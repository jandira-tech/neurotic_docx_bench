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241D0" w14:textId="77777777" w:rsidR="004C0F18" w:rsidRDefault="00062C48"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2DA3C4A5" w14:textId="77777777" w:rsidR="004C0F18" w:rsidRDefault="00062C48">
      <w:r>
        <w:rPr>
          <w:rFonts w:ascii="&quot;Open Sans&quot;, sans-serif" w:hAnsi="&quot;Open Sans&quot;, sans-serif" w:cs="&quot;Open Sans&quot;, sans-serif"/>
        </w:rPr>
        <w:t xml:space="preserve">This document </w:t>
      </w:r>
      <w:ins w:id="0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</w:rPr>
          <w:t>uses</w:t>
        </w:r>
      </w:ins>
      <w:del w:id="1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</w:rPr>
          <w:delText>demonstrates</w:delText>
        </w:r>
      </w:del>
      <w:r>
        <w:rPr>
          <w:rFonts w:ascii="&quot;Open Sans&quot;, sans-serif" w:hAnsi="&quot;Open Sans&quot;, sans-serif" w:cs="&quot;Open Sans&quot;, sans-serif"/>
        </w:rPr>
        <w:t xml:space="preserve"> the Open Sans font family.</w:t>
      </w:r>
    </w:p>
    <w:p w14:paraId="7EBBBFFC" w14:textId="77777777" w:rsidR="004C0F18" w:rsidRDefault="00062C48">
      <w:r>
        <w:rPr>
          <w:rFonts w:ascii="&quot;Open Sans&quot;, sans-serif" w:hAnsi="&quot;Open Sans&quot;, sans-serif" w:cs="&quot;Open Sans&quot;, sans-serif"/>
        </w:rPr>
        <w:t xml:space="preserve">Open Sans is a </w:t>
      </w:r>
      <w:ins w:id="2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</w:rPr>
          <w:t>clean, modern</w:t>
        </w:r>
      </w:ins>
      <w:del w:id="3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</w:rPr>
          <w:delText>humanist</w:delText>
        </w:r>
      </w:del>
      <w:r>
        <w:rPr>
          <w:rFonts w:ascii="&quot;Open Sans&quot;, sans-serif" w:hAnsi="&quot;Open Sans&quot;, sans-serif" w:cs="&quot;Open Sans&quot;, sans-serif"/>
        </w:rPr>
        <w:t xml:space="preserve"> sans-serif typeface</w:t>
      </w:r>
      <w:del w:id="4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</w:rPr>
          <w:delText xml:space="preserve"> for digital use</w:delText>
        </w:r>
      </w:del>
      <w:r>
        <w:rPr>
          <w:rFonts w:ascii="&quot;Open Sans&quot;, sans-serif" w:hAnsi="&quot;Open Sans&quot;, sans-serif" w:cs="&quot;Open Sans&quot;, sans-serif"/>
        </w:rPr>
        <w:t>.</w:t>
      </w:r>
    </w:p>
    <w:sectPr w:rsidR="004C0F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F18"/>
    <w:rsid w:val="00062C48"/>
    <w:rsid w:val="004C0F18"/>
    <w:rsid w:val="00507632"/>
    <w:rsid w:val="006D0CF7"/>
    <w:rsid w:val="00B37A4C"/>
    <w:rsid w:val="00E4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C629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2026-07-05T05:09:00Z</dcterms:modified>
</cp:coreProperties>
</file>