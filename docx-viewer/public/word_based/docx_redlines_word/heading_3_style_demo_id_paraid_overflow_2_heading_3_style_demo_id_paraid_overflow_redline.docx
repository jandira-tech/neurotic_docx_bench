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06EC0D" w14:textId="77777777" w:rsidR="003C4F1E" w:rsidRDefault="00F12403">
      <w:r>
        <w:rPr>
          <w:rFonts w:ascii="Arial" w:hAnsi="Arial" w:cs="Arial"/>
          <w:b/>
          <w:bCs/>
          <w:sz w:val="28"/>
          <w:szCs w:val="28"/>
        </w:rPr>
        <w:t>Heading 3 Style Demo</w:t>
      </w:r>
    </w:p>
    <w:p w14:paraId="3A9A5F34" w14:textId="77777777" w:rsidR="003C4F1E" w:rsidRDefault="00F12403">
      <w:pPr>
        <w:spacing w:before="320" w:after="80" w:line="240" w:lineRule="auto"/>
      </w:pPr>
      <w:ins w:id="0" w:author="Comparison" w:date="2026-07-05T01:08:00Z" w16du:dateUtc="2026-07-05T05:08:00Z">
        <w:r>
          <w:rPr>
            <w:rFonts w:ascii="Arial" w:hAnsi="Arial" w:cs="Arial"/>
            <w:b/>
            <w:bCs/>
            <w:sz w:val="28"/>
            <w:szCs w:val="28"/>
          </w:rPr>
          <w:t>Demonstrating</w:t>
        </w:r>
      </w:ins>
      <w:del w:id="1" w:author="Comparison" w:date="2026-07-05T01:08:00Z" w16du:dateUtc="2026-07-05T05:08:00Z">
        <w:r>
          <w:rPr>
            <w:rFonts w:ascii="Arial" w:hAnsi="Arial" w:cs="Arial"/>
            <w:b/>
            <w:bCs/>
            <w:sz w:val="28"/>
            <w:szCs w:val="28"/>
          </w:rPr>
          <w:delText>This document demonstrates</w:delText>
        </w:r>
      </w:del>
      <w:r>
        <w:rPr>
          <w:rFonts w:ascii="Arial" w:hAnsi="Arial" w:cs="Arial"/>
          <w:b/>
          <w:bCs/>
          <w:sz w:val="28"/>
          <w:szCs w:val="28"/>
        </w:rPr>
        <w:t xml:space="preserve"> Heading 3 paragraph style.</w:t>
      </w:r>
    </w:p>
    <w:p w14:paraId="4F43155F" w14:textId="77777777" w:rsidR="003C4F1E" w:rsidRDefault="00F12403">
      <w:pPr>
        <w:spacing w:before="320" w:after="80" w:line="240" w:lineRule="auto"/>
      </w:pPr>
      <w:ins w:id="2" w:author="Comparison" w:date="2026-07-05T01:08:00Z" w16du:dateUtc="2026-07-05T05:08:00Z">
        <w:r>
          <w:rPr>
            <w:rFonts w:ascii="Arial" w:hAnsi="Arial" w:cs="Arial"/>
            <w:b/>
            <w:bCs/>
            <w:sz w:val="28"/>
            <w:szCs w:val="28"/>
          </w:rPr>
          <w:t>Section Sub-header</w:t>
        </w:r>
      </w:ins>
      <w:del w:id="3" w:author="Comparison" w:date="2026-07-05T01:08:00Z" w16du:dateUtc="2026-07-05T05:08:00Z">
        <w:r>
          <w:rPr>
            <w:rFonts w:ascii="Arial" w:hAnsi="Arial" w:cs="Arial"/>
            <w:b/>
            <w:bCs/>
            <w:sz w:val="28"/>
            <w:szCs w:val="28"/>
          </w:rPr>
          <w:delText>Heading 3 provides a third level of document hierarchy.</w:delText>
        </w:r>
      </w:del>
    </w:p>
    <w:sectPr w:rsidR="003C4F1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4F1E"/>
    <w:rsid w:val="00067741"/>
    <w:rsid w:val="003C4F1E"/>
    <w:rsid w:val="0068246D"/>
    <w:rsid w:val="00B37A4C"/>
    <w:rsid w:val="00E22FD2"/>
    <w:rsid w:val="00F12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15DDF6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2026-05-14T17:06:00Z</dcterms:created>
  <dcterms:modified xsi:type="dcterms:W3CDTF">2026-07-05T05:08:00Z</dcterms:modified>
</cp:coreProperties>
</file>