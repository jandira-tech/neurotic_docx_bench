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D5C26" w14:textId="77777777" w:rsidR="009310D4" w:rsidRPr="009310D4" w:rsidRDefault="009310D4" w:rsidP="009310D4">
      <w:pPr>
        <w:pStyle w:val="Heading1"/>
        <w:jc w:val="center"/>
        <w:rPr>
          <w:ins w:id="17" w:author="Vladislava Andrushchenko" w:date="2026-06-29T10:46:00Z" w16du:dateUtc="2026-06-29T14:46:00Z"/>
          <w:rFonts w:ascii="Ubuntu" w:hAnsi="Ubuntu"/>
        </w:rPr>
      </w:pPr>
      <w:bookmarkStart w:id="18" w:name="_Toc359077862"/>
      <w:ins w:id="19" w:author="Vladislava Andrushchenko" w:date="2026-06-29T10:46:00Z" w16du:dateUtc="2026-06-29T14:46:00Z">
        <w:r w:rsidRPr="009310D4">
          <w:rPr>
            <w:rFonts w:ascii="Ubuntu" w:hAnsi="Ubuntu"/>
            <w:sz w:val="28"/>
            <w:szCs w:val="28"/>
          </w:rPr>
          <w:t>Images</w:t>
        </w:r>
        <w:bookmarkEnd w:id="18"/>
      </w:ins>
    </w:p>
    <w:p w14:paraId="0404D5DB" w14:textId="77777777" w:rsidR="009310D4" w:rsidRPr="009310D4" w:rsidRDefault="009310D4" w:rsidP="009310D4">
      <w:pPr>
        <w:ind w:firstLine="426"/>
        <w:rPr>
          <w:ins w:id="20" w:author="Vladislava Andrushchenko" w:date="2026-06-29T10:46:00Z" w16du:dateUtc="2026-06-29T14:46:00Z"/>
        </w:rPr>
      </w:pPr>
      <w:ins w:id="21" w:author="Vladislava Andrushchenko" w:date="2026-06-29T10:46:00Z" w16du:dateUtc="2026-06-29T14:46:00Z">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ins>
    </w:p>
    <w:p w14:paraId="488CE0F0" w14:textId="77777777" w:rsidR="009310D4" w:rsidRPr="009310D4" w:rsidRDefault="009310D4" w:rsidP="009310D4">
      <w:pPr>
        <w:rPr>
          <w:ins w:id="22" w:author="Vladislava Andrushchenko" w:date="2026-06-29T10:46:00Z" w16du:dateUtc="2026-06-29T14:46:00Z"/>
        </w:rPr>
      </w:pPr>
      <w:ins w:id="23" w:author="Vladislava Andrushchenko" w:date="2026-06-29T10:46:00Z" w16du:dateUtc="2026-06-29T14:46:00Z">
        <w:r w:rsidRPr="009310D4">
          <w:t>The final type of image is a “block” image, one that becomes a paragraph on its own and has no text on either side. Below is a centered green dot.</w:t>
        </w:r>
      </w:ins>
    </w:p>
    <w:p w14:paraId="5F9E41BC" w14:textId="77777777" w:rsidR="009310D4" w:rsidRPr="009310D4" w:rsidRDefault="009310D4" w:rsidP="009310D4">
      <w:pPr>
        <w:rPr>
          <w:ins w:id="24" w:author="Vladislava Andrushchenko" w:date="2026-06-29T10:46:00Z" w16du:dateUtc="2026-06-29T14:46:00Z"/>
        </w:rPr>
      </w:pPr>
      <w:ins w:id="25" w:author="Vladislava Andrushchenko" w:date="2026-06-29T10:46:00Z" w16du:dateUtc="2026-06-29T14:46: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ins>
    </w:p>
    <w:p w14:paraId="554CAE60" w14:textId="77777777" w:rsidR="009310D4" w:rsidRPr="009310D4" w:rsidRDefault="009310D4" w:rsidP="009310D4">
      <w:pPr>
        <w:rPr>
          <w:ins w:id="26" w:author="Vladislava Andrushchenko" w:date="2026-06-29T10:46:00Z" w16du:dateUtc="2026-06-29T14:46:00Z"/>
        </w:rPr>
      </w:pPr>
      <w:ins w:id="27" w:author="Vladislava Andrushchenko" w:date="2026-06-29T10:46:00Z" w16du:dateUtc="2026-06-29T14:46:00Z">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ins>
    </w:p>
    <w:p w14:paraId="3F9EB735" w14:textId="77777777" w:rsidR="00B95149" w:rsidRDefault="002051E8">
      <w:pPr>
        <w:rPr>
          <w:del w:id="28" w:author="Vladislava Andrushchenko" w:date="2026-06-29T10:46:00Z" w16du:dateUtc="2026-06-29T14:46:00Z"/>
        </w:rPr>
      </w:pPr>
      <w:del w:id="29" w:author="Vladislava Andrushchenko" w:date="2026-06-29T10:46:00Z" w16du:dateUtc="2026-06-29T14:46:00Z">
        <w:r>
          <w:delText>This document demonstrates valid uses of mc:AlternateContent for testing.</w:delText>
        </w:r>
      </w:del>
    </w:p>
    <w:p w14:paraId="46E739A8" w14:textId="77777777" w:rsidR="00B95149" w:rsidRDefault="002051E8">
      <w:pPr>
        <w:rPr>
          <w:del w:id="30" w:author="Vladislava Andrushchenko" w:date="2026-06-29T10:46:00Z" w16du:dateUtc="2026-06-29T14:46:00Z"/>
        </w:rPr>
      </w:pPr>
      <w:del w:id="31" w:author="Vladislava Andrushchenko" w:date="2026-06-29T10:46:00Z" w16du:dateUtc="2026-06-29T14:46:00Z">
        <w:r>
          <w:delText xml:space="preserve">Run-level AlternateContent: </w:delText>
        </w:r>
        <w:r>
          <w:rPr>
            <w:b/>
            <w:color w:val="FF0000"/>
          </w:rPr>
          <w:delText>Choice run (bold red, Requires=w14)</w:delText>
        </w:r>
      </w:del>
    </w:p>
    <w:tbl>
      <w:tblPr>
        <w:tblW w:w="0" w:type="auto"/>
        <w:tblLook w:val="04A0" w:firstRow="1" w:lastRow="0" w:firstColumn="1" w:lastColumn="0" w:noHBand="0" w:noVBand="1"/>
      </w:tblPr>
      <w:tblGrid>
        <w:gridCol w:w="8640"/>
      </w:tblGrid>
      <w:tr w:rsidR="00B95149" w14:paraId="29C05869" w14:textId="77777777">
        <w:trPr>
          <w:del w:id="32" w:author="Vladislava Andrushchenko" w:date="2026-06-29T10:46:00Z" w16du:dateUtc="2026-06-29T14:46:00Z"/>
        </w:trPr>
        <w:tc>
          <w:tcPr>
            <w:tcW w:w="8640" w:type="dxa"/>
          </w:tcPr>
          <w:p w14:paraId="2F9BADDC" w14:textId="77777777" w:rsidR="00B95149" w:rsidRDefault="002051E8">
            <w:pPr>
              <w:rPr>
                <w:del w:id="33" w:author="Vladislava Andrushchenko" w:date="2026-06-29T10:46:00Z" w16du:dateUtc="2026-06-29T14:46:00Z"/>
              </w:rPr>
            </w:pPr>
            <w:del w:id="34" w:author="Vladislava Andrushchenko" w:date="2026-06-29T10:46:00Z" w16du:dateUtc="2026-06-29T14:46:00Z">
              <w:r>
                <w:delText>Cell-level AlternateContent follows:</w:delText>
              </w:r>
            </w:del>
          </w:p>
          <w:p w14:paraId="0269A3DF" w14:textId="77777777" w:rsidR="00B95149" w:rsidRDefault="002051E8">
            <w:pPr>
              <w:rPr>
                <w:del w:id="35" w:author="Vladislava Andrushchenko" w:date="2026-06-29T10:46:00Z" w16du:dateUtc="2026-06-29T14:46:00Z"/>
              </w:rPr>
            </w:pPr>
            <w:del w:id="36" w:author="Vladislava Andrushchenko" w:date="2026-06-29T10:46:00Z" w16du:dateUtc="2026-06-29T14:46:00Z">
              <w:r>
                <w:delText>Choice paragraph inside table cell (Requires=w14)</w:delText>
              </w:r>
            </w:del>
          </w:p>
        </w:tc>
      </w:tr>
    </w:tbl>
    <w:p w14:paraId="530C890A" w14:textId="77777777" w:rsidR="00B95149" w:rsidRDefault="002051E8">
      <w:pPr>
        <w:rPr>
          <w:del w:id="37" w:author="Vladislava Andrushchenko" w:date="2026-06-29T10:46:00Z" w16du:dateUtc="2026-06-29T14:46:00Z"/>
        </w:rPr>
      </w:pPr>
      <w:del w:id="38" w:author="Vladislava Andrushchenko" w:date="2026-06-29T10:46:00Z" w16du:dateUtc="2026-06-29T14:46:00Z">
        <w:r>
          <w:delText>Choice paragraph at body level (Requires=w14)</w:delText>
        </w:r>
      </w:del>
    </w:p>
    <w:p w14:paraId="22F22DC2" w14:textId="77777777" w:rsidR="00B95149" w:rsidRDefault="002051E8">
      <w:del w:id="39" w:author="Vladislava Andrushchenko" w:date="2026-06-29T10:46:00Z" w16du:dateUtc="2026-06-29T14:46:00Z">
        <w:r>
          <w:delText>Choice A: Requires=w15</w:delText>
        </w:r>
      </w:del>
    </w:p>
    <w:sectPr w:rsidR="00B95149">
      <w:pgSz w:w="11906" w:h="16838"/>
      <w:pgMar w:top="1440" w:right="1440" w:bottom="1440" w:left="1440" w:header="708" w:footer="708" w:gutter="0"/>
      <w:cols w:space="708"/>
      <w:docGrid w:linePitch="360"/>
      <w:sectPrChange w:id="40" w:author="Vladislava Andrushchenko" w:date="2026-06-29T10:46:00Z" w16du:dateUtc="2026-06-29T14:46:00Z">
        <w:sectPr w:rsidR="00B95149">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6-29T10:46:00Z">
        <w:pPr>
          <w:spacing w:after="200" w:line="276" w:lineRule="auto"/>
        </w:pPr>
      </w:pPrChange>
    </w:pPr>
    <w:rPr>
      <w:rFonts w:ascii="Ubuntu" w:eastAsiaTheme="minorHAnsi" w:hAnsi="Ubuntu"/>
      <w:sz w:val="24"/>
      <w:rPrChange w:id="0" w:author="Vladislava Andrushchenko" w:date="2026-06-29T10:46: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6-29T10:46: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6-29T10:46: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6-29T10:46: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6-29T10:46: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6-29T10:46: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6-29T10:46: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6-29T10:46: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6-29T10:46: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6-29T10:46: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6-29T10:46: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6-29T10:46: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6-29T10:46: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6-29T10:46: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6-29T10:46: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6-29T10:46: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6-29T10:46: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6-29T10:46: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6-29T10:46: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6-29T10:46: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6-29T10:46: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6-29T10:46: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6-29T10:46: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6-29T10:46: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6-29T10:46: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6-29T10:46: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6-29T10:46: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6-29T10:46: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6-29T10:46: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6-29T10:46: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6-29T10:46: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2026-06-29T14:47:00Z</dcterms:modified>
  <cp:category/>
</cp:coreProperties>
</file>