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F356D2" w14:textId="77777777" w:rsidR="00117F0A" w:rsidRDefault="0009423C">
      <w:r>
        <w:t>Meeting Minutes</w:t>
      </w:r>
    </w:p>
    <w:p w14:paraId="4F56AF4C" w14:textId="77777777" w:rsidR="00117F0A" w:rsidRDefault="0009423C">
      <w:r>
        <w:t>Date: January 10, 2026</w:t>
      </w:r>
    </w:p>
    <w:p w14:paraId="4B8FDDDC" w14:textId="77777777" w:rsidR="00117F0A" w:rsidRDefault="0009423C">
      <w:r>
        <w:t>Attendees: John, Sarah, Mike</w:t>
      </w:r>
    </w:p>
    <w:p w14:paraId="693F264C" w14:textId="77777777" w:rsidR="00117F0A" w:rsidRDefault="0009423C">
      <w:r>
        <w:t xml:space="preserve">Action items: Complete the report by </w:t>
      </w:r>
      <w:ins w:id="0" w:author="Online User" w:date="2026-05-14T18:16:00Z">
        <w:r>
          <w:t>Wednesday</w:t>
        </w:r>
      </w:ins>
      <w:del w:id="1" w:author="Author" w:date="2026-06-29T11:12:00Z" w16du:dateUtc="2026-06-29T15:12:00Z">
        <w:r>
          <w:delText>Friday</w:delText>
        </w:r>
      </w:del>
      <w:r>
        <w:t>.</w:t>
      </w:r>
    </w:p>
    <w:p w14:paraId="36AD2899" w14:textId="77777777" w:rsidR="00117F0A" w:rsidRDefault="0009423C">
      <w:r>
        <w:t xml:space="preserve">Next meeting </w:t>
      </w:r>
      <w:ins w:id="2" w:author="Online User" w:date="2026-05-14T18:16:00Z">
        <w:r>
          <w:t>11</w:t>
        </w:r>
      </w:ins>
      <w:ins w:id="3" w:author="Author" w:date="2026-06-29T11:12:00Z" w16du:dateUtc="2026-06-29T15:12:00Z">
        <w:r>
          <w:t xml:space="preserve"> f</w:t>
        </w:r>
      </w:ins>
      <w:ins w:id="4" w:author="Online User" w:date="2026-05-14T18:16:00Z">
        <w:r>
          <w:t>, Lisa</w:t>
        </w:r>
      </w:ins>
      <w:ins w:id="5" w:author="Author" w:date="2026-06-29T11:12:00Z" w16du:dateUtc="2026-06-29T15:12:00Z">
        <w:r>
          <w:t>or</w:t>
        </w:r>
      </w:ins>
      <w:del w:id="6" w:author="Author" w:date="2026-06-29T11:12:00Z" w16du:dateUtc="2026-06-29T15:12:00Z">
        <w:r>
          <w:delText>scheduled for</w:delText>
        </w:r>
      </w:del>
      <w:r>
        <w:t xml:space="preserve"> January 17.</w:t>
      </w:r>
    </w:p>
    <w:sectPr w:rsidR="00117F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7F0A"/>
    <w:rsid w:val="0009423C"/>
    <w:rsid w:val="00117F0A"/>
    <w:rsid w:val="002A7F9C"/>
    <w:rsid w:val="00325BC5"/>
    <w:rsid w:val="0063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3B6B3E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2026-05-14T18:15:00Z</dcterms:created>
  <dcterms:modified xsi:type="dcterms:W3CDTF">2026-06-29T15:12:00Z</dcterms:modified>
</cp:coreProperties>
</file>