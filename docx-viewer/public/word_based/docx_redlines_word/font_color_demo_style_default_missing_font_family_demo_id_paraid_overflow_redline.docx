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621C0" w14:textId="77777777" w:rsidR="00F93D92" w:rsidRDefault="00736210">
      <w:r>
        <w:rPr>
          <w:rFonts w:ascii="&quot;Times New Roman&quot;, Times, serif" w:hAnsi="&quot;Times New Roman&quot;, Times, serif"/>
          <w:rPrChange w:id="0" w:author="Comparison" w:date="2026-07-05T01:08:00Z" w16du:dateUtc="2026-07-05T05:08:00Z">
            <w:rPr>
              <w:color w:val="C00000"/>
            </w:rPr>
          </w:rPrChange>
        </w:rPr>
        <w:t xml:space="preserve">Font </w:t>
      </w:r>
      <w:ins w:id="1" w:author="Comparison" w:date="2026-07-05T01:08:00Z" w16du:dateUtc="2026-07-05T05:08:00Z">
        <w:r>
          <w:rPr>
            <w:rFonts w:ascii="&quot;Times New Roman&quot;, Times, serif" w:hAnsi="&quot;Times New Roman&quot;, Times, serif" w:cs="&quot;Times New Roman&quot;, Times, serif"/>
          </w:rPr>
          <w:t>Family</w:t>
        </w:r>
      </w:ins>
      <w:del w:id="2" w:author="Comparison" w:date="2026-07-05T01:08:00Z" w16du:dateUtc="2026-07-05T05:08:00Z">
        <w:r>
          <w:rPr>
            <w:color w:val="C00000"/>
          </w:rPr>
          <w:delText>Color</w:delText>
        </w:r>
      </w:del>
      <w:r>
        <w:rPr>
          <w:rFonts w:ascii="&quot;Times New Roman&quot;, Times, serif" w:hAnsi="&quot;Times New Roman&quot;, Times, serif"/>
          <w:rPrChange w:id="3" w:author="Comparison" w:date="2026-07-05T01:08:00Z" w16du:dateUtc="2026-07-05T05:08:00Z">
            <w:rPr>
              <w:color w:val="C00000"/>
            </w:rPr>
          </w:rPrChange>
        </w:rPr>
        <w:t xml:space="preserve"> Demo</w:t>
      </w:r>
    </w:p>
    <w:p w14:paraId="50890284" w14:textId="77777777" w:rsidR="00F93D92" w:rsidRDefault="00736210">
      <w:ins w:id="4" w:author="Comparison" w:date="2026-07-05T01:08:00Z" w16du:dateUtc="2026-07-05T05:08:00Z">
        <w:r>
          <w:rPr>
            <w:rFonts w:ascii="&quot;Times New Roman&quot;, Times, serif" w:hAnsi="&quot;Times New Roman&quot;, Times, serif" w:cs="&quot;Times New Roman&quot;, Times, serif"/>
          </w:rPr>
          <w:t>This document demonstrates changing the</w:t>
        </w:r>
      </w:ins>
      <w:del w:id="5" w:author="Comparison" w:date="2026-07-05T01:08:00Z" w16du:dateUtc="2026-07-05T05:08:00Z">
        <w:r>
          <w:rPr>
            <w:color w:val="C00000"/>
          </w:rPr>
          <w:delText>Demonstrating</w:delText>
        </w:r>
      </w:del>
      <w:r>
        <w:rPr>
          <w:rFonts w:ascii="&quot;Times New Roman&quot;, Times, serif" w:hAnsi="&quot;Times New Roman&quot;, Times, serif"/>
          <w:rPrChange w:id="6" w:author="Comparison" w:date="2026-07-05T01:08:00Z" w16du:dateUtc="2026-07-05T05:08:00Z">
            <w:rPr>
              <w:color w:val="C00000"/>
            </w:rPr>
          </w:rPrChange>
        </w:rPr>
        <w:t xml:space="preserve"> font </w:t>
      </w:r>
      <w:ins w:id="7" w:author="Comparison" w:date="2026-07-05T01:08:00Z" w16du:dateUtc="2026-07-05T05:08:00Z">
        <w:r>
          <w:rPr>
            <w:rFonts w:ascii="&quot;Times New Roman&quot;, Times, serif" w:hAnsi="&quot;Times New Roman&quot;, Times, serif" w:cs="&quot;Times New Roman&quot;, Times, serif"/>
          </w:rPr>
          <w:t>family</w:t>
        </w:r>
      </w:ins>
      <w:del w:id="8" w:author="Comparison" w:date="2026-07-05T01:08:00Z" w16du:dateUtc="2026-07-05T05:08:00Z">
        <w:r>
          <w:rPr>
            <w:color w:val="C00000"/>
          </w:rPr>
          <w:delText>color changes</w:delText>
        </w:r>
      </w:del>
      <w:r>
        <w:rPr>
          <w:rFonts w:ascii="&quot;Times New Roman&quot;, Times, serif" w:hAnsi="&quot;Times New Roman&quot;, Times, serif"/>
          <w:rPrChange w:id="9" w:author="Comparison" w:date="2026-07-05T01:08:00Z" w16du:dateUtc="2026-07-05T05:08:00Z">
            <w:rPr>
              <w:color w:val="C00000"/>
            </w:rPr>
          </w:rPrChange>
        </w:rPr>
        <w:t>.</w:t>
      </w:r>
    </w:p>
    <w:p w14:paraId="3C8D8997" w14:textId="77777777" w:rsidR="004906D4" w:rsidRDefault="00736210">
      <w:pPr>
        <w:rPr>
          <w:ins w:id="10" w:author="Comparison" w:date="2026-07-05T01:08:00Z" w16du:dateUtc="2026-07-05T05:08:00Z"/>
        </w:rPr>
      </w:pPr>
      <w:r>
        <w:rPr>
          <w:rFonts w:ascii="&quot;Times New Roman&quot;, Times, serif" w:hAnsi="&quot;Times New Roman&quot;, Times, serif"/>
          <w:rPrChange w:id="11" w:author="Comparison" w:date="2026-07-05T01:08:00Z" w16du:dateUtc="2026-07-05T05:08:00Z">
            <w:rPr>
              <w:color w:val="C00000"/>
            </w:rPr>
          </w:rPrChange>
        </w:rPr>
        <w:t xml:space="preserve">This text </w:t>
      </w:r>
      <w:ins w:id="12" w:author="Comparison" w:date="2026-07-05T01:08:00Z" w16du:dateUtc="2026-07-05T05:08:00Z">
        <w:r>
          <w:rPr>
            <w:rFonts w:ascii="&quot;Times New Roman&quot;, Times, serif" w:hAnsi="&quot;Times New Roman&quot;, Times, serif" w:cs="&quot;Times New Roman&quot;, Times, serif"/>
          </w:rPr>
          <w:t>uses Times New Roman font.</w:t>
        </w:r>
      </w:ins>
    </w:p>
    <w:p w14:paraId="7458BAC4" w14:textId="77777777" w:rsidR="00F93D92" w:rsidRDefault="00736210">
      <w:ins w:id="13" w:author="Comparison" w:date="2026-07-05T01:08:00Z" w16du:dateUtc="2026-07-05T05:08:00Z">
        <w:r>
          <w:rPr>
            <w:rFonts w:ascii="&quot;Times New Roman&quot;, Times, serif" w:hAnsi="&quot;Times New Roman&quot;, Times, serif" w:cs="&quot;Times New Roman&quot;, Times, serif"/>
          </w:rPr>
          <w:t>Different fonts create different visual impressions</w:t>
        </w:r>
      </w:ins>
      <w:del w:id="14" w:author="Comparison" w:date="2026-07-05T01:08:00Z" w16du:dateUtc="2026-07-05T05:08:00Z">
        <w:r>
          <w:rPr>
            <w:color w:val="C00000"/>
          </w:rPr>
          <w:delText>is in red color</w:delText>
        </w:r>
      </w:del>
      <w:r>
        <w:rPr>
          <w:rFonts w:ascii="&quot;Times New Roman&quot;, Times, serif" w:hAnsi="&quot;Times New Roman&quot;, Times, serif"/>
          <w:rPrChange w:id="15" w:author="Comparison" w:date="2026-07-05T01:08:00Z" w16du:dateUtc="2026-07-05T05:08:00Z">
            <w:rPr>
              <w:color w:val="C00000"/>
            </w:rPr>
          </w:rPrChange>
        </w:rPr>
        <w:t>.</w:t>
      </w:r>
    </w:p>
    <w:sectPr w:rsidR="00F93D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3D92"/>
    <w:rsid w:val="00277724"/>
    <w:rsid w:val="004906D4"/>
    <w:rsid w:val="00736210"/>
    <w:rsid w:val="0077420C"/>
    <w:rsid w:val="00B37A4C"/>
    <w:rsid w:val="00F9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2026-07-05T05:08:00Z</dcterms:modified>
</cp:coreProperties>
</file>