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1A55DF" w14:textId="77777777" w:rsidR="009672F4" w:rsidRDefault="008A0170">
      <w:pPr>
        <w:rPr>
          <w:del w:id="0" w:author="Comparison" w:date="2026-07-05T01:30:00Z" w16du:dateUtc="2026-07-05T05:30:00Z"/>
        </w:rPr>
      </w:pPr>
      <w:ins w:id="1" w:author="Comparison" w:date="2026-07-05T01:30:00Z" w16du:dateUtc="2026-07-05T05:30:00Z">
        <w:r>
          <w:t>Q1 Sales Summary</w:t>
        </w:r>
      </w:ins>
      <w:del w:id="2" w:author="Comparison" w:date="2026-07-05T01:30:00Z" w16du:dateUtc="2026-07-05T05:30:00Z">
        <w:r>
          <w:delText>Project Tasks</w:delText>
        </w:r>
      </w:del>
    </w:p>
    <w:p w14:paraId="7C5D130A" w14:textId="77777777" w:rsidR="009672F4" w:rsidRDefault="009672F4"/>
    <w:p w14:paraId="19B06E55" w14:textId="77777777" w:rsidR="009672F4" w:rsidRDefault="009672F4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672F4" w14:paraId="0298CE84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5648F" w14:textId="77777777" w:rsidR="009672F4" w:rsidRDefault="008A0170">
            <w:ins w:id="3" w:author="Comparison" w:date="2026-07-05T01:30:00Z" w16du:dateUtc="2026-07-05T05:30:00Z">
              <w:r>
                <w:rPr>
                  <w:b/>
                  <w:bCs/>
                </w:rPr>
                <w:t>Region</w:t>
              </w:r>
            </w:ins>
            <w:del w:id="4" w:author="Comparison" w:date="2026-07-05T01:30:00Z" w16du:dateUtc="2026-07-05T05:30:00Z">
              <w:r>
                <w:delText>Task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F85D6" w14:textId="77777777" w:rsidR="009672F4" w:rsidRDefault="008A0170">
            <w:ins w:id="5" w:author="Comparison" w:date="2026-07-05T01:30:00Z" w16du:dateUtc="2026-07-05T05:30:00Z">
              <w:r>
                <w:rPr>
                  <w:b/>
                  <w:bCs/>
                </w:rPr>
                <w:t>Revenue</w:t>
              </w:r>
            </w:ins>
            <w:del w:id="6" w:author="Comparison" w:date="2026-07-05T01:30:00Z" w16du:dateUtc="2026-07-05T05:30:00Z">
              <w:r>
                <w:delText>Owner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E2BF3" w14:textId="77777777" w:rsidR="009672F4" w:rsidRDefault="008A0170">
            <w:ins w:id="7" w:author="Comparison" w:date="2026-07-05T01:30:00Z" w16du:dateUtc="2026-07-05T05:30:00Z">
              <w:r>
                <w:rPr>
                  <w:b/>
                  <w:bCs/>
                </w:rPr>
                <w:t>Target</w:t>
              </w:r>
            </w:ins>
            <w:del w:id="8" w:author="Comparison" w:date="2026-07-05T01:30:00Z" w16du:dateUtc="2026-07-05T05:30:00Z">
              <w:r>
                <w:delText>Status</w:delText>
              </w:r>
            </w:del>
          </w:p>
        </w:tc>
      </w:tr>
      <w:tr w:rsidR="009672F4" w14:paraId="69F1EA0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4B23" w14:textId="77777777" w:rsidR="009672F4" w:rsidRDefault="008A0170">
            <w:ins w:id="9" w:author="Comparison" w:date="2026-07-05T01:30:00Z" w16du:dateUtc="2026-07-05T05:30:00Z">
              <w:r>
                <w:t>North</w:t>
              </w:r>
            </w:ins>
            <w:del w:id="10" w:author="Comparison" w:date="2026-07-05T01:30:00Z" w16du:dateUtc="2026-07-05T05:30:00Z">
              <w:r>
                <w:delText>Design UI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A457F" w14:textId="77777777" w:rsidR="009672F4" w:rsidRDefault="008A0170">
            <w:ins w:id="11" w:author="Comparison" w:date="2026-07-05T01:30:00Z" w16du:dateUtc="2026-07-05T05:30:00Z">
              <w:r>
                <w:t>$450,000</w:t>
              </w:r>
            </w:ins>
            <w:del w:id="12" w:author="Comparison" w:date="2026-07-05T01:30:00Z" w16du:dateUtc="2026-07-05T05:30:00Z">
              <w:r>
                <w:delText>Alice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90A6D" w14:textId="77777777" w:rsidR="009672F4" w:rsidRDefault="008A0170">
            <w:ins w:id="13" w:author="Comparison" w:date="2026-07-05T01:30:00Z" w16du:dateUtc="2026-07-05T05:30:00Z">
              <w:r>
                <w:t>$400,000</w:t>
              </w:r>
            </w:ins>
            <w:del w:id="14" w:author="Comparison" w:date="2026-07-05T01:30:00Z" w16du:dateUtc="2026-07-05T05:30:00Z">
              <w:r>
                <w:delText>In Progress</w:delText>
              </w:r>
              <w:r>
                <w:delText xml:space="preserve"> (Week 1)</w:delText>
              </w:r>
            </w:del>
          </w:p>
        </w:tc>
      </w:tr>
      <w:tr w:rsidR="009672F4" w14:paraId="4E1857A1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B5CF2" w14:textId="77777777" w:rsidR="009672F4" w:rsidRDefault="008A0170">
            <w:ins w:id="15" w:author="Comparison" w:date="2026-07-05T01:30:00Z" w16du:dateUtc="2026-07-05T05:30:00Z">
              <w:r>
                <w:t>South</w:t>
              </w:r>
            </w:ins>
            <w:del w:id="16" w:author="Comparison" w:date="2026-07-05T01:30:00Z" w16du:dateUtc="2026-07-05T05:30:00Z">
              <w:r>
                <w:delText>Write Tests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959F3" w14:textId="77777777" w:rsidR="009672F4" w:rsidRDefault="008A0170">
            <w:ins w:id="17" w:author="Comparison" w:date="2026-07-05T01:30:00Z" w16du:dateUtc="2026-07-05T05:30:00Z">
              <w:r>
                <w:t>$380,000</w:t>
              </w:r>
            </w:ins>
            <w:del w:id="18" w:author="Comparison" w:date="2026-07-05T01:30:00Z" w16du:dateUtc="2026-07-05T05:30:00Z">
              <w:r>
                <w:delText>Bob</w:delText>
              </w:r>
              <w:r>
                <w:delText xml:space="preserve"> - High Priority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C954B" w14:textId="77777777" w:rsidR="009672F4" w:rsidRDefault="008A0170">
            <w:ins w:id="19" w:author="Comparison" w:date="2026-07-05T01:30:00Z" w16du:dateUtc="2026-07-05T05:30:00Z">
              <w:r>
                <w:t>$350,000</w:t>
              </w:r>
            </w:ins>
            <w:del w:id="20" w:author="Comparison" w:date="2026-07-05T01:30:00Z" w16du:dateUtc="2026-07-05T05:30:00Z">
              <w:r>
                <w:delText>Pending</w:delText>
              </w:r>
            </w:del>
          </w:p>
        </w:tc>
      </w:tr>
      <w:tr w:rsidR="001213A6" w14:paraId="578E4DF6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21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00394" w14:textId="77777777" w:rsidR="001213A6" w:rsidRDefault="008A0170">
            <w:pPr>
              <w:rPr>
                <w:ins w:id="22" w:author="Comparison" w:date="2026-07-05T01:30:00Z" w16du:dateUtc="2026-07-05T05:30:00Z"/>
              </w:rPr>
            </w:pPr>
            <w:ins w:id="23" w:author="Comparison" w:date="2026-07-05T01:30:00Z" w16du:dateUtc="2026-07-05T05:30:00Z">
              <w:r>
                <w:t>West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63861" w14:textId="77777777" w:rsidR="001213A6" w:rsidRDefault="008A0170">
            <w:pPr>
              <w:rPr>
                <w:ins w:id="24" w:author="Comparison" w:date="2026-07-05T01:30:00Z" w16du:dateUtc="2026-07-05T05:30:00Z"/>
              </w:rPr>
            </w:pPr>
            <w:ins w:id="25" w:author="Comparison" w:date="2026-07-05T01:30:00Z" w16du:dateUtc="2026-07-05T05:30:00Z">
              <w:r>
                <w:t>$520,000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DC57E" w14:textId="77777777" w:rsidR="001213A6" w:rsidRDefault="008A0170">
            <w:pPr>
              <w:rPr>
                <w:ins w:id="26" w:author="Comparison" w:date="2026-07-05T01:30:00Z" w16du:dateUtc="2026-07-05T05:30:00Z"/>
              </w:rPr>
            </w:pPr>
            <w:ins w:id="27" w:author="Comparison" w:date="2026-07-05T01:30:00Z" w16du:dateUtc="2026-07-05T05:30:00Z">
              <w:r>
                <w:t>$500,000</w:t>
              </w:r>
            </w:ins>
          </w:p>
        </w:tc>
      </w:tr>
    </w:tbl>
    <w:p w14:paraId="16E69F38" w14:textId="77777777" w:rsidR="009672F4" w:rsidRDefault="009672F4"/>
    <w:sectPr w:rsidR="009672F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72F4"/>
    <w:rsid w:val="00080CB9"/>
    <w:rsid w:val="001213A6"/>
    <w:rsid w:val="00221962"/>
    <w:rsid w:val="008A0170"/>
    <w:rsid w:val="009672F4"/>
    <w:rsid w:val="00B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1810FC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2026-05-14T20:34:00Z</dcterms:created>
  <dcterms:modified xsi:type="dcterms:W3CDTF">2026-07-05T05:30:00Z</dcterms:modified>
</cp:coreProperties>
</file>