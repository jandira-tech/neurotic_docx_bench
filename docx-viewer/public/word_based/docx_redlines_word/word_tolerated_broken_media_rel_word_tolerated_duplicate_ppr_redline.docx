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5D4DAC" w14:textId="77777777" w:rsidR="005B082B" w:rsidRDefault="000B681F">
      <w:pPr>
        <w:numPr>
          <w:ilvl w:val="0"/>
          <w:numId w:val="3"/>
        </w:numPr>
        <w:spacing w:after="0" w:line="240" w:lineRule="auto"/>
        <w:rPr>
          <w:ins w:id="14" w:author="Nick Bernal" w:date="2026-07-05T01:11:00Z" w16du:dateUtc="2026-07-05T05:11:00Z"/>
        </w:rPr>
      </w:pPr>
      <w:ins w:id="15" w:author="Nick Bernal" w:date="2026-07-05T01:11:00Z" w16du:dateUtc="2026-07-05T05:11:00Z">
        <w:r>
          <w:t>a</w:t>
        </w:r>
      </w:ins>
    </w:p>
    <w:p w14:paraId="0B79CB3B" w14:textId="77777777" w:rsidR="005B082B" w:rsidRDefault="000B681F">
      <w:pPr>
        <w:rPr>
          <w:ins w:id="16" w:author="Nick Bernal" w:date="2026-07-05T01:11:00Z" w16du:dateUtc="2026-07-05T05:11:00Z"/>
        </w:rPr>
      </w:pPr>
      <w:ins w:id="17" w:author="Nick Bernal" w:date="2026-07-05T01:11:00Z" w16du:dateUtc="2026-07-05T05:11:00Z">
        <w:r>
          <w:t>x</w:t>
        </w:r>
      </w:ins>
    </w:p>
    <w:p w14:paraId="5A7640C4" w14:textId="77777777" w:rsidR="005B082B" w:rsidRDefault="005B082B">
      <w:pPr>
        <w:rPr>
          <w:ins w:id="18" w:author="Nick Bernal" w:date="2026-07-05T01:11:00Z" w16du:dateUtc="2026-07-05T05:11:00Z"/>
        </w:rPr>
      </w:pPr>
    </w:p>
    <w:p w14:paraId="059F9119" w14:textId="77777777" w:rsidR="005B082B" w:rsidRDefault="000B681F">
      <w:pPr>
        <w:numPr>
          <w:ilvl w:val="0"/>
          <w:numId w:val="4"/>
        </w:numPr>
        <w:spacing w:after="0" w:line="240" w:lineRule="auto"/>
        <w:rPr>
          <w:ins w:id="19" w:author="Nick Bernal" w:date="2026-07-05T01:11:00Z" w16du:dateUtc="2026-07-05T05:11:00Z"/>
        </w:rPr>
      </w:pPr>
      <w:ins w:id="20" w:author="Nick Bernal" w:date="2026-07-05T01:11:00Z" w16du:dateUtc="2026-07-05T05:11:00Z">
        <w:r>
          <w:t>x</w:t>
        </w:r>
      </w:ins>
    </w:p>
    <w:p w14:paraId="558E2327" w14:textId="77777777" w:rsidR="005B082B" w:rsidRDefault="005B082B">
      <w:pPr>
        <w:rPr>
          <w:ins w:id="21" w:author="Nick Bernal" w:date="2026-07-05T01:11:00Z" w16du:dateUtc="2026-07-05T05:11:00Z"/>
        </w:rPr>
      </w:pPr>
    </w:p>
    <w:p w14:paraId="4B33799D" w14:textId="7EAFFAE2" w:rsidR="00776D39" w:rsidRDefault="000B681F">
      <w:pPr>
        <w:rPr>
          <w:del w:id="22" w:author="Nick Bernal" w:date="2026-07-05T01:11:00Z" w16du:dateUtc="2026-07-05T05:11:00Z"/>
        </w:rPr>
      </w:pPr>
      <w:ins w:id="23" w:author="Nick Bernal" w:date="2026-07-05T01:11:00Z" w16du:dateUtc="2026-07-05T05:11:00Z">
        <w:r>
          <w:t>b</w:t>
        </w:r>
      </w:ins>
      <w:del w:id="24" w:author="Nick Bernal" w:date="2026-07-05T01:11:00Z" w16du:dateUtc="2026-07-05T05:11:00Z">
        <w:r w:rsidRPr="00CE7578">
          <w:rPr>
            <w:noProof/>
          </w:rPr>
          <w:pict w14:anchorId="3C40D549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1" o:spid="_x0000_i1025" type="#_x0000_t75" style="width:7.85pt;height:7.85pt;visibility:visible;mso-wrap-style:square">
              <v:imagedata r:id="rId5" o:title=""/>
              <o:lock v:ext="edit" rotation="t" cropping="t" verticies="t"/>
            </v:shape>
          </w:pict>
        </w:r>
      </w:del>
    </w:p>
    <w:p w14:paraId="273C9178" w14:textId="0F92C745" w:rsidR="00946BAC" w:rsidRDefault="00946BAC">
      <w:pPr>
        <w:numPr>
          <w:ilvl w:val="0"/>
          <w:numId w:val="3"/>
        </w:numPr>
        <w:pPrChange w:id="25" w:author="Nick Bernal" w:date="2026-07-05T01:11:00Z" w16du:dateUtc="2026-07-05T05:11:00Z">
          <w:pPr/>
        </w:pPrChange>
      </w:pPr>
      <w:commentRangeStart w:id="26"/>
      <w:commentRangeStart w:id="27"/>
      <w:del w:id="28" w:author="Nick Bernal" w:date="2026-07-05T01:11:00Z" w16du:dateUtc="2026-07-05T05:11:00Z">
        <w:r>
          <w:delText xml:space="preserve">I love Microsoft word. It’s so fun to work with xml. </w:delText>
        </w:r>
        <w:commentRangeEnd w:id="26"/>
        <w:r>
          <w:rPr>
            <w:rStyle w:val="CommentReference"/>
            <w:sz w:val="22"/>
            <w:szCs w:val="22"/>
          </w:rPr>
          <w:commentReference w:id="26"/>
        </w:r>
        <w:commentRangeEnd w:id="27"/>
        <w:r>
          <w:rPr>
            <w:rStyle w:val="CommentReference"/>
            <w:sz w:val="22"/>
            <w:szCs w:val="22"/>
          </w:rPr>
          <w:commentReference w:id="27"/>
        </w:r>
      </w:del>
    </w:p>
    <w:sectPr w:rsidR="00946BAC">
      <w:pgSz w:w="12240" w:h="15840"/>
      <w:pgMar w:top="1440" w:right="1440" w:bottom="1440" w:left="1440" w:header="720" w:footer="720" w:gutter="0"/>
      <w:cols w:space="720"/>
      <w:docGrid w:linePitch="360"/>
      <w:sectPrChange w:id="29" w:author="Nick Bernal" w:date="2026-07-05T01:11:00Z" w16du:dateUtc="2026-07-05T05:11:00Z">
        <w:sectPr w:rsidR="00946BAC">
          <w:pgSz w:w="11906" w:h="16838"/>
          <w:pgMar w:top="1440" w:right="1440" w:bottom="1440" w:left="1440" w:header="708" w:footer="708" w:gutter="0"/>
          <w:cols w:space="708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6" w:author="Arthur Souza Rodrigues" w:date="2026-07-04T23:17:00Z" w:initials="AS">
    <w:p w14:paraId="0CF36521" w14:textId="77777777" w:rsidR="00946BAC" w:rsidRDefault="00946BAC" w:rsidP="00946BAC">
      <w:r>
        <w:rPr>
          <w:rStyle w:val="CommentReference"/>
        </w:rPr>
        <w:annotationRef/>
      </w:r>
      <w:r>
        <w:rPr>
          <w:sz w:val="20"/>
          <w:szCs w:val="20"/>
        </w:rPr>
        <w:t>Are you a masochist?</w:t>
      </w:r>
    </w:p>
  </w:comment>
  <w:comment w:id="27" w:author="Arthur Souza Rodrigues" w:date="2026-07-04T23:17:00Z" w:initials="AS">
    <w:p w14:paraId="404867FB" w14:textId="77777777" w:rsidR="00946BAC" w:rsidRDefault="00946BAC" w:rsidP="00946BAC">
      <w:r>
        <w:rPr>
          <w:rStyle w:val="CommentReference"/>
        </w:rPr>
        <w:annotationRef/>
      </w:r>
      <w:r>
        <w:rPr>
          <w:sz w:val="20"/>
          <w:szCs w:val="20"/>
        </w:rPr>
        <w:t>Not really.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0CF36521" w15:done="0"/>
  <w15:commentEx w15:paraId="404867FB" w15:paraIdParent="0CF3652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1932F851" w16cex:dateUtc="2026-07-05T03:17:00Z"/>
  <w16cex:commentExtensible w16cex:durableId="20C76EF1" w16cex:dateUtc="2026-07-05T03:1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0CF36521" w16cid:durableId="1932F851"/>
  <w16cid:commentId w16cid:paraId="404867FB" w16cid:durableId="20C76EF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6126B07"/>
    <w:multiLevelType w:val="hybridMultilevel"/>
    <w:tmpl w:val="51EC4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FB0AE8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F6386C82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7013BA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E13407D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75469B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B704B432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2086486879">
    <w:abstractNumId w:val="2"/>
  </w:num>
  <w:num w:numId="3" w16cid:durableId="458036461">
    <w:abstractNumId w:val="3"/>
  </w:num>
  <w:num w:numId="4" w16cid:durableId="1804614057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53AEC"/>
    <w:rsid w:val="000B681F"/>
    <w:rsid w:val="00212576"/>
    <w:rsid w:val="0022676C"/>
    <w:rsid w:val="00233D7B"/>
    <w:rsid w:val="003104CE"/>
    <w:rsid w:val="00360F1B"/>
    <w:rsid w:val="003A4303"/>
    <w:rsid w:val="003C1D14"/>
    <w:rsid w:val="003C58BC"/>
    <w:rsid w:val="004320DA"/>
    <w:rsid w:val="00453AEC"/>
    <w:rsid w:val="0049461A"/>
    <w:rsid w:val="004C4E92"/>
    <w:rsid w:val="005B082B"/>
    <w:rsid w:val="00652E45"/>
    <w:rsid w:val="006A0FDE"/>
    <w:rsid w:val="00776D39"/>
    <w:rsid w:val="00784920"/>
    <w:rsid w:val="00946BAC"/>
    <w:rsid w:val="00AB2838"/>
    <w:rsid w:val="00B37A4C"/>
    <w:rsid w:val="00BB1758"/>
    <w:rsid w:val="00CC3C3F"/>
    <w:rsid w:val="00CE0D03"/>
    <w:rsid w:val="00EC277A"/>
    <w:rsid w:val="00F92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E0F40"/>
  <w15:docId w15:val="{021779B3-1213-3547-8DB6-A19D774CC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 w:line="240" w:lineRule="auto"/>
      <w:outlineLvl w:val="0"/>
      <w:pPrChange w:id="0" w:author="Nick Bernal" w:date="2026-07-05T01:11:00Z">
        <w:pPr>
          <w:keepNext/>
          <w:keepLines/>
          <w:spacing w:before="360" w:after="80"/>
          <w:outlineLvl w:val="0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:lang w:val="en-US"/>
      <w14:ligatures w14:val="standardContextual"/>
      <w:rPrChange w:id="0" w:author="Nick Bernal" w:date="2026-07-05T01:11:00Z">
        <w:rPr>
          <w:rFonts w:asciiTheme="majorHAnsi" w:eastAsiaTheme="majorEastAsia" w:hAnsiTheme="majorHAnsi" w:cstheme="majorBidi"/>
          <w:color w:val="365F91" w:themeColor="accent1" w:themeShade="BF"/>
          <w:kern w:val="2"/>
          <w:sz w:val="40"/>
          <w:szCs w:val="40"/>
          <w:lang w:val="en-US" w:eastAsia="en-US" w:bidi="ar-SA"/>
          <w14:ligatures w14:val="standardContextual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 w:line="240" w:lineRule="auto"/>
      <w:outlineLvl w:val="1"/>
      <w:pPrChange w:id="1" w:author="Nick Bernal" w:date="2026-07-05T01:11:00Z">
        <w:pPr>
          <w:keepNext/>
          <w:keepLines/>
          <w:spacing w:before="160" w:after="80"/>
          <w:outlineLvl w:val="1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en-US"/>
      <w14:ligatures w14:val="standardContextual"/>
      <w:rPrChange w:id="1" w:author="Nick Bernal" w:date="2026-07-05T01:11:00Z">
        <w:rPr>
          <w:rFonts w:asciiTheme="majorHAnsi" w:eastAsiaTheme="majorEastAsia" w:hAnsiTheme="majorHAnsi" w:cstheme="majorBidi"/>
          <w:color w:val="365F91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 w:line="240" w:lineRule="auto"/>
      <w:outlineLvl w:val="2"/>
      <w:pPrChange w:id="2" w:author="Nick Bernal" w:date="2026-07-05T01:11:00Z">
        <w:pPr>
          <w:keepNext/>
          <w:keepLines/>
          <w:spacing w:before="160" w:after="80"/>
          <w:outlineLvl w:val="2"/>
        </w:pPr>
      </w:pPrChange>
    </w:pPr>
    <w:rPr>
      <w:rFonts w:ascii="Arial" w:eastAsiaTheme="majorEastAsia" w:hAnsi="Arial" w:cstheme="majorBidi"/>
      <w:color w:val="365F91" w:themeColor="accent1" w:themeShade="BF"/>
      <w:kern w:val="2"/>
      <w:sz w:val="28"/>
      <w:szCs w:val="28"/>
      <w:lang w:val="en-US"/>
      <w14:ligatures w14:val="standardContextual"/>
      <w:rPrChange w:id="2" w:author="Nick Bernal" w:date="2026-07-05T01:11:00Z">
        <w:rPr>
          <w:rFonts w:ascii="Arial" w:eastAsiaTheme="majorEastAsia" w:hAnsi="Arial" w:cstheme="majorBidi"/>
          <w:color w:val="365F9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D7B"/>
    <w:pPr>
      <w:keepNext/>
      <w:keepLines/>
      <w:spacing w:before="80" w:after="40" w:line="240" w:lineRule="auto"/>
      <w:outlineLvl w:val="3"/>
      <w:pPrChange w:id="3" w:author="Nick Bernal" w:date="2026-07-05T01:11:00Z">
        <w:pPr>
          <w:keepNext/>
          <w:keepLines/>
          <w:spacing w:before="80" w:after="40"/>
          <w:outlineLvl w:val="3"/>
        </w:pPr>
      </w:pPrChange>
    </w:pPr>
    <w:rPr>
      <w:rFonts w:ascii="Arial" w:eastAsiaTheme="majorEastAsia" w:hAnsi="Arial" w:cstheme="majorBidi"/>
      <w:i/>
      <w:iCs/>
      <w:color w:val="365F91" w:themeColor="accent1" w:themeShade="BF"/>
      <w:kern w:val="2"/>
      <w:sz w:val="24"/>
      <w:szCs w:val="24"/>
      <w:lang w:val="en-US"/>
      <w14:ligatures w14:val="standardContextual"/>
      <w:rPrChange w:id="3" w:author="Nick Bernal" w:date="2026-07-05T01:11:00Z">
        <w:rPr>
          <w:rFonts w:ascii="Arial" w:eastAsiaTheme="majorEastAsia" w:hAnsi="Arial" w:cstheme="majorBidi"/>
          <w:i/>
          <w:iCs/>
          <w:color w:val="365F9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D7B"/>
    <w:pPr>
      <w:keepNext/>
      <w:keepLines/>
      <w:spacing w:before="80" w:after="40" w:line="240" w:lineRule="auto"/>
      <w:outlineLvl w:val="4"/>
      <w:pPrChange w:id="4" w:author="Nick Bernal" w:date="2026-07-05T01:11:00Z">
        <w:pPr>
          <w:keepNext/>
          <w:keepLines/>
          <w:spacing w:before="80" w:after="40"/>
          <w:outlineLvl w:val="4"/>
        </w:pPr>
      </w:pPrChange>
    </w:pPr>
    <w:rPr>
      <w:rFonts w:ascii="Arial" w:eastAsiaTheme="majorEastAsia" w:hAnsi="Arial" w:cstheme="majorBidi"/>
      <w:color w:val="365F91" w:themeColor="accent1" w:themeShade="BF"/>
      <w:kern w:val="2"/>
      <w:sz w:val="24"/>
      <w:szCs w:val="24"/>
      <w:lang w:val="en-US"/>
      <w14:ligatures w14:val="standardContextual"/>
      <w:rPrChange w:id="4" w:author="Nick Bernal" w:date="2026-07-05T01:11:00Z">
        <w:rPr>
          <w:rFonts w:ascii="Arial" w:eastAsiaTheme="majorEastAsia" w:hAnsi="Arial" w:cstheme="majorBidi"/>
          <w:color w:val="365F9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D7B"/>
    <w:pPr>
      <w:keepNext/>
      <w:keepLines/>
      <w:spacing w:before="40" w:after="0" w:line="240" w:lineRule="auto"/>
      <w:outlineLvl w:val="5"/>
      <w:pPrChange w:id="5" w:author="Nick Bernal" w:date="2026-07-05T01:11:00Z">
        <w:pPr>
          <w:keepNext/>
          <w:keepLines/>
          <w:spacing w:before="40"/>
          <w:outlineLvl w:val="5"/>
        </w:pPr>
      </w:pPrChange>
    </w:pPr>
    <w:rPr>
      <w:rFonts w:ascii="Arial" w:eastAsiaTheme="majorEastAsia" w:hAnsi="Arial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  <w:rPrChange w:id="5" w:author="Nick Bernal" w:date="2026-07-05T01:11:00Z">
        <w:rPr>
          <w:rFonts w:ascii="Arial" w:eastAsiaTheme="majorEastAsia" w:hAnsi="Arial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D7B"/>
    <w:pPr>
      <w:keepNext/>
      <w:keepLines/>
      <w:spacing w:before="40" w:after="0" w:line="240" w:lineRule="auto"/>
      <w:outlineLvl w:val="6"/>
      <w:pPrChange w:id="6" w:author="Nick Bernal" w:date="2026-07-05T01:11:00Z">
        <w:pPr>
          <w:keepNext/>
          <w:keepLines/>
          <w:spacing w:before="40"/>
          <w:outlineLvl w:val="6"/>
        </w:pPr>
      </w:pPrChange>
    </w:pPr>
    <w:rPr>
      <w:rFonts w:ascii="Arial" w:eastAsiaTheme="majorEastAsia" w:hAnsi="Arial" w:cstheme="majorBidi"/>
      <w:color w:val="595959" w:themeColor="text1" w:themeTint="A6"/>
      <w:kern w:val="2"/>
      <w:sz w:val="24"/>
      <w:szCs w:val="24"/>
      <w:lang w:val="en-US"/>
      <w14:ligatures w14:val="standardContextual"/>
      <w:rPrChange w:id="6" w:author="Nick Bernal" w:date="2026-07-05T01:11:00Z">
        <w:rPr>
          <w:rFonts w:ascii="Arial" w:eastAsiaTheme="majorEastAsia" w:hAnsi="Arial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D7B"/>
    <w:pPr>
      <w:keepNext/>
      <w:keepLines/>
      <w:spacing w:after="0" w:line="240" w:lineRule="auto"/>
      <w:outlineLvl w:val="7"/>
      <w:pPrChange w:id="7" w:author="Nick Bernal" w:date="2026-07-05T01:11:00Z">
        <w:pPr>
          <w:keepNext/>
          <w:keepLines/>
          <w:outlineLvl w:val="7"/>
        </w:pPr>
      </w:pPrChange>
    </w:pPr>
    <w:rPr>
      <w:rFonts w:ascii="Arial" w:eastAsiaTheme="majorEastAsia" w:hAnsi="Arial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  <w:rPrChange w:id="7" w:author="Nick Bernal" w:date="2026-07-05T01:11:00Z">
        <w:rPr>
          <w:rFonts w:ascii="Arial" w:eastAsiaTheme="majorEastAsia" w:hAnsi="Arial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D7B"/>
    <w:pPr>
      <w:keepNext/>
      <w:keepLines/>
      <w:spacing w:after="0" w:line="240" w:lineRule="auto"/>
      <w:outlineLvl w:val="8"/>
      <w:pPrChange w:id="8" w:author="Nick Bernal" w:date="2026-07-05T01:11:00Z">
        <w:pPr>
          <w:keepNext/>
          <w:keepLines/>
          <w:outlineLvl w:val="8"/>
        </w:pPr>
      </w:pPrChange>
    </w:pPr>
    <w:rPr>
      <w:rFonts w:ascii="Arial" w:eastAsiaTheme="majorEastAsia" w:hAnsi="Arial" w:cstheme="majorBidi"/>
      <w:color w:val="272727" w:themeColor="text1" w:themeTint="D8"/>
      <w:kern w:val="2"/>
      <w:sz w:val="24"/>
      <w:szCs w:val="24"/>
      <w:lang w:val="en-US"/>
      <w14:ligatures w14:val="standardContextual"/>
      <w:rPrChange w:id="8" w:author="Nick Bernal" w:date="2026-07-05T01:11:00Z">
        <w:rPr>
          <w:rFonts w:ascii="Arial" w:eastAsiaTheme="majorEastAsia" w:hAnsi="Arial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53A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3AEC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946BA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46BA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46BA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46BA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46BAC"/>
    <w:rPr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784920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:lang w:val="en-US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920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en-US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920"/>
    <w:rPr>
      <w:rFonts w:ascii="Arial" w:eastAsiaTheme="majorEastAsia" w:hAnsi="Arial" w:cstheme="majorBidi"/>
      <w:color w:val="365F91" w:themeColor="accent1" w:themeShade="BF"/>
      <w:kern w:val="2"/>
      <w:sz w:val="28"/>
      <w:szCs w:val="28"/>
      <w:lang w:val="en-US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920"/>
    <w:rPr>
      <w:rFonts w:ascii="Arial" w:eastAsiaTheme="majorEastAsia" w:hAnsi="Arial" w:cstheme="majorBidi"/>
      <w:i/>
      <w:iCs/>
      <w:color w:val="365F9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920"/>
    <w:rPr>
      <w:rFonts w:ascii="Arial" w:eastAsiaTheme="majorEastAsia" w:hAnsi="Arial" w:cstheme="majorBidi"/>
      <w:color w:val="365F9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920"/>
    <w:rPr>
      <w:rFonts w:ascii="Arial" w:eastAsiaTheme="majorEastAsia" w:hAnsi="Arial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920"/>
    <w:rPr>
      <w:rFonts w:ascii="Arial" w:eastAsiaTheme="majorEastAsia" w:hAnsi="Arial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920"/>
    <w:rPr>
      <w:rFonts w:ascii="Arial" w:eastAsiaTheme="majorEastAsia" w:hAnsi="Arial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920"/>
    <w:rPr>
      <w:rFonts w:ascii="Arial" w:eastAsiaTheme="majorEastAsia" w:hAnsi="Arial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233D7B"/>
    <w:pPr>
      <w:spacing w:after="80" w:line="240" w:lineRule="auto"/>
      <w:contextualSpacing/>
      <w:pPrChange w:id="9" w:author="Nick Bernal" w:date="2026-07-05T01:11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  <w:rPrChange w:id="9" w:author="Nick Bernal" w:date="2026-07-05T01:11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784920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D7B"/>
    <w:pPr>
      <w:numPr>
        <w:ilvl w:val="1"/>
      </w:numPr>
      <w:spacing w:after="160" w:line="240" w:lineRule="auto"/>
      <w:pPrChange w:id="10" w:author="Nick Bernal" w:date="2026-07-05T01:11:00Z">
        <w:pPr>
          <w:numPr>
            <w:ilvl w:val="1"/>
          </w:numPr>
          <w:spacing w:after="160"/>
        </w:pPr>
      </w:pPrChange>
    </w:pPr>
    <w:rPr>
      <w:rFonts w:ascii="Arial" w:eastAsiaTheme="majorEastAsia" w:hAnsi="Arial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  <w:rPrChange w:id="10" w:author="Nick Bernal" w:date="2026-07-05T01:11:00Z">
        <w:rPr>
          <w:rFonts w:ascii="Arial" w:eastAsiaTheme="majorEastAsia" w:hAnsi="Arial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784920"/>
    <w:rPr>
      <w:rFonts w:ascii="Arial" w:eastAsiaTheme="majorEastAsia" w:hAnsi="Arial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233D7B"/>
    <w:pPr>
      <w:spacing w:before="160" w:after="160" w:line="240" w:lineRule="auto"/>
      <w:jc w:val="center"/>
      <w:pPrChange w:id="11" w:author="Nick Bernal" w:date="2026-07-05T01:11:00Z">
        <w:pPr>
          <w:spacing w:before="160" w:after="160"/>
          <w:jc w:val="center"/>
        </w:pPr>
      </w:pPrChange>
    </w:pPr>
    <w:rPr>
      <w:rFonts w:ascii="Arial" w:hAnsi="Arial" w:cs="Times New Roman (Body CS)"/>
      <w:i/>
      <w:iCs/>
      <w:color w:val="404040" w:themeColor="text1" w:themeTint="BF"/>
      <w:kern w:val="2"/>
      <w:sz w:val="24"/>
      <w:szCs w:val="24"/>
      <w:lang w:val="en-US"/>
      <w14:ligatures w14:val="standardContextual"/>
      <w:rPrChange w:id="11" w:author="Nick Bernal" w:date="2026-07-05T01:11:00Z">
        <w:rPr>
          <w:rFonts w:ascii="Arial" w:eastAsiaTheme="minorHAnsi" w:hAnsi="Arial" w:cs="Times New Roman (Body CS)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784920"/>
    <w:rPr>
      <w:rFonts w:ascii="Arial" w:hAnsi="Arial" w:cs="Times New Roman (Body CS)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paragraph" w:styleId="ListParagraph">
    <w:name w:val="List Paragraph"/>
    <w:basedOn w:val="Normal"/>
    <w:uiPriority w:val="34"/>
    <w:qFormat/>
    <w:rsid w:val="00233D7B"/>
    <w:pPr>
      <w:spacing w:after="0" w:line="240" w:lineRule="auto"/>
      <w:ind w:left="720"/>
      <w:contextualSpacing/>
      <w:pPrChange w:id="12" w:author="Nick Bernal" w:date="2026-07-05T01:11:00Z">
        <w:pPr>
          <w:ind w:left="720"/>
          <w:contextualSpacing/>
        </w:pPr>
      </w:pPrChange>
    </w:pPr>
    <w:rPr>
      <w:rFonts w:ascii="Arial" w:hAnsi="Arial" w:cs="Times New Roman (Body CS)"/>
      <w:kern w:val="2"/>
      <w:sz w:val="24"/>
      <w:szCs w:val="24"/>
      <w:lang w:val="en-US"/>
      <w14:ligatures w14:val="standardContextual"/>
      <w:rPrChange w:id="12" w:author="Nick Bernal" w:date="2026-07-05T01:11:00Z">
        <w:rPr>
          <w:rFonts w:ascii="Arial" w:eastAsiaTheme="minorHAnsi" w:hAnsi="Arial" w:cs="Times New Roman (Body CS)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styleId="IntenseEmphasis">
    <w:name w:val="Intense Emphasis"/>
    <w:basedOn w:val="DefaultParagraphFont"/>
    <w:uiPriority w:val="21"/>
    <w:qFormat/>
    <w:rsid w:val="0078492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D7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40" w:lineRule="auto"/>
      <w:ind w:left="864" w:right="864"/>
      <w:jc w:val="center"/>
      <w:pPrChange w:id="13" w:author="Nick Bernal" w:date="2026-07-05T01:11:00Z">
        <w:pPr>
          <w:pBdr>
            <w:top w:val="single" w:sz="4" w:space="10" w:color="365F91" w:themeColor="accent1" w:themeShade="BF"/>
            <w:bottom w:val="single" w:sz="4" w:space="10" w:color="365F91" w:themeColor="accent1" w:themeShade="BF"/>
          </w:pBdr>
          <w:spacing w:before="360" w:after="360"/>
          <w:ind w:left="864" w:right="864"/>
          <w:jc w:val="center"/>
        </w:pPr>
      </w:pPrChange>
    </w:pPr>
    <w:rPr>
      <w:rFonts w:ascii="Arial" w:hAnsi="Arial" w:cs="Times New Roman (Body CS)"/>
      <w:i/>
      <w:iCs/>
      <w:color w:val="365F91" w:themeColor="accent1" w:themeShade="BF"/>
      <w:kern w:val="2"/>
      <w:sz w:val="24"/>
      <w:szCs w:val="24"/>
      <w:lang w:val="en-US"/>
      <w14:ligatures w14:val="standardContextual"/>
      <w:rPrChange w:id="13" w:author="Nick Bernal" w:date="2026-07-05T01:11:00Z">
        <w:rPr>
          <w:rFonts w:ascii="Arial" w:eastAsiaTheme="minorHAnsi" w:hAnsi="Arial" w:cs="Times New Roman (Body CS)"/>
          <w:i/>
          <w:iCs/>
          <w:color w:val="365F9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920"/>
    <w:rPr>
      <w:rFonts w:ascii="Arial" w:hAnsi="Arial" w:cs="Times New Roman (Body CS)"/>
      <w:i/>
      <w:iCs/>
      <w:color w:val="365F91" w:themeColor="accent1" w:themeShade="BF"/>
      <w:kern w:val="2"/>
      <w:sz w:val="24"/>
      <w:szCs w:val="24"/>
      <w:lang w:val="en-US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78492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ettings" Target="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Williamson</dc:creator>
  <cp:keywords/>
  <dc:description/>
  <cp:lastModifiedBy>Arthur Souza Rodrigues</cp:lastModifiedBy>
  <cp:revision>1</cp:revision>
  <dcterms:created xsi:type="dcterms:W3CDTF">2013-04-01T19:06:00Z</dcterms:created>
  <dcterms:modified xsi:type="dcterms:W3CDTF">2026-07-05T05:11:00Z</dcterms:modified>
</cp:coreProperties>
</file>