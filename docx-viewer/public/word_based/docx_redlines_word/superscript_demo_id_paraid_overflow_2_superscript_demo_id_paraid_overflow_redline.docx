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9DF84" w14:textId="77777777" w:rsidR="009D198D" w:rsidRDefault="0071131B">
      <w:r>
        <w:rPr>
          <w:vertAlign w:val="superscript"/>
        </w:rPr>
        <w:t>Superscript Demo</w:t>
      </w:r>
    </w:p>
    <w:p w14:paraId="77B092A8" w14:textId="77777777" w:rsidR="009D198D" w:rsidRDefault="0071131B">
      <w:ins w:id="0" w:author="Comparison" w:date="2026-07-05T01:10:00Z" w16du:dateUtc="2026-07-05T05:10:00Z">
        <w:r>
          <w:rPr>
            <w:vertAlign w:val="superscript"/>
          </w:rPr>
          <w:t>Demonstrating</w:t>
        </w:r>
      </w:ins>
      <w:del w:id="1" w:author="Comparison" w:date="2026-07-05T01:10:00Z" w16du:dateUtc="2026-07-05T05:10:00Z">
        <w:r>
          <w:rPr>
            <w:vertAlign w:val="superscript"/>
          </w:rPr>
          <w:delText>This document demonstrates</w:delText>
        </w:r>
      </w:del>
      <w:r>
        <w:rPr>
          <w:vertAlign w:val="superscript"/>
        </w:rPr>
        <w:t xml:space="preserve"> superscript formatting.</w:t>
      </w:r>
    </w:p>
    <w:p w14:paraId="4BF730B7" w14:textId="77777777" w:rsidR="009D198D" w:rsidRDefault="0071131B">
      <w:r>
        <w:rPr>
          <w:vertAlign w:val="superscript"/>
        </w:rPr>
        <w:t xml:space="preserve">E=mc2 and </w:t>
      </w:r>
      <w:ins w:id="2" w:author="Comparison" w:date="2026-07-05T01:10:00Z" w16du:dateUtc="2026-07-05T05:10:00Z">
        <w:r>
          <w:rPr>
            <w:vertAlign w:val="superscript"/>
          </w:rPr>
          <w:t>x3</w:t>
        </w:r>
      </w:ins>
      <w:del w:id="3" w:author="Comparison" w:date="2026-07-05T01:10:00Z" w16du:dateUtc="2026-07-05T05:10:00Z">
        <w:r>
          <w:rPr>
            <w:vertAlign w:val="superscript"/>
          </w:rPr>
          <w:delText>H2O</w:delText>
        </w:r>
      </w:del>
      <w:r>
        <w:rPr>
          <w:vertAlign w:val="superscript"/>
        </w:rPr>
        <w:t xml:space="preserve"> are common </w:t>
      </w:r>
      <w:del w:id="4" w:author="Comparison" w:date="2026-07-05T01:10:00Z" w16du:dateUtc="2026-07-05T05:10:00Z">
        <w:r>
          <w:rPr>
            <w:vertAlign w:val="superscript"/>
          </w:rPr>
          <w:delText xml:space="preserve">formulas using </w:delText>
        </w:r>
      </w:del>
      <w:r>
        <w:rPr>
          <w:vertAlign w:val="superscript"/>
        </w:rPr>
        <w:t>superscript</w:t>
      </w:r>
      <w:ins w:id="5" w:author="Comparison" w:date="2026-07-05T01:10:00Z" w16du:dateUtc="2026-07-05T05:10:00Z">
        <w:r>
          <w:rPr>
            <w:vertAlign w:val="superscript"/>
          </w:rPr>
          <w:t xml:space="preserve"> examples</w:t>
        </w:r>
      </w:ins>
      <w:r>
        <w:rPr>
          <w:vertAlign w:val="superscript"/>
        </w:rPr>
        <w:t>.</w:t>
      </w:r>
    </w:p>
    <w:sectPr w:rsidR="009D19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98D"/>
    <w:rsid w:val="000029E8"/>
    <w:rsid w:val="00352171"/>
    <w:rsid w:val="0071131B"/>
    <w:rsid w:val="009D198D"/>
    <w:rsid w:val="00A04F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859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2026-07-05T05:10:00Z</dcterms:modified>
</cp:coreProperties>
</file>