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4FA01F" w14:textId="77777777" w:rsidR="008A6933" w:rsidRDefault="00980EA5">
      <w:ins w:id="0" w:author="Author" w:date="2026-06-29T10:57:00Z" w16du:dateUtc="2026-06-29T14:57:00Z">
        <w:r>
          <w:rPr>
            <w:b/>
            <w:bCs/>
          </w:rPr>
          <w:t>Double Spacing Bold</w:t>
        </w:r>
      </w:ins>
      <w:del w:id="1" w:author="Author" w:date="2026-06-29T10:57:00Z" w16du:dateUtc="2026-06-29T14:57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delText>Document 100 - Ultimate</w:delText>
        </w:r>
      </w:del>
      <w:r>
        <w:rPr>
          <w:b/>
          <w:rPrChange w:id="2" w:author="Author" w:date="2026-06-29T10:57:00Z" w16du:dateUtc="2026-06-29T14:57:00Z">
            <w:rPr>
              <w:rFonts w:ascii="Arial" w:hAnsi="Arial" w:cs="Arial"/>
              <w:b/>
              <w:bCs/>
              <w:i/>
              <w:iCs/>
              <w:color w:val="C00000"/>
              <w:sz w:val="40"/>
              <w:szCs w:val="40"/>
            </w:rPr>
          </w:rPrChange>
        </w:rPr>
        <w:t xml:space="preserve"> Demo</w:t>
      </w:r>
    </w:p>
    <w:p w14:paraId="5BBEB7D3" w14:textId="77777777" w:rsidR="008A6933" w:rsidRDefault="00980EA5">
      <w:pPr>
        <w:spacing w:line="480" w:lineRule="auto"/>
        <w:pPrChange w:id="3" w:author="Author" w:date="2026-06-29T10:57:00Z" w16du:dateUtc="2026-06-29T14:57:00Z">
          <w:pPr>
            <w:spacing w:before="400" w:after="120" w:line="240" w:lineRule="auto"/>
          </w:pPr>
        </w:pPrChange>
      </w:pPr>
      <w:r>
        <w:rPr>
          <w:b/>
          <w:rPrChange w:id="4" w:author="Author" w:date="2026-06-29T10:57:00Z" w16du:dateUtc="2026-06-29T14:57:00Z">
            <w:rPr>
              <w:rFonts w:ascii="Arial" w:hAnsi="Arial" w:cs="Arial"/>
              <w:b/>
              <w:bCs/>
              <w:i/>
              <w:iCs/>
              <w:color w:val="C00000"/>
              <w:sz w:val="40"/>
              <w:szCs w:val="40"/>
            </w:rPr>
          </w:rPrChange>
        </w:rPr>
        <w:t xml:space="preserve">This </w:t>
      </w:r>
      <w:del w:id="5" w:author="Author" w:date="2026-06-29T10:57:00Z" w16du:dateUtc="2026-06-29T14:57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delText xml:space="preserve">is the 100th </w:delText>
        </w:r>
      </w:del>
      <w:r>
        <w:rPr>
          <w:b/>
          <w:rPrChange w:id="6" w:author="Author" w:date="2026-06-29T10:57:00Z" w16du:dateUtc="2026-06-29T14:57:00Z">
            <w:rPr>
              <w:rFonts w:ascii="Arial" w:hAnsi="Arial" w:cs="Arial"/>
              <w:b/>
              <w:bCs/>
              <w:i/>
              <w:iCs/>
              <w:color w:val="C00000"/>
              <w:sz w:val="40"/>
              <w:szCs w:val="40"/>
            </w:rPr>
          </w:rPrChange>
        </w:rPr>
        <w:t xml:space="preserve">document </w:t>
      </w:r>
      <w:ins w:id="7" w:author="Author" w:date="2026-06-29T10:57:00Z" w16du:dateUtc="2026-06-29T14:57:00Z">
        <w:r>
          <w:rPr>
            <w:b/>
            <w:bCs/>
          </w:rPr>
          <w:t>demonstrates double line spacing with bold text</w:t>
        </w:r>
      </w:ins>
      <w:del w:id="8" w:author="Author" w:date="2026-06-29T10:57:00Z" w16du:dateUtc="2026-06-29T14:57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delText>demonstrating multiple formatting features</w:delText>
        </w:r>
      </w:del>
      <w:r>
        <w:rPr>
          <w:b/>
          <w:rPrChange w:id="9" w:author="Author" w:date="2026-06-29T10:57:00Z" w16du:dateUtc="2026-06-29T14:57:00Z">
            <w:rPr>
              <w:rFonts w:ascii="Arial" w:hAnsi="Arial" w:cs="Arial"/>
              <w:b/>
              <w:bCs/>
              <w:i/>
              <w:iCs/>
              <w:color w:val="C00000"/>
              <w:sz w:val="40"/>
              <w:szCs w:val="40"/>
            </w:rPr>
          </w:rPrChange>
        </w:rPr>
        <w:t>.</w:t>
      </w:r>
    </w:p>
    <w:p w14:paraId="3E9F0F84" w14:textId="77777777" w:rsidR="008A6933" w:rsidRDefault="00980EA5">
      <w:pPr>
        <w:spacing w:line="480" w:lineRule="auto"/>
        <w:pPrChange w:id="10" w:author="Author" w:date="2026-06-29T10:57:00Z" w16du:dateUtc="2026-06-29T14:57:00Z">
          <w:pPr>
            <w:spacing w:before="400" w:after="120" w:line="240" w:lineRule="auto"/>
          </w:pPr>
        </w:pPrChange>
      </w:pPr>
      <w:ins w:id="11" w:author="Author" w:date="2026-06-29T10:57:00Z" w16du:dateUtc="2026-06-29T14:57:00Z">
        <w:r>
          <w:rPr>
            <w:b/>
            <w:bCs/>
          </w:rPr>
          <w:t>Bold double-spaced text for easy</w:t>
        </w:r>
      </w:ins>
      <w:del w:id="12" w:author="Author" w:date="2026-06-29T10:57:00Z" w16du:dateUtc="2026-06-29T14:57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delText>This final</w:delText>
        </w:r>
      </w:del>
      <w:r>
        <w:rPr>
          <w:b/>
          <w:rPrChange w:id="13" w:author="Author" w:date="2026-06-29T10:57:00Z" w16du:dateUtc="2026-06-29T14:57:00Z">
            <w:rPr>
              <w:rFonts w:ascii="Arial" w:hAnsi="Arial" w:cs="Arial"/>
              <w:b/>
              <w:bCs/>
              <w:i/>
              <w:iCs/>
              <w:color w:val="C00000"/>
              <w:sz w:val="40"/>
              <w:szCs w:val="40"/>
            </w:rPr>
          </w:rPrChange>
        </w:rPr>
        <w:t xml:space="preserve"> document </w:t>
      </w:r>
      <w:ins w:id="14" w:author="Author" w:date="2026-06-29T10:57:00Z" w16du:dateUtc="2026-06-29T14:57:00Z">
        <w:r>
          <w:rPr>
            <w:b/>
            <w:bCs/>
          </w:rPr>
          <w:t>editing and review</w:t>
        </w:r>
      </w:ins>
      <w:del w:id="15" w:author="Author" w:date="2026-06-29T10:57:00Z" w16du:dateUtc="2026-06-29T14:57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delText>showcases the complete range of styling options available</w:delText>
        </w:r>
      </w:del>
      <w:r>
        <w:rPr>
          <w:b/>
          <w:rPrChange w:id="16" w:author="Author" w:date="2026-06-29T10:57:00Z" w16du:dateUtc="2026-06-29T14:57:00Z">
            <w:rPr>
              <w:rFonts w:ascii="Arial" w:hAnsi="Arial" w:cs="Arial"/>
              <w:b/>
              <w:bCs/>
              <w:i/>
              <w:iCs/>
              <w:color w:val="C00000"/>
              <w:sz w:val="40"/>
              <w:szCs w:val="40"/>
            </w:rPr>
          </w:rPrChange>
        </w:rPr>
        <w:t>.</w:t>
      </w:r>
    </w:p>
    <w:sectPr w:rsidR="008A693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6933"/>
    <w:rsid w:val="007406EF"/>
    <w:rsid w:val="008A6933"/>
    <w:rsid w:val="00980EA5"/>
    <w:rsid w:val="00B3365A"/>
    <w:rsid w:val="00DE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A53F72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2026-05-14T17:19:00Z</dcterms:created>
  <dcterms:modified xsi:type="dcterms:W3CDTF">2026-06-29T14:57:00Z</dcterms:modified>
</cp:coreProperties>
</file>