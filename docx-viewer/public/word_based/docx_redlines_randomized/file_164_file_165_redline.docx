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3F99" w14:textId="77777777" w:rsidR="00C72E78" w:rsidRDefault="00C72E78">
      <w:pPr>
        <w:rPr>
          <w:rFonts w:ascii="Verdana, Geneva, sans-serif" w:hAnsi="Verdana, Geneva, sans-serif"/>
          <w:rPrChange w:id="0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</w:pPr>
      <w:r>
        <w:rPr>
          <w:rFonts w:ascii="Verdana, Geneva, sans-serif" w:hAnsi="Verdana, Geneva, sans-serif"/>
          <w:rPrChange w:id="1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file_</w:t>
      </w:r>
      <w:ins w:id="2" w:author="Arthur Souza Rodrigues" w:date="2026-07-10T21:50:00Z" w16du:dateUtc="2026-07-11T01:50:00Z">
        <w:r w:rsidR="00644432">
          <w:rPr>
            <w:rFonts w:ascii="Verdana, Geneva, sans-serif" w:hAnsi="Verdana, Geneva, sans-serif" w:cs="Verdana, Geneva, sans-serif"/>
          </w:rPr>
          <w:t>165</w:t>
        </w:r>
      </w:ins>
      <w:del w:id="3" w:author="Arthur Souza Rodrigues" w:date="2026-07-10T21:50:00Z" w16du:dateUtc="2026-07-11T01:50:00Z">
        <w:r>
          <w:rPr>
            <w:i/>
            <w:iCs/>
            <w:vertAlign w:val="subscript"/>
          </w:rPr>
          <w:delText>164</w:delText>
        </w:r>
      </w:del>
      <w:r>
        <w:rPr>
          <w:rFonts w:ascii="Verdana, Geneva, sans-serif" w:hAnsi="Verdana, Geneva, sans-serif"/>
          <w:rPrChange w:id="4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.docx</w:t>
      </w:r>
    </w:p>
    <w:p w14:paraId="09672BFF" w14:textId="59C2BF93" w:rsidR="00E735BE" w:rsidRDefault="008A03B1">
      <w:ins w:id="5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Verdana Font</w:t>
        </w:r>
      </w:ins>
      <w:del w:id="6" w:author="Arthur Souza Rodrigues" w:date="2026-07-10T21:50:00Z" w16du:dateUtc="2026-07-11T01:50:00Z">
        <w:r>
          <w:rPr>
            <w:i/>
            <w:iCs/>
            <w:vertAlign w:val="subscript"/>
          </w:rPr>
          <w:delText>Italic Subscript</w:delText>
        </w:r>
      </w:del>
      <w:r>
        <w:rPr>
          <w:rFonts w:ascii="Verdana, Geneva, sans-serif" w:hAnsi="Verdana, Geneva, sans-serif"/>
          <w:rPrChange w:id="7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E735BE" w:rsidRDefault="008A03B1">
      <w:r>
        <w:rPr>
          <w:rFonts w:ascii="Verdana, Geneva, sans-serif" w:hAnsi="Verdana, Geneva, sans-serif"/>
          <w:rPrChange w:id="8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 xml:space="preserve">This document </w:t>
      </w:r>
      <w:ins w:id="9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uses the Verdana font family</w:t>
        </w:r>
      </w:ins>
      <w:del w:id="10" w:author="Arthur Souza Rodrigues" w:date="2026-07-10T21:50:00Z" w16du:dateUtc="2026-07-11T01:50:00Z">
        <w:r>
          <w:rPr>
            <w:i/>
            <w:iCs/>
            <w:vertAlign w:val="subscript"/>
          </w:rPr>
          <w:delText>shows italic with subscript formatting combined</w:delText>
        </w:r>
      </w:del>
      <w:r>
        <w:rPr>
          <w:rFonts w:ascii="Verdana, Geneva, sans-serif" w:hAnsi="Verdana, Geneva, sans-serif"/>
          <w:rPrChange w:id="11" w:author="Arthur Souza Rodrigues" w:date="2026-07-10T21:50:00Z" w16du:dateUtc="2026-07-11T01:50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E735BE" w:rsidRDefault="008A03B1">
      <w:ins w:id="12" w:author="Arthur Souza Rodrigues" w:date="2026-07-10T21:50:00Z" w16du:dateUtc="2026-07-11T01:50:00Z">
        <w:r>
          <w:rPr>
            <w:rFonts w:ascii="Verdana, Geneva, sans-serif" w:hAnsi="Verdana, Geneva, sans-serif" w:cs="Verdana, Geneva, sans-serif"/>
          </w:rPr>
          <w:t>Verdana is a highly readable sans-serif font.</w:t>
        </w:r>
      </w:ins>
      <w:del w:id="13" w:author="Arthur Souza Rodrigues" w:date="2026-07-10T21:50:00Z" w16du:dateUtc="2026-07-11T01:50:00Z">
        <w:r>
          <w:rPr>
            <w:i/>
            <w:iCs/>
            <w:vertAlign w:val="subscript"/>
          </w:rPr>
          <w:delText>Italic subscript is used in chemistry and biology equations.</w:delText>
        </w:r>
      </w:del>
    </w:p>
    <w:sectPr w:rsidR="00E735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5BE"/>
    <w:rsid w:val="00260530"/>
    <w:rsid w:val="003603CE"/>
    <w:rsid w:val="00644432"/>
    <w:rsid w:val="009D38AC"/>
    <w:rsid w:val="00C72E78"/>
    <w:rsid w:val="00D53FE7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2026-07-11T01:50:00Z</dcterms:modified>
</cp:coreProperties>
</file>