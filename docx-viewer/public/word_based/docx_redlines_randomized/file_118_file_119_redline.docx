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7777777" w:rsidR="00787F58" w:rsidRDefault="00787F58">
      <w:r>
        <w:t>file_</w:t>
      </w:r>
      <w:ins w:id="0" w:author="Arthur Souza Rodrigues" w:date="2026-07-10T21:48:00Z" w16du:dateUtc="2026-07-11T01:48:00Z">
        <w:r w:rsidR="00E76EE3">
          <w:t>119</w:t>
        </w:r>
      </w:ins>
      <w:del w:id="1" w:author="Arthur Souza Rodrigues" w:date="2026-07-10T21:48:00Z" w16du:dateUtc="2026-07-11T01:48:00Z">
        <w:r>
          <w:delText>118</w:delText>
        </w:r>
      </w:del>
      <w:r>
        <w:t>.docx</w:t>
      </w:r>
    </w:p>
    <w:p w14:paraId="290BCFA7" w14:textId="5E3C584D" w:rsidR="00615465" w:rsidRDefault="0019090C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Increase Indent Demo</w:t>
        </w:r>
      </w:ins>
    </w:p>
    <w:p w14:paraId="4529F77C" w14:textId="77777777" w:rsidR="00615465" w:rsidRDefault="0019090C">
      <w:pPr>
        <w:ind w:left="720"/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This text will be indented.</w:t>
        </w:r>
      </w:ins>
    </w:p>
    <w:p w14:paraId="76082443" w14:textId="77777777" w:rsidR="00615465" w:rsidRDefault="0019090C">
      <w:pPr>
        <w:ind w:left="720"/>
        <w:rPr>
          <w:ins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This line is indented once.</w:t>
        </w:r>
      </w:ins>
    </w:p>
    <w:p w14:paraId="67505AA1" w14:textId="269AC2DD" w:rsidR="009A0EEC" w:rsidRDefault="0019090C">
      <w:pPr>
        <w:rPr>
          <w:del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t>This line is indented more.</w:t>
        </w:r>
      </w:ins>
      <w:del w:id="10" w:author="Arthur Souza Rodrigues" w:date="2026-07-10T21:48:00Z" w16du:dateUtc="2026-07-11T01:48:00Z">
        <w:r>
          <w:delText>Book Catalog</w:delText>
        </w:r>
      </w:del>
    </w:p>
    <w:p w14:paraId="10B1B9D1" w14:textId="77777777" w:rsidR="009A0EEC" w:rsidRDefault="0019090C">
      <w:pPr>
        <w:ind w:left="1440"/>
        <w:pPrChange w:id="11" w:author="Arthur Souza Rodrigues" w:date="2026-07-10T21:48:00Z" w16du:dateUtc="2026-07-11T01:48:00Z">
          <w:pPr/>
        </w:pPrChange>
      </w:pPr>
      <w:del w:id="12" w:author="Arthur Souza Rodrigues" w:date="2026-07-10T21:48:00Z" w16du:dateUtc="2026-07-11T01:48:00Z">
        <w:r>
          <w:delText>Title</w:delText>
        </w:r>
        <w:r>
          <w:tab/>
          <w:delText>Author</w:delText>
        </w:r>
        <w:r>
          <w:tab/>
          <w:delText>Genre</w:delText>
        </w:r>
        <w:r>
          <w:tab/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  <w:delText>George Orwell</w:delText>
        </w:r>
        <w:r>
          <w:tab/>
          <w:delText>Dystopian</w:delText>
        </w:r>
        <w:r>
          <w:tab/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  <w:delText>Yuval Noah Harari</w:delText>
        </w:r>
        <w:r>
          <w:tab/>
          <w:delText>Non-fiction</w:delText>
        </w:r>
      </w:del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090C61"/>
    <w:rsid w:val="00101E14"/>
    <w:rsid w:val="00615465"/>
    <w:rsid w:val="00787F58"/>
    <w:rsid w:val="009A0EEC"/>
    <w:rsid w:val="00D53FE7"/>
    <w:rsid w:val="00E7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2026-07-11T01:48:00Z</dcterms:modified>
</cp:coreProperties>
</file>