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471BDB" w14:textId="77777777" w:rsidR="00F00852" w:rsidRDefault="00F00852">
      <w:pPr>
        <w:rPr>
          <w:rFonts w:ascii="Arial" w:hAnsi="Arial"/>
          <w:color w:val="666666"/>
          <w:sz w:val="30"/>
          <w:rPrChange w:id="0" w:author="Arthur Souza Rodrigues" w:date="2026-07-10T21:49:00Z" w16du:dateUtc="2026-07-11T01:49:00Z">
            <w:rPr/>
          </w:rPrChange>
        </w:rPr>
        <w:pPrChange w:id="1" w:author="Arthur Souza Rodrigues" w:date="2026-07-10T21:49:00Z" w16du:dateUtc="2026-07-11T01:49:00Z">
          <w:pPr>
            <w:pStyle w:val="Title"/>
          </w:pPr>
        </w:pPrChange>
      </w:pPr>
      <w:r>
        <w:rPr>
          <w:rFonts w:ascii="Arial" w:hAnsi="Arial"/>
          <w:color w:val="666666"/>
          <w:sz w:val="30"/>
          <w:rPrChange w:id="2" w:author="Arthur Souza Rodrigues" w:date="2026-07-10T21:49:00Z" w16du:dateUtc="2026-07-11T01:49:00Z">
            <w:rPr/>
          </w:rPrChange>
        </w:rPr>
        <w:t>file_</w:t>
      </w:r>
      <w:ins w:id="3" w:author="Arthur Souza Rodrigues" w:date="2026-07-10T21:49:00Z" w16du:dateUtc="2026-07-11T01:49:00Z">
        <w:r w:rsidR="00312680">
          <w:rPr>
            <w:rFonts w:ascii="Arial" w:hAnsi="Arial" w:cs="Arial"/>
            <w:color w:val="666666"/>
            <w:sz w:val="30"/>
            <w:szCs w:val="30"/>
          </w:rPr>
          <w:t>135</w:t>
        </w:r>
      </w:ins>
      <w:del w:id="4" w:author="Arthur Souza Rodrigues" w:date="2026-07-10T21:49:00Z" w16du:dateUtc="2026-07-11T01:49:00Z">
        <w:r>
          <w:delText>134</w:delText>
        </w:r>
      </w:del>
      <w:r>
        <w:rPr>
          <w:rFonts w:ascii="Arial" w:hAnsi="Arial"/>
          <w:color w:val="666666"/>
          <w:sz w:val="30"/>
          <w:rPrChange w:id="5" w:author="Arthur Souza Rodrigues" w:date="2026-07-10T21:49:00Z" w16du:dateUtc="2026-07-11T01:49:00Z">
            <w:rPr/>
          </w:rPrChange>
        </w:rPr>
        <w:t>.docx</w:t>
      </w:r>
    </w:p>
    <w:p w14:paraId="236FC821" w14:textId="7FC51FA8" w:rsidR="00D30222" w:rsidRDefault="00755E54">
      <w:pPr>
        <w:rPr>
          <w:ins w:id="6" w:author="Arthur Souza Rodrigues" w:date="2026-07-10T21:49:00Z" w16du:dateUtc="2026-07-11T01:49:00Z"/>
        </w:rPr>
      </w:pPr>
      <w:ins w:id="7" w:author="Arthur Souza Rodrigues" w:date="2026-07-10T21:49:00Z" w16du:dateUtc="2026-07-11T01:49:00Z">
        <w:r>
          <w:rPr>
            <w:rFonts w:ascii="Arial" w:hAnsi="Arial" w:cs="Arial"/>
            <w:color w:val="666666"/>
            <w:sz w:val="30"/>
            <w:szCs w:val="30"/>
          </w:rPr>
          <w:t>Subtitle Style Demo</w:t>
        </w:r>
      </w:ins>
    </w:p>
    <w:p w14:paraId="107114C8" w14:textId="77777777" w:rsidR="00D30222" w:rsidRDefault="00755E54">
      <w:pPr>
        <w:spacing w:line="240" w:lineRule="auto"/>
        <w:rPr>
          <w:ins w:id="8" w:author="Arthur Souza Rodrigues" w:date="2026-07-10T21:49:00Z" w16du:dateUtc="2026-07-11T01:49:00Z"/>
        </w:rPr>
      </w:pPr>
      <w:ins w:id="9" w:author="Arthur Souza Rodrigues" w:date="2026-07-10T21:49:00Z" w16du:dateUtc="2026-07-11T01:49:00Z">
        <w:r>
          <w:rPr>
            <w:rFonts w:ascii="Arial" w:hAnsi="Arial" w:cs="Arial"/>
            <w:color w:val="666666"/>
            <w:sz w:val="30"/>
            <w:szCs w:val="30"/>
          </w:rPr>
          <w:t>This document demonstrates the Subtitle paragraph style.</w:t>
        </w:r>
      </w:ins>
    </w:p>
    <w:p w14:paraId="20D88F49" w14:textId="360FFC19" w:rsidR="00047CC0" w:rsidRDefault="00755E54">
      <w:pPr>
        <w:pStyle w:val="Title"/>
        <w:rPr>
          <w:del w:id="10" w:author="Arthur Souza Rodrigues" w:date="2026-07-10T21:49:00Z" w16du:dateUtc="2026-07-11T01:49:00Z"/>
        </w:rPr>
      </w:pPr>
      <w:ins w:id="11" w:author="Arthur Souza Rodrigues" w:date="2026-07-10T21:49:00Z" w16du:dateUtc="2026-07-11T01:49:00Z">
        <w:r>
          <w:rPr>
            <w:rFonts w:ascii="Arial" w:hAnsi="Arial" w:cs="Arial"/>
            <w:color w:val="666666"/>
            <w:sz w:val="30"/>
            <w:szCs w:val="30"/>
          </w:rPr>
          <w:t>Subtitle style provides secondary heading below the main title.</w:t>
        </w:r>
      </w:ins>
      <w:del w:id="12" w:author="Arthur Souza Rodrigues" w:date="2026-07-10T21:49:00Z" w16du:dateUtc="2026-07-11T01:49:00Z">
        <w:r>
          <w:delText>Table Widths</w:delText>
        </w:r>
      </w:del>
    </w:p>
    <w:p w14:paraId="2EFD9533" w14:textId="77777777" w:rsidR="00047CC0" w:rsidRDefault="00755E54">
      <w:pPr>
        <w:rPr>
          <w:del w:id="13" w:author="Arthur Souza Rodrigues" w:date="2026-07-10T21:49:00Z" w16du:dateUtc="2026-07-11T01:49:00Z"/>
        </w:rPr>
      </w:pPr>
      <w:del w:id="14" w:author="Arthur Souza Rodrigues" w:date="2026-07-10T21:49:00Z" w16du:dateUtc="2026-07-11T01:49:00Z">
        <w:r>
          <w:delText>This document includes tables with explicitly defined widths, both in fixed pixel-equivalent twips and in relative percentage widths.</w:delText>
        </w:r>
      </w:del>
    </w:p>
    <w:p w14:paraId="51518969" w14:textId="27436B58" w:rsidR="00047CC0" w:rsidRDefault="00755E54">
      <w:pPr>
        <w:pStyle w:val="Heading2"/>
        <w:rPr>
          <w:del w:id="15" w:author="Arthur Souza Rodrigues" w:date="2026-07-10T21:49:00Z" w16du:dateUtc="2026-07-11T01:49:00Z"/>
        </w:rPr>
      </w:pPr>
      <w:bookmarkStart w:id="16" w:name="_Hlk213217798"/>
      <w:del w:id="17" w:author="Arthur Souza Rodrigues" w:date="2026-07-10T21:49:00Z" w16du:dateUtc="2026-07-11T01:49:00Z">
        <w:r>
          <w:delText>Test 1 – Fixed Width Table (</w:delText>
        </w:r>
        <w:r w:rsidR="00AC550D">
          <w:delText>4.17in</w:delText>
        </w:r>
        <w:r>
          <w:delText>)</w:delText>
        </w:r>
      </w:del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047CC0" w14:paraId="2FBFBD67" w14:textId="77777777">
        <w:trPr>
          <w:del w:id="18" w:author="Arthur Souza Rodrigues" w:date="2026-07-10T21:49:00Z" w16du:dateUtc="2026-07-11T01:49:00Z"/>
        </w:trPr>
        <w:tc>
          <w:tcPr>
            <w:tcW w:w="2880" w:type="dxa"/>
            <w:shd w:val="clear" w:color="auto" w:fill="DCE6F1"/>
          </w:tcPr>
          <w:p w14:paraId="401170B7" w14:textId="77777777" w:rsidR="00047CC0" w:rsidRDefault="00755E54">
            <w:pPr>
              <w:rPr>
                <w:del w:id="19" w:author="Arthur Souza Rodrigues" w:date="2026-07-10T21:49:00Z" w16du:dateUtc="2026-07-11T01:49:00Z"/>
              </w:rPr>
            </w:pPr>
            <w:del w:id="20" w:author="Arthur Souza Rodrigues" w:date="2026-07-10T21:49:00Z" w16du:dateUtc="2026-07-11T01:49:00Z">
              <w:r>
                <w:delText>R1C1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781DE1B6" w14:textId="77777777" w:rsidR="00047CC0" w:rsidRDefault="00755E54">
            <w:pPr>
              <w:rPr>
                <w:del w:id="21" w:author="Arthur Souza Rodrigues" w:date="2026-07-10T21:49:00Z" w16du:dateUtc="2026-07-11T01:49:00Z"/>
              </w:rPr>
            </w:pPr>
            <w:del w:id="22" w:author="Arthur Souza Rodrigues" w:date="2026-07-10T21:49:00Z" w16du:dateUtc="2026-07-11T01:49:00Z">
              <w:r>
                <w:delText>R1C2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2D68FD07" w14:textId="77777777" w:rsidR="00047CC0" w:rsidRDefault="00755E54">
            <w:pPr>
              <w:rPr>
                <w:del w:id="23" w:author="Arthur Souza Rodrigues" w:date="2026-07-10T21:49:00Z" w16du:dateUtc="2026-07-11T01:49:00Z"/>
              </w:rPr>
            </w:pPr>
            <w:del w:id="24" w:author="Arthur Souza Rodrigues" w:date="2026-07-10T21:49:00Z" w16du:dateUtc="2026-07-11T01:49:00Z">
              <w:r>
                <w:delText>R1C3</w:delText>
              </w:r>
            </w:del>
          </w:p>
        </w:tc>
      </w:tr>
      <w:tr w:rsidR="00047CC0" w14:paraId="5ED32325" w14:textId="77777777">
        <w:trPr>
          <w:del w:id="25" w:author="Arthur Souza Rodrigues" w:date="2026-07-10T21:49:00Z" w16du:dateUtc="2026-07-11T01:49:00Z"/>
        </w:trPr>
        <w:tc>
          <w:tcPr>
            <w:tcW w:w="2880" w:type="dxa"/>
            <w:shd w:val="clear" w:color="auto" w:fill="FFFFFF"/>
          </w:tcPr>
          <w:p w14:paraId="69D1D34F" w14:textId="77777777" w:rsidR="00047CC0" w:rsidRDefault="00755E54">
            <w:pPr>
              <w:rPr>
                <w:del w:id="26" w:author="Arthur Souza Rodrigues" w:date="2026-07-10T21:49:00Z" w16du:dateUtc="2026-07-11T01:49:00Z"/>
              </w:rPr>
            </w:pPr>
            <w:del w:id="27" w:author="Arthur Souza Rodrigues" w:date="2026-07-10T21:49:00Z" w16du:dateUtc="2026-07-11T01:49:00Z">
              <w:r>
                <w:delText>R2C1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31A47510" w14:textId="77777777" w:rsidR="00047CC0" w:rsidRDefault="00755E54">
            <w:pPr>
              <w:rPr>
                <w:del w:id="28" w:author="Arthur Souza Rodrigues" w:date="2026-07-10T21:49:00Z" w16du:dateUtc="2026-07-11T01:49:00Z"/>
              </w:rPr>
            </w:pPr>
            <w:del w:id="29" w:author="Arthur Souza Rodrigues" w:date="2026-07-10T21:49:00Z" w16du:dateUtc="2026-07-11T01:49:00Z">
              <w:r>
                <w:delText>R2C2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0D2BA7DB" w14:textId="77777777" w:rsidR="00047CC0" w:rsidRDefault="00755E54">
            <w:pPr>
              <w:rPr>
                <w:del w:id="30" w:author="Arthur Souza Rodrigues" w:date="2026-07-10T21:49:00Z" w16du:dateUtc="2026-07-11T01:49:00Z"/>
              </w:rPr>
            </w:pPr>
            <w:del w:id="31" w:author="Arthur Souza Rodrigues" w:date="2026-07-10T21:49:00Z" w16du:dateUtc="2026-07-11T01:49:00Z">
              <w:r>
                <w:delText>R2C3</w:delText>
              </w:r>
            </w:del>
          </w:p>
        </w:tc>
      </w:tr>
      <w:tr w:rsidR="00047CC0" w14:paraId="6CA17193" w14:textId="77777777">
        <w:trPr>
          <w:del w:id="32" w:author="Arthur Souza Rodrigues" w:date="2026-07-10T21:49:00Z" w16du:dateUtc="2026-07-11T01:49:00Z"/>
        </w:trPr>
        <w:tc>
          <w:tcPr>
            <w:tcW w:w="2880" w:type="dxa"/>
            <w:shd w:val="clear" w:color="auto" w:fill="F2F2F2"/>
          </w:tcPr>
          <w:p w14:paraId="64F8312F" w14:textId="77777777" w:rsidR="00047CC0" w:rsidRDefault="00755E54">
            <w:pPr>
              <w:rPr>
                <w:del w:id="33" w:author="Arthur Souza Rodrigues" w:date="2026-07-10T21:49:00Z" w16du:dateUtc="2026-07-11T01:49:00Z"/>
              </w:rPr>
            </w:pPr>
            <w:del w:id="34" w:author="Arthur Souza Rodrigues" w:date="2026-07-10T21:49:00Z" w16du:dateUtc="2026-07-11T01:49:00Z">
              <w:r>
                <w:delText>R3C1</w:delText>
              </w:r>
            </w:del>
          </w:p>
        </w:tc>
        <w:tc>
          <w:tcPr>
            <w:tcW w:w="2880" w:type="dxa"/>
            <w:shd w:val="clear" w:color="auto" w:fill="F2F2F2"/>
          </w:tcPr>
          <w:p w14:paraId="2083C3C0" w14:textId="77777777" w:rsidR="00047CC0" w:rsidRDefault="00755E54">
            <w:pPr>
              <w:rPr>
                <w:del w:id="35" w:author="Arthur Souza Rodrigues" w:date="2026-07-10T21:49:00Z" w16du:dateUtc="2026-07-11T01:49:00Z"/>
              </w:rPr>
            </w:pPr>
            <w:del w:id="36" w:author="Arthur Souza Rodrigues" w:date="2026-07-10T21:49:00Z" w16du:dateUtc="2026-07-11T01:49:00Z">
              <w:r>
                <w:delText>R3C2</w:delText>
              </w:r>
            </w:del>
          </w:p>
        </w:tc>
        <w:tc>
          <w:tcPr>
            <w:tcW w:w="2880" w:type="dxa"/>
            <w:shd w:val="clear" w:color="auto" w:fill="F2F2F2"/>
          </w:tcPr>
          <w:p w14:paraId="79F950E6" w14:textId="77777777" w:rsidR="00047CC0" w:rsidRDefault="00755E54">
            <w:pPr>
              <w:rPr>
                <w:del w:id="37" w:author="Arthur Souza Rodrigues" w:date="2026-07-10T21:49:00Z" w16du:dateUtc="2026-07-11T01:49:00Z"/>
              </w:rPr>
            </w:pPr>
            <w:del w:id="38" w:author="Arthur Souza Rodrigues" w:date="2026-07-10T21:49:00Z" w16du:dateUtc="2026-07-11T01:49:00Z">
              <w:r>
                <w:delText>R3C3</w:delText>
              </w:r>
            </w:del>
          </w:p>
        </w:tc>
      </w:tr>
      <w:bookmarkEnd w:id="16"/>
    </w:tbl>
    <w:p w14:paraId="088F1582" w14:textId="77777777" w:rsidR="00047CC0" w:rsidRDefault="00047CC0">
      <w:pPr>
        <w:rPr>
          <w:del w:id="39" w:author="Arthur Souza Rodrigues" w:date="2026-07-10T21:49:00Z" w16du:dateUtc="2026-07-11T01:49:00Z"/>
        </w:rPr>
      </w:pPr>
    </w:p>
    <w:p w14:paraId="7438CE80" w14:textId="3C958BAF" w:rsidR="00047CC0" w:rsidRDefault="00755E54">
      <w:pPr>
        <w:pStyle w:val="Heading2"/>
        <w:rPr>
          <w:del w:id="40" w:author="Arthur Souza Rodrigues" w:date="2026-07-10T21:49:00Z" w16du:dateUtc="2026-07-11T01:49:00Z"/>
        </w:rPr>
      </w:pPr>
      <w:del w:id="41" w:author="Arthur Souza Rodrigues" w:date="2026-07-10T21:49:00Z" w16du:dateUtc="2026-07-11T01:49:00Z">
        <w:r>
          <w:delText>Test 2 – Fixed Width Table (</w:delText>
        </w:r>
        <w:r w:rsidR="00AC550D">
          <w:delText>8.33in</w:delText>
        </w:r>
        <w:r>
          <w:delText>)</w:delText>
        </w:r>
      </w:del>
    </w:p>
    <w:tbl>
      <w:tblPr>
        <w:tblStyle w:val="TableGrid"/>
        <w:tblW w:w="1200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  <w:gridCol w:w="3000"/>
      </w:tblGrid>
      <w:tr w:rsidR="00047CC0" w14:paraId="08704025" w14:textId="77777777">
        <w:trPr>
          <w:del w:id="42" w:author="Arthur Souza Rodrigues" w:date="2026-07-10T21:49:00Z" w16du:dateUtc="2026-07-11T01:49:00Z"/>
        </w:trPr>
        <w:tc>
          <w:tcPr>
            <w:tcW w:w="2160" w:type="dxa"/>
            <w:shd w:val="clear" w:color="auto" w:fill="DCE6F1"/>
          </w:tcPr>
          <w:p w14:paraId="42570022" w14:textId="77777777" w:rsidR="00047CC0" w:rsidRDefault="00755E54">
            <w:pPr>
              <w:rPr>
                <w:del w:id="43" w:author="Arthur Souza Rodrigues" w:date="2026-07-10T21:49:00Z" w16du:dateUtc="2026-07-11T01:49:00Z"/>
              </w:rPr>
            </w:pPr>
            <w:del w:id="44" w:author="Arthur Souza Rodrigues" w:date="2026-07-10T21:49:00Z" w16du:dateUtc="2026-07-11T01:49:00Z">
              <w:r>
                <w:delText>R1C1</w:delText>
              </w:r>
            </w:del>
          </w:p>
        </w:tc>
        <w:tc>
          <w:tcPr>
            <w:tcW w:w="2160" w:type="dxa"/>
            <w:shd w:val="clear" w:color="auto" w:fill="DCE6F1"/>
          </w:tcPr>
          <w:p w14:paraId="1EACE6F4" w14:textId="77777777" w:rsidR="00047CC0" w:rsidRDefault="00755E54">
            <w:pPr>
              <w:rPr>
                <w:del w:id="45" w:author="Arthur Souza Rodrigues" w:date="2026-07-10T21:49:00Z" w16du:dateUtc="2026-07-11T01:49:00Z"/>
              </w:rPr>
            </w:pPr>
            <w:del w:id="46" w:author="Arthur Souza Rodrigues" w:date="2026-07-10T21:49:00Z" w16du:dateUtc="2026-07-11T01:49:00Z">
              <w:r>
                <w:delText>R1C2</w:delText>
              </w:r>
            </w:del>
          </w:p>
        </w:tc>
        <w:tc>
          <w:tcPr>
            <w:tcW w:w="2160" w:type="dxa"/>
            <w:shd w:val="clear" w:color="auto" w:fill="DCE6F1"/>
          </w:tcPr>
          <w:p w14:paraId="6A24E6DF" w14:textId="77777777" w:rsidR="00047CC0" w:rsidRDefault="00755E54">
            <w:pPr>
              <w:rPr>
                <w:del w:id="47" w:author="Arthur Souza Rodrigues" w:date="2026-07-10T21:49:00Z" w16du:dateUtc="2026-07-11T01:49:00Z"/>
              </w:rPr>
            </w:pPr>
            <w:del w:id="48" w:author="Arthur Souza Rodrigues" w:date="2026-07-10T21:49:00Z" w16du:dateUtc="2026-07-11T01:49:00Z">
              <w:r>
                <w:delText>R1C3</w:delText>
              </w:r>
            </w:del>
          </w:p>
        </w:tc>
        <w:tc>
          <w:tcPr>
            <w:tcW w:w="2160" w:type="dxa"/>
            <w:shd w:val="clear" w:color="auto" w:fill="DCE6F1"/>
          </w:tcPr>
          <w:p w14:paraId="24B9D6C0" w14:textId="77777777" w:rsidR="00047CC0" w:rsidRDefault="00755E54">
            <w:pPr>
              <w:rPr>
                <w:del w:id="49" w:author="Arthur Souza Rodrigues" w:date="2026-07-10T21:49:00Z" w16du:dateUtc="2026-07-11T01:49:00Z"/>
              </w:rPr>
            </w:pPr>
            <w:del w:id="50" w:author="Arthur Souza Rodrigues" w:date="2026-07-10T21:49:00Z" w16du:dateUtc="2026-07-11T01:49:00Z">
              <w:r>
                <w:delText>R1C4</w:delText>
              </w:r>
            </w:del>
          </w:p>
        </w:tc>
      </w:tr>
      <w:tr w:rsidR="00047CC0" w14:paraId="00C2C792" w14:textId="77777777">
        <w:trPr>
          <w:del w:id="51" w:author="Arthur Souza Rodrigues" w:date="2026-07-10T21:49:00Z" w16du:dateUtc="2026-07-11T01:49:00Z"/>
        </w:trPr>
        <w:tc>
          <w:tcPr>
            <w:tcW w:w="2160" w:type="dxa"/>
            <w:shd w:val="clear" w:color="auto" w:fill="FFFFFF"/>
          </w:tcPr>
          <w:p w14:paraId="55598E5A" w14:textId="77777777" w:rsidR="00047CC0" w:rsidRDefault="00755E54">
            <w:pPr>
              <w:rPr>
                <w:del w:id="52" w:author="Arthur Souza Rodrigues" w:date="2026-07-10T21:49:00Z" w16du:dateUtc="2026-07-11T01:49:00Z"/>
              </w:rPr>
            </w:pPr>
            <w:del w:id="53" w:author="Arthur Souza Rodrigues" w:date="2026-07-10T21:49:00Z" w16du:dateUtc="2026-07-11T01:49:00Z">
              <w:r>
                <w:delText>R2C1</w:delText>
              </w:r>
            </w:del>
          </w:p>
        </w:tc>
        <w:tc>
          <w:tcPr>
            <w:tcW w:w="2160" w:type="dxa"/>
            <w:shd w:val="clear" w:color="auto" w:fill="FFFFFF"/>
          </w:tcPr>
          <w:p w14:paraId="67B6F466" w14:textId="77777777" w:rsidR="00047CC0" w:rsidRDefault="00755E54">
            <w:pPr>
              <w:rPr>
                <w:del w:id="54" w:author="Arthur Souza Rodrigues" w:date="2026-07-10T21:49:00Z" w16du:dateUtc="2026-07-11T01:49:00Z"/>
              </w:rPr>
            </w:pPr>
            <w:del w:id="55" w:author="Arthur Souza Rodrigues" w:date="2026-07-10T21:49:00Z" w16du:dateUtc="2026-07-11T01:49:00Z">
              <w:r>
                <w:delText>R2C2</w:delText>
              </w:r>
            </w:del>
          </w:p>
        </w:tc>
        <w:tc>
          <w:tcPr>
            <w:tcW w:w="2160" w:type="dxa"/>
            <w:shd w:val="clear" w:color="auto" w:fill="FFFFFF"/>
          </w:tcPr>
          <w:p w14:paraId="70CAE7DC" w14:textId="77777777" w:rsidR="00047CC0" w:rsidRDefault="00755E54">
            <w:pPr>
              <w:rPr>
                <w:del w:id="56" w:author="Arthur Souza Rodrigues" w:date="2026-07-10T21:49:00Z" w16du:dateUtc="2026-07-11T01:49:00Z"/>
              </w:rPr>
            </w:pPr>
            <w:del w:id="57" w:author="Arthur Souza Rodrigues" w:date="2026-07-10T21:49:00Z" w16du:dateUtc="2026-07-11T01:49:00Z">
              <w:r>
                <w:delText>R2C3</w:delText>
              </w:r>
            </w:del>
          </w:p>
        </w:tc>
        <w:tc>
          <w:tcPr>
            <w:tcW w:w="2160" w:type="dxa"/>
            <w:shd w:val="clear" w:color="auto" w:fill="FFFFFF"/>
          </w:tcPr>
          <w:p w14:paraId="332DD7F6" w14:textId="77777777" w:rsidR="00047CC0" w:rsidRDefault="00755E54">
            <w:pPr>
              <w:rPr>
                <w:del w:id="58" w:author="Arthur Souza Rodrigues" w:date="2026-07-10T21:49:00Z" w16du:dateUtc="2026-07-11T01:49:00Z"/>
              </w:rPr>
            </w:pPr>
            <w:del w:id="59" w:author="Arthur Souza Rodrigues" w:date="2026-07-10T21:49:00Z" w16du:dateUtc="2026-07-11T01:49:00Z">
              <w:r>
                <w:delText>R2C4</w:delText>
              </w:r>
            </w:del>
          </w:p>
        </w:tc>
      </w:tr>
      <w:tr w:rsidR="00047CC0" w14:paraId="387C8893" w14:textId="77777777">
        <w:trPr>
          <w:del w:id="60" w:author="Arthur Souza Rodrigues" w:date="2026-07-10T21:49:00Z" w16du:dateUtc="2026-07-11T01:49:00Z"/>
        </w:trPr>
        <w:tc>
          <w:tcPr>
            <w:tcW w:w="2160" w:type="dxa"/>
            <w:shd w:val="clear" w:color="auto" w:fill="F2F2F2"/>
          </w:tcPr>
          <w:p w14:paraId="4B6EDF4A" w14:textId="77777777" w:rsidR="00047CC0" w:rsidRDefault="00755E54">
            <w:pPr>
              <w:rPr>
                <w:del w:id="61" w:author="Arthur Souza Rodrigues" w:date="2026-07-10T21:49:00Z" w16du:dateUtc="2026-07-11T01:49:00Z"/>
              </w:rPr>
            </w:pPr>
            <w:del w:id="62" w:author="Arthur Souza Rodrigues" w:date="2026-07-10T21:49:00Z" w16du:dateUtc="2026-07-11T01:49:00Z">
              <w:r>
                <w:delText>R3C1</w:delText>
              </w:r>
            </w:del>
          </w:p>
        </w:tc>
        <w:tc>
          <w:tcPr>
            <w:tcW w:w="2160" w:type="dxa"/>
            <w:shd w:val="clear" w:color="auto" w:fill="F2F2F2"/>
          </w:tcPr>
          <w:p w14:paraId="7778FD03" w14:textId="77777777" w:rsidR="00047CC0" w:rsidRDefault="00755E54">
            <w:pPr>
              <w:rPr>
                <w:del w:id="63" w:author="Arthur Souza Rodrigues" w:date="2026-07-10T21:49:00Z" w16du:dateUtc="2026-07-11T01:49:00Z"/>
              </w:rPr>
            </w:pPr>
            <w:del w:id="64" w:author="Arthur Souza Rodrigues" w:date="2026-07-10T21:49:00Z" w16du:dateUtc="2026-07-11T01:49:00Z">
              <w:r>
                <w:delText>R3C2</w:delText>
              </w:r>
            </w:del>
          </w:p>
        </w:tc>
        <w:tc>
          <w:tcPr>
            <w:tcW w:w="2160" w:type="dxa"/>
            <w:shd w:val="clear" w:color="auto" w:fill="F2F2F2"/>
          </w:tcPr>
          <w:p w14:paraId="778F4D4E" w14:textId="77777777" w:rsidR="00047CC0" w:rsidRDefault="00755E54">
            <w:pPr>
              <w:rPr>
                <w:del w:id="65" w:author="Arthur Souza Rodrigues" w:date="2026-07-10T21:49:00Z" w16du:dateUtc="2026-07-11T01:49:00Z"/>
              </w:rPr>
            </w:pPr>
            <w:del w:id="66" w:author="Arthur Souza Rodrigues" w:date="2026-07-10T21:49:00Z" w16du:dateUtc="2026-07-11T01:49:00Z">
              <w:r>
                <w:delText>R3C3</w:delText>
              </w:r>
            </w:del>
          </w:p>
        </w:tc>
        <w:tc>
          <w:tcPr>
            <w:tcW w:w="2160" w:type="dxa"/>
            <w:shd w:val="clear" w:color="auto" w:fill="F2F2F2"/>
          </w:tcPr>
          <w:p w14:paraId="4F9594DB" w14:textId="77777777" w:rsidR="00047CC0" w:rsidRDefault="00755E54">
            <w:pPr>
              <w:rPr>
                <w:del w:id="67" w:author="Arthur Souza Rodrigues" w:date="2026-07-10T21:49:00Z" w16du:dateUtc="2026-07-11T01:49:00Z"/>
              </w:rPr>
            </w:pPr>
            <w:del w:id="68" w:author="Arthur Souza Rodrigues" w:date="2026-07-10T21:49:00Z" w16du:dateUtc="2026-07-11T01:49:00Z">
              <w:r>
                <w:delText>R3C4</w:delText>
              </w:r>
            </w:del>
          </w:p>
        </w:tc>
      </w:tr>
    </w:tbl>
    <w:p w14:paraId="1C904247" w14:textId="77777777" w:rsidR="00047CC0" w:rsidRDefault="00047CC0">
      <w:pPr>
        <w:rPr>
          <w:del w:id="69" w:author="Arthur Souza Rodrigues" w:date="2026-07-10T21:49:00Z" w16du:dateUtc="2026-07-11T01:49:00Z"/>
        </w:rPr>
      </w:pPr>
    </w:p>
    <w:p w14:paraId="654B4D38" w14:textId="166A7FD4" w:rsidR="00047CC0" w:rsidRDefault="00755E54">
      <w:pPr>
        <w:pStyle w:val="Heading2"/>
        <w:rPr>
          <w:del w:id="70" w:author="Arthur Souza Rodrigues" w:date="2026-07-10T21:49:00Z" w16du:dateUtc="2026-07-11T01:49:00Z"/>
        </w:rPr>
      </w:pPr>
      <w:del w:id="71" w:author="Arthur Souza Rodrigues" w:date="2026-07-10T21:49:00Z" w16du:dateUtc="2026-07-11T01:49:00Z">
        <w:r>
          <w:delText>Test 3 – Relative Width Table (</w:delText>
        </w:r>
        <w:r w:rsidR="00AC550D">
          <w:delText>6</w:delText>
        </w:r>
        <w:r>
          <w:delText>0%)</w:delText>
        </w:r>
      </w:del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2873"/>
        <w:gridCol w:w="2873"/>
      </w:tblGrid>
      <w:tr w:rsidR="00047CC0" w14:paraId="2DE9CF00" w14:textId="77777777">
        <w:trPr>
          <w:del w:id="72" w:author="Arthur Souza Rodrigues" w:date="2026-07-10T21:49:00Z" w16du:dateUtc="2026-07-11T01:49:00Z"/>
        </w:trPr>
        <w:tc>
          <w:tcPr>
            <w:tcW w:w="4320" w:type="dxa"/>
            <w:shd w:val="clear" w:color="auto" w:fill="DCE6F1"/>
          </w:tcPr>
          <w:p w14:paraId="14DE5CBA" w14:textId="77777777" w:rsidR="00047CC0" w:rsidRDefault="00755E54">
            <w:pPr>
              <w:rPr>
                <w:del w:id="73" w:author="Arthur Souza Rodrigues" w:date="2026-07-10T21:49:00Z" w16du:dateUtc="2026-07-11T01:49:00Z"/>
              </w:rPr>
            </w:pPr>
            <w:del w:id="74" w:author="Arthur Souza Rodrigues" w:date="2026-07-10T21:49:00Z" w16du:dateUtc="2026-07-11T01:49:00Z">
              <w:r>
                <w:delText>R1C1</w:delText>
              </w:r>
            </w:del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755E54">
            <w:pPr>
              <w:rPr>
                <w:del w:id="75" w:author="Arthur Souza Rodrigues" w:date="2026-07-10T21:49:00Z" w16du:dateUtc="2026-07-11T01:49:00Z"/>
              </w:rPr>
            </w:pPr>
            <w:del w:id="76" w:author="Arthur Souza Rodrigues" w:date="2026-07-10T21:49:00Z" w16du:dateUtc="2026-07-11T01:49:00Z">
              <w:r>
                <w:delText>R1C2</w:delText>
              </w:r>
            </w:del>
          </w:p>
        </w:tc>
      </w:tr>
      <w:tr w:rsidR="00047CC0" w14:paraId="00AE7FA6" w14:textId="77777777">
        <w:trPr>
          <w:del w:id="77" w:author="Arthur Souza Rodrigues" w:date="2026-07-10T21:49:00Z" w16du:dateUtc="2026-07-11T01:49:00Z"/>
        </w:trPr>
        <w:tc>
          <w:tcPr>
            <w:tcW w:w="4320" w:type="dxa"/>
            <w:shd w:val="clear" w:color="auto" w:fill="FFFFFF"/>
          </w:tcPr>
          <w:p w14:paraId="7DB6FD1A" w14:textId="77777777" w:rsidR="00047CC0" w:rsidRDefault="00755E54">
            <w:pPr>
              <w:rPr>
                <w:del w:id="78" w:author="Arthur Souza Rodrigues" w:date="2026-07-10T21:49:00Z" w16du:dateUtc="2026-07-11T01:49:00Z"/>
              </w:rPr>
            </w:pPr>
            <w:del w:id="79" w:author="Arthur Souza Rodrigues" w:date="2026-07-10T21:49:00Z" w16du:dateUtc="2026-07-11T01:49:00Z">
              <w:r>
                <w:delText>R2C1</w:delText>
              </w:r>
            </w:del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755E54">
            <w:pPr>
              <w:rPr>
                <w:del w:id="80" w:author="Arthur Souza Rodrigues" w:date="2026-07-10T21:49:00Z" w16du:dateUtc="2026-07-11T01:49:00Z"/>
              </w:rPr>
            </w:pPr>
            <w:del w:id="81" w:author="Arthur Souza Rodrigues" w:date="2026-07-10T21:49:00Z" w16du:dateUtc="2026-07-11T01:49:00Z">
              <w:r>
                <w:delText>R2C2</w:delText>
              </w:r>
            </w:del>
          </w:p>
        </w:tc>
      </w:tr>
    </w:tbl>
    <w:p w14:paraId="4163A94B" w14:textId="77777777" w:rsidR="00047CC0" w:rsidRDefault="00047CC0">
      <w:pPr>
        <w:rPr>
          <w:del w:id="82" w:author="Arthur Souza Rodrigues" w:date="2026-07-10T21:49:00Z" w16du:dateUtc="2026-07-11T01:49:00Z"/>
        </w:rPr>
      </w:pPr>
    </w:p>
    <w:p w14:paraId="27627F9C" w14:textId="588DD9B4" w:rsidR="00047CC0" w:rsidRDefault="00755E54">
      <w:pPr>
        <w:pStyle w:val="Heading2"/>
        <w:rPr>
          <w:del w:id="83" w:author="Arthur Souza Rodrigues" w:date="2026-07-10T21:49:00Z" w16du:dateUtc="2026-07-11T01:49:00Z"/>
        </w:rPr>
      </w:pPr>
      <w:del w:id="84" w:author="Arthur Souza Rodrigues" w:date="2026-07-10T21:49:00Z" w16du:dateUtc="2026-07-11T01:49:00Z">
        <w:r>
          <w:delText>Test 4 – Relative Width Table (</w:delText>
        </w:r>
        <w:r w:rsidR="00AC550D">
          <w:delText>10</w:delText>
        </w:r>
        <w:r>
          <w:delText>0%)</w:delText>
        </w:r>
      </w:del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047CC0" w14:paraId="358BF007" w14:textId="77777777">
        <w:trPr>
          <w:del w:id="85" w:author="Arthur Souza Rodrigues" w:date="2026-07-10T21:49:00Z" w16du:dateUtc="2026-07-11T01:49:00Z"/>
        </w:trPr>
        <w:tc>
          <w:tcPr>
            <w:tcW w:w="2880" w:type="dxa"/>
            <w:shd w:val="clear" w:color="auto" w:fill="DCE6F1"/>
          </w:tcPr>
          <w:p w14:paraId="08C64F0E" w14:textId="77777777" w:rsidR="00047CC0" w:rsidRDefault="00755E54">
            <w:pPr>
              <w:rPr>
                <w:del w:id="86" w:author="Arthur Souza Rodrigues" w:date="2026-07-10T21:49:00Z" w16du:dateUtc="2026-07-11T01:49:00Z"/>
              </w:rPr>
            </w:pPr>
            <w:del w:id="87" w:author="Arthur Souza Rodrigues" w:date="2026-07-10T21:49:00Z" w16du:dateUtc="2026-07-11T01:49:00Z">
              <w:r>
                <w:delText>R1C1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755E54">
            <w:pPr>
              <w:rPr>
                <w:del w:id="88" w:author="Arthur Souza Rodrigues" w:date="2026-07-10T21:49:00Z" w16du:dateUtc="2026-07-11T01:49:00Z"/>
              </w:rPr>
            </w:pPr>
            <w:del w:id="89" w:author="Arthur Souza Rodrigues" w:date="2026-07-10T21:49:00Z" w16du:dateUtc="2026-07-11T01:49:00Z">
              <w:r>
                <w:delText>R1C2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755E54">
            <w:pPr>
              <w:rPr>
                <w:del w:id="90" w:author="Arthur Souza Rodrigues" w:date="2026-07-10T21:49:00Z" w16du:dateUtc="2026-07-11T01:49:00Z"/>
              </w:rPr>
            </w:pPr>
            <w:del w:id="91" w:author="Arthur Souza Rodrigues" w:date="2026-07-10T21:49:00Z" w16du:dateUtc="2026-07-11T01:49:00Z">
              <w:r>
                <w:delText>R1C3</w:delText>
              </w:r>
            </w:del>
          </w:p>
        </w:tc>
      </w:tr>
      <w:tr w:rsidR="00047CC0" w14:paraId="6EBFE7FE" w14:textId="77777777">
        <w:trPr>
          <w:del w:id="92" w:author="Arthur Souza Rodrigues" w:date="2026-07-10T21:49:00Z" w16du:dateUtc="2026-07-11T01:49:00Z"/>
        </w:trPr>
        <w:tc>
          <w:tcPr>
            <w:tcW w:w="2880" w:type="dxa"/>
            <w:shd w:val="clear" w:color="auto" w:fill="FFFFFF"/>
          </w:tcPr>
          <w:p w14:paraId="5483FD6E" w14:textId="77777777" w:rsidR="00047CC0" w:rsidRDefault="00755E54">
            <w:pPr>
              <w:rPr>
                <w:del w:id="93" w:author="Arthur Souza Rodrigues" w:date="2026-07-10T21:49:00Z" w16du:dateUtc="2026-07-11T01:49:00Z"/>
              </w:rPr>
            </w:pPr>
            <w:del w:id="94" w:author="Arthur Souza Rodrigues" w:date="2026-07-10T21:49:00Z" w16du:dateUtc="2026-07-11T01:49:00Z">
              <w:r>
                <w:delText>R2C1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755E54">
            <w:pPr>
              <w:rPr>
                <w:del w:id="95" w:author="Arthur Souza Rodrigues" w:date="2026-07-10T21:49:00Z" w16du:dateUtc="2026-07-11T01:49:00Z"/>
              </w:rPr>
            </w:pPr>
            <w:del w:id="96" w:author="Arthur Souza Rodrigues" w:date="2026-07-10T21:49:00Z" w16du:dateUtc="2026-07-11T01:49:00Z">
              <w:r>
                <w:delText>R2C2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755E54">
            <w:pPr>
              <w:rPr>
                <w:del w:id="97" w:author="Arthur Souza Rodrigues" w:date="2026-07-10T21:49:00Z" w16du:dateUtc="2026-07-11T01:49:00Z"/>
              </w:rPr>
            </w:pPr>
            <w:del w:id="98" w:author="Arthur Souza Rodrigues" w:date="2026-07-10T21:49:00Z" w16du:dateUtc="2026-07-11T01:49:00Z">
              <w:r>
                <w:delText>R2C3</w:delText>
              </w:r>
            </w:del>
          </w:p>
        </w:tc>
      </w:tr>
    </w:tbl>
    <w:p w14:paraId="5333DCD4" w14:textId="77777777" w:rsidR="00047CC0" w:rsidRDefault="00047CC0">
      <w:pPr>
        <w:rPr>
          <w:del w:id="99" w:author="Arthur Souza Rodrigues" w:date="2026-07-10T21:49:00Z" w16du:dateUtc="2026-07-11T01:49:00Z"/>
        </w:rPr>
      </w:pPr>
    </w:p>
    <w:p w14:paraId="07AB9DE4" w14:textId="0C95AD07" w:rsidR="00047CC0" w:rsidRDefault="00755E54">
      <w:pPr>
        <w:pStyle w:val="Heading2"/>
        <w:rPr>
          <w:del w:id="100" w:author="Arthur Souza Rodrigues" w:date="2026-07-10T21:49:00Z" w16du:dateUtc="2026-07-11T01:49:00Z"/>
        </w:rPr>
      </w:pPr>
      <w:del w:id="101" w:author="Arthur Souza Rodrigues" w:date="2026-07-10T21:49:00Z" w16du:dateUtc="2026-07-11T01:49:00Z">
        <w:r>
          <w:delText>Test 5 – Relative Width Table (</w:delText>
        </w:r>
        <w:r w:rsidR="00AC550D">
          <w:delText>2</w:delText>
        </w:r>
        <w:r>
          <w:delText>00%)</w:delText>
        </w:r>
      </w:del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3831"/>
        <w:gridCol w:w="3831"/>
        <w:gridCol w:w="3830"/>
        <w:gridCol w:w="3830"/>
        <w:gridCol w:w="3830"/>
      </w:tblGrid>
      <w:tr w:rsidR="00047CC0" w14:paraId="12C60EBD" w14:textId="77777777">
        <w:trPr>
          <w:del w:id="102" w:author="Arthur Souza Rodrigues" w:date="2026-07-10T21:49:00Z" w16du:dateUtc="2026-07-11T01:49:00Z"/>
        </w:trPr>
        <w:tc>
          <w:tcPr>
            <w:tcW w:w="1728" w:type="dxa"/>
            <w:shd w:val="clear" w:color="auto" w:fill="DCE6F1"/>
          </w:tcPr>
          <w:p w14:paraId="5DD4E461" w14:textId="77777777" w:rsidR="00047CC0" w:rsidRDefault="00755E54">
            <w:pPr>
              <w:rPr>
                <w:del w:id="103" w:author="Arthur Souza Rodrigues" w:date="2026-07-10T21:49:00Z" w16du:dateUtc="2026-07-11T01:49:00Z"/>
              </w:rPr>
            </w:pPr>
            <w:del w:id="104" w:author="Arthur Souza Rodrigues" w:date="2026-07-10T21:49:00Z" w16du:dateUtc="2026-07-11T01:49:00Z">
              <w:r>
                <w:delText>R1C1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755E54">
            <w:pPr>
              <w:rPr>
                <w:del w:id="105" w:author="Arthur Souza Rodrigues" w:date="2026-07-10T21:49:00Z" w16du:dateUtc="2026-07-11T01:49:00Z"/>
              </w:rPr>
            </w:pPr>
            <w:del w:id="106" w:author="Arthur Souza Rodrigues" w:date="2026-07-10T21:49:00Z" w16du:dateUtc="2026-07-11T01:49:00Z">
              <w:r>
                <w:delText>R1C2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755E54">
            <w:pPr>
              <w:rPr>
                <w:del w:id="107" w:author="Arthur Souza Rodrigues" w:date="2026-07-10T21:49:00Z" w16du:dateUtc="2026-07-11T01:49:00Z"/>
              </w:rPr>
            </w:pPr>
            <w:del w:id="108" w:author="Arthur Souza Rodrigues" w:date="2026-07-10T21:49:00Z" w16du:dateUtc="2026-07-11T01:49:00Z">
              <w:r>
                <w:delText>R1C3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755E54">
            <w:pPr>
              <w:rPr>
                <w:del w:id="109" w:author="Arthur Souza Rodrigues" w:date="2026-07-10T21:49:00Z" w16du:dateUtc="2026-07-11T01:49:00Z"/>
              </w:rPr>
            </w:pPr>
            <w:del w:id="110" w:author="Arthur Souza Rodrigues" w:date="2026-07-10T21:49:00Z" w16du:dateUtc="2026-07-11T01:49:00Z">
              <w:r>
                <w:delText>R1C4</w:delText>
              </w:r>
            </w:del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755E54">
            <w:pPr>
              <w:rPr>
                <w:del w:id="111" w:author="Arthur Souza Rodrigues" w:date="2026-07-10T21:49:00Z" w16du:dateUtc="2026-07-11T01:49:00Z"/>
              </w:rPr>
            </w:pPr>
            <w:del w:id="112" w:author="Arthur Souza Rodrigues" w:date="2026-07-10T21:49:00Z" w16du:dateUtc="2026-07-11T01:49:00Z">
              <w:r>
                <w:delText>R1C5</w:delText>
              </w:r>
            </w:del>
          </w:p>
        </w:tc>
      </w:tr>
      <w:tr w:rsidR="00047CC0" w14:paraId="09C71F12" w14:textId="77777777">
        <w:trPr>
          <w:del w:id="113" w:author="Arthur Souza Rodrigues" w:date="2026-07-10T21:49:00Z" w16du:dateUtc="2026-07-11T01:49:00Z"/>
        </w:trPr>
        <w:tc>
          <w:tcPr>
            <w:tcW w:w="1728" w:type="dxa"/>
            <w:shd w:val="clear" w:color="auto" w:fill="FFFFFF"/>
          </w:tcPr>
          <w:p w14:paraId="533022BB" w14:textId="77777777" w:rsidR="00047CC0" w:rsidRDefault="00755E54">
            <w:pPr>
              <w:rPr>
                <w:del w:id="114" w:author="Arthur Souza Rodrigues" w:date="2026-07-10T21:49:00Z" w16du:dateUtc="2026-07-11T01:49:00Z"/>
              </w:rPr>
            </w:pPr>
            <w:del w:id="115" w:author="Arthur Souza Rodrigues" w:date="2026-07-10T21:49:00Z" w16du:dateUtc="2026-07-11T01:49:00Z">
              <w:r>
                <w:delText>R2C1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755E54">
            <w:pPr>
              <w:rPr>
                <w:del w:id="116" w:author="Arthur Souza Rodrigues" w:date="2026-07-10T21:49:00Z" w16du:dateUtc="2026-07-11T01:49:00Z"/>
              </w:rPr>
            </w:pPr>
            <w:del w:id="117" w:author="Arthur Souza Rodrigues" w:date="2026-07-10T21:49:00Z" w16du:dateUtc="2026-07-11T01:49:00Z">
              <w:r>
                <w:delText>R2C2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755E54">
            <w:pPr>
              <w:rPr>
                <w:del w:id="118" w:author="Arthur Souza Rodrigues" w:date="2026-07-10T21:49:00Z" w16du:dateUtc="2026-07-11T01:49:00Z"/>
              </w:rPr>
            </w:pPr>
            <w:del w:id="119" w:author="Arthur Souza Rodrigues" w:date="2026-07-10T21:49:00Z" w16du:dateUtc="2026-07-11T01:49:00Z">
              <w:r>
                <w:delText>R2C3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755E54">
            <w:pPr>
              <w:rPr>
                <w:del w:id="120" w:author="Arthur Souza Rodrigues" w:date="2026-07-10T21:49:00Z" w16du:dateUtc="2026-07-11T01:49:00Z"/>
              </w:rPr>
            </w:pPr>
            <w:del w:id="121" w:author="Arthur Souza Rodrigues" w:date="2026-07-10T21:49:00Z" w16du:dateUtc="2026-07-11T01:49:00Z">
              <w:r>
                <w:delText>R2C4</w:delText>
              </w:r>
            </w:del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755E54">
            <w:pPr>
              <w:rPr>
                <w:del w:id="122" w:author="Arthur Souza Rodrigues" w:date="2026-07-10T21:49:00Z" w16du:dateUtc="2026-07-11T01:49:00Z"/>
              </w:rPr>
            </w:pPr>
            <w:del w:id="123" w:author="Arthur Souza Rodrigues" w:date="2026-07-10T21:49:00Z" w16du:dateUtc="2026-07-11T01:49:00Z">
              <w:r>
                <w:delText>R2C5</w:delText>
              </w:r>
            </w:del>
          </w:p>
        </w:tc>
      </w:tr>
      <w:tr w:rsidR="00047CC0" w14:paraId="169F2512" w14:textId="77777777">
        <w:trPr>
          <w:del w:id="124" w:author="Arthur Souza Rodrigues" w:date="2026-07-10T21:49:00Z" w16du:dateUtc="2026-07-11T01:49:00Z"/>
        </w:trPr>
        <w:tc>
          <w:tcPr>
            <w:tcW w:w="1728" w:type="dxa"/>
            <w:shd w:val="clear" w:color="auto" w:fill="F2F2F2"/>
          </w:tcPr>
          <w:p w14:paraId="36FFAC74" w14:textId="77777777" w:rsidR="00047CC0" w:rsidRDefault="00755E54">
            <w:pPr>
              <w:rPr>
                <w:del w:id="125" w:author="Arthur Souza Rodrigues" w:date="2026-07-10T21:49:00Z" w16du:dateUtc="2026-07-11T01:49:00Z"/>
              </w:rPr>
            </w:pPr>
            <w:del w:id="126" w:author="Arthur Souza Rodrigues" w:date="2026-07-10T21:49:00Z" w16du:dateUtc="2026-07-11T01:49:00Z">
              <w:r>
                <w:delText>R3C1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755E54">
            <w:pPr>
              <w:rPr>
                <w:del w:id="127" w:author="Arthur Souza Rodrigues" w:date="2026-07-10T21:49:00Z" w16du:dateUtc="2026-07-11T01:49:00Z"/>
              </w:rPr>
            </w:pPr>
            <w:del w:id="128" w:author="Arthur Souza Rodrigues" w:date="2026-07-10T21:49:00Z" w16du:dateUtc="2026-07-11T01:49:00Z">
              <w:r>
                <w:delText>R3C2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755E54">
            <w:pPr>
              <w:rPr>
                <w:del w:id="129" w:author="Arthur Souza Rodrigues" w:date="2026-07-10T21:49:00Z" w16du:dateUtc="2026-07-11T01:49:00Z"/>
              </w:rPr>
            </w:pPr>
            <w:del w:id="130" w:author="Arthur Souza Rodrigues" w:date="2026-07-10T21:49:00Z" w16du:dateUtc="2026-07-11T01:49:00Z">
              <w:r>
                <w:delText>R3C3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755E54">
            <w:pPr>
              <w:rPr>
                <w:del w:id="131" w:author="Arthur Souza Rodrigues" w:date="2026-07-10T21:49:00Z" w16du:dateUtc="2026-07-11T01:49:00Z"/>
              </w:rPr>
            </w:pPr>
            <w:del w:id="132" w:author="Arthur Souza Rodrigues" w:date="2026-07-10T21:49:00Z" w16du:dateUtc="2026-07-11T01:49:00Z">
              <w:r>
                <w:delText>R3C4</w:delText>
              </w:r>
            </w:del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755E54">
            <w:pPr>
              <w:rPr>
                <w:del w:id="133" w:author="Arthur Souza Rodrigues" w:date="2026-07-10T21:49:00Z" w16du:dateUtc="2026-07-11T01:49:00Z"/>
              </w:rPr>
            </w:pPr>
            <w:del w:id="134" w:author="Arthur Souza Rodrigues" w:date="2026-07-10T21:49:00Z" w16du:dateUtc="2026-07-11T01:49:00Z">
              <w:r>
                <w:delText>R3C5</w:delText>
              </w:r>
            </w:del>
          </w:p>
        </w:tc>
      </w:tr>
    </w:tbl>
    <w:p w14:paraId="725DD3A4" w14:textId="77777777" w:rsidR="00530B5E" w:rsidRDefault="00530B5E">
      <w:pPr>
        <w:rPr>
          <w:del w:id="135" w:author="Arthur Souza Rodrigues" w:date="2026-07-10T21:49:00Z" w16du:dateUtc="2026-07-11T01:49:00Z"/>
        </w:rPr>
      </w:pPr>
    </w:p>
    <w:p w14:paraId="74BD5077" w14:textId="57C5CE15" w:rsidR="00AC550D" w:rsidRDefault="00AC550D" w:rsidP="00AC550D">
      <w:pPr>
        <w:pStyle w:val="Heading2"/>
        <w:rPr>
          <w:del w:id="136" w:author="Arthur Souza Rodrigues" w:date="2026-07-10T21:49:00Z" w16du:dateUtc="2026-07-11T01:49:00Z"/>
        </w:rPr>
      </w:pPr>
      <w:bookmarkStart w:id="137" w:name="_Hlk213218067"/>
      <w:del w:id="138" w:author="Arthur Souza Rodrigues" w:date="2026-07-10T21:49:00Z" w16du:dateUtc="2026-07-11T01:49:00Z">
        <w:r>
          <w:delText>Test 6 – Fixed Width Table with overridden cell widths</w:delText>
        </w:r>
      </w:del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rPr>
          <w:del w:id="139" w:author="Arthur Souza Rodrigues" w:date="2026-07-10T21:49:00Z" w16du:dateUtc="2026-07-11T01:49:00Z"/>
        </w:trPr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pPr>
              <w:rPr>
                <w:del w:id="140" w:author="Arthur Souza Rodrigues" w:date="2026-07-10T21:49:00Z" w16du:dateUtc="2026-07-11T01:49:00Z"/>
              </w:rPr>
            </w:pPr>
            <w:del w:id="141" w:author="Arthur Souza Rodrigues" w:date="2026-07-10T21:49:00Z" w16du:dateUtc="2026-07-11T01:49:00Z">
              <w:r>
                <w:delText>R1C1</w:delText>
              </w:r>
            </w:del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pPr>
              <w:rPr>
                <w:del w:id="142" w:author="Arthur Souza Rodrigues" w:date="2026-07-10T21:49:00Z" w16du:dateUtc="2026-07-11T01:49:00Z"/>
              </w:rPr>
            </w:pPr>
            <w:del w:id="143" w:author="Arthur Souza Rodrigues" w:date="2026-07-10T21:49:00Z" w16du:dateUtc="2026-07-11T01:49:00Z">
              <w:r>
                <w:delText>R1C2</w:delText>
              </w:r>
            </w:del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pPr>
              <w:rPr>
                <w:del w:id="144" w:author="Arthur Souza Rodrigues" w:date="2026-07-10T21:49:00Z" w16du:dateUtc="2026-07-11T01:49:00Z"/>
              </w:rPr>
            </w:pPr>
            <w:del w:id="145" w:author="Arthur Souza Rodrigues" w:date="2026-07-10T21:49:00Z" w16du:dateUtc="2026-07-11T01:49:00Z">
              <w:r>
                <w:delText>R1C3</w:delText>
              </w:r>
            </w:del>
          </w:p>
        </w:tc>
      </w:tr>
      <w:tr w:rsidR="00AC550D" w14:paraId="7E155CF7" w14:textId="77777777" w:rsidTr="00B2156B">
        <w:trPr>
          <w:del w:id="146" w:author="Arthur Souza Rodrigues" w:date="2026-07-10T21:49:00Z" w16du:dateUtc="2026-07-11T01:49:00Z"/>
        </w:trPr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pPr>
              <w:rPr>
                <w:del w:id="147" w:author="Arthur Souza Rodrigues" w:date="2026-07-10T21:49:00Z" w16du:dateUtc="2026-07-11T01:49:00Z"/>
              </w:rPr>
            </w:pPr>
            <w:del w:id="148" w:author="Arthur Souza Rodrigues" w:date="2026-07-10T21:49:00Z" w16du:dateUtc="2026-07-11T01:49:00Z">
              <w:r>
                <w:delText>R2C1</w:delText>
              </w:r>
            </w:del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pPr>
              <w:rPr>
                <w:del w:id="149" w:author="Arthur Souza Rodrigues" w:date="2026-07-10T21:49:00Z" w16du:dateUtc="2026-07-11T01:49:00Z"/>
              </w:rPr>
            </w:pPr>
            <w:del w:id="150" w:author="Arthur Souza Rodrigues" w:date="2026-07-10T21:49:00Z" w16du:dateUtc="2026-07-11T01:49:00Z">
              <w:r>
                <w:delText>R2C2</w:delText>
              </w:r>
            </w:del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pPr>
              <w:rPr>
                <w:del w:id="151" w:author="Arthur Souza Rodrigues" w:date="2026-07-10T21:49:00Z" w16du:dateUtc="2026-07-11T01:49:00Z"/>
              </w:rPr>
            </w:pPr>
            <w:del w:id="152" w:author="Arthur Souza Rodrigues" w:date="2026-07-10T21:49:00Z" w16du:dateUtc="2026-07-11T01:49:00Z">
              <w:r>
                <w:delText>R2C3</w:delText>
              </w:r>
            </w:del>
          </w:p>
        </w:tc>
      </w:tr>
      <w:tr w:rsidR="00AC550D" w14:paraId="0B060D64" w14:textId="77777777" w:rsidTr="00467408">
        <w:trPr>
          <w:del w:id="153" w:author="Arthur Souza Rodrigues" w:date="2026-07-10T21:49:00Z" w16du:dateUtc="2026-07-11T01:49:00Z"/>
        </w:trPr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pPr>
              <w:rPr>
                <w:del w:id="154" w:author="Arthur Souza Rodrigues" w:date="2026-07-10T21:49:00Z" w16du:dateUtc="2026-07-11T01:49:00Z"/>
              </w:rPr>
            </w:pPr>
            <w:del w:id="155" w:author="Arthur Souza Rodrigues" w:date="2026-07-10T21:49:00Z" w16du:dateUtc="2026-07-11T01:49:00Z">
              <w:r>
                <w:delText>R3C1</w:delText>
              </w:r>
            </w:del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pPr>
              <w:rPr>
                <w:del w:id="156" w:author="Arthur Souza Rodrigues" w:date="2026-07-10T21:49:00Z" w16du:dateUtc="2026-07-11T01:49:00Z"/>
              </w:rPr>
            </w:pPr>
            <w:del w:id="157" w:author="Arthur Souza Rodrigues" w:date="2026-07-10T21:49:00Z" w16du:dateUtc="2026-07-11T01:49:00Z">
              <w:r>
                <w:delText>R3C2</w:delText>
              </w:r>
            </w:del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pPr>
              <w:rPr>
                <w:del w:id="158" w:author="Arthur Souza Rodrigues" w:date="2026-07-10T21:49:00Z" w16du:dateUtc="2026-07-11T01:49:00Z"/>
              </w:rPr>
            </w:pPr>
            <w:del w:id="159" w:author="Arthur Souza Rodrigues" w:date="2026-07-10T21:49:00Z" w16du:dateUtc="2026-07-11T01:49:00Z">
              <w:r>
                <w:delText>R3C3</w:delText>
              </w:r>
            </w:del>
          </w:p>
        </w:tc>
      </w:tr>
      <w:bookmarkEnd w:id="137"/>
    </w:tbl>
    <w:p w14:paraId="773E0A6F" w14:textId="1E6088F1" w:rsidR="008D6B1C" w:rsidRDefault="008D6B1C">
      <w:pPr>
        <w:rPr>
          <w:del w:id="160" w:author="Arthur Souza Rodrigues" w:date="2026-07-10T21:49:00Z" w16du:dateUtc="2026-07-11T01:49:00Z"/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  <w:rPr>
          <w:del w:id="161" w:author="Arthur Souza Rodrigues" w:date="2026-07-10T21:49:00Z" w16du:dateUtc="2026-07-11T01:49:00Z"/>
        </w:rPr>
      </w:pPr>
      <w:del w:id="162" w:author="Arthur Souza Rodrigues" w:date="2026-07-10T21:49:00Z" w16du:dateUtc="2026-07-11T01:49:00Z">
        <w:r>
          <w:delText>Test 7 – Auto Width Table</w:delText>
        </w:r>
      </w:del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42"/>
        <w:gridCol w:w="992"/>
        <w:gridCol w:w="5442"/>
      </w:tblGrid>
      <w:tr w:rsidR="00EB7459" w14:paraId="2602AF32" w14:textId="77777777" w:rsidTr="008D6B1C">
        <w:trPr>
          <w:del w:id="163" w:author="Arthur Souza Rodrigues" w:date="2026-07-10T21:49:00Z" w16du:dateUtc="2026-07-11T01:49:00Z"/>
        </w:trPr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pPr>
              <w:rPr>
                <w:del w:id="164" w:author="Arthur Souza Rodrigues" w:date="2026-07-10T21:49:00Z" w16du:dateUtc="2026-07-11T01:49:00Z"/>
              </w:rPr>
            </w:pPr>
            <w:del w:id="165" w:author="Arthur Souza Rodrigues" w:date="2026-07-10T21:49:00Z" w16du:dateUtc="2026-07-11T01:49:00Z">
              <w:r>
                <w:delText>R1C1</w:delText>
              </w:r>
            </w:del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pPr>
              <w:rPr>
                <w:del w:id="166" w:author="Arthur Souza Rodrigues" w:date="2026-07-10T21:49:00Z" w16du:dateUtc="2026-07-11T01:49:00Z"/>
              </w:rPr>
            </w:pPr>
            <w:del w:id="167" w:author="Arthur Souza Rodrigues" w:date="2026-07-10T21:49:00Z" w16du:dateUtc="2026-07-11T01:49:00Z">
              <w:r>
                <w:delText>R1C2</w:delText>
              </w:r>
            </w:del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pPr>
              <w:rPr>
                <w:del w:id="168" w:author="Arthur Souza Rodrigues" w:date="2026-07-10T21:49:00Z" w16du:dateUtc="2026-07-11T01:49:00Z"/>
              </w:rPr>
            </w:pPr>
            <w:del w:id="169" w:author="Arthur Souza Rodrigues" w:date="2026-07-10T21:49:00Z" w16du:dateUtc="2026-07-11T01:49:00Z">
              <w:r>
                <w:delText>R1C3</w:delText>
              </w:r>
            </w:del>
          </w:p>
        </w:tc>
      </w:tr>
      <w:tr w:rsidR="00EB7459" w14:paraId="5C905413" w14:textId="77777777" w:rsidTr="008D6B1C">
        <w:trPr>
          <w:del w:id="170" w:author="Arthur Souza Rodrigues" w:date="2026-07-10T21:49:00Z" w16du:dateUtc="2026-07-11T01:49:00Z"/>
        </w:trPr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pPr>
              <w:rPr>
                <w:del w:id="171" w:author="Arthur Souza Rodrigues" w:date="2026-07-10T21:49:00Z" w16du:dateUtc="2026-07-11T01:49:00Z"/>
              </w:rPr>
            </w:pPr>
            <w:del w:id="172" w:author="Arthur Souza Rodrigues" w:date="2026-07-10T21:49:00Z" w16du:dateUtc="2026-07-11T01:49:00Z">
              <w:r>
                <w:delText>R2C1</w:delText>
              </w:r>
              <w:r w:rsidR="008D6B1C">
                <w:delText>thiscellhassomewidecontent</w:delText>
              </w:r>
            </w:del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pPr>
              <w:rPr>
                <w:del w:id="173" w:author="Arthur Souza Rodrigues" w:date="2026-07-10T21:49:00Z" w16du:dateUtc="2026-07-11T01:49:00Z"/>
              </w:rPr>
            </w:pPr>
            <w:del w:id="174" w:author="Arthur Souza Rodrigues" w:date="2026-07-10T21:49:00Z" w16du:dateUtc="2026-07-11T01:49:00Z">
              <w:r>
                <w:delText>R2C2</w:delText>
              </w:r>
            </w:del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pPr>
              <w:rPr>
                <w:del w:id="175" w:author="Arthur Souza Rodrigues" w:date="2026-07-10T21:49:00Z" w16du:dateUtc="2026-07-11T01:49:00Z"/>
              </w:rPr>
            </w:pPr>
            <w:del w:id="176" w:author="Arthur Souza Rodrigues" w:date="2026-07-10T21:49:00Z" w16du:dateUtc="2026-07-11T01:49:00Z">
              <w:r>
                <w:delText>R2C3</w:delText>
              </w:r>
            </w:del>
          </w:p>
        </w:tc>
      </w:tr>
      <w:tr w:rsidR="00EB7459" w14:paraId="296F5F61" w14:textId="77777777" w:rsidTr="008D6B1C">
        <w:trPr>
          <w:del w:id="177" w:author="Arthur Souza Rodrigues" w:date="2026-07-10T21:49:00Z" w16du:dateUtc="2026-07-11T01:49:00Z"/>
        </w:trPr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pPr>
              <w:rPr>
                <w:del w:id="178" w:author="Arthur Souza Rodrigues" w:date="2026-07-10T21:49:00Z" w16du:dateUtc="2026-07-11T01:49:00Z"/>
              </w:rPr>
            </w:pPr>
            <w:del w:id="179" w:author="Arthur Souza Rodrigues" w:date="2026-07-10T21:49:00Z" w16du:dateUtc="2026-07-11T01:49:00Z">
              <w:r>
                <w:delText>R3C1</w:delText>
              </w:r>
            </w:del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pPr>
              <w:rPr>
                <w:del w:id="180" w:author="Arthur Souza Rodrigues" w:date="2026-07-10T21:49:00Z" w16du:dateUtc="2026-07-11T01:49:00Z"/>
              </w:rPr>
            </w:pPr>
            <w:del w:id="181" w:author="Arthur Souza Rodrigues" w:date="2026-07-10T21:49:00Z" w16du:dateUtc="2026-07-11T01:49:00Z">
              <w:r>
                <w:delText>R3C2</w:delText>
              </w:r>
              <w:r w:rsidR="008D6B1C">
                <w:delText xml:space="preserve"> – This cell has some wrapped content</w:delText>
              </w:r>
            </w:del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pPr>
              <w:rPr>
                <w:del w:id="182" w:author="Arthur Souza Rodrigues" w:date="2026-07-10T21:49:00Z" w16du:dateUtc="2026-07-11T01:49:00Z"/>
              </w:rPr>
            </w:pPr>
            <w:del w:id="183" w:author="Arthur Souza Rodrigues" w:date="2026-07-10T21:49:00Z" w16du:dateUtc="2026-07-11T01:49:00Z">
              <w:r>
                <w:delText>R3C3</w:delText>
              </w:r>
              <w:r w:rsidR="008D6B1C">
                <w:delText xml:space="preserve"> – This cell will not wrap text with spaces</w:delText>
              </w:r>
              <w:r w:rsidR="00EB7459">
                <w:delText xml:space="preserve"> (until it does)</w:delText>
              </w:r>
            </w:del>
          </w:p>
        </w:tc>
      </w:tr>
    </w:tbl>
    <w:p w14:paraId="63E21E9D" w14:textId="77777777" w:rsidR="00AC550D" w:rsidRDefault="00AC550D">
      <w:pPr>
        <w:rPr>
          <w:del w:id="184" w:author="Arthur Souza Rodrigues" w:date="2026-07-10T21:49:00Z" w16du:dateUtc="2026-07-11T01:49:00Z"/>
        </w:rPr>
      </w:pPr>
    </w:p>
    <w:p w14:paraId="1078926F" w14:textId="72AB6EF1" w:rsidR="00EE13FA" w:rsidRDefault="00EE13FA" w:rsidP="00EE13FA">
      <w:pPr>
        <w:pStyle w:val="Heading2"/>
        <w:rPr>
          <w:del w:id="185" w:author="Arthur Souza Rodrigues" w:date="2026-07-10T21:49:00Z" w16du:dateUtc="2026-07-11T01:49:00Z"/>
        </w:rPr>
      </w:pPr>
      <w:del w:id="186" w:author="Arthur Souza Rodrigues" w:date="2026-07-10T21:49:00Z" w16du:dateUtc="2026-07-11T01:49:00Z">
        <w:r>
          <w:delText>Test 8 – Fixed Width Table (4.17in) with custom margins</w:delText>
        </w:r>
      </w:del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rPr>
          <w:del w:id="187" w:author="Arthur Souza Rodrigues" w:date="2026-07-10T21:49:00Z" w16du:dateUtc="2026-07-11T01:49:00Z"/>
        </w:trPr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pPr>
              <w:rPr>
                <w:del w:id="188" w:author="Arthur Souza Rodrigues" w:date="2026-07-10T21:49:00Z" w16du:dateUtc="2026-07-11T01:49:00Z"/>
              </w:rPr>
            </w:pPr>
            <w:del w:id="189" w:author="Arthur Souza Rodrigues" w:date="2026-07-10T21:49:00Z" w16du:dateUtc="2026-07-11T01:49:00Z">
              <w:r>
                <w:delText>R1C1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pPr>
              <w:rPr>
                <w:del w:id="190" w:author="Arthur Souza Rodrigues" w:date="2026-07-10T21:49:00Z" w16du:dateUtc="2026-07-11T01:49:00Z"/>
              </w:rPr>
            </w:pPr>
            <w:del w:id="191" w:author="Arthur Souza Rodrigues" w:date="2026-07-10T21:49:00Z" w16du:dateUtc="2026-07-11T01:49:00Z">
              <w:r>
                <w:delText>R1C2</w:delText>
              </w:r>
            </w:del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pPr>
              <w:rPr>
                <w:del w:id="192" w:author="Arthur Souza Rodrigues" w:date="2026-07-10T21:49:00Z" w16du:dateUtc="2026-07-11T01:49:00Z"/>
              </w:rPr>
            </w:pPr>
            <w:del w:id="193" w:author="Arthur Souza Rodrigues" w:date="2026-07-10T21:49:00Z" w16du:dateUtc="2026-07-11T01:49:00Z">
              <w:r>
                <w:delText>R1C3</w:delText>
              </w:r>
            </w:del>
          </w:p>
        </w:tc>
      </w:tr>
      <w:tr w:rsidR="00EE13FA" w14:paraId="66572241" w14:textId="77777777" w:rsidTr="00EE13FA">
        <w:trPr>
          <w:del w:id="194" w:author="Arthur Souza Rodrigues" w:date="2026-07-10T21:49:00Z" w16du:dateUtc="2026-07-11T01:49:00Z"/>
        </w:trPr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pPr>
              <w:rPr>
                <w:del w:id="195" w:author="Arthur Souza Rodrigues" w:date="2026-07-10T21:49:00Z" w16du:dateUtc="2026-07-11T01:49:00Z"/>
              </w:rPr>
            </w:pPr>
            <w:del w:id="196" w:author="Arthur Souza Rodrigues" w:date="2026-07-10T21:49:00Z" w16du:dateUtc="2026-07-11T01:49:00Z">
              <w:r>
                <w:delText>R2C1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pPr>
              <w:rPr>
                <w:del w:id="197" w:author="Arthur Souza Rodrigues" w:date="2026-07-10T21:49:00Z" w16du:dateUtc="2026-07-11T01:49:00Z"/>
              </w:rPr>
            </w:pPr>
            <w:del w:id="198" w:author="Arthur Souza Rodrigues" w:date="2026-07-10T21:49:00Z" w16du:dateUtc="2026-07-11T01:49:00Z">
              <w:r>
                <w:delText>R2C2</w:delText>
              </w:r>
            </w:del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pPr>
              <w:rPr>
                <w:del w:id="199" w:author="Arthur Souza Rodrigues" w:date="2026-07-10T21:49:00Z" w16du:dateUtc="2026-07-11T01:49:00Z"/>
              </w:rPr>
            </w:pPr>
            <w:del w:id="200" w:author="Arthur Souza Rodrigues" w:date="2026-07-10T21:49:00Z" w16du:dateUtc="2026-07-11T01:49:00Z">
              <w:r>
                <w:delText>R2C3</w:delText>
              </w:r>
            </w:del>
          </w:p>
        </w:tc>
      </w:tr>
      <w:tr w:rsidR="00EE13FA" w14:paraId="56C04465" w14:textId="77777777" w:rsidTr="00EE13FA">
        <w:trPr>
          <w:del w:id="201" w:author="Arthur Souza Rodrigues" w:date="2026-07-10T21:49:00Z" w16du:dateUtc="2026-07-11T01:49:00Z"/>
        </w:trPr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pPr>
              <w:rPr>
                <w:del w:id="202" w:author="Arthur Souza Rodrigues" w:date="2026-07-10T21:49:00Z" w16du:dateUtc="2026-07-11T01:49:00Z"/>
              </w:rPr>
            </w:pPr>
            <w:del w:id="203" w:author="Arthur Souza Rodrigues" w:date="2026-07-10T21:49:00Z" w16du:dateUtc="2026-07-11T01:49:00Z">
              <w:r>
                <w:delText>R3C1</w:delText>
              </w:r>
            </w:del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pPr>
              <w:rPr>
                <w:del w:id="204" w:author="Arthur Souza Rodrigues" w:date="2026-07-10T21:49:00Z" w16du:dateUtc="2026-07-11T01:49:00Z"/>
              </w:rPr>
            </w:pPr>
            <w:del w:id="205" w:author="Arthur Souza Rodrigues" w:date="2026-07-10T21:49:00Z" w16du:dateUtc="2026-07-11T01:49:00Z">
              <w:r>
                <w:delText>R3C2</w:delText>
              </w:r>
            </w:del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pPr>
              <w:rPr>
                <w:del w:id="206" w:author="Arthur Souza Rodrigues" w:date="2026-07-10T21:49:00Z" w16du:dateUtc="2026-07-11T01:49:00Z"/>
              </w:rPr>
            </w:pPr>
            <w:del w:id="207" w:author="Arthur Souza Rodrigues" w:date="2026-07-10T21:49:00Z" w16du:dateUtc="2026-07-11T01:49:00Z">
              <w:r>
                <w:delText>R3C3</w:delText>
              </w:r>
            </w:del>
          </w:p>
        </w:tc>
      </w:tr>
    </w:tbl>
    <w:p w14:paraId="290CC2E4" w14:textId="77777777" w:rsidR="00EE13FA" w:rsidRDefault="00EE13FA" w:rsidP="00EE13FA">
      <w:pPr>
        <w:rPr>
          <w:del w:id="208" w:author="Arthur Souza Rodrigues" w:date="2026-07-10T21:49:00Z" w16du:dateUtc="2026-07-11T01:49:00Z"/>
        </w:rPr>
      </w:pPr>
    </w:p>
    <w:p w14:paraId="6861F172" w14:textId="77777777" w:rsidR="00EE13FA" w:rsidRDefault="00EE13FA">
      <w:pPr>
        <w:spacing w:line="240" w:lineRule="auto"/>
        <w:pPrChange w:id="209" w:author="Arthur Souza Rodrigues" w:date="2026-07-10T21:49:00Z" w16du:dateUtc="2026-07-11T01:49:00Z">
          <w:pPr/>
        </w:pPrChange>
      </w:pPr>
    </w:p>
    <w:sectPr w:rsidR="00EE13FA">
      <w:pgSz w:w="12240" w:h="15840"/>
      <w:pgMar w:top="1440" w:right="1440" w:bottom="1440" w:left="1440" w:header="720" w:footer="720" w:gutter="0"/>
      <w:cols w:space="720"/>
      <w:docGrid w:linePitch="0"/>
      <w:sectPrChange w:id="210" w:author="Arthur Souza Rodrigues" w:date="2026-07-10T21:49:00Z" w16du:dateUtc="2026-07-11T01:49:00Z">
        <w:sectPr w:rsidR="00EE13FA">
          <w:pgMar w:top="1440" w:right="1800" w:bottom="1440" w:left="1800" w:header="720" w:footer="720" w:gutter="0"/>
          <w:docGrid w:linePitch="36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CC0"/>
    <w:rsid w:val="0006063C"/>
    <w:rsid w:val="000A3167"/>
    <w:rsid w:val="0015074B"/>
    <w:rsid w:val="0029639D"/>
    <w:rsid w:val="00312680"/>
    <w:rsid w:val="00326F90"/>
    <w:rsid w:val="003E18BF"/>
    <w:rsid w:val="00467408"/>
    <w:rsid w:val="004C6445"/>
    <w:rsid w:val="00530B5E"/>
    <w:rsid w:val="005544A4"/>
    <w:rsid w:val="00644F5C"/>
    <w:rsid w:val="006649EC"/>
    <w:rsid w:val="00686531"/>
    <w:rsid w:val="00777879"/>
    <w:rsid w:val="007E5944"/>
    <w:rsid w:val="008D6B1C"/>
    <w:rsid w:val="00AA1D8D"/>
    <w:rsid w:val="00AB2A95"/>
    <w:rsid w:val="00AC550D"/>
    <w:rsid w:val="00B2156B"/>
    <w:rsid w:val="00B47730"/>
    <w:rsid w:val="00CB0664"/>
    <w:rsid w:val="00D30222"/>
    <w:rsid w:val="00D53FE7"/>
    <w:rsid w:val="00D80F7A"/>
    <w:rsid w:val="00EB7459"/>
    <w:rsid w:val="00EE13FA"/>
    <w:rsid w:val="00F008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F40340"/>
  <w14:defaultImageDpi w14:val="300"/>
  <w15:docId w15:val="{E430E049-F015-E646-96A9-C532F6C30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167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170</Words>
  <Characters>971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Arthur Souza Rodrigues</cp:lastModifiedBy>
  <cp:revision>1</cp:revision>
  <dcterms:created xsi:type="dcterms:W3CDTF">2013-12-23T23:15:00Z</dcterms:created>
  <dcterms:modified xsi:type="dcterms:W3CDTF">2026-07-11T01:49:00Z</dcterms:modified>
  <cp:category/>
</cp:coreProperties>
</file>