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2F75F" w14:textId="77777777" w:rsidR="00F61E06" w:rsidRDefault="00F61E06">
      <w:r>
        <w:t>file_</w:t>
      </w:r>
      <w:ins w:id="0" w:author="Arthur Souza Rodrigues" w:date="2026-07-10T21:52:00Z" w16du:dateUtc="2026-07-11T01:52:00Z">
        <w:r w:rsidR="005051FA">
          <w:t>187</w:t>
        </w:r>
      </w:ins>
      <w:del w:id="1" w:author="Arthur Souza Rodrigues" w:date="2026-07-10T21:52:00Z" w16du:dateUtc="2026-07-11T01:52:00Z">
        <w:r>
          <w:delText>186</w:delText>
        </w:r>
      </w:del>
      <w:r>
        <w:t>.docx</w:t>
      </w:r>
    </w:p>
    <w:p w14:paraId="02D33E5C" w14:textId="19F40C7E" w:rsidR="0007271B" w:rsidRDefault="00922250">
      <w:pPr>
        <w:rPr>
          <w:ins w:id="2" w:author="Arthur Souza Rodrigues" w:date="2026-07-10T21:52:00Z" w16du:dateUtc="2026-07-11T01:52:00Z"/>
        </w:rPr>
      </w:pPr>
      <w:ins w:id="3" w:author="Arthur Souza Rodrigues" w:date="2026-07-10T21:52:00Z" w16du:dateUtc="2026-07-11T01:52:00Z">
        <w:r>
          <w:t>Book Catalog</w:t>
        </w:r>
      </w:ins>
    </w:p>
    <w:p w14:paraId="7D0C140E" w14:textId="77777777" w:rsidR="0007271B" w:rsidRDefault="0007271B">
      <w:pPr>
        <w:rPr>
          <w:ins w:id="4" w:author="Arthur Souza Rodrigues" w:date="2026-07-10T21:52:00Z" w16du:dateUtc="2026-07-11T01:52:00Z"/>
        </w:rPr>
      </w:pPr>
    </w:p>
    <w:p w14:paraId="536A459D" w14:textId="77777777" w:rsidR="0007271B" w:rsidRDefault="0007271B">
      <w:pPr>
        <w:rPr>
          <w:ins w:id="5" w:author="Arthur Souza Rodrigues" w:date="2026-07-10T21:52:00Z" w16du:dateUtc="2026-07-11T01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7271B" w14:paraId="09ED93C3" w14:textId="77777777">
        <w:trPr>
          <w:trHeight w:val="360"/>
          <w:ins w:id="6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716D" w14:textId="77777777" w:rsidR="0007271B" w:rsidRDefault="00922250">
            <w:pPr>
              <w:rPr>
                <w:ins w:id="7" w:author="Arthur Souza Rodrigues" w:date="2026-07-10T21:52:00Z" w16du:dateUtc="2026-07-11T01:52:00Z"/>
              </w:rPr>
            </w:pPr>
            <w:ins w:id="8" w:author="Arthur Souza Rodrigues" w:date="2026-07-10T21:52:00Z" w16du:dateUtc="2026-07-11T01:52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0D3" w14:textId="77777777" w:rsidR="0007271B" w:rsidRDefault="00922250">
            <w:pPr>
              <w:rPr>
                <w:ins w:id="9" w:author="Arthur Souza Rodrigues" w:date="2026-07-10T21:52:00Z" w16du:dateUtc="2026-07-11T01:52:00Z"/>
              </w:rPr>
            </w:pPr>
            <w:ins w:id="10" w:author="Arthur Souza Rodrigues" w:date="2026-07-10T21:52:00Z" w16du:dateUtc="2026-07-11T01:52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A68" w14:textId="77777777" w:rsidR="0007271B" w:rsidRDefault="00922250">
            <w:pPr>
              <w:rPr>
                <w:ins w:id="11" w:author="Arthur Souza Rodrigues" w:date="2026-07-10T21:52:00Z" w16du:dateUtc="2026-07-11T01:52:00Z"/>
              </w:rPr>
            </w:pPr>
            <w:ins w:id="12" w:author="Arthur Souza Rodrigues" w:date="2026-07-10T21:52:00Z" w16du:dateUtc="2026-07-11T01:52:00Z">
              <w:r>
                <w:t>Genre</w:t>
              </w:r>
            </w:ins>
          </w:p>
        </w:tc>
      </w:tr>
      <w:tr w:rsidR="0007271B" w14:paraId="7880973D" w14:textId="77777777">
        <w:trPr>
          <w:trHeight w:val="360"/>
          <w:ins w:id="13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922250">
            <w:pPr>
              <w:rPr>
                <w:ins w:id="14" w:author="Arthur Souza Rodrigues" w:date="2026-07-10T21:52:00Z" w16du:dateUtc="2026-07-11T01:52:00Z"/>
              </w:rPr>
            </w:pPr>
            <w:ins w:id="15" w:author="Arthur Souza Rodrigues" w:date="2026-07-10T21:52:00Z" w16du:dateUtc="2026-07-11T01:52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922250">
            <w:pPr>
              <w:rPr>
                <w:ins w:id="16" w:author="Arthur Souza Rodrigues" w:date="2026-07-10T21:52:00Z" w16du:dateUtc="2026-07-11T01:52:00Z"/>
              </w:rPr>
            </w:pPr>
            <w:ins w:id="17" w:author="Arthur Souza Rodrigues" w:date="2026-07-10T21:52:00Z" w16du:dateUtc="2026-07-11T01:52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922250">
            <w:pPr>
              <w:rPr>
                <w:ins w:id="18" w:author="Arthur Souza Rodrigues" w:date="2026-07-10T21:52:00Z" w16du:dateUtc="2026-07-11T01:52:00Z"/>
              </w:rPr>
            </w:pPr>
            <w:ins w:id="19" w:author="Arthur Souza Rodrigues" w:date="2026-07-10T21:52:00Z" w16du:dateUtc="2026-07-11T01:52:00Z">
              <w:r>
                <w:t>Fiction</w:t>
              </w:r>
            </w:ins>
          </w:p>
        </w:tc>
      </w:tr>
      <w:tr w:rsidR="0007271B" w14:paraId="7149CAA8" w14:textId="77777777">
        <w:trPr>
          <w:trHeight w:val="360"/>
          <w:ins w:id="20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922250">
            <w:pPr>
              <w:rPr>
                <w:ins w:id="21" w:author="Arthur Souza Rodrigues" w:date="2026-07-10T21:52:00Z" w16du:dateUtc="2026-07-11T01:52:00Z"/>
              </w:rPr>
            </w:pPr>
            <w:ins w:id="22" w:author="Arthur Souza Rodrigues" w:date="2026-07-10T21:52:00Z" w16du:dateUtc="2026-07-11T01:52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922250">
            <w:pPr>
              <w:rPr>
                <w:ins w:id="23" w:author="Arthur Souza Rodrigues" w:date="2026-07-10T21:52:00Z" w16du:dateUtc="2026-07-11T01:52:00Z"/>
              </w:rPr>
            </w:pPr>
            <w:ins w:id="24" w:author="Arthur Souza Rodrigues" w:date="2026-07-10T21:52:00Z" w16du:dateUtc="2026-07-11T01:52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922250">
            <w:pPr>
              <w:rPr>
                <w:ins w:id="25" w:author="Arthur Souza Rodrigues" w:date="2026-07-10T21:52:00Z" w16du:dateUtc="2026-07-11T01:52:00Z"/>
              </w:rPr>
            </w:pPr>
            <w:ins w:id="26" w:author="Arthur Souza Rodrigues" w:date="2026-07-10T21:52:00Z" w16du:dateUtc="2026-07-11T01:52:00Z">
              <w:r>
                <w:t>Dystopian</w:t>
              </w:r>
            </w:ins>
          </w:p>
        </w:tc>
      </w:tr>
    </w:tbl>
    <w:p w14:paraId="148D28FD" w14:textId="1B95D4D7" w:rsidR="009C352A" w:rsidRDefault="00922250">
      <w:pPr>
        <w:rPr>
          <w:del w:id="27" w:author="Arthur Souza Rodrigues" w:date="2026-07-10T21:52:00Z" w16du:dateUtc="2026-07-11T01:52:00Z"/>
        </w:rPr>
      </w:pPr>
      <w:del w:id="28" w:author="Arthur Souza Rodrigues" w:date="2026-07-10T21:52:00Z" w16du:dateUtc="2026-07-11T01:52:00Z">
        <w:r>
          <w:delText>Strikethrough Text Demo</w:delText>
        </w:r>
      </w:del>
    </w:p>
    <w:p w14:paraId="066A31C1" w14:textId="77777777" w:rsidR="009C352A" w:rsidRDefault="00922250">
      <w:pPr>
        <w:rPr>
          <w:del w:id="29" w:author="Arthur Souza Rodrigues" w:date="2026-07-10T21:52:00Z" w16du:dateUtc="2026-07-11T01:52:00Z"/>
        </w:rPr>
      </w:pPr>
      <w:del w:id="30" w:author="Arthur Souza Rodrigues" w:date="2026-07-10T21:52:00Z" w16du:dateUtc="2026-07-11T01:52:00Z">
        <w:r>
          <w:delText>Demonstrating strikethrough formatting.</w:delText>
        </w:r>
      </w:del>
    </w:p>
    <w:p w14:paraId="3303634D" w14:textId="77777777" w:rsidR="009C352A" w:rsidRDefault="00922250">
      <w:del w:id="31" w:author="Arthur Souza Rodrigues" w:date="2026-07-10T21:52:00Z" w16du:dateUtc="2026-07-11T01:52:00Z">
        <w:r>
          <w:delText>This text has strikethrough.</w:delText>
        </w:r>
      </w:del>
    </w:p>
    <w:sectPr w:rsidR="009C35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2A"/>
    <w:rsid w:val="0007271B"/>
    <w:rsid w:val="003E0DB3"/>
    <w:rsid w:val="005051FA"/>
    <w:rsid w:val="008536EB"/>
    <w:rsid w:val="009C352A"/>
    <w:rsid w:val="00D53FE7"/>
    <w:rsid w:val="00F6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65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2026-07-11T01:52:00Z</dcterms:modified>
</cp:coreProperties>
</file>