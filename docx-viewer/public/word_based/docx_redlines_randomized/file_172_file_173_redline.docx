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546D5" w14:textId="77777777" w:rsidR="00B310CB" w:rsidRDefault="00B310CB" w:rsidP="00E46312">
      <w:pPr>
        <w:rPr>
          <w:rFonts w:ascii="Verdana, Geneva, sans-serif" w:hAnsi="Verdana, Geneva, sans-serif"/>
          <w:i/>
          <w:rPrChange w:id="1" w:author="Arthur Souza Rodrigues" w:date="2026-07-10T21:51:00Z" w16du:dateUtc="2026-07-11T01:51:00Z">
            <w:rPr/>
          </w:rPrChange>
        </w:rPr>
      </w:pPr>
      <w:r>
        <w:rPr>
          <w:rFonts w:ascii="Verdana, Geneva, sans-serif" w:hAnsi="Verdana, Geneva, sans-serif"/>
          <w:i/>
          <w:rPrChange w:id="2" w:author="Arthur Souza Rodrigues" w:date="2026-07-10T21:51:00Z" w16du:dateUtc="2026-07-11T01:51:00Z">
            <w:rPr/>
          </w:rPrChange>
        </w:rPr>
        <w:t>file_</w:t>
      </w:r>
      <w:ins w:id="3" w:author="Arthur Souza Rodrigues" w:date="2026-07-10T21:51:00Z" w16du:dateUtc="2026-07-11T01:51:00Z">
        <w:r w:rsidR="00F43CF8">
          <w:rPr>
            <w:rFonts w:ascii="Verdana, Geneva, sans-serif" w:hAnsi="Verdana, Geneva, sans-serif" w:cs="Verdana, Geneva, sans-serif"/>
            <w:i/>
            <w:iCs/>
          </w:rPr>
          <w:t>173</w:t>
        </w:r>
      </w:ins>
      <w:del w:id="4" w:author="Arthur Souza Rodrigues" w:date="2026-07-10T21:51:00Z" w16du:dateUtc="2026-07-11T01:51:00Z">
        <w:r>
          <w:delText>172</w:delText>
        </w:r>
      </w:del>
      <w:r>
        <w:rPr>
          <w:rFonts w:ascii="Verdana, Geneva, sans-serif" w:hAnsi="Verdana, Geneva, sans-serif"/>
          <w:i/>
          <w:rPrChange w:id="5" w:author="Arthur Souza Rodrigues" w:date="2026-07-10T21:51:00Z" w16du:dateUtc="2026-07-11T01:51:00Z">
            <w:rPr/>
          </w:rPrChange>
        </w:rPr>
        <w:t>.docx</w:t>
      </w:r>
    </w:p>
    <w:p w14:paraId="79B46A2E" w14:textId="1893641C" w:rsidR="00E60915" w:rsidRDefault="005239E1">
      <w:pPr>
        <w:rPr>
          <w:ins w:id="6" w:author="Arthur Souza Rodrigues" w:date="2026-07-10T21:51:00Z" w16du:dateUtc="2026-07-11T01:51:00Z"/>
        </w:rPr>
      </w:pPr>
      <w:commentRangeStart w:id="7"/>
      <w:ins w:id="8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t>Verdana Italic Centered Demo</w:t>
        </w:r>
      </w:ins>
    </w:p>
    <w:p w14:paraId="195A4D4A" w14:textId="77777777" w:rsidR="00E60915" w:rsidRDefault="005239E1">
      <w:pPr>
        <w:rPr>
          <w:ins w:id="9" w:author="Arthur Souza Rodrigues" w:date="2026-07-10T21:51:00Z" w16du:dateUtc="2026-07-11T01:51:00Z"/>
        </w:rPr>
      </w:pPr>
      <w:ins w:id="10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t>This document shows Verdana font with italic and center alignment.</w:t>
        </w:r>
      </w:ins>
    </w:p>
    <w:p w14:paraId="0A4F1831" w14:textId="05832CAB" w:rsidR="00E46312" w:rsidRDefault="005239E1" w:rsidP="00E46312">
      <w:pPr>
        <w:rPr>
          <w:del w:id="11" w:author="Arthur Souza Rodrigues" w:date="2026-07-10T21:51:00Z" w16du:dateUtc="2026-07-11T01:51:00Z"/>
        </w:rPr>
      </w:pPr>
      <w:ins w:id="12" w:author="Arthur Souza Rodrigues" w:date="2026-07-10T21:51:00Z" w16du:dateUtc="2026-07-11T01:51:00Z">
        <w:r>
          <w:rPr>
            <w:rFonts w:ascii="Verdana, Geneva, sans-serif" w:hAnsi="Verdana, Geneva, sans-serif" w:cs="Verdana, Geneva, sans-serif"/>
            <w:i/>
            <w:iCs/>
          </w:rPr>
          <w:t>Verdana italic centered creates a clean and modern look.</w:t>
        </w:r>
        <w:commentRangeEnd w:id="7"/>
        <w:r w:rsidR="009E3783">
          <w:rPr>
            <w:rStyle w:val="CommentReference"/>
            <w:sz w:val="24"/>
            <w:szCs w:val="24"/>
          </w:rPr>
          <w:commentReference w:id="7"/>
        </w:r>
      </w:ins>
      <w:del w:id="13" w:author="Arthur Souza Rodrigues" w:date="2026-07-10T21:51:00Z" w16du:dateUtc="2026-07-11T01:51:00Z">
        <w:r w:rsidR="00E46312">
          <w:delText xml:space="preserve">Num words: </w:delText>
        </w:r>
        <w:r w:rsidR="00991485">
          <w:fldChar w:fldCharType="begin"/>
        </w:r>
        <w:r w:rsidR="00991485">
          <w:delInstrText xml:space="preserve"> NUMWORDS </w:delInstrText>
        </w:r>
        <w:r w:rsidR="00991485">
          <w:fldChar w:fldCharType="separate"/>
        </w:r>
        <w:r w:rsidR="00991485">
          <w:rPr>
            <w:noProof/>
          </w:rPr>
          <w:delText>12</w:delText>
        </w:r>
        <w:r w:rsidR="00991485">
          <w:rPr>
            <w:noProof/>
          </w:rPr>
          <w:fldChar w:fldCharType="end"/>
        </w:r>
      </w:del>
    </w:p>
    <w:p w14:paraId="105022F6" w14:textId="7E9F0C27" w:rsidR="00E46312" w:rsidRDefault="00E46312" w:rsidP="00E46312">
      <w:pPr>
        <w:rPr>
          <w:del w:id="14" w:author="Arthur Souza Rodrigues" w:date="2026-07-10T21:51:00Z" w16du:dateUtc="2026-07-11T01:51:00Z"/>
        </w:rPr>
      </w:pPr>
      <w:del w:id="15" w:author="Arthur Souza Rodrigues" w:date="2026-07-10T21:51:00Z" w16du:dateUtc="2026-07-11T01:51:00Z">
        <w:r>
          <w:delText xml:space="preserve">Num chars: </w:delText>
        </w:r>
        <w:r w:rsidR="00991485">
          <w:fldChar w:fldCharType="begin"/>
        </w:r>
        <w:r w:rsidR="00991485">
          <w:delInstrText xml:space="preserve"> NUMCHARS </w:delInstrText>
        </w:r>
        <w:r w:rsidR="00991485">
          <w:fldChar w:fldCharType="separate"/>
        </w:r>
        <w:r w:rsidR="00991485">
          <w:rPr>
            <w:noProof/>
          </w:rPr>
          <w:delText>41</w:delText>
        </w:r>
        <w:r w:rsidR="00991485">
          <w:rPr>
            <w:noProof/>
          </w:rPr>
          <w:fldChar w:fldCharType="end"/>
        </w:r>
      </w:del>
    </w:p>
    <w:p w14:paraId="3B5C781E" w14:textId="05F9C6B2" w:rsidR="00F57268" w:rsidRDefault="00E46312" w:rsidP="00E46312">
      <w:pPr>
        <w:rPr>
          <w:del w:id="16" w:author="Arthur Souza Rodrigues" w:date="2026-07-10T21:51:00Z" w16du:dateUtc="2026-07-11T01:51:00Z"/>
        </w:rPr>
      </w:pPr>
      <w:del w:id="17" w:author="Arthur Souza Rodrigues" w:date="2026-07-10T21:51:00Z" w16du:dateUtc="2026-07-11T01:51:00Z">
        <w:r>
          <w:delText xml:space="preserve">Num pages: </w:delText>
        </w:r>
        <w:r w:rsidR="00991485">
          <w:fldChar w:fldCharType="begin"/>
        </w:r>
        <w:r w:rsidR="00991485">
          <w:delInstrText xml:space="preserve"> NUMPAGES </w:delInstrText>
        </w:r>
        <w:r w:rsidR="00991485">
          <w:fldChar w:fldCharType="separate"/>
        </w:r>
        <w:r w:rsidR="00991485">
          <w:rPr>
            <w:noProof/>
          </w:rPr>
          <w:delText>3</w:delText>
        </w:r>
        <w:r w:rsidR="00991485">
          <w:rPr>
            <w:noProof/>
          </w:rPr>
          <w:fldChar w:fldCharType="end"/>
        </w:r>
      </w:del>
    </w:p>
    <w:p w14:paraId="6CCA4876" w14:textId="77777777" w:rsidR="00F57268" w:rsidRDefault="00F57268">
      <w:pPr>
        <w:rPr>
          <w:del w:id="18" w:author="Arthur Souza Rodrigues" w:date="2026-07-10T21:51:00Z" w16du:dateUtc="2026-07-11T01:51:00Z"/>
        </w:rPr>
      </w:pPr>
      <w:del w:id="19" w:author="Arthur Souza Rodrigues" w:date="2026-07-10T21:51:00Z" w16du:dateUtc="2026-07-11T01:51:00Z">
        <w:r>
          <w:br w:type="page"/>
        </w:r>
      </w:del>
    </w:p>
    <w:p w14:paraId="1B1556DB" w14:textId="1EF8B6EF" w:rsidR="006245F8" w:rsidRDefault="00F57268" w:rsidP="00E46312">
      <w:pPr>
        <w:rPr>
          <w:del w:id="20" w:author="Arthur Souza Rodrigues" w:date="2026-07-10T21:51:00Z" w16du:dateUtc="2026-07-11T01:51:00Z"/>
        </w:rPr>
      </w:pPr>
      <w:del w:id="21" w:author="Arthur Souza Rodrigues" w:date="2026-07-10T21:51:00Z" w16du:dateUtc="2026-07-11T01:51:00Z">
        <w:r>
          <w:lastRenderedPageBreak/>
          <w:delText>test</w:delText>
        </w:r>
      </w:del>
    </w:p>
    <w:p w14:paraId="468EC31E" w14:textId="77777777" w:rsidR="006245F8" w:rsidRDefault="006245F8">
      <w:pPr>
        <w:rPr>
          <w:del w:id="22" w:author="Arthur Souza Rodrigues" w:date="2026-07-10T21:51:00Z" w16du:dateUtc="2026-07-11T01:51:00Z"/>
        </w:rPr>
      </w:pPr>
      <w:del w:id="23" w:author="Arthur Souza Rodrigues" w:date="2026-07-10T21:51:00Z" w16du:dateUtc="2026-07-11T01:51:00Z">
        <w:r>
          <w:br w:type="page"/>
        </w:r>
      </w:del>
    </w:p>
    <w:p w14:paraId="476C40A4" w14:textId="3A6D859F" w:rsidR="00E46312" w:rsidRDefault="006245F8" w:rsidP="00E46312">
      <w:del w:id="24" w:author="Arthur Souza Rodrigues" w:date="2026-07-10T21:51:00Z" w16du:dateUtc="2026-07-11T01:51:00Z">
        <w:r>
          <w:lastRenderedPageBreak/>
          <w:delText>page 3</w:delText>
        </w:r>
      </w:del>
    </w:p>
    <w:sectPr w:rsidR="00E46312">
      <w:pgSz w:w="12240" w:h="15840"/>
      <w:pgMar w:top="1440" w:right="1440" w:bottom="1440" w:left="1440" w:header="720" w:footer="720" w:gutter="0"/>
      <w:cols w:space="720"/>
      <w:docGrid w:linePitch="0"/>
      <w:sectPrChange w:id="25" w:author="Arthur Souza Rodrigues" w:date="2026-07-10T21:51:00Z" w16du:dateUtc="2026-07-11T01:51:00Z">
        <w:sectPr w:rsidR="00E46312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231324"/>
    <w:rsid w:val="0033635D"/>
    <w:rsid w:val="005B4417"/>
    <w:rsid w:val="006245F8"/>
    <w:rsid w:val="00991485"/>
    <w:rsid w:val="009E3783"/>
    <w:rsid w:val="009E3BBD"/>
    <w:rsid w:val="00B310CB"/>
    <w:rsid w:val="00CA022A"/>
    <w:rsid w:val="00CF701A"/>
    <w:rsid w:val="00D53FE7"/>
    <w:rsid w:val="00DE6D6B"/>
    <w:rsid w:val="00E249CD"/>
    <w:rsid w:val="00E46312"/>
    <w:rsid w:val="00E60345"/>
    <w:rsid w:val="00E60915"/>
    <w:rsid w:val="00F43CF8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603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after="200" w:line="240" w:lineRule="auto"/>
      <w:pPrChange w:id="0" w:author="Arthur Souza Rodrigues" w:date="2026-07-10T21:51:00Z">
        <w:pPr>
          <w:spacing w:after="200"/>
        </w:pPr>
      </w:pPrChange>
    </w:pPr>
    <w:rPr>
      <w:rFonts w:ascii="Calibri" w:eastAsia="Times New Roman" w:hAnsi="Calibri" w:cs="Times New Roman"/>
      <w:kern w:val="0"/>
      <w:sz w:val="20"/>
      <w:szCs w:val="20"/>
      <w14:ligatures w14:val="none"/>
      <w:rPrChange w:id="0" w:author="Arthur Souza Rodrigues" w:date="2026-07-10T21:51:00Z">
        <w:rPr>
          <w:rFonts w:ascii="Calibri" w:hAnsi="Calibr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0345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3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345"/>
    <w:rPr>
      <w:rFonts w:ascii="Calibri" w:eastAsia="Times New Roman" w:hAnsi="Calibri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2026-03-18T20:49:00Z</dcterms:created>
  <dcterms:modified xsi:type="dcterms:W3CDTF">2026-07-11T01:51:00Z</dcterms:modified>
</cp:coreProperties>
</file>