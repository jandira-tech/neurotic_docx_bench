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A90048" w14:textId="77777777" w:rsidR="004857E5" w:rsidRDefault="004857E5">
      <w:pPr>
        <w:rPr>
          <w:rFonts w:ascii="Arial" w:hAnsi="Arial"/>
          <w:b/>
          <w:sz w:val="28"/>
          <w:rPrChange w:id="0" w:author="Arthur Souza Rodrigues" w:date="2026-07-10T21:49:00Z" w16du:dateUtc="2026-07-11T01:49:00Z">
            <w:rPr/>
          </w:rPrChange>
        </w:rPr>
      </w:pPr>
      <w:r>
        <w:rPr>
          <w:rFonts w:ascii="Arial" w:hAnsi="Arial"/>
          <w:b/>
          <w:sz w:val="28"/>
          <w:rPrChange w:id="1" w:author="Arthur Souza Rodrigues" w:date="2026-07-10T21:49:00Z" w16du:dateUtc="2026-07-11T01:49:00Z">
            <w:rPr/>
          </w:rPrChange>
        </w:rPr>
        <w:t>file_</w:t>
      </w:r>
      <w:ins w:id="2" w:author="Arthur Souza Rodrigues" w:date="2026-07-10T21:49:00Z" w16du:dateUtc="2026-07-11T01:49:00Z">
        <w:r w:rsidR="00335B8A">
          <w:rPr>
            <w:rFonts w:ascii="Arial" w:hAnsi="Arial" w:cs="Arial"/>
            <w:b/>
            <w:bCs/>
            <w:sz w:val="28"/>
            <w:szCs w:val="28"/>
          </w:rPr>
          <w:t>139</w:t>
        </w:r>
      </w:ins>
      <w:del w:id="3" w:author="Arthur Souza Rodrigues" w:date="2026-07-10T21:49:00Z" w16du:dateUtc="2026-07-11T01:49:00Z">
        <w:r>
          <w:delText>138</w:delText>
        </w:r>
      </w:del>
      <w:r>
        <w:rPr>
          <w:rFonts w:ascii="Arial" w:hAnsi="Arial"/>
          <w:b/>
          <w:sz w:val="28"/>
          <w:rPrChange w:id="4" w:author="Arthur Souza Rodrigues" w:date="2026-07-10T21:49:00Z" w16du:dateUtc="2026-07-11T01:49:00Z">
            <w:rPr/>
          </w:rPrChange>
        </w:rPr>
        <w:t>.docx</w:t>
      </w:r>
    </w:p>
    <w:p w14:paraId="18DF7CF0" w14:textId="4D103945" w:rsidR="003D7BBB" w:rsidRDefault="00876675">
      <w:pPr>
        <w:rPr>
          <w:ins w:id="5" w:author="Arthur Souza Rodrigues" w:date="2026-07-10T21:49:00Z" w16du:dateUtc="2026-07-11T01:49:00Z"/>
        </w:rPr>
      </w:pPr>
      <w:ins w:id="6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t>Heading 3 Style Demo</w:t>
        </w:r>
      </w:ins>
    </w:p>
    <w:p w14:paraId="50C8CD24" w14:textId="77777777" w:rsidR="003D7BBB" w:rsidRDefault="00876675">
      <w:pPr>
        <w:spacing w:before="320" w:after="80" w:line="240" w:lineRule="auto"/>
        <w:rPr>
          <w:ins w:id="7" w:author="Arthur Souza Rodrigues" w:date="2026-07-10T21:49:00Z" w16du:dateUtc="2026-07-11T01:49:00Z"/>
        </w:rPr>
      </w:pPr>
      <w:ins w:id="8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t>This document demonstrates Heading 3 paragraph style.</w:t>
        </w:r>
      </w:ins>
    </w:p>
    <w:p w14:paraId="214630AC" w14:textId="5D544A08" w:rsidR="00876675" w:rsidRDefault="00876675">
      <w:pPr>
        <w:spacing w:before="320" w:after="80" w:line="240" w:lineRule="auto"/>
        <w:pPrChange w:id="9" w:author="Arthur Souza Rodrigues" w:date="2026-07-10T21:49:00Z" w16du:dateUtc="2026-07-11T01:49:00Z">
          <w:pPr/>
        </w:pPrChange>
      </w:pPr>
      <w:ins w:id="10" w:author="Arthur Souza Rodrigues" w:date="2026-07-10T21:49:00Z" w16du:dateUtc="2026-07-11T01:49:00Z">
        <w:r>
          <w:rPr>
            <w:rFonts w:ascii="Arial" w:hAnsi="Arial" w:cs="Arial"/>
            <w:b/>
            <w:bCs/>
            <w:sz w:val="28"/>
            <w:szCs w:val="28"/>
          </w:rPr>
          <w:t>Heading 3 provides a third level of document hierarchy.</w:t>
        </w:r>
      </w:ins>
      <w:del w:id="11" w:author="Arthur Souza Rodrigues" w:date="2026-07-10T21:49:00Z" w16du:dateUtc="2026-07-11T01:49:00Z">
        <w:r w:rsidR="00BF0D64">
          <w:delText>Walking on imported air</w:delText>
        </w:r>
      </w:del>
    </w:p>
    <w:sectPr w:rsidR="007B372E">
      <w:pgSz w:w="12240" w:h="15840"/>
      <w:pgMar w:top="1440" w:right="1440" w:bottom="1440" w:left="1440" w:header="720" w:footer="720" w:gutter="0"/>
      <w:cols w:space="720"/>
      <w:docGrid w:linePitch="0"/>
      <w:sectPrChange w:id="12" w:author="Arthur Souza Rodrigues" w:date="2026-07-10T21:49:00Z" w16du:dateUtc="2026-07-11T01:49:00Z">
        <w:sectPr w:rsidR="007B372E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269E"/>
    <w:rsid w:val="001A6D69"/>
    <w:rsid w:val="001E1635"/>
    <w:rsid w:val="00212576"/>
    <w:rsid w:val="00335B8A"/>
    <w:rsid w:val="003D7BBB"/>
    <w:rsid w:val="004857E5"/>
    <w:rsid w:val="004C77B7"/>
    <w:rsid w:val="006A0FDE"/>
    <w:rsid w:val="0088269E"/>
    <w:rsid w:val="00BF0D64"/>
    <w:rsid w:val="00CE0D7A"/>
    <w:rsid w:val="00D53FE7"/>
    <w:rsid w:val="00E25BE2"/>
    <w:rsid w:val="00EB0243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17D9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2013-04-03T20:15:00Z</dcterms:created>
  <dcterms:modified xsi:type="dcterms:W3CDTF">2026-07-11T01:49:00Z</dcterms:modified>
</cp:coreProperties>
</file>