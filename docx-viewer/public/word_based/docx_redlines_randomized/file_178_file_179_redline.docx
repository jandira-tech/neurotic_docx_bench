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FD008" w14:textId="77777777" w:rsidR="00E16C4D" w:rsidRDefault="00E16C4D">
      <w:pPr>
        <w:rPr>
          <w:b/>
          <w:rPrChange w:id="0" w:author="Arthur Souza Rodrigues" w:date="2026-07-10T21:51:00Z" w16du:dateUtc="2026-07-11T01:51:00Z">
            <w:rPr>
              <w:vertAlign w:val="subscript"/>
            </w:rPr>
          </w:rPrChange>
        </w:rPr>
      </w:pPr>
      <w:r>
        <w:rPr>
          <w:b/>
          <w:rPrChange w:id="1" w:author="Arthur Souza Rodrigues" w:date="2026-07-10T21:51:00Z" w16du:dateUtc="2026-07-11T01:51:00Z">
            <w:rPr>
              <w:vertAlign w:val="subscript"/>
            </w:rPr>
          </w:rPrChange>
        </w:rPr>
        <w:t>file_</w:t>
      </w:r>
      <w:ins w:id="2" w:author="Arthur Souza Rodrigues" w:date="2026-07-10T21:51:00Z" w16du:dateUtc="2026-07-11T01:51:00Z">
        <w:r w:rsidR="00766E25">
          <w:rPr>
            <w:b/>
            <w:bCs/>
          </w:rPr>
          <w:t>179</w:t>
        </w:r>
      </w:ins>
      <w:del w:id="3" w:author="Arthur Souza Rodrigues" w:date="2026-07-10T21:51:00Z" w16du:dateUtc="2026-07-11T01:51:00Z">
        <w:r>
          <w:rPr>
            <w:vertAlign w:val="subscript"/>
          </w:rPr>
          <w:delText>178</w:delText>
        </w:r>
      </w:del>
      <w:r>
        <w:rPr>
          <w:b/>
          <w:rPrChange w:id="4" w:author="Arthur Souza Rodrigues" w:date="2026-07-10T21:51:00Z" w16du:dateUtc="2026-07-11T01:51:00Z">
            <w:rPr>
              <w:vertAlign w:val="subscript"/>
            </w:rPr>
          </w:rPrChange>
        </w:rPr>
        <w:t>.docx</w:t>
      </w:r>
    </w:p>
    <w:p w14:paraId="645BBDD0" w14:textId="5D5130F3" w:rsidR="009C700A" w:rsidRDefault="00F25476">
      <w:ins w:id="5" w:author="Arthur Souza Rodrigues" w:date="2026-07-10T21:51:00Z" w16du:dateUtc="2026-07-11T01:51:00Z">
        <w:r>
          <w:rPr>
            <w:b/>
            <w:bCs/>
          </w:rPr>
          <w:t>Right Align Bold</w:t>
        </w:r>
      </w:ins>
      <w:del w:id="6" w:author="Arthur Souza Rodrigues" w:date="2026-07-10T21:51:00Z" w16du:dateUtc="2026-07-11T01:51:00Z">
        <w:r>
          <w:rPr>
            <w:vertAlign w:val="subscript"/>
          </w:rPr>
          <w:delText>Subscript</w:delText>
        </w:r>
      </w:del>
      <w:r>
        <w:rPr>
          <w:b/>
          <w:rPrChange w:id="7" w:author="Arthur Souza Rodrigues" w:date="2026-07-10T21:51:00Z" w16du:dateUtc="2026-07-11T01:51:00Z">
            <w:rPr>
              <w:vertAlign w:val="subscript"/>
            </w:rPr>
          </w:rPrChange>
        </w:rPr>
        <w:t xml:space="preserve"> Demo</w:t>
      </w:r>
    </w:p>
    <w:p w14:paraId="618F2392" w14:textId="77777777" w:rsidR="009C700A" w:rsidRDefault="00F25476">
      <w:ins w:id="8" w:author="Arthur Souza Rodrigues" w:date="2026-07-10T21:51:00Z" w16du:dateUtc="2026-07-11T01:51:00Z">
        <w:r>
          <w:rPr>
            <w:b/>
            <w:bCs/>
          </w:rPr>
          <w:t>This document combines right alignment with bold</w:t>
        </w:r>
      </w:ins>
      <w:del w:id="9" w:author="Arthur Souza Rodrigues" w:date="2026-07-10T21:51:00Z" w16du:dateUtc="2026-07-11T01:51:00Z">
        <w:r>
          <w:rPr>
            <w:vertAlign w:val="subscript"/>
          </w:rPr>
          <w:delText>Demonstrating subscript</w:delText>
        </w:r>
      </w:del>
      <w:r>
        <w:rPr>
          <w:b/>
          <w:rPrChange w:id="10" w:author="Arthur Souza Rodrigues" w:date="2026-07-10T21:51:00Z" w16du:dateUtc="2026-07-11T01:51:00Z">
            <w:rPr>
              <w:vertAlign w:val="subscript"/>
            </w:rPr>
          </w:rPrChange>
        </w:rPr>
        <w:t xml:space="preserve"> formatting.</w:t>
      </w:r>
    </w:p>
    <w:p w14:paraId="1FAF8823" w14:textId="77777777" w:rsidR="009C700A" w:rsidRDefault="00F25476">
      <w:ins w:id="11" w:author="Arthur Souza Rodrigues" w:date="2026-07-10T21:51:00Z" w16du:dateUtc="2026-07-11T01:51:00Z">
        <w:r>
          <w:rPr>
            <w:b/>
            <w:bCs/>
          </w:rPr>
          <w:t>Right-aligned bold text is used for dates and signatures.</w:t>
        </w:r>
      </w:ins>
      <w:del w:id="12" w:author="Arthur Souza Rodrigues" w:date="2026-07-10T21:51:00Z" w16du:dateUtc="2026-07-11T01:51:00Z">
        <w:r>
          <w:rPr>
            <w:vertAlign w:val="subscript"/>
          </w:rPr>
          <w:delText>H2O and CO2 are common subscript examples.</w:delText>
        </w:r>
      </w:del>
    </w:p>
    <w:sectPr w:rsidR="009C70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00A"/>
    <w:rsid w:val="004A366F"/>
    <w:rsid w:val="00766E25"/>
    <w:rsid w:val="008C05CC"/>
    <w:rsid w:val="00994043"/>
    <w:rsid w:val="009C700A"/>
    <w:rsid w:val="00D53FE7"/>
    <w:rsid w:val="00E1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2026-07-11T01:51:00Z</dcterms:modified>
</cp:coreProperties>
</file>