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289B" w14:textId="77777777" w:rsidR="009A2ACD" w:rsidRDefault="00F474E6">
      <w:pPr>
        <w:rPr/>
      </w:pPr>
      <w:r>
        <w:rPr>
          <w:rFonts w:ascii="Arial" w:hAnsi="Arial" w:cs="Arial"/>
          <w:b/>
          <w:bCs/>
          <w:sz w:val="40"/>
          <w:szCs w:val="40"/>
        </w:rPr>
        <w:t>Heading 1 Bold Demo</w:t>
      </w:r>
    </w:p>
    <w:p w14:paraId="66A0A06B" w14:textId="77777777" w:rsidR="009A2ACD" w:rsidRDefault="00F474E6">
      <w:pPr>
        <w:spacing w:before="400" w:after="120" w:line="240" w:lineRule="auto"/>
        <w:rPr/>
      </w:pPr>
      <w:r>
        <w:rPr>
          <w:rFonts w:ascii="Arial" w:hAnsi="Arial" w:cs="Arial"/>
          <w:b/>
          <w:bCs/>
          <w:sz w:val="40"/>
          <w:szCs w:val="40"/>
        </w:rPr>
        <w:t>This document shows Heading 1 style with extra bold emphasis.</w:t>
      </w:r>
    </w:p>
    <w:p w14:paraId="76C3FFB6" w14:textId="77777777" w:rsidR="00A73A57" w:rsidRDefault="00F474E6">
      <w:pPr>
        <w:rPr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p w14:paraId="5835D77C" w14:textId="77777777" w:rsidR="00A73A57" w:rsidRDefault="00F474E6">
      <w:pPr>
        <w:rPr/>
      </w:pPr>
    </w:p>
    <w:p w14:paraId="24989F51" w14:textId="77777777" w:rsidR="00A73A57" w:rsidRDefault="00F474E6">
      <w:pPr>
        <w:rPr/>
      </w:pPr>
    </w:p>
    <w:p w14:paraId="0E24B627" w14:textId="77777777" w:rsidR="00A73A57" w:rsidRDefault="00A73A57">
      <w:pPr>
        <w:rPr/>
        <w:sectPr w:rsidR="00A73A57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16CB3D6" w14:textId="77777777" w:rsidR="00A73A57" w:rsidRDefault="00F474E6">
      <w:pPr>
        <w:spacing w:before="400" w:after="120" w:line="240" w:lineRule="auto"/>
        <w:pPrChange w:id="14" w:author="Author" w:date="2026-06-29T11:02:00Z" w16du:dateUtc="2026-06-29T15:02:00Z">
          <w:pPr/>
        </w:pPrChange>
      </w:pPr>
    </w:p>
    <w:sectPr w:rsidR="00A73A57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7" w:author="Author" w:date="2026-06-29T11:02:00Z" w16du:dateUtc="2026-06-29T15:02:00Z">
        <w:sectPr w:rsidR="00A73A57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A0D1B" w14:textId="77777777" w:rsidR="00F474E6" w:rsidRDefault="00F474E6">
      <w:pPr>
        <w:spacing w:after="0" w:line="240" w:lineRule="auto"/>
      </w:pPr>
      <w:r>
        <w:separator/>
      </w:r>
    </w:p>
  </w:endnote>
  <w:endnote w:type="continuationSeparator" w:id="0">
    <w:p w14:paraId="6CB69155" w14:textId="77777777" w:rsidR="00F474E6" w:rsidRDefault="00F47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 w:rsidR="00D91FB8" w:rsidRDefault="00D91F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4F4F1" w14:textId="77777777" w:rsidR="00F474E6" w:rsidRDefault="00F474E6">
      <w:pPr>
        <w:spacing w:after="0" w:line="240" w:lineRule="auto"/>
      </w:pPr>
      <w:r>
        <w:separator/>
      </w:r>
    </w:p>
  </w:footnote>
  <w:footnote w:type="continuationSeparator" w:id="0">
    <w:p w14:paraId="67960322" w14:textId="77777777" w:rsidR="00F474E6" w:rsidRDefault="00F47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BDF07" w14:textId="77777777" w:rsidR="00A73A57" w:rsidRDefault="00F474E6">
    <w:pPr>
      <w:pStyle w:val="Header"/>
      <w:rPr>
        <w:del w:id="12" w:author="Author" w:date="2026-06-29T11:02:00Z" w16du:dateUtc="2026-06-29T15:02:00Z"/>
      </w:rPr>
    </w:pPr>
    <w:del w:id="13" w:author="Author" w:date="2026-06-29T11:02:00Z" w16du:dateUtc="2026-06-29T15:02:00Z">
      <w:r>
        <w:delText>My header</w:delText>
      </w:r>
    </w:del>
  </w:p>
  <w:p w14:paraId="3DE7D18E" w14:textId="77777777" w:rsidR="00A73A57" w:rsidRDefault="00A73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 w:rsidR="00A73A57" w:rsidRDefault="00F474E6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 w:rsidR="00A73A57" w:rsidRDefault="00F474E6">
    <w:pPr>
      <w:pStyle w:val="Header"/>
    </w:pPr>
    <w:del w:id="16" w:author="Author" w:date="2026-06-29T11:02:00Z" w16du:dateUtc="2026-06-29T15:02:00Z">
      <w:r>
        <w:delText>Section 2 - My first page header</w:delTex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914C6C"/>
    <w:rsid w:val="009A2ACD"/>
    <w:rsid w:val="009D29D6"/>
    <w:rsid w:val="00A73A57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2026-06-29T15:02:00Z</dcterms:modified>
</cp:coreProperties>
</file>