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3799D" w14:textId="7EAFFAE2" w:rsidR="004D67CF" w:rsidRDefault="00B51B81">
      <w:pPr>
        <w:rPr/>
      </w:pPr>
    </w:p>
    <w:p w14:paraId="123C8CD0" w14:textId="77777777" w:rsidR="0018060C" w:rsidRDefault="00946BAC">
      <w:pPr>
        <w:rPr/>
      </w:pPr>
      <w:commentRangeStart w:id="5"/>
      <w:commentRangeStart w:id="6"/>
      <w:r>
        <w:t>I love Microsoft word. It’s so fun</w:t>
      </w:r>
    </w:p>
    <w:p w14:paraId="37F2C3E1" w14:textId="77777777" w:rsidR="00B51B81" w:rsidRPr="00F94915" w:rsidRDefault="007E6509" w:rsidP="00F94915">
      <w:pPr>
        <w:rPr/>
      </w:pPr>
    </w:p>
    <w:p w14:paraId="7751710B" w14:textId="77777777" w:rsidR="00B51B81" w:rsidRDefault="007E6509" w:rsidP="00270EE7">
      <w:pPr>
        <w:pStyle w:val="ListParagraph"/>
        <w:numPr>
          <w:ilvl w:val="0"/>
          <w:numId w:val="1"/>
        </w:numPr>
        <w:rPr/>
      </w:pPr>
      <w:r>
        <w:t xml:space="preserve"> to </w:t>
      </w:r>
    </w:p>
    <w:p w14:paraId="0A6A98D4" w14:textId="77777777" w:rsidR="00B51B81" w:rsidRDefault="007E6509" w:rsidP="00270EE7">
      <w:pPr>
        <w:pStyle w:val="ListParagraph"/>
        <w:numPr>
          <w:ilvl w:val="1"/>
          <w:numId w:val="1"/>
        </w:numPr>
        <w:rPr/>
      </w:pPr>
    </w:p>
    <w:p w14:paraId="3675AACC" w14:textId="77777777" w:rsidR="00B51B81" w:rsidRDefault="007E6509" w:rsidP="00270EE7">
      <w:pPr>
        <w:pStyle w:val="ListParagraph"/>
        <w:numPr>
          <w:ilvl w:val="1"/>
          <w:numId w:val="1"/>
        </w:numPr>
        <w:rPr/>
      </w:pPr>
    </w:p>
    <w:p w14:paraId="5B262D46" w14:textId="77777777" w:rsidR="00B51B81" w:rsidRDefault="007E6509" w:rsidP="00270EE7">
      <w:pPr>
        <w:pStyle w:val="ListParagraph"/>
        <w:numPr>
          <w:ilvl w:val="0"/>
          <w:numId w:val="1"/>
        </w:numPr>
        <w:rPr/>
      </w:pPr>
    </w:p>
    <w:p w14:paraId="62A3B61C" w14:textId="77777777" w:rsidR="00B51B81" w:rsidRDefault="007E6509" w:rsidP="00270EE7">
      <w:pPr>
        <w:pStyle w:val="ListParagraph"/>
        <w:numPr>
          <w:ilvl w:val="1"/>
          <w:numId w:val="1"/>
        </w:numPr>
        <w:rPr/>
      </w:pPr>
    </w:p>
    <w:p w14:paraId="3D8E4EA7" w14:textId="77777777" w:rsidR="00B51B81" w:rsidRDefault="007E6509" w:rsidP="00270EE7">
      <w:pPr>
        <w:pStyle w:val="ListParagraph"/>
        <w:numPr>
          <w:ilvl w:val="1"/>
          <w:numId w:val="1"/>
        </w:numPr>
        <w:rPr/>
      </w:pPr>
    </w:p>
    <w:p w14:paraId="176C2786" w14:textId="77777777" w:rsidR="00B51B81" w:rsidRDefault="007E6509" w:rsidP="00270EE7">
      <w:pPr>
        <w:pStyle w:val="ListParagraph"/>
        <w:numPr>
          <w:ilvl w:val="1"/>
          <w:numId w:val="1"/>
        </w:numPr>
        <w:rPr/>
      </w:pPr>
    </w:p>
    <w:p w14:paraId="2B3504C4" w14:textId="77777777" w:rsidR="00B51B81" w:rsidRDefault="007E6509" w:rsidP="00270EE7">
      <w:pPr>
        <w:pStyle w:val="ListParagraph"/>
        <w:numPr>
          <w:ilvl w:val="2"/>
          <w:numId w:val="1"/>
        </w:numPr>
        <w:rPr/>
      </w:pPr>
    </w:p>
    <w:p w14:paraId="2C0498D0" w14:textId="77777777" w:rsidR="00B51B81" w:rsidRDefault="007E6509" w:rsidP="00270EE7">
      <w:pPr>
        <w:pStyle w:val="ListParagraph"/>
        <w:numPr>
          <w:ilvl w:val="0"/>
          <w:numId w:val="1"/>
        </w:numPr>
        <w:rPr/>
      </w:pPr>
    </w:p>
    <w:p w14:paraId="47673396" w14:textId="77777777" w:rsidR="00B51B81" w:rsidRDefault="007E6509" w:rsidP="00270EE7">
      <w:pPr>
        <w:pStyle w:val="ListParagraph"/>
        <w:numPr>
          <w:ilvl w:val="1"/>
          <w:numId w:val="1"/>
        </w:numPr>
        <w:rPr/>
      </w:pPr>
    </w:p>
    <w:p w14:paraId="5D32DB08" w14:textId="77777777" w:rsidR="00B51B81" w:rsidRDefault="007E6509" w:rsidP="008B7E91">
      <w:pPr>
        <w:spacing w:after="480"/>
        <w:rPr/>
      </w:pPr>
    </w:p>
    <w:p w14:paraId="03099E12" w14:textId="77777777" w:rsidR="00B51B81" w:rsidRDefault="007E6509">
      <w:pPr>
        <w:rPr/>
      </w:pPr>
    </w:p>
    <w:p w14:paraId="2301DC0D" w14:textId="77777777" w:rsidR="00B51B81" w:rsidRDefault="007E6509" w:rsidP="008B7E91">
      <w:pPr>
        <w:spacing w:before="800"/>
        <w:rPr/>
      </w:pPr>
    </w:p>
    <w:p w14:paraId="1963AB74" w14:textId="77777777" w:rsidR="00B51B81" w:rsidRDefault="007E6509" w:rsidP="00C92A32">
      <w:pPr>
        <w:pStyle w:val="Heading1"/>
        <w:rPr/>
      </w:pPr>
    </w:p>
    <w:p w14:paraId="1FB54B9F" w14:textId="77777777" w:rsidR="00B51B81" w:rsidRPr="00C92A32" w:rsidRDefault="007E6509" w:rsidP="00C92A32">
      <w:pPr>
        <w:pStyle w:val="Heading2"/>
        <w:rPr/>
      </w:pPr>
    </w:p>
    <w:p w14:paraId="0922DB5F" w14:textId="77777777" w:rsidR="00B51B81" w:rsidRDefault="007E6509">
      <w:pPr>
        <w:rPr/>
      </w:pPr>
    </w:p>
    <w:p w14:paraId="19467F5D" w14:textId="77777777" w:rsidR="00B51B81" w:rsidRDefault="007E6509" w:rsidP="00C92A32">
      <w:pPr>
        <w:pStyle w:val="Heading1"/>
        <w:rPr/>
      </w:pPr>
    </w:p>
    <w:p w14:paraId="4090E0F0" w14:textId="77777777" w:rsidR="00B51B81" w:rsidRDefault="007E6509">
      <w:pPr>
        <w:rPr/>
      </w:pPr>
    </w:p>
    <w:p w14:paraId="11121BFA" w14:textId="77777777" w:rsidR="00B51B81" w:rsidRDefault="007E6509" w:rsidP="00C92A32">
      <w:pPr>
        <w:pStyle w:val="Heading2"/>
        <w:rPr/>
      </w:pPr>
    </w:p>
    <w:p w14:paraId="7EC7EF8D" w14:textId="77777777" w:rsidR="00B51B81" w:rsidRDefault="007E6509">
      <w:pPr>
        <w:rPr/>
      </w:pPr>
    </w:p>
    <w:p w14:paraId="573DFB18" w14:textId="77777777" w:rsidR="00B51B81" w:rsidRDefault="007E6509">
      <w:pPr>
        <w:rPr/>
      </w:pPr>
    </w:p>
    <w:sdt>
      <w:sdtPr>
        <w:alias w:val="RichTextContentControl"/>
        <w:tag w:val="RichTextContentControl"/>
        <w:id w:val="1111861867"/>
      </w:sdtPr>
      <w:sdtEndPr/>
      <w:sdtContent>
        <w:p w14:paraId="7FD69FC2" w14:textId="77777777" w:rsidR="00B51B81" w:rsidRDefault="007E6509">
          <w:pPr>
            <w:rPr/>
          </w:pPr>
          <w:del w:id="56"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B51B81" w:rsidRDefault="007E6509">
      <w:pPr>
        <w:rPr/>
      </w:pPr>
      <w:sdt>
        <w:sdtPr>
          <w:alias w:val="Plain text content control"/>
          <w:tag w:val="Plain text content control"/>
          <w:id w:val="-329529258"/>
          <w:text/>
        </w:sdtPr>
        <w:sdtEndPr/>
        <w:sdtContent>
          <w:del w:id="59" w:author="Arthur Souza Rodrigues" w:date="2026-07-05T01:31:00Z" w16du:dateUtc="2026-07-05T05:31:00Z">
            <w:r>
              <w:delText>make your document look professionally</w:delText>
            </w:r>
          </w:del>
        </w:sdtContent>
      </w:sdt>
    </w:p>
    <w:sdt>
      <w:sdtPr>
        <w:id w:val="-132646417"/>
        <w:picture/>
      </w:sdtPr>
      <w:sdtEndPr/>
      <w:sdtContent>
        <w:p w14:paraId="28B70BED" w14:textId="77777777" w:rsidR="00B51B81" w:rsidRDefault="007E6509">
          <w:r>
            <w:rPr>
              <w:noProof/>
            </w:rPr>
            <w:drawing>
              <wp:inline distT="0" distB="0" distL="0" distR="0" wp14:anchorId="3F768D1D" wp14:editId="2EF655A9">
                <wp:extent cx="1896761" cy="151582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B51B81"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B51B81" w:rsidRDefault="007E6509">
          <w:pPr>
            <w:rPr/>
          </w:pPr>
          <w:del w:id="62" w:author="Arthur Souza Rodrigues" w:date="2026-07-05T01:31:00Z" w16du:dateUtc="2026-07-05T05:31:00Z">
            <w:r>
              <w:delText>Two</w:delText>
            </w:r>
          </w:del>
        </w:p>
      </w:sdtContent>
    </w:sdt>
    <w:p w14:paraId="30E8E50B" w14:textId="77777777" w:rsidR="00B51B81" w:rsidRDefault="007E6509">
      <w:pPr>
        <w:rPr/>
      </w:pPr>
    </w:p>
    <w:p w14:paraId="71A7AA3D" w14:textId="77777777" w:rsidR="00B51B81" w:rsidRDefault="00B51B81">
      <w:pPr>
        <w:rPr/>
        <w:sectPr w:rsidR="00CF781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14:paraId="483ADECB" w14:textId="77777777" w:rsidR="00B51B81" w:rsidRDefault="007E6509" w:rsidP="005E2746">
      <w:pPr>
        <w:pBdr>
          <w:top w:val="single" w:sz="4" w:space="1" w:color="auto"/>
          <w:left w:val="single" w:sz="4" w:space="4" w:color="auto"/>
          <w:bottom w:val="single" w:sz="4" w:space="1" w:color="auto"/>
          <w:right w:val="single" w:sz="4" w:space="4" w:color="auto"/>
        </w:pBdr>
        <w:rPr/>
      </w:pPr>
    </w:p>
    <w:customXmlDelRangeStart w:id="69" w:author="Arthur Souza Rodrigues" w:date="2026-07-05T01:31:00Z"/>
    <w:sdt>
      <w:sdtPr>
        <w:rPr>
          <w:b w:val="0"/>
          <w:bCs w:val="0"/>
          <w:noProof/>
          <w:color w:val="auto"/>
        </w:rPr>
        <w:alias w:val="MyTable"/>
        <w:tag w:val="MyTable"/>
        <w:id w:val="354002298"/>
      </w:sdtPr>
      <w:sdtEndPr>
        <w:rPr>
          <w:noProof w:val="0"/>
        </w:rPr>
      </w:sdtEndPr>
      <w:sdtContent>
        <w:customXmlDelRangeEnd w:id="69"/>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0"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1" w:author="Arthur Souza Rodrigues" w:date="2026-07-05T01:31:00Z"/>
              <w:sdt>
                <w:sdtPr>
                  <w:rPr>
                    <w:noProof/>
                  </w:rPr>
                  <w:alias w:val="Latin1"/>
                  <w:tag w:val="Latin1"/>
                  <w:id w:val="1646851742"/>
                </w:sdtPr>
                <w:sdtEndPr/>
                <w:sdtContent>
                  <w:customXmlDelRangeEnd w:id="71"/>
                  <w:p w14:paraId="1581FCAC" w14:textId="77777777" w:rsidR="00B51B81" w:rsidRDefault="007E6509">
                    <w:pPr>
                      <w:rPr/>
                    </w:pPr>
                    <w:del w:id="73" w:author="Arthur Souza Rodrigues" w:date="2026-07-05T01:31:00Z" w16du:dateUtc="2026-07-05T05:31:00Z">
                      <w:r>
                        <w:rPr>
                          <w:noProof/>
                        </w:rPr>
                        <w:delText>Lorem ipsum dolor sit amet</w:delText>
                      </w:r>
                    </w:del>
                  </w:p>
                  <w:customXmlDelRangeStart w:id="74" w:author="Arthur Souza Rodrigues" w:date="2026-07-05T01:31:00Z"/>
                </w:sdtContent>
              </w:sdt>
              <w:customXmlDelRangeEnd w:id="74"/>
            </w:tc>
            <w:tc>
              <w:tcPr>
                <w:tcW w:w="3117" w:type="dxa"/>
              </w:tcPr>
              <w:customXmlDelRangeStart w:id="75" w:author="Arthur Souza Rodrigues" w:date="2026-07-05T01:31:00Z"/>
              <w:sdt>
                <w:sdtPr>
                  <w:rPr>
                    <w:noProof/>
                  </w:rPr>
                  <w:alias w:val="Latin2"/>
                  <w:tag w:val="Latin2"/>
                  <w:id w:val="1730795754"/>
                </w:sdtPr>
                <w:sdtEndPr/>
                <w:sdtContent>
                  <w:customXmlDelRangeEnd w:id="75"/>
                  <w:p w14:paraId="36C70DAE"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b w:val="0"/>
                      </w:rPr>
                    </w:pPr>
                    <w:del w:id="77" w:author="Arthur Souza Rodrigues" w:date="2026-07-05T01:31:00Z" w16du:dateUtc="2026-07-05T05:31:00Z">
                      <w:r>
                        <w:rPr>
                          <w:noProof/>
                        </w:rPr>
                        <w:delText>Consectetuer adipiscing elit</w:delText>
                      </w:r>
                    </w:del>
                  </w:p>
                  <w:customXmlDelRangeStart w:id="78" w:author="Arthur Souza Rodrigues" w:date="2026-07-05T01:31:00Z"/>
                </w:sdtContent>
              </w:sdt>
              <w:customXmlDelRangeEnd w:id="78"/>
            </w:tc>
            <w:tc>
              <w:tcPr>
                <w:tcW w:w="3117" w:type="dxa"/>
              </w:tcPr>
              <w:customXmlDelRangeStart w:id="79" w:author="Arthur Souza Rodrigues" w:date="2026-07-05T01:31:00Z"/>
              <w:sdt>
                <w:sdtPr>
                  <w:rPr>
                    <w:noProof/>
                  </w:rPr>
                  <w:alias w:val="Latin3"/>
                  <w:tag w:val="Latin3"/>
                  <w:id w:val="-88469536"/>
                </w:sdtPr>
                <w:sdtEndPr/>
                <w:sdtContent>
                  <w:customXmlDelRangeEnd w:id="79"/>
                  <w:p w14:paraId="0D6492B9" w14:textId="77777777" w:rsidR="00B51B81" w:rsidRDefault="007E6509">
                    <w:pPr>
                      <w:cnfStyle w:val="100000000000" w:firstRow="1" w:lastRow="0" w:firstColumn="0" w:lastColumn="0" w:oddVBand="0" w:evenVBand="0" w:oddHBand="0" w:evenHBand="0" w:firstRowFirstColumn="0" w:firstRowLastColumn="0" w:lastRowFirstColumn="0" w:lastRowLastColumn="0"/>
                      <w:rPr/>
                    </w:pPr>
                    <w:del w:id="81" w:author="Arthur Souza Rodrigues" w:date="2026-07-05T01:31:00Z" w16du:dateUtc="2026-07-05T05:31:00Z">
                      <w:r>
                        <w:rPr>
                          <w:noProof/>
                        </w:rPr>
                        <w:delText>Maecenas porttitor congue massa.</w:delText>
                      </w:r>
                    </w:del>
                  </w:p>
                  <w:customXmlDelRangeStart w:id="82" w:author="Arthur Souza Rodrigues" w:date="2026-07-05T01:31:00Z"/>
                </w:sdtContent>
              </w:sdt>
              <w:customXmlDelRangeEnd w:id="82"/>
            </w:tc>
          </w:tr>
          <w:customXmlDelRangeStart w:id="83" w:author="Arthur Souza Rodrigues" w:date="2026-07-05T01:31:00Z"/>
          <w:sdt>
            <w:sdtPr>
              <w:rPr>
                <w:b w:val="0"/>
                <w:bCs w:val="0"/>
              </w:rPr>
              <w:alias w:val="Row1"/>
              <w:tag w:val="Row1"/>
              <w:id w:val="2087339449"/>
            </w:sdtPr>
            <w:sdtEndPr/>
            <w:sdtContent>
              <w:customXmlDelRangeEnd w:id="83"/>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8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85" w:author="Arthur Souza Rodrigues" w:date="2026-07-05T01:31:00Z"/>
                  <w:sdt>
                    <w:sdtPr>
                      <w:alias w:val="Data11"/>
                      <w:tag w:val="Data11"/>
                      <w:id w:val="1641614218"/>
                      <w:text/>
                    </w:sdtPr>
                    <w:sdtEndPr/>
                    <w:sdtContent>
                      <w:customXmlDelRangeEnd w:id="85"/>
                      <w:p w14:paraId="2A2ECE4B" w14:textId="77777777" w:rsidR="00B51B81" w:rsidRDefault="007E6509">
                        <w:pPr>
                          <w:rPr/>
                        </w:pPr>
                        <w:del w:id="87" w:author="Arthur Souza Rodrigues" w:date="2026-07-05T01:31:00Z" w16du:dateUtc="2026-07-05T05:31:00Z">
                          <w:r>
                            <w:delText>100</w:delText>
                          </w:r>
                        </w:del>
                      </w:p>
                      <w:customXmlDelRangeStart w:id="88" w:author="Arthur Souza Rodrigues" w:date="2026-07-05T01:31:00Z"/>
                    </w:sdtContent>
                  </w:sdt>
                  <w:customXmlDelRangeEnd w:id="88"/>
                </w:tc>
                <w:tc>
                  <w:tcPr>
                    <w:tcW w:w="3117" w:type="dxa"/>
                  </w:tcPr>
                  <w:customXmlDelRangeStart w:id="89" w:author="Arthur Souza Rodrigues" w:date="2026-07-05T01:31:00Z"/>
                  <w:sdt>
                    <w:sdtPr>
                      <w:alias w:val="Data12"/>
                      <w:tag w:val="Data12"/>
                      <w:id w:val="184647321"/>
                      <w:text/>
                    </w:sdtPr>
                    <w:sdtEndPr/>
                    <w:sdtContent>
                      <w:customXmlDelRangeEnd w:id="89"/>
                      <w:p w14:paraId="60ACCD8A" w14:textId="77777777" w:rsidR="00B51B81" w:rsidRDefault="007E6509">
                        <w:pPr>
                          <w:cnfStyle w:val="000000100000" w:firstRow="0" w:lastRow="0" w:firstColumn="0" w:lastColumn="0" w:oddVBand="0" w:evenVBand="0" w:oddHBand="1" w:evenHBand="0" w:firstRowFirstColumn="0" w:firstRowLastColumn="0" w:lastRowFirstColumn="0" w:lastRowLastColumn="0"/>
                          <w:rPr/>
                        </w:pPr>
                        <w:del w:id="91" w:author="Arthur Souza Rodrigues" w:date="2026-07-05T01:31:00Z" w16du:dateUtc="2026-07-05T05:31:00Z">
                          <w:r>
                            <w:delText>200</w:delText>
                          </w:r>
                        </w:del>
                      </w:p>
                      <w:customXmlDelRangeStart w:id="92" w:author="Arthur Souza Rodrigues" w:date="2026-07-05T01:31:00Z"/>
                    </w:sdtContent>
                  </w:sdt>
                  <w:customXmlDelRangeEnd w:id="92"/>
                </w:tc>
                <w:tc>
                  <w:tcPr>
                    <w:tcW w:w="3117" w:type="dxa"/>
                  </w:tcPr>
                  <w:customXmlDelRangeStart w:id="93" w:author="Arthur Souza Rodrigues" w:date="2026-07-05T01:31:00Z"/>
                  <w:sdt>
                    <w:sdtPr>
                      <w:alias w:val="Data13"/>
                      <w:tag w:val="Data13"/>
                      <w:id w:val="131915776"/>
                      <w:text/>
                    </w:sdtPr>
                    <w:sdtEndPr/>
                    <w:sdtContent>
                      <w:customXmlDelRangeEnd w:id="93"/>
                      <w:p w14:paraId="60560D1C" w14:textId="77777777" w:rsidR="00B51B81" w:rsidRDefault="007E6509">
                        <w:pPr>
                          <w:cnfStyle w:val="000000100000" w:firstRow="0" w:lastRow="0" w:firstColumn="0" w:lastColumn="0" w:oddVBand="0" w:evenVBand="0" w:oddHBand="1" w:evenHBand="0" w:firstRowFirstColumn="0" w:firstRowLastColumn="0" w:lastRowFirstColumn="0" w:lastRowLastColumn="0"/>
                          <w:rPr/>
                        </w:pPr>
                        <w:del w:id="95" w:author="Arthur Souza Rodrigues" w:date="2026-07-05T01:31:00Z" w16du:dateUtc="2026-07-05T05:31:00Z">
                          <w:r>
                            <w:delText>300</w:delText>
                          </w:r>
                        </w:del>
                      </w:p>
                      <w:customXmlDelRangeStart w:id="96" w:author="Arthur Souza Rodrigues" w:date="2026-07-05T01:31:00Z"/>
                    </w:sdtContent>
                  </w:sdt>
                  <w:customXmlDelRangeEnd w:id="96"/>
                </w:tc>
              </w:tr>
              <w:customXmlDelRangeStart w:id="97" w:author="Arthur Souza Rodrigues" w:date="2026-07-05T01:31:00Z"/>
            </w:sdtContent>
          </w:sdt>
          <w:customXmlDelRangeEnd w:id="97"/>
          <w:customXmlDelRangeStart w:id="98" w:author="Arthur Souza Rodrigues" w:date="2026-07-05T01:31:00Z"/>
          <w:sdt>
            <w:sdtPr>
              <w:rPr>
                <w:b w:val="0"/>
                <w:bCs w:val="0"/>
              </w:rPr>
              <w:alias w:val="Row2"/>
              <w:tag w:val="Row2"/>
              <w:id w:val="1563601403"/>
            </w:sdtPr>
            <w:sdtEndPr/>
            <w:sdtContent>
              <w:customXmlDelRangeEnd w:id="98"/>
              <w:tr w:rsidR="00C4274D" w14:paraId="68A60E71" w14:textId="77777777" w:rsidTr="00665111">
                <w:trPr>
                  <w:del w:id="99"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0" w:author="Arthur Souza Rodrigues" w:date="2026-07-05T01:31:00Z"/>
                  <w:sdt>
                    <w:sdtPr>
                      <w:alias w:val="Data21"/>
                      <w:tag w:val="Data21"/>
                      <w:id w:val="-1031330684"/>
                      <w:text/>
                    </w:sdtPr>
                    <w:sdtEndPr/>
                    <w:sdtContent>
                      <w:customXmlDelRangeEnd w:id="100"/>
                      <w:p w14:paraId="576927AA" w14:textId="77777777" w:rsidR="00B51B81" w:rsidRDefault="007E6509">
                        <w:pPr>
                          <w:rPr/>
                        </w:pPr>
                        <w:del w:id="102" w:author="Arthur Souza Rodrigues" w:date="2026-07-05T01:31:00Z" w16du:dateUtc="2026-07-05T05:31:00Z">
                          <w:r>
                            <w:delText>400</w:delText>
                          </w:r>
                        </w:del>
                      </w:p>
                      <w:customXmlDelRangeStart w:id="103" w:author="Arthur Souza Rodrigues" w:date="2026-07-05T01:31:00Z"/>
                    </w:sdtContent>
                  </w:sdt>
                  <w:customXmlDelRangeEnd w:id="103"/>
                </w:tc>
                <w:tc>
                  <w:tcPr>
                    <w:tcW w:w="3117" w:type="dxa"/>
                  </w:tcPr>
                  <w:customXmlDelRangeStart w:id="104" w:author="Arthur Souza Rodrigues" w:date="2026-07-05T01:31:00Z"/>
                  <w:sdt>
                    <w:sdtPr>
                      <w:alias w:val="Data22"/>
                      <w:tag w:val="Data22"/>
                      <w:id w:val="560603829"/>
                      <w:text/>
                    </w:sdtPr>
                    <w:sdtEndPr/>
                    <w:sdtContent>
                      <w:customXmlDelRangeEnd w:id="104"/>
                      <w:p w14:paraId="7823894F" w14:textId="77777777" w:rsidR="00B51B81" w:rsidRDefault="007E6509">
                        <w:pPr>
                          <w:cnfStyle w:val="000000000000" w:firstRow="0" w:lastRow="0" w:firstColumn="0" w:lastColumn="0" w:oddVBand="0" w:evenVBand="0" w:oddHBand="0" w:evenHBand="0" w:firstRowFirstColumn="0" w:firstRowLastColumn="0" w:lastRowFirstColumn="0" w:lastRowLastColumn="0"/>
                          <w:rPr/>
                        </w:pPr>
                        <w:del w:id="106" w:author="Arthur Souza Rodrigues" w:date="2026-07-05T01:31:00Z" w16du:dateUtc="2026-07-05T05:31:00Z">
                          <w:r>
                            <w:delText>500</w:delText>
                          </w:r>
                        </w:del>
                      </w:p>
                      <w:customXmlDelRangeStart w:id="107" w:author="Arthur Souza Rodrigues" w:date="2026-07-05T01:31:00Z"/>
                    </w:sdtContent>
                  </w:sdt>
                  <w:customXmlDelRangeEnd w:id="107"/>
                </w:tc>
                <w:tc>
                  <w:tcPr>
                    <w:tcW w:w="3117" w:type="dxa"/>
                  </w:tcPr>
                  <w:customXmlDelRangeStart w:id="108" w:author="Arthur Souza Rodrigues" w:date="2026-07-05T01:31:00Z"/>
                  <w:sdt>
                    <w:sdtPr>
                      <w:alias w:val="Data23"/>
                      <w:tag w:val="Data23"/>
                      <w:id w:val="-847252032"/>
                      <w:text/>
                    </w:sdtPr>
                    <w:sdtEndPr/>
                    <w:sdtContent>
                      <w:customXmlDelRangeEnd w:id="108"/>
                      <w:p w14:paraId="065792C4" w14:textId="77777777" w:rsidR="00B51B81" w:rsidRDefault="007E6509">
                        <w:pPr>
                          <w:cnfStyle w:val="000000000000" w:firstRow="0" w:lastRow="0" w:firstColumn="0" w:lastColumn="0" w:oddVBand="0" w:evenVBand="0" w:oddHBand="0" w:evenHBand="0" w:firstRowFirstColumn="0" w:firstRowLastColumn="0" w:lastRowFirstColumn="0" w:lastRowLastColumn="0"/>
                          <w:rPr/>
                        </w:pPr>
                        <w:del w:id="110" w:author="Arthur Souza Rodrigues" w:date="2026-07-05T01:31:00Z" w16du:dateUtc="2026-07-05T05:31:00Z">
                          <w:r>
                            <w:delText>600</w:delText>
                          </w:r>
                        </w:del>
                      </w:p>
                      <w:customXmlDelRangeStart w:id="111" w:author="Arthur Souza Rodrigues" w:date="2026-07-05T01:31:00Z"/>
                    </w:sdtContent>
                  </w:sdt>
                  <w:customXmlDelRangeEnd w:id="111"/>
                </w:tc>
              </w:tr>
              <w:customXmlDelRangeStart w:id="112" w:author="Arthur Souza Rodrigues" w:date="2026-07-05T01:31:00Z"/>
            </w:sdtContent>
          </w:sdt>
          <w:customXmlDelRangeEnd w:id="112"/>
        </w:tbl>
        <w:customXmlDelRangeStart w:id="113" w:author="Arthur Souza Rodrigues" w:date="2026-07-05T01:31:00Z"/>
      </w:sdtContent>
    </w:sdt>
    <w:customXmlDelRangeEnd w:id="113"/>
    <w:p w14:paraId="4584E974" w14:textId="77777777" w:rsidR="00B51B81" w:rsidRDefault="00B51B81" w:rsidP="00C4274D">
      <w:pPr>
        <w:rPr/>
      </w:pPr>
    </w:p>
    <w:sdt>
      <w:sdtPr>
        <w:alias w:val="RichTextContentControl"/>
        <w:tag w:val="RichTextContentControl"/>
        <w:id w:val="873813965"/>
      </w:sdtPr>
      <w:sdtEndPr/>
      <w:sdtContent>
        <w:p w14:paraId="16FCF045" w14:textId="77777777" w:rsidR="00B51B81" w:rsidRDefault="007E6509">
          <w:pPr>
            <w:rPr/>
          </w:pPr>
          <w:del w:id="116"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B51B81" w:rsidRDefault="007E6509">
      <w:pPr>
        <w:rPr/>
      </w:pPr>
      <w:sdt>
        <w:sdtPr>
          <w:alias w:val="Plain text content control"/>
          <w:tag w:val="Plain text content control"/>
          <w:id w:val="-1477523936"/>
          <w:text/>
        </w:sdtPr>
        <w:sdtEndPr/>
        <w:sdtContent>
          <w:del w:id="119" w:author="Arthur Souza Rodrigues" w:date="2026-07-05T01:31:00Z" w16du:dateUtc="2026-07-05T05:31:00Z">
            <w:r>
              <w:delText>make your document look professionally</w:delText>
            </w:r>
          </w:del>
        </w:sdtContent>
      </w:sdt>
    </w:p>
    <w:sdt>
      <w:sdtPr>
        <w:id w:val="615948864"/>
        <w:picture/>
      </w:sdtPr>
      <w:sdtEndPr/>
      <w:sdtContent>
        <w:p w14:paraId="36DBE2A5" w14:textId="77777777" w:rsidR="00B51B81" w:rsidRDefault="007E6509">
          <w:r>
            <w:rPr>
              <w:noProof/>
            </w:rPr>
            <w:drawing>
              <wp:inline distT="0" distB="0" distL="0" distR="0" wp14:anchorId="0795BA59" wp14:editId="3B52626F">
                <wp:extent cx="1896761" cy="151582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B51B81"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B51B81" w:rsidRDefault="007E6509">
          <w:pPr>
            <w:rPr/>
          </w:pPr>
          <w:del w:id="122" w:author="Arthur Souza Rodrigues" w:date="2026-07-05T01:31:00Z" w16du:dateUtc="2026-07-05T05:31:00Z">
            <w:r>
              <w:delText>Two</w:delText>
            </w:r>
          </w:del>
        </w:p>
      </w:sdtContent>
    </w:sdt>
    <w:p w14:paraId="337FAE81" w14:textId="77777777" w:rsidR="00B51B81" w:rsidRDefault="007E6509">
      <w:pPr>
        <w:rPr/>
      </w:pPr>
    </w:p>
    <w:sdt>
      <w:sdtPr>
        <w:id w:val="289707828"/>
        <w:docPartObj>
          <w:docPartGallery w:val="Cover Pages"/>
          <w:docPartUnique/>
        </w:docPartObj>
      </w:sdtPr>
      <w:sdtEndPr/>
      <w:sdtContent>
        <w:p w14:paraId="4456598A" w14:textId="77777777" w:rsidR="00B51B81" w:rsidRDefault="007E6509">
          <w:pPr>
            <w:rPr/>
          </w:pPr>
          <w:del w:id="126" w:author="Arthur Souza Rodrigues" w:date="2026-07-05T01:31:00Z" w16du:dateUtc="2026-07-05T05:31: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B51B81" w:rsidRDefault="00B51B81">
                                  <w:pPr>
                                    <w:pStyle w:val="NoSpacing"/>
                                    <w:rPr>
                                      <w:noProof/>
                                      <w:color w:val="44546A" w:themeColor="text2"/>
                                    </w:rPr>
                                  </w:pPr>
                                  <w:customXmlDelRangeStart w:id="128" w:author="Arthur Souza Rodrigues" w:date="2026-07-05T01:31: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28"/>
                                      <w:del w:id="129" w:author="Arthur Souza Rodrigues" w:date="2026-07-05T01:31:00Z" w16du:dateUtc="2026-07-05T05:31:00Z">
                                        <w:r w:rsidR="007E6509">
                                          <w:rPr>
                                            <w:noProof/>
                                            <w:color w:val="44546A" w:themeColor="text2"/>
                                          </w:rPr>
                                          <w:delText>Eric White</w:delText>
                                        </w:r>
                                      </w:del>
                                      <w:customXmlDelRangeStart w:id="130" w:author="Arthur Souza Rodrigues" w:date="2026-07-05T01:31:00Z"/>
                                    </w:sdtContent>
                                  </w:sdt>
                                  <w:customXmlDelRangeEnd w:id="130"/>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7777777" w:rsidR="00B51B81" w:rsidRDefault="00B51B81">
                            <w:pPr>
                              <w:pStyle w:val="NoSpacing"/>
                              <w:rPr>
                                <w:noProof/>
                                <w:color w:val="44546A" w:themeColor="text2"/>
                              </w:rPr>
                            </w:pPr>
                            <w:customXmlDelRangeStart w:id="132" w:author="Arthur Souza Rodrigues" w:date="2026-07-05T01:31: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2"/>
                                <w:del w:id="133" w:author="Arthur Souza Rodrigues" w:date="2026-07-05T01:31:00Z" w16du:dateUtc="2026-07-05T05:31:00Z">
                                  <w:r w:rsidR="007E6509">
                                    <w:rPr>
                                      <w:noProof/>
                                      <w:color w:val="44546A" w:themeColor="text2"/>
                                    </w:rPr>
                                    <w:delText>Eric White</w:delText>
                                  </w:r>
                                </w:del>
                                <w:customXmlDelRangeStart w:id="134" w:author="Arthur Souza Rodrigues" w:date="2026-07-05T01:31:00Z"/>
                              </w:sdtContent>
                            </w:sdt>
                            <w:customXmlDelRangeEnd w:id="134"/>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B51B81" w:rsidRDefault="00B51B81">
                                  <w:pPr>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eeaf6 [660]" stroked="f" strokeweight="1pt">
                      <v:fill color2="#9cc2e5 [1940]" rotate="t" focus="100%" type="gradient">
                        <o:fill v:ext="view" type="gradientUnscaled"/>
                      </v:fill>
                      <v:textbox inset="21.6pt,,21.6pt">
                        <w:txbxContent>
                          <w:p w14:paraId="0F5FC56C" w14:textId="77777777" w:rsidR="00B51B81" w:rsidRDefault="00B51B81">
                            <w:pPr>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B51B81" w:rsidRDefault="00B51B81">
                                  <w:pPr>
                                    <w:spacing w:before="240"/>
                                    <w:jc w:val="center"/>
                                    <w:rPr>
                                      <w:color w:val="FFFFFF" w:themeColor="background1"/>
                                    </w:rPr>
                                  </w:pPr>
                                  <w:customXmlDelRangeStart w:id="138" w:author="Arthur Souza Rodrigues" w:date="2026-07-05T01:31: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38"/>
                                      <w:del w:id="139" w:author="Arthur Souza Rodrigues" w:date="2026-07-05T01:31:00Z" w16du:dateUtc="2026-07-05T05:31:00Z">
                                        <w:r w:rsidR="007E6509">
                                          <w:rPr>
                                            <w:color w:val="FFFFFF" w:themeColor="background1"/>
                                          </w:rPr>
                                          <w:delText>This is my interesting abstract</w:delText>
                                        </w:r>
                                      </w:del>
                                      <w:customXmlDelRangeStart w:id="140" w:author="Arthur Souza Rodrigues" w:date="2026-07-05T01:31:00Z"/>
                                    </w:sdtContent>
                                  </w:sdt>
                                  <w:customXmlDelRangeEnd w:id="140"/>
                                  <w:del w:id="141" w:author="Arthur Souza Rodrigues" w:date="2026-07-05T01:31:00Z" w16du:dateUtc="2026-07-05T05:31: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44546a [3215]" stroked="f" strokeweight="1pt">
                      <v:textbox inset="14.4pt,14.4pt,14.4pt,28.8pt">
                        <w:txbxContent>
                          <w:p w14:paraId="7ECC6AAF" w14:textId="77777777" w:rsidR="00B51B81" w:rsidRDefault="00B51B81">
                            <w:pPr>
                              <w:spacing w:before="240"/>
                              <w:jc w:val="center"/>
                              <w:rPr>
                                <w:color w:val="FFFFFF" w:themeColor="background1"/>
                              </w:rPr>
                            </w:pPr>
                            <w:customXmlDelRangeStart w:id="143" w:author="Arthur Souza Rodrigues" w:date="2026-07-05T01:31: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3"/>
                                <w:del w:id="144" w:author="Arthur Souza Rodrigues" w:date="2026-07-05T01:31:00Z" w16du:dateUtc="2026-07-05T05:31:00Z">
                                  <w:r w:rsidR="007E6509">
                                    <w:rPr>
                                      <w:color w:val="FFFFFF" w:themeColor="background1"/>
                                    </w:rPr>
                                    <w:delText>This is my interesting abstract</w:delText>
                                  </w:r>
                                </w:del>
                                <w:customXmlDelRangeStart w:id="145" w:author="Arthur Souza Rodrigues" w:date="2026-07-05T01:31:00Z"/>
                              </w:sdtContent>
                            </w:sdt>
                            <w:customXmlDelRangeEnd w:id="145"/>
                            <w:del w:id="146" w:author="Arthur Souza Rodrigues" w:date="2026-07-05T01:31:00Z" w16du:dateUtc="2026-07-05T05:31: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7800330"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3D2DE96"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47" w:author="Arthur Souza Rodrigues" w:date="2026-07-05T01:31: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47"/>
                                    <w:p w14:paraId="58E3DB93" w14:textId="77777777" w:rsidR="00B51B81" w:rsidRDefault="00022A2E">
                                      <w:pPr>
                                        <w:spacing w:line="240" w:lineRule="auto"/>
                                        <w:rPr>
                                          <w:rFonts w:asciiTheme="majorHAnsi" w:eastAsiaTheme="majorEastAsia" w:hAnsiTheme="majorHAnsi" w:cstheme="majorBidi"/>
                                          <w:noProof/>
                                          <w:color w:val="5B9BD5" w:themeColor="accent1"/>
                                          <w:sz w:val="72"/>
                                          <w:szCs w:val="144"/>
                                        </w:rPr>
                                      </w:pPr>
                                      <w:del w:id="149" w:author="Arthur Souza Rodrigues" w:date="2026-07-05T01:31:00Z" w16du:dateUtc="2026-07-05T05:31:00Z">
                                        <w:r>
                                          <w:rPr>
                                            <w:rFonts w:asciiTheme="majorHAnsi" w:eastAsiaTheme="majorEastAsia" w:hAnsiTheme="majorHAnsi" w:cstheme="majorBidi"/>
                                            <w:noProof/>
                                            <w:color w:val="5B9BD5" w:themeColor="accent1"/>
                                            <w:sz w:val="72"/>
                                            <w:szCs w:val="72"/>
                                          </w:rPr>
                                          <w:delText xml:space="preserve">     </w:delText>
                                        </w:r>
                                      </w:del>
                                    </w:p>
                                    <w:customXmlDelRangeStart w:id="150" w:author="Arthur Souza Rodrigues" w:date="2026-07-05T01:31:00Z"/>
                                  </w:sdtContent>
                                </w:sdt>
                                <w:customXmlDelRangeEnd w:id="150"/>
                                <w:customXmlDelRangeStart w:id="151" w:author="Arthur Souza Rodrigues" w:date="2026-07-05T01:31: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1"/>
                                    <w:p w14:paraId="386B7A36" w14:textId="77777777" w:rsidR="00B51B81" w:rsidRDefault="00022A2E">
                                      <w:pPr>
                                        <w:rPr>
                                          <w:rFonts w:asciiTheme="majorHAnsi" w:eastAsiaTheme="majorEastAsia" w:hAnsiTheme="majorHAnsi" w:cstheme="majorBidi"/>
                                          <w:noProof/>
                                          <w:color w:val="44546A" w:themeColor="text2"/>
                                          <w:sz w:val="32"/>
                                          <w:szCs w:val="40"/>
                                        </w:rPr>
                                      </w:pPr>
                                      <w:del w:id="153" w:author="Arthur Souza Rodrigues" w:date="2026-07-05T01:31:00Z" w16du:dateUtc="2026-07-05T05:31:00Z">
                                        <w:r>
                                          <w:rPr>
                                            <w:rFonts w:asciiTheme="majorHAnsi" w:eastAsiaTheme="majorEastAsia" w:hAnsiTheme="majorHAnsi" w:cstheme="majorBidi"/>
                                            <w:noProof/>
                                            <w:color w:val="44546A" w:themeColor="text2"/>
                                            <w:sz w:val="32"/>
                                            <w:szCs w:val="32"/>
                                          </w:rPr>
                                          <w:delText xml:space="preserve">     </w:delText>
                                        </w:r>
                                      </w:del>
                                    </w:p>
                                    <w:customXmlDelRangeStart w:id="154" w:author="Arthur Souza Rodrigues" w:date="2026-07-05T01:31:00Z"/>
                                  </w:sdtContent>
                                </w:sdt>
                                <w:customXmlDelRangeEnd w:id="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DelRangeStart w:id="155" w:author="Arthur Souza Rodrigues" w:date="2026-07-05T01:31: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5"/>
                              <w:p w14:paraId="58E3DB93" w14:textId="77777777" w:rsidR="00B51B81" w:rsidRDefault="00022A2E">
                                <w:pPr>
                                  <w:spacing w:line="240" w:lineRule="auto"/>
                                  <w:rPr>
                                    <w:rFonts w:asciiTheme="majorHAnsi" w:eastAsiaTheme="majorEastAsia" w:hAnsiTheme="majorHAnsi" w:cstheme="majorBidi"/>
                                    <w:noProof/>
                                    <w:color w:val="5B9BD5" w:themeColor="accent1"/>
                                    <w:sz w:val="72"/>
                                    <w:szCs w:val="144"/>
                                  </w:rPr>
                                </w:pPr>
                                <w:del w:id="157" w:author="Arthur Souza Rodrigues" w:date="2026-07-05T01:31:00Z" w16du:dateUtc="2026-07-05T05:31:00Z">
                                  <w:r>
                                    <w:rPr>
                                      <w:rFonts w:asciiTheme="majorHAnsi" w:eastAsiaTheme="majorEastAsia" w:hAnsiTheme="majorHAnsi" w:cstheme="majorBidi"/>
                                      <w:noProof/>
                                      <w:color w:val="5B9BD5" w:themeColor="accent1"/>
                                      <w:sz w:val="72"/>
                                      <w:szCs w:val="72"/>
                                    </w:rPr>
                                    <w:delText xml:space="preserve">     </w:delText>
                                  </w:r>
                                </w:del>
                              </w:p>
                              <w:customXmlDelRangeStart w:id="158" w:author="Arthur Souza Rodrigues" w:date="2026-07-05T01:31:00Z"/>
                            </w:sdtContent>
                          </w:sdt>
                          <w:customXmlDelRangeEnd w:id="158"/>
                          <w:customXmlDelRangeStart w:id="159" w:author="Arthur Souza Rodrigues" w:date="2026-07-05T01:31: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9"/>
                              <w:p w14:paraId="386B7A36" w14:textId="77777777" w:rsidR="00B51B81" w:rsidRDefault="00022A2E">
                                <w:pPr>
                                  <w:rPr>
                                    <w:rFonts w:asciiTheme="majorHAnsi" w:eastAsiaTheme="majorEastAsia" w:hAnsiTheme="majorHAnsi" w:cstheme="majorBidi"/>
                                    <w:noProof/>
                                    <w:color w:val="44546A" w:themeColor="text2"/>
                                    <w:sz w:val="32"/>
                                    <w:szCs w:val="40"/>
                                  </w:rPr>
                                </w:pPr>
                                <w:del w:id="161" w:author="Arthur Souza Rodrigues" w:date="2026-07-05T01:31:00Z" w16du:dateUtc="2026-07-05T05:31:00Z">
                                  <w:r>
                                    <w:rPr>
                                      <w:rFonts w:asciiTheme="majorHAnsi" w:eastAsiaTheme="majorEastAsia" w:hAnsiTheme="majorHAnsi" w:cstheme="majorBidi"/>
                                      <w:noProof/>
                                      <w:color w:val="44546A" w:themeColor="text2"/>
                                      <w:sz w:val="32"/>
                                      <w:szCs w:val="32"/>
                                    </w:rPr>
                                    <w:delText xml:space="preserve">     </w:delText>
                                  </w:r>
                                </w:del>
                              </w:p>
                              <w:customXmlDelRangeStart w:id="162" w:author="Arthur Souza Rodrigues" w:date="2026-07-05T01:31:00Z"/>
                            </w:sdtContent>
                          </w:sdt>
                          <w:customXmlDelRangeEnd w:id="162"/>
                        </w:txbxContent>
                      </v:textbox>
                      <w10:wrap type="square" anchorx="page" anchory="page"/>
                    </v:shape>
                  </w:pict>
                </mc:Fallback>
              </mc:AlternateContent>
            </w:r>
          </w:del>
        </w:p>
        <w:p w14:paraId="3FB5D255" w14:textId="77777777" w:rsidR="00B51B81" w:rsidRDefault="007E6509">
          <w:pPr>
            <w:rPr/>
          </w:pPr>
          <w:del w:id="164" w:author="Arthur Souza Rodrigues" w:date="2026-07-05T01:31:00Z" w16du:dateUtc="2026-07-05T05:31:00Z">
            <w:r>
              <w:br w:type="page"/>
            </w:r>
          </w:del>
        </w:p>
      </w:sdtContent>
    </w:sdt>
    <w:p w14:paraId="3D52E07E" w14:textId="77777777" w:rsidR="00B51B81" w:rsidRDefault="007E6509" w:rsidP="002742F1">
      <w:pPr>
        <w:shd w:val="clear" w:color="auto" w:fill="ED7D31" w:themeFill="accent2"/>
        <w:rPr/>
      </w:pP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67"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B51B81" w:rsidRDefault="007E6509">
            <w:pPr>
              <w:rPr/>
            </w:pPr>
          </w:p>
        </w:tc>
        <w:tc>
          <w:tcPr>
            <w:tcW w:w="3117" w:type="dxa"/>
          </w:tcPr>
          <w:p w14:paraId="224397AC"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161E6E97" w14:textId="77777777" w:rsidR="00B51B81" w:rsidRDefault="007E6509">
            <w:pPr>
              <w:cnfStyle w:val="100000000000" w:firstRow="1" w:lastRow="0" w:firstColumn="0" w:lastColumn="0" w:oddVBand="0" w:evenVBand="0" w:oddHBand="0" w:evenHBand="0" w:firstRowFirstColumn="0" w:firstRowLastColumn="0" w:lastRowFirstColumn="0" w:lastRowLastColumn="0"/>
              <w:rPr/>
            </w:pP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7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B51B81" w:rsidRDefault="007E6509">
            <w:pPr>
              <w:rPr/>
            </w:pPr>
          </w:p>
        </w:tc>
        <w:tc>
          <w:tcPr>
            <w:tcW w:w="3117" w:type="dxa"/>
          </w:tcPr>
          <w:p w14:paraId="6DDA39C0" w14:textId="77777777" w:rsidR="00B51B81"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67E65DBA" w14:textId="77777777" w:rsidR="00B51B81"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10B5E2C1" w14:textId="77777777" w:rsidTr="00665111">
        <w:trPr>
          <w:del w:id="181"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B51B81" w:rsidRDefault="007E6509">
            <w:pPr>
              <w:rPr/>
            </w:pPr>
          </w:p>
        </w:tc>
        <w:tc>
          <w:tcPr>
            <w:tcW w:w="3117" w:type="dxa"/>
          </w:tcPr>
          <w:p w14:paraId="1CDC7D2E" w14:textId="77777777" w:rsidR="00B51B81" w:rsidRDefault="007E6509">
            <w:pPr>
              <w:cnfStyle w:val="000000000000" w:firstRow="0" w:lastRow="0" w:firstColumn="0" w:lastColumn="0" w:oddVBand="0" w:evenVBand="0" w:oddHBand="0" w:evenHBand="0" w:firstRowFirstColumn="0" w:firstRowLastColumn="0" w:lastRowFirstColumn="0" w:lastRowLastColumn="0"/>
              <w:rPr/>
            </w:pPr>
          </w:p>
        </w:tc>
        <w:tc>
          <w:tcPr>
            <w:tcW w:w="3117" w:type="dxa"/>
          </w:tcPr>
          <w:p w14:paraId="51BB1232" w14:textId="77777777" w:rsidR="00B51B81" w:rsidRDefault="007E6509">
            <w:pPr>
              <w:cnfStyle w:val="000000000000" w:firstRow="0" w:lastRow="0" w:firstColumn="0" w:lastColumn="0" w:oddVBand="0" w:evenVBand="0" w:oddHBand="0" w:evenHBand="0" w:firstRowFirstColumn="0" w:firstRowLastColumn="0" w:lastRowFirstColumn="0" w:lastRowLastColumn="0"/>
              <w:rPr/>
            </w:pPr>
          </w:p>
        </w:tc>
      </w:tr>
    </w:tbl>
    <w:p w14:paraId="2CC8D0BE" w14:textId="77777777" w:rsidR="00B51B81" w:rsidRDefault="00B51B81" w:rsidP="00C4274D">
      <w:pPr>
        <w:rPr/>
      </w:pPr>
    </w:p>
    <w:p w14:paraId="2EFCDF91" w14:textId="77777777" w:rsidR="00B51B81" w:rsidRDefault="00B51B81">
      <w:pPr>
        <w:rPr/>
      </w:pPr>
      <m:oMathPara>
        <m:oMath>
          <m:sSup>
            <m:sSupPr>
              <m:ctrlPr>
                <w:del w:id="190" w:author="Arthur Souza Rodrigues" w:date="2026-07-05T01:31:00Z" w16du:dateUtc="2026-07-05T05:31:00Z">
                  <w:rPr>
                    <w:rFonts w:ascii="Cambria Math" w:hAnsi="Cambria Math"/>
                  </w:rPr>
                </w:del>
              </m:ctrlPr>
            </m:sSupPr>
            <m:e>
              <m:d>
                <m:dPr>
                  <m:ctrlPr>
                    <w:del w:id="191" w:author="Arthur Souza Rodrigues" w:date="2026-07-05T01:31:00Z" w16du:dateUtc="2026-07-05T05:31:00Z">
                      <w:rPr>
                        <w:rFonts w:ascii="Cambria Math" w:hAnsi="Cambria Math"/>
                      </w:rPr>
                    </w:del>
                  </m:ctrlPr>
                </m:dPr>
                <m:e>
                  <m:r>
                    <w:del w:id="192" w:author="Arthur Souza Rodrigues" w:date="2026-07-05T01:31:00Z" w16du:dateUtc="2026-07-05T05:31:00Z">
                      <w:rPr>
                        <w:rFonts w:ascii="Cambria Math" w:hAnsi="Cambria Math"/>
                      </w:rPr>
                      <m:t>x+a</m:t>
                    </w:del>
                  </m:r>
                </m:e>
              </m:d>
            </m:e>
            <m:sup>
              <m:r>
                <w:del w:id="193" w:author="Arthur Souza Rodrigues" w:date="2026-07-05T01:31:00Z" w16du:dateUtc="2026-07-05T05:31:00Z">
                  <w:rPr>
                    <w:rFonts w:ascii="Cambria Math" w:hAnsi="Cambria Math"/>
                  </w:rPr>
                  <m:t>n</m:t>
                </w:del>
              </m:r>
            </m:sup>
          </m:sSup>
          <m:r>
            <w:del w:id="194" w:author="Arthur Souza Rodrigues" w:date="2026-07-05T01:31:00Z" w16du:dateUtc="2026-07-05T05:31:00Z">
              <w:rPr>
                <w:rFonts w:ascii="Cambria Math" w:eastAsia="Cambria Math" w:hAnsi="Cambria Math" w:cs="Cambria Math"/>
              </w:rPr>
              <m:t>=</m:t>
            </w:del>
          </m:r>
          <m:nary>
            <m:naryPr>
              <m:chr m:val="∑"/>
              <m:grow m:val="1"/>
              <m:ctrlPr>
                <w:del w:id="195" w:author="Arthur Souza Rodrigues" w:date="2026-07-05T01:31:00Z" w16du:dateUtc="2026-07-05T05:31:00Z">
                  <w:rPr>
                    <w:rFonts w:ascii="Cambria Math" w:hAnsi="Cambria Math"/>
                  </w:rPr>
                </w:del>
              </m:ctrlPr>
            </m:naryPr>
            <m:sub>
              <m:r>
                <w:del w:id="196" w:author="Arthur Souza Rodrigues" w:date="2026-07-05T01:31:00Z" w16du:dateUtc="2026-07-05T05:31:00Z">
                  <w:rPr>
                    <w:rFonts w:ascii="Cambria Math" w:eastAsia="Cambria Math" w:hAnsi="Cambria Math" w:cs="Cambria Math"/>
                  </w:rPr>
                  <m:t>k=0</m:t>
                </w:del>
              </m:r>
            </m:sub>
            <m:sup>
              <m:r>
                <w:del w:id="197" w:author="Arthur Souza Rodrigues" w:date="2026-07-05T01:31:00Z" w16du:dateUtc="2026-07-05T05:31:00Z">
                  <w:rPr>
                    <w:rFonts w:ascii="Cambria Math" w:eastAsia="Cambria Math" w:hAnsi="Cambria Math" w:cs="Cambria Math"/>
                  </w:rPr>
                  <m:t>n</m:t>
                </w:del>
              </m:r>
            </m:sup>
            <m:e>
              <m:d>
                <m:dPr>
                  <m:ctrlPr>
                    <w:del w:id="198" w:author="Arthur Souza Rodrigues" w:date="2026-07-05T01:31:00Z" w16du:dateUtc="2026-07-05T05:31:00Z">
                      <w:rPr>
                        <w:rFonts w:ascii="Cambria Math" w:hAnsi="Cambria Math"/>
                      </w:rPr>
                    </w:del>
                  </m:ctrlPr>
                </m:dPr>
                <m:e>
                  <m:f>
                    <m:fPr>
                      <m:type m:val="noBar"/>
                      <m:ctrlPr>
                        <w:del w:id="199" w:author="Arthur Souza Rodrigues" w:date="2026-07-05T01:31:00Z" w16du:dateUtc="2026-07-05T05:31:00Z">
                          <w:rPr>
                            <w:rFonts w:ascii="Cambria Math" w:hAnsi="Cambria Math"/>
                          </w:rPr>
                        </w:del>
                      </m:ctrlPr>
                    </m:fPr>
                    <m:num>
                      <m:r>
                        <w:del w:id="200" w:author="Arthur Souza Rodrigues" w:date="2026-07-05T01:31:00Z" w16du:dateUtc="2026-07-05T05:31:00Z">
                          <w:rPr>
                            <w:rFonts w:ascii="Cambria Math" w:eastAsia="Cambria Math" w:hAnsi="Cambria Math" w:cs="Cambria Math"/>
                          </w:rPr>
                          <m:t>n</m:t>
                        </w:del>
                      </m:r>
                    </m:num>
                    <m:den>
                      <m:r>
                        <w:del w:id="201" w:author="Arthur Souza Rodrigues" w:date="2026-07-05T01:31:00Z" w16du:dateUtc="2026-07-05T05:31:00Z">
                          <w:rPr>
                            <w:rFonts w:ascii="Cambria Math" w:eastAsia="Cambria Math" w:hAnsi="Cambria Math" w:cs="Cambria Math"/>
                          </w:rPr>
                          <m:t>k</m:t>
                        </w:del>
                      </m:r>
                    </m:den>
                  </m:f>
                </m:e>
              </m:d>
              <m:sSup>
                <m:sSupPr>
                  <m:ctrlPr>
                    <w:del w:id="202" w:author="Arthur Souza Rodrigues" w:date="2026-07-05T01:31:00Z" w16du:dateUtc="2026-07-05T05:31:00Z">
                      <w:rPr>
                        <w:rFonts w:ascii="Cambria Math" w:hAnsi="Cambria Math"/>
                      </w:rPr>
                    </w:del>
                  </m:ctrlPr>
                </m:sSupPr>
                <m:e>
                  <m:r>
                    <w:del w:id="203" w:author="Arthur Souza Rodrigues" w:date="2026-07-05T01:31:00Z" w16du:dateUtc="2026-07-05T05:31:00Z">
                      <w:rPr>
                        <w:rFonts w:ascii="Cambria Math" w:eastAsia="Cambria Math" w:hAnsi="Cambria Math" w:cs="Cambria Math"/>
                      </w:rPr>
                      <m:t>x</m:t>
                    </w:del>
                  </m:r>
                </m:e>
                <m:sup>
                  <m:r>
                    <w:del w:id="204" w:author="Arthur Souza Rodrigues" w:date="2026-07-05T01:31:00Z" w16du:dateUtc="2026-07-05T05:31:00Z">
                      <w:rPr>
                        <w:rFonts w:ascii="Cambria Math" w:eastAsia="Cambria Math" w:hAnsi="Cambria Math" w:cs="Cambria Math"/>
                      </w:rPr>
                      <m:t>k</m:t>
                    </w:del>
                  </m:r>
                </m:sup>
              </m:sSup>
              <m:sSup>
                <m:sSupPr>
                  <m:ctrlPr>
                    <w:del w:id="205" w:author="Arthur Souza Rodrigues" w:date="2026-07-05T01:31:00Z" w16du:dateUtc="2026-07-05T05:31:00Z">
                      <w:rPr>
                        <w:rFonts w:ascii="Cambria Math" w:hAnsi="Cambria Math"/>
                      </w:rPr>
                    </w:del>
                  </m:ctrlPr>
                </m:sSupPr>
                <m:e>
                  <m:r>
                    <w:del w:id="206" w:author="Arthur Souza Rodrigues" w:date="2026-07-05T01:31:00Z" w16du:dateUtc="2026-07-05T05:31:00Z">
                      <w:rPr>
                        <w:rFonts w:ascii="Cambria Math" w:eastAsia="Cambria Math" w:hAnsi="Cambria Math" w:cs="Cambria Math"/>
                      </w:rPr>
                      <m:t>a</m:t>
                    </w:del>
                  </m:r>
                </m:e>
                <m:sup>
                  <m:r>
                    <w:del w:id="207" w:author="Arthur Souza Rodrigues" w:date="2026-07-05T01:31:00Z" w16du:dateUtc="2026-07-05T05:31:00Z">
                      <w:rPr>
                        <w:rFonts w:ascii="Cambria Math" w:eastAsia="Cambria Math" w:hAnsi="Cambria Math" w:cs="Cambria Math"/>
                      </w:rPr>
                      <m:t>n-k</m:t>
                    </w:del>
                  </m:r>
                </m:sup>
              </m:sSup>
            </m:e>
          </m:nary>
        </m:oMath>
      </m:oMathPara>
    </w:p>
    <w:p w14:paraId="36198FA6" w14:textId="77777777" w:rsidR="00B51B81" w:rsidRDefault="007E6509" w:rsidP="001B1CD7">
      <w:pPr>
        <w:rPr/>
      </w:pPr>
    </w:p>
    <w:p w14:paraId="0DA8A235" w14:textId="77777777" w:rsidR="00B51B81" w:rsidRPr="001B1CD7" w:rsidRDefault="007E6509" w:rsidP="001B1CD7">
      <w:pPr>
        <w:rPr/>
      </w:pPr>
    </w:p>
    <w:p w14:paraId="196388FF" w14:textId="3062754A" w:rsidR="00B51B81" w:rsidRDefault="007E6509">
      <w:pPr>
        <w:rPr/>
      </w:pPr>
    </w:p>
    <w:p w14:paraId="1A8B6BE4" w14:textId="77777777" w:rsidR="00B51B81" w:rsidRDefault="00B51B81">
      <w:pPr>
        <w:rPr/>
      </w:pPr>
    </w:p>
    <w:p w14:paraId="71B6C7B7" w14:textId="77777777" w:rsidR="00B51B81" w:rsidRDefault="007E6509">
      <w:pPr>
        <w:rPr/>
      </w:pPr>
    </w:p>
    <w:p w14:paraId="0C18B909" w14:textId="77777777" w:rsidR="00B51B81" w:rsidRDefault="007E6509">
      <w:pPr>
        <w:rPr/>
      </w:pPr>
    </w:p>
    <w:p w14:paraId="2B7F43FF" w14:textId="77777777" w:rsidR="00B51B81" w:rsidRDefault="007E6509">
      <w:pPr>
        <w:rPr/>
      </w:pPr>
    </w:p>
    <w:p w14:paraId="4C604A2E" w14:textId="77777777" w:rsidR="00B51B81" w:rsidRDefault="007E6509">
      <w:pPr>
        <w:rPr/>
      </w:pPr>
    </w:p>
    <w:p w14:paraId="250A978F" w14:textId="77777777" w:rsidR="00B51B81" w:rsidRDefault="007E6509">
      <w:pPr>
        <w:rPr/>
      </w:pPr>
    </w:p>
    <w:p w14:paraId="2265226A" w14:textId="77777777" w:rsidR="00B51B81" w:rsidRDefault="007E6509">
      <w:pPr>
        <w:rPr/>
      </w:pPr>
      <w:bookmarkStart w:id="226" w:name="ABookmark"/>
    </w:p>
    <w:p w14:paraId="1CE611B4" w14:textId="77777777" w:rsidR="00B51B81" w:rsidRDefault="007E6509">
      <w:pPr>
        <w:rPr/>
      </w:pPr>
    </w:p>
    <w:p w14:paraId="4141EE06" w14:textId="77777777" w:rsidR="00B51B81" w:rsidRDefault="007E6509" w:rsidP="00751EB4">
      <w:pPr>
        <w:pStyle w:val="ListParagraph"/>
        <w:numPr>
          <w:ilvl w:val="0"/>
          <w:numId w:val="2"/>
        </w:numPr>
        <w:rPr>
          <w:noProof/>
        </w:rPr>
      </w:pPr>
    </w:p>
    <w:p w14:paraId="19552889" w14:textId="77777777" w:rsidR="00B51B81" w:rsidRDefault="007E6509" w:rsidP="00751EB4">
      <w:pPr>
        <w:pStyle w:val="ListParagraph"/>
        <w:numPr>
          <w:ilvl w:val="0"/>
          <w:numId w:val="2"/>
        </w:numPr>
        <w:rPr>
          <w:noProof/>
        </w:rPr>
      </w:pPr>
    </w:p>
    <w:p w14:paraId="7300C6C4" w14:textId="77777777" w:rsidR="00B51B81" w:rsidRDefault="007E6509" w:rsidP="00751EB4">
      <w:pPr>
        <w:pStyle w:val="ListParagraph"/>
        <w:numPr>
          <w:ilvl w:val="0"/>
          <w:numId w:val="2"/>
        </w:numPr>
        <w:rPr>
          <w:noProof/>
        </w:rPr>
      </w:pPr>
    </w:p>
    <w:p w14:paraId="7FD6337A" w14:textId="77777777" w:rsidR="00B51B81" w:rsidRDefault="007E6509" w:rsidP="00751EB4">
      <w:pPr>
        <w:pStyle w:val="ListParagraph"/>
        <w:numPr>
          <w:ilvl w:val="0"/>
          <w:numId w:val="2"/>
        </w:numPr>
        <w:rPr>
          <w:noProof/>
        </w:rPr>
      </w:pPr>
    </w:p>
    <w:p w14:paraId="5781CD46" w14:textId="77777777" w:rsidR="00B51B81" w:rsidRDefault="007E6509" w:rsidP="00751EB4">
      <w:pPr>
        <w:pStyle w:val="ListParagraph"/>
        <w:numPr>
          <w:ilvl w:val="0"/>
          <w:numId w:val="2"/>
        </w:numPr>
        <w:rPr/>
      </w:pPr>
    </w:p>
    <w:p w14:paraId="29ACDD4F" w14:textId="77777777" w:rsidR="00B51B81" w:rsidRDefault="007E6509">
      <w:pPr>
        <w:rPr/>
      </w:pPr>
    </w:p>
    <w:bookmarkStart w:id="246" w:name="_MON_1476039688"/>
    <w:bookmarkEnd w:id="246"/>
    <w:p w14:paraId="67B2E23C" w14:textId="77777777" w:rsidR="0018060C" w:rsidRPr="00EB684A" w:rsidRDefault="00B51B81" w:rsidP="00EB684A">
      <w:pPr>
        <w:rPr/>
      </w:pPr>
    </w:p>
    <w:p w14:paraId="549DFD06" w14:textId="77777777" w:rsidR="00B51B81" w:rsidRDefault="007E6509" w:rsidP="00ED7F78">
      <w:pPr>
        <w:pStyle w:val="Heading1"/>
        <w:rPr/>
      </w:pPr>
    </w:p>
    <w:p w14:paraId="4C00B83B" w14:textId="77777777" w:rsidR="00B51B81" w:rsidRDefault="007E6509">
      <w:pPr>
        <w:rPr/>
      </w:pPr>
    </w:p>
    <w:p w14:paraId="52A87C3C" w14:textId="77777777" w:rsidR="00B51B81" w:rsidRDefault="007E6509">
      <w:pPr>
        <w:rPr/>
      </w:pPr>
    </w:p>
    <w:p w14:paraId="24B2EA9B" w14:textId="77777777" w:rsidR="00B51B81" w:rsidRDefault="007E6509" w:rsidP="00ED7F78">
      <w:pPr>
        <w:pStyle w:val="Heading2"/>
        <w:rPr/>
      </w:pPr>
    </w:p>
    <w:p w14:paraId="7EDF09DB" w14:textId="77777777" w:rsidR="00B51B81" w:rsidRDefault="007E6509">
      <w:pPr>
        <w:rPr/>
      </w:pPr>
    </w:p>
    <w:p w14:paraId="4D8A16AF" w14:textId="77777777" w:rsidR="00B51B81" w:rsidRDefault="007E6509">
      <w:pPr>
        <w:rPr/>
      </w:pPr>
      <w:r>
        <w:t xml:space="preserve">work </w:t>
      </w:r>
      <w:r w:rsidR="00946BAC">
        <w:t xml:space="preserve">with xml. </w:t>
      </w:r>
      <w:commentRangeEnd w:id="5"/>
      <w:r w:rsidR="00946BAC">
        <w:rPr>
          <w:rStyle w:val="CommentReference"/>
          <w:sz w:val="22"/>
          <w:szCs w:val="22"/>
        </w:rPr>
        <w:commentReference w:id="5"/>
      </w:r>
      <w:commentRangeEnd w:id="6"/>
      <w:r w:rsidR="00946BAC">
        <w:rPr>
          <w:rStyle w:val="CommentReference"/>
          <w:sz w:val="22"/>
          <w:szCs w:val="22"/>
        </w:rPr>
        <w:commentReference w:id="6"/>
      </w:r>
    </w:p>
    <w:p w14:paraId="459528CA" w14:textId="77777777" w:rsidR="0018060C" w:rsidRDefault="007E6509">
      <w:pPr>
        <w:rPr/>
      </w:pPr>
    </w:p>
    <w:p w14:paraId="064AB8D5" w14:textId="77777777" w:rsidR="00B51B81" w:rsidRDefault="00B51B81">
      <w:pPr>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B51B81" w:rsidRDefault="007E6509">
          <w:pPr>
            <w:pStyle w:val="TOCHeading"/>
            <w:rPr/>
          </w:pPr>
          <w:del w:id="267" w:author="Arthur Souza Rodrigues" w:date="2026-07-05T01:31:00Z" w16du:dateUtc="2026-07-05T05:31:00Z">
            <w:r>
              <w:delText>Contents</w:delText>
            </w:r>
          </w:del>
        </w:p>
        <w:p w14:paraId="7F1121EE" w14:textId="77777777" w:rsidR="00B51B81" w:rsidRDefault="007E6509">
          <w:pPr>
            <w:pStyle w:val="TOC1"/>
            <w:tabs>
              <w:tab w:val="right" w:leader="dot" w:pos="9350"/>
            </w:tabs>
            <w:rPr>
              <w:noProof/>
            </w:rPr>
          </w:pPr>
          <w:del w:id="269" w:author="Arthur Souza Rodrigues" w:date="2026-07-05T01:31:00Z" w16du:dateUtc="2026-07-05T05:31:00Z">
            <w:r>
              <w:fldChar w:fldCharType="begin"/>
            </w:r>
            <w:r>
              <w:delInstrText xml:space="preserve"> TOC \o "1-3" \h \z \u </w:delInstrText>
            </w:r>
            <w:r>
              <w:fldChar w:fldCharType="separate"/>
            </w:r>
            <w:r>
              <w:fldChar w:fldCharType="begin"/>
            </w:r>
            <w:r>
              <w:delInstrText>HYPERLINK \l "_Toc402299822"</w:delInstrText>
            </w:r>
            <w:r>
              <w:fldChar w:fldCharType="separate"/>
            </w:r>
            <w:r w:rsidRPr="000E030A">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4F4FA75D" w14:textId="77777777" w:rsidR="00B51B81" w:rsidRDefault="007E6509">
          <w:pPr>
            <w:pStyle w:val="TOC2"/>
            <w:tabs>
              <w:tab w:val="right" w:leader="dot" w:pos="9350"/>
            </w:tabs>
            <w:rPr>
              <w:noProof/>
            </w:rPr>
          </w:pPr>
          <w:del w:id="271" w:author="Arthur Souza Rodrigues" w:date="2026-07-05T01:31:00Z" w16du:dateUtc="2026-07-05T05:31:00Z">
            <w:r>
              <w:fldChar w:fldCharType="begin"/>
            </w:r>
            <w:r>
              <w:delInstrText>HYPERLINK \l "_Toc402299823"</w:delInstrText>
            </w:r>
            <w:r>
              <w:fldChar w:fldCharType="separate"/>
            </w:r>
            <w:r w:rsidRPr="000E030A">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3DD47706" w14:textId="77777777" w:rsidR="00B51B81" w:rsidRDefault="007E6509">
          <w:pPr>
            <w:pStyle w:val="TOC1"/>
            <w:tabs>
              <w:tab w:val="right" w:leader="dot" w:pos="9350"/>
            </w:tabs>
            <w:rPr>
              <w:noProof/>
            </w:rPr>
          </w:pPr>
          <w:del w:id="273" w:author="Arthur Souza Rodrigues" w:date="2026-07-05T01:31:00Z" w16du:dateUtc="2026-07-05T05:31:00Z">
            <w:r>
              <w:fldChar w:fldCharType="begin"/>
            </w:r>
            <w:r>
              <w:delInstrText>HYPERLINK \l "_Toc402299824"</w:delInstrText>
            </w:r>
            <w:r>
              <w:fldChar w:fldCharType="separate"/>
            </w:r>
            <w:r w:rsidRPr="000E030A">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1AE6EBA9" w14:textId="77777777" w:rsidR="00B51B81" w:rsidRDefault="007E6509">
          <w:pPr>
            <w:pStyle w:val="TOC2"/>
            <w:tabs>
              <w:tab w:val="right" w:leader="dot" w:pos="9350"/>
            </w:tabs>
            <w:rPr>
              <w:noProof/>
            </w:rPr>
          </w:pPr>
          <w:del w:id="275" w:author="Arthur Souza Rodrigues" w:date="2026-07-05T01:31:00Z" w16du:dateUtc="2026-07-05T05:31:00Z">
            <w:r>
              <w:fldChar w:fldCharType="begin"/>
            </w:r>
            <w:r>
              <w:delInstrText>HYPERLINK \l "_Toc402299825"</w:delInstrText>
            </w:r>
            <w:r>
              <w:fldChar w:fldCharType="separate"/>
            </w:r>
            <w:r w:rsidRPr="000E030A">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27EB7B00" w14:textId="77777777" w:rsidR="00B51B81" w:rsidRDefault="007E6509">
          <w:pPr>
            <w:rPr/>
          </w:pPr>
          <w:del w:id="277" w:author="Arthur Souza Rodrigues" w:date="2026-07-05T01:31:00Z" w16du:dateUtc="2026-07-05T05:31:00Z">
            <w:r>
              <w:rPr>
                <w:b/>
                <w:bCs/>
                <w:noProof/>
              </w:rPr>
              <w:fldChar w:fldCharType="end"/>
            </w:r>
          </w:del>
        </w:p>
      </w:sdtContent>
    </w:sdt>
    <w:p w14:paraId="0FDA8938" w14:textId="77777777" w:rsidR="00B51B81" w:rsidRDefault="00B51B81">
      <w:pPr>
        <w:rPr/>
      </w:pPr>
    </w:p>
    <w:p w14:paraId="4DCED121" w14:textId="77777777" w:rsidR="00B51B81" w:rsidRDefault="00B51B81">
      <w:pPr>
        <w:rPr/>
      </w:pPr>
    </w:p>
    <w:p w14:paraId="1239CA24" w14:textId="77777777" w:rsidR="00B51B81" w:rsidRDefault="00B51B81">
      <w:pPr>
        <w:rPr/>
      </w:pPr>
    </w:p>
    <w:p w14:paraId="4E0C70D0" w14:textId="77777777" w:rsidR="00B51B81" w:rsidRDefault="007E6509" w:rsidP="005E4538">
      <w:pPr>
        <w:pStyle w:val="Heading1"/>
        <w:rPr/>
      </w:pPr>
      <w:bookmarkStart w:id="282" w:name="_Toc402299822"/>
    </w:p>
    <w:p w14:paraId="4E50BC12" w14:textId="77777777" w:rsidR="00B51B81" w:rsidRDefault="007E6509" w:rsidP="005E4538">
      <w:pPr>
        <w:pStyle w:val="Heading2"/>
        <w:rPr/>
      </w:pPr>
      <w:bookmarkStart w:id="285" w:name="_Toc402299823"/>
    </w:p>
    <w:p w14:paraId="0A4BD695" w14:textId="77777777" w:rsidR="00B51B81" w:rsidRDefault="007E6509" w:rsidP="005E4538">
      <w:pPr>
        <w:pStyle w:val="Heading1"/>
        <w:rPr/>
      </w:pPr>
      <w:bookmarkStart w:id="288" w:name="_Toc402299824"/>
    </w:p>
    <w:p w14:paraId="1A73D604" w14:textId="77777777" w:rsidR="00B51B81" w:rsidRDefault="007E6509" w:rsidP="005E4538">
      <w:pPr>
        <w:pStyle w:val="Heading2"/>
        <w:rPr/>
      </w:pPr>
      <w:bookmarkStart w:id="291" w:name="_Toc402299825"/>
    </w:p>
    <w:p w14:paraId="68E620A8" w14:textId="77777777" w:rsidR="00B51B81" w:rsidRDefault="00B51B81">
      <w:pPr>
        <w:rPr/>
      </w:pPr>
    </w:p>
    <w:p w14:paraId="5F7FB8A0" w14:textId="77777777" w:rsidR="0018060C" w:rsidRDefault="007E6509">
      <w:pPr>
        <w:rPr/>
      </w:pPr>
    </w:p>
    <w:p w14:paraId="41DACC09" w14:textId="77777777" w:rsidR="0018060C" w:rsidRDefault="007E6509">
      <w:pPr>
        <w:rPr/>
      </w:pPr>
    </w:p>
    <w:p w14:paraId="01D23D0E" w14:textId="77777777" w:rsidR="00B51B81" w:rsidRDefault="00B51B81">
      <w:pPr>
        <w:r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B51B81" w:rsidRDefault="007E6509">
      <w:pPr>
        <w:r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p>
    <w:p w14:paraId="49F6A636" w14:textId="77777777" w:rsidR="00B51B81" w:rsidRDefault="007E6509" w:rsidP="006770F0">
      <w:pPr>
        <w:jc w:val="right"/>
        <w:rPr/>
      </w:pPr>
    </w:p>
    <w:p w14:paraId="16533D5C" w14:textId="77777777" w:rsidR="00B51B81" w:rsidRDefault="007E6509">
      <w:pPr>
        <w:rPr/>
      </w:pPr>
    </w:p>
    <w:p w14:paraId="1265C0CD" w14:textId="77777777" w:rsidR="00B51B81" w:rsidRPr="00375D24" w:rsidRDefault="007E6509">
      <w:pPr>
        <w:rPr>
          <w:rFonts w:ascii="Wide Latin" w:hAnsi="Wide Latin"/>
        </w:rPr>
      </w:pPr>
    </w:p>
    <w:p w14:paraId="64A22BCC" w14:textId="77777777" w:rsidR="00B51B81" w:rsidRPr="00375D24" w:rsidRDefault="007E6509">
      <w:pPr>
        <w:rPr>
          <w:rFonts w:ascii="Times New Roman" w:hAnsi="Times New Roman" w:cs="Times New Roman"/>
          <w:sz w:val="40"/>
        </w:rPr>
      </w:pPr>
    </w:p>
    <w:p w14:paraId="3C771B35" w14:textId="77777777" w:rsidR="00B51B81" w:rsidRPr="00375D24" w:rsidRDefault="007E6509">
      <w:pPr>
        <w:rPr>
          <w:rFonts w:ascii="Consolas" w:hAnsi="Consolas" w:cs="Consolas"/>
          <w:sz w:val="12"/>
        </w:rPr>
      </w:pPr>
    </w:p>
    <w:p w14:paraId="405BA1E3" w14:textId="77777777" w:rsidR="00B51B81"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5E4EF2" w14:textId="77777777" w:rsidR="00B51B81"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074659" w14:textId="77777777" w:rsidR="00B51B81" w:rsidRPr="00FD5E0B" w:rsidRDefault="007E6509">
      <w:pPr>
        <w:rPr>
          <w:b/>
          <w:color w:val="F7CAAC" w:themeColor="accent2" w:themeTint="66"/>
          <w14:textOutline w14:w="11112" w14:cap="flat" w14:cmpd="sng" w14:algn="ctr">
            <w14:solidFill>
              <w14:schemeClr w14:val="accent2"/>
            </w14:solidFill>
            <w14:prstDash w14:val="solid"/>
            <w14:round/>
          </w14:textOutline>
        </w:rPr>
      </w:pPr>
    </w:p>
    <w:p w14:paraId="21229329" w14:textId="77777777" w:rsidR="00B51B81" w:rsidRDefault="007E6509">
      <w:pPr>
        <w:rPr/>
      </w:pPr>
    </w:p>
    <w:p w14:paraId="467442AB" w14:textId="77777777" w:rsidR="00B51B81" w:rsidRDefault="007E6509">
      <w:pPr>
        <w:rPr/>
      </w:pPr>
    </w:p>
    <w:p w14:paraId="752E6B7E" w14:textId="77777777" w:rsidR="00B51B81" w:rsidRDefault="007E6509" w:rsidP="001B6543">
      <w:pPr>
        <w:pStyle w:val="ListParagraph"/>
        <w:numPr>
          <w:ilvl w:val="0"/>
          <w:numId w:val="3"/>
        </w:numPr>
        <w:rPr/>
      </w:pPr>
    </w:p>
    <w:p w14:paraId="10DEA4A8" w14:textId="77777777" w:rsidR="00B51B81" w:rsidRDefault="007E6509" w:rsidP="001B6543">
      <w:pPr>
        <w:pStyle w:val="ListParagraph"/>
        <w:numPr>
          <w:ilvl w:val="1"/>
          <w:numId w:val="3"/>
        </w:numPr>
        <w:rPr/>
      </w:pPr>
    </w:p>
    <w:p w14:paraId="485F7974" w14:textId="77777777" w:rsidR="00B51B81" w:rsidRDefault="007E6509" w:rsidP="001B6543">
      <w:pPr>
        <w:pStyle w:val="ListParagraph"/>
        <w:numPr>
          <w:ilvl w:val="1"/>
          <w:numId w:val="3"/>
        </w:numPr>
        <w:rPr/>
      </w:pPr>
    </w:p>
    <w:p w14:paraId="11C3285E" w14:textId="77777777" w:rsidR="00B51B81" w:rsidRDefault="007E6509" w:rsidP="001B6543">
      <w:pPr>
        <w:pStyle w:val="ListParagraph"/>
        <w:numPr>
          <w:ilvl w:val="0"/>
          <w:numId w:val="3"/>
        </w:numPr>
        <w:rPr/>
      </w:pPr>
    </w:p>
    <w:p w14:paraId="06F04DBB" w14:textId="77777777" w:rsidR="00B51B81" w:rsidRDefault="007E6509" w:rsidP="001B6543">
      <w:pPr>
        <w:pStyle w:val="ListParagraph"/>
        <w:numPr>
          <w:ilvl w:val="1"/>
          <w:numId w:val="3"/>
        </w:numPr>
        <w:rPr/>
      </w:pPr>
    </w:p>
    <w:p w14:paraId="4BE2BF85" w14:textId="77777777" w:rsidR="00B51B81" w:rsidRDefault="007E6509" w:rsidP="007E6A89">
      <w:pPr>
        <w:pStyle w:val="ListParagraph"/>
        <w:numPr>
          <w:ilvl w:val="0"/>
          <w:numId w:val="4"/>
        </w:numPr>
        <w:rPr/>
      </w:pPr>
    </w:p>
    <w:p w14:paraId="54DA412F" w14:textId="77777777" w:rsidR="00B51B81" w:rsidRDefault="007E6509" w:rsidP="007E6A89">
      <w:pPr>
        <w:pStyle w:val="ListParagraph"/>
        <w:numPr>
          <w:ilvl w:val="1"/>
          <w:numId w:val="4"/>
        </w:numPr>
        <w:rPr/>
      </w:pPr>
    </w:p>
    <w:p w14:paraId="5403892E" w14:textId="77777777" w:rsidR="00B51B81" w:rsidRDefault="007E6509" w:rsidP="007E6A89">
      <w:pPr>
        <w:pStyle w:val="ListParagraph"/>
        <w:numPr>
          <w:ilvl w:val="1"/>
          <w:numId w:val="4"/>
        </w:numPr>
        <w:rPr/>
      </w:pPr>
    </w:p>
    <w:p w14:paraId="26B29323" w14:textId="77777777" w:rsidR="00B51B81" w:rsidRDefault="007E6509" w:rsidP="007E6A89">
      <w:pPr>
        <w:pStyle w:val="ListParagraph"/>
        <w:numPr>
          <w:ilvl w:val="1"/>
          <w:numId w:val="4"/>
        </w:numPr>
        <w:rPr/>
      </w:pPr>
    </w:p>
    <w:p w14:paraId="2BC36EFF" w14:textId="77777777" w:rsidR="00B51B81" w:rsidRDefault="007E6509" w:rsidP="007E6A89">
      <w:pPr>
        <w:pStyle w:val="ListParagraph"/>
        <w:numPr>
          <w:ilvl w:val="0"/>
          <w:numId w:val="4"/>
        </w:numPr>
        <w:rPr/>
      </w:pPr>
    </w:p>
    <w:p w14:paraId="0385F8D8" w14:textId="77777777" w:rsidR="00B51B81" w:rsidRDefault="007E6509" w:rsidP="007E6A89">
      <w:pPr>
        <w:pStyle w:val="ListParagraph"/>
        <w:numPr>
          <w:ilvl w:val="1"/>
          <w:numId w:val="4"/>
        </w:numPr>
        <w:rPr/>
      </w:pPr>
    </w:p>
    <w:p w14:paraId="45A81F88" w14:textId="77777777" w:rsidR="00B51B81" w:rsidRDefault="007E6509" w:rsidP="007E6A89">
      <w:pPr>
        <w:pStyle w:val="ListParagraph"/>
        <w:numPr>
          <w:ilvl w:val="1"/>
          <w:numId w:val="4"/>
        </w:numPr>
        <w:rPr/>
      </w:pPr>
    </w:p>
    <w:p w14:paraId="5DCE6C90" w14:textId="77777777" w:rsidR="00B51B81" w:rsidRDefault="007E6509" w:rsidP="007E6A89">
      <w:pPr>
        <w:pStyle w:val="ListParagraph"/>
        <w:numPr>
          <w:ilvl w:val="0"/>
          <w:numId w:val="4"/>
        </w:numPr>
        <w:rPr/>
      </w:pPr>
    </w:p>
    <w:p w14:paraId="5327A714" w14:textId="77777777" w:rsidR="00B51B81" w:rsidRDefault="007E6509" w:rsidP="007E6A89">
      <w:pPr>
        <w:pStyle w:val="ListParagraph"/>
        <w:numPr>
          <w:ilvl w:val="1"/>
          <w:numId w:val="4"/>
        </w:numPr>
        <w:rPr/>
      </w:pPr>
    </w:p>
    <w:p w14:paraId="33419125" w14:textId="77777777" w:rsidR="00AD20E4" w:rsidRDefault="007E6509" w:rsidP="007E6A89">
      <w:pPr>
        <w:pStyle w:val="ListParagraph"/>
        <w:numPr>
          <w:ilvl w:val="1"/>
          <w:numId w:val="4"/>
        </w:numPr>
        <w:rPr/>
      </w:pPr>
    </w:p>
    <w:p w14:paraId="7569FAFA" w14:textId="77777777" w:rsidR="00B51B81" w:rsidRDefault="00B51B81">
      <w:pPr>
        <w:rPr/>
      </w:pPr>
    </w:p>
    <w:p w14:paraId="7DCE2E0C" w14:textId="6B714EBB" w:rsidR="00B51B81" w:rsidRDefault="007E6509">
      <w:pPr>
        <w:rPr/>
      </w:pPr>
    </w:p>
    <w:tbl>
      <w:tblPr>
        <w:tblStyle w:val="GridTable4-Accent5"/>
        <w:tblW w:w="0" w:type="dxa"/>
        <w:tblLook w:val="04A0" w:firstRow="1" w:lastRow="0" w:firstColumn="1" w:lastColumn="0" w:noHBand="0" w:noVBand="1"/>
      </w:tblPr>
      <w:tblGrid>
        <w:gridCol w:w="2986"/>
        <w:gridCol w:w="3023"/>
        <w:gridCol w:w="300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57"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B51B81" w:rsidRDefault="007E6509">
            <w:pPr>
              <w:rPr/>
            </w:pPr>
          </w:p>
        </w:tc>
        <w:tc>
          <w:tcPr>
            <w:tcW w:w="3117" w:type="dxa"/>
          </w:tcPr>
          <w:p w14:paraId="6F2D47E4"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372BD97C" w14:textId="77777777" w:rsidR="00B51B81" w:rsidRDefault="007E6509">
            <w:pPr>
              <w:cnfStyle w:val="100000000000" w:firstRow="1" w:lastRow="0" w:firstColumn="0" w:lastColumn="0" w:oddVBand="0" w:evenVBand="0" w:oddHBand="0" w:evenHBand="0" w:firstRowFirstColumn="0" w:firstRowLastColumn="0" w:lastRowFirstColumn="0" w:lastRowLastColumn="0"/>
              <w:rPr/>
            </w:pPr>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del w:id="36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B51B81" w:rsidRDefault="007E6509">
            <w:pPr>
              <w:rPr/>
            </w:pPr>
          </w:p>
        </w:tc>
        <w:tc>
          <w:tcPr>
            <w:tcW w:w="3117" w:type="dxa"/>
          </w:tcPr>
          <w:p w14:paraId="7D4CF8AA" w14:textId="77777777" w:rsidR="00B51B81"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0CEC9855" w14:textId="77777777" w:rsidR="00B51B81" w:rsidRDefault="007E6509">
            <w:pPr>
              <w:cnfStyle w:val="000000100000" w:firstRow="0" w:lastRow="0" w:firstColumn="0" w:lastColumn="0" w:oddVBand="0" w:evenVBand="0" w:oddHBand="1" w:evenHBand="0" w:firstRowFirstColumn="0" w:firstRowLastColumn="0" w:lastRowFirstColumn="0" w:lastRowLastColumn="0"/>
              <w:rPr/>
            </w:pPr>
          </w:p>
        </w:tc>
      </w:tr>
    </w:tbl>
    <w:p w14:paraId="7540EDBA" w14:textId="77777777" w:rsidR="00B51B81" w:rsidRDefault="00B51B81" w:rsidP="00C4274D">
      <w:pPr>
        <w:rPr/>
      </w:pPr>
    </w:p>
    <w:p w14:paraId="56ECE6CA" w14:textId="77777777" w:rsidR="00B51B81" w:rsidRDefault="007E6509" w:rsidP="006F1BE6">
      <w:pPr>
        <w:jc w:val="both"/>
        <w:rPr/>
      </w:pPr>
    </w:p>
    <w:p w14:paraId="595EB4B7" w14:textId="77777777" w:rsidR="00B51B81" w:rsidRDefault="007E6509" w:rsidP="00CD35D8">
      <w:pPr>
        <w:ind w:left="720" w:hanging="720"/>
        <w:rPr/>
      </w:pPr>
    </w:p>
    <w:p w14:paraId="2147A873" w14:textId="77777777" w:rsidR="00B51B81" w:rsidRDefault="007E6509" w:rsidP="00CD35D8">
      <w:pPr>
        <w:ind w:firstLine="720"/>
        <w:rPr/>
      </w:pPr>
    </w:p>
    <w:p w14:paraId="551600B1" w14:textId="77777777" w:rsidR="00B51B81" w:rsidRDefault="007E6509" w:rsidP="00CD35D8">
      <w:pPr>
        <w:ind w:left="1440"/>
        <w:rPr/>
      </w:pPr>
    </w:p>
    <w:p w14:paraId="482579FD" w14:textId="77777777" w:rsidR="00B51B81" w:rsidRDefault="007E6509" w:rsidP="00CD35D8">
      <w:pPr>
        <w:ind w:left="2880"/>
        <w:rPr/>
      </w:pPr>
    </w:p>
    <w:p w14:paraId="60C5CA22" w14:textId="77777777" w:rsidR="0018060C" w:rsidRDefault="007E6509"/>
    <w:sectPr w:rsidR="0018060C">
      <w:pgSz w:w="11906" w:h="16838"/>
      <w:pgMar w:top="1440" w:right="1440" w:bottom="1440" w:left="1440" w:header="708" w:footer="708" w:gutter="0"/>
      <w:cols w:space="708"/>
      <w:docGrid w:linePitch="360"/>
      <w:sectPrChange w:id="383" w:author="Arthur Souza Rodrigues" w:date="2026-07-05T01:31:00Z" w16du:dateUtc="2026-07-05T05:31:00Z">
        <w:sectPr w:rsidR="0018060C">
          <w:pgSz w:w="12240" w:h="15840"/>
          <w:pgMar w:top="1440" w:right="1440" w:bottom="1440" w:left="1440" w:header="720" w:footer="720" w:gutter="0"/>
          <w:cols w:space="72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4" w:author="Eric White" w:date="2014-10-28T20:22:00Z" w:initials="EW">
    <w:p w14:paraId="4E5C8309" w14:textId="77777777" w:rsidR="00B51B81" w:rsidRDefault="007E6509">
      <w:pPr>
        <w:pStyle w:val="CommentText"/>
      </w:pPr>
      <w:r>
        <w:rPr>
          <w:rStyle w:val="CommentReference"/>
        </w:rPr>
        <w:annotationRef/>
      </w:r>
      <w:r>
        <w:t>This is a comment.</w:t>
      </w:r>
    </w:p>
  </w:comment>
  <w:comment w:id="5" w:author="Arthur Souza Rodrigues" w:date="2026-07-04T23:17:00Z" w:initials="AS">
    <w:p w14:paraId="0CF36521" w14:textId="77777777" w:rsidR="00946BAC" w:rsidRDefault="00946BAC" w:rsidP="00946BAC">
      <w:r>
        <w:rPr>
          <w:rStyle w:val="Heading2Char"/>
        </w:rPr>
        <w:annotationRef/>
      </w:r>
      <w:r>
        <w:rPr>
          <w:sz w:val="20"/>
          <w:szCs w:val="20"/>
        </w:rPr>
        <w:t>Are you a masochist?</w:t>
      </w:r>
    </w:p>
  </w:comment>
  <w:comment w:id="6" w:author="Arthur Souza Rodrigues" w:date="2026-07-04T23:17:00Z" w:initials="AS">
    <w:p w14:paraId="404867FB" w14:textId="77777777" w:rsidR="00946BAC" w:rsidRDefault="00946BAC" w:rsidP="00946BAC">
      <w:r>
        <w:rPr>
          <w:rStyle w:val="Heading2Char"/>
        </w:rPr>
        <w:annotationRef/>
      </w:r>
      <w:r>
        <w:rPr>
          <w:sz w:val="20"/>
          <w:szCs w:val="20"/>
        </w:rPr>
        <w:t>Not really.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Ex w15:paraId="0CF36521" w15:done="0"/>
  <w15:commentEx w15:paraId="404867FB" w15:paraIdParent="0CF365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932F851" w16cex:dateUtc="2026-07-05T03:17:00Z"/>
  <w16cex:commentExtensible w16cex:durableId="20C76EF1" w16cex:dateUtc="2026-07-05T0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Id w16cid:paraId="0CF36521" w16cid:durableId="1932F851"/>
  <w16cid:commentId w16cid:paraId="404867FB" w16cid:durableId="20C76E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AB036" w14:textId="77777777" w:rsidR="00B51B81" w:rsidRDefault="00B51B81">
      <w:pPr>
        <w:spacing w:after="0" w:line="240" w:lineRule="auto"/>
      </w:pPr>
      <w:r>
        <w:separator/>
      </w:r>
    </w:p>
  </w:endnote>
  <w:endnote w:type="continuationSeparator" w:id="0">
    <w:p w14:paraId="6DBB9CEC" w14:textId="77777777" w:rsidR="00B51B81" w:rsidRDefault="00B51B81">
      <w:pPr>
        <w:spacing w:after="0" w:line="240" w:lineRule="auto"/>
      </w:pPr>
      <w:r>
        <w:continuationSeparator/>
      </w:r>
    </w:p>
  </w:endnote>
  <w:endnote w:id="1">
    <w:p w14:paraId="68990B77" w14:textId="77777777" w:rsidR="00B51B81" w:rsidRDefault="007E6509">
      <w:pPr>
        <w:pStyle w:val="EndnoteText"/>
      </w:pPr>
      <w:del w:id="65" w:author="Arthur Souza Rodrigues" w:date="2026-07-05T01:31:00Z" w16du:dateUtc="2026-07-05T05:31: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B51B81" w:rsidRDefault="00B51B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B51B81" w:rsidRDefault="00B51B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B51B81" w:rsidRDefault="00B51B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BalloonTextChar"/>
      <w:pPrChange w:id="301" w:author="Arthur Souza Rodrigues" w:date="2026-07-05T01:31:00Z" w16du:dateUtc="2026-07-05T05:31: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1D67FD" w14:textId="77777777" w:rsidR="00B51B81" w:rsidRDefault="00B51B81">
      <w:pPr>
        <w:spacing w:after="0" w:line="240" w:lineRule="auto"/>
      </w:pPr>
      <w:r>
        <w:separator/>
      </w:r>
    </w:p>
  </w:footnote>
  <w:footnote w:type="continuationSeparator" w:id="0">
    <w:p w14:paraId="6F9BD156" w14:textId="77777777" w:rsidR="00B51B81" w:rsidRDefault="00B51B81">
      <w:pPr>
        <w:spacing w:after="0" w:line="240" w:lineRule="auto"/>
      </w:pPr>
      <w:r>
        <w:continuationSeparator/>
      </w:r>
    </w:p>
  </w:footnote>
  <w:footnote w:id="1">
    <w:p w14:paraId="2984BC4D" w14:textId="77777777" w:rsidR="00B51B81" w:rsidRDefault="007E6509">
      <w:pPr>
        <w:pStyle w:val="FootnoteText"/>
      </w:pPr>
      <w:del w:id="307" w:author="Arthur Souza Rodrigues" w:date="2026-07-05T01:31:00Z" w16du:dateUtc="2026-07-05T05:31: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B51B81" w:rsidRDefault="00B51B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B51B81" w:rsidRDefault="00B51B81">
        <w:pPr>
          <w:pStyle w:val="Header"/>
        </w:pPr>
        <w:r>
          <w:rPr>
            <w:noProof/>
          </w:rPr>
          <w:pict w14:anchorId="03A446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B51B81" w:rsidRDefault="00B51B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CommentSubjectChar"/>
      <w:pPrChange w:id="300" w:author="Arthur Souza Rodrigues" w:date="2026-07-05T01:31:00Z" w16du:dateUtc="2026-07-05T05:31:00Z">
        <w:pPr>
          <w:pStyle w:val="Header"/>
        </w:pPr>
      </w:pPrChang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85199676">
    <w:abstractNumId w:val="3"/>
  </w:num>
  <w:num w:numId="2" w16cid:durableId="1772822849">
    <w:abstractNumId w:val="0"/>
  </w:num>
  <w:num w:numId="3" w16cid:durableId="101341522">
    <w:abstractNumId w:val="1"/>
  </w:num>
  <w:num w:numId="4" w16cid:durableId="1374988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8060C"/>
    <w:rsid w:val="00212576"/>
    <w:rsid w:val="002173BF"/>
    <w:rsid w:val="002850CB"/>
    <w:rsid w:val="00350477"/>
    <w:rsid w:val="004320DA"/>
    <w:rsid w:val="00453AEC"/>
    <w:rsid w:val="004C4E92"/>
    <w:rsid w:val="004D67CF"/>
    <w:rsid w:val="006A0FDE"/>
    <w:rsid w:val="007E6509"/>
    <w:rsid w:val="00894F66"/>
    <w:rsid w:val="00946BAC"/>
    <w:rsid w:val="00AD20E4"/>
    <w:rsid w:val="00AD7FBA"/>
    <w:rsid w:val="00AF1DAF"/>
    <w:rsid w:val="00B51B81"/>
    <w:rsid w:val="00BF0F5F"/>
    <w:rsid w:val="00D1208C"/>
    <w:rsid w:val="00E5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453AEC"/>
    <w:pPr>
      <w:spacing w:after="0" w:line="240" w:lineRule="auto"/>
      <w:pPrChange w:id="0" w:author="Arthur Souza Rodrigues" w:date="2026-07-05T01:31:00Z">
        <w:pPr/>
      </w:pPrChange>
    </w:pPr>
    <w:rPr>
      <w:rFonts w:ascii="Tahoma" w:hAnsi="Tahoma" w:cs="Tahoma"/>
      <w:sz w:val="16"/>
      <w:szCs w:val="16"/>
      <w:lang w:val="en-GB"/>
      <w:rPrChange w:id="0" w:author="Arthur Souza Rodrigues" w:date="2026-07-05T01:31: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6A1A5D"/>
    <w:rPr>
      <w:rFonts w:ascii="Tahoma" w:hAnsi="Tahoma" w:cs="Tahoma"/>
      <w:sz w:val="16"/>
      <w:szCs w:val="16"/>
      <w:lang w:val="en-GB"/>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eader" Target="header3.xml"/><Relationship Id="rId26" Type="http://schemas.openxmlformats.org/officeDocument/2006/relationships/footer" Target="footer5.xml"/><Relationship Id="rId39" Type="http://schemas.microsoft.com/office/2007/relationships/diagramDrawing" Target="diagrams/drawing1.xml"/><Relationship Id="rId21" Type="http://schemas.microsoft.com/office/2018/08/relationships/commentsExtensible" Target="commentsExtensible.xml"/><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package" Target="embeddings/Microsoft_Excel_Worksheet1.xlsx"/><Relationship Id="rId29" Type="http://schemas.openxmlformats.org/officeDocument/2006/relationships/header" Target="header7.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Layout" Target="diagrams/layout1.xml"/><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image" Target="media/image3.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diagramData" Target="diagrams/data1.xml"/><Relationship Id="rId8" Type="http://schemas.openxmlformats.org/officeDocument/2006/relationships/image" Target="media/image1.emf"/><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68DF-254B-9AE5-280B1A080FDF}"/>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8DF-254B-9AE5-280B1A080FDF}"/>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8DF-254B-9AE5-280B1A080FDF}"/>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2026-07-05T05:31:00Z</dcterms:modified>
</cp:coreProperties>
</file>