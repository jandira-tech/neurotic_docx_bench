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7D0CB6">
      <w:pPr>
        <w:spacing w:after="20"/>
        <w:rPr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7D0CB6">
      <w:pPr>
        <w:spacing w:after="60"/>
        <w:rPr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npm               </w:t>
            </w:r>
            <w:r w:rsidR="00202DA4">
              <w:fldChar w:fldCharType="begin"/>
            </w:r>
            <w:r w:rsidR="00202DA4">
              <w:instrText>HYPERLINK "https://www.npmjs.com/package/@eigenpal/docx-js-editor"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202DA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github               </w:t>
            </w:r>
            <w:r w:rsidR="00202DA4">
              <w:fldChar w:fldCharType="begin"/>
            </w:r>
            <w:r w:rsidR="00202DA4">
              <w:instrText>HYPERLINK "https://github.com/eigenpal/docx-editor"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202DA4">
              <w:fldChar w:fldCharType="end"/>
            </w:r>
          </w:p>
        </w:tc>
      </w:tr>
    </w:tbl>
    <w:p w14:paraId="49E996B2" w14:textId="77777777" w:rsidR="00202DA4" w:rsidRDefault="007D0CB6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0A0CC1C" w:rsidR="00202DA4" w:rsidRDefault="007D0CB6">
      <w:pPr>
        <w:spacing w:before="60" w:after="60"/>
        <w:rPr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  <w:rPr/>
      </w:pPr>
    </w:p>
    <w:p w14:paraId="28B83400" w14:textId="63C344EE" w:rsidR="00202DA4" w:rsidRDefault="007D0CB6">
      <w:pPr>
        <w:spacing w:before="60" w:after="60"/>
        <w:rPr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3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>
            <w:pPr>
              <w:rPr/>
            </w:pPr>
          </w:p>
          <w:p w14:paraId="567EA400" w14:textId="30A681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  <w:rPr/>
      </w:pPr>
    </w:p>
    <w:p w14:paraId="124B2800" w14:textId="77777777" w:rsidR="00202DA4" w:rsidRDefault="007D0CB6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7D0CB6">
      <w:pPr>
        <w:spacing w:before="60" w:after="60"/>
        <w:rPr/>
      </w:pPr>
      <w:r>
        <w:rPr>
          <w:color w:val="0F172A"/>
        </w:rPr>
        <w:lastRenderedPageBreak/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  <w:rPr/>
      </w:pPr>
    </w:p>
    <w:p w14:paraId="334AE0C7" w14:textId="15C85C00" w:rsidR="00202DA4" w:rsidRDefault="007D0CB6">
      <w:pPr>
        <w:spacing w:before="180" w:after="40"/>
        <w:rPr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7D0CB6">
      <w:pPr>
        <w:spacing w:before="60" w:after="60"/>
        <w:rPr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  <w:rPr/>
      </w:pPr>
    </w:p>
    <w:p w14:paraId="2228E200" w14:textId="40AC8A00" w:rsidR="00202DA4" w:rsidRDefault="007D0CB6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  <w:rPr/>
      </w:pPr>
    </w:p>
    <w:p w14:paraId="749CF692" w14:textId="77777777" w:rsidR="00202DA4" w:rsidRDefault="007D0CB6">
      <w:pPr>
        <w:spacing w:before="180" w:after="40"/>
        <w:rPr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7D0CB6">
      <w:pPr>
        <w:spacing w:before="60" w:after="60"/>
        <w:rPr/>
      </w:pPr>
      <w:r>
        <w:rPr>
          <w:color w:val="0F172A"/>
        </w:rPr>
        <w:t xml:space="preserve">Select text and click the floating button on the page edge to         </w:t>
      </w:r>
      <w:commentRangeStart w:id="73"/>
      <w:r>
        <w:rPr>
          <w:color w:val="0F172A"/>
        </w:rPr>
        <w:t xml:space="preserve">add a comment anchored to that selection         </w:t>
      </w:r>
      <w:commentRangeEnd w:id="73"/>
      <w:r>
        <w:rPr>
          <w:rStyle w:val="CommentReference"/>
          <w:color w:val="0F172A"/>
          <w:sz w:val="22"/>
          <w:szCs w:val="20"/>
        </w:rPr>
        <w:commentReference w:id="73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  <w:rPr/>
      </w:pPr>
    </w:p>
    <w:p w14:paraId="73ABDE4F" w14:textId="255A2400" w:rsidR="00202DA4" w:rsidRDefault="007D0CB6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  <w:rPr/>
      </w:pPr>
    </w:p>
    <w:p w14:paraId="07D0CE00" w14:textId="0F7CE400" w:rsidR="00202DA4" w:rsidRDefault="007D0CB6">
      <w:pPr>
        <w:spacing w:before="180" w:after="40"/>
        <w:rPr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7D0CB6">
      <w:pPr>
        <w:spacing w:before="60" w:after="60"/>
        <w:rPr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  <w:rPr/>
      </w:pPr>
    </w:p>
    <w:p w14:paraId="467B1700" w14:textId="00AE9C00" w:rsidR="00202DA4" w:rsidRDefault="007D0CB6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7D0CB6">
      <w:pPr>
        <w:spacing w:before="60" w:after="60"/>
        <w:rPr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88" w:author="Arthur Souza Rodrigues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7D0CB6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7D0CB6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7D0CB6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7D0CB6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rPr>
          <w:ins w:id="97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rPr>
          <w:ins w:id="106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rPr>
          <w:ins w:id="115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496057" w14:paraId="29F67046" w14:textId="77777777">
        <w:trPr>
          <w:ins w:id="124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rPr>
          <w:ins w:id="133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rPr>
          <w:ins w:id="142" w:author="Arthur Souza Rodrigues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rPr>
          <w:ins w:id="151" w:author="Arthur Souza Rodrigues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7D0CB6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  <w:rPr/>
      </w:pPr>
    </w:p>
    <w:p w14:paraId="460BB7FA" w14:textId="77777777" w:rsidR="00202DA4" w:rsidRDefault="007D0CB6">
      <w:pPr>
        <w:rPr/>
      </w:pPr>
      <w:r>
        <w:br w:type="page"/>
      </w:r>
    </w:p>
    <w:p w14:paraId="219D9206" w14:textId="7D8B6000" w:rsidR="00202DA4" w:rsidRDefault="007D0CB6">
      <w:pPr>
        <w:spacing w:before="180" w:after="40"/>
        <w:rPr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65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>
            <w:pPr>
              <w:rPr/>
            </w:pPr>
          </w:p>
          <w:p w14:paraId="31FF7C43" w14:textId="7641B6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  <w:rPr/>
      </w:pPr>
    </w:p>
    <w:p w14:paraId="3F190000" w14:textId="5C749680" w:rsidR="00202DA4" w:rsidRDefault="007D0CB6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7D0CB6">
      <w:pPr>
        <w:spacing w:before="60" w:after="60"/>
        <w:rPr/>
      </w:pPr>
      <w:r>
        <w:rPr>
          <w:color w:val="0F172A"/>
        </w:rPr>
        <w:t xml:space="preserve">Read         </w:t>
      </w:r>
      <w:r w:rsidR="00202DA4">
        <w:fldChar w:fldCharType="begin"/>
      </w:r>
      <w:r w:rsidR="00202DA4">
        <w:instrText>HYPERLINK "https://github.com/eigenpal/docx-editor/blob/main/docs/PLUGINS.md" \h</w:instrText>
      </w:r>
      <w:r w:rsidR="00202DA4">
        <w:fldChar w:fldCharType="separate"/>
      </w:r>
      <w:r w:rsidR="00202DA4"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 w:rsidR="00202DA4"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  <w:rPr/>
      </w:pPr>
    </w:p>
    <w:p w14:paraId="5D0DEE00" w14:textId="77777777" w:rsidR="00202DA4" w:rsidRDefault="007D0CB6">
      <w:pPr>
        <w:spacing w:before="180" w:after="40"/>
        <w:rPr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7D0CB6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7D0CB6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55385AEA" w:rsidR="00202DA4" w:rsidRDefault="007D0CB6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7D0CB6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  <w:rPr/>
      </w:pPr>
    </w:p>
    <w:p w14:paraId="7AB6E680" w14:textId="77777777" w:rsidR="00202DA4" w:rsidRDefault="007D0CB6">
      <w:pPr>
        <w:spacing w:before="180" w:after="40"/>
        <w:rPr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198" w:author="Arthur Souza Rodrigues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7D0CB6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  <w:rPr/>
      </w:pPr>
    </w:p>
    <w:p w14:paraId="6D436C00" w14:textId="6FF0F000" w:rsidR="00202DA4" w:rsidRDefault="007D0CB6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07" w:author="Arthur Souza Rodrigues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7D0CB6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7D0CB6">
            <w:pPr>
              <w:spacing w:after="320"/>
              <w:rPr/>
            </w:pPr>
            <w:r>
              <w:rPr>
                <w:color w:val="64748B"/>
                <w:sz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739E1328" w14:textId="77777777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7D0CB6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DB16C97" w14:textId="23392000" w:rsidR="00202DA4" w:rsidRDefault="007D0CB6">
            <w:pPr>
              <w:spacing w:after="320"/>
              <w:rPr/>
            </w:pPr>
            <w:r>
              <w:rPr>
                <w:color w:val="64748B"/>
                <w:sz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 w:rsidR="00202DA4" w:rsidRDefault="007D0CB6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37D69274" w14:textId="77777777" w:rsidR="00E90400" w:rsidRDefault="007D0CB6">
      <w:pPr>
        <w:rPr/>
      </w:pPr>
    </w:p>
    <w:p w14:paraId="3DBD4861" w14:textId="77777777" w:rsidR="00E90400" w:rsidRDefault="007D0CB6">
      <w:pPr>
        <w:rPr/>
      </w:pPr>
    </w:p>
    <w:p w14:paraId="218E7BB8" w14:textId="77777777" w:rsidR="00E90400" w:rsidRDefault="007D0CB6">
      <w:pPr>
        <w:rPr/>
      </w:pPr>
    </w:p>
    <w:p w14:paraId="722D0A72" w14:textId="77777777" w:rsidR="00E90400" w:rsidRDefault="007D0CB6">
      <w:pPr>
        <w:rPr/>
      </w:pPr>
    </w:p>
    <w:p w14:paraId="44F6B7FE" w14:textId="77777777" w:rsidR="00E90400" w:rsidRDefault="007D0CB6">
      <w:pPr>
        <w:rPr/>
      </w:pPr>
    </w:p>
    <w:p w14:paraId="47FD596C" w14:textId="77777777" w:rsidR="00E90400" w:rsidRDefault="007D0CB6">
      <w:pPr>
        <w:rPr/>
      </w:pPr>
    </w:p>
    <w:p w14:paraId="5D5C6F61" w14:textId="77777777" w:rsidR="00E90400" w:rsidRDefault="007D0CB6"/>
    <w:sectPr w:rsidR="00E90400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9" w:author="Arthur Souza Rodrigues" w:date="2026-07-05T01:31:00Z" w16du:dateUtc="2026-07-05T05:31:00Z">
        <w:sectPr w:rsidR="00E90400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3" w:author="User" w:date="2026-03-05T19:41:00Z" w:initials="">
    <w:p w14:paraId="456E2E6B" w14:textId="77777777" w:rsidR="00202DA4" w:rsidRDefault="007D0CB6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28BE" w14:textId="77777777" w:rsidR="007D0CB6" w:rsidRDefault="007D0CB6">
      <w:pPr>
        <w:pPrChange w:id="13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21BD94F" w14:textId="77777777" w:rsidR="007D0CB6" w:rsidRDefault="007D0CB6">
      <w:pPr>
        <w:pPrChange w:id="14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BF65" w14:textId="77777777" w:rsidR="0003460F" w:rsidRDefault="007D0CB6">
    <w:pPr>
      <w:pBdr>
        <w:top w:val="single" w:sz="2" w:space="1" w:color="E2E8F0"/>
      </w:pBdr>
      <w:spacing w:before="80"/>
      <w:jc w:val="center"/>
      <w:pPrChange w:id="237" w:author="Arthur Souza Rodrigues" w:date="2026-07-05T01:31:00Z" w16du:dateUtc="2026-07-05T05:31:00Z">
        <w:pPr>
          <w:pStyle w:val="Footer"/>
        </w:pPr>
      </w:pPrChange>
    </w:pPr>
    <w:ins w:id="238" w:author="Arthur Souza Rodrigues" w:date="2026-07-05T01:31:00Z" w16du:dateUtc="2026-07-05T05:31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DE2412" w14:textId="77777777" w:rsidR="007D0CB6" w:rsidRDefault="007D0CB6">
      <w:pPr>
        <w:pPrChange w:id="11" w:author="Arthur Souza Rodrigues" w:date="2026-07-05T01:31:00Z" w16du:dateUtc="2026-07-05T05:3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DB578D7" w14:textId="77777777" w:rsidR="007D0CB6" w:rsidRDefault="007D0CB6">
      <w:pPr>
        <w:pPrChange w:id="12" w:author="Arthur Souza Rodrigues" w:date="2026-07-05T01:31:00Z" w16du:dateUtc="2026-07-05T05:3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A0BF14" w14:textId="77777777" w:rsidR="0003460F" w:rsidRDefault="007D0CB6">
    <w:pPr>
      <w:pBdr>
        <w:bottom w:val="single" w:sz="2" w:space="1" w:color="E2E8F0"/>
      </w:pBdr>
      <w:jc w:val="center"/>
      <w:pPrChange w:id="235" w:author="Arthur Souza Rodrigues" w:date="2026-07-05T01:31:00Z" w16du:dateUtc="2026-07-05T05:31:00Z">
        <w:pPr>
          <w:pStyle w:val="Header"/>
        </w:pPr>
      </w:pPrChange>
    </w:pPr>
    <w:ins w:id="236" w:author="Arthur Souza Rodrigues" w:date="2026-07-05T01:31:00Z" w16du:dateUtc="2026-07-05T05:31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00"/>
    <w:rsid w:val="0003460F"/>
    <w:rsid w:val="001955FB"/>
    <w:rsid w:val="00202DA4"/>
    <w:rsid w:val="004020B1"/>
    <w:rsid w:val="00475264"/>
    <w:rsid w:val="00496057"/>
    <w:rsid w:val="007D0CB6"/>
    <w:rsid w:val="00A7749F"/>
    <w:rsid w:val="00BF0F5F"/>
    <w:rsid w:val="00E9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91773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05T01:31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05T01:3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05T01:31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05T01:3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05T01:31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05T01:3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05T01:31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05T01:3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05T01:31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05T01:3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05T01:31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05T01:3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0F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0F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0F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0F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0F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0F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05T01:31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05T01:3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3460F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05T01:31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05T01:3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05T01:31:00Z">
        <w:pPr/>
      </w:pPrChange>
    </w:pPr>
    <w:rPr>
      <w:rFonts w:ascii="Inter" w:eastAsia="Inter" w:hAnsi="Inter" w:cs="Inter"/>
      <w:szCs w:val="22"/>
      <w:rPrChange w:id="8" w:author="Arthur Souza Rodrigues" w:date="2026-07-05T01:3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03460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3460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05T01:31:00Z">
        <w:pPr/>
      </w:pPrChange>
    </w:pPr>
    <w:rPr>
      <w:rFonts w:ascii="Inter" w:eastAsia="Inter" w:hAnsi="Inter" w:cs="Inter"/>
      <w:sz w:val="20"/>
      <w:rPrChange w:id="9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460F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05T01:31:00Z">
        <w:pPr/>
      </w:pPrChange>
    </w:pPr>
    <w:rPr>
      <w:rFonts w:ascii="Inter" w:eastAsia="Inter" w:hAnsi="Inter" w:cs="Inter"/>
      <w:sz w:val="20"/>
      <w:rPrChange w:id="10" w:author="Arthur Souza Rodrigues" w:date="2026-07-05T01:3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60F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3460F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60F"/>
  </w:style>
  <w:style w:type="paragraph" w:styleId="Footer">
    <w:name w:val="footer"/>
    <w:basedOn w:val="Normal"/>
    <w:link w:val="FooterChar"/>
    <w:uiPriority w:val="99"/>
    <w:unhideWhenUsed/>
    <w:rsid w:val="000346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