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DA6947">
      <w:pPr>
        <w:spacing w:after="20"/>
        <w:rPr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DA6947">
      <w:pPr>
        <w:spacing w:after="60"/>
        <w:rPr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6-29T11:19:00Z" w16du:dateUtc="2026-06-29T15:1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npm               </w:t>
            </w:r>
            <w:r w:rsidR="00202DA4">
              <w:fldChar w:fldCharType="begin"/>
            </w:r>
            <w:r w:rsidR="00202DA4">
              <w:instrText>HYPERLINK "https://www.npmjs.com/package/@eigenpal/docx-js-editor"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202DA4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github               </w:t>
            </w:r>
            <w:r w:rsidR="00202DA4">
              <w:fldChar w:fldCharType="begin"/>
            </w:r>
            <w:r w:rsidR="00202DA4">
              <w:instrText>HYPERLINK "https://github.com/eigenpal/docx-editor" \h</w:instrText>
            </w:r>
            <w:r w:rsidR="00202DA4">
              <w:fldChar w:fldCharType="separate"/>
            </w:r>
            <w:r w:rsidR="00202DA4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202DA4">
              <w:fldChar w:fldCharType="end"/>
            </w:r>
          </w:p>
        </w:tc>
      </w:tr>
    </w:tbl>
    <w:p w14:paraId="49E996B2" w14:textId="77777777" w:rsidR="00202DA4" w:rsidRDefault="00DA6947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202DA4" w:rsidRDefault="00DA6947">
      <w:pPr>
        <w:spacing w:before="60" w:after="60"/>
        <w:rPr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  <w:rPr/>
      </w:pPr>
    </w:p>
    <w:p w14:paraId="28B83400" w14:textId="07BFC780" w:rsidR="00202DA4" w:rsidRDefault="00DA6947">
      <w:pPr>
        <w:spacing w:before="60" w:after="60"/>
        <w:rPr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  <w:rPr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9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>
            <w:pPr>
              <w:rPr/>
            </w:pPr>
          </w:p>
          <w:p w14:paraId="567EA400" w14:textId="30A68100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  <w:rPr/>
      </w:pPr>
    </w:p>
    <w:p w14:paraId="124B2800" w14:textId="77777777" w:rsidR="00202DA4" w:rsidRDefault="00DA6947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DA6947">
      <w:pPr>
        <w:spacing w:before="60" w:after="60"/>
        <w:rPr/>
      </w:pPr>
      <w:r>
        <w:rPr>
          <w:color w:val="0F172A"/>
        </w:rPr>
        <w:lastRenderedPageBreak/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  <w:rPr/>
      </w:pPr>
    </w:p>
    <w:p w14:paraId="334AE0C7" w14:textId="15C85C00" w:rsidR="00202DA4" w:rsidRDefault="00DA6947">
      <w:pPr>
        <w:spacing w:before="180" w:after="40"/>
        <w:rPr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DA6947">
      <w:pPr>
        <w:spacing w:before="60" w:after="60"/>
        <w:rPr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  <w:rPr/>
      </w:pPr>
    </w:p>
    <w:p w14:paraId="2228E200" w14:textId="40AC8A00" w:rsidR="00202DA4" w:rsidRDefault="00DA6947">
      <w:pPr>
        <w:spacing w:before="60" w:after="60"/>
        <w:rPr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  <w:rPr/>
      </w:pPr>
    </w:p>
    <w:p w14:paraId="749CF692" w14:textId="77777777" w:rsidR="00202DA4" w:rsidRDefault="00DA6947">
      <w:pPr>
        <w:spacing w:before="180" w:after="40"/>
        <w:rPr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DA6947">
      <w:pPr>
        <w:spacing w:before="60" w:after="60"/>
        <w:rPr/>
      </w:pPr>
      <w:r>
        <w:rPr>
          <w:color w:val="0F172A"/>
        </w:rPr>
        <w:t xml:space="preserve">Select text and click the floating button on the page edge to         </w:t>
      </w:r>
      <w:commentRangeStart w:id="79"/>
      <w:r>
        <w:rPr>
          <w:color w:val="0F172A"/>
        </w:rPr>
        <w:t xml:space="preserve">add a comment anchored to that selection         </w:t>
      </w:r>
      <w:commentRangeEnd w:id="79"/>
      <w:r>
        <w:rPr>
          <w:rStyle w:val="CommentReference"/>
          <w:color w:val="0F172A"/>
          <w:sz w:val="22"/>
          <w:szCs w:val="20"/>
        </w:rPr>
        <w:commentReference w:id="79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  <w:rPr/>
      </w:pPr>
    </w:p>
    <w:p w14:paraId="73ABDE4F" w14:textId="255A2400" w:rsidR="00202DA4" w:rsidRDefault="00DA6947">
      <w:pPr>
        <w:spacing w:before="60" w:after="60"/>
        <w:rPr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  <w:rPr/>
      </w:pPr>
    </w:p>
    <w:p w14:paraId="07D0CE00" w14:textId="0F7CE400" w:rsidR="00202DA4" w:rsidRDefault="00DA6947">
      <w:pPr>
        <w:spacing w:before="180" w:after="40"/>
        <w:rPr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DA6947">
      <w:pPr>
        <w:spacing w:before="60" w:after="60"/>
        <w:rPr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  <w:rPr/>
      </w:pPr>
    </w:p>
    <w:p w14:paraId="467B1700" w14:textId="00AE9C00" w:rsidR="00202DA4" w:rsidRDefault="00DA6947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DA6947">
      <w:pPr>
        <w:spacing w:before="60" w:after="60"/>
        <w:rPr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  <w:rPr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94" w:author="Arthur Souza Rodrigues" w:date="2026-06-29T11:19:00Z" w16du:dateUtc="2026-06-29T15:1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A6947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A6947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A6947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A6947">
            <w:pPr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rPr>
          <w:ins w:id="103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A694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A694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rPr>
          <w:ins w:id="112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A694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lastRenderedPageBreak/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rPr>
          <w:ins w:id="121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A694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A694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Show formatting toolbar               </w:t>
            </w:r>
          </w:p>
        </w:tc>
      </w:tr>
      <w:tr w:rsidR="00496057" w14:paraId="29F67046" w14:textId="77777777">
        <w:trPr>
          <w:ins w:id="130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A694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A694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rPr>
          <w:ins w:id="139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A694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rPr>
          <w:ins w:id="148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A694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A694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rPr>
          <w:ins w:id="157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A6947">
            <w:pPr>
              <w:rPr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  <w:rPr/>
      </w:pPr>
    </w:p>
    <w:p w14:paraId="460BB7FA" w14:textId="77777777" w:rsidR="00202DA4" w:rsidRDefault="00DA6947">
      <w:pPr>
        <w:rPr/>
      </w:pPr>
      <w:r>
        <w:br w:type="page"/>
      </w:r>
    </w:p>
    <w:p w14:paraId="219D9206" w14:textId="7D8B6000" w:rsidR="00202DA4" w:rsidRDefault="00DA6947">
      <w:pPr>
        <w:spacing w:before="180" w:after="40"/>
        <w:rPr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71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>
            <w:pPr>
              <w:rPr/>
            </w:pPr>
          </w:p>
          <w:p w14:paraId="31FF7C43" w14:textId="7641B600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  <w:rPr/>
      </w:pPr>
    </w:p>
    <w:p w14:paraId="3F190000" w14:textId="5C749680" w:rsidR="00202DA4" w:rsidRDefault="00DA6947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DA6947">
      <w:pPr>
        <w:spacing w:before="60" w:after="60"/>
        <w:rPr/>
      </w:pPr>
      <w:r>
        <w:rPr>
          <w:color w:val="0F172A"/>
        </w:rPr>
        <w:t xml:space="preserve">Read         </w:t>
      </w:r>
      <w:r w:rsidR="00202DA4">
        <w:fldChar w:fldCharType="begin"/>
      </w:r>
      <w:r w:rsidR="00202DA4">
        <w:instrText>HYPERLINK "https://github.com/eigenpal/docx-editor/blob/main/docs/PLUGINS.md" \h</w:instrText>
      </w:r>
      <w:r w:rsidR="00202DA4">
        <w:fldChar w:fldCharType="separate"/>
      </w:r>
      <w:r w:rsidR="00202DA4">
        <w:rPr>
          <w:rFonts w:ascii="Courier New" w:hAnsi="Courier New" w:cs="Courier New"/>
          <w:color w:val="2563EB"/>
          <w:sz w:val="19"/>
          <w:szCs w:val="19"/>
          <w:u w:val="single"/>
        </w:rPr>
        <w:t xml:space="preserve">docs/PLUGINS.md           </w:t>
      </w:r>
      <w:r w:rsidR="00202DA4">
        <w:fldChar w:fldCharType="end"/>
      </w:r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  <w:rPr/>
      </w:pPr>
    </w:p>
    <w:p w14:paraId="5D0DEE00" w14:textId="77777777" w:rsidR="00202DA4" w:rsidRDefault="00DA6947">
      <w:pPr>
        <w:spacing w:before="180" w:after="40"/>
        <w:rPr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DA694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DA694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202DA4" w:rsidRDefault="00DA694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Avoid intermediate HTML serialisation where possible.           </w:t>
      </w:r>
    </w:p>
    <w:p w14:paraId="5C297367" w14:textId="77777777" w:rsidR="00202DA4" w:rsidRDefault="00DA6947">
      <w:pPr>
        <w:pStyle w:val="ListParagraph"/>
        <w:numPr>
          <w:ilvl w:val="0"/>
          <w:numId w:val="2"/>
        </w:numPr>
        <w:spacing w:before="40" w:after="40"/>
        <w:rPr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  <w:rPr/>
      </w:pPr>
    </w:p>
    <w:p w14:paraId="7AB6E680" w14:textId="77777777" w:rsidR="00202DA4" w:rsidRDefault="00DA6947">
      <w:pPr>
        <w:spacing w:before="180" w:after="40"/>
        <w:rPr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205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DA6947">
            <w:pPr>
              <w:rPr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  <w:rPr/>
      </w:pPr>
    </w:p>
    <w:p w14:paraId="6D436C00" w14:textId="6FF0F000" w:rsidR="00202DA4" w:rsidRDefault="00DA6947">
      <w:pPr>
        <w:pBdr>
          <w:bottom w:val="single" w:sz="3" w:space="4" w:color="E2E8F0"/>
        </w:pBdr>
        <w:spacing w:before="300" w:after="80"/>
        <w:rPr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  <w:rPr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14" w:author="Arthur Souza Rodrigues" w:date="2026-06-29T11:19:00Z" w16du:dateUtc="2026-06-29T15:1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A6947">
            <w:pPr>
              <w:spacing w:after="8"/>
              <w:rPr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DA6947">
            <w:pPr>
              <w:spacing w:after="320"/>
              <w:rPr/>
            </w:pPr>
            <w:r>
              <w:rPr>
                <w:color w:val="64748B"/>
                <w:sz w:val="20"/>
              </w:rPr>
              <w:lastRenderedPageBreak/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/>
            </w:pPr>
          </w:p>
          <w:p w14:paraId="739E1328" w14:textId="77777777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A6947">
            <w:pPr>
              <w:spacing w:after="8"/>
              <w:rPr/>
            </w:pPr>
            <w:r>
              <w:rPr>
                <w:b/>
                <w:bCs/>
                <w:color w:val="0F172A"/>
                <w:sz w:val="24"/>
                <w:szCs w:val="24"/>
              </w:rPr>
              <w:lastRenderedPageBreak/>
              <w:t xml:space="preserve">Contributor               </w:t>
            </w:r>
          </w:p>
          <w:p w14:paraId="4DB16C97" w14:textId="23392000" w:rsidR="00202DA4" w:rsidRDefault="00DA6947">
            <w:pPr>
              <w:spacing w:after="320"/>
              <w:rPr/>
            </w:pPr>
            <w:r>
              <w:rPr>
                <w:color w:val="64748B"/>
                <w:sz w:val="20"/>
              </w:rPr>
              <w:lastRenderedPageBreak/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/>
            </w:pPr>
          </w:p>
          <w:p w14:paraId="09E07E00" w14:textId="72F92000" w:rsidR="00202DA4" w:rsidRDefault="00DA6947">
            <w:pPr>
              <w:rPr/>
            </w:pPr>
            <w:r>
              <w:rPr>
                <w:color w:val="64748B"/>
                <w:sz w:val="20"/>
              </w:rPr>
              <w:t xml:space="preserve">signature · date               </w:t>
            </w:r>
          </w:p>
        </w:tc>
      </w:tr>
    </w:tbl>
    <w:p w14:paraId="3CFC00D9" w14:textId="77777777" w:rsidR="0041253F" w:rsidRDefault="00DA6947">
      <w:pPr>
        <w:rPr/>
      </w:pPr>
    </w:p>
    <w:p w14:paraId="2AB94EDD" w14:textId="77777777" w:rsidR="0041253F" w:rsidRDefault="00DA6947">
      <w:pPr>
        <w:rPr/>
      </w:pPr>
    </w:p>
    <w:p w14:paraId="22133972" w14:textId="77777777" w:rsidR="0041253F" w:rsidRDefault="00DA6947">
      <w:pPr>
        <w:rPr/>
      </w:pPr>
    </w:p>
    <w:p w14:paraId="568F96FD" w14:textId="77777777" w:rsidR="0041253F" w:rsidRDefault="00DA6947">
      <w:pPr>
        <w:rPr/>
      </w:pPr>
    </w:p>
    <w:p w14:paraId="5DA05A2D" w14:textId="77777777" w:rsidR="0041253F" w:rsidRDefault="00DA6947">
      <w:pPr>
        <w:rPr/>
      </w:pPr>
      <w:r>
        <w:t xml:space="preserve"> YTD</w:t>
      </w:r>
    </w:p>
    <w:p w14:paraId="6BB04A42" w14:textId="77777777" w:rsidR="0041253F" w:rsidRDefault="00DA6947">
      <w:pPr>
        <w:rPr/>
      </w:pPr>
    </w:p>
    <w:p w14:paraId="651DC4FA" w14:textId="77777777" w:rsidR="0041253F" w:rsidRDefault="00DA6947"/>
    <w:sectPr w:rsidR="0041253F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47" w:author="Arthur Souza Rodrigues" w:date="2026-06-29T11:19:00Z" w16du:dateUtc="2026-06-29T15:19:00Z">
        <w:sectPr w:rsidR="0041253F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456E2E6B" w14:textId="77777777" w:rsidR="00202DA4" w:rsidRDefault="00DA6947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BE460" w14:textId="77777777" w:rsidR="00DA6947" w:rsidRDefault="00DA6947">
      <w:pPr>
        <w:pPrChange w:id="13" w:author="Arthur Souza Rodrigues" w:date="2026-06-29T11:19:00Z" w16du:dateUtc="2026-06-29T15:1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92CC9DE" w14:textId="77777777" w:rsidR="00DA6947" w:rsidRDefault="00DA6947">
      <w:pPr>
        <w:pPrChange w:id="14" w:author="Arthur Souza Rodrigues" w:date="2026-06-29T11:19:00Z" w16du:dateUtc="2026-06-29T15:1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4045B" w14:textId="77777777" w:rsidR="00CE3D7C" w:rsidRDefault="00DA6947">
    <w:pPr>
      <w:pBdr>
        <w:top w:val="single" w:sz="2" w:space="1" w:color="E2E8F0"/>
      </w:pBdr>
      <w:spacing w:before="80"/>
      <w:jc w:val="center"/>
      <w:pPrChange w:id="245" w:author="Arthur Souza Rodrigues" w:date="2026-06-29T11:19:00Z" w16du:dateUtc="2026-06-29T15:19:00Z">
        <w:pPr>
          <w:pStyle w:val="Footer"/>
        </w:pPr>
      </w:pPrChange>
    </w:pPr>
    <w:ins w:id="246" w:author="Arthur Souza Rodrigues" w:date="2026-06-29T11:19:00Z" w16du:dateUtc="2026-06-29T15:19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202DA4">
        <w:fldChar w:fldCharType="begin"/>
      </w:r>
      <w:r w:rsidR="00202DA4">
        <w:instrText>HYPERLINK \h</w:instrText>
      </w:r>
      <w:r w:rsidR="00202DA4">
        <w:fldChar w:fldCharType="separate"/>
      </w:r>
      <w:r w:rsidR="00202DA4">
        <w:rPr>
          <w:color w:val="64748B"/>
          <w:sz w:val="20"/>
        </w:rPr>
        <w:t xml:space="preserve">eigenpal.com         </w:t>
      </w:r>
      <w:r w:rsidR="00202DA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F81AE" w14:textId="77777777" w:rsidR="00DA6947" w:rsidRDefault="00DA6947">
      <w:pPr>
        <w:pPrChange w:id="11" w:author="Arthur Souza Rodrigues" w:date="2026-06-29T11:19:00Z" w16du:dateUtc="2026-06-29T15:1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30CC5F3" w14:textId="77777777" w:rsidR="00DA6947" w:rsidRDefault="00DA6947">
      <w:pPr>
        <w:pPrChange w:id="12" w:author="Arthur Souza Rodrigues" w:date="2026-06-29T11:19:00Z" w16du:dateUtc="2026-06-29T15:1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05A90" w14:textId="77777777" w:rsidR="00CE3D7C" w:rsidRDefault="00DA6947">
    <w:pPr>
      <w:pBdr>
        <w:bottom w:val="single" w:sz="2" w:space="1" w:color="E2E8F0"/>
      </w:pBdr>
      <w:jc w:val="center"/>
      <w:pPrChange w:id="243" w:author="Arthur Souza Rodrigues" w:date="2026-06-29T11:19:00Z" w16du:dateUtc="2026-06-29T15:19:00Z">
        <w:pPr>
          <w:pStyle w:val="Header"/>
        </w:pPr>
      </w:pPrChange>
    </w:pPr>
    <w:ins w:id="244" w:author="Arthur Souza Rodrigues" w:date="2026-06-29T11:19:00Z" w16du:dateUtc="2026-06-29T15:19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53F"/>
    <w:rsid w:val="00202DA4"/>
    <w:rsid w:val="00325BC5"/>
    <w:rsid w:val="0041253F"/>
    <w:rsid w:val="00475264"/>
    <w:rsid w:val="00496057"/>
    <w:rsid w:val="007570B1"/>
    <w:rsid w:val="00A7749F"/>
    <w:rsid w:val="00CE3D7C"/>
    <w:rsid w:val="00DA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81951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6-29T11:1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6-29T11:1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6-29T11:1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6-29T11:1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6-29T11:1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6-29T11:1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6-29T11:1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6-29T11:1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6-29T11:1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6-29T11:1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6-29T11:1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6-29T11:1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7C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7C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7C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7C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7C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7C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6-29T11:19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6-29T11:1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E3D7C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6-29T11:19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6-29T11:1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6-29T11:19:00Z">
        <w:pPr/>
      </w:pPrChange>
    </w:pPr>
    <w:rPr>
      <w:rFonts w:ascii="Inter" w:eastAsia="Inter" w:hAnsi="Inter" w:cs="Inter"/>
      <w:szCs w:val="22"/>
      <w:rPrChange w:id="8" w:author="Arthur Souza Rodrigues" w:date="2026-06-29T11:1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CE3D7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E3D7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6-29T11:19:00Z">
        <w:pPr/>
      </w:pPrChange>
    </w:pPr>
    <w:rPr>
      <w:rFonts w:ascii="Inter" w:eastAsia="Inter" w:hAnsi="Inter" w:cs="Inter"/>
      <w:sz w:val="20"/>
      <w:rPrChange w:id="9" w:author="Arthur Souza Rodrigues" w:date="2026-06-29T11:1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3D7C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6-29T11:19:00Z">
        <w:pPr/>
      </w:pPrChange>
    </w:pPr>
    <w:rPr>
      <w:rFonts w:ascii="Inter" w:eastAsia="Inter" w:hAnsi="Inter" w:cs="Inter"/>
      <w:sz w:val="20"/>
      <w:rPrChange w:id="10" w:author="Arthur Souza Rodrigues" w:date="2026-06-29T11:1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D7C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E3D7C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D7C"/>
  </w:style>
  <w:style w:type="paragraph" w:styleId="Footer">
    <w:name w:val="footer"/>
    <w:basedOn w:val="Normal"/>
    <w:link w:val="Foot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2026-06-29T15:20:00Z</dcterms:modified>
</cp:coreProperties>
</file>