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09EF586" w14:textId="77777777" w:rsidR="009F15C9" w:rsidRDefault="003F2D52">
      <w:r>
        <w:t>Project Tasks</w:t>
      </w:r>
    </w:p>
    <w:p w14:paraId="71437638" w14:textId="77777777" w:rsidR="004F5CD8" w:rsidRDefault="004F5CD8">
      <w:pPr>
        <w:rPr/>
      </w:pPr>
    </w:p>
    <w:p w14:paraId="441B3403" w14:textId="77777777" w:rsidR="004F5CD8" w:rsidRDefault="004F5CD8">
      <w:pPr>
        <w:rPr/>
      </w:pPr>
    </w:p>
    <w:tbl>
      <w:tblPr>
        <w:tblW w:w="9360" w:type="dxa"/>
        <w:tblInd w:w="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4F5CD8" w14:paraId="6745119C" w14:textId="77777777">
        <w:tblPrEx>
          <w:tblCellMar>
            <w:top w:w="0" w:type="dxa"/>
            <w:bottom w:w="0" w:type="dxa"/>
          </w:tblCellMar>
        </w:tblPrEx>
        <w:trPr>
          <w:trHeight w:val="360"/>
          <w:ins w:id="2" w:author="Comparison" w:date="2026-07-05T01:30:00Z" w16du:dateUtc="2026-07-05T05:30:00Z"/>
        </w:trPr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A71FB2" w14:textId="77777777" w:rsidR="004F5CD8" w:rsidRDefault="003F2D52">
            <w:pPr>
              <w:rPr/>
            </w:pPr>
            <w:r>
              <w:t>Task</w:t>
            </w: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77C9E1" w14:textId="77777777" w:rsidR="004F5CD8" w:rsidRDefault="003F2D52">
            <w:pPr>
              <w:rPr/>
            </w:pPr>
            <w:r>
              <w:t>Owner</w:t>
            </w: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888AE3" w14:textId="77777777" w:rsidR="004F5CD8" w:rsidRDefault="003F2D52">
            <w:pPr>
              <w:rPr/>
            </w:pPr>
            <w:r>
              <w:t>Status</w:t>
            </w:r>
          </w:p>
        </w:tc>
      </w:tr>
      <w:tr w:rsidR="004F5CD8" w14:paraId="2EAB469E" w14:textId="77777777">
        <w:tblPrEx>
          <w:tblCellMar>
            <w:top w:w="0" w:type="dxa"/>
            <w:bottom w:w="0" w:type="dxa"/>
          </w:tblCellMar>
        </w:tblPrEx>
        <w:trPr>
          <w:trHeight w:val="360"/>
          <w:ins w:id="9" w:author="Comparison" w:date="2026-07-05T01:30:00Z" w16du:dateUtc="2026-07-05T05:30:00Z"/>
        </w:trPr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C18422" w14:textId="77777777" w:rsidR="004F5CD8" w:rsidRDefault="003F2D52">
            <w:pPr>
              <w:rPr/>
            </w:pPr>
            <w:r>
              <w:t>Design UI</w:t>
            </w: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F6ECDD" w14:textId="77777777" w:rsidR="004F5CD8" w:rsidRDefault="003F2D52">
            <w:pPr>
              <w:rPr/>
            </w:pPr>
            <w:r>
              <w:t>Alice</w:t>
            </w: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E98BF7" w14:textId="77777777" w:rsidR="004F5CD8" w:rsidRDefault="003F2D52">
            <w:pPr>
              <w:rPr/>
            </w:pPr>
            <w:r>
              <w:t>In Progress</w:t>
            </w:r>
            <w:r>
              <w:t xml:space="preserve"> (Week 1)</w:t>
            </w:r>
          </w:p>
        </w:tc>
      </w:tr>
      <w:tr w:rsidR="004F5CD8" w14:paraId="21A320C8" w14:textId="77777777">
        <w:tblPrEx>
          <w:tblCellMar>
            <w:top w:w="0" w:type="dxa"/>
            <w:bottom w:w="0" w:type="dxa"/>
          </w:tblCellMar>
        </w:tblPrEx>
        <w:trPr>
          <w:trHeight w:val="360"/>
          <w:ins w:id="16" w:author="Comparison" w:date="2026-07-05T01:30:00Z" w16du:dateUtc="2026-07-05T05:30:00Z"/>
        </w:trPr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C0E49A" w14:textId="77777777" w:rsidR="004F5CD8" w:rsidRDefault="003F2D52">
            <w:pPr>
              <w:rPr/>
            </w:pPr>
            <w:r>
              <w:t>Write Tests</w:t>
            </w: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0ED38B" w14:textId="77777777" w:rsidR="004F5CD8" w:rsidRDefault="003F2D52">
            <w:pPr>
              <w:rPr/>
            </w:pPr>
            <w:r>
              <w:t>Bob</w:t>
            </w:r>
            <w:r>
              <w:t xml:space="preserve"> - High Priority</w:t>
            </w: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D64F0A" w14:textId="77777777" w:rsidR="004F5CD8" w:rsidRDefault="003F2D52">
            <w:pPr>
              <w:rPr/>
            </w:pPr>
            <w:r>
              <w:t>Pending</w:t>
            </w:r>
          </w:p>
        </w:tc>
      </w:tr>
    </w:tbl>
    <w:p w14:paraId="7D3DFEF3" w14:textId="77777777" w:rsidR="009F15C9" w:rsidRDefault="003F2D52"/>
    <w:sectPr w:rsidR="009F15C9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F15C9"/>
    <w:rsid w:val="003F2D52"/>
    <w:rsid w:val="004F5CD8"/>
    <w:rsid w:val="008E6912"/>
    <w:rsid w:val="009F15C9"/>
    <w:rsid w:val="00AC7961"/>
    <w:rsid w:val="00BF0F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BD0AB4B"/>
  <w15:docId w15:val="{71FC5F19-109A-0640-9BE0-3171264F41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34</Words>
  <Characters>197</Characters>
  <Application>Microsoft Office Word</Application>
  <DocSecurity>0</DocSecurity>
  <Lines>1</Lines>
  <Paragraphs>1</Paragraphs>
  <ScaleCrop>false</ScaleCrop>
  <Company/>
  <LinksUpToDate>false</LinksUpToDate>
  <CharactersWithSpaces>230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1</cp:revision>
  <dcterms:created xsi:type="dcterms:W3CDTF">2026-05-14T20:27:00Z</dcterms:created>
  <dcterms:modified xsi:type="dcterms:W3CDTF">2026-07-05T05:30:00Z</dcterms:modified>
</cp:coreProperties>
</file>