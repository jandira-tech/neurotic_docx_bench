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0AE142A">
      <w:pPr>
        <w:spacing w:line="276"/>
      </w:pPr>
      <w:r>
        <w:t>Contract Review</w:t>
      </w:r>
    </w:p>
    <w:p w14:paraId="12BD2A06">
      <w:r>
        <w:t>Clause</w:t>
      </w:r>
      <w:r>
        <w:tab/>
      </w:r>
      <w:r>
        <w:t>Status</w:t>
      </w:r>
      <w:r>
        <w:tab/>
      </w:r>
      <w:r>
        <w:t>Notes</w:t>
      </w:r>
      <w:r>
        <w:tab/>
      </w:r>
      <w:r>
        <w:t>Payme</w:t>
      </w:r>
      <w:del w:id="1778776725747" w:author="Online User" w:date="2026-05-14T20:30:16.764Z">
        <w:r>
          <w:delText>nt Terms</w:delText>
        </w:r>
      </w:del>
      <w:r>
        <w:tab/>
      </w:r>
      <w:del w:id="1778776725747" w:author="Online User" w:date="2026-05-14T20:30:16.764Z">
        <w:r>
          <w:delText>Approve</w:delText>
        </w:r>
      </w:del>
      <w:ins w:id="1778776725748" w:author="Online User" w:date="2026-05-14T20:30:16.958Z">
        <w:r>
          <w:t>Signed</w:t>
        </w:r>
      </w:ins>
      <w:r>
        <w:t>d</w:t>
      </w:r>
      <w:r>
        <w:tab/>
      </w:r>
      <w:ins w:id="1778776725749" w:author="Online User" w:date="2026-05-14T20:30:17.204Z">
        <w:r>
          <w:t xml:space="preserve"> (revised)</w:t>
        </w:r>
      </w:ins>
      <w:r>
        <w:t>Net 30 days</w:t>
      </w:r>
      <w:r>
        <w:tab/>
      </w:r>
      <w:r>
        <w:t>Liability Cap</w:t>
      </w:r>
      <w:r>
        <w:tab/>
      </w:r>
      <w:r>
        <w:t>Under Review</w:t>
      </w:r>
      <w:r>
        <w:tab/>
      </w:r>
      <w:r>
        <w:t>Limit to $500K</w:t>
      </w:r>
      <w:r>
        <w:tab/>
      </w:r>
      <w:r>
        <w:t>Termination</w:t>
      </w:r>
      <w:r>
        <w:tab/>
      </w:r>
      <w:r>
        <w:t>Pending</w:t>
      </w:r>
      <w:r>
        <w:tab/>
      </w:r>
      <w:r>
        <w:t>90 days notice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2026-05-14T20:30:17.505Z</dcterms:created>
  <dcterms:modified xsi:type="dcterms:W3CDTF">2026-05-14T20:30:17.553Z</dcterms:modified>
</cp:coreProperties>
</file>