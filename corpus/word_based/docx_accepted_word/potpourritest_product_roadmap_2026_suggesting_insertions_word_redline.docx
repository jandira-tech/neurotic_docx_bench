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 w:rsidR="00FD3507" w:rsidRDefault="00F327DE">
      <w:pPr>
        <w:rPr/>
      </w:pPr>
      <w:r>
        <w:t>Product Roadmap 2026</w:t>
      </w:r>
    </w:p>
    <w:p w14:paraId="570D38E6" w14:textId="77777777" w:rsidR="00FD3507" w:rsidRDefault="00F327DE">
      <w:pPr>
        <w:rPr/>
      </w:pPr>
      <w:r>
        <w:t>Q1: Launch v2.0 with new dashboard</w:t>
      </w:r>
    </w:p>
    <w:p w14:paraId="314CBB14" w14:textId="77777777" w:rsidR="00FD3507" w:rsidRDefault="00F327DE">
      <w:pPr>
        <w:rPr/>
      </w:pPr>
      <w:r>
        <w:t>Q2: Mobile app release</w:t>
      </w:r>
    </w:p>
    <w:p w14:paraId="67B1BAD7" w14:textId="77777777" w:rsidR="00FD3507" w:rsidRDefault="00F327DE">
      <w:pPr>
        <w:rPr/>
      </w:pPr>
      <w:r>
        <w:t xml:space="preserve">Q3: API integrations with </w:t>
      </w:r>
      <w:r>
        <w:t xml:space="preserve"> and 5 enterprise clients</w:t>
      </w:r>
      <w:r>
        <w:t>10 partners</w:t>
      </w:r>
    </w:p>
    <w:p w14:paraId="2859BC5F" w14:textId="77777777" w:rsidR="00FD3507" w:rsidRDefault="00F327DE">
      <w:pPr>
        <w:rPr/>
      </w:pPr>
      <w:r>
        <w:t>Q4: AI features implementation</w:t>
      </w:r>
    </w:p>
    <w:p w14:paraId="159C626E" w14:textId="77777777" w:rsidR="00FD3507" w:rsidRDefault="00F327DE">
      <w:pPr>
        <w:rPr/>
      </w:pPr>
      <w:r>
        <w:t>Team Size: 30 developers</w:t>
      </w:r>
    </w:p>
    <w:p w14:paraId="2B78C83D" w14:textId="77777777" w:rsidR="00FD3507" w:rsidRDefault="00F327DE">
      <w:pPr>
        <w:rPr/>
      </w:pPr>
      <w:r>
        <w:t>Technology Stack: React, Node.js, AWS</w:t>
      </w:r>
    </w:p>
    <w:p w14:paraId="10524B7A" w14:textId="40264297" w:rsidR="00F66B6B" w:rsidRDefault="00F327DE" w:rsidP="00F66B6B">
      <w:pPr>
        <w:pStyle w:val="Title"/>
        <w:rPr/>
      </w:pPr>
      <w:r>
        <w:t>Release Frequency: Monthly sprints</w:t>
      </w:r>
    </w:p>
    <w:p w14:paraId="141057AD" w14:textId="520056AC" w:rsidR="00F66B6B" w:rsidRPr="00F66B6B" w:rsidRDefault="00F66B6B" w:rsidP="00F66B6B">
      <w:pPr>
        <w:pStyle w:val="Subtitle"/>
        <w:rPr/>
      </w:pPr>
    </w:p>
    <w:p w14:paraId="00216223" w14:textId="54EF8006" w:rsidR="00F66B6B" w:rsidRPr="00F66B6B" w:rsidRDefault="00F66B6B" w:rsidP="00F66B6B">
      <w:pPr>
        <w:rPr>
          <w:rFonts w:ascii="Aptos" w:hAnsi="Aptos"/>
        </w:rPr>
      </w:pPr>
    </w:p>
    <w:p w14:paraId="3505C72B" w14:textId="39B6932A" w:rsidR="00F66B6B" w:rsidRPr="00F66B6B" w:rsidRDefault="00F66B6B" w:rsidP="00F66B6B">
      <w:pPr>
        <w:pStyle w:val="Heading1"/>
        <w:rPr/>
      </w:pPr>
    </w:p>
    <w:p w14:paraId="10EED686" w14:textId="35A88123" w:rsidR="00F66B6B" w:rsidRPr="00F66B6B" w:rsidRDefault="00F66B6B" w:rsidP="00F66B6B">
      <w:pPr>
        <w:rPr>
          <w:rFonts w:ascii="Aptos" w:hAnsi="Aptos"/>
        </w:rPr>
      </w:pPr>
    </w:p>
    <w:p w14:paraId="659BB39B" w14:textId="5841125A" w:rsidR="00F66B6B" w:rsidRPr="00F66B6B" w:rsidRDefault="00F66B6B" w:rsidP="00F66B6B">
      <w:pPr>
        <w:rPr>
          <w:rFonts w:ascii="Aptos" w:hAnsi="Aptos"/>
        </w:rPr>
      </w:pPr>
    </w:p>
    <w:p w14:paraId="2DF4FB10" w14:textId="2A50721A" w:rsidR="00F66B6B" w:rsidRPr="00F66B6B" w:rsidRDefault="00F66B6B" w:rsidP="00F66B6B">
      <w:pPr>
        <w:pStyle w:val="Heading1"/>
        <w:rPr/>
      </w:pPr>
    </w:p>
    <w:p w14:paraId="12ECBFF8" w14:textId="1F8D4644" w:rsidR="00F66B6B" w:rsidRPr="00F66B6B" w:rsidRDefault="00F66B6B" w:rsidP="00F66B6B">
      <w:pPr>
        <w:pStyle w:val="Heading2"/>
        <w:rPr/>
      </w:pPr>
    </w:p>
    <w:p w14:paraId="283D7933" w14:textId="595F5DDC" w:rsidR="00F66B6B" w:rsidRPr="00F66B6B" w:rsidRDefault="00F66B6B" w:rsidP="00F66B6B">
      <w:pPr>
        <w:pStyle w:val="ListBullet"/>
        <w:rPr/>
      </w:pPr>
    </w:p>
    <w:p w14:paraId="471AD8B6" w14:textId="6BF89BC6" w:rsidR="00F66B6B" w:rsidRDefault="00F66B6B" w:rsidP="00F66B6B">
      <w:pPr>
        <w:pStyle w:val="ListBullet"/>
        <w:rPr/>
      </w:pPr>
    </w:p>
    <w:p w14:paraId="4505D5BC" w14:textId="0BE5759A" w:rsidR="00F66B6B" w:rsidRDefault="00F66B6B" w:rsidP="00F66B6B">
      <w:pPr>
        <w:pStyle w:val="ListBullet"/>
        <w:rPr/>
      </w:pPr>
    </w:p>
    <w:p w14:paraId="4F4A3340" w14:textId="6C9D0E6A" w:rsidR="00F66B6B" w:rsidRDefault="00F66B6B" w:rsidP="00F66B6B">
      <w:pPr>
        <w:pStyle w:val="Heading2"/>
        <w:rPr/>
      </w:pPr>
    </w:p>
    <w:p w14:paraId="6A5C9559" w14:textId="7CDA6878" w:rsidR="00F66B6B" w:rsidRPr="00F66B6B" w:rsidRDefault="00F66B6B" w:rsidP="00F66B6B">
      <w:pPr>
        <w:pStyle w:val="ListNumber"/>
        <w:rPr/>
      </w:pPr>
    </w:p>
    <w:p w14:paraId="4810DC60" w14:textId="49E32BF0" w:rsidR="00F66B6B" w:rsidRDefault="00F66B6B" w:rsidP="00F66B6B">
      <w:pPr>
        <w:pStyle w:val="ListNumber"/>
        <w:rPr/>
      </w:pP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/>
      </w:pP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/>
      </w:pPr>
    </w:p>
    <w:p w14:paraId="5617EDCC" w14:textId="6F0A997A" w:rsidR="00F66B6B" w:rsidRDefault="00F66B6B" w:rsidP="00F66B6B">
      <w:pPr>
        <w:pStyle w:val="ListNumber"/>
        <w:rPr/>
      </w:pPr>
    </w:p>
    <w:p w14:paraId="05ABAFA8" w14:textId="267E656C" w:rsidR="00F66B6B" w:rsidRDefault="00F66B6B" w:rsidP="00F66B6B">
      <w:pPr>
        <w:pStyle w:val="Heading1"/>
        <w:rPr/>
      </w:pPr>
    </w:p>
    <w:p w14:paraId="26AC7480" w14:textId="40FE2705" w:rsidR="00F66B6B" w:rsidRPr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9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8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5AA81D36" w14:textId="77777777" w:rsidTr="00F66B6B">
        <w:trPr>
          <w:del w:id="77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6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14:paraId="34F7C378" w14:textId="77777777" w:rsidTr="00F66B6B">
        <w:trPr>
          <w:del w:id="95" w:author="Author" w:date="2026-06-29T11:15:00Z" w16du:dateUtc="2026-06-29T15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68339F2" w14:textId="77777777" w:rsidR="00F66B6B" w:rsidRPr="00F66B6B" w:rsidRDefault="00F66B6B" w:rsidP="00F66B6B">
      <w:pPr>
        <w:rPr/>
      </w:pPr>
    </w:p>
    <w:p w14:paraId="0349A5D9" w14:textId="3B6C2D6E" w:rsidR="00F66B6B" w:rsidRDefault="00F66B6B" w:rsidP="00F66B6B">
      <w:pPr>
        <w:pStyle w:val="Heading1"/>
        <w:rPr/>
      </w:pPr>
    </w:p>
    <w:p w14:paraId="665225E3" w14:textId="78847597" w:rsidR="00F66B6B" w:rsidRPr="00F66B6B" w:rsidRDefault="00F66B6B" w:rsidP="00F66B6B">
      <w:pPr>
        <w:pStyle w:val="Quote"/>
        <w:rPr/>
      </w:pPr>
    </w:p>
    <w:p w14:paraId="7402C551" w14:textId="44B9C541" w:rsidR="00F66B6B" w:rsidRPr="00F66B6B" w:rsidRDefault="00F66B6B" w:rsidP="00F66B6B">
      <w:pPr>
        <w:rPr>
          <w:rFonts w:ascii="Aptos" w:hAnsi="Aptos"/>
        </w:rPr>
      </w:pPr>
    </w:p>
    <w:p w14:paraId="65EF85F4" w14:textId="300B2EC3" w:rsidR="00F66B6B" w:rsidRPr="00F66B6B" w:rsidRDefault="00F66B6B" w:rsidP="00F66B6B">
      <w:pPr>
        <w:rPr>
          <w:rFonts w:ascii="Aptos" w:hAnsi="Aptos"/>
        </w:rPr>
      </w:pPr>
    </w:p>
    <w:p w14:paraId="3E0B38C0" w14:textId="4F8CF32B" w:rsidR="00F66B6B" w:rsidRPr="00F66B6B" w:rsidRDefault="00F66B6B" w:rsidP="00F66B6B">
      <w:pPr>
        <w:pStyle w:val="Heading1"/>
        <w:rPr/>
      </w:pP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241378CF" w14:textId="77777777" w:rsidR="00F66B6B" w:rsidRDefault="00F66B6B" w:rsidP="00F66B6B">
      <w:pPr>
        <w:pStyle w:val="Title"/>
        <w:rPr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  <w:rPr/>
      </w:pPr>
      <w:r w:rsidRPr="00F66B6B"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lastRenderedPageBreak/>
        <w:t>This document is intentionally varied.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  <w:rPr/>
      </w:pPr>
      <w:r w:rsidRPr="00F66B6B"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366536BF" w14:textId="77777777" w:rsidR="00F66B6B" w:rsidRPr="00F66B6B" w:rsidRDefault="00F66B6B" w:rsidP="00F66B6B">
      <w:pPr>
        <w:pStyle w:val="Heading1"/>
        <w:rPr/>
      </w:pPr>
      <w:r w:rsidRPr="00F66B6B">
        <w:t>2. Lists</w:t>
      </w:r>
    </w:p>
    <w:p w14:paraId="63F2070A" w14:textId="77777777" w:rsidR="00F66B6B" w:rsidRPr="00F66B6B" w:rsidRDefault="00F66B6B" w:rsidP="00F66B6B">
      <w:pPr>
        <w:pStyle w:val="Heading2"/>
        <w:rPr/>
      </w:pPr>
      <w:r w:rsidRPr="00F66B6B">
        <w:t>2.1 Bulleted</w:t>
      </w:r>
    </w:p>
    <w:p w14:paraId="5704F9AD" w14:textId="77777777" w:rsidR="00F66B6B" w:rsidRPr="00F66B6B" w:rsidRDefault="00F66B6B" w:rsidP="00F66B6B">
      <w:pPr>
        <w:pStyle w:val="ListBullet"/>
        <w:rPr/>
      </w:pPr>
      <w:r w:rsidRPr="00F66B6B">
        <w:t>Apples — a pomaceous fruit</w:t>
      </w:r>
    </w:p>
    <w:p w14:paraId="74EB4307" w14:textId="77777777" w:rsidR="00F66B6B" w:rsidRDefault="00F66B6B" w:rsidP="00F66B6B">
      <w:pPr>
        <w:pStyle w:val="ListBullet"/>
        <w:rPr/>
      </w:pPr>
      <w:r>
        <w:t>Bourbon — distilled in Kentucky</w:t>
      </w:r>
    </w:p>
    <w:p w14:paraId="007753F1" w14:textId="77777777" w:rsidR="00F66B6B" w:rsidRDefault="00F66B6B" w:rsidP="00F66B6B">
      <w:pPr>
        <w:pStyle w:val="ListBullet"/>
        <w:rPr/>
      </w:pPr>
      <w:r>
        <w:t>Cardamom — a fragrant spice</w:t>
      </w:r>
    </w:p>
    <w:p w14:paraId="7CDBE358" w14:textId="77777777" w:rsidR="00F66B6B" w:rsidRDefault="00F66B6B" w:rsidP="00F66B6B">
      <w:pPr>
        <w:pStyle w:val="Heading2"/>
        <w:rPr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  <w:rPr/>
      </w:pPr>
      <w:r w:rsidRPr="00F66B6B">
        <w:t>Preheat the oven to 375°F.</w:t>
      </w:r>
    </w:p>
    <w:p w14:paraId="10F65717" w14:textId="77777777" w:rsidR="00F66B6B" w:rsidRDefault="00F66B6B" w:rsidP="00F66B6B">
      <w:pPr>
        <w:pStyle w:val="ListNumber"/>
        <w:rPr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/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/>
      </w:pPr>
      <w:r>
        <w:t>Add a pinch of salt.</w:t>
      </w:r>
    </w:p>
    <w:p w14:paraId="488FD489" w14:textId="77777777" w:rsidR="00F66B6B" w:rsidRDefault="00F66B6B" w:rsidP="00F66B6B">
      <w:pPr>
        <w:pStyle w:val="ListNumber"/>
        <w:rPr/>
      </w:pPr>
      <w:r>
        <w:t>Bake for 22 minutes.</w:t>
      </w:r>
    </w:p>
    <w:p w14:paraId="50D95520" w14:textId="77777777" w:rsidR="00F66B6B" w:rsidRDefault="00F66B6B" w:rsidP="00F66B6B">
      <w:pPr>
        <w:pStyle w:val="Heading1"/>
        <w:rPr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6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rPr>
          <w:ins w:id="180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9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rPr>
          <w:ins w:id="198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>
      <w:pPr>
        <w:rPr/>
      </w:pPr>
    </w:p>
    <w:p w14:paraId="6FFC1910" w14:textId="77777777" w:rsidR="00F66B6B" w:rsidRDefault="00F66B6B" w:rsidP="00F66B6B">
      <w:pPr>
        <w:pStyle w:val="Heading1"/>
        <w:rPr/>
      </w:pPr>
      <w:r>
        <w:lastRenderedPageBreak/>
        <w:t>4. Quote &amp; Link</w:t>
      </w:r>
    </w:p>
    <w:p w14:paraId="355A6284" w14:textId="77777777" w:rsidR="00F66B6B" w:rsidRPr="00F66B6B" w:rsidRDefault="00F66B6B" w:rsidP="00F66B6B">
      <w:pPr>
        <w:pStyle w:val="Quote"/>
        <w:rPr/>
      </w:pPr>
      <w:r w:rsidRPr="00F66B6B"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</w:r>
      <w:r>
        <w:rPr>
          <w:rFonts w:ascii="Aptos" w:hAnsi="Aptos"/>
        </w:rPr>
        <w:fldChar w:fldCharType="separate"/>
      </w:r>
      <w:r w:rsidRPr="00F66B6B"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 w:rsidRPr="00F66B6B"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  <w:rPr/>
      </w:pPr>
      <w:r w:rsidRPr="00F66B6B"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>
      <w:pPr>
        <w:rPr/>
      </w:pPr>
    </w:p>
    <w:p w14:paraId="221BDDC7" w14:textId="77777777" w:rsidR="00F66B6B" w:rsidRDefault="00F66B6B" w:rsidP="00F66B6B">
      <w:pPr>
        <w:pStyle w:val="Title"/>
        <w:rPr/>
      </w:pPr>
    </w:p>
    <w:p w14:paraId="2217E4D6" w14:textId="77777777" w:rsidR="00F66B6B" w:rsidRPr="00F66B6B" w:rsidRDefault="00F66B6B" w:rsidP="00F66B6B">
      <w:pPr>
        <w:pStyle w:val="Subtitle"/>
        <w:rPr/>
      </w:pPr>
    </w:p>
    <w:p w14:paraId="09B2A027" w14:textId="20901E79" w:rsidR="00F66B6B" w:rsidRPr="00F66B6B" w:rsidRDefault="00F66B6B" w:rsidP="00F66B6B">
      <w:pPr>
        <w:rPr>
          <w:rFonts w:ascii="Aptos" w:hAnsi="Aptos"/>
        </w:rPr>
      </w:pPr>
    </w:p>
    <w:p w14:paraId="24B6AF0E" w14:textId="77777777" w:rsidR="00F66B6B" w:rsidRPr="00F66B6B" w:rsidRDefault="00F66B6B" w:rsidP="00F66B6B">
      <w:pPr>
        <w:pStyle w:val="Heading1"/>
        <w:rPr/>
      </w:pPr>
    </w:p>
    <w:p w14:paraId="0F6674BB" w14:textId="77777777" w:rsidR="00F66B6B" w:rsidRPr="00F66B6B" w:rsidRDefault="00F66B6B" w:rsidP="00F66B6B">
      <w:pPr>
        <w:rPr>
          <w:rFonts w:ascii="Aptos" w:hAnsi="Aptos"/>
        </w:rPr>
      </w:pPr>
    </w:p>
    <w:p w14:paraId="6898F473" w14:textId="77777777" w:rsidR="00F66B6B" w:rsidRPr="00F66B6B" w:rsidRDefault="00F66B6B" w:rsidP="00F66B6B">
      <w:pPr>
        <w:rPr>
          <w:rFonts w:ascii="Aptos" w:hAnsi="Aptos"/>
        </w:rPr>
      </w:pPr>
    </w:p>
    <w:p w14:paraId="4EE6BF0C" w14:textId="77777777" w:rsidR="00F66B6B" w:rsidRPr="00F66B6B" w:rsidRDefault="00F66B6B" w:rsidP="00F66B6B">
      <w:pPr>
        <w:pStyle w:val="Heading1"/>
        <w:rPr/>
      </w:pPr>
    </w:p>
    <w:p w14:paraId="053C1ABC" w14:textId="77777777" w:rsidR="00F66B6B" w:rsidRPr="00F66B6B" w:rsidRDefault="00F66B6B" w:rsidP="00F66B6B">
      <w:pPr>
        <w:pStyle w:val="Heading2"/>
        <w:rPr/>
      </w:pPr>
    </w:p>
    <w:p w14:paraId="6DDA5CEF" w14:textId="77777777" w:rsidR="00F66B6B" w:rsidRPr="00F66B6B" w:rsidRDefault="00F66B6B" w:rsidP="00F66B6B">
      <w:pPr>
        <w:pStyle w:val="ListBullet"/>
        <w:rPr/>
      </w:pPr>
    </w:p>
    <w:p w14:paraId="6D2C3754" w14:textId="77777777" w:rsidR="00F66B6B" w:rsidRDefault="00F66B6B" w:rsidP="00F66B6B">
      <w:pPr>
        <w:pStyle w:val="ListBullet"/>
        <w:rPr/>
      </w:pPr>
    </w:p>
    <w:p w14:paraId="5453911E" w14:textId="77777777" w:rsidR="00F66B6B" w:rsidRDefault="00F66B6B" w:rsidP="00F66B6B">
      <w:pPr>
        <w:pStyle w:val="ListBullet"/>
        <w:rPr/>
      </w:pPr>
    </w:p>
    <w:p w14:paraId="24F312A1" w14:textId="77777777" w:rsidR="00F66B6B" w:rsidRDefault="00F66B6B" w:rsidP="00F66B6B">
      <w:pPr>
        <w:pStyle w:val="Heading2"/>
        <w:rPr/>
      </w:pPr>
    </w:p>
    <w:p w14:paraId="1C1E5F17" w14:textId="77777777" w:rsidR="00F66B6B" w:rsidRPr="00F66B6B" w:rsidRDefault="00F66B6B" w:rsidP="00F66B6B">
      <w:pPr>
        <w:pStyle w:val="ListNumber"/>
        <w:rPr/>
      </w:pPr>
    </w:p>
    <w:p w14:paraId="5432BC76" w14:textId="77777777" w:rsidR="00F66B6B" w:rsidRDefault="00F66B6B" w:rsidP="00F66B6B">
      <w:pPr>
        <w:pStyle w:val="ListNumber"/>
        <w:rPr/>
      </w:pP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/>
      </w:pP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/>
      </w:pPr>
    </w:p>
    <w:p w14:paraId="12BA04E3" w14:textId="49086E0E" w:rsidR="00F66B6B" w:rsidDel="00F66B6B" w:rsidRDefault="00F66B6B" w:rsidP="00F66B6B">
      <w:pPr>
        <w:pStyle w:val="ListNumber"/>
        <w:rPr/>
      </w:pPr>
    </w:p>
    <w:p w14:paraId="055A4246" w14:textId="4864B488" w:rsidR="00F66B6B" w:rsidDel="00F66B6B" w:rsidRDefault="00F66B6B" w:rsidP="00F66B6B">
      <w:pPr>
        <w:pStyle w:val="Heading1"/>
        <w:rPr/>
      </w:pPr>
    </w:p>
    <w:p w14:paraId="72AD27AE" w14:textId="6044CC8A" w:rsidR="00F66B6B" w:rsidRPr="00F66B6B" w:rsidDel="00F66B6B" w:rsidRDefault="00F66B6B" w:rsidP="00F66B6B">
      <w:pPr>
        <w:rPr>
          <w:rFonts w:ascii="Aptos" w:hAnsi="Apto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68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7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39767887" w14:textId="00851B87" w:rsidTr="005D1077">
        <w:trPr>
          <w:del w:id="28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F66B6B" w:rsidRPr="00F66B6B" w:rsidDel="00F66B6B" w14:paraId="0E48F747" w14:textId="65465EDB" w:rsidTr="005D1077">
        <w:trPr>
          <w:del w:id="30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rFonts w:ascii="Aptos" w:hAnsi="Aptos"/>
              </w:rPr>
            </w:pPr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20432348" w14:textId="57B1E8B3" w:rsidR="00F66B6B" w:rsidRPr="00F66B6B" w:rsidDel="00F66B6B" w:rsidRDefault="00F66B6B" w:rsidP="00F66B6B">
      <w:pPr>
        <w:rPr/>
      </w:pPr>
    </w:p>
    <w:p w14:paraId="4AAD3562" w14:textId="28AEE7F5" w:rsidR="00F66B6B" w:rsidDel="00F66B6B" w:rsidRDefault="00F66B6B" w:rsidP="00F66B6B">
      <w:pPr>
        <w:pStyle w:val="Heading1"/>
        <w:rPr/>
      </w:pPr>
    </w:p>
    <w:p w14:paraId="71E5BB3A" w14:textId="40E5F0BB" w:rsidR="00F66B6B" w:rsidRPr="00F66B6B" w:rsidDel="00F66B6B" w:rsidRDefault="00F66B6B" w:rsidP="00F66B6B">
      <w:pPr>
        <w:pStyle w:val="Quote"/>
        <w:rPr/>
      </w:pPr>
    </w:p>
    <w:p w14:paraId="154C9CFB" w14:textId="316CB578" w:rsidR="00F66B6B" w:rsidRPr="00F66B6B" w:rsidDel="00F66B6B" w:rsidRDefault="00F66B6B" w:rsidP="00F66B6B">
      <w:pPr>
        <w:rPr>
          <w:rFonts w:ascii="Aptos" w:hAnsi="Aptos"/>
        </w:rPr>
      </w:pPr>
    </w:p>
    <w:p w14:paraId="372EF4DE" w14:textId="1BBFF242" w:rsidR="00F66B6B" w:rsidRPr="00F66B6B" w:rsidDel="00F66B6B" w:rsidRDefault="00F66B6B" w:rsidP="00F66B6B">
      <w:pPr>
        <w:rPr>
          <w:rFonts w:ascii="Aptos" w:hAnsi="Aptos"/>
        </w:rPr>
      </w:pPr>
    </w:p>
    <w:p w14:paraId="1F74BE85" w14:textId="5D2FAD60" w:rsidR="00F66B6B" w:rsidRPr="00F66B6B" w:rsidDel="00F66B6B" w:rsidRDefault="00F66B6B" w:rsidP="00F66B6B">
      <w:pPr>
        <w:pStyle w:val="Heading1"/>
        <w:rPr/>
      </w:pPr>
    </w:p>
    <w:p w14:paraId="5CBDADEF" w14:textId="17C72D82" w:rsidR="00F66B6B" w:rsidRPr="00F66B6B" w:rsidDel="00F66B6B" w:rsidRDefault="00F66B6B" w:rsidP="00F66B6B">
      <w:pPr>
        <w:rPr>
          <w:rFonts w:ascii="Aptos" w:hAnsi="Aptos"/>
          <w:b/>
          <w:color w:val="C62828"/>
        </w:rPr>
      </w:pPr>
    </w:p>
    <w:p w14:paraId="73C69DCF" w14:textId="287C16BF" w:rsidR="00F66B6B" w:rsidRPr="00F66B6B" w:rsidDel="00F66B6B" w:rsidRDefault="00F66B6B" w:rsidP="00F66B6B">
      <w:pPr>
        <w:rPr>
          <w:rFonts w:ascii="Aptos" w:hAnsi="Aptos"/>
          <w:b/>
          <w:color w:val="1565C0"/>
        </w:rPr>
      </w:pPr>
    </w:p>
    <w:p w14:paraId="25A1154C" w14:textId="6B611BF2" w:rsidR="00F66B6B" w:rsidRPr="00F66B6B" w:rsidDel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335" w:author="Author" w:date="2026-06-29T11:15:00Z" w16du:dateUtc="2026-06-29T15:15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4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5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 w:rsidR="00F327DE" w:rsidRDefault="00F327DE" w:rsidP="00F66B6B">
      <w:pPr>
        <w:spacing w:after="0" w:line="240" w:lineRule="auto"/>
      </w:pPr>
      <w:r>
        <w:separator/>
      </w:r>
    </w:p>
  </w:endnote>
  <w:endnote w:type="continuationSeparator" w:id="0">
    <w:p w14:paraId="08D4ED97" w14:textId="77777777" w:rsidR="00F327DE" w:rsidRDefault="00F327D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332" w:author="Author" w:date="2026-06-29T11:15:00Z" w16du:dateUtc="2026-06-29T15:1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333" w:author="Author" w:date="2026-06-29T11:15:00Z" w16du:dateUtc="2026-06-29T15:1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334" w:author="Author" w:date="2026-06-29T11:15:00Z" w16du:dateUtc="2026-06-29T15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 w:rsidR="00F327DE" w:rsidRDefault="00F327DE" w:rsidP="00F66B6B">
      <w:pPr>
        <w:spacing w:after="0" w:line="240" w:lineRule="auto"/>
      </w:pPr>
      <w:r>
        <w:separator/>
      </w:r>
    </w:p>
  </w:footnote>
  <w:footnote w:type="continuationSeparator" w:id="0">
    <w:p w14:paraId="7B086835" w14:textId="77777777" w:rsidR="00F327DE" w:rsidRDefault="00F327DE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6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13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  <w:rPr>
          <w:ins w:id="128" w:author="Arthur Souza Rodrigues" w:date="2026-05-02T14:41:00Z" w16du:dateUtc="2026-05-02T18:41:00Z"/>
        </w:rPr>
      </w:pPr>
      <w:ins w:id="129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216" w:author="Arthur Souza Rodrigues" w:date="2026-05-02T14:41:00Z" w16du:dateUtc="2026-05-02T18:41:00Z"/>
        </w:rPr>
      </w:pPr>
      <w:ins w:id="217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del w:id="235" w:author="Author" w:date="2026-06-29T11:15:00Z" w16du:dateUtc="2026-06-29T15:1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322" w:author="Arthur Souza Rodrigues" w:date="2026-05-02T14:42:00Z" w16du:dateUtc="2026-05-02T18:42:00Z"/>
        </w:rPr>
      </w:pPr>
      <w:del w:id="323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