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614EC7">
      <w:pPr>
        <w:pStyle w:val="Title"/>
        <w:rPr/>
      </w:pPr>
      <w:r>
        <w:t>Table Widths</w:t>
      </w:r>
    </w:p>
    <w:p w14:paraId="2EFD9533" w14:textId="77777777" w:rsidR="00047CC0" w:rsidRDefault="00614EC7">
      <w:pPr>
        <w:rPr/>
      </w:pPr>
      <w:r>
        <w:t>This document includes tables with explicitly defined widths, both in fixed pixel-equivalent twips and in relative percentage widths.</w:t>
      </w:r>
    </w:p>
    <w:p w14:paraId="51518969" w14:textId="27436B58" w:rsidR="00047CC0" w:rsidRDefault="00614EC7">
      <w:pPr>
        <w:pStyle w:val="Heading2"/>
        <w:rPr/>
      </w:pPr>
      <w:r>
        <w:t>Test 1 – Fixed Width Table (</w:t>
      </w:r>
      <w:r w:rsidR="00AC550D">
        <w:t>4.17in</w:t>
      </w:r>
      <w:r>
        <w:t>)</w:t>
      </w:r>
    </w:p>
    <w:p w14:paraId="64ECF171" w14:textId="77777777" w:rsidR="00477B4B" w:rsidRDefault="00614EC7">
      <w:pPr>
        <w:rPr/>
      </w:pPr>
    </w:p>
    <w:p w14:paraId="70F7676C" w14:textId="77777777" w:rsidR="00477B4B" w:rsidRDefault="00477B4B">
      <w:pPr>
        <w:rPr/>
      </w:pPr>
    </w:p>
    <w:p w14:paraId="5E477F3C" w14:textId="77777777" w:rsidR="00477B4B" w:rsidRDefault="00477B4B">
      <w:pPr>
        <w:rPr/>
      </w:pP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  <w:tblPrChange w:id="37" w:author="Tony Novak" w:date="2026-06-29T11:25:00Z" w16du:dateUtc="2026-06-29T15:25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00"/>
        <w:gridCol w:w="2000"/>
        <w:gridCol w:w="2000"/>
        <w:tblGridChange w:id="38">
          <w:tblGrid>
            <w:gridCol w:w="108"/>
            <w:gridCol w:w="1892"/>
            <w:gridCol w:w="1228"/>
            <w:gridCol w:w="772"/>
            <w:gridCol w:w="2000"/>
            <w:gridCol w:w="348"/>
            <w:gridCol w:w="3120"/>
          </w:tblGrid>
        </w:tblGridChange>
      </w:tblGrid>
      <w:tr w:rsidR="00477B4B" w14:paraId="07DB1132" w14:textId="77777777">
        <w:tblPrEx>
          <w:tblPrExChange w:id="39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40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DCE6F1"/>
            <w:tcPrChange w:id="41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7E91B4D" w14:textId="77777777" w:rsidR="00477B4B" w:rsidRDefault="00614EC7">
            <w:r>
              <w:t>R1C1</w:t>
            </w:r>
          </w:p>
        </w:tc>
        <w:tc>
          <w:tcPr>
            <w:tcW w:w="2880" w:type="dxa"/>
            <w:shd w:val="clear" w:color="auto" w:fill="DCE6F1"/>
            <w:tcPrChange w:id="44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C95880" w14:textId="77777777" w:rsidR="00477B4B" w:rsidRDefault="00614EC7">
            <w:r>
              <w:t>R1C2</w:t>
            </w:r>
          </w:p>
        </w:tc>
        <w:tc>
          <w:tcPr>
            <w:tcW w:w="2880" w:type="dxa"/>
            <w:shd w:val="clear" w:color="auto" w:fill="DCE6F1"/>
            <w:tcPrChange w:id="47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55062E" w14:textId="77777777" w:rsidR="00477B4B" w:rsidRDefault="00614EC7">
            <w:r>
              <w:t>R1C3</w:t>
            </w:r>
          </w:p>
        </w:tc>
      </w:tr>
      <w:tr w:rsidR="00477B4B" w14:paraId="58978C40" w14:textId="77777777">
        <w:tblPrEx>
          <w:tblPrExChange w:id="50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51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FFFFF"/>
            <w:tcPrChange w:id="52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A2F4FA7" w14:textId="77777777" w:rsidR="00477B4B" w:rsidRDefault="00614EC7">
            <w:r>
              <w:t>R2C1</w:t>
            </w:r>
          </w:p>
        </w:tc>
        <w:tc>
          <w:tcPr>
            <w:tcW w:w="2880" w:type="dxa"/>
            <w:shd w:val="clear" w:color="auto" w:fill="FFFFFF"/>
            <w:tcPrChange w:id="55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40FA51E" w14:textId="77777777" w:rsidR="00477B4B" w:rsidRDefault="00614EC7">
            <w:r>
              <w:t>R2C2</w:t>
            </w:r>
          </w:p>
        </w:tc>
        <w:tc>
          <w:tcPr>
            <w:tcW w:w="2880" w:type="dxa"/>
            <w:shd w:val="clear" w:color="auto" w:fill="FFFFFF"/>
            <w:tcPrChange w:id="58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73E3581" w14:textId="77777777" w:rsidR="00477B4B" w:rsidRDefault="00614EC7">
            <w:r>
              <w:t>R2C3</w:t>
            </w:r>
          </w:p>
        </w:tc>
      </w:tr>
      <w:tr w:rsidR="00477B4B" w14:paraId="6FC8743C" w14:textId="77777777">
        <w:tblPrEx>
          <w:tblPrExChange w:id="61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62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2F2F2"/>
            <w:tcPrChange w:id="63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EC4CCA" w14:textId="77777777" w:rsidR="00477B4B" w:rsidRDefault="00614EC7">
            <w:r>
              <w:t>R3C1</w:t>
            </w:r>
          </w:p>
        </w:tc>
        <w:tc>
          <w:tcPr>
            <w:tcW w:w="2880" w:type="dxa"/>
            <w:shd w:val="clear" w:color="auto" w:fill="F2F2F2"/>
            <w:tcPrChange w:id="66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C4ABD8C" w14:textId="77777777" w:rsidR="00477B4B" w:rsidRDefault="00614EC7">
            <w:r>
              <w:t>R3C2</w:t>
            </w:r>
          </w:p>
        </w:tc>
        <w:tc>
          <w:tcPr>
            <w:tcW w:w="2880" w:type="dxa"/>
            <w:shd w:val="clear" w:color="auto" w:fill="F2F2F2"/>
            <w:tcPrChange w:id="69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A56675F" w14:textId="77777777" w:rsidR="00477B4B" w:rsidRDefault="00614EC7">
            <w:r>
              <w:t>R3C3</w:t>
            </w:r>
          </w:p>
        </w:tc>
      </w:tr>
    </w:tbl>
    <w:p w14:paraId="088F1582" w14:textId="77777777" w:rsidR="00047CC0" w:rsidRDefault="00047CC0">
      <w:pPr>
        <w:rPr/>
      </w:pPr>
    </w:p>
    <w:p w14:paraId="7438CE80" w14:textId="3C958BAF" w:rsidR="00047CC0" w:rsidRDefault="00614EC7">
      <w:pPr>
        <w:pStyle w:val="Heading2"/>
        <w:rPr/>
      </w:pPr>
      <w:r>
        <w:t>Test 2 – Fixed Width Table (</w:t>
      </w:r>
      <w:r w:rsidR="00AC550D">
        <w:t>8.33in</w:t>
      </w:r>
      <w:r>
        <w:t>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75" w:author="Tony Novak" w:date="2026-06-29T11:25:00Z" w16du:dateUtc="2026-06-29T15:25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614EC7">
            <w:pPr>
              <w:rPr/>
            </w:pPr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614EC7">
            <w:pPr>
              <w:rPr/>
            </w:pPr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614EC7">
            <w:pPr>
              <w:rPr/>
            </w:pPr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614EC7">
            <w:pPr>
              <w:rPr/>
            </w:pPr>
            <w:r>
              <w:t>R1C4</w:t>
            </w:r>
          </w:p>
        </w:tc>
      </w:tr>
      <w:tr w:rsidR="00047CC0" w14:paraId="00C2C792" w14:textId="77777777">
        <w:trPr>
          <w:ins w:id="84" w:author="Tony Novak" w:date="2026-06-29T11:25:00Z" w16du:dateUtc="2026-06-29T15:25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614EC7">
            <w:pPr>
              <w:rPr/>
            </w:pPr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614EC7">
            <w:pPr>
              <w:rPr/>
            </w:pPr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614EC7">
            <w:pPr>
              <w:rPr/>
            </w:pPr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614EC7">
            <w:pPr>
              <w:rPr/>
            </w:pPr>
            <w:r>
              <w:t>R2C4</w:t>
            </w:r>
          </w:p>
        </w:tc>
      </w:tr>
      <w:tr w:rsidR="00047CC0" w14:paraId="387C8893" w14:textId="77777777">
        <w:trPr>
          <w:ins w:id="93" w:author="Tony Novak" w:date="2026-06-29T11:25:00Z" w16du:dateUtc="2026-06-29T15:25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614EC7">
            <w:pPr>
              <w:rPr/>
            </w:pPr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614EC7">
            <w:pPr>
              <w:rPr/>
            </w:pPr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614EC7">
            <w:pPr>
              <w:rPr/>
            </w:pPr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614EC7">
            <w:pPr>
              <w:rPr/>
            </w:pPr>
            <w:r>
              <w:t>R3C4</w:t>
            </w:r>
          </w:p>
        </w:tc>
      </w:tr>
    </w:tbl>
    <w:p w14:paraId="1C904247" w14:textId="77777777" w:rsidR="00047CC0" w:rsidRDefault="00047CC0">
      <w:pPr>
        <w:rPr/>
      </w:pPr>
    </w:p>
    <w:p w14:paraId="654B4D38" w14:textId="166A7FD4" w:rsidR="00047CC0" w:rsidRDefault="00614EC7">
      <w:pPr>
        <w:pStyle w:val="Heading2"/>
        <w:rPr/>
      </w:pPr>
      <w:r>
        <w:t>Test 3 – Relative Width Table (</w:t>
      </w:r>
      <w:r w:rsidR="00AC550D">
        <w:t>6</w:t>
      </w:r>
      <w:r>
        <w:t>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rPr>
          <w:ins w:id="105" w:author="Tony Novak" w:date="2026-06-29T11:25:00Z" w16du:dateUtc="2026-06-29T15:2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614EC7">
            <w:pPr>
              <w:rPr/>
            </w:pPr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614EC7">
            <w:pPr>
              <w:rPr/>
            </w:pPr>
            <w:r>
              <w:t>R1C2</w:t>
            </w:r>
          </w:p>
        </w:tc>
      </w:tr>
      <w:tr w:rsidR="00047CC0" w14:paraId="00AE7FA6" w14:textId="77777777">
        <w:trPr>
          <w:ins w:id="110" w:author="Tony Novak" w:date="2026-06-29T11:25:00Z" w16du:dateUtc="2026-06-29T15:2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614EC7">
            <w:pPr>
              <w:rPr/>
            </w:pPr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614EC7">
            <w:pPr>
              <w:rPr/>
            </w:pPr>
            <w:r>
              <w:t>R2C2</w:t>
            </w:r>
          </w:p>
        </w:tc>
      </w:tr>
    </w:tbl>
    <w:p w14:paraId="4163A94B" w14:textId="77777777" w:rsidR="00047CC0" w:rsidRDefault="00047CC0">
      <w:pPr>
        <w:rPr/>
      </w:pPr>
    </w:p>
    <w:p w14:paraId="27627F9C" w14:textId="588DD9B4" w:rsidR="00047CC0" w:rsidRDefault="00614EC7">
      <w:pPr>
        <w:pStyle w:val="Heading2"/>
        <w:rPr/>
      </w:pPr>
      <w:r>
        <w:t>Test 4 – Relative Width Table (</w:t>
      </w:r>
      <w:r w:rsidR="00AC550D">
        <w:t>10</w:t>
      </w:r>
      <w:r>
        <w:t>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rPr>
          <w:ins w:id="118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614EC7">
            <w:pPr>
              <w:rPr/>
            </w:pPr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614EC7">
            <w:pPr>
              <w:rPr/>
            </w:pPr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614EC7">
            <w:pPr>
              <w:rPr/>
            </w:pPr>
            <w:r>
              <w:t>R1C3</w:t>
            </w:r>
          </w:p>
        </w:tc>
      </w:tr>
      <w:tr w:rsidR="00047CC0" w14:paraId="6EBFE7FE" w14:textId="77777777">
        <w:trPr>
          <w:ins w:id="125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614EC7">
            <w:pPr>
              <w:rPr/>
            </w:pPr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614EC7">
            <w:pPr>
              <w:rPr/>
            </w:pPr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614EC7">
            <w:pPr>
              <w:rPr/>
            </w:pPr>
            <w:r>
              <w:t>R2C3</w:t>
            </w:r>
          </w:p>
        </w:tc>
      </w:tr>
    </w:tbl>
    <w:p w14:paraId="5333DCD4" w14:textId="77777777" w:rsidR="00047CC0" w:rsidRDefault="00047CC0">
      <w:pPr>
        <w:rPr/>
      </w:pPr>
    </w:p>
    <w:p w14:paraId="07AB9DE4" w14:textId="0C95AD07" w:rsidR="00047CC0" w:rsidRDefault="00614EC7">
      <w:pPr>
        <w:pStyle w:val="Heading2"/>
        <w:rPr/>
      </w:pPr>
      <w:r>
        <w:t>Test 5 – Relative Width Table (</w:t>
      </w:r>
      <w:r w:rsidR="00AC550D">
        <w:t>2</w:t>
      </w:r>
      <w:r>
        <w:t>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rPr>
          <w:ins w:id="135" w:author="Tony Novak" w:date="2026-06-29T11:25:00Z" w16du:dateUtc="2026-06-29T15:2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614EC7">
            <w:pPr>
              <w:rPr/>
            </w:pPr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614EC7">
            <w:pPr>
              <w:rPr/>
            </w:pPr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614EC7">
            <w:pPr>
              <w:rPr/>
            </w:pPr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614EC7">
            <w:pPr>
              <w:rPr/>
            </w:pPr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614EC7">
            <w:pPr>
              <w:rPr/>
            </w:pPr>
            <w:r>
              <w:t>R1C5</w:t>
            </w:r>
          </w:p>
        </w:tc>
      </w:tr>
      <w:tr w:rsidR="00047CC0" w14:paraId="09C71F12" w14:textId="77777777">
        <w:trPr>
          <w:ins w:id="146" w:author="Tony Novak" w:date="2026-06-29T11:25:00Z" w16du:dateUtc="2026-06-29T15:2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614EC7">
            <w:pPr>
              <w:rPr/>
            </w:pPr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614EC7">
            <w:pPr>
              <w:rPr/>
            </w:pPr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614EC7">
            <w:pPr>
              <w:rPr/>
            </w:pPr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614EC7">
            <w:pPr>
              <w:rPr/>
            </w:pPr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614EC7">
            <w:pPr>
              <w:rPr/>
            </w:pPr>
            <w:r>
              <w:t>R2C5</w:t>
            </w:r>
          </w:p>
        </w:tc>
      </w:tr>
      <w:tr w:rsidR="00047CC0" w14:paraId="169F2512" w14:textId="77777777">
        <w:trPr>
          <w:ins w:id="157" w:author="Tony Novak" w:date="2026-06-29T11:25:00Z" w16du:dateUtc="2026-06-29T15:2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614EC7">
            <w:pPr>
              <w:rPr/>
            </w:pPr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614EC7">
            <w:pPr>
              <w:rPr/>
            </w:pPr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614EC7">
            <w:pPr>
              <w:rPr/>
            </w:pPr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614EC7">
            <w:pPr>
              <w:rPr/>
            </w:pPr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614EC7">
            <w:pPr>
              <w:rPr/>
            </w:pPr>
            <w:r>
              <w:t>R3C5</w:t>
            </w:r>
          </w:p>
        </w:tc>
      </w:tr>
    </w:tbl>
    <w:p w14:paraId="725DD3A4" w14:textId="77777777" w:rsidR="00530B5E" w:rsidRDefault="00530B5E">
      <w:pPr>
        <w:rPr/>
      </w:pPr>
    </w:p>
    <w:p w14:paraId="74BD5077" w14:textId="57C5CE15" w:rsidR="00AC550D" w:rsidRDefault="00AC550D" w:rsidP="00AC550D">
      <w:pPr>
        <w:pStyle w:val="Heading2"/>
        <w:rPr/>
      </w:pPr>
      <w:bookmarkStart w:id="170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72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/>
            </w:pPr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/>
            </w:pPr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/>
            </w:pPr>
            <w:r>
              <w:t>R1C3</w:t>
            </w:r>
          </w:p>
        </w:tc>
      </w:tr>
      <w:tr w:rsidR="00AC550D" w14:paraId="7E155CF7" w14:textId="77777777" w:rsidTr="00B2156B">
        <w:trPr>
          <w:ins w:id="179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/>
            </w:pPr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/>
            </w:pPr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/>
            </w:pPr>
            <w:r>
              <w:t>R2C3</w:t>
            </w:r>
          </w:p>
        </w:tc>
      </w:tr>
      <w:tr w:rsidR="00AC550D" w14:paraId="0B060D64" w14:textId="77777777" w:rsidTr="00467408">
        <w:trPr>
          <w:ins w:id="186" w:author="Tony Novak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/>
            </w:pPr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/>
            </w:pPr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/>
            </w:pPr>
            <w:r>
              <w:t>R3C3</w:t>
            </w:r>
          </w:p>
        </w:tc>
      </w:tr>
      <w:bookmarkEnd w:id="170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/>
      </w:pPr>
      <w:r>
        <w:lastRenderedPageBreak/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rPr>
          <w:ins w:id="196" w:author="Tony Novak" w:date="2026-06-29T11:25:00Z" w16du:dateUtc="2026-06-29T15:2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/>
            </w:pPr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/>
            </w:pPr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/>
            </w:pPr>
            <w:r>
              <w:t>R1C3</w:t>
            </w:r>
          </w:p>
        </w:tc>
      </w:tr>
      <w:tr w:rsidR="00EB7459" w14:paraId="5C905413" w14:textId="77777777" w:rsidTr="008D6B1C">
        <w:trPr>
          <w:ins w:id="203" w:author="Tony Novak" w:date="2026-06-29T11:25:00Z" w16du:dateUtc="2026-06-29T15:2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/>
            </w:pPr>
            <w:r>
              <w:t>R2C1</w:t>
            </w:r>
            <w:r w:rsidR="008D6B1C">
              <w:t>thiscellhassomewidecontent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/>
            </w:pPr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/>
            </w:pPr>
            <w:r>
              <w:t>R2C3</w:t>
            </w:r>
          </w:p>
        </w:tc>
      </w:tr>
      <w:tr w:rsidR="00EB7459" w14:paraId="296F5F61" w14:textId="77777777" w:rsidTr="008D6B1C">
        <w:trPr>
          <w:ins w:id="210" w:author="Tony Novak" w:date="2026-06-29T11:25:00Z" w16du:dateUtc="2026-06-29T15:2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/>
            </w:pPr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/>
            </w:pPr>
            <w:r>
              <w:t>R3C2</w:t>
            </w:r>
            <w:r w:rsidR="008D6B1C">
              <w:t xml:space="preserve"> – 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/>
            </w:pPr>
            <w:r>
              <w:t>R3C3</w:t>
            </w:r>
            <w:r w:rsidR="008D6B1C">
              <w:t xml:space="preserve"> – This cell will not wrap text with spaces</w:t>
            </w:r>
            <w:r w:rsidR="00EB7459">
              <w:t xml:space="preserve"> (until it does)</w:t>
            </w:r>
          </w:p>
        </w:tc>
      </w:tr>
    </w:tbl>
    <w:p w14:paraId="63E21E9D" w14:textId="77777777" w:rsidR="00AC550D" w:rsidRDefault="00AC550D">
      <w:pPr>
        <w:rPr/>
      </w:pPr>
    </w:p>
    <w:p w14:paraId="1078926F" w14:textId="72AB6EF1" w:rsidR="00EE13FA" w:rsidRDefault="00EE13FA" w:rsidP="00EE13FA">
      <w:pPr>
        <w:pStyle w:val="Heading2"/>
        <w:rPr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20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/>
            </w:pPr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/>
            </w:pPr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/>
            </w:pPr>
            <w:r>
              <w:t>R1C3</w:t>
            </w:r>
          </w:p>
        </w:tc>
      </w:tr>
      <w:tr w:rsidR="00EE13FA" w14:paraId="66572241" w14:textId="77777777" w:rsidTr="00EE13FA">
        <w:trPr>
          <w:ins w:id="227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/>
            </w:pPr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/>
            </w:pPr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/>
            </w:pPr>
            <w:r>
              <w:t>R2C3</w:t>
            </w:r>
          </w:p>
        </w:tc>
      </w:tr>
      <w:tr w:rsidR="00EE13FA" w14:paraId="56C04465" w14:textId="77777777" w:rsidTr="00EE13FA">
        <w:trPr>
          <w:ins w:id="234" w:author="Tony Novak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/>
            </w:pPr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/>
            </w:pPr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/>
            </w:pPr>
            <w:r>
              <w:t>R3C3</w:t>
            </w:r>
          </w:p>
        </w:tc>
      </w:tr>
    </w:tbl>
    <w:p w14:paraId="290CC2E4" w14:textId="77777777" w:rsidR="00EE13FA" w:rsidRDefault="00EE13FA" w:rsidP="00EE13FA">
      <w:pPr>
        <w:rPr/>
      </w:pPr>
    </w:p>
    <w:p w14:paraId="782021FF" w14:textId="77777777" w:rsidR="00477B4B" w:rsidRDefault="00477B4B"/>
    <w:sectPr w:rsidR="00477B4B" w:rsidSect="00034616">
      <w:pgSz w:w="12240" w:h="15840"/>
      <w:pgMar w:top="1440" w:right="1800" w:bottom="1440" w:left="1800" w:header="720" w:footer="720" w:gutter="0"/>
      <w:cols w:space="720"/>
      <w:docGrid w:linePitch="360"/>
      <w:sectPrChange w:id="242" w:author="Tony Novak" w:date="2026-06-29T11:25:00Z" w16du:dateUtc="2026-06-29T15:25:00Z">
        <w:sectPr w:rsidR="00477B4B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B4B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77B4B"/>
    <w:rsid w:val="004C6445"/>
    <w:rsid w:val="00530B5E"/>
    <w:rsid w:val="005544A4"/>
    <w:rsid w:val="00614EC7"/>
    <w:rsid w:val="00644F5C"/>
    <w:rsid w:val="006649EC"/>
    <w:rsid w:val="00686531"/>
    <w:rsid w:val="00777879"/>
    <w:rsid w:val="007C729B"/>
    <w:rsid w:val="007E5944"/>
    <w:rsid w:val="007F6CB4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3CE3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Tony Novak" w:date="2026-06-29T11:2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Tony Novak" w:date="2026-06-29T11:2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Tony Novak" w:date="2026-06-29T11:2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Tony Novak" w:date="2026-06-29T11:2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Tony Novak" w:date="2026-06-29T11:2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Tony Novak" w:date="2026-06-29T11:2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Tony Novak" w:date="2026-06-29T11:2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Tony Novak" w:date="2026-06-29T11:2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Tony Novak" w:date="2026-06-29T11:2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Tony Novak" w:date="2026-06-29T11:2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9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9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9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9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9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Tony Novak" w:date="2026-06-29T11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Tony Novak" w:date="2026-06-29T11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Tony Novak" w:date="2026-06-29T11:25:00Z">
        <w:pPr/>
      </w:pPrChange>
    </w:pPr>
    <w:rPr>
      <w:rFonts w:asciiTheme="minorHAnsi" w:eastAsiaTheme="minorEastAsia" w:hAnsiTheme="minorHAnsi" w:cstheme="minorBidi"/>
      <w:szCs w:val="22"/>
      <w:rPrChange w:id="7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C729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2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9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729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Tony Novak" w:date="2026-06-29T11:2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Tony Novak" w:date="2026-06-29T11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Tony Novak" w:date="2026-06-29T11:2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Tony Novak" w:date="2026-06-29T11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Tony Novak" w:date="2026-06-29T11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C729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Tony Novak" w:date="2026-06-29T11:2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Tony Novak" w:date="2026-06-29T11:2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Tony Novak" w:date="2026-06-29T11:2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Tony Novak" w:date="2026-06-29T11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Tony Novak" w:date="2026-06-29T11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Tony Novak" w:date="2026-06-29T11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Tony Novak" w:date="2026-06-29T11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Tony Novak" w:date="2026-06-29T11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Tony Novak" w:date="2026-06-29T11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Tony Novak" w:date="2026-06-29T11:2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Tony Novak" w:date="2026-06-29T11:2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Tony Novak" w:date="2026-06-29T11:2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C72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C729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Tony Novak" w:date="2026-06-29T11:2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Tony Novak" w:date="2026-06-29T11:2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C729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Tony Novak" w:date="2026-06-29T11:2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Tony Novak" w:date="2026-06-29T11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C729B"/>
    <w:rPr>
      <w:b/>
      <w:bCs/>
    </w:rPr>
  </w:style>
  <w:style w:type="character" w:styleId="Emphasis">
    <w:name w:val="Emphasis"/>
    <w:basedOn w:val="DefaultParagraphFont"/>
    <w:uiPriority w:val="20"/>
    <w:qFormat/>
    <w:rsid w:val="007C72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Tony Novak" w:date="2026-06-29T11:2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Tony Novak" w:date="2026-06-29T11:2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9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C72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C729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C729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C729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72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729B"/>
    <w:pPr>
      <w:outlineLvl w:val="9"/>
    </w:pPr>
  </w:style>
  <w:style w:type="table" w:styleId="TableGrid">
    <w:name w:val="Table Grid"/>
    <w:basedOn w:val="TableNormal"/>
    <w:uiPriority w:val="5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9AC5C5-B4EA-3648-BC48-69939F26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2026-06-29T15:25:00Z</dcterms:modified>
</cp:coreProperties>
</file>