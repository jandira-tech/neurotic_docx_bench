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DD677" w14:textId="77777777" w:rsidR="00873455" w:rsidRDefault="00EC0861">
      <w:pPr>
        <w:rPr/>
      </w:pPr>
      <w:r>
        <w:rPr>
          <w:sz w:val="16"/>
          <w:szCs w:val="16"/>
        </w:rPr>
        <w:t>Small Font Size Demo</w:t>
      </w:r>
    </w:p>
    <w:p w14:paraId="316971CB" w14:textId="77777777" w:rsidR="00873455" w:rsidRDefault="00EC0861">
      <w:pPr>
        <w:rPr/>
      </w:pPr>
      <w:r>
        <w:rPr>
          <w:sz w:val="16"/>
          <w:szCs w:val="16"/>
        </w:rPr>
        <w:t>This document demonstrates very small font size of 8pt.</w:t>
      </w:r>
    </w:p>
    <w:p w14:paraId="2313C800" w14:textId="6454BBE0" w:rsidR="0031481F" w:rsidRDefault="00EC0861">
      <w:pPr>
        <w:spacing w:after="20"/>
        <w:rPr/>
      </w:pPr>
      <w:r>
        <w:rPr>
          <w:sz w:val="16"/>
          <w:szCs w:val="16"/>
        </w:rPr>
        <w:t>Small fonts are used in footnotes and disclaimers.</w:t>
      </w:r>
      <w:commentRangeStart w:id="10"/>
      <w:commentRangeStart w:id="11"/>
    </w:p>
    <w:p w14:paraId="75A91964" w14:textId="77777777" w:rsidR="0031481F" w:rsidRDefault="00EC0861">
      <w:pPr>
        <w:spacing w:after="60"/>
        <w:rPr/>
      </w:pPr>
    </w:p>
    <w:p w14:paraId="6F066E00" w14:textId="77777777" w:rsidR="0031481F" w:rsidRDefault="0031481F">
      <w:pPr>
        <w:spacing w:after="60"/>
        <w:rPr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16" w:author="Comparison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C0861">
            <w:pPr>
              <w:rPr/>
            </w:pP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C0861">
            <w:pPr>
              <w:rPr/>
            </w:pPr>
          </w:p>
        </w:tc>
      </w:tr>
    </w:tbl>
    <w:p w14:paraId="60C47B2A" w14:textId="77777777" w:rsidR="0031481F" w:rsidRDefault="00EC0861">
      <w:pPr>
        <w:pBdr>
          <w:bottom w:val="single" w:sz="3" w:space="4" w:color="E2E8F0"/>
        </w:pBdr>
        <w:spacing w:before="300" w:after="80"/>
        <w:rPr/>
      </w:pPr>
    </w:p>
    <w:p w14:paraId="5C239600" w14:textId="3BEC1C4E" w:rsidR="0031481F" w:rsidRDefault="00EC0861">
      <w:pPr>
        <w:spacing w:before="60" w:after="60"/>
        <w:rPr/>
      </w:pPr>
    </w:p>
    <w:p w14:paraId="040B2180" w14:textId="64A1A000" w:rsidR="0031481F" w:rsidRDefault="0031481F">
      <w:pPr>
        <w:spacing w:before="60"/>
        <w:rPr/>
      </w:pPr>
    </w:p>
    <w:p w14:paraId="28B83400" w14:textId="6C06B7F9" w:rsidR="0031481F" w:rsidRDefault="00EC0861">
      <w:pPr>
        <w:spacing w:before="60" w:after="60"/>
        <w:rPr/>
      </w:pPr>
    </w:p>
    <w:p w14:paraId="1ACD3EF5" w14:textId="77777777" w:rsidR="0031481F" w:rsidRDefault="0031481F">
      <w:pPr>
        <w:spacing w:before="8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29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C0861">
            <w:pPr>
              <w:rPr/>
            </w:pPr>
          </w:p>
          <w:p w14:paraId="7CBEE50D" w14:textId="77777777" w:rsidR="0031481F" w:rsidRDefault="00EC0861">
            <w:pPr>
              <w:rPr/>
            </w:pPr>
          </w:p>
          <w:p w14:paraId="2D7B6896" w14:textId="6D263800" w:rsidR="0031481F" w:rsidRDefault="0031481F">
            <w:pPr>
              <w:rPr/>
            </w:pPr>
          </w:p>
          <w:p w14:paraId="567EA400" w14:textId="30A68100" w:rsidR="0031481F" w:rsidRDefault="00EC0861">
            <w:pPr>
              <w:rPr/>
            </w:pPr>
          </w:p>
          <w:p w14:paraId="73A7E944" w14:textId="1F183200" w:rsidR="0031481F" w:rsidRDefault="00EC0861">
            <w:pPr>
              <w:rPr/>
            </w:pPr>
          </w:p>
          <w:p w14:paraId="3A8E4300" w14:textId="77777777" w:rsidR="0031481F" w:rsidRDefault="00EC0861">
            <w:pPr>
              <w:rPr/>
            </w:pPr>
          </w:p>
          <w:p w14:paraId="3B343800" w14:textId="77777777" w:rsidR="0031481F" w:rsidRDefault="00EC0861">
            <w:pPr>
              <w:rPr/>
            </w:pPr>
          </w:p>
          <w:p w14:paraId="283D17EE" w14:textId="4854BC00" w:rsidR="0031481F" w:rsidRDefault="00EC0861">
            <w:pPr>
              <w:rPr/>
            </w:pPr>
          </w:p>
          <w:p w14:paraId="5947C400" w14:textId="5DC24300" w:rsidR="0031481F" w:rsidRDefault="00EC0861">
            <w:pPr>
              <w:rPr/>
            </w:pPr>
          </w:p>
          <w:p w14:paraId="639A3F70" w14:textId="77777777" w:rsidR="0031481F" w:rsidRDefault="00EC0861">
            <w:pPr>
              <w:rPr/>
            </w:pPr>
          </w:p>
          <w:p w14:paraId="6A43CA43" w14:textId="77777777" w:rsidR="0031481F" w:rsidRDefault="00EC0861">
            <w:pPr>
              <w:rPr/>
            </w:pPr>
          </w:p>
        </w:tc>
      </w:tr>
    </w:tbl>
    <w:commentRangeEnd w:id="10"/>
    <w:p w14:paraId="2163BE00" w14:textId="77777777" w:rsidR="0031481F" w:rsidRDefault="00ED30A4">
      <w:pPr>
        <w:spacing w:before="160"/>
        <w:rPr/>
      </w:pPr>
    </w:p>
    <w:p w14:paraId="124B2800" w14:textId="77777777" w:rsidR="0031481F" w:rsidRDefault="00EC0861">
      <w:pPr>
        <w:pBdr>
          <w:bottom w:val="single" w:sz="3" w:space="4" w:color="E2E8F0"/>
        </w:pBdr>
        <w:spacing w:before="300" w:after="80"/>
        <w:rPr/>
      </w:pPr>
    </w:p>
    <w:p w14:paraId="2409DE00" w14:textId="1129CE00" w:rsidR="0031481F" w:rsidRDefault="00EC0861">
      <w:pPr>
        <w:spacing w:before="60" w:after="60"/>
        <w:rPr/>
      </w:pPr>
    </w:p>
    <w:p w14:paraId="2F9DEC00" w14:textId="77777777" w:rsidR="0031481F" w:rsidRDefault="0031481F">
      <w:pPr>
        <w:spacing w:before="80"/>
        <w:rPr/>
      </w:pPr>
    </w:p>
    <w:p w14:paraId="7EB872EE" w14:textId="15C85C00" w:rsidR="0031481F" w:rsidRDefault="00EC0861">
      <w:pPr>
        <w:spacing w:before="180" w:after="40"/>
        <w:rPr/>
      </w:pPr>
    </w:p>
    <w:p w14:paraId="0D483E00" w14:textId="77777777" w:rsidR="0031481F" w:rsidRDefault="00EC0861">
      <w:pPr>
        <w:spacing w:before="60" w:after="60"/>
        <w:rPr/>
      </w:pPr>
    </w:p>
    <w:p w14:paraId="2D132B74" w14:textId="78C5FE00" w:rsidR="0031481F" w:rsidRDefault="0031481F">
      <w:pPr>
        <w:spacing w:before="60"/>
        <w:rPr/>
      </w:pPr>
    </w:p>
    <w:p w14:paraId="2228E200" w14:textId="40AC8A00" w:rsidR="0031481F" w:rsidRDefault="00EC0861">
      <w:pPr>
        <w:spacing w:before="60" w:after="60"/>
        <w:rPr/>
      </w:pPr>
    </w:p>
    <w:p w14:paraId="1E769400" w14:textId="77777777" w:rsidR="0031481F" w:rsidRDefault="0031481F">
      <w:pPr>
        <w:spacing w:before="80"/>
        <w:rPr/>
      </w:pPr>
    </w:p>
    <w:p w14:paraId="735D1F42" w14:textId="77777777" w:rsidR="0031481F" w:rsidRDefault="00EC0861">
      <w:pPr>
        <w:spacing w:before="180" w:after="40"/>
        <w:rPr/>
      </w:pPr>
    </w:p>
    <w:p w14:paraId="4D11EC27" w14:textId="2F40A200" w:rsidR="0031481F" w:rsidRDefault="00EC0861">
      <w:pPr>
        <w:spacing w:before="60" w:after="60"/>
        <w:rPr/>
      </w:pPr>
    </w:p>
    <w:p w14:paraId="5EB00800" w14:textId="4A396600" w:rsidR="0031481F" w:rsidRDefault="0031481F">
      <w:pPr>
        <w:spacing w:before="60"/>
        <w:rPr/>
      </w:pPr>
    </w:p>
    <w:p w14:paraId="0F969D64" w14:textId="255A2400" w:rsidR="0031481F" w:rsidRDefault="00EC0861">
      <w:pPr>
        <w:spacing w:before="60" w:after="60"/>
        <w:rPr/>
      </w:pPr>
    </w:p>
    <w:p w14:paraId="56FD1A00" w14:textId="226DA740" w:rsidR="0031481F" w:rsidRDefault="0031481F">
      <w:pPr>
        <w:spacing w:before="80"/>
        <w:rPr/>
      </w:pPr>
    </w:p>
    <w:p w14:paraId="07D0CE00" w14:textId="0F7CE400" w:rsidR="0031481F" w:rsidRDefault="00EC0861">
      <w:pPr>
        <w:spacing w:before="180" w:after="40"/>
        <w:rPr/>
      </w:pPr>
    </w:p>
    <w:p w14:paraId="318CC4E6" w14:textId="77777777" w:rsidR="0031481F" w:rsidRDefault="00EC0861">
      <w:pPr>
        <w:spacing w:before="60" w:after="60"/>
        <w:rPr/>
      </w:pPr>
    </w:p>
    <w:p w14:paraId="473FFAF2" w14:textId="7A256D00" w:rsidR="0031481F" w:rsidRDefault="0031481F">
      <w:pPr>
        <w:spacing w:before="160"/>
        <w:rPr/>
      </w:pPr>
    </w:p>
    <w:p w14:paraId="467B1700" w14:textId="00AE9C00" w:rsidR="0031481F" w:rsidRDefault="00EC0861">
      <w:pPr>
        <w:pBdr>
          <w:bottom w:val="single" w:sz="3" w:space="4" w:color="E2E8F0"/>
        </w:pBdr>
        <w:spacing w:before="300" w:after="80"/>
        <w:rPr/>
      </w:pPr>
    </w:p>
    <w:p w14:paraId="2A6EFC00" w14:textId="77777777" w:rsidR="0031481F" w:rsidRDefault="00EC0861">
      <w:pPr>
        <w:spacing w:before="60" w:after="60"/>
        <w:rPr/>
      </w:pPr>
    </w:p>
    <w:p w14:paraId="72EED800" w14:textId="0C0A6600" w:rsidR="0031481F" w:rsidRDefault="0031481F">
      <w:pPr>
        <w:spacing w:before="60"/>
        <w:rPr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85" w:author="Comparison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C0861">
            <w:pPr>
              <w:rPr/>
            </w:pP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C0861">
            <w:pPr>
              <w:rPr/>
            </w:pP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C0861">
            <w:pPr>
              <w:rPr/>
            </w:pP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C0861">
            <w:pPr>
              <w:rPr/>
            </w:pPr>
          </w:p>
        </w:tc>
      </w:tr>
      <w:tr w:rsidR="00DC2887" w14:paraId="6BAD06BC" w14:textId="77777777">
        <w:trPr>
          <w:del w:id="94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C0861">
            <w:pPr>
              <w:rPr/>
            </w:pP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C0861">
            <w:pPr>
              <w:rPr/>
            </w:pP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C0861">
            <w:pPr>
              <w:rPr/>
            </w:pP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C0861">
            <w:pPr>
              <w:rPr/>
            </w:pPr>
          </w:p>
        </w:tc>
      </w:tr>
      <w:tr w:rsidR="00DC2887" w14:paraId="55E7E910" w14:textId="77777777">
        <w:trPr>
          <w:del w:id="103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C0861">
            <w:pPr>
              <w:rPr/>
            </w:pP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C0861">
            <w:pPr>
              <w:rPr/>
            </w:pP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C0861">
            <w:pPr>
              <w:rPr/>
            </w:pP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C0861">
            <w:pPr>
              <w:rPr/>
            </w:pPr>
          </w:p>
        </w:tc>
      </w:tr>
      <w:tr w:rsidR="00DC2887" w14:paraId="34278C36" w14:textId="77777777">
        <w:trPr>
          <w:del w:id="112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C0861">
            <w:pPr>
              <w:rPr/>
            </w:pP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C0861">
            <w:pPr>
              <w:rPr/>
            </w:pP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C0861">
            <w:pPr>
              <w:rPr/>
            </w:pP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C0861">
            <w:pPr>
              <w:rPr/>
            </w:pPr>
          </w:p>
        </w:tc>
      </w:tr>
      <w:tr w:rsidR="00DC2887" w14:paraId="26397B11" w14:textId="77777777">
        <w:trPr>
          <w:del w:id="121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C0861">
            <w:pPr>
              <w:rPr/>
            </w:pP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C0861">
            <w:pPr>
              <w:rPr/>
            </w:pP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C0861">
            <w:pPr>
              <w:rPr/>
            </w:pP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C0861">
            <w:pPr>
              <w:rPr/>
            </w:pPr>
          </w:p>
        </w:tc>
      </w:tr>
      <w:tr w:rsidR="00DC2887" w14:paraId="6E196A62" w14:textId="77777777">
        <w:trPr>
          <w:del w:id="130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C0861">
            <w:pPr>
              <w:rPr/>
            </w:pP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C0861">
            <w:pPr>
              <w:rPr/>
            </w:pP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C0861">
            <w:pPr>
              <w:rPr/>
            </w:pP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C0861">
            <w:pPr>
              <w:rPr/>
            </w:pPr>
          </w:p>
        </w:tc>
      </w:tr>
      <w:tr w:rsidR="00DC2887" w14:paraId="5C22754E" w14:textId="77777777">
        <w:trPr>
          <w:del w:id="139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C0861">
            <w:pPr>
              <w:rPr/>
            </w:pP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C0861">
            <w:pPr>
              <w:rPr/>
            </w:pP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C0861">
            <w:pPr>
              <w:rPr/>
            </w:pP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C0861">
            <w:pPr>
              <w:rPr/>
            </w:pPr>
          </w:p>
        </w:tc>
      </w:tr>
      <w:tr w:rsidR="00DC2887" w14:paraId="2B9A9B7E" w14:textId="77777777">
        <w:trPr>
          <w:del w:id="148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C0861">
            <w:pPr>
              <w:rPr/>
            </w:pP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C0861">
            <w:pPr>
              <w:rPr/>
            </w:pP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C0861">
            <w:pPr>
              <w:rPr/>
            </w:pP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C0861">
            <w:pPr>
              <w:rPr/>
            </w:pPr>
          </w:p>
        </w:tc>
      </w:tr>
    </w:tbl>
    <w:p w14:paraId="4C32CC00" w14:textId="77777777" w:rsidR="0031481F" w:rsidRDefault="0031481F">
      <w:pPr>
        <w:spacing w:before="80"/>
        <w:rPr/>
      </w:pPr>
    </w:p>
    <w:p w14:paraId="6BC0CA74" w14:textId="77777777" w:rsidR="0031481F" w:rsidRDefault="00EC0861">
      <w:pPr>
        <w:rPr/>
      </w:pPr>
    </w:p>
    <w:p w14:paraId="5E915A5D" w14:textId="7D8B6000" w:rsidR="0031481F" w:rsidRDefault="00EC0861">
      <w:pPr>
        <w:spacing w:before="180" w:after="4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2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C0861">
            <w:pPr>
              <w:rPr/>
            </w:pPr>
          </w:p>
          <w:p w14:paraId="1FFD3656" w14:textId="77777777" w:rsidR="0031481F" w:rsidRDefault="0031481F">
            <w:pPr>
              <w:rPr/>
            </w:pPr>
          </w:p>
          <w:p w14:paraId="1FD060BE" w14:textId="7641B600" w:rsidR="0031481F" w:rsidRDefault="00EC0861">
            <w:pPr>
              <w:rPr/>
            </w:pPr>
          </w:p>
          <w:p w14:paraId="3B619477" w14:textId="4C570E00" w:rsidR="0031481F" w:rsidRDefault="00EC0861">
            <w:pPr>
              <w:rPr/>
            </w:pPr>
          </w:p>
          <w:p w14:paraId="511E9DEB" w14:textId="77777777" w:rsidR="0031481F" w:rsidRDefault="00EC0861">
            <w:pPr>
              <w:rPr/>
            </w:pPr>
          </w:p>
          <w:p w14:paraId="50AD9B76" w14:textId="2F654B00" w:rsidR="0031481F" w:rsidRDefault="00EC0861">
            <w:pPr>
              <w:rPr/>
            </w:pPr>
          </w:p>
          <w:p w14:paraId="05CB9400" w14:textId="01667E00" w:rsidR="0031481F" w:rsidRDefault="00EC0861">
            <w:pPr>
              <w:rPr/>
            </w:pPr>
          </w:p>
        </w:tc>
      </w:tr>
    </w:tbl>
    <w:p w14:paraId="2FA99D5C" w14:textId="77777777" w:rsidR="0031481F" w:rsidRDefault="0031481F">
      <w:pPr>
        <w:spacing w:before="160"/>
        <w:rPr/>
      </w:pPr>
    </w:p>
    <w:p w14:paraId="3F190000" w14:textId="5C749680" w:rsidR="0031481F" w:rsidRDefault="00EC0861">
      <w:pPr>
        <w:pBdr>
          <w:bottom w:val="single" w:sz="3" w:space="4" w:color="E2E8F0"/>
        </w:pBdr>
        <w:spacing w:before="300" w:after="80"/>
        <w:rPr/>
      </w:pPr>
    </w:p>
    <w:p w14:paraId="10435EDF" w14:textId="5084D000" w:rsidR="0031481F" w:rsidRDefault="00EC0861">
      <w:pPr>
        <w:spacing w:before="60" w:after="60"/>
        <w:rPr/>
      </w:pPr>
    </w:p>
    <w:p w14:paraId="2B851729" w14:textId="24089F00" w:rsidR="0031481F" w:rsidRDefault="0031481F">
      <w:pPr>
        <w:spacing w:before="60"/>
        <w:rPr/>
      </w:pPr>
    </w:p>
    <w:p w14:paraId="5D0DEE00" w14:textId="77777777" w:rsidR="0031481F" w:rsidRDefault="00EC0861">
      <w:pPr>
        <w:spacing w:before="180" w:after="40"/>
        <w:rPr/>
      </w:pPr>
    </w:p>
    <w:p w14:paraId="273DBD3A" w14:textId="68145E00" w:rsidR="0031481F" w:rsidRDefault="00EC0861">
      <w:pPr>
        <w:pStyle w:val="ListParagraph"/>
        <w:numPr>
          <w:ilvl w:val="0"/>
          <w:numId w:val="2"/>
        </w:numPr>
        <w:spacing w:before="40" w:after="40"/>
        <w:rPr/>
      </w:pPr>
    </w:p>
    <w:p w14:paraId="07FC7A00" w14:textId="3FE09E80" w:rsidR="0031481F" w:rsidRDefault="00EC0861">
      <w:pPr>
        <w:pStyle w:val="ListParagraph"/>
        <w:numPr>
          <w:ilvl w:val="0"/>
          <w:numId w:val="2"/>
        </w:numPr>
        <w:spacing w:before="40" w:after="40"/>
        <w:rPr/>
      </w:pPr>
    </w:p>
    <w:p w14:paraId="55E5C8B3" w14:textId="58CCAAEA" w:rsidR="0031481F" w:rsidRDefault="00EC0861">
      <w:pPr>
        <w:pStyle w:val="ListParagraph"/>
        <w:numPr>
          <w:ilvl w:val="0"/>
          <w:numId w:val="2"/>
        </w:numPr>
        <w:spacing w:before="40" w:after="40"/>
        <w:rPr/>
      </w:pPr>
    </w:p>
    <w:p w14:paraId="2A8BE4B1" w14:textId="77777777" w:rsidR="0031481F" w:rsidRDefault="00EC0861">
      <w:pPr>
        <w:pStyle w:val="ListParagraph"/>
        <w:numPr>
          <w:ilvl w:val="0"/>
          <w:numId w:val="2"/>
        </w:numPr>
        <w:spacing w:before="40" w:after="40"/>
        <w:rPr/>
      </w:pPr>
    </w:p>
    <w:p w14:paraId="47378C71" w14:textId="10AA3000" w:rsidR="0031481F" w:rsidRDefault="0031481F">
      <w:pPr>
        <w:spacing w:before="80"/>
        <w:rPr/>
      </w:pPr>
    </w:p>
    <w:p w14:paraId="7AB6E680" w14:textId="77777777" w:rsidR="0031481F" w:rsidRDefault="00EC0861">
      <w:pPr>
        <w:spacing w:before="180" w:after="4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195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C0861">
            <w:pPr>
              <w:rPr/>
            </w:pPr>
          </w:p>
          <w:p w14:paraId="60D6F200" w14:textId="77777777" w:rsidR="0031481F" w:rsidRDefault="00EC0861">
            <w:pPr>
              <w:rPr/>
            </w:pPr>
          </w:p>
        </w:tc>
      </w:tr>
    </w:tbl>
    <w:p w14:paraId="397FC1FD" w14:textId="77777777" w:rsidR="00ED30A4" w:rsidRDefault="00ED30A4" w:rsidP="00ED30A4">
      <w:pPr>
        <w:spacing w:after="20"/>
        <w:rPr/>
      </w:pPr>
      <w:commentRangeStart w:id="201"/>
      <w:commentRangeStart w:id="202"/>
    </w:p>
    <w:p w14:paraId="7541DDC0" w14:textId="77777777" w:rsidR="00ED30A4" w:rsidRDefault="00ED30A4" w:rsidP="00ED30A4">
      <w:pPr>
        <w:spacing w:after="60"/>
        <w:rPr/>
      </w:pPr>
    </w:p>
    <w:p w14:paraId="7AE4FC97" w14:textId="77777777" w:rsidR="00ED30A4" w:rsidRDefault="00ED30A4" w:rsidP="00ED30A4">
      <w:pPr>
        <w:spacing w:after="60"/>
        <w:rPr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del w:id="207" w:author="Comparison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/>
            </w:pP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/>
            </w:pPr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/>
      </w:pPr>
    </w:p>
    <w:p w14:paraId="31AC4505" w14:textId="3EC5BC95" w:rsidR="00ED30A4" w:rsidRDefault="00ED30A4" w:rsidP="00ED30A4">
      <w:pPr>
        <w:spacing w:before="60" w:after="60"/>
        <w:rPr/>
      </w:pPr>
    </w:p>
    <w:p w14:paraId="38E0AF9A" w14:textId="77777777" w:rsidR="00ED30A4" w:rsidRDefault="00ED30A4" w:rsidP="00ED30A4">
      <w:pPr>
        <w:spacing w:before="60"/>
        <w:rPr/>
      </w:pPr>
    </w:p>
    <w:p w14:paraId="1EBD782C" w14:textId="42E07758" w:rsidR="00ED30A4" w:rsidRDefault="00ED30A4" w:rsidP="00ED30A4">
      <w:pPr>
        <w:spacing w:before="60" w:after="60"/>
        <w:rPr/>
      </w:pPr>
    </w:p>
    <w:p w14:paraId="65B7DF90" w14:textId="77777777" w:rsidR="00ED30A4" w:rsidRDefault="00ED30A4" w:rsidP="00ED30A4">
      <w:pPr>
        <w:spacing w:before="8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del w:id="220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/>
            </w:pPr>
          </w:p>
          <w:p w14:paraId="12E0C036" w14:textId="77777777" w:rsidR="00ED30A4" w:rsidRDefault="00ED30A4" w:rsidP="00F14043">
            <w:pPr>
              <w:rPr/>
            </w:pPr>
          </w:p>
          <w:p w14:paraId="533A925C" w14:textId="77777777" w:rsidR="00ED30A4" w:rsidRDefault="00ED30A4" w:rsidP="00F14043">
            <w:pPr>
              <w:rPr/>
            </w:pPr>
          </w:p>
          <w:p w14:paraId="090DBCDA" w14:textId="77777777" w:rsidR="00ED30A4" w:rsidRDefault="00ED30A4" w:rsidP="00F14043">
            <w:pPr>
              <w:rPr/>
            </w:pPr>
          </w:p>
          <w:p w14:paraId="6F129A1C" w14:textId="77777777" w:rsidR="00ED30A4" w:rsidRDefault="00ED30A4" w:rsidP="00F14043">
            <w:pPr>
              <w:rPr/>
            </w:pPr>
          </w:p>
          <w:p w14:paraId="37AF16BD" w14:textId="77777777" w:rsidR="00ED30A4" w:rsidRDefault="00ED30A4" w:rsidP="00F14043">
            <w:pPr>
              <w:rPr/>
            </w:pPr>
          </w:p>
          <w:p w14:paraId="53082029" w14:textId="77777777" w:rsidR="00ED30A4" w:rsidRDefault="00ED30A4" w:rsidP="00F14043">
            <w:pPr>
              <w:rPr/>
            </w:pPr>
          </w:p>
          <w:p w14:paraId="79C69404" w14:textId="77777777" w:rsidR="00ED30A4" w:rsidRDefault="00ED30A4" w:rsidP="00F14043">
            <w:pPr>
              <w:rPr/>
            </w:pPr>
          </w:p>
          <w:p w14:paraId="52295676" w14:textId="77777777" w:rsidR="00ED30A4" w:rsidRDefault="00ED30A4" w:rsidP="00F14043">
            <w:pPr>
              <w:rPr/>
            </w:pPr>
          </w:p>
          <w:p w14:paraId="16E6D432" w14:textId="77777777" w:rsidR="00ED30A4" w:rsidRDefault="00ED30A4" w:rsidP="00F14043">
            <w:pPr>
              <w:rPr/>
            </w:pPr>
          </w:p>
          <w:p w14:paraId="30674826" w14:textId="77777777" w:rsidR="00ED30A4" w:rsidRDefault="00ED30A4" w:rsidP="00F14043">
            <w:pPr>
              <w:rPr/>
            </w:pPr>
          </w:p>
        </w:tc>
      </w:tr>
    </w:tbl>
    <w:commentRangeEnd w:id="201"/>
    <w:p w14:paraId="28C3E9A3" w14:textId="77777777" w:rsidR="00ED30A4" w:rsidRDefault="00ED30A4" w:rsidP="00ED30A4">
      <w:pPr>
        <w:spacing w:before="160"/>
        <w:rPr/>
      </w:pPr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/>
      </w:pPr>
    </w:p>
    <w:p w14:paraId="76DBE1BA" w14:textId="77777777" w:rsidR="00ED30A4" w:rsidRDefault="00ED30A4" w:rsidP="00ED30A4">
      <w:pPr>
        <w:spacing w:before="60" w:after="60"/>
        <w:rPr/>
      </w:pPr>
    </w:p>
    <w:p w14:paraId="6C6F9BB9" w14:textId="77777777" w:rsidR="00ED30A4" w:rsidRDefault="00ED30A4" w:rsidP="00ED30A4">
      <w:pPr>
        <w:spacing w:before="80"/>
        <w:rPr/>
      </w:pPr>
    </w:p>
    <w:p w14:paraId="10B5EB7E" w14:textId="77777777" w:rsidR="00ED30A4" w:rsidRDefault="00ED30A4" w:rsidP="00ED30A4">
      <w:pPr>
        <w:spacing w:before="180" w:after="40"/>
        <w:rPr/>
      </w:pPr>
    </w:p>
    <w:p w14:paraId="2E17E7D0" w14:textId="77777777" w:rsidR="00ED30A4" w:rsidRDefault="00ED30A4" w:rsidP="00ED30A4">
      <w:pPr>
        <w:spacing w:before="60" w:after="60"/>
        <w:rPr/>
      </w:pPr>
    </w:p>
    <w:p w14:paraId="6624E263" w14:textId="77777777" w:rsidR="00ED30A4" w:rsidRDefault="00ED30A4" w:rsidP="00ED30A4">
      <w:pPr>
        <w:spacing w:before="60"/>
        <w:rPr/>
      </w:pPr>
    </w:p>
    <w:p w14:paraId="300DE946" w14:textId="77777777" w:rsidR="00ED30A4" w:rsidRDefault="00ED30A4" w:rsidP="00ED30A4">
      <w:pPr>
        <w:spacing w:before="60" w:after="60"/>
        <w:rPr/>
      </w:pPr>
    </w:p>
    <w:p w14:paraId="20BAFF31" w14:textId="77777777" w:rsidR="00ED30A4" w:rsidRDefault="00ED30A4" w:rsidP="00ED30A4">
      <w:pPr>
        <w:spacing w:before="80"/>
        <w:rPr/>
      </w:pPr>
    </w:p>
    <w:p w14:paraId="40DCCFB2" w14:textId="77777777" w:rsidR="00ED30A4" w:rsidRDefault="00ED30A4" w:rsidP="00ED30A4">
      <w:pPr>
        <w:spacing w:before="180" w:after="40"/>
        <w:rPr/>
      </w:pPr>
    </w:p>
    <w:p w14:paraId="7218B1C8" w14:textId="77777777" w:rsidR="00ED30A4" w:rsidRDefault="00ED30A4" w:rsidP="00ED30A4">
      <w:pPr>
        <w:spacing w:before="60" w:after="60"/>
        <w:rPr/>
      </w:pPr>
    </w:p>
    <w:p w14:paraId="386948DB" w14:textId="77777777" w:rsidR="00ED30A4" w:rsidRDefault="00ED30A4" w:rsidP="00ED30A4">
      <w:pPr>
        <w:spacing w:before="60"/>
        <w:rPr/>
      </w:pPr>
    </w:p>
    <w:p w14:paraId="3A1CD57F" w14:textId="77777777" w:rsidR="00ED30A4" w:rsidRDefault="00ED30A4" w:rsidP="00ED30A4">
      <w:pPr>
        <w:spacing w:before="60" w:after="60"/>
        <w:rPr/>
      </w:pPr>
    </w:p>
    <w:p w14:paraId="7F373E1A" w14:textId="77777777" w:rsidR="00ED30A4" w:rsidRDefault="00ED30A4" w:rsidP="00ED30A4">
      <w:pPr>
        <w:spacing w:before="80"/>
        <w:rPr/>
      </w:pPr>
    </w:p>
    <w:p w14:paraId="05566AE7" w14:textId="77777777" w:rsidR="00ED30A4" w:rsidRDefault="00ED30A4" w:rsidP="00ED30A4">
      <w:pPr>
        <w:spacing w:before="180" w:after="40"/>
        <w:rPr/>
      </w:pPr>
    </w:p>
    <w:p w14:paraId="5F4FD258" w14:textId="77777777" w:rsidR="00ED30A4" w:rsidRDefault="00ED30A4" w:rsidP="00ED30A4">
      <w:pPr>
        <w:spacing w:before="60" w:after="60"/>
        <w:rPr/>
      </w:pPr>
    </w:p>
    <w:p w14:paraId="14455D2D" w14:textId="77777777" w:rsidR="00ED30A4" w:rsidRDefault="00ED30A4" w:rsidP="00ED30A4">
      <w:pPr>
        <w:spacing w:before="160"/>
        <w:rPr/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/>
      </w:pPr>
    </w:p>
    <w:p w14:paraId="59F5E1BC" w14:textId="77777777" w:rsidR="00ED30A4" w:rsidRDefault="00ED30A4" w:rsidP="00ED30A4">
      <w:pPr>
        <w:spacing w:before="60" w:after="60"/>
        <w:rPr/>
      </w:pPr>
    </w:p>
    <w:p w14:paraId="48E1BFFD" w14:textId="77777777" w:rsidR="00ED30A4" w:rsidRDefault="00ED30A4" w:rsidP="00ED30A4">
      <w:pPr>
        <w:spacing w:before="60"/>
        <w:rPr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del w:id="276" w:author="Comparison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/>
            </w:pP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/>
            </w:pP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/>
            </w:pP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/>
            </w:pPr>
          </w:p>
        </w:tc>
      </w:tr>
      <w:tr w:rsidR="00ED30A4" w14:paraId="00D1F2F0" w14:textId="77777777" w:rsidTr="00F14043">
        <w:trPr>
          <w:del w:id="285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/>
            </w:pP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/>
            </w:pP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/>
            </w:pP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/>
            </w:pPr>
          </w:p>
        </w:tc>
      </w:tr>
      <w:tr w:rsidR="00ED30A4" w14:paraId="1AFB7BC8" w14:textId="77777777" w:rsidTr="00F14043">
        <w:trPr>
          <w:del w:id="294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/>
            </w:pP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/>
            </w:pP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/>
            </w:pP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/>
            </w:pPr>
          </w:p>
        </w:tc>
      </w:tr>
      <w:tr w:rsidR="00ED30A4" w14:paraId="3ECB580F" w14:textId="77777777" w:rsidTr="00F14043">
        <w:trPr>
          <w:del w:id="303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/>
            </w:pP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/>
            </w:pP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/>
            </w:pP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/>
            </w:pPr>
          </w:p>
        </w:tc>
      </w:tr>
      <w:tr w:rsidR="00ED30A4" w14:paraId="128A7230" w14:textId="77777777" w:rsidTr="00F14043">
        <w:trPr>
          <w:del w:id="312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/>
            </w:pP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/>
            </w:pP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/>
            </w:pP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/>
            </w:pPr>
          </w:p>
        </w:tc>
      </w:tr>
      <w:tr w:rsidR="00ED30A4" w14:paraId="2733373D" w14:textId="77777777" w:rsidTr="00F14043">
        <w:trPr>
          <w:del w:id="321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/>
            </w:pP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/>
            </w:pP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/>
            </w:pP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/>
            </w:pPr>
          </w:p>
        </w:tc>
      </w:tr>
      <w:tr w:rsidR="00ED30A4" w14:paraId="5BA2C2CA" w14:textId="77777777" w:rsidTr="00F14043">
        <w:trPr>
          <w:del w:id="330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/>
            </w:pP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/>
            </w:pP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/>
            </w:pP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/>
            </w:pPr>
          </w:p>
        </w:tc>
      </w:tr>
      <w:tr w:rsidR="00ED30A4" w14:paraId="0B8C62AF" w14:textId="77777777" w:rsidTr="00F14043">
        <w:trPr>
          <w:del w:id="339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/>
            </w:pP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/>
            </w:pP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/>
            </w:pP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/>
            </w:pPr>
          </w:p>
        </w:tc>
      </w:tr>
    </w:tbl>
    <w:p w14:paraId="23B28FBE" w14:textId="77777777" w:rsidR="00ED30A4" w:rsidRDefault="00ED30A4" w:rsidP="00ED30A4">
      <w:pPr>
        <w:spacing w:before="80"/>
        <w:rPr/>
      </w:pPr>
    </w:p>
    <w:p w14:paraId="14414065" w14:textId="77777777" w:rsidR="00ED30A4" w:rsidRDefault="00ED30A4" w:rsidP="00ED30A4">
      <w:pPr>
        <w:rPr/>
      </w:pPr>
    </w:p>
    <w:p w14:paraId="26502A66" w14:textId="77777777" w:rsidR="00ED30A4" w:rsidRDefault="00ED30A4" w:rsidP="00ED30A4">
      <w:pPr>
        <w:spacing w:before="180" w:after="4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del w:id="353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/>
            </w:pPr>
          </w:p>
          <w:p w14:paraId="3A6C621E" w14:textId="77777777" w:rsidR="00ED30A4" w:rsidRDefault="00ED30A4" w:rsidP="00F14043">
            <w:pPr>
              <w:rPr/>
            </w:pPr>
          </w:p>
          <w:p w14:paraId="6AFCD942" w14:textId="77777777" w:rsidR="00ED30A4" w:rsidRDefault="00ED30A4" w:rsidP="00F14043">
            <w:pPr>
              <w:rPr/>
            </w:pPr>
          </w:p>
          <w:p w14:paraId="0127BA4F" w14:textId="77777777" w:rsidR="00ED30A4" w:rsidRDefault="00ED30A4" w:rsidP="00F14043">
            <w:pPr>
              <w:rPr/>
            </w:pPr>
          </w:p>
          <w:p w14:paraId="6C230971" w14:textId="77777777" w:rsidR="00ED30A4" w:rsidRDefault="00ED30A4" w:rsidP="00F14043">
            <w:pPr>
              <w:rPr/>
            </w:pPr>
          </w:p>
          <w:p w14:paraId="172E1C5B" w14:textId="77777777" w:rsidR="00ED30A4" w:rsidRDefault="00ED30A4" w:rsidP="00F14043">
            <w:pPr>
              <w:rPr/>
            </w:pPr>
          </w:p>
          <w:p w14:paraId="5F028814" w14:textId="77777777" w:rsidR="00ED30A4" w:rsidRDefault="00ED30A4" w:rsidP="00F14043">
            <w:pPr>
              <w:rPr/>
            </w:pPr>
          </w:p>
        </w:tc>
      </w:tr>
    </w:tbl>
    <w:p w14:paraId="3ABDCB5A" w14:textId="77777777" w:rsidR="00ED30A4" w:rsidRDefault="00ED30A4" w:rsidP="00ED30A4">
      <w:pPr>
        <w:spacing w:before="160"/>
        <w:rPr/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/>
      </w:pPr>
    </w:p>
    <w:p w14:paraId="0C0720BA" w14:textId="77777777" w:rsidR="00ED30A4" w:rsidRDefault="00ED30A4" w:rsidP="00ED30A4">
      <w:pPr>
        <w:spacing w:before="60" w:after="60"/>
        <w:rPr/>
      </w:pPr>
    </w:p>
    <w:p w14:paraId="087F2ACF" w14:textId="77777777" w:rsidR="00ED30A4" w:rsidRDefault="00ED30A4" w:rsidP="00ED30A4">
      <w:pPr>
        <w:spacing w:before="60"/>
        <w:rPr/>
      </w:pPr>
    </w:p>
    <w:p w14:paraId="1199F343" w14:textId="77777777" w:rsidR="00ED30A4" w:rsidRDefault="00ED30A4" w:rsidP="00ED30A4">
      <w:pPr>
        <w:spacing w:before="180" w:after="40"/>
        <w:rPr/>
      </w:pPr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/>
      </w:pPr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/>
      </w:pPr>
    </w:p>
    <w:p w14:paraId="6C1A44E7" w14:textId="384F554B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/>
      </w:pPr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/>
      </w:pPr>
    </w:p>
    <w:p w14:paraId="0C0A336E" w14:textId="77777777" w:rsidR="00ED30A4" w:rsidRDefault="00ED30A4" w:rsidP="00ED30A4">
      <w:pPr>
        <w:spacing w:before="80"/>
        <w:rPr/>
      </w:pPr>
    </w:p>
    <w:p w14:paraId="7E63C3D8" w14:textId="77777777" w:rsidR="00ED30A4" w:rsidRDefault="00ED30A4" w:rsidP="00ED30A4">
      <w:pPr>
        <w:spacing w:before="180" w:after="4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del w:id="386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/>
            </w:pPr>
          </w:p>
          <w:p w14:paraId="189B8551" w14:textId="77777777" w:rsidR="00ED30A4" w:rsidRDefault="00ED30A4" w:rsidP="00F14043">
            <w:pPr>
              <w:rPr/>
            </w:pPr>
          </w:p>
        </w:tc>
      </w:tr>
    </w:tbl>
    <w:p w14:paraId="04E05115" w14:textId="77777777" w:rsidR="00ED30A4" w:rsidRDefault="00ED30A4" w:rsidP="00ED30A4">
      <w:pPr>
        <w:spacing w:before="200"/>
        <w:rPr/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/>
      </w:pPr>
    </w:p>
    <w:p w14:paraId="261E0C34" w14:textId="77777777" w:rsidR="00ED30A4" w:rsidRDefault="00ED30A4" w:rsidP="00ED30A4">
      <w:pPr>
        <w:spacing w:before="60"/>
        <w:rPr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del w:id="395" w:author="Comparison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/>
            </w:pPr>
          </w:p>
          <w:p w14:paraId="0DA86ED5" w14:textId="77777777" w:rsidR="00ED30A4" w:rsidRDefault="00ED30A4" w:rsidP="00F14043">
            <w:pPr>
              <w:spacing w:after="320"/>
              <w:rPr/>
            </w:pPr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/>
            </w:pPr>
          </w:p>
          <w:p w14:paraId="3D7990AC" w14:textId="77777777" w:rsidR="00ED30A4" w:rsidRDefault="00ED30A4" w:rsidP="00F14043">
            <w:pPr>
              <w:rPr/>
            </w:pP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/>
            </w:pPr>
          </w:p>
          <w:p w14:paraId="26A95D14" w14:textId="77777777" w:rsidR="00ED30A4" w:rsidRDefault="00ED30A4" w:rsidP="00F14043">
            <w:pPr>
              <w:spacing w:after="320"/>
              <w:rPr/>
            </w:pPr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/>
            </w:pPr>
          </w:p>
          <w:p w14:paraId="0DDA6374" w14:textId="77777777" w:rsidR="00ED30A4" w:rsidRDefault="00ED30A4" w:rsidP="00F14043">
            <w:pPr>
              <w:rPr/>
            </w:pPr>
          </w:p>
        </w:tc>
      </w:tr>
    </w:tbl>
    <w:p w14:paraId="67AFF92F" w14:textId="77777777" w:rsidR="00ED30A4" w:rsidRDefault="00ED30A4" w:rsidP="00ED30A4">
      <w:pPr>
        <w:rPr/>
      </w:pPr>
    </w:p>
    <w:p w14:paraId="15453BF2" w14:textId="689A8600" w:rsidR="0031481F" w:rsidRDefault="0031481F">
      <w:pPr>
        <w:spacing w:before="200"/>
        <w:rPr/>
      </w:pPr>
    </w:p>
    <w:p w14:paraId="6D436C00" w14:textId="6FF0F000" w:rsidR="0031481F" w:rsidRDefault="00EC0861">
      <w:pPr>
        <w:pBdr>
          <w:bottom w:val="single" w:sz="3" w:space="4" w:color="E2E8F0"/>
        </w:pBdr>
        <w:spacing w:before="300" w:after="80"/>
        <w:rPr/>
      </w:pPr>
    </w:p>
    <w:p w14:paraId="00BE2CA6" w14:textId="77777777" w:rsidR="0031481F" w:rsidRDefault="0031481F">
      <w:pPr>
        <w:spacing w:before="60"/>
        <w:rPr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415" w:author="Comparison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C0861">
            <w:pPr>
              <w:spacing w:after="8"/>
              <w:rPr/>
            </w:pPr>
          </w:p>
          <w:p w14:paraId="4F81C000" w14:textId="10DD3300" w:rsidR="0031481F" w:rsidRDefault="00EC0861">
            <w:pPr>
              <w:spacing w:after="320"/>
              <w:rPr/>
            </w:pP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/>
            </w:pPr>
          </w:p>
          <w:p w14:paraId="18004CB4" w14:textId="77777777" w:rsidR="0031481F" w:rsidRDefault="00EC0861">
            <w:pPr>
              <w:rPr/>
            </w:pP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C0861">
            <w:pPr>
              <w:spacing w:after="8"/>
              <w:rPr/>
            </w:pPr>
          </w:p>
          <w:p w14:paraId="3099E6A8" w14:textId="23392000" w:rsidR="0031481F" w:rsidRDefault="00EC0861">
            <w:pPr>
              <w:spacing w:after="320"/>
              <w:rPr/>
            </w:pP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/>
            </w:pPr>
          </w:p>
          <w:p w14:paraId="09E07E00" w14:textId="72F92000" w:rsidR="0031481F" w:rsidRDefault="00EC0861">
            <w:pPr>
              <w:rPr/>
            </w:pPr>
          </w:p>
        </w:tc>
      </w:tr>
    </w:tbl>
    <w:p w14:paraId="7DC9D877" w14:textId="77777777" w:rsidR="00336008" w:rsidRDefault="00336008"/>
    <w:sectPr w:rsidR="0033600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0"/>
      <w:sectPrChange w:id="434" w:author="Comparison" w:date="2026-07-05T01:31:00Z" w16du:dateUtc="2026-07-05T05:31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0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1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70" w:author="User" w:date="2026-03-05T19:41:00Z" w:initials="">
    <w:p w14:paraId="4FDEEBBE" w14:textId="77777777" w:rsidR="0031481F" w:rsidRDefault="00EC0861">
      <w:r>
        <w:rPr>
          <w:rStyle w:val="CommentReference"/>
        </w:rPr>
        <w:annotationRef/>
      </w:r>
      <w:r>
        <w:t xml:space="preserve">Just like that!         </w:t>
      </w:r>
    </w:p>
  </w:comment>
  <w:comment w:id="201" w:author="Arthur Souza Rodrigues" w:date="2026-07-04T23:17:00Z" w:initials="AS">
    <w:p w14:paraId="64F77A48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202" w:author="Arthur Souza Rodrigues" w:date="2026-07-04T23:17:00Z" w:initials="AS">
    <w:p w14:paraId="051AFFD1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261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993464" w14:textId="77777777" w:rsidR="00EC0861" w:rsidRDefault="00EC0861" w:rsidP="00D87EA4">
      <w:pPr>
        <w:pPrChange w:id="2" w:author="Comparison" w:date="2026-07-05T01:31:00Z" w16du:dateUtc="2026-07-05T05:31:00Z">
          <w:pPr/>
        </w:pPrChange>
      </w:pPr>
      <w:r>
        <w:separator/>
      </w:r>
    </w:p>
  </w:endnote>
  <w:endnote w:type="continuationSeparator" w:id="0">
    <w:p w14:paraId="48CA9603" w14:textId="77777777" w:rsidR="00EC0861" w:rsidRDefault="00EC0861" w:rsidP="00D87EA4">
      <w:pPr>
        <w:pPrChange w:id="3" w:author="Comparison" w:date="2026-07-05T01:31:00Z" w16du:dateUtc="2026-07-05T05:3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C0861">
    <w:pPr>
      <w:pStyle w:val="ListParagraph"/>
      <w:pPrChange w:id="432" w:author="Comparison" w:date="2026-07-05T01:31:00Z" w16du:dateUtc="2026-07-05T05:31:00Z">
        <w:pPr>
          <w:pBdr>
            <w:top w:val="single" w:sz="2" w:space="1" w:color="E2E8F0"/>
          </w:pBdr>
          <w:spacing w:before="80"/>
          <w:jc w:val="center"/>
        </w:pPr>
      </w:pPrChange>
    </w:pPr>
    <w:del w:id="433" w:author="Comparison" w:date="2026-07-05T01:31:00Z" w16du:dateUtc="2026-07-05T05:31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31481F">
        <w:fldChar w:fldCharType="begin"/>
      </w:r>
      <w:r w:rsidR="0031481F">
        <w:delInstrText>HYPERLINK \h</w:delInstrText>
      </w:r>
      <w:r w:rsidR="0031481F">
        <w:fldChar w:fldCharType="separate"/>
      </w:r>
      <w:r w:rsidR="0031481F">
        <w:rPr>
          <w:color w:val="64748B"/>
          <w:sz w:val="20"/>
          <w:szCs w:val="20"/>
        </w:rPr>
        <w:delText xml:space="preserve">eigenpal.com         </w:delText>
      </w:r>
      <w:r w:rsidR="0031481F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CD8719" w14:textId="77777777" w:rsidR="00EC0861" w:rsidRDefault="00EC0861" w:rsidP="00D87EA4">
      <w:pPr>
        <w:pPrChange w:id="0" w:author="Comparison" w:date="2026-07-05T01:31:00Z" w16du:dateUtc="2026-07-05T05:31:00Z">
          <w:pPr/>
        </w:pPrChange>
      </w:pPr>
      <w:r>
        <w:separator/>
      </w:r>
    </w:p>
  </w:footnote>
  <w:footnote w:type="continuationSeparator" w:id="0">
    <w:p w14:paraId="40ACB621" w14:textId="77777777" w:rsidR="00EC0861" w:rsidRDefault="00EC0861" w:rsidP="00D87EA4">
      <w:pPr>
        <w:pPrChange w:id="1" w:author="Comparison" w:date="2026-07-05T01:31:00Z" w16du:dateUtc="2026-07-05T05:3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C0861">
    <w:pPr>
      <w:pPrChange w:id="430" w:author="Comparison" w:date="2026-07-05T01:31:00Z" w16du:dateUtc="2026-07-05T05:31:00Z">
        <w:pPr>
          <w:pBdr>
            <w:bottom w:val="single" w:sz="2" w:space="1" w:color="E2E8F0"/>
          </w:pBdr>
          <w:jc w:val="center"/>
        </w:pPr>
      </w:pPrChange>
    </w:pPr>
    <w:del w:id="431" w:author="Comparison" w:date="2026-07-05T01:31:00Z" w16du:dateUtc="2026-07-05T05:31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4320DA"/>
    <w:rsid w:val="00507BFF"/>
    <w:rsid w:val="00873455"/>
    <w:rsid w:val="00A37AC8"/>
    <w:rsid w:val="00BF0F5F"/>
    <w:rsid w:val="00D87EA4"/>
    <w:rsid w:val="00DA0382"/>
    <w:rsid w:val="00DC2887"/>
    <w:rsid w:val="00E84C52"/>
    <w:rsid w:val="00EC0861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2026-07-05T05:31:00Z</dcterms:modified>
</cp:coreProperties>
</file>