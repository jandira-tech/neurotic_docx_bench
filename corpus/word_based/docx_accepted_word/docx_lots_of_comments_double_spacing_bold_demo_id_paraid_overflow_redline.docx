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FFCBE9" w14:textId="77777777" w:rsidR="005A044D" w:rsidRDefault="00166726">
      <w:pPr>
        <w:rPr/>
      </w:pPr>
      <w:r>
        <w:rPr>
          <w:b/>
          <w:bCs/>
        </w:rPr>
        <w:t>Double Spacing Bold Demo</w:t>
      </w:r>
    </w:p>
    <w:p w14:paraId="20AD6238" w14:textId="77777777" w:rsidR="009A1490" w:rsidRDefault="00166726">
      <w:pPr>
        <w:jc w:val="center"/>
        <w:rPr/>
      </w:pPr>
      <w:r>
        <w:rPr>
          <w:b/>
          <w:bCs/>
        </w:rPr>
        <w:t>This</w:t>
      </w:r>
    </w:p>
    <w:p w14:paraId="369DC41A" w14:textId="77777777" w:rsidR="009A1490" w:rsidRDefault="00166726">
      <w:pPr>
        <w:spacing w:line="480" w:lineRule="auto"/>
        <w:pPrChange w:id="6" w:author="Comparison" w:date="2026-07-05T01:08:00Z" w16du:dateUtc="2026-07-05T05:08:00Z">
          <w:pPr>
            <w:jc w:val="center"/>
          </w:pPr>
        </w:pPrChange>
      </w:pPr>
      <w:r>
        <w:rPr>
          <w:b/>
          <w:rPrChange w:id="8" w:author="Comparison" w:date="2026-07-05T01:08:00Z" w16du:dateUtc="2026-07-05T05:08:00Z">
            <w:rPr>
              <w:i/>
              <w:sz w:val="32"/>
            </w:rPr>
          </w:rPrChange>
        </w:rPr>
        <w:t xml:space="preserve"> document</w:t>
      </w:r>
      <w:r>
        <w:rPr>
          <w:b/>
          <w:bCs/>
        </w:rPr>
        <w:t xml:space="preserve"> demonstrates double line spacing with bold text.</w:t>
      </w:r>
    </w:p>
    <w:p w14:paraId="7E8DBF4A" w14:textId="77777777" w:rsidR="00166726" w:rsidRDefault="00166726">
      <w:pPr>
        <w:rPr>
          <w:b/>
        </w:rPr>
      </w:pPr>
      <w:r>
        <w:rPr>
          <w:b/>
          <w:bCs/>
        </w:rPr>
        <w:t>Bold double-spaced text for easy document editing and review.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del w:id="12" w:author="Comparison" w:date="2026-07-05T01:08:00Z" w16du:dateUtc="2026-07-05T05:08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4793721E" w:rsidR="009A1490" w:rsidRDefault="00166726">
            <w:pPr>
              <w:rPr/>
            </w:pPr>
            <w:commentRangeStart w:id="14"/>
            <w:commentRangeStart w:id="15"/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1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166726">
            <w:pPr>
              <w:rPr/>
            </w:pPr>
          </w:p>
        </w:tc>
        <w:tc>
          <w:tcPr>
            <w:tcW w:w="5040" w:type="dxa"/>
          </w:tcPr>
          <w:p w14:paraId="4E2B3F2D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2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166726">
            <w:pPr>
              <w:rPr/>
            </w:pPr>
          </w:p>
        </w:tc>
        <w:tc>
          <w:tcPr>
            <w:tcW w:w="5040" w:type="dxa"/>
          </w:tcPr>
          <w:p w14:paraId="14B062F3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9A1490" w14:paraId="172E557D" w14:textId="77777777" w:rsidTr="009A1490">
        <w:trPr>
          <w:jc w:val="center"/>
          <w:del w:id="2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166726">
            <w:pPr>
              <w:rPr/>
            </w:pPr>
          </w:p>
        </w:tc>
        <w:tc>
          <w:tcPr>
            <w:tcW w:w="5040" w:type="dxa"/>
          </w:tcPr>
          <w:p w14:paraId="0608B5AD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166726">
            <w:pPr>
              <w:rPr/>
            </w:pPr>
          </w:p>
        </w:tc>
        <w:tc>
          <w:tcPr>
            <w:tcW w:w="5040" w:type="dxa"/>
          </w:tcPr>
          <w:p w14:paraId="7390E350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9A1490" w14:paraId="5BBE60F2" w14:textId="77777777" w:rsidTr="009A1490">
        <w:trPr>
          <w:jc w:val="center"/>
          <w:del w:id="3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166726">
            <w:pPr>
              <w:rPr/>
            </w:pPr>
          </w:p>
        </w:tc>
        <w:tc>
          <w:tcPr>
            <w:tcW w:w="5040" w:type="dxa"/>
          </w:tcPr>
          <w:p w14:paraId="6D11B7A0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</w:tbl>
    <w:commentRangeEnd w:id="14"/>
    <w:p w14:paraId="319A0C71" w14:textId="77777777" w:rsidR="009A1490" w:rsidRDefault="00460ED2">
      <w:pPr>
        <w:rPr/>
      </w:pPr>
    </w:p>
    <w:p w14:paraId="7DDC0D6F" w14:textId="77777777" w:rsidR="009A1490" w:rsidRDefault="00166726">
      <w:pPr>
        <w:pStyle w:val="Heading1"/>
        <w:rPr/>
      </w:pPr>
    </w:p>
    <w:p w14:paraId="7DFC58FA" w14:textId="77777777" w:rsidR="009A1490" w:rsidRDefault="00166726">
      <w:pPr>
        <w:rPr/>
      </w:pPr>
    </w:p>
    <w:p w14:paraId="54EE6030" w14:textId="77777777" w:rsidR="009A1490" w:rsidRDefault="00166726">
      <w:pPr>
        <w:pStyle w:val="IntenseQuote"/>
        <w:rPr/>
      </w:pPr>
    </w:p>
    <w:p w14:paraId="57ECE488" w14:textId="77777777" w:rsidR="009A1490" w:rsidRDefault="00166726">
      <w:pPr>
        <w:rPr/>
      </w:pPr>
    </w:p>
    <w:p w14:paraId="3608201B" w14:textId="77777777" w:rsidR="009A1490" w:rsidRDefault="00166726">
      <w:pPr>
        <w:pStyle w:val="Heading1"/>
        <w:rPr/>
      </w:pPr>
      <w:bookmarkStart w:id="53" w:name="exec_summary"/>
    </w:p>
    <w:p w14:paraId="70C47875" w14:textId="77777777" w:rsidR="009A1490" w:rsidRDefault="00166726">
      <w:pPr>
        <w:rPr/>
      </w:pPr>
    </w:p>
    <w:p w14:paraId="3C4E19BD" w14:textId="77777777" w:rsidR="009A1490" w:rsidRDefault="00166726">
      <w:pPr>
        <w:pStyle w:val="ListBullet"/>
        <w:rPr/>
      </w:pPr>
    </w:p>
    <w:p w14:paraId="1B3E3D75" w14:textId="77777777" w:rsidR="009A1490" w:rsidRDefault="00166726">
      <w:pPr>
        <w:pStyle w:val="ListBullet"/>
        <w:rPr/>
      </w:pPr>
    </w:p>
    <w:p w14:paraId="3DC86428" w14:textId="77777777" w:rsidR="009A1490" w:rsidRDefault="00166726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del w:id="65" w:author="Comparison" w:date="2026-07-05T01:08:00Z" w16du:dateUtc="2026-07-05T05:08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166726">
            <w:pPr>
              <w:rPr/>
            </w:pPr>
          </w:p>
        </w:tc>
      </w:tr>
    </w:tbl>
    <w:p w14:paraId="7494DA45" w14:textId="77777777" w:rsidR="009A1490" w:rsidRDefault="00166726">
      <w:pPr>
        <w:pStyle w:val="Heading1"/>
        <w:rPr/>
      </w:pPr>
      <w:bookmarkStart w:id="69" w:name="evidence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7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166726">
            <w:pPr>
              <w:rPr/>
            </w:pP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78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166726">
            <w:pPr>
              <w:rPr/>
            </w:pPr>
          </w:p>
        </w:tc>
        <w:tc>
          <w:tcPr>
            <w:tcW w:w="3360" w:type="dxa"/>
          </w:tcPr>
          <w:p w14:paraId="4083E201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8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166726">
            <w:pPr>
              <w:rPr/>
            </w:pPr>
          </w:p>
        </w:tc>
        <w:tc>
          <w:tcPr>
            <w:tcW w:w="3360" w:type="dxa"/>
          </w:tcPr>
          <w:p w14:paraId="3EE8285E" w14:textId="77777777" w:rsidR="009A1490" w:rsidRDefault="00166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9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166726">
            <w:pPr>
              <w:rPr/>
            </w:pPr>
          </w:p>
        </w:tc>
        <w:tc>
          <w:tcPr>
            <w:tcW w:w="3360" w:type="dxa"/>
          </w:tcPr>
          <w:p w14:paraId="1CE154D9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99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166726">
            <w:pPr>
              <w:rPr/>
            </w:pPr>
          </w:p>
        </w:tc>
        <w:tc>
          <w:tcPr>
            <w:tcW w:w="3360" w:type="dxa"/>
          </w:tcPr>
          <w:p w14:paraId="388122D7" w14:textId="77777777" w:rsidR="009A1490" w:rsidRDefault="00166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06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166726">
            <w:pPr>
              <w:rPr/>
            </w:pPr>
          </w:p>
        </w:tc>
        <w:tc>
          <w:tcPr>
            <w:tcW w:w="3360" w:type="dxa"/>
          </w:tcPr>
          <w:p w14:paraId="53F2DBF9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</w:tbl>
    <w:p w14:paraId="2C142A3B" w14:textId="77777777" w:rsidR="009A1490" w:rsidRDefault="00460ED2">
      <w:pPr>
        <w:pStyle w:val="Heading1"/>
        <w:rPr/>
      </w:pPr>
      <w:bookmarkStart w:id="114" w:name="matrix"/>
      <w:commentRangeEnd w:id="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504"/>
        <w:gridCol w:w="2508"/>
        <w:gridCol w:w="2555"/>
      </w:tblGrid>
      <w:tr w:rsidR="009A1490" w14:paraId="368479A3" w14:textId="77777777">
        <w:trPr>
          <w:jc w:val="center"/>
          <w:del w:id="116" w:author="Comparison" w:date="2026-07-05T01:08:00Z" w16du:dateUtc="2026-07-05T05:08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166726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166726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166726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166726">
            <w:pPr>
              <w:rPr/>
            </w:pPr>
          </w:p>
        </w:tc>
      </w:tr>
      <w:tr w:rsidR="009A1490" w14:paraId="258BD2BF" w14:textId="77777777">
        <w:trPr>
          <w:jc w:val="center"/>
          <w:del w:id="125" w:author="Comparison" w:date="2026-07-05T01:08:00Z" w16du:dateUtc="2026-07-05T05:08:00Z"/>
        </w:trPr>
        <w:tc>
          <w:tcPr>
            <w:tcW w:w="2520" w:type="dxa"/>
          </w:tcPr>
          <w:p w14:paraId="133B2C8C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6028B187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142F6A80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7A157DE6" w14:textId="77777777" w:rsidR="009A1490" w:rsidRDefault="00166726">
            <w:pPr>
              <w:rPr/>
            </w:pPr>
          </w:p>
        </w:tc>
      </w:tr>
      <w:tr w:rsidR="009A1490" w14:paraId="7E3A1541" w14:textId="77777777">
        <w:trPr>
          <w:jc w:val="center"/>
          <w:del w:id="134" w:author="Comparison" w:date="2026-07-05T01:08:00Z" w16du:dateUtc="2026-07-05T05:08:00Z"/>
        </w:trPr>
        <w:tc>
          <w:tcPr>
            <w:tcW w:w="2520" w:type="dxa"/>
          </w:tcPr>
          <w:p w14:paraId="0020BC56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02E5E5A5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48A79979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60B79774" w14:textId="77777777" w:rsidR="009A1490" w:rsidRDefault="00166726">
            <w:pPr>
              <w:rPr/>
            </w:pPr>
          </w:p>
        </w:tc>
      </w:tr>
      <w:tr w:rsidR="009A1490" w14:paraId="3DB9DCBB" w14:textId="77777777">
        <w:trPr>
          <w:jc w:val="center"/>
          <w:del w:id="143" w:author="Comparison" w:date="2026-07-05T01:08:00Z" w16du:dateUtc="2026-07-05T05:08:00Z"/>
        </w:trPr>
        <w:tc>
          <w:tcPr>
            <w:tcW w:w="2520" w:type="dxa"/>
          </w:tcPr>
          <w:p w14:paraId="154E4FD5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78596389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184C71B6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47B31F05" w14:textId="77777777" w:rsidR="009A1490" w:rsidRDefault="00166726">
            <w:pPr>
              <w:rPr/>
            </w:pPr>
          </w:p>
        </w:tc>
      </w:tr>
      <w:tr w:rsidR="009A1490" w14:paraId="6B0EDF71" w14:textId="77777777">
        <w:trPr>
          <w:jc w:val="center"/>
          <w:del w:id="152" w:author="Comparison" w:date="2026-07-05T01:08:00Z" w16du:dateUtc="2026-07-05T05:08:00Z"/>
        </w:trPr>
        <w:tc>
          <w:tcPr>
            <w:tcW w:w="2520" w:type="dxa"/>
          </w:tcPr>
          <w:p w14:paraId="1E55CA93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5C493EAB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00F61B17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7C79E338" w14:textId="77777777" w:rsidR="009A1490" w:rsidRDefault="00166726">
            <w:pPr>
              <w:rPr/>
            </w:pPr>
          </w:p>
        </w:tc>
      </w:tr>
      <w:tr w:rsidR="009A1490" w14:paraId="56B2A468" w14:textId="77777777">
        <w:trPr>
          <w:jc w:val="center"/>
          <w:del w:id="161" w:author="Comparison" w:date="2026-07-05T01:08:00Z" w16du:dateUtc="2026-07-05T05:08:00Z"/>
        </w:trPr>
        <w:tc>
          <w:tcPr>
            <w:tcW w:w="2520" w:type="dxa"/>
          </w:tcPr>
          <w:p w14:paraId="349EE045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4E0E9866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20F95906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18D8F819" w14:textId="77777777" w:rsidR="009A1490" w:rsidRDefault="00166726">
            <w:pPr>
              <w:rPr/>
            </w:pPr>
          </w:p>
        </w:tc>
      </w:tr>
      <w:tr w:rsidR="009A1490" w14:paraId="4C697594" w14:textId="77777777">
        <w:trPr>
          <w:jc w:val="center"/>
          <w:del w:id="170" w:author="Comparison" w:date="2026-07-05T01:08:00Z" w16du:dateUtc="2026-07-05T05:08:00Z"/>
        </w:trPr>
        <w:tc>
          <w:tcPr>
            <w:tcW w:w="2520" w:type="dxa"/>
          </w:tcPr>
          <w:p w14:paraId="1E5A1502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00E49E6F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5D9EBE59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2DF934C0" w14:textId="77777777" w:rsidR="009A1490" w:rsidRDefault="00166726">
            <w:pPr>
              <w:rPr/>
            </w:pPr>
          </w:p>
        </w:tc>
      </w:tr>
      <w:tr w:rsidR="009A1490" w14:paraId="7C9CCC4A" w14:textId="77777777">
        <w:trPr>
          <w:jc w:val="center"/>
          <w:del w:id="179" w:author="Comparison" w:date="2026-07-05T01:08:00Z" w16du:dateUtc="2026-07-05T05:08:00Z"/>
        </w:trPr>
        <w:tc>
          <w:tcPr>
            <w:tcW w:w="2520" w:type="dxa"/>
          </w:tcPr>
          <w:p w14:paraId="04D081B7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4E0CFFE1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63C12FA1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054D2BFA" w14:textId="77777777" w:rsidR="009A1490" w:rsidRDefault="00166726">
            <w:pPr>
              <w:rPr/>
            </w:pPr>
          </w:p>
        </w:tc>
      </w:tr>
      <w:tr w:rsidR="009A1490" w14:paraId="4BF8949F" w14:textId="77777777">
        <w:trPr>
          <w:jc w:val="center"/>
          <w:del w:id="188" w:author="Comparison" w:date="2026-07-05T01:08:00Z" w16du:dateUtc="2026-07-05T05:08:00Z"/>
        </w:trPr>
        <w:tc>
          <w:tcPr>
            <w:tcW w:w="2520" w:type="dxa"/>
          </w:tcPr>
          <w:p w14:paraId="2656351C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5440412C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40111232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69F3E081" w14:textId="77777777" w:rsidR="009A1490" w:rsidRDefault="00166726">
            <w:pPr>
              <w:rPr/>
            </w:pPr>
          </w:p>
        </w:tc>
      </w:tr>
      <w:tr w:rsidR="009A1490" w14:paraId="452AF2C1" w14:textId="77777777">
        <w:trPr>
          <w:jc w:val="center"/>
          <w:del w:id="197" w:author="Comparison" w:date="2026-07-05T01:08:00Z" w16du:dateUtc="2026-07-05T05:08:00Z"/>
        </w:trPr>
        <w:tc>
          <w:tcPr>
            <w:tcW w:w="2520" w:type="dxa"/>
          </w:tcPr>
          <w:p w14:paraId="1A6A76D9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015E2992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146D6523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43CDB1CE" w14:textId="77777777" w:rsidR="009A1490" w:rsidRDefault="00166726">
            <w:pPr>
              <w:rPr/>
            </w:pPr>
          </w:p>
        </w:tc>
      </w:tr>
      <w:tr w:rsidR="009A1490" w14:paraId="6164AFF9" w14:textId="77777777">
        <w:trPr>
          <w:jc w:val="center"/>
          <w:del w:id="206" w:author="Comparison" w:date="2026-07-05T01:08:00Z" w16du:dateUtc="2026-07-05T05:08:00Z"/>
        </w:trPr>
        <w:tc>
          <w:tcPr>
            <w:tcW w:w="2520" w:type="dxa"/>
          </w:tcPr>
          <w:p w14:paraId="1BAFC037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406DB940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4C6899BA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63DE475D" w14:textId="77777777" w:rsidR="009A1490" w:rsidRDefault="00166726">
            <w:pPr>
              <w:rPr/>
            </w:pPr>
          </w:p>
        </w:tc>
      </w:tr>
      <w:tr w:rsidR="009A1490" w14:paraId="432C71FB" w14:textId="77777777">
        <w:trPr>
          <w:jc w:val="center"/>
          <w:del w:id="215" w:author="Comparison" w:date="2026-07-05T01:08:00Z" w16du:dateUtc="2026-07-05T05:08:00Z"/>
        </w:trPr>
        <w:tc>
          <w:tcPr>
            <w:tcW w:w="2520" w:type="dxa"/>
          </w:tcPr>
          <w:p w14:paraId="6EBFC097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4D4C5897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04EF7CBD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72911701" w14:textId="77777777" w:rsidR="009A1490" w:rsidRDefault="00166726">
            <w:pPr>
              <w:rPr/>
            </w:pPr>
          </w:p>
        </w:tc>
      </w:tr>
      <w:tr w:rsidR="009A1490" w14:paraId="51CEDF12" w14:textId="77777777">
        <w:trPr>
          <w:jc w:val="center"/>
          <w:del w:id="224" w:author="Comparison" w:date="2026-07-05T01:08:00Z" w16du:dateUtc="2026-07-05T05:08:00Z"/>
        </w:trPr>
        <w:tc>
          <w:tcPr>
            <w:tcW w:w="2520" w:type="dxa"/>
          </w:tcPr>
          <w:p w14:paraId="1B1D8453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566A2B55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420D4B26" w14:textId="77777777" w:rsidR="009A1490" w:rsidRDefault="00166726">
            <w:pPr>
              <w:rPr/>
            </w:pPr>
          </w:p>
        </w:tc>
        <w:tc>
          <w:tcPr>
            <w:tcW w:w="2520" w:type="dxa"/>
          </w:tcPr>
          <w:p w14:paraId="1308C088" w14:textId="77777777" w:rsidR="009A1490" w:rsidRDefault="00166726">
            <w:pPr>
              <w:rPr/>
            </w:pPr>
          </w:p>
        </w:tc>
      </w:tr>
    </w:tbl>
    <w:p w14:paraId="0850A230" w14:textId="77777777" w:rsidR="009A1490" w:rsidRDefault="00166726">
      <w:pPr>
        <w:pStyle w:val="Heading1"/>
        <w:rPr/>
      </w:pPr>
      <w:bookmarkStart w:id="234" w:name="chart"/>
    </w:p>
    <w:p w14:paraId="186ACD74" w14:textId="77777777" w:rsidR="009A1490" w:rsidRDefault="00166726">
      <w:pPr>
        <w:rPr/>
      </w:pPr>
    </w:p>
    <w:p w14:paraId="54588F97" w14:textId="77777777" w:rsidR="009A1490" w:rsidRDefault="00166726">
      <w:pPr>
        <w:jc w:val="center"/>
        <w:rPr/>
      </w:pPr>
    </w:p>
    <w:p w14:paraId="64897363" w14:textId="77777777" w:rsidR="009A1490" w:rsidRDefault="00166726">
      <w:pPr>
        <w:pStyle w:val="Heading1"/>
        <w:rPr/>
      </w:pPr>
      <w:bookmarkStart w:id="241" w:name="demo"/>
    </w:p>
    <w:p w14:paraId="081C8D83" w14:textId="77777777" w:rsidR="009A1490" w:rsidRDefault="00166726">
      <w:pPr>
        <w:pStyle w:val="ListNumber"/>
        <w:rPr/>
      </w:pPr>
    </w:p>
    <w:p w14:paraId="4A6D8752" w14:textId="77777777" w:rsidR="009A1490" w:rsidRDefault="00166726">
      <w:pPr>
        <w:pStyle w:val="ListNumber"/>
        <w:rPr/>
      </w:pPr>
    </w:p>
    <w:p w14:paraId="66ED3F7C" w14:textId="77777777" w:rsidR="009A1490" w:rsidRDefault="00166726">
      <w:pPr>
        <w:pStyle w:val="ListNumber"/>
        <w:rPr/>
      </w:pPr>
    </w:p>
    <w:p w14:paraId="36A96B10" w14:textId="77777777" w:rsidR="009A1490" w:rsidRDefault="00166726">
      <w:pPr>
        <w:pStyle w:val="ListNumber"/>
        <w:rPr/>
      </w:pPr>
    </w:p>
    <w:p w14:paraId="1C7D17B0" w14:textId="77777777" w:rsidR="009A1490" w:rsidRDefault="00166726">
      <w:pPr>
        <w:pStyle w:val="ListNumber"/>
        <w:rPr/>
      </w:pPr>
    </w:p>
    <w:p w14:paraId="06026A5F" w14:textId="77777777" w:rsidR="009A1490" w:rsidRDefault="00166726">
      <w:pPr>
        <w:pStyle w:val="ListNumber"/>
        <w:rPr/>
      </w:pPr>
    </w:p>
    <w:p w14:paraId="25B7712A" w14:textId="77777777" w:rsidR="009A1490" w:rsidRDefault="00166726">
      <w:pPr>
        <w:pStyle w:val="ListNumber"/>
        <w:rPr/>
      </w:pPr>
    </w:p>
    <w:p w14:paraId="097D2A02" w14:textId="77777777" w:rsidR="009A1490" w:rsidRDefault="00166726">
      <w:pPr>
        <w:pStyle w:val="ListNumber"/>
        <w:rPr/>
      </w:pPr>
    </w:p>
    <w:p w14:paraId="21C148B9" w14:textId="77777777" w:rsidR="009A1490" w:rsidRDefault="00166726">
      <w:pPr>
        <w:pStyle w:val="ListNumber"/>
        <w:rPr/>
      </w:pPr>
    </w:p>
    <w:p w14:paraId="0F0FAB50" w14:textId="77777777" w:rsidR="009A1490" w:rsidRDefault="00166726">
      <w:pPr>
        <w:pStyle w:val="ListNumber"/>
        <w:rPr/>
      </w:pPr>
    </w:p>
    <w:p w14:paraId="672BE830" w14:textId="77777777" w:rsidR="009A1490" w:rsidRDefault="00166726">
      <w:pPr>
        <w:pStyle w:val="ListNumber"/>
        <w:rPr/>
      </w:pPr>
    </w:p>
    <w:p w14:paraId="1A776842" w14:textId="77777777" w:rsidR="009A1490" w:rsidRDefault="00166726">
      <w:pPr>
        <w:pStyle w:val="ListNumber"/>
        <w:rPr/>
      </w:pPr>
    </w:p>
    <w:p w14:paraId="71E77840" w14:textId="77777777" w:rsidR="009A1490" w:rsidRDefault="00166726">
      <w:pPr>
        <w:pStyle w:val="ListNumber"/>
        <w:rPr/>
      </w:pPr>
    </w:p>
    <w:p w14:paraId="57FD2C01" w14:textId="77777777" w:rsidR="009A1490" w:rsidRDefault="00166726">
      <w:pPr>
        <w:pStyle w:val="ListNumber"/>
        <w:rPr/>
      </w:pPr>
    </w:p>
    <w:p w14:paraId="268E0CD7" w14:textId="77777777" w:rsidR="009A1490" w:rsidRDefault="00166726">
      <w:pPr>
        <w:pStyle w:val="ListNumber"/>
        <w:rPr/>
      </w:pPr>
    </w:p>
    <w:p w14:paraId="328F4BDA" w14:textId="77777777" w:rsidR="009A1490" w:rsidRDefault="00166726">
      <w:pPr>
        <w:rPr/>
      </w:pPr>
    </w:p>
    <w:p w14:paraId="3E5DC96E" w14:textId="77777777" w:rsidR="009A1490" w:rsidRDefault="009A1490">
      <w:pPr>
        <w:rPr/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166726">
      <w:pPr>
        <w:pStyle w:val="Heading1"/>
        <w:rPr/>
      </w:pPr>
      <w:bookmarkStart w:id="280" w:name="wide_matrix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82" w:author="Comparison" w:date="2026-07-05T01:08:00Z" w16du:dateUtc="2026-07-05T05:08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166726">
            <w:pPr>
              <w:rPr/>
            </w:pP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166726">
            <w:pPr>
              <w:rPr/>
            </w:pPr>
          </w:p>
        </w:tc>
        <w:tc>
          <w:tcPr>
            <w:tcW w:w="2400" w:type="dxa"/>
          </w:tcPr>
          <w:p w14:paraId="4CF925D7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0D2D8C64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276F7F4B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7B73251A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0B6353E1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9A1490" w14:paraId="1CE91C4F" w14:textId="77777777" w:rsidTr="009A1490">
        <w:trPr>
          <w:del w:id="308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166726">
            <w:pPr>
              <w:rPr/>
            </w:pPr>
          </w:p>
        </w:tc>
        <w:tc>
          <w:tcPr>
            <w:tcW w:w="2400" w:type="dxa"/>
          </w:tcPr>
          <w:p w14:paraId="639A0557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26CBB592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70016925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012B98BF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008F84DF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2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166726">
            <w:pPr>
              <w:rPr/>
            </w:pPr>
          </w:p>
        </w:tc>
        <w:tc>
          <w:tcPr>
            <w:tcW w:w="2400" w:type="dxa"/>
          </w:tcPr>
          <w:p w14:paraId="477EAED7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6206508F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274D71B7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6110454E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483FBAA5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9A1490" w14:paraId="670756D0" w14:textId="77777777" w:rsidTr="009A1490">
        <w:trPr>
          <w:del w:id="334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166726">
            <w:pPr>
              <w:rPr/>
            </w:pPr>
          </w:p>
        </w:tc>
        <w:tc>
          <w:tcPr>
            <w:tcW w:w="2400" w:type="dxa"/>
          </w:tcPr>
          <w:p w14:paraId="5BF100A4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47B2706A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238F6E5F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508A0083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59427ECD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4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166726">
            <w:pPr>
              <w:rPr/>
            </w:pPr>
          </w:p>
        </w:tc>
        <w:tc>
          <w:tcPr>
            <w:tcW w:w="2400" w:type="dxa"/>
          </w:tcPr>
          <w:p w14:paraId="7CFBADDF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5E4A311B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5F4AC4A1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52663CF0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373CA4F8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</w:tbl>
    <w:p w14:paraId="68BADAC7" w14:textId="77777777" w:rsidR="009A1490" w:rsidRDefault="009A1490">
      <w:pPr>
        <w:rPr/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166726">
      <w:pPr>
        <w:pStyle w:val="Heading1"/>
        <w:rPr/>
      </w:pPr>
    </w:p>
    <w:p w14:paraId="26F77F87" w14:textId="77777777" w:rsidR="009A1490" w:rsidRDefault="00166726">
      <w:pPr>
        <w:pStyle w:val="ListBullet"/>
        <w:rPr/>
      </w:pPr>
    </w:p>
    <w:p w14:paraId="7FE42C90" w14:textId="77777777" w:rsidR="009A1490" w:rsidRDefault="00166726">
      <w:pPr>
        <w:pStyle w:val="ListBullet"/>
        <w:rPr/>
      </w:pPr>
    </w:p>
    <w:p w14:paraId="6F8E9E4D" w14:textId="77777777" w:rsidR="009A1490" w:rsidRDefault="00166726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6907457" w14:textId="77777777">
        <w:trPr>
          <w:jc w:val="center"/>
          <w:del w:id="369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166726">
            <w:pPr>
              <w:rPr/>
            </w:pPr>
          </w:p>
        </w:tc>
      </w:tr>
    </w:tbl>
    <w:p w14:paraId="7ECC1D3F" w14:textId="77777777" w:rsidR="009A1490" w:rsidRDefault="00166726">
      <w:pPr>
        <w:pStyle w:val="Heading1"/>
        <w:rPr/>
      </w:pPr>
    </w:p>
    <w:p w14:paraId="778AEC73" w14:textId="77777777" w:rsidR="009A1490" w:rsidRDefault="00166726">
      <w:pPr>
        <w:pStyle w:val="ListBullet"/>
        <w:rPr/>
      </w:pPr>
    </w:p>
    <w:p w14:paraId="279DEDA4" w14:textId="77777777" w:rsidR="009A1490" w:rsidRDefault="00166726">
      <w:pPr>
        <w:pStyle w:val="ListBullet"/>
        <w:rPr/>
      </w:pPr>
    </w:p>
    <w:p w14:paraId="70B27BC6" w14:textId="77777777" w:rsidR="009A1490" w:rsidRDefault="00166726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5035969" w14:textId="77777777">
        <w:trPr>
          <w:jc w:val="center"/>
          <w:del w:id="380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166726">
            <w:pPr>
              <w:rPr/>
            </w:pPr>
          </w:p>
        </w:tc>
      </w:tr>
    </w:tbl>
    <w:p w14:paraId="7C89F6E5" w14:textId="77777777" w:rsidR="009A1490" w:rsidRDefault="00166726">
      <w:pPr>
        <w:pStyle w:val="Heading1"/>
        <w:rPr/>
      </w:pPr>
    </w:p>
    <w:p w14:paraId="53D1A2A8" w14:textId="77777777" w:rsidR="009A1490" w:rsidRDefault="00166726">
      <w:pPr>
        <w:pStyle w:val="ListBullet"/>
        <w:rPr/>
      </w:pPr>
    </w:p>
    <w:p w14:paraId="2C59DD6D" w14:textId="77777777" w:rsidR="009A1490" w:rsidRDefault="00166726">
      <w:pPr>
        <w:pStyle w:val="ListBullet"/>
        <w:rPr/>
      </w:pPr>
    </w:p>
    <w:p w14:paraId="0E9062A3" w14:textId="77777777" w:rsidR="009A1490" w:rsidRDefault="00166726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FB36EA1" w14:textId="77777777">
        <w:trPr>
          <w:jc w:val="center"/>
          <w:del w:id="391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166726">
            <w:pPr>
              <w:rPr/>
            </w:pPr>
          </w:p>
        </w:tc>
      </w:tr>
    </w:tbl>
    <w:p w14:paraId="41A7EAC8" w14:textId="77777777" w:rsidR="009A1490" w:rsidRDefault="00166726">
      <w:pPr>
        <w:pStyle w:val="Heading1"/>
        <w:rPr/>
      </w:pPr>
    </w:p>
    <w:p w14:paraId="61E6E1C1" w14:textId="77777777" w:rsidR="009A1490" w:rsidRDefault="00166726">
      <w:pPr>
        <w:pStyle w:val="ListBullet"/>
        <w:rPr/>
      </w:pPr>
    </w:p>
    <w:p w14:paraId="716FA6EA" w14:textId="77777777" w:rsidR="009A1490" w:rsidRDefault="00166726">
      <w:pPr>
        <w:pStyle w:val="ListBullet"/>
        <w:rPr/>
      </w:pPr>
    </w:p>
    <w:p w14:paraId="63635E3C" w14:textId="77777777" w:rsidR="009A1490" w:rsidRDefault="00166726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39DBCBB2" w14:textId="77777777">
        <w:trPr>
          <w:jc w:val="center"/>
          <w:del w:id="402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166726">
            <w:pPr>
              <w:rPr/>
            </w:pPr>
          </w:p>
        </w:tc>
      </w:tr>
    </w:tbl>
    <w:p w14:paraId="40223505" w14:textId="77777777" w:rsidR="009A1490" w:rsidRDefault="00166726">
      <w:pPr>
        <w:pStyle w:val="Heading1"/>
        <w:rPr/>
      </w:pPr>
    </w:p>
    <w:p w14:paraId="7B58D3FC" w14:textId="77777777" w:rsidR="009A1490" w:rsidRDefault="00166726">
      <w:pPr>
        <w:pStyle w:val="ListBullet"/>
        <w:rPr/>
      </w:pPr>
    </w:p>
    <w:p w14:paraId="19C95C37" w14:textId="77777777" w:rsidR="009A1490" w:rsidRDefault="00166726">
      <w:pPr>
        <w:pStyle w:val="ListBullet"/>
        <w:rPr/>
      </w:pPr>
    </w:p>
    <w:p w14:paraId="5CE37296" w14:textId="77777777" w:rsidR="009A1490" w:rsidRDefault="00166726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D33F3E8" w14:textId="77777777">
        <w:trPr>
          <w:jc w:val="center"/>
          <w:del w:id="413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166726">
            <w:pPr>
              <w:rPr/>
            </w:pPr>
          </w:p>
        </w:tc>
      </w:tr>
    </w:tbl>
    <w:p w14:paraId="6D20D010" w14:textId="77777777" w:rsidR="009A1490" w:rsidRDefault="00166726">
      <w:pPr>
        <w:pStyle w:val="Heading1"/>
        <w:rPr/>
      </w:pPr>
    </w:p>
    <w:p w14:paraId="1EDAEC47" w14:textId="77777777" w:rsidR="009A1490" w:rsidRDefault="00166726">
      <w:pPr>
        <w:pStyle w:val="ListBullet"/>
        <w:rPr/>
      </w:pPr>
    </w:p>
    <w:p w14:paraId="4FA71A03" w14:textId="77777777" w:rsidR="009A1490" w:rsidRDefault="00166726">
      <w:pPr>
        <w:pStyle w:val="ListBullet"/>
        <w:rPr/>
      </w:pPr>
    </w:p>
    <w:p w14:paraId="589DC419" w14:textId="77777777" w:rsidR="009A1490" w:rsidRDefault="00166726">
      <w:pPr>
        <w:pStyle w:val="ListBullet"/>
        <w:rPr/>
      </w:pPr>
    </w:p>
    <w:p w14:paraId="3778D936" w14:textId="77777777" w:rsidR="009A1490" w:rsidRDefault="00166726">
      <w:pPr>
        <w:pStyle w:val="ListBullet"/>
        <w:rPr/>
      </w:pPr>
    </w:p>
    <w:p w14:paraId="3231B633" w14:textId="77777777" w:rsidR="009A1490" w:rsidRDefault="00166726">
      <w:pPr>
        <w:pStyle w:val="ListBullet"/>
        <w:rPr/>
      </w:pPr>
    </w:p>
    <w:p w14:paraId="3827843E" w14:textId="77777777" w:rsidR="009A1490" w:rsidRDefault="00166726">
      <w:pPr>
        <w:pStyle w:val="ListBullet"/>
        <w:rPr/>
      </w:pPr>
    </w:p>
    <w:p w14:paraId="5F08FD76" w14:textId="77777777" w:rsidR="009A1490" w:rsidRDefault="00166726">
      <w:pPr>
        <w:pStyle w:val="ListBullet"/>
        <w:rPr/>
      </w:pPr>
    </w:p>
    <w:p w14:paraId="76F087E2" w14:textId="77777777" w:rsidR="009A1490" w:rsidRDefault="00166726">
      <w:pPr>
        <w:pStyle w:val="ListBullet"/>
        <w:rPr/>
      </w:pPr>
    </w:p>
    <w:p w14:paraId="0499D826" w14:textId="77777777" w:rsidR="009A1490" w:rsidRDefault="00166726">
      <w:pPr>
        <w:pStyle w:val="ListBullet"/>
        <w:rPr/>
      </w:pPr>
    </w:p>
    <w:p w14:paraId="1D05E4A0" w14:textId="77777777" w:rsidR="009A1490" w:rsidRDefault="00166726">
      <w:pPr>
        <w:pStyle w:val="ListBullet"/>
        <w:rPr/>
      </w:pPr>
    </w:p>
    <w:p w14:paraId="06209828" w14:textId="77777777" w:rsidR="009A1490" w:rsidRDefault="00166726">
      <w:pPr>
        <w:pStyle w:val="Heading1"/>
        <w:rPr/>
      </w:pPr>
    </w:p>
    <w:p w14:paraId="2B79FBB1" w14:textId="77777777" w:rsidR="009A1490" w:rsidRDefault="00166726">
      <w:pPr>
        <w:rPr/>
      </w:pPr>
    </w:p>
    <w:p w14:paraId="01B981E2" w14:textId="77777777" w:rsidR="009A1490" w:rsidRDefault="00166726">
      <w:pPr>
        <w:rPr/>
      </w:pPr>
    </w:p>
    <w:p w14:paraId="44B860A4" w14:textId="77777777" w:rsidR="009A1490" w:rsidRDefault="00166726">
      <w:pPr>
        <w:rPr/>
      </w:pPr>
    </w:p>
    <w:p w14:paraId="70604D7E" w14:textId="77777777" w:rsidR="009A1490" w:rsidRDefault="00166726">
      <w:pPr>
        <w:rPr/>
      </w:pPr>
    </w:p>
    <w:p w14:paraId="3989CA6B" w14:textId="77777777" w:rsidR="009A1490" w:rsidRDefault="00166726">
      <w:pPr>
        <w:pStyle w:val="Heading1"/>
        <w:rPr/>
      </w:pPr>
    </w:p>
    <w:p w14:paraId="76273712" w14:textId="77777777" w:rsidR="009A1490" w:rsidRDefault="00166726">
      <w:pPr>
        <w:pStyle w:val="ListBullet"/>
        <w:rPr/>
      </w:pPr>
    </w:p>
    <w:p w14:paraId="5978A353" w14:textId="77777777" w:rsidR="009A1490" w:rsidRDefault="00166726">
      <w:pPr>
        <w:pStyle w:val="ListBullet"/>
        <w:rPr/>
      </w:pPr>
    </w:p>
    <w:p w14:paraId="041E95AD" w14:textId="77777777" w:rsidR="009A1490" w:rsidRDefault="00166726">
      <w:pPr>
        <w:pStyle w:val="ListBullet"/>
        <w:rPr/>
      </w:pPr>
    </w:p>
    <w:p w14:paraId="2460BE41" w14:textId="77777777" w:rsidR="009A1490" w:rsidRDefault="00166726">
      <w:pPr>
        <w:pStyle w:val="ListBullet"/>
        <w:rPr/>
      </w:pPr>
    </w:p>
    <w:p w14:paraId="2E6F8421" w14:textId="77777777" w:rsidR="009A1490" w:rsidRDefault="00166726">
      <w:pPr>
        <w:pStyle w:val="ListBullet"/>
        <w:rPr/>
      </w:pPr>
    </w:p>
    <w:p w14:paraId="072CA887" w14:textId="77777777" w:rsidR="009A1490" w:rsidRDefault="00166726">
      <w:pPr>
        <w:pStyle w:val="Heading1"/>
        <w:rPr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4"/>
        <w:gridCol w:w="3126"/>
        <w:gridCol w:w="3080"/>
      </w:tblGrid>
      <w:tr w:rsidR="009A1490" w14:paraId="34259305" w14:textId="77777777">
        <w:trPr>
          <w:del w:id="462" w:author="Comparison" w:date="2026-07-05T01:08:00Z" w16du:dateUtc="2026-07-05T05:08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166726">
            <w:pPr>
              <w:rPr/>
            </w:pP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166726">
            <w:pPr>
              <w:rPr/>
            </w:pP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166726">
            <w:pPr>
              <w:rPr/>
            </w:pPr>
          </w:p>
        </w:tc>
      </w:tr>
      <w:tr w:rsidR="009A1490" w14:paraId="76E31DA0" w14:textId="77777777">
        <w:trPr>
          <w:del w:id="469" w:author="Comparison" w:date="2026-07-05T01:08:00Z" w16du:dateUtc="2026-07-05T05:08:00Z"/>
        </w:trPr>
        <w:tc>
          <w:tcPr>
            <w:tcW w:w="3360" w:type="dxa"/>
          </w:tcPr>
          <w:p w14:paraId="2085F45F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/>
            </w:pPr>
          </w:p>
        </w:tc>
      </w:tr>
      <w:tr w:rsidR="009A1490" w14:paraId="735DCCB0" w14:textId="77777777">
        <w:trPr>
          <w:del w:id="473" w:author="Comparison" w:date="2026-07-05T01:08:00Z" w16du:dateUtc="2026-07-05T05:08:00Z"/>
        </w:trPr>
        <w:tc>
          <w:tcPr>
            <w:tcW w:w="3360" w:type="dxa"/>
          </w:tcPr>
          <w:p w14:paraId="01F47758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/>
            </w:pPr>
          </w:p>
        </w:tc>
      </w:tr>
      <w:tr w:rsidR="009A1490" w14:paraId="07FA1BCD" w14:textId="77777777">
        <w:trPr>
          <w:del w:id="477" w:author="Comparison" w:date="2026-07-05T01:08:00Z" w16du:dateUtc="2026-07-05T05:08:00Z"/>
        </w:trPr>
        <w:tc>
          <w:tcPr>
            <w:tcW w:w="3360" w:type="dxa"/>
          </w:tcPr>
          <w:p w14:paraId="70827FBC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/>
            </w:pPr>
          </w:p>
        </w:tc>
      </w:tr>
      <w:tr w:rsidR="009A1490" w14:paraId="360772E0" w14:textId="77777777">
        <w:trPr>
          <w:del w:id="481" w:author="Comparison" w:date="2026-07-05T01:08:00Z" w16du:dateUtc="2026-07-05T05:08:00Z"/>
        </w:trPr>
        <w:tc>
          <w:tcPr>
            <w:tcW w:w="3360" w:type="dxa"/>
          </w:tcPr>
          <w:p w14:paraId="21093FE6" w14:textId="77777777" w:rsidR="009A1490" w:rsidRDefault="00166726">
            <w:pPr>
              <w:rPr/>
            </w:pPr>
          </w:p>
        </w:tc>
        <w:tc>
          <w:tcPr>
            <w:tcW w:w="3360" w:type="dxa"/>
          </w:tcPr>
          <w:p w14:paraId="7AE51C67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/>
            </w:pPr>
          </w:p>
        </w:tc>
      </w:tr>
      <w:tr w:rsidR="009A1490" w14:paraId="17A9C958" w14:textId="77777777">
        <w:trPr>
          <w:del w:id="486" w:author="Comparison" w:date="2026-07-05T01:08:00Z" w16du:dateUtc="2026-07-05T05:08:00Z"/>
        </w:trPr>
        <w:tc>
          <w:tcPr>
            <w:tcW w:w="3360" w:type="dxa"/>
          </w:tcPr>
          <w:p w14:paraId="56CEBBF6" w14:textId="77777777" w:rsidR="009A1490" w:rsidRDefault="00166726">
            <w:pPr>
              <w:rPr/>
            </w:pPr>
          </w:p>
        </w:tc>
        <w:tc>
          <w:tcPr>
            <w:tcW w:w="3360" w:type="dxa"/>
          </w:tcPr>
          <w:p w14:paraId="540DBC3C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/>
            </w:pPr>
          </w:p>
        </w:tc>
      </w:tr>
      <w:tr w:rsidR="009A1490" w14:paraId="679100D4" w14:textId="77777777">
        <w:trPr>
          <w:del w:id="491" w:author="Comparison" w:date="2026-07-05T01:08:00Z" w16du:dateUtc="2026-07-05T05:08:00Z"/>
        </w:trPr>
        <w:tc>
          <w:tcPr>
            <w:tcW w:w="3360" w:type="dxa"/>
          </w:tcPr>
          <w:p w14:paraId="679DFE3F" w14:textId="77777777" w:rsidR="009A1490" w:rsidRDefault="00166726">
            <w:pPr>
              <w:rPr/>
            </w:pPr>
          </w:p>
        </w:tc>
        <w:tc>
          <w:tcPr>
            <w:tcW w:w="3360" w:type="dxa"/>
          </w:tcPr>
          <w:p w14:paraId="332FA974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/>
            </w:pPr>
          </w:p>
        </w:tc>
      </w:tr>
    </w:tbl>
    <w:p w14:paraId="40D9C225" w14:textId="77777777" w:rsidR="009467E5" w:rsidRDefault="009467E5">
      <w:pPr>
        <w:spacing w:line="480" w:lineRule="auto"/>
        <w:pPrChange w:id="496" w:author="Comparison" w:date="2026-07-05T01:08:00Z" w16du:dateUtc="2026-07-05T05:08:00Z">
          <w:pPr/>
        </w:pPrChange>
      </w:pPr>
    </w:p>
    <w:sectPr w:rsidR="009467E5">
      <w:pgSz w:w="12240" w:h="15840"/>
      <w:pgMar w:top="1440" w:right="1440" w:bottom="1440" w:left="1440" w:header="720" w:footer="720" w:gutter="0"/>
      <w:cols w:space="720"/>
      <w:docGrid w:linePitch="0"/>
      <w:sectPrChange w:id="497" w:author="Comparison" w:date="2026-07-05T01:08:00Z" w16du:dateUtc="2026-07-05T05:08:00Z">
        <w:sectPr w:rsidR="009467E5">
          <w:pgMar w:top="936" w:right="1080" w:bottom="936" w:left="108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4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</w:rPr>
        <w:t>Comment on table.</w:t>
      </w:r>
    </w:p>
  </w:comment>
  <w:comment w:id="15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</w:rPr>
        <w:t>Threaded comment on table.</w:t>
      </w:r>
    </w:p>
  </w:comment>
  <w:comment w:id="61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</w:rPr>
        <w:t xml:space="preserve">Complex comment. </w:t>
      </w:r>
    </w:p>
  </w:comment>
  <w:comment w:id="62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2FD4E1" w14:textId="77777777" w:rsidR="00166726" w:rsidRDefault="00166726">
      <w:pPr>
        <w:spacing w:after="0" w:line="240" w:lineRule="auto"/>
      </w:pPr>
      <w:r>
        <w:separator/>
      </w:r>
    </w:p>
  </w:endnote>
  <w:endnote w:type="continuationSeparator" w:id="0">
    <w:p w14:paraId="420322B2" w14:textId="77777777" w:rsidR="00166726" w:rsidRDefault="00166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166726">
    <w:pPr>
      <w:pStyle w:val="Footer"/>
      <w:pPrChange w:id="277" w:author="Comparison" w:date="2026-07-05T01:08:00Z" w16du:dateUtc="2026-07-05T05:08:00Z">
        <w:pPr>
          <w:pStyle w:val="Footer"/>
          <w:jc w:val="right"/>
        </w:pPr>
      </w:pPrChange>
    </w:pPr>
    <w:del w:id="278" w:author="Comparison" w:date="2026-07-05T01:08:00Z" w16du:dateUtc="2026-07-05T05:08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460ED2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460ED2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D30870" w14:textId="77777777" w:rsidR="00166726" w:rsidRDefault="00166726">
      <w:pPr>
        <w:spacing w:after="0" w:line="240" w:lineRule="auto"/>
      </w:pPr>
      <w:r>
        <w:separator/>
      </w:r>
    </w:p>
  </w:footnote>
  <w:footnote w:type="continuationSeparator" w:id="0">
    <w:p w14:paraId="17C8BDD5" w14:textId="77777777" w:rsidR="00166726" w:rsidRDefault="00166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166726">
    <w:pPr>
      <w:pStyle w:val="Header"/>
    </w:pPr>
    <w:del w:id="276" w:author="Comparison" w:date="2026-07-05T01:08:00Z" w16du:dateUtc="2026-07-05T05:08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726"/>
    <w:rsid w:val="0029639D"/>
    <w:rsid w:val="00326F90"/>
    <w:rsid w:val="00435525"/>
    <w:rsid w:val="00460ED2"/>
    <w:rsid w:val="00595F2A"/>
    <w:rsid w:val="005A044D"/>
    <w:rsid w:val="00794C8D"/>
    <w:rsid w:val="007B0CF0"/>
    <w:rsid w:val="009467E5"/>
    <w:rsid w:val="009A1490"/>
    <w:rsid w:val="00AA1D8D"/>
    <w:rsid w:val="00B37A4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7-05T01:08:00Z">
        <w:pPr>
          <w:spacing w:after="200" w:line="276" w:lineRule="auto"/>
        </w:pPr>
      </w:pPrChange>
    </w:pPr>
    <w:rPr>
      <w:rFonts w:ascii="Calibri" w:eastAsia="Times New Roman" w:hAnsi="Calibri" w:cs="Times New Roman"/>
      <w:szCs w:val="20"/>
      <w:rPrChange w:id="0" w:author="Comparison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1900</Words>
  <Characters>10834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2026-07-05T05:08:00Z</dcterms:modified>
  <cp:category/>
</cp:coreProperties>
</file>