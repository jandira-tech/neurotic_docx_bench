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EF19A" w14:textId="77777777" w:rsidR="00C82B27" w:rsidRDefault="00936A2F">
      <w:pPr>
        <w:rPr/>
      </w:pPr>
      <w:r>
        <w:rPr>
          <w:i/>
          <w:iCs/>
          <w:strike/>
        </w:rPr>
        <w:t>Strikethrough and Italic Combo Demo</w:t>
      </w:r>
    </w:p>
    <w:p w14:paraId="123C8CD0" w14:textId="77777777" w:rsidR="0018060C" w:rsidRDefault="00936A2F">
      <w:pPr>
        <w:rPr/>
      </w:pPr>
      <w:r>
        <w:rPr>
          <w:i/>
          <w:iCs/>
          <w:strike/>
        </w:rPr>
        <w:t xml:space="preserve">This </w:t>
      </w:r>
    </w:p>
    <w:p w14:paraId="37F2C3E1" w14:textId="77777777" w:rsidR="00936A2F" w:rsidRPr="00F94915" w:rsidRDefault="007E6509" w:rsidP="00F94915">
      <w:pPr>
        <w:rPr/>
      </w:pPr>
    </w:p>
    <w:p w14:paraId="7751710B" w14:textId="77777777" w:rsidR="00936A2F" w:rsidRDefault="007E6509" w:rsidP="00270EE7">
      <w:pPr>
        <w:pStyle w:val="ListParagraph"/>
        <w:numPr>
          <w:ilvl w:val="0"/>
          <w:numId w:val="1"/>
        </w:numPr>
        <w:rPr/>
      </w:pPr>
    </w:p>
    <w:p w14:paraId="0A6A98D4" w14:textId="77777777" w:rsidR="00936A2F" w:rsidRDefault="007E6509" w:rsidP="00270EE7">
      <w:pPr>
        <w:pStyle w:val="ListParagraph"/>
        <w:numPr>
          <w:ilvl w:val="1"/>
          <w:numId w:val="1"/>
        </w:numPr>
        <w:rPr/>
      </w:pPr>
    </w:p>
    <w:p w14:paraId="3675AACC" w14:textId="77777777" w:rsidR="00936A2F" w:rsidRDefault="007E6509" w:rsidP="00270EE7">
      <w:pPr>
        <w:pStyle w:val="ListParagraph"/>
        <w:numPr>
          <w:ilvl w:val="1"/>
          <w:numId w:val="1"/>
        </w:numPr>
        <w:rPr/>
      </w:pPr>
      <w:r>
        <w:rPr>
          <w:i/>
          <w:strike/>
          <w:rPrChange w:id="13" w:author="Author" w:date="2026-06-29T11:22:00Z" w16du:dateUtc="2026-06-29T15:22:00Z">
            <w:rPr/>
          </w:rPrChange>
        </w:rPr>
        <w:t>document</w:t>
      </w:r>
      <w:r w:rsidR="00936A2F">
        <w:rPr>
          <w:i/>
          <w:iCs/>
          <w:strike/>
        </w:rPr>
        <w:t xml:space="preserve"> combines strikethrough</w:t>
      </w:r>
    </w:p>
    <w:p w14:paraId="5B262D46" w14:textId="77777777" w:rsidR="00936A2F" w:rsidRDefault="007E6509" w:rsidP="00270EE7">
      <w:pPr>
        <w:pStyle w:val="ListParagraph"/>
        <w:numPr>
          <w:ilvl w:val="0"/>
          <w:numId w:val="1"/>
        </w:numPr>
        <w:rPr/>
      </w:pPr>
    </w:p>
    <w:p w14:paraId="62A3B61C" w14:textId="77777777" w:rsidR="00936A2F" w:rsidRDefault="007E6509" w:rsidP="00270EE7">
      <w:pPr>
        <w:pStyle w:val="ListParagraph"/>
        <w:numPr>
          <w:ilvl w:val="1"/>
          <w:numId w:val="1"/>
        </w:numPr>
        <w:rPr/>
      </w:pPr>
    </w:p>
    <w:p w14:paraId="3D8E4EA7" w14:textId="77777777" w:rsidR="00936A2F" w:rsidRDefault="007E6509" w:rsidP="00270EE7">
      <w:pPr>
        <w:pStyle w:val="ListParagraph"/>
        <w:numPr>
          <w:ilvl w:val="1"/>
          <w:numId w:val="1"/>
        </w:numPr>
        <w:rPr/>
      </w:pPr>
    </w:p>
    <w:p w14:paraId="176C2786" w14:textId="77777777" w:rsidR="00936A2F" w:rsidRDefault="007E6509" w:rsidP="00270EE7">
      <w:pPr>
        <w:pStyle w:val="ListParagraph"/>
        <w:numPr>
          <w:ilvl w:val="1"/>
          <w:numId w:val="1"/>
        </w:numPr>
        <w:rPr/>
      </w:pPr>
    </w:p>
    <w:p w14:paraId="2B3504C4" w14:textId="77777777" w:rsidR="00936A2F" w:rsidRDefault="007E6509" w:rsidP="00270EE7">
      <w:pPr>
        <w:pStyle w:val="ListParagraph"/>
        <w:numPr>
          <w:ilvl w:val="2"/>
          <w:numId w:val="1"/>
        </w:numPr>
        <w:rPr/>
      </w:pPr>
    </w:p>
    <w:p w14:paraId="2C0498D0" w14:textId="77777777" w:rsidR="00936A2F" w:rsidRDefault="007E6509" w:rsidP="00270EE7">
      <w:pPr>
        <w:pStyle w:val="ListParagraph"/>
        <w:numPr>
          <w:ilvl w:val="0"/>
          <w:numId w:val="1"/>
        </w:numPr>
        <w:rPr/>
      </w:pPr>
    </w:p>
    <w:p w14:paraId="47673396" w14:textId="77777777" w:rsidR="00936A2F" w:rsidRDefault="007E6509">
      <w:pPr>
        <w:pPrChange w:id="28" w:author="Author" w:date="2026-06-29T11:22:00Z" w16du:dateUtc="2026-06-29T15:22:00Z">
          <w:pPr>
            <w:pStyle w:val="ListParagraph"/>
            <w:numPr>
              <w:ilvl w:val="1"/>
              <w:numId w:val="1"/>
            </w:numPr>
            <w:ind w:hanging="360"/>
          </w:pPr>
        </w:pPrChange>
      </w:pPr>
      <w:r>
        <w:rPr>
          <w:i/>
          <w:strike/>
          <w:rPrChange w:id="30" w:author="Author" w:date="2026-06-29T11:22:00Z" w16du:dateUtc="2026-06-29T15:22:00Z">
            <w:rPr/>
          </w:rPrChange>
        </w:rPr>
        <w:t xml:space="preserve"> with </w:t>
      </w:r>
      <w:r w:rsidR="00936A2F">
        <w:rPr>
          <w:i/>
          <w:iCs/>
          <w:strike/>
        </w:rPr>
        <w:t>italic</w:t>
      </w:r>
      <w:r>
        <w:rPr>
          <w:i/>
          <w:strike/>
          <w:rPrChange w:id="33" w:author="Author" w:date="2026-06-29T11:22:00Z" w16du:dateUtc="2026-06-29T15:22:00Z">
            <w:rPr/>
          </w:rPrChange>
        </w:rPr>
        <w:t>.</w:t>
      </w:r>
    </w:p>
    <w:p w14:paraId="5D32DB08" w14:textId="77777777" w:rsidR="00936A2F" w:rsidRDefault="007E6509" w:rsidP="008B7E91">
      <w:pPr>
        <w:spacing w:after="480"/>
        <w:rPr/>
      </w:pPr>
    </w:p>
    <w:p w14:paraId="03099E12" w14:textId="77777777" w:rsidR="00936A2F" w:rsidRDefault="007E6509">
      <w:pPr>
        <w:rPr/>
      </w:pPr>
    </w:p>
    <w:p w14:paraId="2301DC0D" w14:textId="77777777" w:rsidR="00936A2F" w:rsidRDefault="007E6509" w:rsidP="008B7E91">
      <w:pPr>
        <w:spacing w:before="800"/>
        <w:rPr/>
      </w:pPr>
    </w:p>
    <w:p w14:paraId="1963AB74" w14:textId="77777777" w:rsidR="00936A2F" w:rsidRDefault="007E6509" w:rsidP="00C92A32">
      <w:pPr>
        <w:pStyle w:val="Heading1"/>
        <w:rPr/>
      </w:pPr>
    </w:p>
    <w:p w14:paraId="1FB54B9F" w14:textId="77777777" w:rsidR="00936A2F" w:rsidRPr="00C92A32" w:rsidRDefault="007E6509" w:rsidP="00C92A32">
      <w:pPr>
        <w:pStyle w:val="Heading2"/>
        <w:rPr/>
      </w:pPr>
      <w:r>
        <w:rPr>
          <w:i/>
          <w:strike/>
          <w:rPrChange w:id="43" w:author="Author" w:date="2026-06-29T11:22:00Z" w16du:dateUtc="2026-06-29T15:22:00Z">
            <w:rPr/>
          </w:rPrChange>
        </w:rPr>
        <w:t xml:space="preserve">This </w:t>
      </w:r>
      <w:r w:rsidR="00936A2F">
        <w:rPr>
          <w:i/>
          <w:iCs/>
          <w:strike/>
        </w:rPr>
        <w:t xml:space="preserve">text </w:t>
      </w:r>
      <w:r>
        <w:rPr>
          <w:i/>
          <w:strike/>
          <w:rPrChange w:id="45" w:author="Author" w:date="2026-06-29T11:22:00Z" w16du:dateUtc="2026-06-29T15:22:00Z">
            <w:rPr/>
          </w:rPrChange>
        </w:rPr>
        <w:t xml:space="preserve">is </w:t>
      </w:r>
      <w:r w:rsidR="00936A2F">
        <w:rPr>
          <w:i/>
          <w:iCs/>
          <w:strike/>
        </w:rPr>
        <w:t>struck through and italic simultaneously.</w:t>
      </w:r>
    </w:p>
    <w:p w14:paraId="0922DB5F" w14:textId="77777777" w:rsidR="00936A2F" w:rsidRDefault="007E6509">
      <w:pPr>
        <w:rPr/>
      </w:pPr>
    </w:p>
    <w:p w14:paraId="19467F5D" w14:textId="77777777" w:rsidR="00936A2F" w:rsidRDefault="007E6509" w:rsidP="00C92A32">
      <w:pPr>
        <w:pStyle w:val="Heading1"/>
        <w:rPr/>
      </w:pPr>
    </w:p>
    <w:p w14:paraId="4090E0F0" w14:textId="77777777" w:rsidR="00936A2F" w:rsidRDefault="007E6509">
      <w:pPr>
        <w:rPr/>
      </w:pPr>
    </w:p>
    <w:p w14:paraId="11121BFA" w14:textId="77777777" w:rsidR="00936A2F" w:rsidRDefault="007E6509" w:rsidP="00C92A32">
      <w:pPr>
        <w:pStyle w:val="Heading2"/>
        <w:rPr/>
      </w:pPr>
    </w:p>
    <w:p w14:paraId="7EC7EF8D" w14:textId="77777777" w:rsidR="00936A2F" w:rsidRDefault="007E6509">
      <w:pPr>
        <w:rPr/>
      </w:pPr>
    </w:p>
    <w:p w14:paraId="573DFB18" w14:textId="77777777" w:rsidR="00936A2F" w:rsidRDefault="007E6509">
      <w:pPr>
        <w:rPr/>
      </w:pPr>
    </w:p>
    <w:sdt>
      <w:sdtPr>
        <w:alias w:val="RichTextContentControl"/>
        <w:tag w:val="RichTextContentControl"/>
        <w:id w:val="1111861867"/>
      </w:sdtPr>
      <w:sdtEndPr/>
      <w:sdtContent>
        <w:p w14:paraId="7FD69FC2" w14:textId="77777777" w:rsidR="00936A2F" w:rsidRDefault="007E6509">
          <w:pPr>
            <w:rPr/>
          </w:pPr>
          <w:del w:id="6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936A2F" w:rsidRDefault="007E6509">
      <w:pPr>
        <w:rPr/>
      </w:pPr>
      <w:sdt>
        <w:sdtPr>
          <w:alias w:val="Plain text content control"/>
          <w:tag w:val="Plain text content control"/>
          <w:id w:val="-329529258"/>
          <w:text/>
        </w:sdtPr>
        <w:sdtEndPr/>
        <w:sdtContent>
          <w:del w:id="65" w:author="Author" w:date="2026-06-29T11:22:00Z" w16du:dateUtc="2026-06-29T15:22:00Z">
            <w:r>
              <w:delText>make your document look professionally</w:delText>
            </w:r>
          </w:del>
        </w:sdtContent>
      </w:sdt>
    </w:p>
    <w:sdt>
      <w:sdtPr>
        <w:id w:val="-132646417"/>
        <w:picture/>
      </w:sdtPr>
      <w:sdtEndPr/>
      <w:sdtContent>
        <w:p w14:paraId="28B70BED" w14:textId="77777777" w:rsidR="00936A2F" w:rsidRDefault="007E6509">
          <w:r>
            <w:rPr>
              <w:noProof/>
            </w:rPr>
            <w:drawing>
              <wp:inline distT="0" distB="0" distL="0" distR="0" wp14:anchorId="3F768D1D" wp14:editId="3B5F0631">
                <wp:extent cx="1896761" cy="151582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936A2F"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936A2F" w:rsidRDefault="007E6509">
          <w:pPr>
            <w:rPr/>
          </w:pPr>
          <w:del w:id="68" w:author="Author" w:date="2026-06-29T11:22:00Z" w16du:dateUtc="2026-06-29T15:22:00Z">
            <w:r>
              <w:delText>Two</w:delText>
            </w:r>
          </w:del>
        </w:p>
      </w:sdtContent>
    </w:sdt>
    <w:p w14:paraId="30E8E50B" w14:textId="77777777" w:rsidR="00936A2F" w:rsidRDefault="007E6509">
      <w:pPr>
        <w:rPr/>
      </w:pPr>
    </w:p>
    <w:p w14:paraId="71A7AA3D" w14:textId="77777777" w:rsidR="00936A2F" w:rsidRDefault="00936A2F">
      <w:pPr>
        <w:rPr/>
        <w:sectPr w:rsidR="00CF781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483ADECB" w14:textId="77777777" w:rsidR="00936A2F" w:rsidRDefault="007E6509" w:rsidP="005E2746">
      <w:pPr>
        <w:pBdr>
          <w:top w:val="single" w:sz="4" w:space="1" w:color="auto"/>
          <w:left w:val="single" w:sz="4" w:space="4" w:color="auto"/>
          <w:bottom w:val="single" w:sz="4" w:space="1" w:color="auto"/>
          <w:right w:val="single" w:sz="4" w:space="4" w:color="auto"/>
        </w:pBdr>
        <w:rPr/>
      </w:pPr>
    </w:p>
    <w:customXmlDelRangeStart w:id="75" w:author="Author" w:date="2026-06-29T11:22:00Z"/>
    <w:sdt>
      <w:sdtPr>
        <w:rPr>
          <w:b w:val="0"/>
          <w:bCs w:val="0"/>
          <w:noProof/>
          <w:color w:val="auto"/>
        </w:rPr>
        <w:alias w:val="MyTable"/>
        <w:tag w:val="MyTable"/>
        <w:id w:val="354002298"/>
      </w:sdtPr>
      <w:sdtEndPr>
        <w:rPr>
          <w:noProof w:val="0"/>
        </w:rPr>
      </w:sdtEndPr>
      <w:sdtContent>
        <w:customXmlDelRangeEnd w:id="75"/>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77" w:author="Author" w:date="2026-06-29T11:22:00Z"/>
              <w:sdt>
                <w:sdtPr>
                  <w:rPr>
                    <w:noProof/>
                  </w:rPr>
                  <w:alias w:val="Latin1"/>
                  <w:tag w:val="Latin1"/>
                  <w:id w:val="1646851742"/>
                </w:sdtPr>
                <w:sdtEndPr/>
                <w:sdtContent>
                  <w:customXmlDelRangeEnd w:id="77"/>
                  <w:p w14:paraId="1581FCAC" w14:textId="77777777" w:rsidR="00936A2F" w:rsidRDefault="007E6509">
                    <w:pPr>
                      <w:rPr/>
                    </w:pPr>
                    <w:del w:id="79" w:author="Author" w:date="2026-06-29T11:22:00Z" w16du:dateUtc="2026-06-29T15:22:00Z">
                      <w:r>
                        <w:rPr>
                          <w:noProof/>
                        </w:rPr>
                        <w:delText>Lorem ipsum dolor sit amet</w:delText>
                      </w:r>
                    </w:del>
                  </w:p>
                  <w:customXmlDelRangeStart w:id="80" w:author="Author" w:date="2026-06-29T11:22:00Z"/>
                </w:sdtContent>
              </w:sdt>
              <w:customXmlDelRangeEnd w:id="80"/>
            </w:tc>
            <w:tc>
              <w:tcPr>
                <w:tcW w:w="3117" w:type="dxa"/>
              </w:tcPr>
              <w:customXmlDelRangeStart w:id="81" w:author="Author" w:date="2026-06-29T11:22:00Z"/>
              <w:sdt>
                <w:sdtPr>
                  <w:rPr>
                    <w:noProof/>
                  </w:rPr>
                  <w:alias w:val="Latin2"/>
                  <w:tag w:val="Latin2"/>
                  <w:id w:val="1730795754"/>
                </w:sdtPr>
                <w:sdtEndPr/>
                <w:sdtContent>
                  <w:customXmlDelRangeEnd w:id="81"/>
                  <w:p w14:paraId="36C70DAE"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del w:id="83" w:author="Author" w:date="2026-06-29T11:22:00Z" w16du:dateUtc="2026-06-29T15:22:00Z">
                      <w:r>
                        <w:rPr>
                          <w:noProof/>
                        </w:rPr>
                        <w:delText>Consectetuer adipiscing elit</w:delText>
                      </w:r>
                    </w:del>
                  </w:p>
                  <w:customXmlDelRangeStart w:id="84" w:author="Author" w:date="2026-06-29T11:22:00Z"/>
                </w:sdtContent>
              </w:sdt>
              <w:customXmlDelRangeEnd w:id="84"/>
            </w:tc>
            <w:tc>
              <w:tcPr>
                <w:tcW w:w="3117" w:type="dxa"/>
              </w:tcPr>
              <w:customXmlDelRangeStart w:id="85" w:author="Author" w:date="2026-06-29T11:22:00Z"/>
              <w:sdt>
                <w:sdtPr>
                  <w:rPr>
                    <w:noProof/>
                  </w:rPr>
                  <w:alias w:val="Latin3"/>
                  <w:tag w:val="Latin3"/>
                  <w:id w:val="-88469536"/>
                </w:sdtPr>
                <w:sdtEndPr/>
                <w:sdtContent>
                  <w:customXmlDelRangeEnd w:id="85"/>
                  <w:p w14:paraId="0D6492B9" w14:textId="77777777" w:rsidR="00936A2F" w:rsidRDefault="007E6509">
                    <w:pPr>
                      <w:cnfStyle w:val="100000000000" w:firstRow="1" w:lastRow="0" w:firstColumn="0" w:lastColumn="0" w:oddVBand="0" w:evenVBand="0" w:oddHBand="0" w:evenHBand="0" w:firstRowFirstColumn="0" w:firstRowLastColumn="0" w:lastRowFirstColumn="0" w:lastRowLastColumn="0"/>
                      <w:rPr/>
                    </w:pPr>
                    <w:del w:id="87" w:author="Author" w:date="2026-06-29T11:22:00Z" w16du:dateUtc="2026-06-29T15:22:00Z">
                      <w:r>
                        <w:rPr>
                          <w:noProof/>
                        </w:rPr>
                        <w:delText>Maecenas porttitor congue massa.</w:delText>
                      </w:r>
                    </w:del>
                  </w:p>
                  <w:customXmlDelRangeStart w:id="88" w:author="Author" w:date="2026-06-29T11:22:00Z"/>
                </w:sdtContent>
              </w:sdt>
              <w:customXmlDelRangeEnd w:id="88"/>
            </w:tc>
          </w:tr>
          <w:customXmlDelRangeStart w:id="89" w:author="Author" w:date="2026-06-29T11:22:00Z"/>
          <w:sdt>
            <w:sdtPr>
              <w:rPr>
                <w:b w:val="0"/>
                <w:bCs w:val="0"/>
              </w:rPr>
              <w:alias w:val="Row1"/>
              <w:tag w:val="Row1"/>
              <w:id w:val="2087339449"/>
            </w:sdtPr>
            <w:sdtEndPr/>
            <w:sdtContent>
              <w:customXmlDelRangeEnd w:id="89"/>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9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91" w:author="Author" w:date="2026-06-29T11:22:00Z"/>
                  <w:sdt>
                    <w:sdtPr>
                      <w:alias w:val="Data11"/>
                      <w:tag w:val="Data11"/>
                      <w:id w:val="1641614218"/>
                      <w:text/>
                    </w:sdtPr>
                    <w:sdtEndPr/>
                    <w:sdtContent>
                      <w:customXmlDelRangeEnd w:id="91"/>
                      <w:p w14:paraId="2A2ECE4B" w14:textId="77777777" w:rsidR="00936A2F" w:rsidRDefault="007E6509">
                        <w:pPr>
                          <w:rPr/>
                        </w:pPr>
                        <w:del w:id="93" w:author="Author" w:date="2026-06-29T11:22:00Z" w16du:dateUtc="2026-06-29T15:22:00Z">
                          <w:r>
                            <w:delText>100</w:delText>
                          </w:r>
                        </w:del>
                      </w:p>
                      <w:customXmlDelRangeStart w:id="94" w:author="Author" w:date="2026-06-29T11:22:00Z"/>
                    </w:sdtContent>
                  </w:sdt>
                  <w:customXmlDelRangeEnd w:id="94"/>
                </w:tc>
                <w:tc>
                  <w:tcPr>
                    <w:tcW w:w="3117" w:type="dxa"/>
                  </w:tcPr>
                  <w:customXmlDelRangeStart w:id="95" w:author="Author" w:date="2026-06-29T11:22:00Z"/>
                  <w:sdt>
                    <w:sdtPr>
                      <w:alias w:val="Data12"/>
                      <w:tag w:val="Data12"/>
                      <w:id w:val="184647321"/>
                      <w:text/>
                    </w:sdtPr>
                    <w:sdtEndPr/>
                    <w:sdtContent>
                      <w:customXmlDelRangeEnd w:id="95"/>
                      <w:p w14:paraId="60ACCD8A" w14:textId="77777777" w:rsidR="00936A2F" w:rsidRDefault="007E6509">
                        <w:pPr>
                          <w:cnfStyle w:val="000000100000" w:firstRow="0" w:lastRow="0" w:firstColumn="0" w:lastColumn="0" w:oddVBand="0" w:evenVBand="0" w:oddHBand="1" w:evenHBand="0" w:firstRowFirstColumn="0" w:firstRowLastColumn="0" w:lastRowFirstColumn="0" w:lastRowLastColumn="0"/>
                          <w:rPr/>
                        </w:pPr>
                        <w:del w:id="97" w:author="Author" w:date="2026-06-29T11:22:00Z" w16du:dateUtc="2026-06-29T15:22:00Z">
                          <w:r>
                            <w:delText>200</w:delText>
                          </w:r>
                        </w:del>
                      </w:p>
                      <w:customXmlDelRangeStart w:id="98" w:author="Author" w:date="2026-06-29T11:22:00Z"/>
                    </w:sdtContent>
                  </w:sdt>
                  <w:customXmlDelRangeEnd w:id="98"/>
                </w:tc>
                <w:tc>
                  <w:tcPr>
                    <w:tcW w:w="3117" w:type="dxa"/>
                  </w:tcPr>
                  <w:customXmlDelRangeStart w:id="99" w:author="Author" w:date="2026-06-29T11:22:00Z"/>
                  <w:sdt>
                    <w:sdtPr>
                      <w:alias w:val="Data13"/>
                      <w:tag w:val="Data13"/>
                      <w:id w:val="131915776"/>
                      <w:text/>
                    </w:sdtPr>
                    <w:sdtEndPr/>
                    <w:sdtContent>
                      <w:customXmlDelRangeEnd w:id="99"/>
                      <w:p w14:paraId="60560D1C" w14:textId="77777777" w:rsidR="00936A2F" w:rsidRDefault="007E6509">
                        <w:pPr>
                          <w:cnfStyle w:val="000000100000" w:firstRow="0" w:lastRow="0" w:firstColumn="0" w:lastColumn="0" w:oddVBand="0" w:evenVBand="0" w:oddHBand="1" w:evenHBand="0" w:firstRowFirstColumn="0" w:firstRowLastColumn="0" w:lastRowFirstColumn="0" w:lastRowLastColumn="0"/>
                          <w:rPr/>
                        </w:pPr>
                        <w:del w:id="101" w:author="Author" w:date="2026-06-29T11:22:00Z" w16du:dateUtc="2026-06-29T15:22:00Z">
                          <w:r>
                            <w:delText>300</w:delText>
                          </w:r>
                        </w:del>
                      </w:p>
                      <w:customXmlDelRangeStart w:id="102" w:author="Author" w:date="2026-06-29T11:22:00Z"/>
                    </w:sdtContent>
                  </w:sdt>
                  <w:customXmlDelRangeEnd w:id="102"/>
                </w:tc>
              </w:tr>
              <w:customXmlDelRangeStart w:id="103" w:author="Author" w:date="2026-06-29T11:22:00Z"/>
            </w:sdtContent>
          </w:sdt>
          <w:customXmlDelRangeEnd w:id="103"/>
          <w:customXmlDelRangeStart w:id="104" w:author="Author" w:date="2026-06-29T11:22:00Z"/>
          <w:sdt>
            <w:sdtPr>
              <w:rPr>
                <w:b w:val="0"/>
                <w:bCs w:val="0"/>
              </w:rPr>
              <w:alias w:val="Row2"/>
              <w:tag w:val="Row2"/>
              <w:id w:val="1563601403"/>
            </w:sdtPr>
            <w:sdtEndPr/>
            <w:sdtContent>
              <w:customXmlDelRangeEnd w:id="104"/>
              <w:tr w:rsidR="00C4274D" w14:paraId="68A60E71" w14:textId="77777777" w:rsidTr="00665111">
                <w:trPr>
                  <w:del w:id="105"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6" w:author="Author" w:date="2026-06-29T11:22:00Z"/>
                  <w:sdt>
                    <w:sdtPr>
                      <w:alias w:val="Data21"/>
                      <w:tag w:val="Data21"/>
                      <w:id w:val="-1031330684"/>
                      <w:text/>
                    </w:sdtPr>
                    <w:sdtEndPr/>
                    <w:sdtContent>
                      <w:customXmlDelRangeEnd w:id="106"/>
                      <w:p w14:paraId="576927AA" w14:textId="77777777" w:rsidR="00936A2F" w:rsidRDefault="007E6509">
                        <w:pPr>
                          <w:rPr/>
                        </w:pPr>
                        <w:del w:id="108" w:author="Author" w:date="2026-06-29T11:22:00Z" w16du:dateUtc="2026-06-29T15:22:00Z">
                          <w:r>
                            <w:delText>400</w:delText>
                          </w:r>
                        </w:del>
                      </w:p>
                      <w:customXmlDelRangeStart w:id="109" w:author="Author" w:date="2026-06-29T11:22:00Z"/>
                    </w:sdtContent>
                  </w:sdt>
                  <w:customXmlDelRangeEnd w:id="109"/>
                </w:tc>
                <w:tc>
                  <w:tcPr>
                    <w:tcW w:w="3117" w:type="dxa"/>
                  </w:tcPr>
                  <w:customXmlDelRangeStart w:id="110" w:author="Author" w:date="2026-06-29T11:22:00Z"/>
                  <w:sdt>
                    <w:sdtPr>
                      <w:alias w:val="Data22"/>
                      <w:tag w:val="Data22"/>
                      <w:id w:val="560603829"/>
                      <w:text/>
                    </w:sdtPr>
                    <w:sdtEndPr/>
                    <w:sdtContent>
                      <w:customXmlDelRangeEnd w:id="110"/>
                      <w:p w14:paraId="7823894F" w14:textId="77777777" w:rsidR="00936A2F" w:rsidRDefault="007E6509">
                        <w:pPr>
                          <w:cnfStyle w:val="000000000000" w:firstRow="0" w:lastRow="0" w:firstColumn="0" w:lastColumn="0" w:oddVBand="0" w:evenVBand="0" w:oddHBand="0" w:evenHBand="0" w:firstRowFirstColumn="0" w:firstRowLastColumn="0" w:lastRowFirstColumn="0" w:lastRowLastColumn="0"/>
                          <w:rPr/>
                        </w:pPr>
                        <w:del w:id="112" w:author="Author" w:date="2026-06-29T11:22:00Z" w16du:dateUtc="2026-06-29T15:22:00Z">
                          <w:r>
                            <w:delText>500</w:delText>
                          </w:r>
                        </w:del>
                      </w:p>
                      <w:customXmlDelRangeStart w:id="113" w:author="Author" w:date="2026-06-29T11:22:00Z"/>
                    </w:sdtContent>
                  </w:sdt>
                  <w:customXmlDelRangeEnd w:id="113"/>
                </w:tc>
                <w:tc>
                  <w:tcPr>
                    <w:tcW w:w="3117" w:type="dxa"/>
                  </w:tcPr>
                  <w:customXmlDelRangeStart w:id="114" w:author="Author" w:date="2026-06-29T11:22:00Z"/>
                  <w:sdt>
                    <w:sdtPr>
                      <w:alias w:val="Data23"/>
                      <w:tag w:val="Data23"/>
                      <w:id w:val="-847252032"/>
                      <w:text/>
                    </w:sdtPr>
                    <w:sdtEndPr/>
                    <w:sdtContent>
                      <w:customXmlDelRangeEnd w:id="114"/>
                      <w:p w14:paraId="065792C4" w14:textId="77777777" w:rsidR="00936A2F" w:rsidRDefault="007E6509">
                        <w:pPr>
                          <w:cnfStyle w:val="000000000000" w:firstRow="0" w:lastRow="0" w:firstColumn="0" w:lastColumn="0" w:oddVBand="0" w:evenVBand="0" w:oddHBand="0" w:evenHBand="0" w:firstRowFirstColumn="0" w:firstRowLastColumn="0" w:lastRowFirstColumn="0" w:lastRowLastColumn="0"/>
                          <w:rPr/>
                        </w:pPr>
                        <w:del w:id="116" w:author="Author" w:date="2026-06-29T11:22:00Z" w16du:dateUtc="2026-06-29T15:22:00Z">
                          <w:r>
                            <w:delText>600</w:delText>
                          </w:r>
                        </w:del>
                      </w:p>
                      <w:customXmlDelRangeStart w:id="117" w:author="Author" w:date="2026-06-29T11:22:00Z"/>
                    </w:sdtContent>
                  </w:sdt>
                  <w:customXmlDelRangeEnd w:id="117"/>
                </w:tc>
              </w:tr>
              <w:customXmlDelRangeStart w:id="118" w:author="Author" w:date="2026-06-29T11:22:00Z"/>
            </w:sdtContent>
          </w:sdt>
          <w:customXmlDelRangeEnd w:id="118"/>
        </w:tbl>
        <w:customXmlDelRangeStart w:id="119" w:author="Author" w:date="2026-06-29T11:22:00Z"/>
      </w:sdtContent>
    </w:sdt>
    <w:customXmlDelRangeEnd w:id="119"/>
    <w:p w14:paraId="4584E974" w14:textId="77777777" w:rsidR="00936A2F" w:rsidRDefault="00936A2F" w:rsidP="00C4274D">
      <w:pPr>
        <w:rPr/>
      </w:pPr>
    </w:p>
    <w:sdt>
      <w:sdtPr>
        <w:alias w:val="RichTextContentControl"/>
        <w:tag w:val="RichTextContentControl"/>
        <w:id w:val="873813965"/>
      </w:sdtPr>
      <w:sdtEndPr/>
      <w:sdtContent>
        <w:p w14:paraId="16FCF045" w14:textId="77777777" w:rsidR="00936A2F" w:rsidRDefault="007E6509">
          <w:pPr>
            <w:rPr/>
          </w:pPr>
          <w:del w:id="122" w:author="Author" w:date="2026-06-29T11:22:00Z" w16du:dateUtc="2026-06-29T15:2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936A2F" w:rsidRDefault="007E6509">
      <w:pPr>
        <w:rPr/>
      </w:pPr>
      <w:sdt>
        <w:sdtPr>
          <w:alias w:val="Plain text content control"/>
          <w:tag w:val="Plain text content control"/>
          <w:id w:val="-1477523936"/>
          <w:text/>
        </w:sdtPr>
        <w:sdtEndPr/>
        <w:sdtContent>
          <w:del w:id="125" w:author="Author" w:date="2026-06-29T11:22:00Z" w16du:dateUtc="2026-06-29T15:22:00Z">
            <w:r>
              <w:delText>make your document look professionally</w:delText>
            </w:r>
          </w:del>
        </w:sdtContent>
      </w:sdt>
    </w:p>
    <w:sdt>
      <w:sdtPr>
        <w:id w:val="615948864"/>
        <w:picture/>
      </w:sdtPr>
      <w:sdtEndPr/>
      <w:sdtContent>
        <w:p w14:paraId="36DBE2A5" w14:textId="77777777" w:rsidR="00936A2F" w:rsidRDefault="007E6509">
          <w:r>
            <w:rPr>
              <w:noProof/>
            </w:rPr>
            <w:drawing>
              <wp:inline distT="0" distB="0" distL="0" distR="0" wp14:anchorId="0795BA59" wp14:editId="6B362A23">
                <wp:extent cx="1896761" cy="151582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2"/>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936A2F"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936A2F" w:rsidRDefault="007E6509">
          <w:pPr>
            <w:rPr/>
          </w:pPr>
          <w:del w:id="128" w:author="Author" w:date="2026-06-29T11:22:00Z" w16du:dateUtc="2026-06-29T15:22:00Z">
            <w:r>
              <w:delText>Two</w:delText>
            </w:r>
          </w:del>
        </w:p>
      </w:sdtContent>
    </w:sdt>
    <w:p w14:paraId="337FAE81" w14:textId="77777777" w:rsidR="00936A2F" w:rsidRDefault="007E6509">
      <w:pPr>
        <w:rPr/>
      </w:pPr>
    </w:p>
    <w:sdt>
      <w:sdtPr>
        <w:id w:val="289707828"/>
        <w:docPartObj>
          <w:docPartGallery w:val="Cover Pages"/>
          <w:docPartUnique/>
        </w:docPartObj>
      </w:sdtPr>
      <w:sdtEndPr/>
      <w:sdtContent>
        <w:p w14:paraId="4456598A" w14:textId="77777777" w:rsidR="00936A2F" w:rsidRDefault="007E6509">
          <w:pPr>
            <w:rPr/>
          </w:pPr>
          <w:del w:id="132" w:author="Author" w:date="2026-06-29T11:22:00Z" w16du:dateUtc="2026-06-29T15:22: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936A2F" w:rsidRDefault="00936A2F">
                                  <w:pPr>
                                    <w:pStyle w:val="NoSpacing"/>
                                    <w:rPr>
                                      <w:noProof/>
                                      <w:color w:val="44546A" w:themeColor="text2"/>
                                    </w:rPr>
                                  </w:pPr>
                                  <w:customXmlDelRangeStart w:id="134"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4"/>
                                      <w:del w:id="135" w:author="Author" w:date="2026-06-29T11:22:00Z" w16du:dateUtc="2026-06-29T15:22:00Z">
                                        <w:r w:rsidR="007E6509">
                                          <w:rPr>
                                            <w:noProof/>
                                            <w:color w:val="44546A" w:themeColor="text2"/>
                                          </w:rPr>
                                          <w:delText>Eric White</w:delText>
                                        </w:r>
                                      </w:del>
                                      <w:customXmlDelRangeStart w:id="136" w:author="Author" w:date="2026-06-29T11:22:00Z"/>
                                    </w:sdtContent>
                                  </w:sdt>
                                  <w:customXmlDelRangeEnd w:id="13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7777777" w:rsidR="00936A2F" w:rsidRDefault="00936A2F">
                            <w:pPr>
                              <w:pStyle w:val="NoSpacing"/>
                              <w:rPr>
                                <w:noProof/>
                                <w:color w:val="44546A" w:themeColor="text2"/>
                              </w:rPr>
                            </w:pPr>
                            <w:customXmlDelRangeStart w:id="138" w:author="Author" w:date="2026-06-29T11:2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38"/>
                                <w:del w:id="139" w:author="Author" w:date="2026-06-29T11:22:00Z" w16du:dateUtc="2026-06-29T15:22:00Z">
                                  <w:r w:rsidR="007E6509">
                                    <w:rPr>
                                      <w:noProof/>
                                      <w:color w:val="44546A" w:themeColor="text2"/>
                                    </w:rPr>
                                    <w:delText>Eric White</w:delText>
                                  </w:r>
                                </w:del>
                                <w:customXmlDelRangeStart w:id="140" w:author="Author" w:date="2026-06-29T11:22:00Z"/>
                              </w:sdtContent>
                            </w:sdt>
                            <w:customXmlDelRangeEnd w:id="140"/>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36A2F" w:rsidRDefault="00936A2F">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deeaf6 [660]" stroked="f" strokeweight="1pt">
                      <v:fill color2="#9cc2e5 [1940]" rotate="t" focus="100%" type="gradient">
                        <o:fill v:ext="view" type="gradientUnscaled"/>
                      </v:fill>
                      <v:textbox inset="21.6pt,,21.6pt">
                        <w:txbxContent>
                          <w:p w14:paraId="0F5FC56C" w14:textId="77777777" w:rsidR="00936A2F" w:rsidRDefault="00936A2F">
                            <w:pPr>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936A2F" w:rsidRDefault="00936A2F">
                                  <w:pPr>
                                    <w:spacing w:before="240"/>
                                    <w:jc w:val="center"/>
                                    <w:rPr>
                                      <w:color w:val="FFFFFF" w:themeColor="background1"/>
                                    </w:rPr>
                                  </w:pPr>
                                  <w:customXmlDelRangeStart w:id="144"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4"/>
                                      <w:del w:id="145" w:author="Author" w:date="2026-06-29T11:22:00Z" w16du:dateUtc="2026-06-29T15:22:00Z">
                                        <w:r w:rsidR="007E6509">
                                          <w:rPr>
                                            <w:color w:val="FFFFFF" w:themeColor="background1"/>
                                          </w:rPr>
                                          <w:delText>This is my interesting abstract</w:delText>
                                        </w:r>
                                      </w:del>
                                      <w:customXmlDelRangeStart w:id="146" w:author="Author" w:date="2026-06-29T11:22:00Z"/>
                                    </w:sdtContent>
                                  </w:sdt>
                                  <w:customXmlDelRangeEnd w:id="146"/>
                                  <w:del w:id="147" w:author="Author" w:date="2026-06-29T11:22:00Z" w16du:dateUtc="2026-06-29T15:22: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44546a [3215]" stroked="f" strokeweight="1pt">
                      <v:textbox inset="14.4pt,14.4pt,14.4pt,28.8pt">
                        <w:txbxContent>
                          <w:p w14:paraId="7ECC6AAF" w14:textId="77777777" w:rsidR="00936A2F" w:rsidRDefault="00936A2F">
                            <w:pPr>
                              <w:spacing w:before="240"/>
                              <w:jc w:val="center"/>
                              <w:rPr>
                                <w:color w:val="FFFFFF" w:themeColor="background1"/>
                              </w:rPr>
                            </w:pPr>
                            <w:customXmlDelRangeStart w:id="149" w:author="Author" w:date="2026-06-29T11:2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49"/>
                                <w:del w:id="150" w:author="Author" w:date="2026-06-29T11:22:00Z" w16du:dateUtc="2026-06-29T15:22:00Z">
                                  <w:r w:rsidR="007E6509">
                                    <w:rPr>
                                      <w:color w:val="FFFFFF" w:themeColor="background1"/>
                                    </w:rPr>
                                    <w:delText>This is my interesting abstract</w:delText>
                                  </w:r>
                                </w:del>
                                <w:customXmlDelRangeStart w:id="151" w:author="Author" w:date="2026-06-29T11:22:00Z"/>
                              </w:sdtContent>
                            </w:sdt>
                            <w:customXmlDelRangeEnd w:id="151"/>
                            <w:del w:id="152" w:author="Author" w:date="2026-06-29T11:22:00Z" w16du:dateUtc="2026-06-29T15:22: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674A4E6"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55F50D"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53"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53"/>
                                    <w:p w14:paraId="58E3DB93" w14:textId="77777777" w:rsidR="00936A2F" w:rsidRDefault="00022A2E">
                                      <w:pPr>
                                        <w:spacing w:line="240" w:lineRule="auto"/>
                                        <w:rPr>
                                          <w:rFonts w:asciiTheme="majorHAnsi" w:eastAsiaTheme="majorEastAsia" w:hAnsiTheme="majorHAnsi" w:cstheme="majorBidi"/>
                                          <w:noProof/>
                                          <w:color w:val="5B9BD5" w:themeColor="accent1"/>
                                          <w:sz w:val="72"/>
                                          <w:szCs w:val="144"/>
                                        </w:rPr>
                                      </w:pPr>
                                      <w:del w:id="155"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56" w:author="Author" w:date="2026-06-29T11:22:00Z"/>
                                  </w:sdtContent>
                                </w:sdt>
                                <w:customXmlDelRangeEnd w:id="156"/>
                                <w:customXmlDelRangeStart w:id="157"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57"/>
                                    <w:p w14:paraId="386B7A36" w14:textId="77777777" w:rsidR="00936A2F" w:rsidRDefault="00022A2E">
                                      <w:pPr>
                                        <w:rPr>
                                          <w:rFonts w:asciiTheme="majorHAnsi" w:eastAsiaTheme="majorEastAsia" w:hAnsiTheme="majorHAnsi" w:cstheme="majorBidi"/>
                                          <w:noProof/>
                                          <w:color w:val="44546A" w:themeColor="text2"/>
                                          <w:sz w:val="32"/>
                                          <w:szCs w:val="40"/>
                                        </w:rPr>
                                      </w:pPr>
                                      <w:del w:id="159"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0" w:author="Author" w:date="2026-06-29T11:22:00Z"/>
                                  </w:sdtContent>
                                </w:sdt>
                                <w:customXmlDelRangeEnd w:id="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DelRangeStart w:id="161" w:author="Author" w:date="2026-06-29T11:2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61"/>
                              <w:p w14:paraId="58E3DB93" w14:textId="77777777" w:rsidR="00936A2F" w:rsidRDefault="00022A2E">
                                <w:pPr>
                                  <w:spacing w:line="240" w:lineRule="auto"/>
                                  <w:rPr>
                                    <w:rFonts w:asciiTheme="majorHAnsi" w:eastAsiaTheme="majorEastAsia" w:hAnsiTheme="majorHAnsi" w:cstheme="majorBidi"/>
                                    <w:noProof/>
                                    <w:color w:val="5B9BD5" w:themeColor="accent1"/>
                                    <w:sz w:val="72"/>
                                    <w:szCs w:val="144"/>
                                  </w:rPr>
                                </w:pPr>
                                <w:del w:id="163" w:author="Author" w:date="2026-06-29T11:22:00Z" w16du:dateUtc="2026-06-29T15:22:00Z">
                                  <w:r>
                                    <w:rPr>
                                      <w:rFonts w:asciiTheme="majorHAnsi" w:eastAsiaTheme="majorEastAsia" w:hAnsiTheme="majorHAnsi" w:cstheme="majorBidi"/>
                                      <w:noProof/>
                                      <w:color w:val="5B9BD5" w:themeColor="accent1"/>
                                      <w:sz w:val="72"/>
                                      <w:szCs w:val="72"/>
                                    </w:rPr>
                                    <w:delText xml:space="preserve">     </w:delText>
                                  </w:r>
                                </w:del>
                              </w:p>
                              <w:customXmlDelRangeStart w:id="164" w:author="Author" w:date="2026-06-29T11:22:00Z"/>
                            </w:sdtContent>
                          </w:sdt>
                          <w:customXmlDelRangeEnd w:id="164"/>
                          <w:customXmlDelRangeStart w:id="165" w:author="Author" w:date="2026-06-29T11:2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65"/>
                              <w:p w14:paraId="386B7A36" w14:textId="77777777" w:rsidR="00936A2F" w:rsidRDefault="00022A2E">
                                <w:pPr>
                                  <w:rPr>
                                    <w:rFonts w:asciiTheme="majorHAnsi" w:eastAsiaTheme="majorEastAsia" w:hAnsiTheme="majorHAnsi" w:cstheme="majorBidi"/>
                                    <w:noProof/>
                                    <w:color w:val="44546A" w:themeColor="text2"/>
                                    <w:sz w:val="32"/>
                                    <w:szCs w:val="40"/>
                                  </w:rPr>
                                </w:pPr>
                                <w:del w:id="167" w:author="Author" w:date="2026-06-29T11:22:00Z" w16du:dateUtc="2026-06-29T15:22:00Z">
                                  <w:r>
                                    <w:rPr>
                                      <w:rFonts w:asciiTheme="majorHAnsi" w:eastAsiaTheme="majorEastAsia" w:hAnsiTheme="majorHAnsi" w:cstheme="majorBidi"/>
                                      <w:noProof/>
                                      <w:color w:val="44546A" w:themeColor="text2"/>
                                      <w:sz w:val="32"/>
                                      <w:szCs w:val="32"/>
                                    </w:rPr>
                                    <w:delText xml:space="preserve">     </w:delText>
                                  </w:r>
                                </w:del>
                              </w:p>
                              <w:customXmlDelRangeStart w:id="168" w:author="Author" w:date="2026-06-29T11:22:00Z"/>
                            </w:sdtContent>
                          </w:sdt>
                          <w:customXmlDelRangeEnd w:id="168"/>
                        </w:txbxContent>
                      </v:textbox>
                      <w10:wrap type="square" anchorx="page" anchory="page"/>
                    </v:shape>
                  </w:pict>
                </mc:Fallback>
              </mc:AlternateContent>
            </w:r>
          </w:del>
        </w:p>
        <w:p w14:paraId="3FB5D255" w14:textId="77777777" w:rsidR="00936A2F" w:rsidRDefault="007E6509">
          <w:pPr>
            <w:rPr/>
          </w:pPr>
          <w:del w:id="170" w:author="Author" w:date="2026-06-29T11:22:00Z" w16du:dateUtc="2026-06-29T15:22:00Z">
            <w:r>
              <w:br w:type="page"/>
            </w:r>
          </w:del>
        </w:p>
      </w:sdtContent>
    </w:sdt>
    <w:p w14:paraId="3D52E07E" w14:textId="77777777" w:rsidR="00936A2F" w:rsidRDefault="007E6509" w:rsidP="002742F1">
      <w:pPr>
        <w:shd w:val="clear" w:color="auto" w:fill="ED7D31" w:themeFill="accent2"/>
        <w:rPr/>
      </w:pP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73"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36A2F" w:rsidRDefault="007E6509">
            <w:pPr>
              <w:rPr/>
            </w:pPr>
          </w:p>
        </w:tc>
        <w:tc>
          <w:tcPr>
            <w:tcW w:w="3117" w:type="dxa"/>
          </w:tcPr>
          <w:p w14:paraId="224397AC"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161E6E97" w14:textId="77777777" w:rsidR="00936A2F" w:rsidRDefault="007E6509">
            <w:pPr>
              <w:cnfStyle w:val="100000000000" w:firstRow="1" w:lastRow="0" w:firstColumn="0" w:lastColumn="0" w:oddVBand="0" w:evenVBand="0" w:oddHBand="0" w:evenHBand="0" w:firstRowFirstColumn="0" w:firstRowLastColumn="0" w:lastRowFirstColumn="0" w:lastRowLastColumn="0"/>
              <w:rPr/>
            </w:pP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180"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36A2F" w:rsidRDefault="007E6509">
            <w:pPr>
              <w:rPr/>
            </w:pPr>
          </w:p>
        </w:tc>
        <w:tc>
          <w:tcPr>
            <w:tcW w:w="3117" w:type="dxa"/>
          </w:tcPr>
          <w:p w14:paraId="6DDA39C0" w14:textId="77777777" w:rsidR="00936A2F"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67E65DBA" w14:textId="77777777" w:rsidR="00936A2F"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10B5E2C1" w14:textId="77777777" w:rsidTr="00665111">
        <w:trPr>
          <w:del w:id="187"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36A2F" w:rsidRDefault="007E6509">
            <w:pPr>
              <w:rPr/>
            </w:pPr>
          </w:p>
        </w:tc>
        <w:tc>
          <w:tcPr>
            <w:tcW w:w="3117" w:type="dxa"/>
          </w:tcPr>
          <w:p w14:paraId="1CDC7D2E" w14:textId="77777777" w:rsidR="00936A2F" w:rsidRDefault="007E6509">
            <w:pPr>
              <w:cnfStyle w:val="000000000000" w:firstRow="0" w:lastRow="0" w:firstColumn="0" w:lastColumn="0" w:oddVBand="0" w:evenVBand="0" w:oddHBand="0" w:evenHBand="0" w:firstRowFirstColumn="0" w:firstRowLastColumn="0" w:lastRowFirstColumn="0" w:lastRowLastColumn="0"/>
              <w:rPr/>
            </w:pPr>
          </w:p>
        </w:tc>
        <w:tc>
          <w:tcPr>
            <w:tcW w:w="3117" w:type="dxa"/>
          </w:tcPr>
          <w:p w14:paraId="51BB1232" w14:textId="77777777" w:rsidR="00936A2F" w:rsidRDefault="007E6509">
            <w:pPr>
              <w:cnfStyle w:val="000000000000" w:firstRow="0" w:lastRow="0" w:firstColumn="0" w:lastColumn="0" w:oddVBand="0" w:evenVBand="0" w:oddHBand="0" w:evenHBand="0" w:firstRowFirstColumn="0" w:firstRowLastColumn="0" w:lastRowFirstColumn="0" w:lastRowLastColumn="0"/>
              <w:rPr/>
            </w:pPr>
          </w:p>
        </w:tc>
      </w:tr>
    </w:tbl>
    <w:p w14:paraId="2CC8D0BE" w14:textId="77777777" w:rsidR="00936A2F" w:rsidRDefault="00936A2F" w:rsidP="00C4274D">
      <w:pPr>
        <w:rPr/>
      </w:pPr>
    </w:p>
    <w:p w14:paraId="2EFCDF91" w14:textId="77777777" w:rsidR="00936A2F" w:rsidRDefault="00936A2F">
      <w:pPr>
        <w:rPr/>
      </w:pPr>
      <m:oMathPara>
        <m:oMath>
          <m:sSup>
            <m:sSupPr>
              <m:ctrlPr>
                <w:del w:id="196" w:author="Author" w:date="2026-06-29T11:22:00Z" w16du:dateUtc="2026-06-29T15:22:00Z">
                  <w:rPr>
                    <w:rFonts w:ascii="Cambria Math" w:hAnsi="Cambria Math"/>
                  </w:rPr>
                </w:del>
              </m:ctrlPr>
            </m:sSupPr>
            <m:e>
              <m:d>
                <m:dPr>
                  <m:ctrlPr>
                    <w:del w:id="197" w:author="Author" w:date="2026-06-29T11:22:00Z" w16du:dateUtc="2026-06-29T15:22:00Z">
                      <w:rPr>
                        <w:rFonts w:ascii="Cambria Math" w:hAnsi="Cambria Math"/>
                      </w:rPr>
                    </w:del>
                  </m:ctrlPr>
                </m:dPr>
                <m:e>
                  <m:r>
                    <w:del w:id="198" w:author="Author" w:date="2026-06-29T11:22:00Z" w16du:dateUtc="2026-06-29T15:22:00Z">
                      <w:rPr>
                        <w:rFonts w:ascii="Cambria Math" w:hAnsi="Cambria Math"/>
                      </w:rPr>
                      <m:t>x+a</m:t>
                    </w:del>
                  </m:r>
                </m:e>
              </m:d>
            </m:e>
            <m:sup>
              <m:r>
                <w:del w:id="199" w:author="Author" w:date="2026-06-29T11:22:00Z" w16du:dateUtc="2026-06-29T15:22:00Z">
                  <w:rPr>
                    <w:rFonts w:ascii="Cambria Math" w:hAnsi="Cambria Math"/>
                  </w:rPr>
                  <m:t>n</m:t>
                </w:del>
              </m:r>
            </m:sup>
          </m:sSup>
          <m:r>
            <w:del w:id="200" w:author="Author" w:date="2026-06-29T11:22:00Z" w16du:dateUtc="2026-06-29T15:22:00Z">
              <w:rPr>
                <w:rFonts w:ascii="Cambria Math" w:eastAsia="Cambria Math" w:hAnsi="Cambria Math" w:cs="Cambria Math"/>
              </w:rPr>
              <m:t>=</m:t>
            </w:del>
          </m:r>
          <m:nary>
            <m:naryPr>
              <m:chr m:val="∑"/>
              <m:grow m:val="1"/>
              <m:ctrlPr>
                <w:del w:id="201" w:author="Author" w:date="2026-06-29T11:22:00Z" w16du:dateUtc="2026-06-29T15:22:00Z">
                  <w:rPr>
                    <w:rFonts w:ascii="Cambria Math" w:hAnsi="Cambria Math"/>
                  </w:rPr>
                </w:del>
              </m:ctrlPr>
            </m:naryPr>
            <m:sub>
              <m:r>
                <w:del w:id="202" w:author="Author" w:date="2026-06-29T11:22:00Z" w16du:dateUtc="2026-06-29T15:22:00Z">
                  <w:rPr>
                    <w:rFonts w:ascii="Cambria Math" w:eastAsia="Cambria Math" w:hAnsi="Cambria Math" w:cs="Cambria Math"/>
                  </w:rPr>
                  <m:t>k=0</m:t>
                </w:del>
              </m:r>
            </m:sub>
            <m:sup>
              <m:r>
                <w:del w:id="203" w:author="Author" w:date="2026-06-29T11:22:00Z" w16du:dateUtc="2026-06-29T15:22:00Z">
                  <w:rPr>
                    <w:rFonts w:ascii="Cambria Math" w:eastAsia="Cambria Math" w:hAnsi="Cambria Math" w:cs="Cambria Math"/>
                  </w:rPr>
                  <m:t>n</m:t>
                </w:del>
              </m:r>
            </m:sup>
            <m:e>
              <m:d>
                <m:dPr>
                  <m:ctrlPr>
                    <w:del w:id="204" w:author="Author" w:date="2026-06-29T11:22:00Z" w16du:dateUtc="2026-06-29T15:22:00Z">
                      <w:rPr>
                        <w:rFonts w:ascii="Cambria Math" w:hAnsi="Cambria Math"/>
                      </w:rPr>
                    </w:del>
                  </m:ctrlPr>
                </m:dPr>
                <m:e>
                  <m:f>
                    <m:fPr>
                      <m:type m:val="noBar"/>
                      <m:ctrlPr>
                        <w:del w:id="205" w:author="Author" w:date="2026-06-29T11:22:00Z" w16du:dateUtc="2026-06-29T15:22:00Z">
                          <w:rPr>
                            <w:rFonts w:ascii="Cambria Math" w:hAnsi="Cambria Math"/>
                          </w:rPr>
                        </w:del>
                      </m:ctrlPr>
                    </m:fPr>
                    <m:num>
                      <m:r>
                        <w:del w:id="206" w:author="Author" w:date="2026-06-29T11:22:00Z" w16du:dateUtc="2026-06-29T15:22:00Z">
                          <w:rPr>
                            <w:rFonts w:ascii="Cambria Math" w:eastAsia="Cambria Math" w:hAnsi="Cambria Math" w:cs="Cambria Math"/>
                          </w:rPr>
                          <m:t>n</m:t>
                        </w:del>
                      </m:r>
                    </m:num>
                    <m:den>
                      <m:r>
                        <w:del w:id="207" w:author="Author" w:date="2026-06-29T11:22:00Z" w16du:dateUtc="2026-06-29T15:22:00Z">
                          <w:rPr>
                            <w:rFonts w:ascii="Cambria Math" w:eastAsia="Cambria Math" w:hAnsi="Cambria Math" w:cs="Cambria Math"/>
                          </w:rPr>
                          <m:t>k</m:t>
                        </w:del>
                      </m:r>
                    </m:den>
                  </m:f>
                </m:e>
              </m:d>
              <m:sSup>
                <m:sSupPr>
                  <m:ctrlPr>
                    <w:del w:id="208" w:author="Author" w:date="2026-06-29T11:22:00Z" w16du:dateUtc="2026-06-29T15:22:00Z">
                      <w:rPr>
                        <w:rFonts w:ascii="Cambria Math" w:hAnsi="Cambria Math"/>
                      </w:rPr>
                    </w:del>
                  </m:ctrlPr>
                </m:sSupPr>
                <m:e>
                  <m:r>
                    <w:del w:id="209" w:author="Author" w:date="2026-06-29T11:22:00Z" w16du:dateUtc="2026-06-29T15:22:00Z">
                      <w:rPr>
                        <w:rFonts w:ascii="Cambria Math" w:eastAsia="Cambria Math" w:hAnsi="Cambria Math" w:cs="Cambria Math"/>
                      </w:rPr>
                      <m:t>x</m:t>
                    </w:del>
                  </m:r>
                </m:e>
                <m:sup>
                  <m:r>
                    <w:del w:id="210" w:author="Author" w:date="2026-06-29T11:22:00Z" w16du:dateUtc="2026-06-29T15:22:00Z">
                      <w:rPr>
                        <w:rFonts w:ascii="Cambria Math" w:eastAsia="Cambria Math" w:hAnsi="Cambria Math" w:cs="Cambria Math"/>
                      </w:rPr>
                      <m:t>k</m:t>
                    </w:del>
                  </m:r>
                </m:sup>
              </m:sSup>
              <m:sSup>
                <m:sSupPr>
                  <m:ctrlPr>
                    <w:del w:id="211" w:author="Author" w:date="2026-06-29T11:22:00Z" w16du:dateUtc="2026-06-29T15:22:00Z">
                      <w:rPr>
                        <w:rFonts w:ascii="Cambria Math" w:hAnsi="Cambria Math"/>
                      </w:rPr>
                    </w:del>
                  </m:ctrlPr>
                </m:sSupPr>
                <m:e>
                  <m:r>
                    <w:del w:id="212" w:author="Author" w:date="2026-06-29T11:22:00Z" w16du:dateUtc="2026-06-29T15:22:00Z">
                      <w:rPr>
                        <w:rFonts w:ascii="Cambria Math" w:eastAsia="Cambria Math" w:hAnsi="Cambria Math" w:cs="Cambria Math"/>
                      </w:rPr>
                      <m:t>a</m:t>
                    </w:del>
                  </m:r>
                </m:e>
                <m:sup>
                  <m:r>
                    <w:del w:id="213" w:author="Author" w:date="2026-06-29T11:22:00Z" w16du:dateUtc="2026-06-29T15:22:00Z">
                      <w:rPr>
                        <w:rFonts w:ascii="Cambria Math" w:eastAsia="Cambria Math" w:hAnsi="Cambria Math" w:cs="Cambria Math"/>
                      </w:rPr>
                      <m:t>n-k</m:t>
                    </w:del>
                  </m:r>
                </m:sup>
              </m:sSup>
            </m:e>
          </m:nary>
        </m:oMath>
      </m:oMathPara>
    </w:p>
    <w:p w14:paraId="36198FA6" w14:textId="77777777" w:rsidR="00936A2F" w:rsidRDefault="007E6509" w:rsidP="001B1CD7">
      <w:pPr>
        <w:rPr/>
      </w:pPr>
    </w:p>
    <w:p w14:paraId="0DA8A235" w14:textId="77777777" w:rsidR="00936A2F" w:rsidRPr="001B1CD7" w:rsidRDefault="007E6509" w:rsidP="001B1CD7">
      <w:pPr>
        <w:rPr/>
      </w:pPr>
    </w:p>
    <w:p w14:paraId="196388FF" w14:textId="77777777" w:rsidR="00936A2F" w:rsidRDefault="007E6509">
      <w:pPr>
        <w:rPr/>
      </w:pPr>
    </w:p>
    <w:p w14:paraId="1A8B6BE4" w14:textId="77777777" w:rsidR="00936A2F" w:rsidRDefault="00936A2F">
      <w:pPr>
        <w:rPr/>
      </w:pPr>
    </w:p>
    <w:p w14:paraId="71B6C7B7" w14:textId="77777777" w:rsidR="00936A2F" w:rsidRDefault="007E6509">
      <w:pPr>
        <w:rPr/>
      </w:pPr>
    </w:p>
    <w:p w14:paraId="0C18B909" w14:textId="77777777" w:rsidR="00936A2F" w:rsidRDefault="007E6509">
      <w:pPr>
        <w:rPr/>
      </w:pPr>
    </w:p>
    <w:p w14:paraId="2B7F43FF" w14:textId="77777777" w:rsidR="00936A2F" w:rsidRDefault="007E6509">
      <w:pPr>
        <w:rPr/>
      </w:pPr>
    </w:p>
    <w:p w14:paraId="4C604A2E" w14:textId="77777777" w:rsidR="00936A2F" w:rsidRDefault="007E6509">
      <w:pPr>
        <w:rPr/>
      </w:pPr>
    </w:p>
    <w:p w14:paraId="250A978F" w14:textId="77777777" w:rsidR="00936A2F" w:rsidRDefault="007E6509">
      <w:pPr>
        <w:rPr/>
      </w:pPr>
    </w:p>
    <w:p w14:paraId="2265226A" w14:textId="77777777" w:rsidR="00936A2F" w:rsidRDefault="007E6509">
      <w:pPr>
        <w:rPr/>
      </w:pPr>
      <w:bookmarkStart w:id="232" w:name="ABookmark"/>
    </w:p>
    <w:p w14:paraId="1CE611B4" w14:textId="77777777" w:rsidR="00936A2F" w:rsidRDefault="007E6509">
      <w:pPr>
        <w:rPr/>
      </w:pPr>
    </w:p>
    <w:p w14:paraId="4141EE06" w14:textId="77777777" w:rsidR="00936A2F" w:rsidRDefault="007E6509" w:rsidP="00751EB4">
      <w:pPr>
        <w:pStyle w:val="ListParagraph"/>
        <w:numPr>
          <w:ilvl w:val="0"/>
          <w:numId w:val="2"/>
        </w:numPr>
        <w:rPr>
          <w:noProof/>
        </w:rPr>
      </w:pPr>
    </w:p>
    <w:p w14:paraId="19552889" w14:textId="77777777" w:rsidR="00936A2F" w:rsidRDefault="007E6509" w:rsidP="00751EB4">
      <w:pPr>
        <w:pStyle w:val="ListParagraph"/>
        <w:numPr>
          <w:ilvl w:val="0"/>
          <w:numId w:val="2"/>
        </w:numPr>
        <w:rPr>
          <w:noProof/>
        </w:rPr>
      </w:pPr>
    </w:p>
    <w:p w14:paraId="7300C6C4" w14:textId="77777777" w:rsidR="00936A2F" w:rsidRDefault="007E6509" w:rsidP="00751EB4">
      <w:pPr>
        <w:pStyle w:val="ListParagraph"/>
        <w:numPr>
          <w:ilvl w:val="0"/>
          <w:numId w:val="2"/>
        </w:numPr>
        <w:rPr>
          <w:noProof/>
        </w:rPr>
      </w:pPr>
    </w:p>
    <w:p w14:paraId="7FD6337A" w14:textId="77777777" w:rsidR="00936A2F" w:rsidRDefault="007E6509" w:rsidP="00751EB4">
      <w:pPr>
        <w:pStyle w:val="ListParagraph"/>
        <w:numPr>
          <w:ilvl w:val="0"/>
          <w:numId w:val="2"/>
        </w:numPr>
        <w:rPr>
          <w:noProof/>
        </w:rPr>
      </w:pPr>
    </w:p>
    <w:p w14:paraId="5781CD46" w14:textId="77777777" w:rsidR="00936A2F" w:rsidRDefault="007E6509" w:rsidP="00751EB4">
      <w:pPr>
        <w:pStyle w:val="ListParagraph"/>
        <w:numPr>
          <w:ilvl w:val="0"/>
          <w:numId w:val="2"/>
        </w:numPr>
        <w:rPr/>
      </w:pPr>
    </w:p>
    <w:p w14:paraId="29ACDD4F" w14:textId="77777777" w:rsidR="00936A2F" w:rsidRDefault="007E6509">
      <w:pPr>
        <w:rPr/>
      </w:pPr>
    </w:p>
    <w:bookmarkStart w:id="252" w:name="_MON_1476039688"/>
    <w:bookmarkEnd w:id="252"/>
    <w:p w14:paraId="67B2E23C" w14:textId="77777777" w:rsidR="0018060C" w:rsidRPr="00EB684A" w:rsidRDefault="00936A2F" w:rsidP="00EB684A">
      <w:pPr>
        <w:rPr/>
      </w:pPr>
    </w:p>
    <w:p w14:paraId="549DFD06" w14:textId="77777777" w:rsidR="00936A2F" w:rsidRDefault="007E6509" w:rsidP="00ED7F78">
      <w:pPr>
        <w:pStyle w:val="Heading1"/>
        <w:rPr/>
      </w:pPr>
    </w:p>
    <w:p w14:paraId="4C00B83B" w14:textId="77777777" w:rsidR="00936A2F" w:rsidRDefault="007E6509">
      <w:pPr>
        <w:rPr/>
      </w:pPr>
    </w:p>
    <w:p w14:paraId="52A87C3C" w14:textId="77777777" w:rsidR="00936A2F" w:rsidRDefault="007E6509">
      <w:pPr>
        <w:rPr/>
      </w:pPr>
    </w:p>
    <w:p w14:paraId="24B2EA9B" w14:textId="77777777" w:rsidR="00936A2F" w:rsidRDefault="007E6509" w:rsidP="00ED7F78">
      <w:pPr>
        <w:pStyle w:val="Heading2"/>
        <w:rPr/>
      </w:pPr>
    </w:p>
    <w:p w14:paraId="7EDF09DB" w14:textId="77777777" w:rsidR="00936A2F" w:rsidRDefault="007E6509">
      <w:pPr>
        <w:rPr/>
      </w:pPr>
    </w:p>
    <w:p w14:paraId="4D8A16AF" w14:textId="77777777" w:rsidR="00936A2F" w:rsidRDefault="007E6509">
      <w:pPr>
        <w:rPr/>
      </w:pPr>
    </w:p>
    <w:p w14:paraId="459528CA" w14:textId="77777777" w:rsidR="0018060C" w:rsidRDefault="007E6509">
      <w:pPr>
        <w:rPr/>
      </w:pPr>
    </w:p>
    <w:p w14:paraId="064AB8D5" w14:textId="77777777" w:rsidR="00936A2F" w:rsidRDefault="00936A2F">
      <w:pPr>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rsidR="00936A2F" w:rsidRDefault="007E6509">
          <w:pPr>
            <w:pStyle w:val="TOCHeading"/>
            <w:rPr/>
          </w:pPr>
          <w:del w:id="271" w:author="Author" w:date="2026-06-29T11:22:00Z" w16du:dateUtc="2026-06-29T15:22:00Z">
            <w:r>
              <w:delText>Contents</w:delText>
            </w:r>
          </w:del>
        </w:p>
        <w:p w14:paraId="7F1121EE" w14:textId="77777777" w:rsidR="00936A2F" w:rsidRDefault="007E6509">
          <w:pPr>
            <w:pStyle w:val="TOC1"/>
            <w:tabs>
              <w:tab w:val="right" w:leader="dot" w:pos="9350"/>
            </w:tabs>
            <w:rPr>
              <w:noProof/>
            </w:rPr>
          </w:pPr>
          <w:del w:id="273" w:author="Author" w:date="2026-06-29T11:22:00Z" w16du:dateUtc="2026-06-29T15:22:00Z">
            <w:r>
              <w:fldChar w:fldCharType="begin"/>
            </w:r>
            <w:r>
              <w:delInstrText xml:space="preserve"> TOC \o "1-3" \h \z \u </w:delInstrText>
            </w:r>
            <w:r>
              <w:fldChar w:fldCharType="separate"/>
            </w:r>
            <w:r>
              <w:fldChar w:fldCharType="begin"/>
            </w:r>
            <w:r>
              <w:delInstrText>HYPERLINK \l "_Toc402299822"</w:delInstrText>
            </w:r>
            <w:r>
              <w:fldChar w:fldCharType="separate"/>
            </w:r>
            <w:r w:rsidRPr="000E030A">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4F4FA75D" w14:textId="77777777" w:rsidR="00936A2F" w:rsidRDefault="007E6509">
          <w:pPr>
            <w:pStyle w:val="TOC2"/>
            <w:tabs>
              <w:tab w:val="right" w:leader="dot" w:pos="9350"/>
            </w:tabs>
            <w:rPr>
              <w:noProof/>
            </w:rPr>
          </w:pPr>
          <w:del w:id="275" w:author="Author" w:date="2026-06-29T11:22:00Z" w16du:dateUtc="2026-06-29T15:22:00Z">
            <w:r>
              <w:fldChar w:fldCharType="begin"/>
            </w:r>
            <w:r>
              <w:delInstrText>HYPERLINK \l "_Toc402299823"</w:delInstrText>
            </w:r>
            <w:r>
              <w:fldChar w:fldCharType="separate"/>
            </w:r>
            <w:r w:rsidRPr="000E030A">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3DD47706" w14:textId="77777777" w:rsidR="00936A2F" w:rsidRDefault="007E6509">
          <w:pPr>
            <w:pStyle w:val="TOC1"/>
            <w:tabs>
              <w:tab w:val="right" w:leader="dot" w:pos="9350"/>
            </w:tabs>
            <w:rPr>
              <w:noProof/>
            </w:rPr>
          </w:pPr>
          <w:del w:id="277" w:author="Author" w:date="2026-06-29T11:22:00Z" w16du:dateUtc="2026-06-29T15:22:00Z">
            <w:r>
              <w:fldChar w:fldCharType="begin"/>
            </w:r>
            <w:r>
              <w:delInstrText>HYPERLINK \l "_Toc402299824"</w:delInstrText>
            </w:r>
            <w:r>
              <w:fldChar w:fldCharType="separate"/>
            </w:r>
            <w:r w:rsidRPr="000E030A">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1AE6EBA9" w14:textId="77777777" w:rsidR="00936A2F" w:rsidRDefault="007E6509">
          <w:pPr>
            <w:pStyle w:val="TOC2"/>
            <w:tabs>
              <w:tab w:val="right" w:leader="dot" w:pos="9350"/>
            </w:tabs>
            <w:rPr>
              <w:noProof/>
            </w:rPr>
          </w:pPr>
          <w:del w:id="279" w:author="Author" w:date="2026-06-29T11:22:00Z" w16du:dateUtc="2026-06-29T15:22:00Z">
            <w:r>
              <w:fldChar w:fldCharType="begin"/>
            </w:r>
            <w:r>
              <w:delInstrText>HYPERLINK \l "_Toc402299825"</w:delInstrText>
            </w:r>
            <w:r>
              <w:fldChar w:fldCharType="separate"/>
            </w:r>
            <w:r w:rsidRPr="000E030A">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r>
            <w:r>
              <w:rPr>
                <w:noProof/>
                <w:webHidden/>
              </w:rPr>
              <w:fldChar w:fldCharType="separate"/>
            </w:r>
            <w:r>
              <w:rPr>
                <w:noProof/>
                <w:webHidden/>
              </w:rPr>
              <w:delText>1</w:delText>
            </w:r>
            <w:r>
              <w:rPr>
                <w:noProof/>
                <w:webHidden/>
              </w:rPr>
              <w:fldChar w:fldCharType="end"/>
            </w:r>
            <w:r>
              <w:fldChar w:fldCharType="end"/>
            </w:r>
          </w:del>
        </w:p>
        <w:p w14:paraId="27EB7B00" w14:textId="77777777" w:rsidR="00936A2F" w:rsidRDefault="007E6509">
          <w:pPr>
            <w:rPr/>
          </w:pPr>
          <w:del w:id="281" w:author="Author" w:date="2026-06-29T11:22:00Z" w16du:dateUtc="2026-06-29T15:22:00Z">
            <w:r>
              <w:rPr>
                <w:b/>
                <w:bCs/>
                <w:noProof/>
              </w:rPr>
              <w:fldChar w:fldCharType="end"/>
            </w:r>
          </w:del>
        </w:p>
      </w:sdtContent>
    </w:sdt>
    <w:p w14:paraId="0FDA8938" w14:textId="77777777" w:rsidR="00936A2F" w:rsidRDefault="00936A2F">
      <w:pPr>
        <w:rPr/>
      </w:pPr>
    </w:p>
    <w:p w14:paraId="4DCED121" w14:textId="77777777" w:rsidR="00936A2F" w:rsidRDefault="00936A2F">
      <w:pPr>
        <w:rPr/>
      </w:pPr>
    </w:p>
    <w:p w14:paraId="1239CA24" w14:textId="77777777" w:rsidR="00936A2F" w:rsidRDefault="00936A2F">
      <w:pPr>
        <w:rPr/>
      </w:pPr>
    </w:p>
    <w:p w14:paraId="4E0C70D0" w14:textId="77777777" w:rsidR="00936A2F" w:rsidRDefault="007E6509" w:rsidP="005E4538">
      <w:pPr>
        <w:pStyle w:val="Heading1"/>
        <w:rPr/>
      </w:pPr>
      <w:bookmarkStart w:id="286" w:name="_Toc402299822"/>
    </w:p>
    <w:p w14:paraId="4E50BC12" w14:textId="77777777" w:rsidR="00936A2F" w:rsidRDefault="007E6509" w:rsidP="005E4538">
      <w:pPr>
        <w:pStyle w:val="Heading2"/>
        <w:rPr/>
      </w:pPr>
      <w:bookmarkStart w:id="289" w:name="_Toc402299823"/>
    </w:p>
    <w:p w14:paraId="0A4BD695" w14:textId="77777777" w:rsidR="00936A2F" w:rsidRDefault="007E6509" w:rsidP="005E4538">
      <w:pPr>
        <w:pStyle w:val="Heading1"/>
        <w:rPr/>
      </w:pPr>
      <w:bookmarkStart w:id="292" w:name="_Toc402299824"/>
    </w:p>
    <w:p w14:paraId="1A73D604" w14:textId="77777777" w:rsidR="00936A2F" w:rsidRDefault="007E6509" w:rsidP="005E4538">
      <w:pPr>
        <w:pStyle w:val="Heading2"/>
        <w:rPr/>
      </w:pPr>
      <w:bookmarkStart w:id="295" w:name="_Toc402299825"/>
    </w:p>
    <w:p w14:paraId="68E620A8" w14:textId="77777777" w:rsidR="00936A2F" w:rsidRDefault="00936A2F">
      <w:pPr>
        <w:rPr/>
      </w:pPr>
    </w:p>
    <w:p w14:paraId="5F7FB8A0" w14:textId="77777777" w:rsidR="0018060C" w:rsidRDefault="007E6509">
      <w:pPr>
        <w:rPr/>
      </w:pPr>
    </w:p>
    <w:p w14:paraId="41DACC09" w14:textId="77777777" w:rsidR="0018060C" w:rsidRDefault="007E6509">
      <w:pPr>
        <w:rPr/>
      </w:pPr>
    </w:p>
    <w:p w14:paraId="01D23D0E" w14:textId="77777777" w:rsidR="00936A2F" w:rsidRDefault="00936A2F">
      <w:pPr>
        <w:rPr/>
        <w:sectPr w:rsidR="00757004" w:rsidSect="00757004">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rsidR="00936A2F" w:rsidRDefault="007E6509">
      <w:pPr>
        <w:rPr/>
        <w:sectPr w:rsidR="00757004" w:rsidSect="0075700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p>
    <w:p w14:paraId="49F6A636" w14:textId="77777777" w:rsidR="00936A2F" w:rsidRDefault="007E6509" w:rsidP="006770F0">
      <w:pPr>
        <w:jc w:val="right"/>
        <w:rPr/>
      </w:pPr>
    </w:p>
    <w:p w14:paraId="16533D5C" w14:textId="77777777" w:rsidR="00936A2F" w:rsidRDefault="007E6509">
      <w:pPr>
        <w:rPr/>
      </w:pPr>
    </w:p>
    <w:p w14:paraId="1265C0CD" w14:textId="77777777" w:rsidR="00936A2F" w:rsidRPr="00375D24" w:rsidRDefault="007E6509">
      <w:pPr>
        <w:rPr>
          <w:rFonts w:ascii="Wide Latin" w:hAnsi="Wide Latin"/>
        </w:rPr>
      </w:pPr>
    </w:p>
    <w:p w14:paraId="64A22BCC" w14:textId="77777777" w:rsidR="00936A2F" w:rsidRPr="00375D24" w:rsidRDefault="007E6509">
      <w:pPr>
        <w:rPr>
          <w:rFonts w:ascii="Times New Roman" w:hAnsi="Times New Roman" w:cs="Times New Roman"/>
          <w:sz w:val="40"/>
        </w:rPr>
      </w:pPr>
    </w:p>
    <w:p w14:paraId="3C771B35" w14:textId="77777777" w:rsidR="00936A2F" w:rsidRPr="00375D24" w:rsidRDefault="007E6509">
      <w:pPr>
        <w:rPr>
          <w:rFonts w:ascii="Consolas" w:hAnsi="Consolas" w:cs="Consolas"/>
          <w:sz w:val="12"/>
        </w:rPr>
      </w:pPr>
    </w:p>
    <w:p w14:paraId="405BA1E3" w14:textId="77777777" w:rsidR="00936A2F"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5E4EF2" w14:textId="77777777" w:rsidR="00936A2F"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B074659" w14:textId="77777777" w:rsidR="00936A2F" w:rsidRPr="00FD5E0B" w:rsidRDefault="007E6509">
      <w:pPr>
        <w:rPr>
          <w:b/>
          <w:color w:val="F7CAAC" w:themeColor="accent2" w:themeTint="66"/>
          <w14:textOutline w14:w="11112" w14:cap="flat" w14:cmpd="sng" w14:algn="ctr">
            <w14:solidFill>
              <w14:schemeClr w14:val="accent2"/>
            </w14:solidFill>
            <w14:prstDash w14:val="solid"/>
            <w14:round/>
          </w14:textOutline>
        </w:rPr>
      </w:pPr>
    </w:p>
    <w:p w14:paraId="21229329" w14:textId="77777777" w:rsidR="00936A2F" w:rsidRDefault="007E6509">
      <w:pPr>
        <w:rPr/>
      </w:pPr>
    </w:p>
    <w:p w14:paraId="467442AB" w14:textId="77777777" w:rsidR="00936A2F" w:rsidRDefault="007E6509">
      <w:pPr>
        <w:rPr/>
      </w:pPr>
    </w:p>
    <w:p w14:paraId="752E6B7E" w14:textId="77777777" w:rsidR="00936A2F" w:rsidRDefault="007E6509" w:rsidP="001B6543">
      <w:pPr>
        <w:pStyle w:val="ListParagraph"/>
        <w:numPr>
          <w:ilvl w:val="0"/>
          <w:numId w:val="3"/>
        </w:numPr>
        <w:rPr/>
      </w:pPr>
    </w:p>
    <w:p w14:paraId="10DEA4A8" w14:textId="77777777" w:rsidR="00936A2F" w:rsidRDefault="007E6509" w:rsidP="001B6543">
      <w:pPr>
        <w:pStyle w:val="ListParagraph"/>
        <w:numPr>
          <w:ilvl w:val="1"/>
          <w:numId w:val="3"/>
        </w:numPr>
        <w:rPr/>
      </w:pPr>
    </w:p>
    <w:p w14:paraId="485F7974" w14:textId="77777777" w:rsidR="00936A2F" w:rsidRDefault="007E6509" w:rsidP="001B6543">
      <w:pPr>
        <w:pStyle w:val="ListParagraph"/>
        <w:numPr>
          <w:ilvl w:val="1"/>
          <w:numId w:val="3"/>
        </w:numPr>
        <w:rPr/>
      </w:pPr>
    </w:p>
    <w:p w14:paraId="11C3285E" w14:textId="77777777" w:rsidR="00936A2F" w:rsidRDefault="007E6509" w:rsidP="001B6543">
      <w:pPr>
        <w:pStyle w:val="ListParagraph"/>
        <w:numPr>
          <w:ilvl w:val="0"/>
          <w:numId w:val="3"/>
        </w:numPr>
        <w:rPr/>
      </w:pPr>
    </w:p>
    <w:p w14:paraId="06F04DBB" w14:textId="77777777" w:rsidR="00936A2F" w:rsidRDefault="007E6509" w:rsidP="001B6543">
      <w:pPr>
        <w:pStyle w:val="ListParagraph"/>
        <w:numPr>
          <w:ilvl w:val="1"/>
          <w:numId w:val="3"/>
        </w:numPr>
        <w:rPr/>
      </w:pPr>
    </w:p>
    <w:p w14:paraId="4BE2BF85" w14:textId="77777777" w:rsidR="00936A2F" w:rsidRDefault="007E6509" w:rsidP="007E6A89">
      <w:pPr>
        <w:pStyle w:val="ListParagraph"/>
        <w:numPr>
          <w:ilvl w:val="0"/>
          <w:numId w:val="4"/>
        </w:numPr>
        <w:rPr/>
      </w:pPr>
    </w:p>
    <w:p w14:paraId="54DA412F" w14:textId="77777777" w:rsidR="00936A2F" w:rsidRDefault="007E6509" w:rsidP="007E6A89">
      <w:pPr>
        <w:pStyle w:val="ListParagraph"/>
        <w:numPr>
          <w:ilvl w:val="1"/>
          <w:numId w:val="4"/>
        </w:numPr>
        <w:rPr/>
      </w:pPr>
    </w:p>
    <w:p w14:paraId="5403892E" w14:textId="77777777" w:rsidR="00936A2F" w:rsidRDefault="007E6509" w:rsidP="007E6A89">
      <w:pPr>
        <w:pStyle w:val="ListParagraph"/>
        <w:numPr>
          <w:ilvl w:val="1"/>
          <w:numId w:val="4"/>
        </w:numPr>
        <w:rPr/>
      </w:pPr>
    </w:p>
    <w:p w14:paraId="26B29323" w14:textId="77777777" w:rsidR="00936A2F" w:rsidRDefault="007E6509" w:rsidP="007E6A89">
      <w:pPr>
        <w:pStyle w:val="ListParagraph"/>
        <w:numPr>
          <w:ilvl w:val="1"/>
          <w:numId w:val="4"/>
        </w:numPr>
        <w:rPr/>
      </w:pPr>
    </w:p>
    <w:p w14:paraId="2BC36EFF" w14:textId="77777777" w:rsidR="00936A2F" w:rsidRDefault="007E6509" w:rsidP="007E6A89">
      <w:pPr>
        <w:pStyle w:val="ListParagraph"/>
        <w:numPr>
          <w:ilvl w:val="0"/>
          <w:numId w:val="4"/>
        </w:numPr>
        <w:rPr/>
      </w:pPr>
    </w:p>
    <w:p w14:paraId="0385F8D8" w14:textId="77777777" w:rsidR="00936A2F" w:rsidRDefault="007E6509" w:rsidP="007E6A89">
      <w:pPr>
        <w:pStyle w:val="ListParagraph"/>
        <w:numPr>
          <w:ilvl w:val="1"/>
          <w:numId w:val="4"/>
        </w:numPr>
        <w:rPr/>
      </w:pPr>
    </w:p>
    <w:p w14:paraId="45A81F88" w14:textId="77777777" w:rsidR="00936A2F" w:rsidRDefault="007E6509" w:rsidP="007E6A89">
      <w:pPr>
        <w:pStyle w:val="ListParagraph"/>
        <w:numPr>
          <w:ilvl w:val="1"/>
          <w:numId w:val="4"/>
        </w:numPr>
        <w:rPr/>
      </w:pPr>
    </w:p>
    <w:p w14:paraId="5DCE6C90" w14:textId="77777777" w:rsidR="00936A2F" w:rsidRDefault="007E6509" w:rsidP="007E6A89">
      <w:pPr>
        <w:pStyle w:val="ListParagraph"/>
        <w:numPr>
          <w:ilvl w:val="0"/>
          <w:numId w:val="4"/>
        </w:numPr>
        <w:rPr/>
      </w:pPr>
    </w:p>
    <w:p w14:paraId="5327A714" w14:textId="77777777" w:rsidR="00936A2F" w:rsidRDefault="007E6509" w:rsidP="007E6A89">
      <w:pPr>
        <w:pStyle w:val="ListParagraph"/>
        <w:numPr>
          <w:ilvl w:val="1"/>
          <w:numId w:val="4"/>
        </w:numPr>
        <w:rPr/>
      </w:pPr>
    </w:p>
    <w:p w14:paraId="33419125" w14:textId="77777777" w:rsidR="00AD20E4" w:rsidRDefault="007E6509" w:rsidP="007E6A89">
      <w:pPr>
        <w:pStyle w:val="ListParagraph"/>
        <w:numPr>
          <w:ilvl w:val="1"/>
          <w:numId w:val="4"/>
        </w:numPr>
        <w:rPr/>
      </w:pPr>
    </w:p>
    <w:p w14:paraId="7569FAFA" w14:textId="77777777" w:rsidR="00936A2F" w:rsidRDefault="00936A2F">
      <w:pPr>
        <w:rPr/>
      </w:pPr>
    </w:p>
    <w:p w14:paraId="7DCE2E0C" w14:textId="77777777" w:rsidR="00936A2F" w:rsidRDefault="007E6509">
      <w:pPr>
        <w:rPr/>
      </w:pP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62"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36A2F" w:rsidRDefault="007E6509">
            <w:pPr>
              <w:rPr/>
            </w:pPr>
          </w:p>
        </w:tc>
        <w:tc>
          <w:tcPr>
            <w:tcW w:w="3117" w:type="dxa"/>
          </w:tcPr>
          <w:p w14:paraId="6F2D47E4" w14:textId="77777777" w:rsidR="00936A2F" w:rsidRPr="00C4274D" w:rsidRDefault="007E6509">
            <w:pPr>
              <w:cnfStyle w:val="100000000000" w:firstRow="1" w:lastRow="0" w:firstColumn="0" w:lastColumn="0" w:oddVBand="0" w:evenVBand="0" w:oddHBand="0" w:evenHBand="0" w:firstRowFirstColumn="0" w:firstRowLastColumn="0" w:lastRowFirstColumn="0" w:lastRowLastColumn="0"/>
              <w:rPr>
                <w:b w:val="0"/>
              </w:rPr>
            </w:pPr>
          </w:p>
        </w:tc>
        <w:tc>
          <w:tcPr>
            <w:tcW w:w="3117" w:type="dxa"/>
          </w:tcPr>
          <w:p w14:paraId="372BD97C" w14:textId="77777777" w:rsidR="00936A2F" w:rsidRDefault="007E6509">
            <w:pPr>
              <w:cnfStyle w:val="100000000000" w:firstRow="1" w:lastRow="0" w:firstColumn="0" w:lastColumn="0" w:oddVBand="0" w:evenVBand="0" w:oddHBand="0" w:evenHBand="0" w:firstRowFirstColumn="0" w:firstRowLastColumn="0" w:lastRowFirstColumn="0" w:lastRowLastColumn="0"/>
              <w:rPr/>
            </w:pP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6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36A2F" w:rsidDel="00D350BA" w:rsidRDefault="007E6509">
            <w:pPr>
              <w:rPr/>
            </w:pPr>
          </w:p>
        </w:tc>
        <w:tc>
          <w:tcPr>
            <w:tcW w:w="3117" w:type="dxa"/>
          </w:tcPr>
          <w:p w14:paraId="5ED0C048"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96D7C0D" w14:textId="77777777" w:rsidR="00936A2F" w:rsidDel="00D350BA"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6B9CB10B" w14:textId="77777777" w:rsidTr="00665111">
        <w:trPr>
          <w:del w:id="376" w:author="Author"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36A2F" w:rsidRDefault="007E6509">
            <w:pPr>
              <w:rPr/>
            </w:pPr>
          </w:p>
        </w:tc>
        <w:tc>
          <w:tcPr>
            <w:tcW w:w="3117" w:type="dxa"/>
          </w:tcPr>
          <w:p w14:paraId="7D4CF8AA" w14:textId="77777777" w:rsidR="00936A2F" w:rsidRDefault="007E6509">
            <w:pPr>
              <w:cnfStyle w:val="000000000000" w:firstRow="0" w:lastRow="0" w:firstColumn="0" w:lastColumn="0" w:oddVBand="0" w:evenVBand="0" w:oddHBand="0" w:evenHBand="0" w:firstRowFirstColumn="0" w:firstRowLastColumn="0" w:lastRowFirstColumn="0" w:lastRowLastColumn="0"/>
              <w:rPr/>
            </w:pPr>
          </w:p>
        </w:tc>
        <w:tc>
          <w:tcPr>
            <w:tcW w:w="3117" w:type="dxa"/>
          </w:tcPr>
          <w:p w14:paraId="0CEC9855" w14:textId="77777777" w:rsidR="00936A2F" w:rsidRDefault="007E6509">
            <w:pPr>
              <w:cnfStyle w:val="000000000000" w:firstRow="0" w:lastRow="0" w:firstColumn="0" w:lastColumn="0" w:oddVBand="0" w:evenVBand="0" w:oddHBand="0" w:evenHBand="0" w:firstRowFirstColumn="0" w:firstRowLastColumn="0" w:lastRowFirstColumn="0" w:lastRowLastColumn="0"/>
              <w:rPr/>
            </w:pPr>
          </w:p>
        </w:tc>
      </w:tr>
    </w:tbl>
    <w:p w14:paraId="7540EDBA" w14:textId="77777777" w:rsidR="00936A2F" w:rsidRDefault="00936A2F" w:rsidP="00C4274D">
      <w:pPr>
        <w:rPr/>
      </w:pPr>
    </w:p>
    <w:p w14:paraId="56ECE6CA" w14:textId="77777777" w:rsidR="00936A2F" w:rsidRDefault="007E6509" w:rsidP="006F1BE6">
      <w:pPr>
        <w:jc w:val="both"/>
        <w:rPr/>
      </w:pPr>
    </w:p>
    <w:p w14:paraId="595EB4B7" w14:textId="77777777" w:rsidR="00936A2F" w:rsidRDefault="007E6509" w:rsidP="00CD35D8">
      <w:pPr>
        <w:ind w:left="720" w:hanging="720"/>
        <w:rPr/>
      </w:pPr>
    </w:p>
    <w:p w14:paraId="2147A873" w14:textId="77777777" w:rsidR="00936A2F" w:rsidRDefault="007E6509" w:rsidP="00CD35D8">
      <w:pPr>
        <w:ind w:firstLine="720"/>
        <w:rPr/>
      </w:pPr>
    </w:p>
    <w:p w14:paraId="551600B1" w14:textId="77777777" w:rsidR="00936A2F" w:rsidRDefault="007E6509" w:rsidP="00CD35D8">
      <w:pPr>
        <w:ind w:left="1440"/>
        <w:rPr/>
      </w:pPr>
    </w:p>
    <w:p w14:paraId="482579FD" w14:textId="77777777" w:rsidR="00936A2F" w:rsidRDefault="007E6509" w:rsidP="00CD35D8">
      <w:pPr>
        <w:ind w:left="2880"/>
        <w:rPr/>
      </w:pPr>
    </w:p>
    <w:p w14:paraId="60C5CA22" w14:textId="77777777" w:rsidR="0018060C" w:rsidRDefault="007E6509"/>
    <w:sectPr w:rsidR="0018060C">
      <w:pgSz w:w="12240" w:h="15840"/>
      <w:pgMar w:top="1440" w:right="1440" w:bottom="1440" w:left="1440" w:header="720" w:footer="720" w:gutter="0"/>
      <w:cols w:space="720"/>
      <w:docGrid w:linePitch="0"/>
      <w:sectPrChange w:id="395" w:author="Author" w:date="2026-06-29T11:22:00Z" w16du:dateUtc="2026-06-29T15:22:00Z">
        <w:sectPr w:rsidR="0018060C">
          <w:pgMar w:top="1440" w:right="1440" w:bottom="1440" w:left="1440" w:header="720" w:footer="720" w:gutter="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0" w:author="Eric White" w:date="2014-10-28T20:22:00Z" w:initials="EW">
    <w:p w14:paraId="4E5C8309" w14:textId="77777777" w:rsidR="00936A2F"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FF36AC" w14:textId="77777777" w:rsidR="00936A2F" w:rsidRDefault="00936A2F">
      <w:pPr>
        <w:spacing w:after="0" w:line="240" w:lineRule="auto"/>
      </w:pPr>
      <w:r>
        <w:separator/>
      </w:r>
    </w:p>
  </w:endnote>
  <w:endnote w:type="continuationSeparator" w:id="0">
    <w:p w14:paraId="13A27907" w14:textId="77777777" w:rsidR="00936A2F" w:rsidRDefault="00936A2F">
      <w:pPr>
        <w:spacing w:after="0" w:line="240" w:lineRule="auto"/>
      </w:pPr>
      <w:r>
        <w:continuationSeparator/>
      </w:r>
    </w:p>
  </w:endnote>
  <w:endnote w:id="1">
    <w:p w14:paraId="68990B77" w14:textId="77777777" w:rsidR="00936A2F" w:rsidRDefault="007E6509">
      <w:pPr>
        <w:pStyle w:val="EndnoteText"/>
      </w:pPr>
      <w:del w:id="71" w:author="Author" w:date="2026-06-29T11:22:00Z" w16du:dateUtc="2026-06-29T15:22: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36A2F" w:rsidRDefault="00936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36A2F" w:rsidRDefault="00936A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36A2F" w:rsidRDefault="00936A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2Char"/>
      <w:pPrChange w:id="304" w:author="Author" w:date="2026-06-29T11:22:00Z" w16du:dateUtc="2026-06-29T15:22: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2B6B38" w14:textId="77777777" w:rsidR="00936A2F" w:rsidRDefault="00936A2F">
      <w:pPr>
        <w:spacing w:after="0" w:line="240" w:lineRule="auto"/>
      </w:pPr>
      <w:r>
        <w:separator/>
      </w:r>
    </w:p>
  </w:footnote>
  <w:footnote w:type="continuationSeparator" w:id="0">
    <w:p w14:paraId="004E60E9" w14:textId="77777777" w:rsidR="00936A2F" w:rsidRDefault="00936A2F">
      <w:pPr>
        <w:spacing w:after="0" w:line="240" w:lineRule="auto"/>
      </w:pPr>
      <w:r>
        <w:continuationSeparator/>
      </w:r>
    </w:p>
  </w:footnote>
  <w:footnote w:id="1">
    <w:p w14:paraId="2984BC4D" w14:textId="77777777" w:rsidR="00936A2F" w:rsidRDefault="007E6509">
      <w:pPr>
        <w:pStyle w:val="FootnoteText"/>
      </w:pPr>
      <w:del w:id="310" w:author="Author" w:date="2026-06-29T11:22:00Z" w16du:dateUtc="2026-06-29T15:22: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36A2F" w:rsidRDefault="00936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36A2F" w:rsidRDefault="00936A2F">
        <w:pPr>
          <w:pStyle w:val="Header"/>
        </w:pPr>
        <w:r>
          <w:rPr>
            <w:noProof/>
          </w:rPr>
          <w:pict w14:anchorId="20209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36A2F" w:rsidRDefault="00936A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31060456">
    <w:abstractNumId w:val="3"/>
  </w:num>
  <w:num w:numId="2" w16cid:durableId="1290404354">
    <w:abstractNumId w:val="0"/>
  </w:num>
  <w:num w:numId="3" w16cid:durableId="374425858">
    <w:abstractNumId w:val="1"/>
  </w:num>
  <w:num w:numId="4" w16cid:durableId="5646074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12A7"/>
    <w:rsid w:val="0018060C"/>
    <w:rsid w:val="002173BF"/>
    <w:rsid w:val="006406BC"/>
    <w:rsid w:val="007E6509"/>
    <w:rsid w:val="007F6CB4"/>
    <w:rsid w:val="00894F66"/>
    <w:rsid w:val="00936A2F"/>
    <w:rsid w:val="00AD20E4"/>
    <w:rsid w:val="00AD7FBA"/>
    <w:rsid w:val="00C82B27"/>
    <w:rsid w:val="00D1208C"/>
    <w:rsid w:val="00FD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2A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7F78"/>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ED7F78"/>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ED7F78"/>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ED7F78"/>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ED7F78"/>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ED7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7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ind w:left="720"/>
      <w:contextualSpacing/>
    </w:p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caps/>
      <w:color w:val="1F4D78" w:themeColor="accent1" w:themeShade="7F"/>
      <w:spacing w:val="15"/>
    </w:rPr>
  </w:style>
  <w:style w:type="character" w:customStyle="1" w:styleId="Heading4Char">
    <w:name w:val="Heading 4 Char"/>
    <w:basedOn w:val="DefaultParagraphFont"/>
    <w:link w:val="Heading4"/>
    <w:uiPriority w:val="9"/>
    <w:semiHidden/>
    <w:rsid w:val="00ED7F78"/>
    <w:rPr>
      <w:caps/>
      <w:color w:val="2E74B5" w:themeColor="accent1" w:themeShade="BF"/>
      <w:spacing w:val="10"/>
    </w:rPr>
  </w:style>
  <w:style w:type="character" w:customStyle="1" w:styleId="Heading5Char">
    <w:name w:val="Heading 5 Char"/>
    <w:basedOn w:val="DefaultParagraphFont"/>
    <w:link w:val="Heading5"/>
    <w:uiPriority w:val="9"/>
    <w:semiHidden/>
    <w:rsid w:val="00ED7F78"/>
    <w:rPr>
      <w:caps/>
      <w:color w:val="2E74B5" w:themeColor="accent1" w:themeShade="BF"/>
      <w:spacing w:val="10"/>
    </w:rPr>
  </w:style>
  <w:style w:type="character" w:customStyle="1" w:styleId="Heading6Char">
    <w:name w:val="Heading 6 Char"/>
    <w:basedOn w:val="DefaultParagraphFont"/>
    <w:link w:val="Heading6"/>
    <w:uiPriority w:val="9"/>
    <w:semiHidden/>
    <w:rsid w:val="00ED7F78"/>
    <w:rPr>
      <w:caps/>
      <w:color w:val="2E74B5" w:themeColor="accent1" w:themeShade="BF"/>
      <w:spacing w:val="10"/>
    </w:rPr>
  </w:style>
  <w:style w:type="character" w:customStyle="1" w:styleId="Heading7Char">
    <w:name w:val="Heading 7 Char"/>
    <w:basedOn w:val="DefaultParagraphFont"/>
    <w:link w:val="Heading7"/>
    <w:uiPriority w:val="9"/>
    <w:semiHidden/>
    <w:rsid w:val="00ED7F78"/>
    <w:rPr>
      <w:caps/>
      <w:color w:val="2E74B5"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ED7F78"/>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ED7F78"/>
    <w:rPr>
      <w:i/>
      <w:iCs/>
      <w:sz w:val="24"/>
      <w:szCs w:val="24"/>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ED7F78"/>
    <w:rPr>
      <w:color w:val="5B9BD5" w:themeColor="accent1"/>
      <w:sz w:val="24"/>
      <w:szCs w:val="24"/>
    </w:rPr>
  </w:style>
  <w:style w:type="character" w:styleId="SubtleEmphasis">
    <w:name w:val="Subtle Emphasis"/>
    <w:uiPriority w:val="19"/>
    <w:qFormat/>
    <w:rsid w:val="00ED7F78"/>
    <w:rPr>
      <w:i/>
      <w:iCs/>
      <w:color w:val="1F4D78" w:themeColor="accent1" w:themeShade="7F"/>
    </w:rPr>
  </w:style>
  <w:style w:type="character" w:styleId="IntenseEmphasis">
    <w:name w:val="Intense Emphasis"/>
    <w:uiPriority w:val="21"/>
    <w:qFormat/>
    <w:rsid w:val="00ED7F78"/>
    <w:rPr>
      <w:b/>
      <w:bCs/>
      <w:caps/>
      <w:color w:val="1F4D78" w:themeColor="accent1" w:themeShade="7F"/>
      <w:spacing w:val="10"/>
    </w:rPr>
  </w:style>
  <w:style w:type="character" w:styleId="SubtleReference">
    <w:name w:val="Subtle Reference"/>
    <w:uiPriority w:val="31"/>
    <w:qFormat/>
    <w:rsid w:val="00ED7F78"/>
    <w:rPr>
      <w:b/>
      <w:bCs/>
      <w:color w:val="5B9BD5" w:themeColor="accent1"/>
    </w:rPr>
  </w:style>
  <w:style w:type="character" w:styleId="IntenseReference">
    <w:name w:val="Intense Reference"/>
    <w:uiPriority w:val="32"/>
    <w:qFormat/>
    <w:rsid w:val="00ED7F78"/>
    <w:rPr>
      <w:b/>
      <w:bCs/>
      <w:i/>
      <w:iCs/>
      <w:caps/>
      <w:color w:val="5B9BD5"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image" Target="media/image3.bin"/><Relationship Id="rId34"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footer" Target="footer9.xml"/><Relationship Id="rId38"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Microsoft_Excel_Worksheet1.xlsx"/><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4.xml"/><Relationship Id="rId32" Type="http://schemas.openxmlformats.org/officeDocument/2006/relationships/header" Target="header9.xml"/><Relationship Id="rId37" Type="http://schemas.openxmlformats.org/officeDocument/2006/relationships/diagramColors" Target="diagrams/colors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diagramQuickStyle" Target="diagrams/quickStyle1.xml"/><Relationship Id="rId10" Type="http://schemas.microsoft.com/office/2011/relationships/commentsExtended" Target="commentsExtended.xml"/><Relationship Id="rId19" Type="http://schemas.openxmlformats.org/officeDocument/2006/relationships/image" Target="media/image2.emf"/><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diagramLayout" Target="diagrams/layout1.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FD39-E841-A719-18C9DABD837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FD39-E841-A719-18C9DABD837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FD39-E841-A719-18C9DABD837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2026-06-29T15:22:00Z</dcterms:modified>
</cp:coreProperties>
</file>