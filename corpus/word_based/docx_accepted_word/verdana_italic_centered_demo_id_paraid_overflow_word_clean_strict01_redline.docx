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bin" ContentType="image/x-wmf"/>
  <Override PartName="/word/media/image3.bin" ContentType="image/pn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C8CD0" w14:textId="77777777" w:rsidR="0018060C" w:rsidRDefault="00894F66">
      <w:pPr>
        <w:rPr/>
      </w:pPr>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2C1EB4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"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5B255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"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A6B217C"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"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288B61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"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7C56D"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9A8r8t8AAAANAQAADwAAAAAAAAAAAAAAAAC4BAAAZHJzL2Rv&#13;&#10;d25yZXYueG1sUEsFBgAAAAAEAAQA8wAAAMQFAAAAAA==&#13;&#10;" fillcolor="#156082 [3204]" strokecolor="#0a2f40 [1604]" strokeweight="1.5pt"/>
            </w:pict>
          </mc:Fallback>
        </mc:AlternateContent>
      </w:r>
    </w:p>
    <w:p w14:paraId="37F2C3E1" w14:textId="77777777" w:rsidR="002343B0" w:rsidRPr="00F94915" w:rsidRDefault="007E6509" w:rsidP="00F94915">
      <w:pPr>
        <w:rPr/>
      </w:pPr>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r:id="rId7"/>
              </a:graphicData>
            </a:graphic>
          </wp:inline>
        </w:drawing>
      </w:r>
    </w:p>
    <w:p w14:paraId="7751710B" w14:textId="77777777" w:rsidR="002343B0" w:rsidRDefault="007E6509" w:rsidP="00270EE7">
      <w:pPr>
        <w:pStyle w:val="ListParagraph"/>
        <w:numPr>
          <w:ilvl w:val="0"/>
          <w:numId w:val="1"/>
        </w:numPr>
        <w:rPr/>
      </w:pPr>
      <w:r>
        <w:t>Video provides a powerful way to help you prove your point.</w:t>
      </w:r>
    </w:p>
    <w:p w14:paraId="0A6A98D4" w14:textId="77777777" w:rsidR="002343B0" w:rsidRDefault="007E6509" w:rsidP="00270EE7">
      <w:pPr>
        <w:pStyle w:val="ListParagraph"/>
        <w:numPr>
          <w:ilvl w:val="1"/>
          <w:numId w:val="1"/>
        </w:numPr>
        <w:rPr/>
      </w:pPr>
      <w:r>
        <w:t>When you click Online Video, you can paste in the embed code for the video you want to add.</w:t>
      </w:r>
    </w:p>
    <w:p w14:paraId="79B46A2E" w14:textId="77777777" w:rsidR="00E60915" w:rsidRDefault="007E6509">
      <w:pPr>
        <w:rPr/>
      </w:pPr>
      <w:r>
        <w:t xml:space="preserve">You can also type a keyword to search online for the video that best fits your </w:t>
      </w:r>
      <w:commentRangeStart w:id="32"/>
    </w:p>
    <w:p w14:paraId="3675AACC" w14:textId="77777777" w:rsidR="002343B0" w:rsidRDefault="002343B0" w:rsidP="00270EE7">
      <w:pPr>
        <w:pStyle w:val="ListParagraph"/>
        <w:numPr>
          <w:ilvl w:val="1"/>
          <w:numId w:val="1"/>
        </w:numPr>
        <w:rPr/>
      </w:pPr>
      <w:r>
        <w:rPr>
          <w:rPrChange w:id="36" w:author="Eric White" w:date="2026-07-05T01:31:00Z" w16du:dateUtc="2026-07-05T05:31:00Z">
            <w:rPr>
              <w:rFonts w:ascii="Verdana, Geneva, sans-serif" w:hAnsi="Verdana, Geneva, sans-serif" w:cs="Verdana, Geneva, sans-serif"/>
              <w:i/>
              <w:iCs/>
            </w:rPr>
          </w:rPrChange>
        </w:rPr>
        <w:t>document</w:t>
      </w:r>
      <w:r w:rsidR="007E6509">
        <w:t>.</w:t>
      </w:r>
    </w:p>
    <w:p w14:paraId="195A4D4A" w14:textId="77777777" w:rsidR="00E60915" w:rsidRDefault="007E6509" w:rsidP="00270EE7">
      <w:pPr>
        <w:pStyle w:val="ListParagraph"/>
        <w:numPr>
          <w:ilvl w:val="0"/>
          <w:numId w:val="1"/>
        </w:numPr>
        <w:pPrChange w:id="38" w:author="Eric White" w:date="2026-07-05T01:31:00Z" w16du:dateUtc="2026-07-05T05:31:00Z">
          <w:pPr/>
        </w:pPrChange>
      </w:pPr>
      <w:r>
        <w:t>To make your document look professionally produced, Word provides header, footer, cover page,</w:t>
      </w:r>
      <w:r w:rsidR="002343B0">
        <w:rPr>
          <w:rPrChange w:id="41" w:author="Eric White" w:date="2026-07-05T01:31:00Z" w16du:dateUtc="2026-07-05T05:31:00Z">
            <w:rPr>
              <w:rFonts w:ascii="Verdana, Geneva, sans-serif" w:hAnsi="Verdana, Geneva, sans-serif" w:cs="Verdana, Geneva, sans-serif"/>
              <w:i/>
              <w:iCs/>
            </w:rPr>
          </w:rPrChange>
        </w:rPr>
        <w:t xml:space="preserve"> and </w:t>
      </w:r>
      <w:r>
        <w:t>text box designs that complement each other</w:t>
      </w:r>
      <w:r w:rsidR="002343B0">
        <w:rPr>
          <w:rPrChange w:id="44" w:author="Eric White" w:date="2026-07-05T01:31:00Z" w16du:dateUtc="2026-07-05T05:31:00Z">
            <w:rPr>
              <w:rFonts w:ascii="Verdana, Geneva, sans-serif" w:hAnsi="Verdana, Geneva, sans-serif" w:cs="Verdana, Geneva, sans-serif"/>
              <w:i/>
              <w:iCs/>
            </w:rPr>
          </w:rPrChange>
        </w:rPr>
        <w:t>.</w:t>
      </w:r>
    </w:p>
    <w:p w14:paraId="62A3B61C" w14:textId="77777777" w:rsidR="002343B0" w:rsidRDefault="007E6509" w:rsidP="00270EE7">
      <w:pPr>
        <w:pStyle w:val="ListParagraph"/>
        <w:numPr>
          <w:ilvl w:val="1"/>
          <w:numId w:val="1"/>
        </w:numPr>
        <w:rPr/>
      </w:pPr>
      <w:r>
        <w:t>For example, you can add</w:t>
      </w:r>
      <w:r w:rsidR="002343B0">
        <w:rPr>
          <w:rPrChange w:id="48" w:author="Eric White" w:date="2026-07-05T01:31:00Z" w16du:dateUtc="2026-07-05T05:31:00Z">
            <w:rPr>
              <w:rFonts w:ascii="Verdana, Geneva, sans-serif" w:hAnsi="Verdana, Geneva, sans-serif" w:cs="Verdana, Geneva, sans-serif"/>
              <w:i/>
              <w:iCs/>
            </w:rPr>
          </w:rPrChange>
        </w:rPr>
        <w:t xml:space="preserve"> a </w:t>
      </w:r>
      <w:r>
        <w:t>matching cover page, header,</w:t>
      </w:r>
      <w:r w:rsidR="002343B0">
        <w:rPr>
          <w:rPrChange w:id="51" w:author="Eric White" w:date="2026-07-05T01:31:00Z" w16du:dateUtc="2026-07-05T05:31:00Z">
            <w:rPr>
              <w:rFonts w:ascii="Verdana, Geneva, sans-serif" w:hAnsi="Verdana, Geneva, sans-serif" w:cs="Verdana, Geneva, sans-serif"/>
              <w:i/>
              <w:iCs/>
            </w:rPr>
          </w:rPrChange>
        </w:rPr>
        <w:t xml:space="preserve"> and </w:t>
      </w:r>
      <w:r>
        <w:t>sidebar.</w:t>
      </w:r>
    </w:p>
    <w:p w14:paraId="3D8E4EA7" w14:textId="77777777" w:rsidR="002343B0" w:rsidRDefault="007E6509" w:rsidP="00270EE7">
      <w:pPr>
        <w:pStyle w:val="ListParagraph"/>
        <w:numPr>
          <w:ilvl w:val="1"/>
          <w:numId w:val="1"/>
        </w:numPr>
        <w:rPr/>
      </w:pPr>
      <w:r>
        <w:t>Click Insert and then choose the elements you want from the different galleries.</w:t>
      </w:r>
    </w:p>
    <w:p w14:paraId="176C2786" w14:textId="77777777" w:rsidR="002343B0" w:rsidRDefault="007E6509" w:rsidP="00270EE7">
      <w:pPr>
        <w:pStyle w:val="ListParagraph"/>
        <w:numPr>
          <w:ilvl w:val="1"/>
          <w:numId w:val="1"/>
        </w:numPr>
        <w:rPr/>
      </w:pPr>
      <w:r>
        <w:lastRenderedPageBreak/>
        <w:t>Themes and styles also help keep your document coordinated.</w:t>
      </w:r>
    </w:p>
    <w:p w14:paraId="2B3504C4" w14:textId="77777777" w:rsidR="002343B0" w:rsidRDefault="007E6509" w:rsidP="00270EE7">
      <w:pPr>
        <w:pStyle w:val="ListParagraph"/>
        <w:numPr>
          <w:ilvl w:val="2"/>
          <w:numId w:val="1"/>
        </w:numPr>
        <w:rPr/>
      </w:pPr>
      <w:r>
        <w:t>When you click Design and choose a new Theme, the pictures, charts, and SmartArt graphics change to match your new theme.</w:t>
      </w:r>
    </w:p>
    <w:p w14:paraId="2C0498D0" w14:textId="77777777" w:rsidR="002343B0" w:rsidRDefault="007E6509" w:rsidP="00270EE7">
      <w:pPr>
        <w:pStyle w:val="ListParagraph"/>
        <w:numPr>
          <w:ilvl w:val="0"/>
          <w:numId w:val="1"/>
        </w:numPr>
        <w:rPr/>
      </w:pPr>
      <w:r>
        <w:t>When you apply styles, your headings change to match the new theme.</w:t>
      </w:r>
    </w:p>
    <w:p w14:paraId="47673396" w14:textId="77777777" w:rsidR="002343B0" w:rsidRDefault="007E6509" w:rsidP="00270EE7">
      <w:pPr>
        <w:pStyle w:val="ListParagraph"/>
        <w:numPr>
          <w:ilvl w:val="1"/>
          <w:numId w:val="1"/>
        </w:numPr>
        <w:rPr/>
      </w:pPr>
      <w:r>
        <w:t>Save time in Word with new buttons that show up where you need them.</w:t>
      </w:r>
    </w:p>
    <w:p w14:paraId="5D32DB08" w14:textId="77777777" w:rsidR="002343B0" w:rsidRDefault="007E6509" w:rsidP="008B7E91">
      <w:pPr>
        <w:spacing w:after="480"/>
        <w:rPr/>
      </w:pP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2343B0" w:rsidRDefault="007E6509">
      <w:pPr>
        <w:rPr/>
      </w:pPr>
      <w:r>
        <w:t>To make your document</w:t>
      </w:r>
      <w:r w:rsidR="002343B0">
        <w:rPr>
          <w:rPrChange w:id="68" w:author="Eric White" w:date="2026-07-05T01:31:00Z" w16du:dateUtc="2026-07-05T05:31:00Z">
            <w:rPr>
              <w:rFonts w:ascii="Verdana, Geneva, sans-serif" w:hAnsi="Verdana, Geneva, sans-serif" w:cs="Verdana, Geneva, sans-serif"/>
              <w:i/>
              <w:iCs/>
            </w:rPr>
          </w:rPrChange>
        </w:rPr>
        <w:t xml:space="preserve"> look</w:t>
      </w:r>
      <w:r>
        <w:t xml:space="preserve">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2343B0" w:rsidRDefault="007E6509" w:rsidP="008B7E91">
      <w:pPr>
        <w:spacing w:before="800"/>
        <w:rPr/>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2343B0" w:rsidRDefault="007E6509" w:rsidP="00C92A32">
      <w:pPr>
        <w:pStyle w:val="Heading1"/>
        <w:rPr/>
      </w:pPr>
      <w:r w:rsidRPr="00C92A32">
        <w:t>Heading 1</w:t>
      </w:r>
    </w:p>
    <w:p w14:paraId="1FB54B9F" w14:textId="77777777" w:rsidR="002343B0" w:rsidRPr="00C92A32" w:rsidRDefault="007E6509" w:rsidP="00C92A32">
      <w:pPr>
        <w:pStyle w:val="Heading2"/>
        <w:rPr/>
      </w:pPr>
      <w:r>
        <w:t>This is Heading 2</w:t>
      </w:r>
    </w:p>
    <w:p w14:paraId="0922DB5F" w14:textId="77777777" w:rsidR="002343B0" w:rsidRDefault="007E6509">
      <w:pPr>
        <w:rPr/>
      </w:pPr>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2343B0" w:rsidRDefault="007E6509" w:rsidP="00C92A32">
      <w:pPr>
        <w:pStyle w:val="Heading1"/>
        <w:rPr/>
      </w:pPr>
      <w:r>
        <w:t>Second Heading 1</w:t>
      </w:r>
    </w:p>
    <w:p w14:paraId="4090E0F0" w14:textId="77777777" w:rsidR="002343B0" w:rsidRDefault="007E6509">
      <w:pPr>
        <w:rPr/>
      </w:pPr>
      <w:r>
        <w:rPr>
          <w:noProof/>
        </w:rPr>
        <w:t>Lorem ipsum dolor sit amet, consectetuer adipiscing elit. Maecenas porttitor congue massa. Fusce posuere, magna sed pulvinar ultricies, purus lectus malesuada libero, sit amet commodo magna eros quis urna.</w:t>
      </w:r>
    </w:p>
    <w:p w14:paraId="11121BFA" w14:textId="77777777" w:rsidR="002343B0" w:rsidRDefault="007E6509" w:rsidP="00C92A32">
      <w:pPr>
        <w:pStyle w:val="Heading2"/>
        <w:rPr/>
      </w:pPr>
      <w:r>
        <w:t>More Info</w:t>
      </w:r>
    </w:p>
    <w:p w14:paraId="7EC7EF8D" w14:textId="77777777" w:rsidR="002343B0" w:rsidRDefault="007E6509">
      <w:pPr>
        <w:rPr/>
      </w:pPr>
      <w:r>
        <w:rPr>
          <w:noProof/>
        </w:rPr>
        <w:t>Lorem ipsum dolor sit amet, consectetuer adipiscing elit.</w:t>
      </w:r>
    </w:p>
    <w:p w14:paraId="573DFB18" w14:textId="77777777" w:rsidR="002343B0" w:rsidRDefault="007E6509">
      <w:pPr>
        <w:rPr/>
      </w:pPr>
      <w:r>
        <w:t xml:space="preserve">When </w:t>
      </w:r>
      <w:commentRangeStart w:id="88"/>
      <w:r>
        <w:t>you click Online Video</w:t>
      </w:r>
      <w:commentRangeEnd w:id="88"/>
      <w:r>
        <w:rPr>
          <w:rStyle w:val="CommentReference"/>
          <w:sz w:val="22"/>
          <w:szCs w:val="20"/>
        </w:rPr>
        <w:commentReference w:id="88"/>
      </w:r>
      <w:r>
        <w:t>, you can paste in the embed code for the video you want to add. You can also type a keyword to search online for the video that best fits your document.</w:t>
      </w:r>
    </w:p>
    <w:p w14:paraId="7FD69FC2" w14:textId="77777777" w:rsidR="002343B0" w:rsidRDefault="007E6509">
      <w:pPr>
        <w:rPr/>
      </w:pPr>
      <w:r>
        <w:t>Video provides a powerful way to help you prove your point. When you click Online Video, you can paste in the embed code for the video you want to add. You can also type a keyword to search online for the video that best fits your document.</w:t>
      </w:r>
    </w:p>
    <w:p w14:paraId="67BBBFB9" w14:textId="77777777" w:rsidR="002343B0" w:rsidRDefault="007E6509">
      <w:pPr>
        <w:rPr/>
      </w:pPr>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B70BED" w14:textId="77777777" w:rsidR="002343B0" w:rsidRDefault="007E6509">
      <w:r>
        <w:rPr>
          <w:noProof/>
        </w:rPr>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p w14:paraId="11515645" w14:textId="77777777" w:rsidR="002343B0" w:rsidRDefault="007E6509">
      <w:r>
        <w:rPr>
          <w:rFonts w:ascii="MS Gothic" w:eastAsia="MS Gothic" w:hAnsi="MS Gothic" w:hint="eastAsia"/>
        </w:rPr>
        <w:t>☐</w:t>
      </w:r>
    </w:p>
    <w:p w14:paraId="7867605E" w14:textId="77777777" w:rsidR="002343B0" w:rsidRDefault="007E6509">
      <w:pPr>
        <w:rPr/>
      </w:pPr>
      <w:r>
        <w:t>Two</w:t>
      </w:r>
    </w:p>
    <w:p w14:paraId="30E8E50B" w14:textId="77777777" w:rsidR="002343B0" w:rsidRDefault="007E6509">
      <w:pPr>
        <w:rPr/>
      </w:pPr>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2343B0" w:rsidRDefault="002343B0">
      <w:pPr>
        <w:rPr/>
        <w:sectPr w:rsidR="00CF781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2343B0" w:rsidRDefault="007E6509" w:rsidP="005E2746">
      <w:pPr>
        <w:pBdr>
          <w:top w:val="single" w:sz="4" w:space="1" w:color="auto"/>
          <w:left w:val="single" w:sz="4" w:space="4" w:color="auto"/>
          <w:bottom w:val="single" w:sz="4" w:space="1" w:color="auto"/>
          <w:right w:val="single" w:sz="4" w:space="4" w:color="auto"/>
        </w:pBdr>
        <w:rPr/>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customXmlInsRangeStart w:id="105" w:author="Eric White" w:date="2026-07-05T01:31:00Z"/>
    <w:sdt>
      <w:sdtPr>
        <w:rPr>
          <w:b w:val="0"/>
          <w:bCs w:val="0"/>
          <w:noProof/>
          <w:color w:val="auto"/>
        </w:rPr>
        <w:alias w:val="MyTable"/>
        <w:tag w:val="MyTable"/>
        <w:id w:val="354002298"/>
      </w:sdtPr>
      <w:sdtEndPr>
        <w:rPr>
          <w:noProof w:val="0"/>
        </w:rPr>
      </w:sdtEndPr>
      <w:sdtContent>
        <w:customXmlInsRangeEnd w:id="105"/>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106"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7" w:author="Eric White" w:date="2026-07-05T01:31:00Z"/>
              <w:sdt>
                <w:sdtPr>
                  <w:rPr>
                    <w:noProof/>
                  </w:rPr>
                  <w:alias w:val="Latin1"/>
                  <w:tag w:val="Latin1"/>
                  <w:id w:val="1646851742"/>
                </w:sdtPr>
                <w:sdtEndPr/>
                <w:sdtContent>
                  <w:customXmlInsRangeEnd w:id="107"/>
                  <w:p w14:paraId="1581FCAC" w14:textId="77777777" w:rsidR="002343B0" w:rsidRDefault="007E6509">
                    <w:pPr>
                      <w:rPr/>
                    </w:pPr>
                    <w:ins w:id="109" w:author="Eric White" w:date="2026-07-05T01:31:00Z" w16du:dateUtc="2026-07-05T05:31:00Z">
                      <w:r>
                        <w:rPr>
                          <w:noProof/>
                        </w:rPr>
                        <w:t>Lorem ipsum dolor sit amet</w:t>
                      </w:r>
                    </w:ins>
                  </w:p>
                  <w:customXmlInsRangeStart w:id="110" w:author="Eric White" w:date="2026-07-05T01:31:00Z"/>
                </w:sdtContent>
              </w:sdt>
              <w:customXmlInsRangeEnd w:id="110"/>
            </w:tc>
            <w:tc>
              <w:tcPr>
                <w:tcW w:w="3117" w:type="dxa"/>
              </w:tcPr>
              <w:customXmlInsRangeStart w:id="111" w:author="Eric White" w:date="2026-07-05T01:31:00Z"/>
              <w:sdt>
                <w:sdtPr>
                  <w:rPr>
                    <w:noProof/>
                  </w:rPr>
                  <w:alias w:val="Latin2"/>
                  <w:tag w:val="Latin2"/>
                  <w:id w:val="1730795754"/>
                </w:sdtPr>
                <w:sdtEndPr/>
                <w:sdtContent>
                  <w:customXmlInsRangeEnd w:id="111"/>
                  <w:p w14:paraId="36C70DAE" w14:textId="77777777" w:rsidR="002343B0" w:rsidRPr="00C4274D" w:rsidRDefault="007E6509">
                    <w:pPr>
                      <w:cnfStyle w:val="100000000000" w:firstRow="1" w:lastRow="0" w:firstColumn="0" w:lastColumn="0" w:oddVBand="0" w:evenVBand="0" w:oddHBand="0" w:evenHBand="0" w:firstRowFirstColumn="0" w:firstRowLastColumn="0" w:lastRowFirstColumn="0" w:lastRowLastColumn="0"/>
                      <w:rPr>
                        <w:b w:val="0"/>
                      </w:rPr>
                    </w:pPr>
                    <w:ins w:id="113" w:author="Eric White" w:date="2026-07-05T01:31:00Z" w16du:dateUtc="2026-07-05T05:31:00Z">
                      <w:r>
                        <w:rPr>
                          <w:noProof/>
                        </w:rPr>
                        <w:t>Consectetuer adipiscing elit</w:t>
                      </w:r>
                    </w:ins>
                  </w:p>
                  <w:customXmlInsRangeStart w:id="114" w:author="Eric White" w:date="2026-07-05T01:31:00Z"/>
                </w:sdtContent>
              </w:sdt>
              <w:customXmlInsRangeEnd w:id="114"/>
            </w:tc>
            <w:tc>
              <w:tcPr>
                <w:tcW w:w="3117" w:type="dxa"/>
              </w:tcPr>
              <w:customXmlInsRangeStart w:id="115" w:author="Eric White" w:date="2026-07-05T01:31:00Z"/>
              <w:sdt>
                <w:sdtPr>
                  <w:rPr>
                    <w:noProof/>
                  </w:rPr>
                  <w:alias w:val="Latin3"/>
                  <w:tag w:val="Latin3"/>
                  <w:id w:val="-88469536"/>
                </w:sdtPr>
                <w:sdtEndPr/>
                <w:sdtContent>
                  <w:customXmlInsRangeEnd w:id="115"/>
                  <w:p w14:paraId="0D6492B9" w14:textId="77777777" w:rsidR="002343B0" w:rsidRDefault="007E6509">
                    <w:pPr>
                      <w:cnfStyle w:val="100000000000" w:firstRow="1" w:lastRow="0" w:firstColumn="0" w:lastColumn="0" w:oddVBand="0" w:evenVBand="0" w:oddHBand="0" w:evenHBand="0" w:firstRowFirstColumn="0" w:firstRowLastColumn="0" w:lastRowFirstColumn="0" w:lastRowLastColumn="0"/>
                      <w:rPr/>
                    </w:pPr>
                    <w:ins w:id="117" w:author="Eric White" w:date="2026-07-05T01:31:00Z" w16du:dateUtc="2026-07-05T05:31:00Z">
                      <w:r>
                        <w:rPr>
                          <w:noProof/>
                        </w:rPr>
                        <w:t>Maecenas porttitor congue massa.</w:t>
                      </w:r>
                    </w:ins>
                  </w:p>
                  <w:customXmlInsRangeStart w:id="118" w:author="Eric White" w:date="2026-07-05T01:31:00Z"/>
                </w:sdtContent>
              </w:sdt>
              <w:customXmlInsRangeEnd w:id="118"/>
            </w:tc>
          </w:tr>
          <w:customXmlInsRangeStart w:id="119" w:author="Eric White" w:date="2026-07-05T01:31:00Z"/>
          <w:sdt>
            <w:sdtPr>
              <w:rPr>
                <w:b w:val="0"/>
                <w:bCs w:val="0"/>
              </w:rPr>
              <w:alias w:val="Row1"/>
              <w:tag w:val="Row1"/>
              <w:id w:val="2087339449"/>
            </w:sdtPr>
            <w:sdtEndPr/>
            <w:sdtContent>
              <w:customXmlInsRangeEnd w:id="119"/>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20"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21" w:author="Eric White" w:date="2026-07-05T01:31:00Z"/>
                  <w:sdt>
                    <w:sdtPr>
                      <w:alias w:val="Data11"/>
                      <w:tag w:val="Data11"/>
                      <w:id w:val="1641614218"/>
                      <w:text/>
                    </w:sdtPr>
                    <w:sdtEndPr/>
                    <w:sdtContent>
                      <w:customXmlInsRangeEnd w:id="121"/>
                      <w:p w14:paraId="2A2ECE4B" w14:textId="77777777" w:rsidR="002343B0" w:rsidRDefault="00A0457C">
                        <w:pPr>
                          <w:rPr/>
                        </w:pPr>
                        <w:ins w:id="123" w:author="Eric White" w:date="2026-07-05T01:31:00Z" w16du:dateUtc="2026-07-05T05:31:00Z">
                          <w:r>
                            <w:t>100</w:t>
                          </w:r>
                        </w:ins>
                      </w:p>
                      <w:customXmlInsRangeStart w:id="124" w:author="Eric White" w:date="2026-07-05T01:31:00Z"/>
                    </w:sdtContent>
                  </w:sdt>
                  <w:customXmlInsRangeEnd w:id="124"/>
                </w:tc>
                <w:tc>
                  <w:tcPr>
                    <w:tcW w:w="3117" w:type="dxa"/>
                  </w:tcPr>
                  <w:customXmlInsRangeStart w:id="125" w:author="Eric White" w:date="2026-07-05T01:31:00Z"/>
                  <w:sdt>
                    <w:sdtPr>
                      <w:alias w:val="Data12"/>
                      <w:tag w:val="Data12"/>
                      <w:id w:val="184647321"/>
                      <w:text/>
                    </w:sdtPr>
                    <w:sdtEndPr/>
                    <w:sdtContent>
                      <w:customXmlInsRangeEnd w:id="125"/>
                      <w:p w14:paraId="60ACCD8A" w14:textId="77777777" w:rsidR="002343B0" w:rsidRDefault="00A0457C">
                        <w:pPr>
                          <w:cnfStyle w:val="000000100000" w:firstRow="0" w:lastRow="0" w:firstColumn="0" w:lastColumn="0" w:oddVBand="0" w:evenVBand="0" w:oddHBand="1" w:evenHBand="0" w:firstRowFirstColumn="0" w:firstRowLastColumn="0" w:lastRowFirstColumn="0" w:lastRowLastColumn="0"/>
                          <w:rPr/>
                        </w:pPr>
                        <w:ins w:id="127" w:author="Eric White" w:date="2026-07-05T01:31:00Z" w16du:dateUtc="2026-07-05T05:31:00Z">
                          <w:r>
                            <w:t>200</w:t>
                          </w:r>
                        </w:ins>
                      </w:p>
                      <w:customXmlInsRangeStart w:id="128" w:author="Eric White" w:date="2026-07-05T01:31:00Z"/>
                    </w:sdtContent>
                  </w:sdt>
                  <w:customXmlInsRangeEnd w:id="128"/>
                </w:tc>
                <w:tc>
                  <w:tcPr>
                    <w:tcW w:w="3117" w:type="dxa"/>
                  </w:tcPr>
                  <w:customXmlInsRangeStart w:id="129" w:author="Eric White" w:date="2026-07-05T01:31:00Z"/>
                  <w:sdt>
                    <w:sdtPr>
                      <w:alias w:val="Data13"/>
                      <w:tag w:val="Data13"/>
                      <w:id w:val="131915776"/>
                      <w:text/>
                    </w:sdtPr>
                    <w:sdtEndPr/>
                    <w:sdtContent>
                      <w:customXmlInsRangeEnd w:id="129"/>
                      <w:p w14:paraId="60560D1C" w14:textId="77777777" w:rsidR="002343B0" w:rsidRDefault="00A0457C">
                        <w:pPr>
                          <w:cnfStyle w:val="000000100000" w:firstRow="0" w:lastRow="0" w:firstColumn="0" w:lastColumn="0" w:oddVBand="0" w:evenVBand="0" w:oddHBand="1" w:evenHBand="0" w:firstRowFirstColumn="0" w:firstRowLastColumn="0" w:lastRowFirstColumn="0" w:lastRowLastColumn="0"/>
                          <w:rPr/>
                        </w:pPr>
                        <w:ins w:id="131" w:author="Eric White" w:date="2026-07-05T01:31:00Z" w16du:dateUtc="2026-07-05T05:31:00Z">
                          <w:r>
                            <w:t>300</w:t>
                          </w:r>
                        </w:ins>
                      </w:p>
                      <w:customXmlInsRangeStart w:id="132" w:author="Eric White" w:date="2026-07-05T01:31:00Z"/>
                    </w:sdtContent>
                  </w:sdt>
                  <w:customXmlInsRangeEnd w:id="132"/>
                </w:tc>
              </w:tr>
              <w:customXmlInsRangeStart w:id="133" w:author="Eric White" w:date="2026-07-05T01:31:00Z"/>
            </w:sdtContent>
          </w:sdt>
          <w:customXmlInsRangeEnd w:id="133"/>
          <w:customXmlInsRangeStart w:id="134" w:author="Eric White" w:date="2026-07-05T01:31:00Z"/>
          <w:sdt>
            <w:sdtPr>
              <w:rPr>
                <w:b w:val="0"/>
                <w:bCs w:val="0"/>
              </w:rPr>
              <w:alias w:val="Row2"/>
              <w:tag w:val="Row2"/>
              <w:id w:val="1563601403"/>
            </w:sdtPr>
            <w:sdtEndPr/>
            <w:sdtContent>
              <w:customXmlInsRangeEnd w:id="134"/>
              <w:tr w:rsidR="00C4274D" w14:paraId="68A60E71" w14:textId="77777777" w:rsidTr="00665111">
                <w:trPr>
                  <w:ins w:id="135"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36" w:author="Eric White" w:date="2026-07-05T01:31:00Z"/>
                  <w:sdt>
                    <w:sdtPr>
                      <w:alias w:val="Data21"/>
                      <w:tag w:val="Data21"/>
                      <w:id w:val="-1031330684"/>
                      <w:text/>
                    </w:sdtPr>
                    <w:sdtEndPr/>
                    <w:sdtContent>
                      <w:customXmlInsRangeEnd w:id="136"/>
                      <w:p w14:paraId="576927AA" w14:textId="77777777" w:rsidR="002343B0" w:rsidRDefault="00A0457C">
                        <w:pPr>
                          <w:rPr/>
                        </w:pPr>
                        <w:ins w:id="138" w:author="Eric White" w:date="2026-07-05T01:31:00Z" w16du:dateUtc="2026-07-05T05:31:00Z">
                          <w:r>
                            <w:t>400</w:t>
                          </w:r>
                        </w:ins>
                      </w:p>
                      <w:customXmlInsRangeStart w:id="139" w:author="Eric White" w:date="2026-07-05T01:31:00Z"/>
                    </w:sdtContent>
                  </w:sdt>
                  <w:customXmlInsRangeEnd w:id="139"/>
                </w:tc>
                <w:tc>
                  <w:tcPr>
                    <w:tcW w:w="3117" w:type="dxa"/>
                  </w:tcPr>
                  <w:customXmlInsRangeStart w:id="140" w:author="Eric White" w:date="2026-07-05T01:31:00Z"/>
                  <w:sdt>
                    <w:sdtPr>
                      <w:alias w:val="Data22"/>
                      <w:tag w:val="Data22"/>
                      <w:id w:val="560603829"/>
                      <w:text/>
                    </w:sdtPr>
                    <w:sdtEndPr/>
                    <w:sdtContent>
                      <w:customXmlInsRangeEnd w:id="140"/>
                      <w:p w14:paraId="7823894F" w14:textId="77777777" w:rsidR="002343B0" w:rsidRDefault="00A0457C">
                        <w:pPr>
                          <w:cnfStyle w:val="000000000000" w:firstRow="0" w:lastRow="0" w:firstColumn="0" w:lastColumn="0" w:oddVBand="0" w:evenVBand="0" w:oddHBand="0" w:evenHBand="0" w:firstRowFirstColumn="0" w:firstRowLastColumn="0" w:lastRowFirstColumn="0" w:lastRowLastColumn="0"/>
                          <w:rPr/>
                        </w:pPr>
                        <w:ins w:id="142" w:author="Eric White" w:date="2026-07-05T01:31:00Z" w16du:dateUtc="2026-07-05T05:31:00Z">
                          <w:r>
                            <w:t>500</w:t>
                          </w:r>
                        </w:ins>
                      </w:p>
                      <w:customXmlInsRangeStart w:id="143" w:author="Eric White" w:date="2026-07-05T01:31:00Z"/>
                    </w:sdtContent>
                  </w:sdt>
                  <w:customXmlInsRangeEnd w:id="143"/>
                </w:tc>
                <w:tc>
                  <w:tcPr>
                    <w:tcW w:w="3117" w:type="dxa"/>
                  </w:tcPr>
                  <w:customXmlInsRangeStart w:id="144" w:author="Eric White" w:date="2026-07-05T01:31:00Z"/>
                  <w:sdt>
                    <w:sdtPr>
                      <w:alias w:val="Data23"/>
                      <w:tag w:val="Data23"/>
                      <w:id w:val="-847252032"/>
                      <w:text/>
                    </w:sdtPr>
                    <w:sdtEndPr/>
                    <w:sdtContent>
                      <w:customXmlInsRangeEnd w:id="144"/>
                      <w:p w14:paraId="065792C4" w14:textId="77777777" w:rsidR="002343B0" w:rsidRDefault="00A0457C">
                        <w:pPr>
                          <w:cnfStyle w:val="000000000000" w:firstRow="0" w:lastRow="0" w:firstColumn="0" w:lastColumn="0" w:oddVBand="0" w:evenVBand="0" w:oddHBand="0" w:evenHBand="0" w:firstRowFirstColumn="0" w:firstRowLastColumn="0" w:lastRowFirstColumn="0" w:lastRowLastColumn="0"/>
                          <w:rPr/>
                        </w:pPr>
                        <w:ins w:id="146" w:author="Eric White" w:date="2026-07-05T01:31:00Z" w16du:dateUtc="2026-07-05T05:31:00Z">
                          <w:r>
                            <w:t>600</w:t>
                          </w:r>
                        </w:ins>
                      </w:p>
                      <w:customXmlInsRangeStart w:id="147" w:author="Eric White" w:date="2026-07-05T01:31:00Z"/>
                    </w:sdtContent>
                  </w:sdt>
                  <w:customXmlInsRangeEnd w:id="147"/>
                </w:tc>
              </w:tr>
              <w:customXmlInsRangeStart w:id="148" w:author="Eric White" w:date="2026-07-05T01:31:00Z"/>
            </w:sdtContent>
          </w:sdt>
          <w:customXmlInsRangeEnd w:id="148"/>
        </w:tbl>
        <w:customXmlInsRangeStart w:id="149" w:author="Eric White" w:date="2026-07-05T01:31:00Z"/>
      </w:sdtContent>
    </w:sdt>
    <w:customXmlInsRangeEnd w:id="149"/>
    <w:p w14:paraId="4584E974" w14:textId="77777777" w:rsidR="002343B0" w:rsidRDefault="002343B0" w:rsidP="00C4274D">
      <w:pPr>
        <w:rPr/>
      </w:pPr>
    </w:p>
    <w:p w14:paraId="16FCF045" w14:textId="77777777" w:rsidR="002343B0" w:rsidRDefault="007E6509">
      <w:pPr>
        <w:rPr/>
      </w:pPr>
      <w:r>
        <w:t>Video provides a powerful way to help you prove your point. When you click Online Video, you can paste in the embed code for the video you want to add. You can also type a keyword to search online for the video that best fits your document.</w:t>
      </w:r>
    </w:p>
    <w:p w14:paraId="009A347A" w14:textId="77777777" w:rsidR="002343B0" w:rsidRDefault="007E6509">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DBE2A5" w14:textId="77777777" w:rsidR="002343B0" w:rsidRDefault="007E6509">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p w14:paraId="2C92A1DF" w14:textId="77777777" w:rsidR="002343B0" w:rsidRDefault="007E6509">
      <w:r>
        <w:rPr>
          <w:rFonts w:ascii="MS Gothic" w:eastAsia="MS Gothic" w:hAnsi="MS Gothic" w:hint="eastAsia"/>
        </w:rPr>
        <w:t>☐</w:t>
      </w:r>
    </w:p>
    <w:p w14:paraId="1058A35C" w14:textId="77777777" w:rsidR="002343B0" w:rsidRDefault="007E6509">
      <w:pPr>
        <w:rPr/>
      </w:pPr>
      <w:r>
        <w:t>Two</w:t>
      </w:r>
    </w:p>
    <w:p w14:paraId="337FAE81" w14:textId="77777777" w:rsidR="002343B0" w:rsidRDefault="007E6509">
      <w:pPr>
        <w:rPr/>
      </w:pPr>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t>professionally produced, Word provides header, footer, cover page, and text box designs that complement each other. For example, you can add a matching cover page, header, and sidebar. Click Insert and then choose the elements you want from the different galleries.</w:t>
      </w:r>
    </w:p>
    <w:p w14:paraId="4456598A" w14:textId="77777777" w:rsidR="002343B0" w:rsidRDefault="007E6509">
      <w:pPr>
        <w:rPr/>
      </w:pPr>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11989718" w:rsidR="002343B0" w:rsidRDefault="002343B0">
                            <w:pPr>
                              <w:pStyle w:val="NoSpacing"/>
                              <w:rPr>
                                <w:noProof/>
                                <w:color w:val="0E2841" w:themeColor="text2"/>
                              </w:rPr>
                            </w:pPr>
                            <w:customXmlInsRangeStart w:id="164" w:author="Eric White" w:date="2026-07-05T01:31: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64"/>
                                <w:r w:rsidR="00A0457C">
                                  <w:rPr>
                                    <w:noProof/>
                                    <w:color w:val="0E2841" w:themeColor="text2"/>
                                  </w:rPr>
                                  <w:t>EigenPal DOCX Editor</w:t>
                                </w:r>
                                <w:customXmlInsRangeStart w:id="165" w:author="Eric White" w:date="2026-07-05T01:31:00Z"/>
                              </w:sdtContent>
                            </w:sdt>
                            <w:customXmlInsRangeEnd w:id="165"/>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11989718" w:rsidR="002343B0" w:rsidRDefault="002343B0">
                      <w:pPr>
                        <w:pStyle w:val="NoSpacing"/>
                        <w:rPr>
                          <w:noProof/>
                          <w:color w:val="0E2841" w:themeColor="text2"/>
                        </w:rPr>
                      </w:pPr>
                      <w:customXmlInsRangeStart w:id="167" w:author="Eric White" w:date="2026-07-05T01:31: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67"/>
                          <w:r w:rsidR="00A0457C">
                            <w:rPr>
                              <w:noProof/>
                              <w:color w:val="0E2841" w:themeColor="text2"/>
                            </w:rPr>
                            <w:t>EigenPal DOCX Editor</w:t>
                          </w:r>
                          <w:customXmlInsRangeStart w:id="168" w:author="Eric White" w:date="2026-07-05T01:31:00Z"/>
                        </w:sdtContent>
                      </w:sdt>
                      <w:customXmlInsRangeEnd w:id="168"/>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2343B0" w:rsidRDefault="002343B0">
                            <w:pPr>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DWW6O83wAAAAwBAAAPAAAAAAAAAAAAAAAAABoFAABkcnMvZG93bnJldi54bWxQSwUGAAAA&#13;&#10;AAQABADzAAAAJgYAAAAA&#13;&#10;" fillcolor="#c1e4f5 [660]" stroked="f" strokeweight="1.5pt">
                <v:fill color2="#45b0e1 [1940]" rotate="t" focus="100%" type="gradient">
                  <o:fill v:ext="view" type="gradientUnscaled"/>
                </v:fill>
                <v:textbox inset="21.6pt,,21.6pt">
                  <w:txbxContent>
                    <w:p w14:paraId="0F5FC56C" w14:textId="77777777" w:rsidR="002343B0" w:rsidRDefault="002343B0">
                      <w:pPr>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20B9884B" w:rsidR="002343B0" w:rsidRDefault="002343B0">
                            <w:pPr>
                              <w:spacing w:before="240"/>
                              <w:jc w:val="center"/>
                              <w:rPr>
                                <w:color w:val="FFFFFF" w:themeColor="background1"/>
                              </w:rPr>
                            </w:pPr>
                            <w:customXmlInsRangeStart w:id="172" w:author="Eric White" w:date="2026-07-05T01:31: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72"/>
                                <w:r w:rsidR="00A0457C">
                                  <w:rPr>
                                    <w:color w:val="FFFFFF" w:themeColor="background1"/>
                                  </w:rPr>
                                  <w:t xml:space="preserve">     </w:t>
                                </w:r>
                                <w:customXmlInsRangeStart w:id="173" w:author="Eric White" w:date="2026-07-05T01:31:00Z"/>
                              </w:sdtContent>
                            </w:sdt>
                            <w:customXmlInsRangeEnd w:id="173"/>
                            <w:ins w:id="174" w:author="Eric White" w:date="2026-07-05T01:31:00Z" w16du:dateUtc="2026-07-05T05:31: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" fillcolor="#0e2841 [3215]" stroked="f" strokeweight="1.5pt">
                <v:textbox inset="14.4pt,14.4pt,14.4pt,28.8pt">
                  <w:txbxContent>
                    <w:p w14:paraId="7ECC6AAF" w14:textId="20B9884B" w:rsidR="002343B0" w:rsidRDefault="002343B0">
                      <w:pPr>
                        <w:spacing w:before="240"/>
                        <w:jc w:val="center"/>
                        <w:rPr>
                          <w:color w:val="FFFFFF" w:themeColor="background1"/>
                        </w:rPr>
                      </w:pPr>
                      <w:customXmlInsRangeStart w:id="176" w:author="Eric White" w:date="2026-07-05T01:31: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76"/>
                          <w:r w:rsidR="00A0457C">
                            <w:rPr>
                              <w:color w:val="FFFFFF" w:themeColor="background1"/>
                            </w:rPr>
                            <w:t xml:space="preserve">     </w:t>
                          </w:r>
                          <w:customXmlInsRangeStart w:id="177" w:author="Eric White" w:date="2026-07-05T01:31:00Z"/>
                        </w:sdtContent>
                      </w:sdt>
                      <w:customXmlInsRangeEnd w:id="177"/>
                      <w:ins w:id="178" w:author="Eric White" w:date="2026-07-05T01:31:00Z" w16du:dateUtc="2026-07-05T05:31: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4E7E5EF"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6975649"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"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79" w:author="Eric White" w:date="2026-07-05T01:31: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9"/>
                              <w:p w14:paraId="58E3DB93" w14:textId="77777777" w:rsidR="002343B0" w:rsidRDefault="00022A2E">
                                <w:pPr>
                                  <w:spacing w:line="240" w:lineRule="auto"/>
                                  <w:rPr>
                                    <w:rFonts w:asciiTheme="majorHAnsi" w:eastAsiaTheme="majorEastAsia" w:hAnsiTheme="majorHAnsi" w:cstheme="majorBidi"/>
                                    <w:noProof/>
                                    <w:color w:val="156082" w:themeColor="accent1"/>
                                    <w:sz w:val="72"/>
                                    <w:szCs w:val="144"/>
                                  </w:rPr>
                                </w:pPr>
                                <w:ins w:id="181" w:author="Eric White" w:date="2026-07-05T01:31:00Z" w16du:dateUtc="2026-07-05T05:31:00Z">
                                  <w:r>
                                    <w:rPr>
                                      <w:rFonts w:asciiTheme="majorHAnsi" w:eastAsiaTheme="majorEastAsia" w:hAnsiTheme="majorHAnsi" w:cstheme="majorBidi"/>
                                      <w:noProof/>
                                      <w:color w:val="156082" w:themeColor="accent1"/>
                                      <w:sz w:val="72"/>
                                      <w:szCs w:val="72"/>
                                    </w:rPr>
                                    <w:t xml:space="preserve">     </w:t>
                                  </w:r>
                                </w:ins>
                              </w:p>
                              <w:customXmlInsRangeStart w:id="182" w:author="Eric White" w:date="2026-07-05T01:31:00Z"/>
                            </w:sdtContent>
                          </w:sdt>
                          <w:customXmlInsRangeEnd w:id="182"/>
                          <w:customXmlInsRangeStart w:id="183" w:author="Eric White" w:date="2026-07-05T01:31: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83"/>
                              <w:p w14:paraId="386B7A36" w14:textId="77777777" w:rsidR="002343B0" w:rsidRDefault="00022A2E">
                                <w:pPr>
                                  <w:rPr>
                                    <w:rFonts w:asciiTheme="majorHAnsi" w:eastAsiaTheme="majorEastAsia" w:hAnsiTheme="majorHAnsi" w:cstheme="majorBidi"/>
                                    <w:noProof/>
                                    <w:color w:val="0E2841" w:themeColor="text2"/>
                                    <w:sz w:val="32"/>
                                    <w:szCs w:val="40"/>
                                  </w:rPr>
                                </w:pPr>
                                <w:ins w:id="185" w:author="Eric White" w:date="2026-07-05T01:31:00Z" w16du:dateUtc="2026-07-05T05:31:00Z">
                                  <w:r>
                                    <w:rPr>
                                      <w:rFonts w:asciiTheme="majorHAnsi" w:eastAsiaTheme="majorEastAsia" w:hAnsiTheme="majorHAnsi" w:cstheme="majorBidi"/>
                                      <w:noProof/>
                                      <w:color w:val="0E2841" w:themeColor="text2"/>
                                      <w:sz w:val="32"/>
                                      <w:szCs w:val="32"/>
                                    </w:rPr>
                                    <w:t xml:space="preserve">     </w:t>
                                  </w:r>
                                </w:ins>
                              </w:p>
                              <w:customXmlInsRangeStart w:id="186" w:author="Eric White" w:date="2026-07-05T01:31:00Z"/>
                            </w:sdtContent>
                          </w:sdt>
                          <w:customXmlInsRangeEnd w:id="1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InsRangeStart w:id="187" w:author="Eric White" w:date="2026-07-05T01:31: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87"/>
                        <w:p w14:paraId="58E3DB93" w14:textId="77777777" w:rsidR="002343B0" w:rsidRDefault="00022A2E">
                          <w:pPr>
                            <w:spacing w:line="240" w:lineRule="auto"/>
                            <w:rPr>
                              <w:rFonts w:asciiTheme="majorHAnsi" w:eastAsiaTheme="majorEastAsia" w:hAnsiTheme="majorHAnsi" w:cstheme="majorBidi"/>
                              <w:noProof/>
                              <w:color w:val="156082" w:themeColor="accent1"/>
                              <w:sz w:val="72"/>
                              <w:szCs w:val="144"/>
                            </w:rPr>
                          </w:pPr>
                          <w:ins w:id="189" w:author="Eric White" w:date="2026-07-05T01:31:00Z" w16du:dateUtc="2026-07-05T05:31:00Z">
                            <w:r>
                              <w:rPr>
                                <w:rFonts w:asciiTheme="majorHAnsi" w:eastAsiaTheme="majorEastAsia" w:hAnsiTheme="majorHAnsi" w:cstheme="majorBidi"/>
                                <w:noProof/>
                                <w:color w:val="156082" w:themeColor="accent1"/>
                                <w:sz w:val="72"/>
                                <w:szCs w:val="72"/>
                              </w:rPr>
                              <w:t xml:space="preserve">     </w:t>
                            </w:r>
                          </w:ins>
                        </w:p>
                        <w:customXmlInsRangeStart w:id="190" w:author="Eric White" w:date="2026-07-05T01:31:00Z"/>
                      </w:sdtContent>
                    </w:sdt>
                    <w:customXmlInsRangeEnd w:id="190"/>
                    <w:customXmlInsRangeStart w:id="191" w:author="Eric White" w:date="2026-07-05T01:31: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91"/>
                        <w:p w14:paraId="386B7A36" w14:textId="77777777" w:rsidR="002343B0" w:rsidRDefault="00022A2E">
                          <w:pPr>
                            <w:rPr>
                              <w:rFonts w:asciiTheme="majorHAnsi" w:eastAsiaTheme="majorEastAsia" w:hAnsiTheme="majorHAnsi" w:cstheme="majorBidi"/>
                              <w:noProof/>
                              <w:color w:val="0E2841" w:themeColor="text2"/>
                              <w:sz w:val="32"/>
                              <w:szCs w:val="40"/>
                            </w:rPr>
                          </w:pPr>
                          <w:ins w:id="193" w:author="Eric White" w:date="2026-07-05T01:31:00Z" w16du:dateUtc="2026-07-05T05:31:00Z">
                            <w:r>
                              <w:rPr>
                                <w:rFonts w:asciiTheme="majorHAnsi" w:eastAsiaTheme="majorEastAsia" w:hAnsiTheme="majorHAnsi" w:cstheme="majorBidi"/>
                                <w:noProof/>
                                <w:color w:val="0E2841" w:themeColor="text2"/>
                                <w:sz w:val="32"/>
                                <w:szCs w:val="32"/>
                              </w:rPr>
                              <w:t xml:space="preserve">     </w:t>
                            </w:r>
                          </w:ins>
                        </w:p>
                        <w:customXmlInsRangeStart w:id="194" w:author="Eric White" w:date="2026-07-05T01:31:00Z"/>
                      </w:sdtContent>
                    </w:sdt>
                    <w:customXmlInsRangeEnd w:id="194"/>
                  </w:txbxContent>
                </v:textbox>
                <w10:wrap type="square" anchorx="page" anchory="page"/>
              </v:shape>
            </w:pict>
          </mc:Fallback>
        </mc:AlternateContent>
      </w:r>
    </w:p>
    <w:p w14:paraId="3FB5D255" w14:textId="77777777" w:rsidR="002343B0" w:rsidRDefault="007E6509">
      <w:pPr>
        <w:rPr/>
      </w:pPr>
      <w:r>
        <w:br w:type="page"/>
      </w:r>
    </w:p>
    <w:p w14:paraId="3D52E07E" w14:textId="77777777" w:rsidR="002343B0" w:rsidRDefault="007E6509" w:rsidP="002742F1">
      <w:pPr>
        <w:shd w:val="clear" w:color="auto" w:fill="E97132" w:themeFill="accent2"/>
        <w:rPr/>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99"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2343B0" w:rsidRDefault="007E6509">
            <w:pPr>
              <w:rPr/>
            </w:pPr>
            <w:r>
              <w:rPr>
                <w:noProof/>
              </w:rPr>
              <w:t>Lorem ipsum dolor sit amet</w:t>
            </w:r>
          </w:p>
        </w:tc>
        <w:tc>
          <w:tcPr>
            <w:tcW w:w="3117" w:type="dxa"/>
          </w:tcPr>
          <w:p w14:paraId="224397AC" w14:textId="77777777" w:rsidR="002343B0"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2343B0" w:rsidRDefault="007E6509">
            <w:pPr>
              <w:cnfStyle w:val="100000000000" w:firstRow="1" w:lastRow="0" w:firstColumn="0" w:lastColumn="0" w:oddVBand="0" w:evenVBand="0" w:oddHBand="0" w:evenHBand="0" w:firstRowFirstColumn="0" w:firstRowLastColumn="0" w:lastRowFirstColumn="0" w:lastRowLastColumn="0"/>
              <w:rPr/>
            </w:pPr>
            <w:r>
              <w:rPr>
                <w:noProof/>
              </w:rPr>
              <w:t>Maecenas porttitor congue massa.</w:t>
            </w: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206"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2343B0" w:rsidRDefault="007E6509">
            <w:pPr>
              <w:rPr/>
            </w:pPr>
            <w:r>
              <w:t>100</w:t>
            </w:r>
          </w:p>
        </w:tc>
        <w:tc>
          <w:tcPr>
            <w:tcW w:w="3117" w:type="dxa"/>
          </w:tcPr>
          <w:p w14:paraId="6DDA39C0" w14:textId="77777777" w:rsidR="002343B0" w:rsidRDefault="007E6509">
            <w:pPr>
              <w:cnfStyle w:val="000000100000" w:firstRow="0" w:lastRow="0" w:firstColumn="0" w:lastColumn="0" w:oddVBand="0" w:evenVBand="0" w:oddHBand="1" w:evenHBand="0" w:firstRowFirstColumn="0" w:firstRowLastColumn="0" w:lastRowFirstColumn="0" w:lastRowLastColumn="0"/>
              <w:rPr/>
            </w:pPr>
            <w:r>
              <w:t>200</w:t>
            </w:r>
          </w:p>
        </w:tc>
        <w:tc>
          <w:tcPr>
            <w:tcW w:w="3117" w:type="dxa"/>
          </w:tcPr>
          <w:p w14:paraId="67E65DBA" w14:textId="77777777" w:rsidR="002343B0" w:rsidRDefault="007E6509">
            <w:pPr>
              <w:cnfStyle w:val="000000100000" w:firstRow="0" w:lastRow="0" w:firstColumn="0" w:lastColumn="0" w:oddVBand="0" w:evenVBand="0" w:oddHBand="1" w:evenHBand="0" w:firstRowFirstColumn="0" w:firstRowLastColumn="0" w:lastRowFirstColumn="0" w:lastRowLastColumn="0"/>
              <w:rPr/>
            </w:pPr>
            <w:r>
              <w:t>300</w:t>
            </w:r>
          </w:p>
        </w:tc>
      </w:tr>
      <w:tr w:rsidR="00C4274D" w14:paraId="10B5E2C1" w14:textId="77777777" w:rsidTr="00665111">
        <w:trPr>
          <w:ins w:id="213"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2343B0" w:rsidRDefault="007E6509">
            <w:pPr>
              <w:rPr/>
            </w:pPr>
            <w:r>
              <w:t>400</w:t>
            </w:r>
          </w:p>
        </w:tc>
        <w:tc>
          <w:tcPr>
            <w:tcW w:w="3117" w:type="dxa"/>
          </w:tcPr>
          <w:p w14:paraId="1CDC7D2E" w14:textId="77777777" w:rsidR="002343B0" w:rsidRDefault="007E6509">
            <w:pPr>
              <w:cnfStyle w:val="000000000000" w:firstRow="0" w:lastRow="0" w:firstColumn="0" w:lastColumn="0" w:oddVBand="0" w:evenVBand="0" w:oddHBand="0" w:evenHBand="0" w:firstRowFirstColumn="0" w:firstRowLastColumn="0" w:lastRowFirstColumn="0" w:lastRowLastColumn="0"/>
              <w:rPr/>
            </w:pPr>
            <w:r>
              <w:t>500</w:t>
            </w:r>
          </w:p>
        </w:tc>
        <w:tc>
          <w:tcPr>
            <w:tcW w:w="3117" w:type="dxa"/>
          </w:tcPr>
          <w:p w14:paraId="51BB1232" w14:textId="77777777" w:rsidR="002343B0" w:rsidRDefault="007E6509">
            <w:pPr>
              <w:cnfStyle w:val="000000000000" w:firstRow="0" w:lastRow="0" w:firstColumn="0" w:lastColumn="0" w:oddVBand="0" w:evenVBand="0" w:oddHBand="0" w:evenHBand="0" w:firstRowFirstColumn="0" w:firstRowLastColumn="0" w:lastRowFirstColumn="0" w:lastRowLastColumn="0"/>
              <w:rPr/>
            </w:pPr>
            <w:r>
              <w:t>600</w:t>
            </w:r>
          </w:p>
        </w:tc>
      </w:tr>
    </w:tbl>
    <w:p w14:paraId="2CC8D0BE" w14:textId="77777777" w:rsidR="002343B0" w:rsidRDefault="002343B0" w:rsidP="00C4274D">
      <w:pPr>
        <w:rPr/>
      </w:pPr>
    </w:p>
    <w:p w14:paraId="2EFCDF91" w14:textId="77777777" w:rsidR="002343B0" w:rsidRDefault="002343B0">
      <w:pPr>
        <w:rPr/>
      </w:pPr>
      <m:oMathPara>
        <m:oMath>
          <m:sSup>
            <m:sSupPr>
              <m:ctrlPr>
                <w:ins w:id="222" w:author="Eric White" w:date="2026-07-05T01:31:00Z" w16du:dateUtc="2026-07-05T05:31:00Z">
                  <w:rPr>
                    <w:rFonts w:ascii="Cambria Math" w:hAnsi="Cambria Math"/>
                  </w:rPr>
                </w:ins>
              </m:ctrlPr>
            </m:sSupPr>
            <m:e>
              <m:d>
                <m:dPr>
                  <m:ctrlPr>
                    <w:ins w:id="223" w:author="Eric White" w:date="2026-07-05T01:31:00Z" w16du:dateUtc="2026-07-05T05:31:00Z">
                      <w:rPr>
                        <w:rFonts w:ascii="Cambria Math" w:hAnsi="Cambria Math"/>
                      </w:rPr>
                    </w:ins>
                  </m:ctrlPr>
                </m:dPr>
                <m:e>
                  <m:r>
                    <w:ins w:id="224" w:author="Eric White" w:date="2026-07-05T01:31:00Z" w16du:dateUtc="2026-07-05T05:31:00Z">
                      <w:rPr>
                        <w:rFonts w:ascii="Cambria Math" w:hAnsi="Cambria Math"/>
                      </w:rPr>
                      <m:t>x+a</m:t>
                    </w:ins>
                  </m:r>
                </m:e>
              </m:d>
            </m:e>
            <m:sup>
              <m:r>
                <w:ins w:id="225" w:author="Eric White" w:date="2026-07-05T01:31:00Z" w16du:dateUtc="2026-07-05T05:31:00Z">
                  <w:rPr>
                    <w:rFonts w:ascii="Cambria Math" w:hAnsi="Cambria Math"/>
                  </w:rPr>
                  <m:t>n</m:t>
                </w:ins>
              </m:r>
            </m:sup>
          </m:sSup>
          <m:r>
            <w:ins w:id="226" w:author="Eric White" w:date="2026-07-05T01:31:00Z" w16du:dateUtc="2026-07-05T05:31:00Z">
              <w:rPr>
                <w:rFonts w:ascii="Cambria Math" w:eastAsia="Cambria Math" w:hAnsi="Cambria Math" w:cs="Cambria Math"/>
              </w:rPr>
              <m:t>=</m:t>
            </w:ins>
          </m:r>
          <m:nary>
            <m:naryPr>
              <m:chr m:val="∑"/>
              <m:grow m:val="1"/>
              <m:ctrlPr>
                <w:ins w:id="227" w:author="Eric White" w:date="2026-07-05T01:31:00Z" w16du:dateUtc="2026-07-05T05:31:00Z">
                  <w:rPr>
                    <w:rFonts w:ascii="Cambria Math" w:hAnsi="Cambria Math"/>
                  </w:rPr>
                </w:ins>
              </m:ctrlPr>
            </m:naryPr>
            <m:sub>
              <m:r>
                <w:ins w:id="228" w:author="Eric White" w:date="2026-07-05T01:31:00Z" w16du:dateUtc="2026-07-05T05:31:00Z">
                  <w:rPr>
                    <w:rFonts w:ascii="Cambria Math" w:eastAsia="Cambria Math" w:hAnsi="Cambria Math" w:cs="Cambria Math"/>
                  </w:rPr>
                  <m:t>k=0</m:t>
                </w:ins>
              </m:r>
            </m:sub>
            <m:sup>
              <m:r>
                <w:ins w:id="229" w:author="Eric White" w:date="2026-07-05T01:31:00Z" w16du:dateUtc="2026-07-05T05:31:00Z">
                  <w:rPr>
                    <w:rFonts w:ascii="Cambria Math" w:eastAsia="Cambria Math" w:hAnsi="Cambria Math" w:cs="Cambria Math"/>
                  </w:rPr>
                  <m:t>n</m:t>
                </w:ins>
              </m:r>
            </m:sup>
            <m:e>
              <m:d>
                <m:dPr>
                  <m:ctrlPr>
                    <w:ins w:id="230" w:author="Eric White" w:date="2026-07-05T01:31:00Z" w16du:dateUtc="2026-07-05T05:31:00Z">
                      <w:rPr>
                        <w:rFonts w:ascii="Cambria Math" w:hAnsi="Cambria Math"/>
                      </w:rPr>
                    </w:ins>
                  </m:ctrlPr>
                </m:dPr>
                <m:e>
                  <m:f>
                    <m:fPr>
                      <m:type m:val="noBar"/>
                      <m:ctrlPr>
                        <w:ins w:id="231" w:author="Eric White" w:date="2026-07-05T01:31:00Z" w16du:dateUtc="2026-07-05T05:31:00Z">
                          <w:rPr>
                            <w:rFonts w:ascii="Cambria Math" w:hAnsi="Cambria Math"/>
                          </w:rPr>
                        </w:ins>
                      </m:ctrlPr>
                    </m:fPr>
                    <m:num>
                      <m:r>
                        <w:ins w:id="232" w:author="Eric White" w:date="2026-07-05T01:31:00Z" w16du:dateUtc="2026-07-05T05:31:00Z">
                          <w:rPr>
                            <w:rFonts w:ascii="Cambria Math" w:eastAsia="Cambria Math" w:hAnsi="Cambria Math" w:cs="Cambria Math"/>
                          </w:rPr>
                          <m:t>n</m:t>
                        </w:ins>
                      </m:r>
                    </m:num>
                    <m:den>
                      <m:r>
                        <w:ins w:id="233" w:author="Eric White" w:date="2026-07-05T01:31:00Z" w16du:dateUtc="2026-07-05T05:31:00Z">
                          <w:rPr>
                            <w:rFonts w:ascii="Cambria Math" w:eastAsia="Cambria Math" w:hAnsi="Cambria Math" w:cs="Cambria Math"/>
                          </w:rPr>
                          <m:t>k</m:t>
                        </w:ins>
                      </m:r>
                    </m:den>
                  </m:f>
                </m:e>
              </m:d>
              <m:sSup>
                <m:sSupPr>
                  <m:ctrlPr>
                    <w:ins w:id="234" w:author="Eric White" w:date="2026-07-05T01:31:00Z" w16du:dateUtc="2026-07-05T05:31:00Z">
                      <w:rPr>
                        <w:rFonts w:ascii="Cambria Math" w:hAnsi="Cambria Math"/>
                      </w:rPr>
                    </w:ins>
                  </m:ctrlPr>
                </m:sSupPr>
                <m:e>
                  <m:r>
                    <w:ins w:id="235" w:author="Eric White" w:date="2026-07-05T01:31:00Z" w16du:dateUtc="2026-07-05T05:31:00Z">
                      <w:rPr>
                        <w:rFonts w:ascii="Cambria Math" w:eastAsia="Cambria Math" w:hAnsi="Cambria Math" w:cs="Cambria Math"/>
                      </w:rPr>
                      <m:t>x</m:t>
                    </w:ins>
                  </m:r>
                </m:e>
                <m:sup>
                  <m:r>
                    <w:ins w:id="236" w:author="Eric White" w:date="2026-07-05T01:31:00Z" w16du:dateUtc="2026-07-05T05:31:00Z">
                      <w:rPr>
                        <w:rFonts w:ascii="Cambria Math" w:eastAsia="Cambria Math" w:hAnsi="Cambria Math" w:cs="Cambria Math"/>
                      </w:rPr>
                      <m:t>k</m:t>
                    </w:ins>
                  </m:r>
                </m:sup>
              </m:sSup>
              <m:sSup>
                <m:sSupPr>
                  <m:ctrlPr>
                    <w:ins w:id="237" w:author="Eric White" w:date="2026-07-05T01:31:00Z" w16du:dateUtc="2026-07-05T05:31:00Z">
                      <w:rPr>
                        <w:rFonts w:ascii="Cambria Math" w:hAnsi="Cambria Math"/>
                      </w:rPr>
                    </w:ins>
                  </m:ctrlPr>
                </m:sSupPr>
                <m:e>
                  <m:r>
                    <w:ins w:id="238" w:author="Eric White" w:date="2026-07-05T01:31:00Z" w16du:dateUtc="2026-07-05T05:31:00Z">
                      <w:rPr>
                        <w:rFonts w:ascii="Cambria Math" w:eastAsia="Cambria Math" w:hAnsi="Cambria Math" w:cs="Cambria Math"/>
                      </w:rPr>
                      <m:t>a</m:t>
                    </w:ins>
                  </m:r>
                </m:e>
                <m:sup>
                  <m:r>
                    <w:ins w:id="239" w:author="Eric White" w:date="2026-07-05T01:31:00Z" w16du:dateUtc="2026-07-05T05:31:00Z">
                      <w:rPr>
                        <w:rFonts w:ascii="Cambria Math" w:eastAsia="Cambria Math" w:hAnsi="Cambria Math" w:cs="Cambria Math"/>
                      </w:rPr>
                      <m:t>n-k</m:t>
                    </w:ins>
                  </m:r>
                </m:sup>
              </m:sSup>
            </m:e>
          </m:nary>
        </m:oMath>
      </m:oMathPara>
    </w:p>
    <w:p w14:paraId="36198FA6" w14:textId="77777777" w:rsidR="002343B0" w:rsidRDefault="007E6509" w:rsidP="001B1CD7">
      <w:pPr>
        <w:rPr/>
      </w:pPr>
      <w:r>
        <w:t>β</w:t>
      </w:r>
    </w:p>
    <w:p w14:paraId="0DA8A235" w14:textId="77777777" w:rsidR="002343B0" w:rsidRPr="001B1CD7" w:rsidRDefault="007E6509" w:rsidP="001B1CD7">
      <w:pPr>
        <w:rPr/>
      </w:pPr>
      <w:r>
        <w:t>¥≤≥</w:t>
      </w:r>
    </w:p>
    <w:p w14:paraId="196388FF" w14:textId="52EF7CA9" w:rsidR="002343B0" w:rsidRDefault="007E6509">
      <w:pPr>
        <w:rPr/>
      </w:pPr>
      <w:r>
        <w:fldChar w:fldCharType="begin"/>
      </w:r>
      <w:r>
        <w:instrText xml:space="preserve"> DATE \@ "dddd, MMMM d, yyyy" </w:instrText>
      </w:r>
      <w:r>
        <w:fldChar w:fldCharType="separate"/>
      </w:r>
      <w:r w:rsidR="00A0457C">
        <w:rPr>
          <w:noProof/>
        </w:rPr>
        <w:t>Sunday, July 5, 2026</w:t>
      </w:r>
      <w:r>
        <w:fldChar w:fldCharType="end"/>
      </w:r>
    </w:p>
    <w:p w14:paraId="1A8B6BE4" w14:textId="77777777" w:rsidR="002343B0" w:rsidRDefault="002343B0">
      <w:pPr>
        <w:rPr/>
      </w:pPr>
    </w:p>
    <w:p w14:paraId="71B6C7B7" w14:textId="77777777" w:rsidR="002343B0" w:rsidRDefault="007E6509">
      <w:pPr>
        <w:rPr/>
      </w:pPr>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2343B0" w:rsidRDefault="007E6509">
      <w:pPr>
        <w:rPr/>
      </w:pPr>
      <w:r>
        <w:t>Following hyperlink is to a bookmark on this same page.</w:t>
      </w:r>
    </w:p>
    <w:p w14:paraId="2B7F43FF" w14:textId="77777777" w:rsidR="002343B0" w:rsidRDefault="007E6509">
      <w:pPr>
        <w:rPr/>
      </w:pPr>
      <w:r>
        <w:fldChar w:fldCharType="begin"/>
      </w:r>
      <w:r>
        <w:instrText>HYPERLINK \l "ABookmark"</w:instrText>
      </w:r>
      <w:r>
        <w:fldChar w:fldCharType="separate"/>
      </w:r>
      <w:r w:rsidRPr="00E13AB6">
        <w:rPr>
          <w:rStyle w:val="Hyperlink"/>
        </w:rPr>
        <w:t>Video provides a powerful</w:t>
      </w:r>
      <w:r>
        <w:fldChar w:fldCharType="end"/>
      </w:r>
      <w:r>
        <w:t xml:space="preserve"> way to help you prove your point.</w:t>
      </w:r>
    </w:p>
    <w:p w14:paraId="4C604A2E" w14:textId="77777777" w:rsidR="002343B0" w:rsidRDefault="007E6509">
      <w:pPr>
        <w:rPr/>
      </w:pPr>
      <w:r>
        <w:t>When you click Online Video, you can paste in the embed code for the video you want to add.</w:t>
      </w:r>
    </w:p>
    <w:p w14:paraId="250A978F" w14:textId="77777777" w:rsidR="002343B0" w:rsidRDefault="007E6509">
      <w:pPr>
        <w:rPr/>
      </w:pPr>
      <w:r>
        <w:t>When you click Design and choose a new Theme, the pictures, charts, and SmartArt graphics change to match your new theme.</w:t>
      </w:r>
    </w:p>
    <w:p w14:paraId="2265226A" w14:textId="77777777" w:rsidR="002343B0" w:rsidRDefault="007E6509">
      <w:pPr>
        <w:rPr/>
      </w:pPr>
      <w:bookmarkStart w:id="259" w:name="ABookmark"/>
      <w:r w:rsidRPr="00E13AB6">
        <w:rPr>
          <w:highlight w:val="yellow"/>
        </w:rPr>
        <w:t>This is the bookmark here.</w:t>
      </w:r>
      <w:bookmarkEnd w:id="259"/>
      <w:r>
        <w:t xml:space="preserve"> Your headings change to match the new theme.</w:t>
      </w:r>
    </w:p>
    <w:p w14:paraId="1CE611B4" w14:textId="77777777" w:rsidR="002343B0" w:rsidRDefault="007E6509">
      <w:pPr>
        <w:rPr/>
      </w:pPr>
      <w:r>
        <w:lastRenderedPageBreak/>
        <w:t>Save time in Word with new buttons that show up where you need them.</w:t>
      </w:r>
    </w:p>
    <w:p w14:paraId="4141EE06" w14:textId="77777777" w:rsidR="002343B0" w:rsidRDefault="007E6509" w:rsidP="00751EB4">
      <w:pPr>
        <w:pStyle w:val="ListParagraph"/>
        <w:numPr>
          <w:ilvl w:val="0"/>
          <w:numId w:val="2"/>
        </w:numPr>
        <w:rPr>
          <w:noProof/>
        </w:rPr>
      </w:pPr>
      <w:r>
        <w:rPr>
          <w:noProof/>
        </w:rPr>
        <w:t>Lorem ipsum dolor sit amet, consectetuer adipiscing elit.</w:t>
      </w:r>
    </w:p>
    <w:p w14:paraId="19552889" w14:textId="77777777" w:rsidR="002343B0" w:rsidRDefault="007E6509" w:rsidP="00751EB4">
      <w:pPr>
        <w:pStyle w:val="ListParagraph"/>
        <w:numPr>
          <w:ilvl w:val="0"/>
          <w:numId w:val="2"/>
        </w:numPr>
        <w:rPr>
          <w:noProof/>
        </w:rPr>
      </w:pPr>
      <w:r>
        <w:rPr>
          <w:noProof/>
        </w:rPr>
        <w:t>Maecenas porttitor congue massa.</w:t>
      </w:r>
    </w:p>
    <w:p w14:paraId="7300C6C4" w14:textId="77777777" w:rsidR="002343B0"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2343B0" w:rsidRDefault="007E6509" w:rsidP="00751EB4">
      <w:pPr>
        <w:pStyle w:val="ListParagraph"/>
        <w:numPr>
          <w:ilvl w:val="0"/>
          <w:numId w:val="2"/>
        </w:numPr>
        <w:rPr>
          <w:noProof/>
        </w:rPr>
      </w:pPr>
      <w:r>
        <w:rPr>
          <w:noProof/>
        </w:rPr>
        <w:t>Nunc viverra imperdiet enim.</w:t>
      </w:r>
    </w:p>
    <w:p w14:paraId="5781CD46" w14:textId="77777777" w:rsidR="002343B0" w:rsidRDefault="007E6509" w:rsidP="00751EB4">
      <w:pPr>
        <w:pStyle w:val="ListParagraph"/>
        <w:numPr>
          <w:ilvl w:val="0"/>
          <w:numId w:val="2"/>
        </w:numPr>
        <w:rPr/>
      </w:pPr>
      <w:r>
        <w:rPr>
          <w:noProof/>
        </w:rPr>
        <w:t>Fusce est.</w:t>
      </w:r>
    </w:p>
    <w:p w14:paraId="29ACDD4F" w14:textId="77777777" w:rsidR="002343B0" w:rsidRDefault="007E6509">
      <w:pPr>
        <w:rPr/>
      </w:pPr>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2343B0" w:rsidRDefault="007E6509">
                            <w:pPr>
                              <w:rPr/>
                            </w:pPr>
                            <w:ins w:id="276" w:author="Eric White" w:date="2026-07-05T01:31:00Z" w16du:dateUtc="2026-07-05T05:31: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2343B0" w:rsidRDefault="007E6509">
                      <w:pPr>
                        <w:rPr/>
                      </w:pPr>
                      <w:ins w:id="278" w:author="Eric White" w:date="2026-07-05T01:31:00Z" w16du:dateUtc="2026-07-05T05:31:00Z">
                        <w:r>
                          <w:t>Here is a text box.</w:t>
                        </w:r>
                      </w:ins>
                    </w:p>
                  </w:txbxContent>
                </v:textbox>
                <w10:wrap type="square"/>
              </v:shape>
            </w:pict>
          </mc:Fallback>
        </mc:AlternateContent>
      </w:r>
    </w:p>
    <w:bookmarkStart w:id="279" w:name="_MON_1476039688"/>
    <w:bookmarkEnd w:id="279"/>
    <w:p w14:paraId="67B2E23C" w14:textId="77777777" w:rsidR="0018060C" w:rsidRPr="00EB684A" w:rsidRDefault="002343B0" w:rsidP="00EB684A">
      <w:pPr>
        <w:rPr/>
      </w:pPr>
      <w:r>
        <w:rPr>
          <w:noProof/>
        </w:rPr>
        <w:object w:dxaOrig="7241" w:dyaOrig="2928" w14:anchorId="37AD01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720326" r:id="rId19"/>
        </w:object>
      </w:r>
    </w:p>
    <w:p w14:paraId="549DFD06" w14:textId="77777777" w:rsidR="002343B0" w:rsidRDefault="007E6509" w:rsidP="00ED7F78">
      <w:pPr>
        <w:pStyle w:val="Heading1"/>
        <w:rPr/>
      </w:pPr>
      <w:r>
        <w:lastRenderedPageBreak/>
        <w:t>Heading1</w:t>
      </w:r>
    </w:p>
    <w:p w14:paraId="4C00B83B" w14:textId="77777777" w:rsidR="002343B0" w:rsidRDefault="007E6509">
      <w:pPr>
        <w:rPr/>
      </w:pPr>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2343B0" w:rsidRDefault="007E6509">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2343B0" w:rsidRDefault="007E6509" w:rsidP="00ED7F78">
      <w:pPr>
        <w:pStyle w:val="Heading2"/>
        <w:rPr/>
      </w:pPr>
      <w:r>
        <w:t>Heading 2</w:t>
      </w:r>
    </w:p>
    <w:p w14:paraId="7EDF09DB" w14:textId="77777777" w:rsidR="002343B0" w:rsidRDefault="007E6509">
      <w:pPr>
        <w:rPr/>
      </w:pPr>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2343B0" w:rsidRDefault="007E6509">
      <w:pPr>
        <w:rPr/>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pPr>
        <w:rPr/>
      </w:pPr>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2343B0" w:rsidRDefault="002343B0">
      <w:pPr>
        <w:rPr/>
      </w:pPr>
    </w:p>
    <w:p w14:paraId="7BA188FC" w14:textId="77777777" w:rsidR="002343B0" w:rsidRDefault="007E6509">
      <w:pPr>
        <w:pStyle w:val="TOCHeading"/>
        <w:rPr/>
      </w:pPr>
      <w:r>
        <w:t>Contents</w:t>
      </w:r>
    </w:p>
    <w:p w14:paraId="7F1121EE" w14:textId="77777777" w:rsidR="002343B0" w:rsidRDefault="007E6509">
      <w:pPr>
        <w:pStyle w:val="TOC1"/>
        <w:tabs>
          <w:tab w:val="right" w:leader="dot" w:pos="9350"/>
        </w:tabs>
        <w:rPr>
          <w:noProof/>
        </w:rPr>
      </w:pPr>
      <w:r>
        <w:fldChar w:fldCharType="begin"/>
      </w:r>
      <w:r>
        <w:instrText xml:space="preserve"> TOC \o "1-3" \h \z \u </w:instrText>
      </w:r>
      <w:r>
        <w:fldChar w:fldCharType="separate"/>
      </w:r>
      <w:r>
        <w:fldChar w:fldCharType="begin"/>
      </w:r>
      <w:r>
        <w:instrText>HYPERLINK \l "_Toc402299822"</w:instrText>
      </w:r>
      <w:r>
        <w:fldChar w:fldCharType="separate"/>
      </w:r>
      <w:r w:rsidRPr="000E030A">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r>
        <w:fldChar w:fldCharType="end"/>
      </w:r>
    </w:p>
    <w:p w14:paraId="4F4FA75D" w14:textId="77777777" w:rsidR="002343B0" w:rsidRDefault="007E6509">
      <w:pPr>
        <w:pStyle w:val="TOC2"/>
        <w:tabs>
          <w:tab w:val="right" w:leader="dot" w:pos="9350"/>
        </w:tabs>
        <w:rPr>
          <w:noProof/>
        </w:rPr>
      </w:pPr>
      <w:r>
        <w:fldChar w:fldCharType="begin"/>
      </w:r>
      <w:r>
        <w:instrText>HYPERLINK \l "_Toc402299823"</w:instrText>
      </w:r>
      <w:r>
        <w:fldChar w:fldCharType="separate"/>
      </w:r>
      <w:r w:rsidRPr="000E030A">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r>
        <w:fldChar w:fldCharType="end"/>
      </w:r>
    </w:p>
    <w:p w14:paraId="3DD47706" w14:textId="77777777" w:rsidR="002343B0" w:rsidRDefault="007E6509">
      <w:pPr>
        <w:pStyle w:val="TOC1"/>
        <w:tabs>
          <w:tab w:val="right" w:leader="dot" w:pos="9350"/>
        </w:tabs>
        <w:rPr>
          <w:noProof/>
        </w:rPr>
      </w:pPr>
      <w:r>
        <w:fldChar w:fldCharType="begin"/>
      </w:r>
      <w:r>
        <w:instrText>HYPERLINK \l "_Toc402299824"</w:instrText>
      </w:r>
      <w:r>
        <w:fldChar w:fldCharType="separate"/>
      </w:r>
      <w:r w:rsidRPr="000E030A">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r>
        <w:fldChar w:fldCharType="end"/>
      </w:r>
    </w:p>
    <w:p w14:paraId="1AE6EBA9" w14:textId="77777777" w:rsidR="002343B0" w:rsidRDefault="007E6509">
      <w:pPr>
        <w:pStyle w:val="TOC2"/>
        <w:tabs>
          <w:tab w:val="right" w:leader="dot" w:pos="9350"/>
        </w:tabs>
        <w:rPr>
          <w:noProof/>
        </w:rPr>
      </w:pPr>
      <w:r>
        <w:fldChar w:fldCharType="begin"/>
      </w:r>
      <w:r>
        <w:instrText>HYPERLINK \l "_Toc402299825"</w:instrText>
      </w:r>
      <w:r>
        <w:fldChar w:fldCharType="separate"/>
      </w:r>
      <w:r w:rsidRPr="000E030A">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r>
        <w:fldChar w:fldCharType="end"/>
      </w:r>
    </w:p>
    <w:p w14:paraId="27EB7B00" w14:textId="77777777" w:rsidR="002343B0" w:rsidRDefault="007E6509">
      <w:pPr>
        <w:rPr/>
      </w:pPr>
      <w:r>
        <w:rPr>
          <w:b/>
          <w:bCs/>
          <w:noProof/>
        </w:rPr>
        <w:fldChar w:fldCharType="end"/>
      </w:r>
    </w:p>
    <w:p w14:paraId="0FDA8938" w14:textId="77777777" w:rsidR="002343B0" w:rsidRDefault="002343B0">
      <w:pPr>
        <w:rPr/>
      </w:pPr>
    </w:p>
    <w:p w14:paraId="4DCED121" w14:textId="77777777" w:rsidR="002343B0" w:rsidRDefault="002343B0">
      <w:pPr>
        <w:rPr/>
      </w:pPr>
    </w:p>
    <w:p w14:paraId="1239CA24" w14:textId="77777777" w:rsidR="002343B0" w:rsidRDefault="002343B0">
      <w:pPr>
        <w:rPr/>
      </w:pPr>
    </w:p>
    <w:p w14:paraId="4E0C70D0" w14:textId="77777777" w:rsidR="002343B0" w:rsidRDefault="007E6509" w:rsidP="005E4538">
      <w:pPr>
        <w:pStyle w:val="Heading1"/>
        <w:rPr/>
      </w:pPr>
      <w:bookmarkStart w:id="313" w:name="_Toc402299822"/>
      <w:r>
        <w:t>Heading 1</w:t>
      </w:r>
      <w:bookmarkEnd w:id="313"/>
    </w:p>
    <w:p w14:paraId="4E50BC12" w14:textId="77777777" w:rsidR="002343B0" w:rsidRDefault="007E6509" w:rsidP="005E4538">
      <w:pPr>
        <w:pStyle w:val="Heading2"/>
        <w:rPr/>
      </w:pPr>
      <w:bookmarkStart w:id="316" w:name="_Toc402299823"/>
      <w:r>
        <w:t>Heading 2</w:t>
      </w:r>
      <w:bookmarkEnd w:id="316"/>
    </w:p>
    <w:p w14:paraId="0A4BD695" w14:textId="77777777" w:rsidR="002343B0" w:rsidRDefault="007E6509" w:rsidP="005E4538">
      <w:pPr>
        <w:pStyle w:val="Heading1"/>
        <w:rPr/>
      </w:pPr>
      <w:bookmarkStart w:id="319" w:name="_Toc402299824"/>
      <w:r>
        <w:t>Heading 1 again</w:t>
      </w:r>
      <w:bookmarkEnd w:id="319"/>
    </w:p>
    <w:p w14:paraId="1A73D604" w14:textId="77777777" w:rsidR="002343B0" w:rsidRDefault="007E6509" w:rsidP="005E4538">
      <w:pPr>
        <w:pStyle w:val="Heading2"/>
        <w:rPr/>
      </w:pPr>
      <w:bookmarkStart w:id="322" w:name="_Toc402299825"/>
      <w:r>
        <w:t>Heading 2 again</w:t>
      </w:r>
      <w:bookmarkEnd w:id="322"/>
    </w:p>
    <w:p w14:paraId="68E620A8" w14:textId="77777777" w:rsidR="002343B0" w:rsidRDefault="002343B0">
      <w:pPr>
        <w:rPr/>
      </w:pPr>
    </w:p>
    <w:p w14:paraId="5F7FB8A0" w14:textId="77777777" w:rsidR="0018060C" w:rsidRDefault="007E6509">
      <w:pPr>
        <w:rPr/>
      </w:pPr>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pPr>
        <w:rPr/>
      </w:pPr>
      <w:r>
        <w:t>This is a section that is in landscape mode.</w:t>
      </w:r>
    </w:p>
    <w:p w14:paraId="01D23D0E" w14:textId="77777777" w:rsidR="002343B0" w:rsidRDefault="002343B0">
      <w:pPr>
        <w:rPr/>
        <w:sectPr w:rsidR="00757004"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2343B0" w:rsidRDefault="007E6509">
      <w:pPr>
        <w:rPr/>
        <w:sectPr w:rsidR="00757004"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r>
        <w:lastRenderedPageBreak/>
        <w:t>This is in the following section.</w:t>
      </w:r>
    </w:p>
    <w:p w14:paraId="49F6A636" w14:textId="77777777" w:rsidR="002343B0" w:rsidRDefault="007E6509" w:rsidP="006770F0">
      <w:pPr>
        <w:jc w:val="right"/>
        <w:rPr/>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2343B0" w:rsidRDefault="007E6509">
      <w:pPr>
        <w:rPr/>
      </w:pPr>
      <w:r>
        <w:t xml:space="preserve">Video provides a </w:t>
      </w:r>
      <w:r>
        <w:rPr>
          <w:rStyle w:val="FootnoteReference"/>
        </w:rPr>
        <w:footnoteReference w:id="1"/>
      </w:r>
      <w:r>
        <w:t>powerful way to help you prove your point.</w:t>
      </w:r>
    </w:p>
    <w:p w14:paraId="1265C0CD" w14:textId="77777777" w:rsidR="002343B0" w:rsidRPr="00375D24" w:rsidRDefault="007E6509">
      <w:pPr>
        <w:rPr>
          <w:rFonts w:ascii="Wide Latin" w:hAnsi="Wide Latin"/>
        </w:rPr>
      </w:pPr>
      <w:r w:rsidRPr="00375D24">
        <w:rPr>
          <w:rFonts w:ascii="Wide Latin" w:hAnsi="Wide Latin"/>
        </w:rPr>
        <w:t>Video provides a powerful way to help you prove your point.</w:t>
      </w:r>
    </w:p>
    <w:p w14:paraId="64A22BCC" w14:textId="77777777" w:rsidR="002343B0" w:rsidRPr="00375D24" w:rsidRDefault="007E6509">
      <w:pPr>
        <w:rPr>
          <w:rFonts w:ascii="Times New Roman" w:hAnsi="Times New Roman"/>
          <w:sz w:val="40"/>
        </w:rPr>
      </w:pPr>
      <w:r w:rsidRPr="00375D24">
        <w:rPr>
          <w:rFonts w:ascii="Times New Roman" w:hAnsi="Times New Roman"/>
          <w:sz w:val="40"/>
        </w:rPr>
        <w:t>When you click Online Video, you can paste in the embed code for the video you want to add.</w:t>
      </w:r>
    </w:p>
    <w:p w14:paraId="3C771B35" w14:textId="77777777" w:rsidR="002343B0" w:rsidRPr="00375D24" w:rsidRDefault="007E6509">
      <w:pPr>
        <w:rPr>
          <w:rFonts w:ascii="Consolas" w:hAnsi="Consolas" w:cs="Consolas"/>
          <w:sz w:val="12"/>
        </w:rPr>
      </w:pPr>
      <w:r w:rsidRPr="00375D24">
        <w:rPr>
          <w:rFonts w:ascii="Consolas" w:hAnsi="Consolas" w:cs="Consolas"/>
          <w:sz w:val="12"/>
        </w:rPr>
        <w:t>You can also type a keyword to search online for the video that best fits your document.</w:t>
      </w:r>
    </w:p>
    <w:p w14:paraId="405BA1E3" w14:textId="77777777" w:rsidR="002343B0"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2343B0"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2343B0" w:rsidRPr="00FD5E0B" w:rsidRDefault="007E6509">
      <w:pPr>
        <w:rPr>
          <w:b/>
          <w:color w:val="F6C5AC" w:themeColor="accent2" w:themeTint="66"/>
          <w14:textOutline w14:w="11112" w14:cap="flat" w14:cmpd="sng" w14:algn="ctr">
            <w14:solidFill>
              <w14:schemeClr w14:val="accent2"/>
            </w14:solidFill>
            <w14:prstDash w14:val="solid"/>
            <w14:round/>
          </w14:textOutline>
        </w:rPr>
      </w:pPr>
      <w:r w:rsidRPr="00FD5E0B">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2343B0" w:rsidRDefault="007E6509">
      <w:pPr>
        <w:rPr/>
      </w:pPr>
      <w:r>
        <w:t>Following is a hyperlink.</w:t>
      </w:r>
    </w:p>
    <w:p w14:paraId="467442AB" w14:textId="77777777" w:rsidR="002343B0" w:rsidRDefault="007E6509">
      <w:pPr>
        <w:rPr/>
      </w:pPr>
      <w:r>
        <w:fldChar w:fldCharType="begin"/>
      </w:r>
      <w:r>
        <w:instrText>HYPERLINK "http://www.ericwhite.com"</w:instrText>
      </w:r>
      <w:r>
        <w:fldChar w:fldCharType="separate"/>
      </w:r>
      <w:r w:rsidRPr="005849D4">
        <w:rPr>
          <w:rStyle w:val="Hyperlink"/>
        </w:rPr>
        <w:t>EricWhite.com</w:t>
      </w:r>
      <w:r>
        <w:fldChar w:fldCharType="end"/>
      </w:r>
    </w:p>
    <w:p w14:paraId="752E6B7E" w14:textId="77777777" w:rsidR="002343B0" w:rsidRDefault="007E6509" w:rsidP="001B6543">
      <w:pPr>
        <w:pStyle w:val="ListParagraph"/>
        <w:numPr>
          <w:ilvl w:val="0"/>
          <w:numId w:val="3"/>
        </w:numPr>
        <w:rPr/>
      </w:pPr>
      <w:r>
        <w:t>Video provides a powerful way to help you prove your point.</w:t>
      </w:r>
    </w:p>
    <w:p w14:paraId="10DEA4A8" w14:textId="77777777" w:rsidR="002343B0" w:rsidRDefault="007E6509" w:rsidP="001B6543">
      <w:pPr>
        <w:pStyle w:val="ListParagraph"/>
        <w:numPr>
          <w:ilvl w:val="1"/>
          <w:numId w:val="3"/>
        </w:numPr>
        <w:rPr/>
      </w:pPr>
      <w:r>
        <w:t>When you click Online Video, you can paste in the embed code for the video you want to add.</w:t>
      </w:r>
    </w:p>
    <w:p w14:paraId="485F7974" w14:textId="77777777" w:rsidR="002343B0" w:rsidRDefault="007E6509" w:rsidP="001B6543">
      <w:pPr>
        <w:pStyle w:val="ListParagraph"/>
        <w:numPr>
          <w:ilvl w:val="1"/>
          <w:numId w:val="3"/>
        </w:numPr>
        <w:rPr/>
      </w:pPr>
      <w:r>
        <w:t>You can also type a keyword to search online for the video that best fits your document.</w:t>
      </w:r>
    </w:p>
    <w:p w14:paraId="11C3285E" w14:textId="77777777" w:rsidR="002343B0" w:rsidRDefault="007E6509" w:rsidP="001B6543">
      <w:pPr>
        <w:pStyle w:val="ListParagraph"/>
        <w:numPr>
          <w:ilvl w:val="0"/>
          <w:numId w:val="3"/>
        </w:numPr>
        <w:rPr/>
      </w:pPr>
      <w:r>
        <w:t>To make your document look professionally produced, Word provides header, footer, cover page, and text box designs that complement each other.</w:t>
      </w:r>
    </w:p>
    <w:p w14:paraId="06F04DBB" w14:textId="77777777" w:rsidR="002343B0" w:rsidRDefault="007E6509" w:rsidP="001B6543">
      <w:pPr>
        <w:pStyle w:val="ListParagraph"/>
        <w:numPr>
          <w:ilvl w:val="1"/>
          <w:numId w:val="3"/>
        </w:numPr>
        <w:rPr/>
      </w:pPr>
      <w:r>
        <w:t>For example, you can add a matching cover page, header, and sidebar.</w:t>
      </w:r>
    </w:p>
    <w:p w14:paraId="4BE2BF85" w14:textId="77777777" w:rsidR="002343B0" w:rsidRDefault="007E6509" w:rsidP="007E6A89">
      <w:pPr>
        <w:pStyle w:val="ListParagraph"/>
        <w:numPr>
          <w:ilvl w:val="0"/>
          <w:numId w:val="4"/>
        </w:numPr>
        <w:rPr/>
      </w:pPr>
      <w:r>
        <w:t>Video provides a powerful way to help you prove your point.</w:t>
      </w:r>
    </w:p>
    <w:p w14:paraId="54DA412F" w14:textId="77777777" w:rsidR="002343B0" w:rsidRDefault="007E6509" w:rsidP="007E6A89">
      <w:pPr>
        <w:pStyle w:val="ListParagraph"/>
        <w:numPr>
          <w:ilvl w:val="1"/>
          <w:numId w:val="4"/>
        </w:numPr>
        <w:rPr/>
      </w:pPr>
      <w:r>
        <w:t>When you click Online Video, you can paste in the embed code for the video you want to add.</w:t>
      </w:r>
    </w:p>
    <w:p w14:paraId="5403892E" w14:textId="77777777" w:rsidR="002343B0" w:rsidRDefault="007E6509" w:rsidP="007E6A89">
      <w:pPr>
        <w:pStyle w:val="ListParagraph"/>
        <w:numPr>
          <w:ilvl w:val="1"/>
          <w:numId w:val="4"/>
        </w:numPr>
        <w:rPr/>
      </w:pPr>
      <w:r>
        <w:t>You can also type a keyword to search online for the video that best fits your document.</w:t>
      </w:r>
    </w:p>
    <w:p w14:paraId="26B29323" w14:textId="77777777" w:rsidR="002343B0" w:rsidRDefault="007E6509" w:rsidP="007E6A89">
      <w:pPr>
        <w:pStyle w:val="ListParagraph"/>
        <w:numPr>
          <w:ilvl w:val="1"/>
          <w:numId w:val="4"/>
        </w:numPr>
        <w:rPr/>
      </w:pPr>
      <w:r>
        <w:lastRenderedPageBreak/>
        <w:t>To make your document look professionally produced, Word provides header, footer, cover page, and text box designs that complement each other.</w:t>
      </w:r>
    </w:p>
    <w:p w14:paraId="2BC36EFF" w14:textId="77777777" w:rsidR="002343B0" w:rsidRDefault="007E6509" w:rsidP="007E6A89">
      <w:pPr>
        <w:pStyle w:val="ListParagraph"/>
        <w:numPr>
          <w:ilvl w:val="0"/>
          <w:numId w:val="4"/>
        </w:numPr>
        <w:rPr/>
      </w:pPr>
      <w:r>
        <w:t>For example, you can add a matching cover page, header, and sidebar.</w:t>
      </w:r>
    </w:p>
    <w:p w14:paraId="0385F8D8" w14:textId="77777777" w:rsidR="002343B0" w:rsidRDefault="007E6509" w:rsidP="007E6A89">
      <w:pPr>
        <w:pStyle w:val="ListParagraph"/>
        <w:numPr>
          <w:ilvl w:val="1"/>
          <w:numId w:val="4"/>
        </w:numPr>
        <w:rPr/>
      </w:pPr>
      <w:r>
        <w:t>Click Insert and then choose the elements you want from the different galleries.</w:t>
      </w:r>
    </w:p>
    <w:p w14:paraId="45A81F88" w14:textId="77777777" w:rsidR="002343B0" w:rsidRDefault="007E6509" w:rsidP="007E6A89">
      <w:pPr>
        <w:pStyle w:val="ListParagraph"/>
        <w:numPr>
          <w:ilvl w:val="1"/>
          <w:numId w:val="4"/>
        </w:numPr>
        <w:rPr/>
      </w:pPr>
      <w:r>
        <w:t>Themes and styles also help keep your document coordinated.</w:t>
      </w:r>
    </w:p>
    <w:p w14:paraId="5DCE6C90" w14:textId="77777777" w:rsidR="002343B0" w:rsidRDefault="007E6509" w:rsidP="007E6A89">
      <w:pPr>
        <w:pStyle w:val="ListParagraph"/>
        <w:numPr>
          <w:ilvl w:val="0"/>
          <w:numId w:val="4"/>
        </w:numPr>
        <w:rPr/>
      </w:pPr>
      <w:r>
        <w:t>When you click Design and choose a new Theme, the pictures, charts, and SmartArt graphics change to match your new theme.</w:t>
      </w:r>
    </w:p>
    <w:p w14:paraId="5327A714" w14:textId="77777777" w:rsidR="002343B0" w:rsidRDefault="007E6509" w:rsidP="007E6A89">
      <w:pPr>
        <w:pStyle w:val="ListParagraph"/>
        <w:numPr>
          <w:ilvl w:val="1"/>
          <w:numId w:val="4"/>
        </w:numPr>
        <w:rPr/>
      </w:pPr>
      <w:r>
        <w:t>When you apply styles, your headings change to match the new theme.</w:t>
      </w:r>
    </w:p>
    <w:p w14:paraId="33419125" w14:textId="77777777" w:rsidR="00AD20E4" w:rsidRDefault="007E6509" w:rsidP="007E6A89">
      <w:pPr>
        <w:pStyle w:val="ListParagraph"/>
        <w:numPr>
          <w:ilvl w:val="1"/>
          <w:numId w:val="4"/>
        </w:numPr>
        <w:rPr/>
      </w:pPr>
      <w:r>
        <w:t>Save time in Word with new buttons that show up where you need them.</w:t>
      </w:r>
    </w:p>
    <w:p w14:paraId="7569FAFA" w14:textId="77777777" w:rsidR="002343B0" w:rsidRDefault="002343B0">
      <w:pPr>
        <w:rPr/>
      </w:pPr>
    </w:p>
    <w:p w14:paraId="7DCE2E0C" w14:textId="75EC41AE" w:rsidR="002343B0" w:rsidRDefault="007E6509">
      <w:pPr>
        <w:rPr/>
      </w:pPr>
      <w:r w:rsidRPr="008F32D2">
        <w:rPr>
          <w:b/>
          <w:i/>
          <w:highlight w:val="yellow"/>
          <w:u w:val="single"/>
        </w:rPr>
        <w:t>Video provides a powerful way to help you prove your point.</w:t>
      </w:r>
      <w:r>
        <w:t xml:space="preserve"> When you click Online Video, you can paste.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86"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2343B0" w:rsidRDefault="007E6509">
            <w:pPr>
              <w:rPr/>
            </w:pPr>
            <w:r>
              <w:rPr>
                <w:noProof/>
              </w:rPr>
              <w:t>Lorem ipsum dolor sit amet</w:t>
            </w:r>
          </w:p>
        </w:tc>
        <w:tc>
          <w:tcPr>
            <w:tcW w:w="3117" w:type="dxa"/>
          </w:tcPr>
          <w:p w14:paraId="6F2D47E4" w14:textId="77777777" w:rsidR="002343B0"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2343B0" w:rsidRDefault="007E6509">
            <w:pPr>
              <w:cnfStyle w:val="100000000000" w:firstRow="1" w:lastRow="0" w:firstColumn="0" w:lastColumn="0" w:oddVBand="0" w:evenVBand="0" w:oddHBand="0" w:evenHBand="0" w:firstRowFirstColumn="0" w:firstRowLastColumn="0" w:lastRowFirstColumn="0" w:lastRowLastColumn="0"/>
              <w:rPr/>
            </w:pPr>
            <w:r>
              <w:rPr>
                <w:noProof/>
              </w:rPr>
              <w:t>Maecenas porttitor congue massa.</w:t>
            </w:r>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ins w:id="393"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2343B0" w:rsidRDefault="007E6509">
            <w:pPr>
              <w:rPr/>
            </w:pPr>
            <w:r>
              <w:t>400</w:t>
            </w:r>
          </w:p>
        </w:tc>
        <w:tc>
          <w:tcPr>
            <w:tcW w:w="3117" w:type="dxa"/>
          </w:tcPr>
          <w:p w14:paraId="7D4CF8AA" w14:textId="77777777" w:rsidR="002343B0" w:rsidRDefault="007E6509">
            <w:pPr>
              <w:cnfStyle w:val="000000100000" w:firstRow="0" w:lastRow="0" w:firstColumn="0" w:lastColumn="0" w:oddVBand="0" w:evenVBand="0" w:oddHBand="1" w:evenHBand="0" w:firstRowFirstColumn="0" w:firstRowLastColumn="0" w:lastRowFirstColumn="0" w:lastRowLastColumn="0"/>
              <w:rPr/>
            </w:pPr>
            <w:r>
              <w:t>500</w:t>
            </w:r>
          </w:p>
        </w:tc>
        <w:tc>
          <w:tcPr>
            <w:tcW w:w="3117" w:type="dxa"/>
          </w:tcPr>
          <w:p w14:paraId="0CEC9855" w14:textId="77777777" w:rsidR="002343B0" w:rsidRDefault="007E6509">
            <w:pPr>
              <w:cnfStyle w:val="000000100000" w:firstRow="0" w:lastRow="0" w:firstColumn="0" w:lastColumn="0" w:oddVBand="0" w:evenVBand="0" w:oddHBand="1" w:evenHBand="0" w:firstRowFirstColumn="0" w:firstRowLastColumn="0" w:lastRowFirstColumn="0" w:lastRowLastColumn="0"/>
              <w:rPr/>
            </w:pPr>
            <w:r>
              <w:t>600</w:t>
            </w:r>
          </w:p>
        </w:tc>
      </w:tr>
    </w:tbl>
    <w:p w14:paraId="7540EDBA" w14:textId="77777777" w:rsidR="002343B0" w:rsidRDefault="002343B0" w:rsidP="00C4274D">
      <w:pPr>
        <w:rPr/>
      </w:pPr>
    </w:p>
    <w:p w14:paraId="56ECE6CA" w14:textId="77777777" w:rsidR="002343B0" w:rsidRDefault="007E6509" w:rsidP="006F1BE6">
      <w:pPr>
        <w:jc w:val="both"/>
        <w:rPr/>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2343B0" w:rsidRDefault="007E6509" w:rsidP="00CD35D8">
      <w:pPr>
        <w:ind w:left="720" w:hanging="720"/>
        <w:rPr/>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2343B0" w:rsidRDefault="007E6509" w:rsidP="00CD35D8">
      <w:pPr>
        <w:ind w:firstLine="720"/>
        <w:rPr/>
      </w:pPr>
      <w:r>
        <w:t>To make your document look professionally produced, Word provides header, footer, cover page, and text box designs that complement each other.</w:t>
      </w:r>
    </w:p>
    <w:p w14:paraId="551600B1" w14:textId="77777777" w:rsidR="002343B0" w:rsidRDefault="007E6509" w:rsidP="00CD35D8">
      <w:pPr>
        <w:ind w:left="1440"/>
        <w:rPr/>
      </w:pPr>
      <w:r>
        <w:t>For example, you can add a matching cover page, header, and sidebar.</w:t>
      </w:r>
    </w:p>
    <w:p w14:paraId="482579FD" w14:textId="77777777" w:rsidR="002343B0" w:rsidRDefault="007E6509" w:rsidP="00CD35D8">
      <w:pPr>
        <w:ind w:left="2880"/>
        <w:rPr/>
      </w:pPr>
      <w:r>
        <w:t>Click Insert and then choose the elements you want from the different galleries.</w:t>
      </w:r>
    </w:p>
    <w:p w14:paraId="3853DCFC" w14:textId="77777777" w:rsidR="00E60915" w:rsidRDefault="007E6509">
      <w:r>
        <w:rPr>
          <w:noProof/>
        </w:rPr>
        <w:lastRenderedPageBreak/>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r:dm="rId33" r:lo="rId34" r:qs="rId35" r:cs="rId36"/>
              </a:graphicData>
            </a:graphic>
          </wp:inline>
        </w:drawing>
      </w:r>
    </w:p>
    <w:sectPr w:rsidR="00E60915">
      <w:pgSz w:w="12240" w:h="15840"/>
      <w:pgMar w:top="1440" w:right="1440" w:bottom="1440" w:left="1440" w:header="720" w:footer="720" w:gutter="0"/>
      <w:cols w:space="720"/>
      <w:docGrid w:linePitch="360"/>
      <w:sectPrChange w:id="413" w:author="Eric White" w:date="2026-07-05T01:31:00Z" w16du:dateUtc="2026-07-05T05:31:00Z">
        <w:sectPr w:rsidR="00E60915">
          <w:pgMar w:top="1440" w:right="1440" w:bottom="1440" w:left="1440" w:header="720"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8" w:author="Eric White" w:date="2014-10-28T20:22:00Z" w:initials="EW">
    <w:p w14:paraId="4E5C8309" w14:textId="77777777" w:rsidR="002343B0" w:rsidRDefault="007E6509">
      <w:pPr>
        <w:pStyle w:val="CommentText"/>
      </w:pPr>
      <w:r>
        <w:rPr>
          <w:rStyle w:val="CommentReference"/>
        </w:rPr>
        <w:annotationRef/>
      </w:r>
      <w:r>
        <w:t>This is a comment.</w:t>
      </w:r>
    </w:p>
  </w:comment>
  <w:comment w:id="32" w:author="Arthur Souza Rodrigues" w:date="2026-07-04T23:22:00Z" w:initials="AS">
    <w:p w14:paraId="15EE4822" w14:textId="77777777" w:rsidR="009E3783" w:rsidRDefault="009E3783" w:rsidP="009E3783">
      <w:r>
        <w:rPr>
          <w:rStyle w:val="CommentReference"/>
        </w:rPr>
        <w:annotationRef/>
      </w:r>
      <w:r>
        <w:rPr>
          <w:sz w:val="20"/>
        </w:rPr>
        <w:t>Commenting on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Ex w15:paraId="15EE48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4E4302C" w16cex:dateUtc="2026-07-05T0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Id w16cid:paraId="15EE4822" w16cid:durableId="54E430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B82C4" w14:textId="77777777" w:rsidR="002343B0" w:rsidRDefault="002343B0">
      <w:pPr>
        <w:spacing w:after="0" w:line="240" w:lineRule="auto"/>
      </w:pPr>
      <w:r>
        <w:separator/>
      </w:r>
    </w:p>
  </w:endnote>
  <w:endnote w:type="continuationSeparator" w:id="0">
    <w:p w14:paraId="1556FF64" w14:textId="77777777" w:rsidR="002343B0" w:rsidRDefault="002343B0">
      <w:pPr>
        <w:spacing w:after="0" w:line="240" w:lineRule="auto"/>
      </w:pPr>
      <w:r>
        <w:continuationSeparator/>
      </w:r>
    </w:p>
  </w:endnote>
  <w:endnote w:id="1">
    <w:p w14:paraId="68990B77" w14:textId="77777777" w:rsidR="002343B0" w:rsidRDefault="007E6509">
      <w:pPr>
        <w:pStyle w:val="EndnoteText"/>
      </w:pPr>
      <w:ins w:id="99" w:author="Eric White" w:date="2026-07-05T01:31:00Z" w16du:dateUtc="2026-07-05T05:31: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Geneva, sans-serif">
    <w:altName w:val="Verdan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2343B0" w:rsidRDefault="002343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2343B0" w:rsidRDefault="002343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2343B0" w:rsidRDefault="002343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E5291B" w14:textId="77777777" w:rsidR="002343B0" w:rsidRDefault="002343B0">
      <w:pPr>
        <w:spacing w:after="0" w:line="240" w:lineRule="auto"/>
      </w:pPr>
      <w:r>
        <w:separator/>
      </w:r>
    </w:p>
  </w:footnote>
  <w:footnote w:type="continuationSeparator" w:id="0">
    <w:p w14:paraId="71044180" w14:textId="77777777" w:rsidR="002343B0" w:rsidRDefault="002343B0">
      <w:pPr>
        <w:spacing w:after="0" w:line="240" w:lineRule="auto"/>
      </w:pPr>
      <w:r>
        <w:continuationSeparator/>
      </w:r>
    </w:p>
  </w:footnote>
  <w:footnote w:id="1">
    <w:p w14:paraId="2984BC4D" w14:textId="77777777" w:rsidR="002343B0" w:rsidRDefault="007E6509">
      <w:pPr>
        <w:pStyle w:val="FootnoteText"/>
      </w:pPr>
      <w:ins w:id="336" w:author="Eric White" w:date="2026-07-05T01:31:00Z" w16du:dateUtc="2026-07-05T05:31: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2343B0" w:rsidRDefault="002343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2343B0" w:rsidRDefault="002343B0">
        <w:pPr>
          <w:pStyle w:val="Header"/>
        </w:pPr>
        <w:ins w:id="101" w:author="Eric White" w:date="2026-07-05T01:31:00Z" w16du:dateUtc="2026-07-05T05:31:00Z">
          <w:r>
            <w:rPr>
              <w:noProof/>
            </w:rPr>
            <w:pict w14:anchorId="3AB97A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102" w:author="Eric White" w:date="2026-07-05T01:31:00Z" w16du:dateUtc="2026-07-05T05:31:00Z">
          <w:r>
            <w:rPr>
              <w:noProof/>
            </w:rPr>
            <w:pict w14:anchorId="26C250F5">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"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2343B0" w:rsidRDefault="002343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29405141">
    <w:abstractNumId w:val="3"/>
  </w:num>
  <w:num w:numId="2" w16cid:durableId="287979408">
    <w:abstractNumId w:val="0"/>
  </w:num>
  <w:num w:numId="3" w16cid:durableId="524249899">
    <w:abstractNumId w:val="1"/>
  </w:num>
  <w:num w:numId="4" w16cid:durableId="17431411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0915"/>
    <w:rsid w:val="00022A2E"/>
    <w:rsid w:val="0018060C"/>
    <w:rsid w:val="002173BF"/>
    <w:rsid w:val="002343B0"/>
    <w:rsid w:val="0033635D"/>
    <w:rsid w:val="003C5814"/>
    <w:rsid w:val="007E6509"/>
    <w:rsid w:val="00894F66"/>
    <w:rsid w:val="009E3783"/>
    <w:rsid w:val="00A0457C"/>
    <w:rsid w:val="00AD20E4"/>
    <w:rsid w:val="00AD7FBA"/>
    <w:rsid w:val="00B616E6"/>
    <w:rsid w:val="00BF0F5F"/>
    <w:rsid w:val="00D1208C"/>
    <w:rsid w:val="00D525A2"/>
    <w:rsid w:val="00E60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08900"/>
  <w15:docId w15:val="{7529A58B-9661-534F-B0DB-05C25BEB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Eric White" w:date="2026-07-05T01:31: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Eric White" w:date="2026-07-05T01:31: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Eric White" w:date="2026-07-05T01:31: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Eric White" w:date="2026-07-05T01:31: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Eric White" w:date="2026-07-05T01:31: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Eric White" w:date="2026-07-05T01:31: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Eric White" w:date="2026-07-05T01:31: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Eric White" w:date="2026-07-05T01:31: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Eric White" w:date="2026-07-05T01:31: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Eric White" w:date="2026-07-05T01:31: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Eric White" w:date="2026-07-05T01:31:00Z">
        <w:pPr>
          <w:spacing w:before="200" w:line="259" w:lineRule="auto"/>
          <w:outlineLvl w:val="7"/>
        </w:pPr>
      </w:pPrChange>
    </w:pPr>
    <w:rPr>
      <w:rFonts w:asciiTheme="minorHAnsi" w:eastAsiaTheme="minorHAnsi" w:hAnsiTheme="minorHAnsi" w:cstheme="minorBidi"/>
      <w:caps/>
      <w:spacing w:val="10"/>
      <w:sz w:val="18"/>
      <w:szCs w:val="18"/>
      <w:rPrChange w:id="7" w:author="Eric White" w:date="2026-07-05T01:31: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Eric White" w:date="2026-07-05T01:31:00Z">
        <w:pPr>
          <w:spacing w:before="200" w:line="259" w:lineRule="auto"/>
          <w:outlineLvl w:val="8"/>
        </w:pPr>
      </w:pPrChange>
    </w:pPr>
    <w:rPr>
      <w:rFonts w:asciiTheme="minorHAnsi" w:eastAsiaTheme="minorHAnsi" w:hAnsiTheme="minorHAnsi" w:cstheme="minorBidi"/>
      <w:i/>
      <w:iCs/>
      <w:caps/>
      <w:spacing w:val="10"/>
      <w:sz w:val="18"/>
      <w:szCs w:val="18"/>
      <w:rPrChange w:id="8" w:author="Eric White" w:date="2026-07-05T01:31: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E3783"/>
    <w:rPr>
      <w:sz w:val="16"/>
      <w:szCs w:val="16"/>
    </w:rPr>
  </w:style>
  <w:style w:type="paragraph" w:styleId="CommentText">
    <w:name w:val="annotation text"/>
    <w:basedOn w:val="Normal"/>
    <w:link w:val="CommentTextChar"/>
    <w:uiPriority w:val="99"/>
    <w:semiHidden/>
    <w:unhideWhenUsed/>
    <w:rsid w:val="009E3783"/>
    <w:pPr>
      <w:spacing w:line="240" w:lineRule="auto"/>
    </w:pPr>
    <w:rPr>
      <w:sz w:val="20"/>
    </w:rPr>
  </w:style>
  <w:style w:type="character" w:customStyle="1" w:styleId="CommentTextChar">
    <w:name w:val="Comment Text Char"/>
    <w:basedOn w:val="DefaultParagraphFont"/>
    <w:link w:val="CommentText"/>
    <w:uiPriority w:val="99"/>
    <w:semiHidden/>
    <w:rsid w:val="009E3783"/>
    <w:rPr>
      <w:sz w:val="20"/>
    </w:rPr>
  </w:style>
  <w:style w:type="paragraph" w:styleId="CommentSubject">
    <w:name w:val="annotation subject"/>
    <w:basedOn w:val="CommentText"/>
    <w:next w:val="CommentText"/>
    <w:link w:val="CommentSubjectChar"/>
    <w:uiPriority w:val="99"/>
    <w:semiHidden/>
    <w:unhideWhenUsed/>
    <w:rsid w:val="009E3783"/>
    <w:rPr>
      <w:b/>
      <w:bCs/>
    </w:rPr>
  </w:style>
  <w:style w:type="character" w:customStyle="1" w:styleId="CommentSubjectChar">
    <w:name w:val="Comment Subject Char"/>
    <w:basedOn w:val="CommentTextChar"/>
    <w:link w:val="CommentSubject"/>
    <w:uiPriority w:val="99"/>
    <w:semiHidden/>
    <w:rsid w:val="009E3783"/>
    <w:rPr>
      <w:b/>
      <w:bCs/>
      <w:sz w:val="20"/>
    </w:rPr>
  </w:style>
  <w:style w:type="character" w:customStyle="1" w:styleId="Heading1Char">
    <w:name w:val="Heading 1 Char"/>
    <w:basedOn w:val="DefaultParagraphFont"/>
    <w:link w:val="Heading1"/>
    <w:uiPriority w:val="9"/>
    <w:rsid w:val="00A0457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0457C"/>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A0457C"/>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A0457C"/>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A0457C"/>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Eric White" w:date="2026-07-05T01:31:00Z">
        <w:pPr>
          <w:spacing w:after="160" w:line="259" w:lineRule="auto"/>
          <w:ind w:left="720"/>
          <w:contextualSpacing/>
        </w:pPr>
      </w:pPrChange>
    </w:pPr>
    <w:rPr>
      <w:rFonts w:asciiTheme="minorHAnsi" w:eastAsiaTheme="minorHAnsi" w:hAnsiTheme="minorHAnsi" w:cstheme="minorBidi"/>
      <w:szCs w:val="22"/>
      <w:rPrChange w:id="9" w:author="Eric White" w:date="2026-07-05T01:31:00Z">
        <w:rPr>
          <w:rFonts w:asciiTheme="minorHAnsi" w:eastAsiaTheme="minorHAnsi" w:hAnsiTheme="minorHAnsi" w:cstheme="minorBidi"/>
          <w:sz w:val="22"/>
          <w:szCs w:val="22"/>
          <w:lang w:val="en-US" w:eastAsia="en-US" w:bidi="ar-SA"/>
        </w:rPr>
      </w:rPrChange>
    </w:rPr>
  </w:style>
  <w:style w:type="paragraph" w:styleId="BalloonText">
    <w:name w:val="Balloon Text"/>
    <w:basedOn w:val="Normal"/>
    <w:link w:val="BalloonTextChar"/>
    <w:uiPriority w:val="99"/>
    <w:semiHidden/>
    <w:unhideWhenUsed/>
    <w:rsid w:val="00A0457C"/>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A0457C"/>
    <w:rPr>
      <w:rFonts w:ascii="Segoe UI" w:eastAsiaTheme="minorHAnsi" w:hAnsi="Segoe UI" w:cs="Segoe UI"/>
      <w:sz w:val="18"/>
      <w:szCs w:val="18"/>
    </w:rPr>
  </w:style>
  <w:style w:type="character" w:styleId="PlaceholderText">
    <w:name w:val="Placeholder Text"/>
    <w:basedOn w:val="DefaultParagraphFont"/>
    <w:uiPriority w:val="99"/>
    <w:semiHidden/>
    <w:rsid w:val="00A0457C"/>
    <w:rPr>
      <w:color w:val="808080"/>
    </w:rPr>
  </w:style>
  <w:style w:type="paragraph" w:styleId="EndnoteText">
    <w:name w:val="endnote text"/>
    <w:basedOn w:val="Normal"/>
    <w:link w:val="EndnoteTextChar"/>
    <w:uiPriority w:val="99"/>
    <w:semiHidden/>
    <w:unhideWhenUsed/>
    <w:rsid w:val="00C32A83"/>
    <w:pPr>
      <w:spacing w:after="0" w:line="240" w:lineRule="auto"/>
      <w:pPrChange w:id="10" w:author="Eric White" w:date="2026-07-05T01:31:00Z">
        <w:pPr/>
      </w:pPrChange>
    </w:pPr>
    <w:rPr>
      <w:rFonts w:asciiTheme="minorHAnsi" w:eastAsiaTheme="minorHAnsi" w:hAnsiTheme="minorHAnsi" w:cstheme="minorBidi"/>
      <w:sz w:val="20"/>
      <w:rPrChange w:id="10" w:author="Eric White" w:date="2026-07-05T01:31: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A0457C"/>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A0457C"/>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1" w:author="Eric White" w:date="2026-07-05T01:31:00Z">
        <w:pPr>
          <w:tabs>
            <w:tab w:val="center" w:pos="4680"/>
            <w:tab w:val="right" w:pos="9360"/>
          </w:tabs>
        </w:pPr>
      </w:pPrChange>
    </w:pPr>
    <w:rPr>
      <w:rFonts w:asciiTheme="minorHAnsi" w:eastAsiaTheme="minorHAnsi" w:hAnsiTheme="minorHAnsi" w:cstheme="minorBidi"/>
      <w:szCs w:val="22"/>
      <w:rPrChange w:id="11" w:author="Eric White" w:date="2026-07-05T01:31: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A0457C"/>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2" w:author="Eric White" w:date="2026-07-05T01:31:00Z">
        <w:pPr>
          <w:tabs>
            <w:tab w:val="center" w:pos="4680"/>
            <w:tab w:val="right" w:pos="9360"/>
          </w:tabs>
        </w:pPr>
      </w:pPrChange>
    </w:pPr>
    <w:rPr>
      <w:rFonts w:asciiTheme="minorHAnsi" w:eastAsiaTheme="minorHAnsi" w:hAnsiTheme="minorHAnsi" w:cstheme="minorBidi"/>
      <w:szCs w:val="22"/>
      <w:rPrChange w:id="12" w:author="Eric White" w:date="2026-07-05T01:31: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A0457C"/>
    <w:rPr>
      <w:rFonts w:asciiTheme="minorHAnsi" w:eastAsiaTheme="minorHAnsi" w:hAnsiTheme="minorHAnsi" w:cstheme="minorBidi"/>
      <w:szCs w:val="22"/>
    </w:rPr>
  </w:style>
  <w:style w:type="table" w:styleId="TableGrid">
    <w:name w:val="Table Grid"/>
    <w:basedOn w:val="TableNormal"/>
    <w:uiPriority w:val="39"/>
    <w:rsid w:val="00A0457C"/>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0457C"/>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3" w:author="Eric White" w:date="2026-07-05T01:31:00Z">
        <w:pPr/>
      </w:pPrChange>
    </w:pPr>
    <w:rPr>
      <w:rFonts w:asciiTheme="minorHAnsi" w:eastAsiaTheme="minorEastAsia" w:hAnsiTheme="minorHAnsi" w:cstheme="minorBidi"/>
      <w:szCs w:val="22"/>
      <w:rPrChange w:id="13" w:author="Eric White" w:date="2026-07-05T01:31: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A0457C"/>
    <w:rPr>
      <w:rFonts w:asciiTheme="minorHAnsi" w:eastAsiaTheme="minorEastAsia" w:hAnsiTheme="minorHAnsi" w:cstheme="minorBidi"/>
      <w:szCs w:val="22"/>
    </w:rPr>
  </w:style>
  <w:style w:type="character" w:styleId="Hyperlink">
    <w:name w:val="Hyperlink"/>
    <w:basedOn w:val="DefaultParagraphFont"/>
    <w:uiPriority w:val="99"/>
    <w:unhideWhenUsed/>
    <w:rsid w:val="00A0457C"/>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4" w:author="Eric White" w:date="2026-07-05T01:31:00Z">
        <w:pPr>
          <w:spacing w:after="160" w:line="259" w:lineRule="auto"/>
        </w:pPr>
      </w:pPrChange>
    </w:pPr>
    <w:rPr>
      <w:rFonts w:asciiTheme="minorHAnsi" w:eastAsiaTheme="minorHAnsi" w:hAnsiTheme="minorHAnsi" w:cstheme="minorBidi"/>
      <w:b/>
      <w:bCs/>
      <w:color w:val="0F4761" w:themeColor="accent1" w:themeShade="BF"/>
      <w:sz w:val="16"/>
      <w:szCs w:val="16"/>
      <w:rPrChange w:id="14" w:author="Eric White" w:date="2026-07-05T01:31: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5" w:author="Eric White" w:date="2026-07-05T01:31:00Z">
        <w:pPr>
          <w:spacing w:line="259" w:lineRule="auto"/>
        </w:pPr>
      </w:pPrChange>
    </w:pPr>
    <w:rPr>
      <w:rFonts w:asciiTheme="majorHAnsi" w:eastAsiaTheme="majorEastAsia" w:hAnsiTheme="majorHAnsi" w:cstheme="majorBidi"/>
      <w:caps/>
      <w:color w:val="156082" w:themeColor="accent1"/>
      <w:spacing w:val="10"/>
      <w:sz w:val="52"/>
      <w:szCs w:val="52"/>
      <w:rPrChange w:id="15" w:author="Eric White" w:date="2026-07-05T01:31: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A0457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6" w:author="Eric White" w:date="2026-07-05T01:31:00Z">
        <w:pPr>
          <w:spacing w:after="500"/>
        </w:pPr>
      </w:pPrChange>
    </w:pPr>
    <w:rPr>
      <w:rFonts w:asciiTheme="minorHAnsi" w:eastAsiaTheme="minorHAnsi" w:hAnsiTheme="minorHAnsi" w:cstheme="minorBidi"/>
      <w:caps/>
      <w:color w:val="595959" w:themeColor="text1" w:themeTint="A6"/>
      <w:spacing w:val="10"/>
      <w:sz w:val="21"/>
      <w:szCs w:val="21"/>
      <w:rPrChange w:id="16" w:author="Eric White" w:date="2026-07-05T01:31: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A0457C"/>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A0457C"/>
    <w:rPr>
      <w:b/>
      <w:bCs/>
    </w:rPr>
  </w:style>
  <w:style w:type="character" w:styleId="Emphasis">
    <w:name w:val="Emphasis"/>
    <w:uiPriority w:val="20"/>
    <w:qFormat/>
    <w:rsid w:val="00A0457C"/>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7" w:author="Eric White" w:date="2026-07-05T01:31:00Z">
        <w:pPr>
          <w:spacing w:after="160" w:line="259" w:lineRule="auto"/>
        </w:pPr>
      </w:pPrChange>
    </w:pPr>
    <w:rPr>
      <w:rFonts w:asciiTheme="minorHAnsi" w:eastAsiaTheme="minorHAnsi" w:hAnsiTheme="minorHAnsi" w:cstheme="minorBidi"/>
      <w:i/>
      <w:iCs/>
      <w:sz w:val="24"/>
      <w:szCs w:val="24"/>
      <w:rPrChange w:id="17" w:author="Eric White" w:date="2026-07-05T01:31: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A0457C"/>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8" w:author="Eric White" w:date="2026-07-05T01:31:00Z">
        <w:pPr>
          <w:spacing w:before="240" w:after="240"/>
          <w:ind w:left="1080" w:right="1080"/>
          <w:jc w:val="center"/>
        </w:pPr>
      </w:pPrChange>
    </w:pPr>
    <w:rPr>
      <w:rFonts w:asciiTheme="minorHAnsi" w:eastAsiaTheme="minorHAnsi" w:hAnsiTheme="minorHAnsi" w:cstheme="minorBidi"/>
      <w:color w:val="156082" w:themeColor="accent1"/>
      <w:sz w:val="24"/>
      <w:szCs w:val="24"/>
      <w:rPrChange w:id="18" w:author="Eric White" w:date="2026-07-05T01:31: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A0457C"/>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A0457C"/>
    <w:rPr>
      <w:i/>
      <w:iCs/>
      <w:color w:val="0A2F40" w:themeColor="accent1" w:themeShade="7F"/>
    </w:rPr>
  </w:style>
  <w:style w:type="character" w:styleId="IntenseEmphasis">
    <w:name w:val="Intense Emphasis"/>
    <w:uiPriority w:val="21"/>
    <w:qFormat/>
    <w:rsid w:val="00A0457C"/>
    <w:rPr>
      <w:b/>
      <w:bCs/>
      <w:caps/>
      <w:color w:val="0A2F40" w:themeColor="accent1" w:themeShade="7F"/>
      <w:spacing w:val="10"/>
    </w:rPr>
  </w:style>
  <w:style w:type="character" w:styleId="SubtleReference">
    <w:name w:val="Subtle Reference"/>
    <w:uiPriority w:val="31"/>
    <w:qFormat/>
    <w:rsid w:val="00A0457C"/>
    <w:rPr>
      <w:b/>
      <w:bCs/>
      <w:color w:val="156082" w:themeColor="accent1"/>
    </w:rPr>
  </w:style>
  <w:style w:type="character" w:styleId="IntenseReference">
    <w:name w:val="Intense Reference"/>
    <w:uiPriority w:val="32"/>
    <w:qFormat/>
    <w:rsid w:val="00A0457C"/>
    <w:rPr>
      <w:b/>
      <w:bCs/>
      <w:i/>
      <w:iCs/>
      <w:caps/>
      <w:color w:val="156082" w:themeColor="accent1"/>
    </w:rPr>
  </w:style>
  <w:style w:type="character" w:styleId="BookTitle">
    <w:name w:val="Book Title"/>
    <w:uiPriority w:val="33"/>
    <w:qFormat/>
    <w:rsid w:val="00A0457C"/>
    <w:rPr>
      <w:b/>
      <w:bCs/>
      <w:i/>
      <w:iCs/>
      <w:spacing w:val="0"/>
    </w:rPr>
  </w:style>
  <w:style w:type="paragraph" w:styleId="TOCHeading">
    <w:name w:val="TOC Heading"/>
    <w:basedOn w:val="Heading1"/>
    <w:next w:val="Normal"/>
    <w:uiPriority w:val="39"/>
    <w:semiHidden/>
    <w:unhideWhenUsed/>
    <w:qFormat/>
    <w:rsid w:val="00A0457C"/>
    <w:pPr>
      <w:outlineLvl w:val="9"/>
    </w:pPr>
  </w:style>
  <w:style w:type="paragraph" w:styleId="TOC1">
    <w:name w:val="toc 1"/>
    <w:basedOn w:val="Normal"/>
    <w:next w:val="Normal"/>
    <w:autoRedefine/>
    <w:uiPriority w:val="39"/>
    <w:unhideWhenUsed/>
    <w:rsid w:val="005E4538"/>
    <w:pPr>
      <w:spacing w:after="100" w:line="259" w:lineRule="auto"/>
      <w:pPrChange w:id="19" w:author="Eric White" w:date="2026-07-05T01:31:00Z">
        <w:pPr>
          <w:spacing w:after="100" w:line="259" w:lineRule="auto"/>
        </w:pPr>
      </w:pPrChange>
    </w:pPr>
    <w:rPr>
      <w:rFonts w:asciiTheme="minorHAnsi" w:eastAsiaTheme="minorHAnsi" w:hAnsiTheme="minorHAnsi" w:cstheme="minorBidi"/>
      <w:szCs w:val="22"/>
      <w:rPrChange w:id="19" w:author="Eric White" w:date="2026-07-05T01:31: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0" w:author="Eric White" w:date="2026-07-05T01:31:00Z">
        <w:pPr>
          <w:spacing w:after="100" w:line="259" w:lineRule="auto"/>
          <w:ind w:left="220"/>
        </w:pPr>
      </w:pPrChange>
    </w:pPr>
    <w:rPr>
      <w:rFonts w:asciiTheme="minorHAnsi" w:eastAsiaTheme="minorHAnsi" w:hAnsiTheme="minorHAnsi" w:cstheme="minorBidi"/>
      <w:szCs w:val="22"/>
      <w:rPrChange w:id="20" w:author="Eric White" w:date="2026-07-05T01:31: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1" w:author="Eric White" w:date="2026-07-05T01:31:00Z">
        <w:pPr/>
      </w:pPrChange>
    </w:pPr>
    <w:rPr>
      <w:rFonts w:asciiTheme="minorHAnsi" w:eastAsiaTheme="minorHAnsi" w:hAnsiTheme="minorHAnsi" w:cstheme="minorBidi"/>
      <w:sz w:val="20"/>
      <w:rPrChange w:id="21" w:author="Eric White" w:date="2026-07-05T01:31: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A0457C"/>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A0457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fontTable" Target="fontTable.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microsoft.com/office/2018/08/relationships/commentsExtensible" Target="commentsExtensi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130-F14C-AA00-D980B7EF2590}"/>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130-F14C-AA00-D980B7EF2590}"/>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130-F14C-AA00-D980B7EF2590}"/>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1836</Words>
  <Characters>10471</Characters>
  <Application>Microsoft Office Word</Application>
  <DocSecurity>0</DocSecurity>
  <Lines>87</Lines>
  <Paragraphs>24</Paragraphs>
  <ScaleCrop>false</ScaleCrop>
  <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2026-05-14T17:18:00Z</dcterms:created>
  <dcterms:modified xsi:type="dcterms:W3CDTF">2026-07-05T05:31:00Z</dcterms:modified>
</cp:coreProperties>
</file>