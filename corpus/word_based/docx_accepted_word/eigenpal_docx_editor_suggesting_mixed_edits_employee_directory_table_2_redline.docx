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63196" w14:textId="77777777" w:rsidR="00896100" w:rsidRDefault="009C7C8C">
      <w:pPr>
        <w:rPr/>
      </w:pPr>
      <w:r>
        <w:t>Employee Directory</w:t>
      </w:r>
    </w:p>
    <w:p w14:paraId="4518F653" w14:textId="77777777" w:rsidR="00896100" w:rsidRDefault="00896100">
      <w:pPr>
        <w:rPr/>
      </w:pPr>
    </w:p>
    <w:p w14:paraId="2313C800" w14:textId="6454BBE0" w:rsidR="00394FE3" w:rsidRDefault="009C7C8C">
      <w:pPr>
        <w:spacing w:after="20"/>
        <w:rPr/>
      </w:pPr>
    </w:p>
    <w:p w14:paraId="6D7FBB8D" w14:textId="77777777" w:rsidR="00394FE3" w:rsidRDefault="009C7C8C">
      <w:pPr>
        <w:spacing w:after="60"/>
        <w:rPr/>
      </w:pPr>
    </w:p>
    <w:p w14:paraId="6F066E00" w14:textId="77777777" w:rsidR="00394FE3" w:rsidRDefault="00394FE3">
      <w:pPr>
        <w:spacing w:after="60"/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Comparison" w:date="2026-07-05T01:29:00Z" w16du:dateUtc="2026-07-05T05:29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13">
          <w:tblGrid>
            <w:gridCol w:w="14"/>
            <w:gridCol w:w="3120"/>
            <w:gridCol w:w="1546"/>
            <w:gridCol w:w="1560"/>
            <w:gridCol w:w="14"/>
            <w:gridCol w:w="3106"/>
            <w:gridCol w:w="14"/>
          </w:tblGrid>
        </w:tblGridChange>
      </w:tblGrid>
      <w:tr w:rsidR="00394FE3" w14:paraId="51354931" w14:textId="1F2E0B9B">
        <w:tblPrEx>
          <w:tblCellMar>
            <w:top w:w="0" w:type="dxa"/>
            <w:bottom w:w="0" w:type="dxa"/>
          </w:tblCellMar>
          <w:tblPrExChange w:id="14" w:author="Comparison" w:date="2026-07-05T01:29:00Z" w16du:dateUtc="2026-07-05T05:2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5" w:author="Comparison" w:date="2026-07-05T01:29:00Z" w16du:dateUtc="2026-07-05T05:29:00Z">
            <w:trPr>
              <w:gridAfter w:val="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29:00Z" w16du:dateUtc="2026-07-05T05:29:00Z">
              <w:tcPr>
                <w:tcW w:w="4680" w:type="dxa"/>
                <w:gridSpan w:val="3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394FE3" w:rsidRDefault="009C7C8C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29:00Z" w16du:dateUtc="2026-07-05T05:29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584B0615" w14:textId="77777777" w:rsidR="00394FE3" w:rsidRDefault="009C7C8C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" w:author="Comparison" w:date="2026-07-05T01:29:00Z" w16du:dateUtc="2026-07-05T05:2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1A875DF" w14:textId="77777777" w:rsidR="009C7C8C" w:rsidRDefault="009C7C8C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r>
              <w:t>Role</w:t>
            </w:r>
          </w:p>
        </w:tc>
      </w:tr>
      <w:tr w:rsidR="00896100" w14:paraId="3063A23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4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5282" w14:textId="77777777" w:rsidR="00896100" w:rsidRDefault="009C7C8C">
            <w:pPr>
              <w:rPr/>
            </w:pPr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3E9C" w14:textId="77777777" w:rsidR="00896100" w:rsidRDefault="009C7C8C">
            <w:pPr>
              <w:rPr/>
            </w:pPr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CA67" w14:textId="77777777" w:rsidR="00896100" w:rsidRDefault="009C7C8C">
            <w:pPr>
              <w:rPr/>
            </w:pPr>
            <w:r>
              <w:t>Senior Dev</w:t>
            </w:r>
          </w:p>
        </w:tc>
      </w:tr>
      <w:tr w:rsidR="00896100" w14:paraId="52D4E1E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1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044B" w14:textId="77777777" w:rsidR="00896100" w:rsidRDefault="009C7C8C">
            <w:pPr>
              <w:rPr/>
            </w:pPr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B0EC" w14:textId="77777777" w:rsidR="00896100" w:rsidRDefault="009C7C8C">
            <w:pPr>
              <w:rPr/>
            </w:pPr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3B5A" w14:textId="77777777" w:rsidR="00896100" w:rsidRDefault="009C7C8C">
            <w:pPr>
              <w:rPr/>
            </w:pPr>
            <w:r>
              <w:t>Manager</w:t>
            </w:r>
          </w:p>
        </w:tc>
      </w:tr>
      <w:tr w:rsidR="00896100" w14:paraId="79428B6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8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596D" w14:textId="77777777" w:rsidR="00896100" w:rsidRDefault="009C7C8C">
            <w:pPr>
              <w:rPr/>
            </w:pPr>
            <w:r>
              <w:t>Carol White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8F00" w14:textId="77777777" w:rsidR="00896100" w:rsidRDefault="009C7C8C">
            <w:pPr>
              <w:rPr/>
            </w:pPr>
            <w:r>
              <w:t>Sales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DC20" w14:textId="77777777" w:rsidR="00896100" w:rsidRDefault="009C7C8C">
            <w:pPr>
              <w:rPr/>
            </w:pPr>
            <w:r>
              <w:t>Director</w:t>
            </w:r>
          </w:p>
        </w:tc>
      </w:tr>
    </w:tbl>
    <w:p w14:paraId="0445B66B" w14:textId="77777777" w:rsidR="00394FE3" w:rsidRDefault="009C7C8C">
      <w:pPr>
        <w:pBdr>
          <w:bottom w:val="single" w:sz="3" w:space="4" w:color="E2E8F0"/>
        </w:pBdr>
        <w:spacing w:before="300" w:after="80"/>
        <w:rPr/>
      </w:pPr>
    </w:p>
    <w:p w14:paraId="5C239600" w14:textId="6693EEB7" w:rsidR="00394FE3" w:rsidRDefault="009C7C8C">
      <w:pPr>
        <w:spacing w:before="60" w:after="60"/>
        <w:rPr/>
      </w:pPr>
    </w:p>
    <w:p w14:paraId="040B2180" w14:textId="64A1A000" w:rsidR="00394FE3" w:rsidRDefault="00394FE3">
      <w:pPr>
        <w:spacing w:before="60"/>
        <w:rPr/>
      </w:pPr>
    </w:p>
    <w:p w14:paraId="28B83400" w14:textId="5439C9CE" w:rsidR="00394FE3" w:rsidRDefault="009C7C8C">
      <w:pPr>
        <w:spacing w:before="60" w:after="60"/>
        <w:rPr/>
      </w:pPr>
    </w:p>
    <w:p w14:paraId="0173E3A4" w14:textId="77777777" w:rsidR="00394FE3" w:rsidRDefault="00394FE3">
      <w:pPr>
        <w:spacing w:before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780DE77F" w14:textId="77777777">
        <w:tblPrEx>
          <w:tblCellMar>
            <w:top w:w="0" w:type="dxa"/>
            <w:bottom w:w="0" w:type="dxa"/>
          </w:tblCellMar>
        </w:tblPrEx>
        <w:trPr>
          <w:del w:id="53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94FE3" w:rsidRDefault="009C7C8C">
            <w:pPr>
              <w:rPr/>
            </w:pPr>
          </w:p>
          <w:p w14:paraId="55F0C9F7" w14:textId="77777777" w:rsidR="00394FE3" w:rsidRDefault="009C7C8C">
            <w:pPr>
              <w:rPr/>
            </w:pPr>
          </w:p>
          <w:p w14:paraId="1180FC33" w14:textId="77777777" w:rsidR="00394FE3" w:rsidRDefault="00394FE3">
            <w:pPr>
              <w:rPr/>
            </w:pPr>
          </w:p>
          <w:p w14:paraId="567EA400" w14:textId="30A68100" w:rsidR="00394FE3" w:rsidRDefault="009C7C8C">
            <w:pPr>
              <w:rPr/>
            </w:pPr>
          </w:p>
          <w:p w14:paraId="1C57EBF3" w14:textId="77777777" w:rsidR="00394FE3" w:rsidRDefault="009C7C8C">
            <w:pPr>
              <w:rPr/>
            </w:pPr>
          </w:p>
          <w:p w14:paraId="3A8E4300" w14:textId="77777777" w:rsidR="00394FE3" w:rsidRDefault="009C7C8C">
            <w:pPr>
              <w:rPr/>
            </w:pPr>
          </w:p>
          <w:p w14:paraId="3B343800" w14:textId="77777777" w:rsidR="00394FE3" w:rsidRDefault="009C7C8C">
            <w:pPr>
              <w:rPr/>
            </w:pPr>
          </w:p>
          <w:p w14:paraId="74037E53" w14:textId="77777777" w:rsidR="00394FE3" w:rsidRDefault="009C7C8C">
            <w:pPr>
              <w:rPr/>
            </w:pPr>
          </w:p>
          <w:p w14:paraId="5947C400" w14:textId="5DC24300" w:rsidR="00394FE3" w:rsidRDefault="009C7C8C">
            <w:pPr>
              <w:rPr/>
            </w:pPr>
          </w:p>
          <w:p w14:paraId="45122712" w14:textId="77777777" w:rsidR="00394FE3" w:rsidRDefault="009C7C8C">
            <w:pPr>
              <w:rPr/>
            </w:pPr>
          </w:p>
          <w:p w14:paraId="6471AD30" w14:textId="77777777" w:rsidR="00394FE3" w:rsidRDefault="009C7C8C">
            <w:pPr>
              <w:rPr/>
            </w:pPr>
          </w:p>
        </w:tc>
      </w:tr>
    </w:tbl>
    <w:p w14:paraId="2163BE00" w14:textId="77777777" w:rsidR="00394FE3" w:rsidRDefault="00394FE3">
      <w:pPr>
        <w:spacing w:before="160"/>
        <w:rPr/>
      </w:pPr>
    </w:p>
    <w:p w14:paraId="124B2800" w14:textId="77777777" w:rsidR="00394FE3" w:rsidRDefault="009C7C8C">
      <w:pPr>
        <w:pBdr>
          <w:bottom w:val="single" w:sz="3" w:space="4" w:color="E2E8F0"/>
        </w:pBdr>
        <w:spacing w:before="300" w:after="80"/>
        <w:rPr/>
      </w:pPr>
    </w:p>
    <w:p w14:paraId="2409DE00" w14:textId="1129CE00" w:rsidR="00394FE3" w:rsidRDefault="009C7C8C">
      <w:pPr>
        <w:spacing w:before="60" w:after="60"/>
        <w:rPr/>
      </w:pPr>
    </w:p>
    <w:p w14:paraId="2F9DEC00" w14:textId="77777777" w:rsidR="00394FE3" w:rsidRDefault="00394FE3">
      <w:pPr>
        <w:spacing w:before="80"/>
        <w:rPr/>
      </w:pPr>
    </w:p>
    <w:p w14:paraId="4876E3E7" w14:textId="77777777" w:rsidR="00394FE3" w:rsidRDefault="009C7C8C">
      <w:pPr>
        <w:spacing w:before="180" w:after="40"/>
        <w:rPr/>
      </w:pPr>
    </w:p>
    <w:p w14:paraId="0D483E00" w14:textId="77777777" w:rsidR="00394FE3" w:rsidRDefault="009C7C8C">
      <w:pPr>
        <w:spacing w:before="60" w:after="60"/>
        <w:rPr/>
      </w:pPr>
    </w:p>
    <w:p w14:paraId="1411FCFF" w14:textId="77777777" w:rsidR="00394FE3" w:rsidRDefault="00394FE3">
      <w:pPr>
        <w:spacing w:before="60"/>
        <w:rPr/>
      </w:pPr>
    </w:p>
    <w:p w14:paraId="2228E200" w14:textId="40AC8A00" w:rsidR="00394FE3" w:rsidRDefault="009C7C8C">
      <w:pPr>
        <w:spacing w:before="60" w:after="60"/>
        <w:rPr/>
      </w:pPr>
    </w:p>
    <w:p w14:paraId="1E769400" w14:textId="77777777" w:rsidR="00394FE3" w:rsidRDefault="00394FE3">
      <w:pPr>
        <w:spacing w:before="80"/>
        <w:rPr/>
      </w:pPr>
    </w:p>
    <w:p w14:paraId="11238194" w14:textId="77777777" w:rsidR="00394FE3" w:rsidRDefault="009C7C8C">
      <w:pPr>
        <w:spacing w:before="180" w:after="40"/>
        <w:rPr/>
      </w:pPr>
    </w:p>
    <w:p w14:paraId="1A2ED46C" w14:textId="77777777" w:rsidR="00394FE3" w:rsidRDefault="009C7C8C">
      <w:pPr>
        <w:spacing w:before="60" w:after="60"/>
        <w:rPr/>
      </w:pPr>
    </w:p>
    <w:p w14:paraId="5EB00800" w14:textId="4A396600" w:rsidR="00394FE3" w:rsidRDefault="00394FE3">
      <w:pPr>
        <w:spacing w:before="60"/>
        <w:rPr/>
      </w:pPr>
    </w:p>
    <w:p w14:paraId="0EA82131" w14:textId="77777777" w:rsidR="00394FE3" w:rsidRDefault="009C7C8C">
      <w:pPr>
        <w:spacing w:before="60" w:after="60"/>
        <w:rPr/>
      </w:pPr>
    </w:p>
    <w:p w14:paraId="56FD1A00" w14:textId="226DA740" w:rsidR="00394FE3" w:rsidRDefault="00394FE3">
      <w:pPr>
        <w:spacing w:before="80"/>
        <w:rPr/>
      </w:pPr>
    </w:p>
    <w:p w14:paraId="07D0CE00" w14:textId="0F7CE400" w:rsidR="00394FE3" w:rsidRDefault="009C7C8C">
      <w:pPr>
        <w:spacing w:before="180" w:after="40"/>
        <w:rPr/>
      </w:pPr>
    </w:p>
    <w:p w14:paraId="630E1ED4" w14:textId="77777777" w:rsidR="00394FE3" w:rsidRDefault="009C7C8C">
      <w:pPr>
        <w:spacing w:before="60" w:after="60"/>
        <w:rPr/>
      </w:pPr>
    </w:p>
    <w:p w14:paraId="2FC1968A" w14:textId="77777777" w:rsidR="00394FE3" w:rsidRDefault="00394FE3">
      <w:pPr>
        <w:spacing w:before="160"/>
        <w:rPr/>
      </w:pPr>
    </w:p>
    <w:p w14:paraId="467B1700" w14:textId="00AE9C00" w:rsidR="00394FE3" w:rsidRDefault="009C7C8C">
      <w:pPr>
        <w:pBdr>
          <w:bottom w:val="single" w:sz="3" w:space="4" w:color="E2E8F0"/>
        </w:pBdr>
        <w:spacing w:before="300" w:after="80"/>
        <w:rPr/>
      </w:pPr>
    </w:p>
    <w:p w14:paraId="2A6EFC00" w14:textId="77777777" w:rsidR="00394FE3" w:rsidRDefault="009C7C8C">
      <w:pPr>
        <w:spacing w:before="60" w:after="60"/>
        <w:rPr/>
      </w:pPr>
    </w:p>
    <w:p w14:paraId="72EED800" w14:textId="0C0A6600" w:rsidR="00394FE3" w:rsidRDefault="00394FE3">
      <w:pPr>
        <w:spacing w:before="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394FE3" w14:paraId="439ADBBB" w14:textId="77777777">
        <w:tblPrEx>
          <w:tblCellMar>
            <w:top w:w="0" w:type="dxa"/>
            <w:bottom w:w="0" w:type="dxa"/>
          </w:tblCellMar>
        </w:tblPrEx>
        <w:trPr>
          <w:del w:id="108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8F8B6" w14:textId="77777777" w:rsidR="00394FE3" w:rsidRDefault="009C7C8C">
            <w:pPr>
              <w:rPr/>
            </w:pP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94FE3" w:rsidRDefault="009C7C8C">
            <w:pPr>
              <w:rPr/>
            </w:pP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A2A05" w14:textId="77777777" w:rsidR="00394FE3" w:rsidRDefault="009C7C8C">
            <w:pPr>
              <w:rPr/>
            </w:pP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94FE3" w:rsidRDefault="009C7C8C">
            <w:pPr>
              <w:rPr/>
            </w:pPr>
          </w:p>
        </w:tc>
      </w:tr>
      <w:tr w:rsidR="00394FE3" w14:paraId="573475AB" w14:textId="77777777">
        <w:tblPrEx>
          <w:tblCellMar>
            <w:top w:w="0" w:type="dxa"/>
            <w:bottom w:w="0" w:type="dxa"/>
          </w:tblCellMar>
        </w:tblPrEx>
        <w:trPr>
          <w:del w:id="117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94FE3" w:rsidRDefault="009C7C8C">
            <w:pPr>
              <w:rPr/>
            </w:pP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94FE3" w:rsidRDefault="009C7C8C">
            <w:pPr>
              <w:rPr/>
            </w:pP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94FE3" w:rsidRDefault="009C7C8C">
            <w:pPr>
              <w:rPr/>
            </w:pP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6EC6D93" w14:textId="77777777" w:rsidR="00394FE3" w:rsidRDefault="009C7C8C">
            <w:pPr>
              <w:rPr/>
            </w:pPr>
          </w:p>
        </w:tc>
      </w:tr>
      <w:tr w:rsidR="00394FE3" w14:paraId="699EF271" w14:textId="77777777">
        <w:tblPrEx>
          <w:tblCellMar>
            <w:top w:w="0" w:type="dxa"/>
            <w:bottom w:w="0" w:type="dxa"/>
          </w:tblCellMar>
        </w:tblPrEx>
        <w:trPr>
          <w:del w:id="126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94FE3" w:rsidRDefault="009C7C8C">
            <w:pPr>
              <w:rPr/>
            </w:pP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931616" w14:textId="77777777" w:rsidR="00394FE3" w:rsidRDefault="009C7C8C">
            <w:pPr>
              <w:rPr/>
            </w:pP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C31239" w14:textId="77777777" w:rsidR="00394FE3" w:rsidRDefault="009C7C8C">
            <w:pPr>
              <w:rPr/>
            </w:pP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94FE3" w:rsidRDefault="009C7C8C">
            <w:pPr>
              <w:rPr/>
            </w:pPr>
          </w:p>
        </w:tc>
      </w:tr>
      <w:tr w:rsidR="00394FE3" w14:paraId="5D3B222E" w14:textId="77777777">
        <w:tblPrEx>
          <w:tblCellMar>
            <w:top w:w="0" w:type="dxa"/>
            <w:bottom w:w="0" w:type="dxa"/>
          </w:tblCellMar>
        </w:tblPrEx>
        <w:trPr>
          <w:del w:id="135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C7BBCF" w14:textId="77777777" w:rsidR="00394FE3" w:rsidRDefault="009C7C8C">
            <w:pPr>
              <w:rPr/>
            </w:pP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7CB71C" w14:textId="77777777" w:rsidR="00394FE3" w:rsidRDefault="009C7C8C">
            <w:pPr>
              <w:rPr/>
            </w:pP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898EE0" w14:textId="77777777" w:rsidR="00394FE3" w:rsidRDefault="009C7C8C">
            <w:pPr>
              <w:rPr/>
            </w:pP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94FE3" w:rsidRDefault="009C7C8C">
            <w:pPr>
              <w:rPr/>
            </w:pPr>
          </w:p>
        </w:tc>
      </w:tr>
      <w:tr w:rsidR="00394FE3" w14:paraId="00C612E5" w14:textId="77777777">
        <w:tblPrEx>
          <w:tblCellMar>
            <w:top w:w="0" w:type="dxa"/>
            <w:bottom w:w="0" w:type="dxa"/>
          </w:tblCellMar>
        </w:tblPrEx>
        <w:trPr>
          <w:del w:id="144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94FE3" w:rsidRDefault="009C7C8C">
            <w:pPr>
              <w:rPr/>
            </w:pP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9B33C0" w14:textId="77777777" w:rsidR="00394FE3" w:rsidRDefault="009C7C8C">
            <w:pPr>
              <w:rPr/>
            </w:pP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94FE3" w:rsidRDefault="009C7C8C">
            <w:pPr>
              <w:rPr/>
            </w:pP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1D1BF4" w14:textId="77777777" w:rsidR="00394FE3" w:rsidRDefault="009C7C8C">
            <w:pPr>
              <w:rPr/>
            </w:pPr>
          </w:p>
        </w:tc>
      </w:tr>
      <w:tr w:rsidR="00394FE3" w14:paraId="3C0577C2" w14:textId="77777777">
        <w:tblPrEx>
          <w:tblCellMar>
            <w:top w:w="0" w:type="dxa"/>
            <w:bottom w:w="0" w:type="dxa"/>
          </w:tblCellMar>
        </w:tblPrEx>
        <w:trPr>
          <w:del w:id="153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94FE3" w:rsidRDefault="009C7C8C">
            <w:pPr>
              <w:rPr/>
            </w:pP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94FE3" w:rsidRDefault="009C7C8C">
            <w:pPr>
              <w:rPr/>
            </w:pP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94FE3" w:rsidRDefault="009C7C8C">
            <w:pPr>
              <w:rPr/>
            </w:pP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CF97F5" w14:textId="77777777" w:rsidR="00394FE3" w:rsidRDefault="009C7C8C">
            <w:pPr>
              <w:rPr/>
            </w:pPr>
          </w:p>
        </w:tc>
      </w:tr>
      <w:tr w:rsidR="00394FE3" w14:paraId="0CA6F4BD" w14:textId="77777777">
        <w:tblPrEx>
          <w:tblCellMar>
            <w:top w:w="0" w:type="dxa"/>
            <w:bottom w:w="0" w:type="dxa"/>
          </w:tblCellMar>
        </w:tblPrEx>
        <w:trPr>
          <w:del w:id="162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D0260B" w14:textId="77777777" w:rsidR="00394FE3" w:rsidRDefault="009C7C8C">
            <w:pPr>
              <w:rPr/>
            </w:pP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94FE3" w:rsidRDefault="009C7C8C">
            <w:pPr>
              <w:rPr/>
            </w:pP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50424C" w14:textId="77777777" w:rsidR="00394FE3" w:rsidRDefault="009C7C8C">
            <w:pPr>
              <w:rPr/>
            </w:pP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0C3055" w14:textId="77777777" w:rsidR="00394FE3" w:rsidRDefault="009C7C8C">
            <w:pPr>
              <w:rPr/>
            </w:pPr>
          </w:p>
        </w:tc>
      </w:tr>
      <w:tr w:rsidR="00394FE3" w14:paraId="4E336595" w14:textId="77777777">
        <w:tblPrEx>
          <w:tblCellMar>
            <w:top w:w="0" w:type="dxa"/>
            <w:bottom w:w="0" w:type="dxa"/>
          </w:tblCellMar>
        </w:tblPrEx>
        <w:trPr>
          <w:del w:id="171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94FE3" w:rsidRDefault="009C7C8C">
            <w:pPr>
              <w:rPr/>
            </w:pPr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94FE3" w:rsidRDefault="009C7C8C">
            <w:pPr>
              <w:rPr/>
            </w:pPr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07B18D" w14:textId="77777777" w:rsidR="00394FE3" w:rsidRDefault="009C7C8C">
            <w:pPr>
              <w:rPr/>
            </w:pPr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94FE3" w:rsidRDefault="009C7C8C">
            <w:pPr>
              <w:rPr/>
            </w:pPr>
          </w:p>
        </w:tc>
      </w:tr>
    </w:tbl>
    <w:p w14:paraId="4C32CC00" w14:textId="77777777" w:rsidR="00394FE3" w:rsidRDefault="00394FE3">
      <w:pPr>
        <w:spacing w:before="80"/>
        <w:rPr/>
      </w:pPr>
    </w:p>
    <w:p w14:paraId="24CCEC9B" w14:textId="77777777" w:rsidR="00394FE3" w:rsidRDefault="00394FE3">
      <w:pPr>
        <w:spacing w:after="160" w:line="259" w:lineRule="auto"/>
        <w:rPr/>
      </w:pPr>
    </w:p>
    <w:p w14:paraId="649DCA3A" w14:textId="77777777" w:rsidR="00394FE3" w:rsidRDefault="009C7C8C">
      <w:pPr>
        <w:rPr/>
      </w:pPr>
    </w:p>
    <w:p w14:paraId="1463FDB2" w14:textId="77777777" w:rsidR="00394FE3" w:rsidRDefault="009C7C8C">
      <w:pPr>
        <w:spacing w:before="180" w:after="4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4D479D99" w14:textId="77777777">
        <w:tblPrEx>
          <w:tblCellMar>
            <w:top w:w="0" w:type="dxa"/>
            <w:bottom w:w="0" w:type="dxa"/>
          </w:tblCellMar>
        </w:tblPrEx>
        <w:trPr>
          <w:del w:id="186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94FE3" w:rsidRDefault="009C7C8C">
            <w:pPr>
              <w:rPr/>
            </w:pPr>
          </w:p>
          <w:p w14:paraId="5B085B59" w14:textId="77777777" w:rsidR="00394FE3" w:rsidRDefault="00394FE3">
            <w:pPr>
              <w:rPr/>
            </w:pPr>
          </w:p>
          <w:p w14:paraId="6AA53C52" w14:textId="77777777" w:rsidR="00394FE3" w:rsidRDefault="009C7C8C">
            <w:pPr>
              <w:rPr/>
            </w:pPr>
          </w:p>
          <w:p w14:paraId="60081192" w14:textId="77777777" w:rsidR="00394FE3" w:rsidRDefault="009C7C8C">
            <w:pPr>
              <w:rPr/>
            </w:pPr>
          </w:p>
          <w:p w14:paraId="3096EA94" w14:textId="77777777" w:rsidR="00394FE3" w:rsidRDefault="009C7C8C">
            <w:pPr>
              <w:rPr/>
            </w:pPr>
          </w:p>
          <w:p w14:paraId="28B1EFC2" w14:textId="77777777" w:rsidR="00394FE3" w:rsidRDefault="009C7C8C">
            <w:pPr>
              <w:rPr/>
            </w:pPr>
          </w:p>
          <w:p w14:paraId="05CB9400" w14:textId="01667E00" w:rsidR="00394FE3" w:rsidRDefault="009C7C8C">
            <w:pPr>
              <w:rPr/>
            </w:pPr>
          </w:p>
        </w:tc>
      </w:tr>
    </w:tbl>
    <w:p w14:paraId="4F75D24B" w14:textId="77777777" w:rsidR="00394FE3" w:rsidRDefault="00394FE3">
      <w:pPr>
        <w:spacing w:before="160"/>
        <w:rPr/>
      </w:pPr>
    </w:p>
    <w:p w14:paraId="3F190000" w14:textId="5C749680" w:rsidR="00394FE3" w:rsidRDefault="009C7C8C">
      <w:pPr>
        <w:pBdr>
          <w:bottom w:val="single" w:sz="3" w:space="4" w:color="E2E8F0"/>
        </w:pBdr>
        <w:spacing w:before="300" w:after="80"/>
        <w:rPr/>
      </w:pPr>
    </w:p>
    <w:p w14:paraId="76116DAC" w14:textId="77777777" w:rsidR="00394FE3" w:rsidRDefault="009C7C8C">
      <w:pPr>
        <w:spacing w:before="60" w:after="60"/>
        <w:rPr/>
      </w:pPr>
    </w:p>
    <w:p w14:paraId="15A944F1" w14:textId="77777777" w:rsidR="00394FE3" w:rsidRDefault="00394FE3">
      <w:pPr>
        <w:spacing w:before="60"/>
        <w:rPr/>
      </w:pPr>
    </w:p>
    <w:p w14:paraId="5D0DEE00" w14:textId="77777777" w:rsidR="00394FE3" w:rsidRDefault="009C7C8C">
      <w:pPr>
        <w:spacing w:before="180" w:after="40"/>
        <w:rPr/>
      </w:pPr>
    </w:p>
    <w:p w14:paraId="19C682C8" w14:textId="77777777" w:rsidR="00394FE3" w:rsidRDefault="009C7C8C">
      <w:pPr>
        <w:pStyle w:val="ListParagraph"/>
        <w:numPr>
          <w:ilvl w:val="0"/>
          <w:numId w:val="2"/>
        </w:numPr>
        <w:spacing w:before="40" w:after="40"/>
        <w:rPr/>
      </w:pPr>
    </w:p>
    <w:p w14:paraId="07FC7A00" w14:textId="3FE09E80" w:rsidR="00394FE3" w:rsidRDefault="009C7C8C">
      <w:pPr>
        <w:pStyle w:val="ListParagraph"/>
        <w:numPr>
          <w:ilvl w:val="0"/>
          <w:numId w:val="2"/>
        </w:numPr>
        <w:spacing w:before="40" w:after="40"/>
        <w:rPr/>
      </w:pPr>
    </w:p>
    <w:p w14:paraId="6F93F318" w14:textId="47FFD02F" w:rsidR="00394FE3" w:rsidRDefault="009C7C8C">
      <w:pPr>
        <w:pStyle w:val="ListParagraph"/>
        <w:numPr>
          <w:ilvl w:val="0"/>
          <w:numId w:val="2"/>
        </w:numPr>
        <w:spacing w:before="40" w:after="40"/>
        <w:rPr/>
      </w:pPr>
    </w:p>
    <w:p w14:paraId="19E1C1A7" w14:textId="77777777" w:rsidR="00394FE3" w:rsidRDefault="009C7C8C">
      <w:pPr>
        <w:pStyle w:val="ListParagraph"/>
        <w:numPr>
          <w:ilvl w:val="0"/>
          <w:numId w:val="2"/>
        </w:numPr>
        <w:spacing w:before="40" w:after="40"/>
        <w:rPr/>
      </w:pPr>
    </w:p>
    <w:p w14:paraId="04CEE6BC" w14:textId="77777777" w:rsidR="00394FE3" w:rsidRDefault="00394FE3">
      <w:pPr>
        <w:spacing w:before="80"/>
        <w:rPr/>
      </w:pPr>
    </w:p>
    <w:p w14:paraId="7AB6E680" w14:textId="77777777" w:rsidR="00394FE3" w:rsidRDefault="009C7C8C">
      <w:pPr>
        <w:spacing w:before="180" w:after="4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10765D37" w14:textId="77777777">
        <w:tblPrEx>
          <w:tblCellMar>
            <w:top w:w="0" w:type="dxa"/>
            <w:bottom w:w="0" w:type="dxa"/>
          </w:tblCellMar>
        </w:tblPrEx>
        <w:trPr>
          <w:del w:id="219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94FE3" w:rsidRDefault="009C7C8C">
            <w:pPr>
              <w:rPr/>
            </w:pPr>
          </w:p>
          <w:p w14:paraId="60D6F200" w14:textId="77777777" w:rsidR="00394FE3" w:rsidRDefault="009C7C8C">
            <w:pPr>
              <w:rPr/>
            </w:pPr>
          </w:p>
        </w:tc>
      </w:tr>
    </w:tbl>
    <w:p w14:paraId="27E2D32F" w14:textId="77777777" w:rsidR="00394FE3" w:rsidRDefault="00394FE3">
      <w:pPr>
        <w:spacing w:before="200"/>
        <w:rPr/>
      </w:pPr>
    </w:p>
    <w:p w14:paraId="6D436C00" w14:textId="6FF0F000" w:rsidR="00394FE3" w:rsidRDefault="009C7C8C">
      <w:pPr>
        <w:pBdr>
          <w:bottom w:val="single" w:sz="3" w:space="4" w:color="E2E8F0"/>
        </w:pBdr>
        <w:spacing w:before="300" w:after="80"/>
        <w:rPr/>
      </w:pPr>
    </w:p>
    <w:p w14:paraId="43CC8180" w14:textId="77777777" w:rsidR="00394FE3" w:rsidRDefault="00394FE3">
      <w:pPr>
        <w:spacing w:before="60"/>
        <w:rPr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4FE3" w14:paraId="0BFF00A5" w14:textId="77777777">
        <w:tblPrEx>
          <w:tblCellMar>
            <w:top w:w="0" w:type="dxa"/>
            <w:bottom w:w="0" w:type="dxa"/>
          </w:tblCellMar>
        </w:tblPrEx>
        <w:trPr>
          <w:del w:id="228" w:author="Comparison" w:date="2026-07-05T01:29:00Z" w16du:dateUtc="2026-07-05T05:2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790D3A9" w14:textId="77777777" w:rsidR="00394FE3" w:rsidRDefault="009C7C8C">
            <w:pPr>
              <w:spacing w:after="8"/>
              <w:rPr/>
            </w:pPr>
          </w:p>
          <w:p w14:paraId="4F81C000" w14:textId="10DD3300" w:rsidR="00394FE3" w:rsidRDefault="009C7C8C">
            <w:pPr>
              <w:spacing w:after="320"/>
              <w:rPr/>
            </w:pPr>
          </w:p>
          <w:p w14:paraId="574FD3C0" w14:textId="77777777" w:rsidR="00394FE3" w:rsidRDefault="00394FE3">
            <w:pPr>
              <w:pBdr>
                <w:bottom w:val="single" w:sz="3" w:space="1" w:color="E2E8F0"/>
              </w:pBdr>
              <w:spacing w:after="60"/>
              <w:rPr/>
            </w:pPr>
          </w:p>
          <w:p w14:paraId="2A14AACD" w14:textId="77777777" w:rsidR="00394FE3" w:rsidRDefault="009C7C8C">
            <w:pPr>
              <w:rPr/>
            </w:pP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E93AFC" w14:textId="77777777" w:rsidR="00394FE3" w:rsidRDefault="009C7C8C">
            <w:pPr>
              <w:spacing w:after="8"/>
              <w:rPr/>
            </w:pPr>
          </w:p>
          <w:p w14:paraId="0F88BE73" w14:textId="77777777" w:rsidR="00394FE3" w:rsidRDefault="009C7C8C">
            <w:pPr>
              <w:spacing w:after="320"/>
              <w:rPr/>
            </w:pPr>
          </w:p>
          <w:p w14:paraId="7B105400" w14:textId="77777777" w:rsidR="00394FE3" w:rsidRDefault="00394FE3">
            <w:pPr>
              <w:pBdr>
                <w:bottom w:val="single" w:sz="3" w:space="1" w:color="E2E8F0"/>
              </w:pBdr>
              <w:spacing w:after="60"/>
              <w:rPr/>
            </w:pPr>
          </w:p>
          <w:p w14:paraId="09E07E00" w14:textId="72F92000" w:rsidR="00394FE3" w:rsidRDefault="009C7C8C">
            <w:pPr>
              <w:rPr/>
            </w:pPr>
          </w:p>
        </w:tc>
      </w:tr>
    </w:tbl>
    <w:p w14:paraId="11893661" w14:textId="77777777" w:rsidR="009E47C1" w:rsidRDefault="009E47C1"/>
    <w:sectPr w:rsidR="009E47C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47" w:author="Comparison" w:date="2026-07-05T01:29:00Z" w16du:dateUtc="2026-07-05T05:29:00Z">
        <w:sectPr w:rsidR="009E47C1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3" w:author="User" w:date="2026-03-05T19:41:00Z" w:initials="">
    <w:p w14:paraId="4A58F658" w14:textId="77777777" w:rsidR="00394FE3" w:rsidRDefault="009C7C8C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A58F65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A58F658" w16cid:durableId="4A58F6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7624A9" w14:textId="77777777" w:rsidR="009C7C8C" w:rsidRDefault="009C7C8C" w:rsidP="00FE2411">
      <w:pPr>
        <w:pPrChange w:id="2" w:author="Comparison" w:date="2026-07-05T01:29:00Z" w16du:dateUtc="2026-07-05T05:29:00Z">
          <w:pPr/>
        </w:pPrChange>
      </w:pPr>
      <w:r>
        <w:separator/>
      </w:r>
    </w:p>
  </w:endnote>
  <w:endnote w:type="continuationSeparator" w:id="0">
    <w:p w14:paraId="5593A57C" w14:textId="77777777" w:rsidR="009C7C8C" w:rsidRDefault="009C7C8C" w:rsidP="00FE2411">
      <w:pPr>
        <w:pPrChange w:id="3" w:author="Comparison" w:date="2026-07-05T01:29:00Z" w16du:dateUtc="2026-07-05T05:2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362C94" w14:textId="77777777" w:rsidR="00394FE3" w:rsidRDefault="009C7C8C">
    <w:pPr>
      <w:pStyle w:val="ListParagraph"/>
      <w:pPrChange w:id="245" w:author="Comparison" w:date="2026-07-05T01:29:00Z" w16du:dateUtc="2026-07-05T05:29:00Z">
        <w:pPr>
          <w:pBdr>
            <w:top w:val="single" w:sz="2" w:space="1" w:color="E2E8F0"/>
          </w:pBdr>
          <w:spacing w:before="80"/>
          <w:jc w:val="center"/>
        </w:pPr>
      </w:pPrChange>
    </w:pPr>
    <w:del w:id="246" w:author="Comparison" w:date="2026-07-05T01:29:00Z" w16du:dateUtc="2026-07-05T05:29:00Z">
      <w:r>
        <w:rPr>
          <w:color w:val="64748B"/>
          <w:sz w:val="20"/>
          <w:szCs w:val="20"/>
        </w:rPr>
        <w:delText xml:space="preserve">Page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>1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 of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>1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 ·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>eigenpal.com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7D67C" w14:textId="77777777" w:rsidR="009C7C8C" w:rsidRDefault="009C7C8C" w:rsidP="00FE2411">
      <w:pPr>
        <w:pPrChange w:id="0" w:author="Comparison" w:date="2026-07-05T01:29:00Z" w16du:dateUtc="2026-07-05T05:29:00Z">
          <w:pPr/>
        </w:pPrChange>
      </w:pPr>
      <w:r>
        <w:separator/>
      </w:r>
    </w:p>
  </w:footnote>
  <w:footnote w:type="continuationSeparator" w:id="0">
    <w:p w14:paraId="21FE8789" w14:textId="77777777" w:rsidR="009C7C8C" w:rsidRDefault="009C7C8C" w:rsidP="00FE2411">
      <w:pPr>
        <w:pPrChange w:id="1" w:author="Comparison" w:date="2026-07-05T01:29:00Z" w16du:dateUtc="2026-07-05T05:2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843EB" w14:textId="77777777" w:rsidR="00394FE3" w:rsidRDefault="009C7C8C">
    <w:pPr>
      <w:pPrChange w:id="243" w:author="Comparison" w:date="2026-07-05T01:29:00Z" w16du:dateUtc="2026-07-05T05:29:00Z">
        <w:pPr>
          <w:pBdr>
            <w:bottom w:val="single" w:sz="2" w:space="1" w:color="E2E8F0"/>
          </w:pBdr>
          <w:jc w:val="center"/>
        </w:pPr>
      </w:pPrChange>
    </w:pPr>
    <w:del w:id="244" w:author="Comparison" w:date="2026-07-05T01:29:00Z" w16du:dateUtc="2026-07-05T05:29:00Z">
      <w:r>
        <w:rPr>
          <w:color w:val="64748B"/>
          <w:sz w:val="20"/>
          <w:szCs w:val="20"/>
        </w:rPr>
        <w:delText>Docx Editor: Project Charter &amp; Contributor Agreement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D4508"/>
    <w:multiLevelType w:val="hybridMultilevel"/>
    <w:tmpl w:val="F1700EE0"/>
    <w:lvl w:ilvl="0" w:tplc="01E88C8A">
      <w:start w:val="1"/>
      <w:numFmt w:val="bullet"/>
      <w:lvlText w:val="–"/>
      <w:lvlJc w:val="left"/>
      <w:pPr>
        <w:ind w:left="640" w:hanging="320"/>
      </w:pPr>
    </w:lvl>
    <w:lvl w:ilvl="1" w:tplc="EE54918A">
      <w:numFmt w:val="decimal"/>
      <w:lvlText w:val=""/>
      <w:lvlJc w:val="left"/>
    </w:lvl>
    <w:lvl w:ilvl="2" w:tplc="CB865A1E">
      <w:numFmt w:val="decimal"/>
      <w:lvlText w:val=""/>
      <w:lvlJc w:val="left"/>
    </w:lvl>
    <w:lvl w:ilvl="3" w:tplc="860880DE">
      <w:numFmt w:val="decimal"/>
      <w:lvlText w:val=""/>
      <w:lvlJc w:val="left"/>
    </w:lvl>
    <w:lvl w:ilvl="4" w:tplc="271846D2">
      <w:numFmt w:val="decimal"/>
      <w:lvlText w:val=""/>
      <w:lvlJc w:val="left"/>
    </w:lvl>
    <w:lvl w:ilvl="5" w:tplc="5FFE1A7C">
      <w:numFmt w:val="decimal"/>
      <w:lvlText w:val=""/>
      <w:lvlJc w:val="left"/>
    </w:lvl>
    <w:lvl w:ilvl="6" w:tplc="50624416">
      <w:numFmt w:val="decimal"/>
      <w:lvlText w:val=""/>
      <w:lvlJc w:val="left"/>
    </w:lvl>
    <w:lvl w:ilvl="7" w:tplc="6BB81114">
      <w:numFmt w:val="decimal"/>
      <w:lvlText w:val=""/>
      <w:lvlJc w:val="left"/>
    </w:lvl>
    <w:lvl w:ilvl="8" w:tplc="B04E112C">
      <w:numFmt w:val="decimal"/>
      <w:lvlText w:val=""/>
      <w:lvlJc w:val="left"/>
    </w:lvl>
  </w:abstractNum>
  <w:abstractNum w:abstractNumId="1" w15:restartNumberingAfterBreak="0">
    <w:nsid w:val="66B04125"/>
    <w:multiLevelType w:val="hybridMultilevel"/>
    <w:tmpl w:val="C928A75E"/>
    <w:lvl w:ilvl="0" w:tplc="379CD1D0">
      <w:start w:val="1"/>
      <w:numFmt w:val="bullet"/>
      <w:lvlText w:val="●"/>
      <w:lvlJc w:val="left"/>
      <w:pPr>
        <w:ind w:left="720" w:hanging="360"/>
      </w:pPr>
    </w:lvl>
    <w:lvl w:ilvl="1" w:tplc="9F0AF142">
      <w:start w:val="1"/>
      <w:numFmt w:val="bullet"/>
      <w:lvlText w:val="○"/>
      <w:lvlJc w:val="left"/>
      <w:pPr>
        <w:ind w:left="1440" w:hanging="360"/>
      </w:pPr>
    </w:lvl>
    <w:lvl w:ilvl="2" w:tplc="05F6E832">
      <w:start w:val="1"/>
      <w:numFmt w:val="bullet"/>
      <w:lvlText w:val="■"/>
      <w:lvlJc w:val="left"/>
      <w:pPr>
        <w:ind w:left="2160" w:hanging="360"/>
      </w:pPr>
    </w:lvl>
    <w:lvl w:ilvl="3" w:tplc="6ACC9CCC">
      <w:start w:val="1"/>
      <w:numFmt w:val="bullet"/>
      <w:lvlText w:val="●"/>
      <w:lvlJc w:val="left"/>
      <w:pPr>
        <w:ind w:left="2880" w:hanging="360"/>
      </w:pPr>
    </w:lvl>
    <w:lvl w:ilvl="4" w:tplc="DAD6F156">
      <w:start w:val="1"/>
      <w:numFmt w:val="bullet"/>
      <w:lvlText w:val="○"/>
      <w:lvlJc w:val="left"/>
      <w:pPr>
        <w:ind w:left="3600" w:hanging="360"/>
      </w:pPr>
    </w:lvl>
    <w:lvl w:ilvl="5" w:tplc="2308301C">
      <w:start w:val="1"/>
      <w:numFmt w:val="bullet"/>
      <w:lvlText w:val="■"/>
      <w:lvlJc w:val="left"/>
      <w:pPr>
        <w:ind w:left="4320" w:hanging="360"/>
      </w:pPr>
    </w:lvl>
    <w:lvl w:ilvl="6" w:tplc="F452805E">
      <w:start w:val="1"/>
      <w:numFmt w:val="bullet"/>
      <w:lvlText w:val="●"/>
      <w:lvlJc w:val="left"/>
      <w:pPr>
        <w:ind w:left="5040" w:hanging="360"/>
      </w:pPr>
    </w:lvl>
    <w:lvl w:ilvl="7" w:tplc="329C09F4">
      <w:start w:val="1"/>
      <w:numFmt w:val="bullet"/>
      <w:lvlText w:val="●"/>
      <w:lvlJc w:val="left"/>
      <w:pPr>
        <w:ind w:left="5760" w:hanging="360"/>
      </w:pPr>
    </w:lvl>
    <w:lvl w:ilvl="8" w:tplc="43706FA0">
      <w:start w:val="1"/>
      <w:numFmt w:val="bullet"/>
      <w:lvlText w:val="●"/>
      <w:lvlJc w:val="left"/>
      <w:pPr>
        <w:ind w:left="6480" w:hanging="360"/>
      </w:pPr>
    </w:lvl>
  </w:abstractNum>
  <w:num w:numId="1" w16cid:durableId="660425634">
    <w:abstractNumId w:val="1"/>
    <w:lvlOverride w:ilvl="0">
      <w:startOverride w:val="1"/>
    </w:lvlOverride>
  </w:num>
  <w:num w:numId="2" w16cid:durableId="1270970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FE3"/>
    <w:rsid w:val="00394FE3"/>
    <w:rsid w:val="00896100"/>
    <w:rsid w:val="00904839"/>
    <w:rsid w:val="009C7C8C"/>
    <w:rsid w:val="009E47C1"/>
    <w:rsid w:val="00BF0F5F"/>
    <w:rsid w:val="00FE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2026-03-05T19:36:00Z</dcterms:created>
  <dcterms:modified xsi:type="dcterms:W3CDTF">2026-07-05T05:29:00Z</dcterms:modified>
</cp:coreProperties>
</file>