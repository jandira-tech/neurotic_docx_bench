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8E0C79" w14:textId="77777777" w:rsidR="001413F2" w:rsidRDefault="00272630">
      <w:r>
        <w:t>Employee Directory</w:t>
      </w:r>
    </w:p>
    <w:p w14:paraId="31814A76" w14:textId="77777777" w:rsidR="001413F2" w:rsidRDefault="001413F2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0" w:author="Comparison" w:date="2026-07-05T01:08:00Z" w16du:dateUtc="2026-07-05T05:08:00Z">
          <w:tblPr>
            <w:tblW w:w="9360" w:type="dxa"/>
            <w:tblInd w:w="1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3120"/>
        <w:gridCol w:w="3120"/>
        <w:gridCol w:w="3120"/>
        <w:tblGridChange w:id="1">
          <w:tblGrid>
            <w:gridCol w:w="3120"/>
            <w:gridCol w:w="3120"/>
            <w:gridCol w:w="3120"/>
          </w:tblGrid>
        </w:tblGridChange>
      </w:tblGrid>
      <w:tr w:rsidR="001413F2" w14:paraId="78EA5090" w14:textId="77777777">
        <w:tblPrEx>
          <w:tblCellMar>
            <w:top w:w="0" w:type="dxa"/>
            <w:bottom w:w="0" w:type="dxa"/>
          </w:tblCellMar>
          <w:tblPrExChange w:id="2" w:author="Comparison" w:date="2026-07-05T01:08:00Z" w16du:dateUtc="2026-07-05T05:08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3" w:author="Comparison" w:date="2026-07-05T01:08:00Z" w16du:dateUtc="2026-07-05T05:08:00Z">
            <w:trPr>
              <w:trHeight w:val="360"/>
            </w:trPr>
          </w:trPrChange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81255CD" w14:textId="77777777" w:rsidR="001413F2" w:rsidRDefault="00272630">
            <w:r>
              <w:t>Name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2727783" w14:textId="77777777" w:rsidR="001413F2" w:rsidRDefault="00272630">
            <w:r>
              <w:t>Department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6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C5F8E7D" w14:textId="77777777" w:rsidR="001413F2" w:rsidRDefault="00272630">
            <w:r>
              <w:t>Role</w:t>
            </w:r>
          </w:p>
        </w:tc>
      </w:tr>
      <w:tr w:rsidR="001413F2" w14:paraId="5E95EBD9" w14:textId="77777777">
        <w:tblPrEx>
          <w:tblCellMar>
            <w:top w:w="0" w:type="dxa"/>
            <w:bottom w:w="0" w:type="dxa"/>
          </w:tblCellMar>
          <w:tblPrExChange w:id="7" w:author="Comparison" w:date="2026-07-05T01:08:00Z" w16du:dateUtc="2026-07-05T05:08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8" w:author="Comparison" w:date="2026-07-05T01:08:00Z" w16du:dateUtc="2026-07-05T05:08:00Z">
            <w:trPr>
              <w:trHeight w:val="360"/>
            </w:trPr>
          </w:trPrChange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9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0219E85" w14:textId="77777777" w:rsidR="001413F2" w:rsidRDefault="00272630">
            <w:r>
              <w:t>Alice Johnson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0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4CB380C" w14:textId="77777777" w:rsidR="001413F2" w:rsidRDefault="00272630">
            <w:r>
              <w:t>Engineering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1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331F521" w14:textId="77777777" w:rsidR="001413F2" w:rsidRDefault="00272630">
            <w:r>
              <w:t>Senior Dev</w:t>
            </w:r>
          </w:p>
        </w:tc>
      </w:tr>
      <w:tr w:rsidR="001413F2" w14:paraId="3DF26ED1" w14:textId="77777777">
        <w:tblPrEx>
          <w:tblCellMar>
            <w:top w:w="0" w:type="dxa"/>
            <w:bottom w:w="0" w:type="dxa"/>
          </w:tblCellMar>
          <w:tblPrExChange w:id="12" w:author="Comparison" w:date="2026-07-05T01:08:00Z" w16du:dateUtc="2026-07-05T05:08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13" w:author="Comparison" w:date="2026-07-05T01:08:00Z" w16du:dateUtc="2026-07-05T05:08:00Z">
            <w:trPr>
              <w:trHeight w:val="360"/>
            </w:trPr>
          </w:trPrChange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4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885BD39" w14:textId="77777777" w:rsidR="001413F2" w:rsidRDefault="00272630">
            <w:r>
              <w:t>Bob Smith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5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DB901EE" w14:textId="77777777" w:rsidR="001413F2" w:rsidRDefault="00272630">
            <w:r>
              <w:t>Marketing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6" w:author="Comparison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D8BF994" w14:textId="77777777" w:rsidR="001413F2" w:rsidRDefault="00272630">
            <w:r>
              <w:t>Manager</w:t>
            </w:r>
          </w:p>
        </w:tc>
      </w:tr>
      <w:tr w:rsidR="001413F2" w14:paraId="68B39A58" w14:textId="77777777">
        <w:tblPrEx>
          <w:tblCellMar>
            <w:top w:w="0" w:type="dxa"/>
            <w:bottom w:w="0" w:type="dxa"/>
          </w:tblCellMar>
          <w:tblLook w:val="0000" w:firstRow="0" w:lastRow="0" w:firstColumn="0" w:lastColumn="0" w:noHBand="0" w:noVBand="0"/>
        </w:tblPrEx>
        <w:trPr>
          <w:trHeight w:val="360"/>
          <w:del w:id="17" w:author="Comparison" w:date="2026-07-05T01:08:00Z" w16du:dateUtc="2026-07-05T05:0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22FC7" w14:textId="77777777" w:rsidR="001413F2" w:rsidRDefault="00272630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FB5B1" w14:textId="77777777" w:rsidR="001413F2" w:rsidRDefault="00272630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A1D52" w14:textId="77777777" w:rsidR="001413F2" w:rsidRDefault="00272630">
            <w:pPr>
              <w:rPr/>
            </w:pPr>
          </w:p>
        </w:tc>
      </w:tr>
    </w:tbl>
    <w:p w14:paraId="4D350DB7" w14:textId="77777777" w:rsidR="001413F2" w:rsidRDefault="001413F2"/>
    <w:sectPr w:rsidR="001413F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3F2"/>
    <w:rsid w:val="001413F2"/>
    <w:rsid w:val="00184460"/>
    <w:rsid w:val="00272630"/>
    <w:rsid w:val="00484082"/>
    <w:rsid w:val="00B37A4C"/>
    <w:rsid w:val="00F5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F3CF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2026-05-14T20:25:00Z</dcterms:created>
  <dcterms:modified xsi:type="dcterms:W3CDTF">2026-07-05T05:08:00Z</dcterms:modified>
</cp:coreProperties>
</file>