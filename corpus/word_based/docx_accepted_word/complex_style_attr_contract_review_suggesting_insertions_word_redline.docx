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242F20" w14:textId="77777777" w:rsidR="00906BEF" w:rsidRDefault="00133D46">
      <w:pPr>
        <w:rPr/>
      </w:pPr>
      <w:r>
        <w:t>Contract Review</w:t>
      </w:r>
    </w:p>
    <w:p w14:paraId="3730D89C" w14:textId="77777777" w:rsidR="00906BEF" w:rsidRDefault="00906BEF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6BEF" w14:paraId="573BB22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A76B" w14:textId="77777777" w:rsidR="00906BEF" w:rsidRDefault="00133D46">
            <w:pPr>
              <w:rPr/>
            </w:pPr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B066" w14:textId="77777777" w:rsidR="00906BEF" w:rsidRDefault="00133D46">
            <w:pPr>
              <w:rPr/>
            </w:pPr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34EA" w14:textId="77777777" w:rsidR="00906BEF" w:rsidRDefault="00133D46">
            <w:pPr>
              <w:rPr/>
            </w:pPr>
            <w:r>
              <w:t>Notes</w:t>
            </w:r>
          </w:p>
        </w:tc>
      </w:tr>
      <w:tr w:rsidR="00906BEF" w14:paraId="1D5F468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3E0A" w14:textId="77777777" w:rsidR="00906BEF" w:rsidRDefault="00133D46">
            <w:pPr>
              <w:rPr/>
            </w:pPr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BE22" w14:textId="77777777" w:rsidR="00906BEF" w:rsidRDefault="00133D46">
            <w:pPr>
              <w:rPr/>
            </w:pPr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D02D" w14:textId="77777777" w:rsidR="00906BEF" w:rsidRDefault="00133D46">
            <w:pPr>
              <w:rPr/>
            </w:pPr>
            <w:r>
              <w:t>Net 30 days</w:t>
            </w:r>
          </w:p>
        </w:tc>
      </w:tr>
      <w:tr w:rsidR="00906BEF" w14:paraId="7EA42653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B6BB" w14:textId="77777777" w:rsidR="00906BEF" w:rsidRDefault="00133D46">
            <w:pPr>
              <w:rPr/>
            </w:pPr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1049" w14:textId="77777777" w:rsidR="00906BEF" w:rsidRDefault="00906BE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66A8" w14:textId="77777777" w:rsidR="00906BEF" w:rsidRDefault="00133D46">
            <w:pPr>
              <w:rPr/>
            </w:pPr>
            <w:r>
              <w:t>In ReviewLimit to $500K</w:t>
            </w:r>
          </w:p>
        </w:tc>
      </w:tr>
    </w:tbl>
    <w:p w14:paraId="31B3904B" w14:textId="77777777" w:rsidR="00AD4605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/>
      </w:pPr>
    </w:p>
    <w:p w14:paraId="50B36A88" w14:textId="77777777" w:rsidR="00AD4605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/>
      </w:pPr>
    </w:p>
    <w:p w14:paraId="0E0AC2B8" w14:textId="77777777" w:rsidR="00AD4605" w:rsidRDefault="00AD4605">
      <w:pPr>
        <w:pPrChange w:id="27" w:author="Author" w:date="2026-06-29T10:56:00Z" w16du:dateUtc="2026-06-29T14:56:00Z">
          <w:pPr>
            <w:spacing w:after="0" w:line="240" w:lineRule="auto"/>
          </w:pPr>
        </w:pPrChange>
      </w:pPr>
    </w:p>
    <w:sectPr w:rsidR="00AD46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0"/>
      <w:sectPrChange w:id="43" w:author="Author" w:date="2026-06-29T10:56:00Z" w16du:dateUtc="2026-06-29T14:56:00Z">
        <w:sectPr w:rsidR="00AD4605">
          <w:type w:val="continuous"/>
          <w:pgMar w:top="1584" w:right="1440" w:bottom="1440" w:left="1440" w:header="720" w:footer="562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D33A15" w14:textId="77777777" w:rsidR="00133D46" w:rsidRDefault="00133D46">
      <w:pPr>
        <w:spacing w:after="0" w:line="240" w:lineRule="auto"/>
      </w:pPr>
      <w:r>
        <w:separator/>
      </w:r>
    </w:p>
  </w:endnote>
  <w:endnote w:type="continuationSeparator" w:id="0">
    <w:p w14:paraId="264ECC85" w14:textId="77777777" w:rsidR="00133D46" w:rsidRDefault="00133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EC04A2" w14:textId="77777777" w:rsidR="00D76F5D" w:rsidRDefault="001B54A4">
    <w:pPr>
      <w:pStyle w:val="BalloonTextChar"/>
      <w:pPrChange w:id="29" w:author="Author" w:date="2026-06-29T10:56:00Z" w16du:dateUtc="2026-06-29T14:56:00Z">
        <w:pPr>
          <w:pStyle w:val="DocID"/>
        </w:pPr>
      </w:pPrChange>
    </w:pPr>
    <w:del w:id="30" w:author="Author" w:date="2026-06-29T10:56:00Z" w16du:dateUtc="2026-06-29T14:56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2808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1" w:author="Author" w:date="2026-06-29T10:56:00Z" w16du:dateUtc="2026-06-29T14:56:00Z"/>
        <w:rFonts w:ascii="Calibri" w:eastAsia="Calibri" w:hAnsi="Calibri" w:cs="Arial"/>
        <w:color w:val="7F7F7F"/>
        <w:sz w:val="18"/>
        <w:szCs w:val="18"/>
      </w:rPr>
    </w:pPr>
    <w:del w:id="32" w:author="Author" w:date="2026-06-29T10:56:00Z" w16du:dateUtc="2026-06-29T14:56:00Z">
      <w:r w:rsidRPr="009B183E"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63487EB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3" w:author="Author" w:date="2026-06-29T10:56:00Z" w16du:dateUtc="2026-06-29T14:56:00Z"/>
        <w:rFonts w:ascii="Calibri" w:eastAsia="Calibri" w:hAnsi="Calibri" w:cs="Times New Roman"/>
      </w:rPr>
    </w:pPr>
    <w:del w:id="34" w:author="Author" w:date="2026-06-29T10:56:00Z" w16du:dateUtc="2026-06-29T14:56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6F3353D4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35" w:author="Author" w:date="2026-06-29T10:56:00Z" w16du:dateUtc="2026-06-29T14:56:00Z"/>
        <w:rFonts w:ascii="Brandon Grotesque Black" w:hAnsi="Brandon Grotesque Black"/>
        <w:caps/>
        <w:noProof/>
        <w:sz w:val="20"/>
        <w:szCs w:val="20"/>
      </w:rPr>
    </w:pPr>
    <w:del w:id="36" w:author="Author" w:date="2026-06-29T10:56:00Z" w16du:dateUtc="2026-06-29T14:56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delInstrText xml:space="preserve"> PAGE   \* MERGEFORMAT </w:del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delText>1</w:delTex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del>
  </w:p>
  <w:p w14:paraId="1F23E22E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37" w:author="Author" w:date="2026-06-29T10:56:00Z" w16du:dateUtc="2026-06-29T14:56:00Z"/>
      </w:rPr>
    </w:pPr>
    <w:del w:id="38" w:author="Author" w:date="2026-06-29T10:56:00Z" w16du:dateUtc="2026-06-29T14:56:00Z">
      <w:r>
        <w:tab/>
      </w:r>
    </w:del>
  </w:p>
  <w:p w14:paraId="3EA8C36C" w14:textId="77777777" w:rsidR="00D76F5D" w:rsidRDefault="00D76F5D">
    <w:pPr>
      <w:pStyle w:val="BalloonTextChar"/>
      <w:pPrChange w:id="39" w:author="Author" w:date="2026-06-29T10:56:00Z" w16du:dateUtc="2026-06-29T14:56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43769F" w14:textId="77777777" w:rsidR="00D76F5D" w:rsidRDefault="001B54A4">
    <w:pPr>
      <w:pStyle w:val="BalloonTextChar"/>
      <w:pPrChange w:id="41" w:author="Author" w:date="2026-06-29T10:56:00Z" w16du:dateUtc="2026-06-29T14:56:00Z">
        <w:pPr>
          <w:pStyle w:val="DocID"/>
        </w:pPr>
      </w:pPrChange>
    </w:pPr>
    <w:del w:id="42" w:author="Author" w:date="2026-06-29T10:56:00Z" w16du:dateUtc="2026-06-29T14:56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4D2031" w14:textId="77777777" w:rsidR="00133D46" w:rsidRDefault="00133D46">
      <w:pPr>
        <w:spacing w:after="0" w:line="240" w:lineRule="auto"/>
      </w:pPr>
      <w:r>
        <w:separator/>
      </w:r>
    </w:p>
  </w:footnote>
  <w:footnote w:type="continuationSeparator" w:id="0">
    <w:p w14:paraId="1161EEE6" w14:textId="77777777" w:rsidR="00133D46" w:rsidRDefault="00133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CC21E" w14:textId="77777777" w:rsidR="00DF11C1" w:rsidRDefault="00133D46">
    <w:pPr>
      <w:pStyle w:val="Header"/>
    </w:pPr>
    <w:del w:id="28" w:author="Author" w:date="2026-06-29T10:56:00Z" w16du:dateUtc="2026-06-29T14:56:00Z">
      <w:r>
        <w:rPr>
          <w:noProof/>
        </w:rPr>
        <w:pict w14:anchorId="0A39F1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EF0F12" w14:textId="77777777" w:rsidR="00B531C7" w:rsidRDefault="00B531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E9076B" w14:textId="77777777" w:rsidR="00DF11C1" w:rsidRDefault="00133D46">
    <w:pPr>
      <w:pStyle w:val="Header"/>
    </w:pPr>
    <w:del w:id="40" w:author="Author" w:date="2026-06-29T10:56:00Z" w16du:dateUtc="2026-06-29T14:56:00Z">
      <w:r>
        <w:rPr>
          <w:noProof/>
        </w:rPr>
        <w:pict w14:anchorId="7E11F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3D46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091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BEF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4605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31C7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2D7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09559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