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6"/>
        <w:gridCol w:w="4596"/>
      </w:tblGrid>
      <w:tr w:rsidR="00DF3420" w14:paraId="2B6D00A6" w14:textId="77777777">
        <w:tblPrEx>
          <w:tblCellMar>
            <w:top w:w="0" w:type="dxa"/>
            <w:bottom w:w="0" w:type="dxa"/>
          </w:tblCellMar>
        </w:tblPrEx>
        <w:trPr>
          <w:ins w:id="7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DC0F" w14:textId="77777777" w:rsidR="00DF3420" w:rsidRDefault="009306A1">
            <w:pPr>
              <w:pStyle w:val="TableContents"/>
              <w:rPr/>
            </w:pPr>
            <w:r>
              <w:t>AAA</w:t>
            </w:r>
          </w:p>
        </w:tc>
      </w:tr>
      <w:tr w:rsidR="00DF3420" w14:paraId="5157E844" w14:textId="77777777">
        <w:tblPrEx>
          <w:tblCellMar>
            <w:top w:w="0" w:type="dxa"/>
            <w:bottom w:w="0" w:type="dxa"/>
          </w:tblCellMar>
        </w:tblPrEx>
        <w:trPr>
          <w:ins w:id="10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E9894" w14:textId="77777777" w:rsidR="00DF3420" w:rsidRDefault="009306A1">
            <w:pPr>
              <w:pStyle w:val="TableContents"/>
              <w:rPr/>
            </w:pPr>
            <w:r>
              <w:t>BBB</w:t>
            </w: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84"/>
              <w:gridCol w:w="2190"/>
            </w:tblGrid>
            <w:tr w:rsidR="00DF3420" w14:paraId="09466B7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3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0290E" w14:textId="77777777" w:rsidR="00DF3420" w:rsidRDefault="009306A1">
                  <w:pPr>
                    <w:pStyle w:val="TableContents"/>
                    <w:rPr/>
                  </w:pPr>
                  <w:r>
                    <w:t>CCC</w:t>
                  </w: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63B5E9" w14:textId="77777777" w:rsidR="00DF3420" w:rsidRDefault="009306A1">
                  <w:pPr>
                    <w:pStyle w:val="TableContents"/>
                    <w:rPr/>
                  </w:pPr>
                  <w:r>
                    <w:t>DDD</w:t>
                  </w:r>
                </w:p>
              </w:tc>
            </w:tr>
            <w:tr w:rsidR="00DF3420" w14:paraId="799A00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ins w:id="18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D964498" w14:textId="77777777" w:rsidR="00DF3420" w:rsidRDefault="00DF3420">
                  <w:pPr>
                    <w:pStyle w:val="TableContents"/>
                    <w:rPr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D25F2D" w14:textId="77777777" w:rsidR="00DF3420" w:rsidRDefault="009306A1">
                  <w:pPr>
                    <w:pStyle w:val="TableContents"/>
                    <w:rPr/>
                  </w:pPr>
                  <w:r>
                    <w:t>EEE</w:t>
                  </w:r>
                </w:p>
              </w:tc>
            </w:tr>
          </w:tbl>
          <w:p w14:paraId="24183FE5" w14:textId="77777777" w:rsidR="00DF3420" w:rsidRDefault="00DF3420">
            <w:pPr>
              <w:pStyle w:val="TableContents"/>
              <w:rPr/>
            </w:pPr>
          </w:p>
        </w:tc>
      </w:tr>
    </w:tbl>
    <w:p w14:paraId="2CEB3822" w14:textId="77777777" w:rsidR="00BE756E" w:rsidRDefault="009306A1">
      <w:pPr>
        <w:pStyle w:val="Heading1"/>
        <w:rPr/>
      </w:pPr>
    </w:p>
    <w:p w14:paraId="56D53DFA" w14:textId="77777777" w:rsidR="00BE756E" w:rsidRDefault="009306A1">
      <w:pPr>
        <w:rPr/>
      </w:pPr>
    </w:p>
    <w:p w14:paraId="4DB7808D" w14:textId="77777777" w:rsidR="00BE756E" w:rsidRDefault="009306A1">
      <w:pPr>
        <w:rPr/>
      </w:pPr>
    </w:p>
    <w:p w14:paraId="13CB8E2C" w14:textId="77777777" w:rsidR="00BE756E" w:rsidRDefault="009306A1">
      <w:pPr>
        <w:rPr/>
      </w:pPr>
    </w:p>
    <w:p w14:paraId="0319E583" w14:textId="77777777" w:rsidR="00BE756E" w:rsidRDefault="009306A1">
      <w:pPr>
        <w:rPr/>
      </w:pPr>
    </w:p>
    <w:p w14:paraId="1386768F" w14:textId="77777777" w:rsidR="00BE756E" w:rsidRDefault="009306A1">
      <w:pPr>
        <w:rPr/>
      </w:pPr>
    </w:p>
    <w:p w14:paraId="287F069F" w14:textId="77777777" w:rsidR="00BE756E" w:rsidRDefault="009306A1">
      <w:pPr>
        <w:rPr/>
      </w:pPr>
    </w:p>
    <w:p w14:paraId="2C2DD4DC" w14:textId="77777777" w:rsidR="00BE756E" w:rsidRDefault="00BE756E">
      <w:pPr>
        <w:rPr/>
        <w:sectPr w:rsidR="00BE7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54BC041" w14:textId="77777777" w:rsidR="00BE756E" w:rsidRDefault="009306A1">
      <w:pPr>
        <w:rPr/>
      </w:pPr>
    </w:p>
    <w:p w14:paraId="761B70A0" w14:textId="77777777" w:rsidR="00BE756E" w:rsidRDefault="009306A1">
      <w:pPr>
        <w:rPr/>
      </w:pPr>
    </w:p>
    <w:p w14:paraId="15BCA370" w14:textId="77777777" w:rsidR="00BE756E" w:rsidRDefault="009306A1">
      <w:pPr>
        <w:rPr/>
      </w:pPr>
    </w:p>
    <w:p w14:paraId="00D6B62A" w14:textId="77777777" w:rsidR="00BE756E" w:rsidRDefault="009306A1">
      <w:pPr>
        <w:rPr/>
      </w:pPr>
    </w:p>
    <w:p w14:paraId="48171EC2" w14:textId="77777777" w:rsidR="00BE756E" w:rsidRDefault="009306A1">
      <w:pPr>
        <w:rPr/>
      </w:pPr>
    </w:p>
    <w:p w14:paraId="3A03C67B" w14:textId="77777777" w:rsidR="00BE756E" w:rsidRDefault="009306A1">
      <w:pPr>
        <w:rPr/>
      </w:pPr>
    </w:p>
    <w:p w14:paraId="3DE21EFF" w14:textId="77777777" w:rsidR="00BE756E" w:rsidRDefault="00BE756E">
      <w:pPr>
        <w:rPr/>
        <w:sectPr w:rsidR="00BE7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CBECF6" w14:textId="77777777" w:rsidR="00BE756E" w:rsidRDefault="009306A1">
      <w:pPr>
        <w:rPr/>
      </w:pPr>
    </w:p>
    <w:p w14:paraId="784E686A" w14:textId="77777777" w:rsidR="00BE756E" w:rsidRDefault="009306A1">
      <w:pPr>
        <w:rPr/>
      </w:pPr>
    </w:p>
    <w:p w14:paraId="73089C8C" w14:textId="77777777" w:rsidR="00BE756E" w:rsidRDefault="009306A1">
      <w:pPr>
        <w:rPr/>
      </w:pPr>
    </w:p>
    <w:p w14:paraId="2C6A923C" w14:textId="77777777" w:rsidR="00BE756E" w:rsidRDefault="009306A1">
      <w:pPr>
        <w:rPr/>
      </w:pPr>
    </w:p>
    <w:p w14:paraId="0F78C684" w14:textId="77777777" w:rsidR="00BE756E" w:rsidRDefault="009306A1"/>
    <w:sectPr w:rsidR="00BE756E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63" w:author="Author" w:date="2026-06-29T11:13:00Z" w16du:dateUtc="2026-06-29T15:13:00Z">
        <w:sectPr w:rsidR="00BE756E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C64348" w14:textId="77777777" w:rsidR="009306A1" w:rsidRDefault="009306A1">
      <w:pPr>
        <w:spacing w:after="0" w:line="240" w:lineRule="auto"/>
      </w:pPr>
      <w:r>
        <w:separator/>
      </w:r>
    </w:p>
  </w:endnote>
  <w:endnote w:type="continuationSeparator" w:id="0">
    <w:p w14:paraId="7559BA1F" w14:textId="77777777" w:rsidR="009306A1" w:rsidRDefault="0093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46AB4" w14:textId="77777777" w:rsidR="00BE756E" w:rsidRDefault="009306A1">
    <w:pPr>
      <w:pStyle w:val="Title"/>
      <w:pPrChange w:id="39" w:author="Author" w:date="2026-06-29T11:13:00Z" w16du:dateUtc="2026-06-29T15:13:00Z">
        <w:pPr>
          <w:pStyle w:val="Footer"/>
          <w:jc w:val="center"/>
        </w:pPr>
      </w:pPrChange>
    </w:pPr>
    <w:del w:id="40" w:author="Author" w:date="2026-06-29T11:13:00Z" w16du:dateUtc="2026-06-29T15:13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AAD83" w14:textId="77777777" w:rsidR="009306A1" w:rsidRDefault="009306A1">
      <w:pPr>
        <w:spacing w:after="0" w:line="240" w:lineRule="auto"/>
      </w:pPr>
      <w:r>
        <w:separator/>
      </w:r>
    </w:p>
  </w:footnote>
  <w:footnote w:type="continuationSeparator" w:id="0">
    <w:p w14:paraId="5CFED5A8" w14:textId="77777777" w:rsidR="009306A1" w:rsidRDefault="00930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0B91C" w14:textId="77777777" w:rsidR="003531EF" w:rsidRDefault="003531EF">
    <w:pPr>
      <w:pStyle w:val="Heading2Char"/>
      <w:pPrChange w:id="38" w:author="Author" w:date="2026-06-29T11:13:00Z" w16du:dateUtc="2026-06-29T15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739883">
    <w:abstractNumId w:val="8"/>
  </w:num>
  <w:num w:numId="2" w16cid:durableId="1376277812">
    <w:abstractNumId w:val="6"/>
  </w:num>
  <w:num w:numId="3" w16cid:durableId="271058303">
    <w:abstractNumId w:val="5"/>
  </w:num>
  <w:num w:numId="4" w16cid:durableId="1382553813">
    <w:abstractNumId w:val="4"/>
  </w:num>
  <w:num w:numId="5" w16cid:durableId="1625194092">
    <w:abstractNumId w:val="7"/>
  </w:num>
  <w:num w:numId="6" w16cid:durableId="669679576">
    <w:abstractNumId w:val="3"/>
  </w:num>
  <w:num w:numId="7" w16cid:durableId="1652707770">
    <w:abstractNumId w:val="2"/>
  </w:num>
  <w:num w:numId="8" w16cid:durableId="2016108259">
    <w:abstractNumId w:val="1"/>
  </w:num>
  <w:num w:numId="9" w16cid:durableId="108017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5"/>
    <w:rsid w:val="00326F90"/>
    <w:rsid w:val="003531EF"/>
    <w:rsid w:val="009306A1"/>
    <w:rsid w:val="00AA1D8D"/>
    <w:rsid w:val="00B47730"/>
    <w:rsid w:val="00B57DB2"/>
    <w:rsid w:val="00BE756E"/>
    <w:rsid w:val="00CB0664"/>
    <w:rsid w:val="00DF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18258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13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1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13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13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13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13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13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1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2026-06-29T15:13:00Z</dcterms:modified>
  <cp:category/>
</cp:coreProperties>
</file>