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5258BB86" w14:textId="77777777" w:rsidR="00AA589D" w:rsidRDefault="00AA589D">
      <w:r>
        <w:t>file_115.docx</w:t>
      </w:r>
    </w:p>
    <w:p w14:paraId="123C8CD0" w14:textId="6A68D24D" w:rsidR="0018060C" w:rsidRDefault="00894F66">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purl.oclc.org/ooxml/drawingml/main">
              <a:graphicData uri="http://schemas.microsoft.com/office/word/2010/wordprocessingShape">
                <wp:wsp>
                  <wp:cNvCnPr/>
                  <wp:spPr>
                    <a:xfrm>
                      <a:off x="0" y="0"/>
                      <a:ext cx="2149522" cy="1207827"/>
                    </a:xfrm>
                    <a:prstGeom prst="bentConnector3">
                      <a:avLst/>
                    </a:prstGeom>
                    <a:ln>
                      <a:tailEnd type="triangle"/>
                    </a:ln>
                  </wp:spPr>
                  <wp:style>
                    <a:lnRef idx="1">
                      <a:schemeClr val="accent1"/>
                    </a:lnRef>
                    <a:fillRef idx="0">
                      <a:schemeClr val="accent1"/>
                    </a:fillRef>
                    <a:effectRef idx="0">
                      <a:schemeClr val="accent1"/>
                    </a:effectRef>
                    <a:fontRef idx="minor">
                      <a:schemeClr val="tx1"/>
                    </a:fontRef>
                  </wp:style>
                  <wp:bodyPr/>
                </wp: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purl.oclc.org/ooxml/drawingml/main">
              <a:graphicData uri="http://schemas.microsoft.com/office/word/2010/wordprocessingShape">
                <wp:wsp>
                  <wp:cNvCnPr/>
                  <wp:spPr>
                    <a:xfrm flipV="1">
                      <a:off x="0" y="0"/>
                      <a:ext cx="2354239" cy="962167"/>
                    </a:xfrm>
                    <a:prstGeom prst="curvedConnector3">
                      <a:avLst/>
                    </a:prstGeom>
                  </wp:spPr>
                  <wp:style>
                    <a:lnRef idx="1">
                      <a:schemeClr val="accent1"/>
                    </a:lnRef>
                    <a:fillRef idx="0">
                      <a:schemeClr val="accent1"/>
                    </a:fillRef>
                    <a:effectRef idx="0">
                      <a:schemeClr val="accent1"/>
                    </a:effectRef>
                    <a:fontRef idx="minor">
                      <a:schemeClr val="tx1"/>
                    </a:fontRef>
                  </wp:style>
                  <wp:bodyPr/>
                </wp:wsp>
              </a:graphicData>
            </a:graphic>
          </wp:anchor>
        </w:drawing>
      </w:r>
      <w:r>
        <w:rPr>
          <w:noProof/>
        </w:rPr>
        <w:drawing>
          <wp:inline distT="0" distB="0" distL="0" distR="0" wp14:anchorId="1741A120" wp14:editId="4BCF16B3">
            <wp:extent cx="5104263" cy="2122227"/>
            <wp:effectExtent l="0" t="0" r="0" b="0"/>
            <wp:docPr id="3" name="Rectangle 3"/>
            <wp:cNvGraphicFramePr/>
            <a:graphic xmlns:a="http://purl.oclc.org/ooxml/drawingml/main">
              <a:graphicData uri="http://schemas.microsoft.com/office/word/2010/wordprocessingShape">
                <wp:wsp>
                  <wp:cNvSpPr/>
                  <wp:spPr>
                    <a:xfrm>
                      <a:off x="0" y="0"/>
                      <a:ext cx="5104263" cy="2122227"/>
                    </a:xfrm>
                    <a:prstGeom prst="rect">
                      <a:avLst/>
                    </a:prstGeom>
                    <a:noFill/>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purl.oclc.org/ooxml/drawingml/main">
              <a:graphicData uri="http://schemas.microsoft.com/office/word/2010/wordprocessingShape">
                <wp:wsp>
                  <wp:cNvSpPr/>
                  <wp:spPr>
                    <a:xfrm>
                      <a:off x="0" y="0"/>
                      <a:ext cx="1160060" cy="320723"/>
                    </a:xfrm>
                    <a:prstGeom prst="rightArrow">
                      <a:avLst/>
                    </a:prstGeom>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purl.oclc.org/ooxml/drawingml/main">
              <a:graphicData uri="http://schemas.microsoft.com/office/word/2010/wordprocessingShape">
                <wp:wsp>
                  <wp:cNvSpPr/>
                  <wp:spPr>
                    <a:xfrm>
                      <a:off x="0" y="0"/>
                      <a:ext cx="1692323" cy="1030406"/>
                    </a:xfrm>
                    <a:prstGeom prst="rect">
                      <a:avLst/>
                    </a:prstGeom>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p>
    <w:p w14:paraId="37F2C3E1" w14:textId="77777777" w:rsidR="002E39D1" w:rsidRPr="00F94915" w:rsidRDefault="007E6509" w:rsidP="00F94915">
      <w:r>
        <w:rPr>
          <w:noProof/>
        </w:rPr>
        <w:drawing>
          <wp:inline distT="0" distB="0" distL="0" distR="0" wp14:anchorId="669938DC" wp14:editId="1F273DB2">
            <wp:extent cx="5486400" cy="3200400"/>
            <wp:effectExtent l="0" t="0" r="0" b="0"/>
            <wp:docPr id="6" name="Chart 1"/>
            <wp:cNvGraphicFramePr/>
            <a:graphic xmlns:a="http://purl.oclc.org/ooxml/drawingml/main">
              <a:graphicData uri="http://purl.oclc.org/ooxml/drawingml/chart">
                <c:chart xmlns:c="http://purl.oclc.org/ooxml/drawingml/chart" xmlns:r="http://purl.oclc.org/ooxml/officeDocument/relationships" r:id="rId8"/>
              </a:graphicData>
            </a:graphic>
          </wp:inline>
        </w:drawing>
      </w:r>
    </w:p>
    <w:p w14:paraId="7751710B" w14:textId="77777777" w:rsidR="002E39D1" w:rsidRDefault="007E6509" w:rsidP="00270EE7">
      <w:pPr>
        <w:pStyle w:val="ListParagraph"/>
        <w:numPr>
          <w:ilvl w:val="0"/>
          <w:numId w:val="1"/>
        </w:numPr>
      </w:pPr>
      <w:r>
        <w:t>Video provides a powerful way to help you prove your point.</w:t>
      </w:r>
    </w:p>
    <w:p w14:paraId="0A6A98D4" w14:textId="77777777" w:rsidR="002E39D1" w:rsidRDefault="007E6509" w:rsidP="00270EE7">
      <w:pPr>
        <w:pStyle w:val="ListParagraph"/>
        <w:numPr>
          <w:ilvl w:val="1"/>
          <w:numId w:val="1"/>
        </w:numPr>
      </w:pPr>
      <w:r>
        <w:t>When you click Online Video, you can paste in the embed code for the video you want to add.</w:t>
      </w:r>
    </w:p>
    <w:p w14:paraId="3675AACC" w14:textId="77777777" w:rsidR="002E39D1" w:rsidRDefault="007E6509" w:rsidP="00270EE7">
      <w:pPr>
        <w:pStyle w:val="ListParagraph"/>
        <w:numPr>
          <w:ilvl w:val="1"/>
          <w:numId w:val="1"/>
        </w:numPr>
      </w:pPr>
      <w:r>
        <w:t>You can also type a keyword to search online for the video that best fits your document.</w:t>
      </w:r>
    </w:p>
    <w:p w14:paraId="5B262D46" w14:textId="77777777" w:rsidR="002E39D1"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2E39D1" w:rsidRDefault="007E6509" w:rsidP="00270EE7">
      <w:pPr>
        <w:pStyle w:val="ListParagraph"/>
        <w:numPr>
          <w:ilvl w:val="1"/>
          <w:numId w:val="1"/>
        </w:numPr>
      </w:pPr>
      <w:r>
        <w:t>For example, you can add a matching cover page, header, and sidebar.</w:t>
      </w:r>
    </w:p>
    <w:p w14:paraId="3D8E4EA7" w14:textId="77777777" w:rsidR="002E39D1" w:rsidRDefault="007E6509" w:rsidP="00270EE7">
      <w:pPr>
        <w:pStyle w:val="ListParagraph"/>
        <w:numPr>
          <w:ilvl w:val="1"/>
          <w:numId w:val="1"/>
        </w:numPr>
      </w:pPr>
      <w:r>
        <w:t>Click Insert and then choose the elements you want from the different galleries.</w:t>
      </w:r>
    </w:p>
    <w:p w14:paraId="176C2786" w14:textId="77777777" w:rsidR="002E39D1" w:rsidRDefault="007E6509" w:rsidP="00270EE7">
      <w:pPr>
        <w:pStyle w:val="ListParagraph"/>
        <w:numPr>
          <w:ilvl w:val="1"/>
          <w:numId w:val="1"/>
        </w:numPr>
      </w:pPr>
      <w:r>
        <w:t>Themes and styles also help keep your document coordinated.</w:t>
      </w:r>
    </w:p>
    <w:p w14:paraId="2B3504C4" w14:textId="77777777" w:rsidR="002E39D1"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2E39D1" w:rsidRDefault="007E6509" w:rsidP="00270EE7">
      <w:pPr>
        <w:pStyle w:val="ListParagraph"/>
        <w:numPr>
          <w:ilvl w:val="0"/>
          <w:numId w:val="1"/>
        </w:numPr>
      </w:pPr>
      <w:r>
        <w:t>When you apply styles, your headings change to match the new theme.</w:t>
      </w:r>
    </w:p>
    <w:p w14:paraId="47673396" w14:textId="77777777" w:rsidR="002E39D1" w:rsidRDefault="007E6509" w:rsidP="00270EE7">
      <w:pPr>
        <w:pStyle w:val="ListParagraph"/>
        <w:numPr>
          <w:ilvl w:val="1"/>
          <w:numId w:val="1"/>
        </w:numPr>
      </w:pPr>
      <w:r>
        <w:t>Save time in Word with new buttons that show up where you need them.</w:t>
      </w:r>
    </w:p>
    <w:p w14:paraId="5D32DB08" w14:textId="77777777" w:rsidR="002E39D1" w:rsidRDefault="007E6509" w:rsidP="008B7E91">
      <w:pPr>
        <w:spacing w:after="24pt"/>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2E39D1"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2E39D1" w:rsidRDefault="007E6509" w:rsidP="008B7E91">
      <w:pPr>
        <w:spacing w:before="40pt"/>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2E39D1" w:rsidRDefault="007E6509" w:rsidP="00C92A32">
      <w:pPr>
        <w:pStyle w:val="Heading1"/>
      </w:pPr>
      <w:r w:rsidRPr="00C92A32">
        <w:t>Heading 1</w:t>
      </w:r>
    </w:p>
    <w:p w14:paraId="1FB54B9F" w14:textId="77777777" w:rsidR="002E39D1" w:rsidRPr="00C92A32" w:rsidRDefault="007E6509" w:rsidP="00C92A32">
      <w:pPr>
        <w:pStyle w:val="Heading2"/>
      </w:pPr>
      <w:r>
        <w:t>This is Heading 2</w:t>
      </w:r>
    </w:p>
    <w:p w14:paraId="0922DB5F" w14:textId="77777777" w:rsidR="002E39D1" w:rsidRDefault="007E6509">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2E39D1" w:rsidRDefault="007E6509" w:rsidP="00C92A32">
      <w:pPr>
        <w:pStyle w:val="Heading1"/>
      </w:pPr>
      <w:r>
        <w:t>Second Heading 1</w:t>
      </w:r>
    </w:p>
    <w:p w14:paraId="4090E0F0" w14:textId="77777777" w:rsidR="002E39D1"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2E39D1" w:rsidRDefault="007E6509" w:rsidP="00C92A32">
      <w:pPr>
        <w:pStyle w:val="Heading2"/>
      </w:pPr>
      <w:r>
        <w:t>More Info</w:t>
      </w:r>
    </w:p>
    <w:p w14:paraId="7EC7EF8D" w14:textId="77777777" w:rsidR="002E39D1" w:rsidRDefault="007E6509">
      <w:r>
        <w:rPr>
          <w:noProof/>
        </w:rPr>
        <w:t>Lorem ipsum dolor sit amet, consectetuer adipiscing elit.</w:t>
      </w:r>
    </w:p>
    <w:p w14:paraId="573DFB18" w14:textId="77777777" w:rsidR="002E39D1" w:rsidRDefault="007E6509">
      <w:r>
        <w:t xml:space="preserve">When </w:t>
      </w:r>
      <w:commentRangeStart w:id="0"/>
      <w:r>
        <w:t>you click Online Video</w:t>
      </w:r>
      <w:commentRangeEnd w:id="0"/>
      <w:r>
        <w:rPr>
          <w:rStyle w:val="CommentReference"/>
          <w:sz w:val="22"/>
          <w:szCs w:val="22"/>
        </w:rPr>
        <w:commentReference w:id="0"/>
      </w:r>
      <w:r>
        <w:t>, you can paste in the embed code for the video you want to add. You can also type a keyword to search online for the video that best fits your document.</w:t>
      </w:r>
    </w:p>
    <w:sdt>
      <w:sdtPr>
        <w:alias w:val="RichTextContentControl"/>
        <w:tag w:val="RichTextContentControl"/>
        <w:id w:val="1111861867"/>
      </w:sdtPr>
      <w:sdtEndPr/>
      <w:sdtContent>
        <w:p w14:paraId="7FD69FC2"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67BBBFB9" w14:textId="77777777" w:rsidR="002E39D1" w:rsidRDefault="007E6509">
      <w:r>
        <w:t xml:space="preserve">To </w:t>
      </w:r>
      <w:sdt>
        <w:sdtPr>
          <w:alias w:val="Plain text content control"/>
          <w:tag w:val="Plain text content control"/>
          <w:id w:val="-329529258"/>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132646417"/>
        <w:picture/>
      </w:sdtPr>
      <w:sdtEndPr/>
      <w:sdtContent>
        <w:p w14:paraId="28B70BED" w14:textId="77777777" w:rsidR="002E39D1" w:rsidRDefault="007E6509">
          <w:r>
            <w:rPr>
              <w:noProof/>
            </w:rPr>
            <w:drawing>
              <wp:inline distT="0" distB="0" distL="0" distR="0" wp14:anchorId="3F768D1D" wp14:editId="421054E5">
                <wp:extent cx="1903730" cy="1515822"/>
                <wp:effectExtent l="0" t="0" r="1270" b="8255"/>
                <wp:docPr id="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2E39D1"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2E39D1" w:rsidRDefault="007E6509">
          <w:r>
            <w:t>Two</w:t>
          </w:r>
        </w:p>
      </w:sdtContent>
    </w:sdt>
    <w:p w14:paraId="30E8E50B" w14:textId="77777777" w:rsidR="002E39D1"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2E39D1" w:rsidRDefault="002E39D1">
      <w:pPr>
        <w:sectPr w:rsidR="00CF7815">
          <w:headerReference w:type="even" r:id="rId13"/>
          <w:headerReference w:type="default" r:id="rId14"/>
          <w:footerReference w:type="even" r:id="rId15"/>
          <w:footerReference w:type="default" r:id="rId16"/>
          <w:headerReference w:type="first" r:id="rId17"/>
          <w:footerReference w:type="first" r:id="rId18"/>
          <w:pgSz w:w="612pt" w:h="792pt"/>
          <w:pgMar w:top="72pt" w:right="72pt" w:bottom="72pt" w:left="72pt" w:header="36pt" w:footer="36pt" w:gutter="0pt"/>
          <w:cols w:space="36pt"/>
          <w:docGrid w:linePitch="360"/>
        </w:sectPr>
      </w:pPr>
    </w:p>
    <w:p w14:paraId="483ADECB" w14:textId="77777777" w:rsidR="002E39D1" w:rsidRDefault="007E6509" w:rsidP="005E2746">
      <w:pPr>
        <w:pBdr>
          <w:top w:val="single" w:sz="4" w:space="1" w:color="auto"/>
          <w:left w:val="single" w:sz="4" w:space="4" w:color="auto"/>
          <w:bottom w:val="single" w:sz="4" w:space="1" w:color="auto"/>
          <w:right w:val="single" w:sz="4" w:space="4" w:color="auto"/>
        </w:pBd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sdt>
      <w:sdtPr>
        <w:rPr>
          <w:b w:val="0"/>
          <w:bCs w:val="0"/>
          <w:noProof/>
          <w:color w:val="auto"/>
        </w:rPr>
        <w:alias w:val="MyTable"/>
        <w:tag w:val="MyTable"/>
        <w:id w:val="354002298"/>
      </w:sdtPr>
      <w:sdtEndPr>
        <w:rPr>
          <w:noProof w:val="0"/>
        </w:rPr>
      </w:sdtEndPr>
      <w:sdtContent>
        <w:tbl>
          <w:tblPr>
            <w:tblStyle w:val="GridTable4-Accent5"/>
            <w:tblW w:w="0pt" w:type="dxa"/>
            <w:tblLook w:firstRow="1" w:lastRow="0" w:firstColumn="1" w:lastColumn="0" w:noHBand="0" w:noVBand="1"/>
          </w:tblPr>
          <w:tblGrid>
            <w:gridCol w:w="3116"/>
            <w:gridCol w:w="3117"/>
            <w:gridCol w:w="3117"/>
          </w:tblGrid>
          <w:tr w:rsidR="00C4274D" w14:paraId="665D73C2"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sdt>
                <w:sdtPr>
                  <w:rPr>
                    <w:noProof/>
                  </w:rPr>
                  <w:alias w:val="Latin1"/>
                  <w:tag w:val="Latin1"/>
                  <w:id w:val="1646851742"/>
                </w:sdtPr>
                <w:sdtEndPr/>
                <w:sdtContent>
                  <w:p w14:paraId="1581FCAC" w14:textId="77777777" w:rsidR="002E39D1" w:rsidRDefault="007E6509">
                    <w:r>
                      <w:rPr>
                        <w:noProof/>
                      </w:rPr>
                      <w:t>Lorem ipsum dolor sit amet</w:t>
                    </w:r>
                  </w:p>
                </w:sdtContent>
              </w:sdt>
            </w:tc>
            <w:tc>
              <w:tcPr>
                <w:tcW w:w="155.85pt" w:type="dxa"/>
              </w:tcPr>
              <w:sdt>
                <w:sdtPr>
                  <w:rPr>
                    <w:noProof/>
                  </w:rPr>
                  <w:alias w:val="Latin2"/>
                  <w:tag w:val="Latin2"/>
                  <w:id w:val="1730795754"/>
                </w:sdtPr>
                <w:sdtEndPr/>
                <w:sdtContent>
                  <w:p w14:paraId="36C70DAE" w14:textId="77777777" w:rsidR="002E39D1"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sdtContent>
              </w:sdt>
            </w:tc>
            <w:tc>
              <w:tcPr>
                <w:tcW w:w="155.85pt" w:type="dxa"/>
              </w:tcPr>
              <w:sdt>
                <w:sdtPr>
                  <w:rPr>
                    <w:noProof/>
                  </w:rPr>
                  <w:alias w:val="Latin3"/>
                  <w:tag w:val="Latin3"/>
                  <w:id w:val="-88469536"/>
                </w:sdtPr>
                <w:sdtEndPr/>
                <w:sdtContent>
                  <w:p w14:paraId="0D6492B9" w14:textId="77777777" w:rsidR="002E39D1"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sdtContent>
              </w:sdt>
            </w:tc>
          </w:tr>
          <w:sdt>
            <w:sdtPr>
              <w:rPr>
                <w:b w:val="0"/>
                <w:bCs w:val="0"/>
              </w:rPr>
              <w:alias w:val="Row1"/>
              <w:tag w:val="Row1"/>
              <w:id w:val="2087339449"/>
            </w:sdtPr>
            <w:sdtEndPr/>
            <w:sdtContent>
              <w:tr w:rsidR="00C4274D" w14:paraId="6041CD2D"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sdt>
                    <w:sdtPr>
                      <w:alias w:val="Data11"/>
                      <w:tag w:val="Data11"/>
                      <w:id w:val="1641614218"/>
                      <w:text/>
                    </w:sdtPr>
                    <w:sdtEndPr/>
                    <w:sdtContent>
                      <w:p w14:paraId="2A2ECE4B" w14:textId="77777777" w:rsidR="002E39D1" w:rsidRDefault="007E6509">
                        <w:r>
                          <w:t>100</w:t>
                        </w:r>
                      </w:p>
                    </w:sdtContent>
                  </w:sdt>
                </w:tc>
                <w:tc>
                  <w:tcPr>
                    <w:tcW w:w="155.85pt" w:type="dxa"/>
                  </w:tcPr>
                  <w:sdt>
                    <w:sdtPr>
                      <w:alias w:val="Data12"/>
                      <w:tag w:val="Data12"/>
                      <w:id w:val="184647321"/>
                      <w:text/>
                    </w:sdtPr>
                    <w:sdtEndPr/>
                    <w:sdtContent>
                      <w:p w14:paraId="60ACCD8A" w14:textId="77777777" w:rsidR="002E39D1" w:rsidRDefault="007E6509">
                        <w:pPr>
                          <w:cnfStyle w:firstRow="0" w:lastRow="0" w:firstColumn="0" w:lastColumn="0" w:oddVBand="0" w:evenVBand="0" w:oddHBand="1" w:evenHBand="0" w:firstRowFirstColumn="0" w:firstRowLastColumn="0" w:lastRowFirstColumn="0" w:lastRowLastColumn="0"/>
                        </w:pPr>
                        <w:r>
                          <w:t>200</w:t>
                        </w:r>
                      </w:p>
                    </w:sdtContent>
                  </w:sdt>
                </w:tc>
                <w:tc>
                  <w:tcPr>
                    <w:tcW w:w="155.85pt" w:type="dxa"/>
                  </w:tcPr>
                  <w:sdt>
                    <w:sdtPr>
                      <w:alias w:val="Data13"/>
                      <w:tag w:val="Data13"/>
                      <w:id w:val="131915776"/>
                      <w:text/>
                    </w:sdtPr>
                    <w:sdtEndPr/>
                    <w:sdtContent>
                      <w:p w14:paraId="60560D1C" w14:textId="77777777" w:rsidR="002E39D1" w:rsidRDefault="007E6509">
                        <w:pPr>
                          <w:cnfStyle w:firstRow="0" w:lastRow="0" w:firstColumn="0" w:lastColumn="0" w:oddVBand="0" w:evenVBand="0" w:oddHBand="1" w:evenHBand="0" w:firstRowFirstColumn="0" w:firstRowLastColumn="0" w:lastRowFirstColumn="0" w:lastRowLastColumn="0"/>
                        </w:pPr>
                        <w:r>
                          <w:t>300</w:t>
                        </w:r>
                      </w:p>
                    </w:sdtContent>
                  </w:sdt>
                </w:tc>
              </w:tr>
            </w:sdtContent>
          </w:sdt>
          <w:sdt>
            <w:sdtPr>
              <w:rPr>
                <w:b w:val="0"/>
                <w:bCs w:val="0"/>
              </w:rPr>
              <w:alias w:val="Row2"/>
              <w:tag w:val="Row2"/>
              <w:id w:val="1563601403"/>
            </w:sdtPr>
            <w:sdtEndPr/>
            <w:sdtContent>
              <w:tr w:rsidR="00C4274D" w14:paraId="68A60E71" w14:textId="77777777" w:rsidTr="00665111">
                <w:tc>
                  <w:tcPr>
                    <w:cnfStyle w:firstRow="0" w:lastRow="0" w:firstColumn="1" w:lastColumn="0" w:oddVBand="0" w:evenVBand="0" w:oddHBand="0" w:evenHBand="0" w:firstRowFirstColumn="0" w:firstRowLastColumn="0" w:lastRowFirstColumn="0" w:lastRowLastColumn="0"/>
                    <w:tcW w:w="155.80pt" w:type="dxa"/>
                  </w:tcPr>
                  <w:sdt>
                    <w:sdtPr>
                      <w:alias w:val="Data21"/>
                      <w:tag w:val="Data21"/>
                      <w:id w:val="-1031330684"/>
                      <w:text/>
                    </w:sdtPr>
                    <w:sdtEndPr/>
                    <w:sdtContent>
                      <w:p w14:paraId="576927AA" w14:textId="77777777" w:rsidR="002E39D1" w:rsidRDefault="007E6509">
                        <w:r>
                          <w:t>400</w:t>
                        </w:r>
                      </w:p>
                    </w:sdtContent>
                  </w:sdt>
                </w:tc>
                <w:tc>
                  <w:tcPr>
                    <w:tcW w:w="155.85pt" w:type="dxa"/>
                  </w:tcPr>
                  <w:sdt>
                    <w:sdtPr>
                      <w:alias w:val="Data22"/>
                      <w:tag w:val="Data22"/>
                      <w:id w:val="560603829"/>
                      <w:text/>
                    </w:sdtPr>
                    <w:sdtEndPr/>
                    <w:sdtContent>
                      <w:p w14:paraId="7823894F" w14:textId="77777777" w:rsidR="002E39D1" w:rsidRDefault="007E6509">
                        <w:pPr>
                          <w:cnfStyle w:firstRow="0" w:lastRow="0" w:firstColumn="0" w:lastColumn="0" w:oddVBand="0" w:evenVBand="0" w:oddHBand="0" w:evenHBand="0" w:firstRowFirstColumn="0" w:firstRowLastColumn="0" w:lastRowFirstColumn="0" w:lastRowLastColumn="0"/>
                        </w:pPr>
                        <w:r>
                          <w:t>500</w:t>
                        </w:r>
                      </w:p>
                    </w:sdtContent>
                  </w:sdt>
                </w:tc>
                <w:tc>
                  <w:tcPr>
                    <w:tcW w:w="155.85pt" w:type="dxa"/>
                  </w:tcPr>
                  <w:sdt>
                    <w:sdtPr>
                      <w:alias w:val="Data23"/>
                      <w:tag w:val="Data23"/>
                      <w:id w:val="-847252032"/>
                      <w:text/>
                    </w:sdtPr>
                    <w:sdtEndPr/>
                    <w:sdtContent>
                      <w:p w14:paraId="065792C4" w14:textId="77777777" w:rsidR="002E39D1" w:rsidRDefault="007E6509">
                        <w:pPr>
                          <w:cnfStyle w:firstRow="0" w:lastRow="0" w:firstColumn="0" w:lastColumn="0" w:oddVBand="0" w:evenVBand="0" w:oddHBand="0" w:evenHBand="0" w:firstRowFirstColumn="0" w:firstRowLastColumn="0" w:lastRowFirstColumn="0" w:lastRowLastColumn="0"/>
                        </w:pPr>
                        <w:r>
                          <w:t>600</w:t>
                        </w:r>
                      </w:p>
                    </w:sdtContent>
                  </w:sdt>
                </w:tc>
              </w:tr>
            </w:sdtContent>
          </w:sdt>
        </w:tbl>
      </w:sdtContent>
    </w:sdt>
    <w:p w14:paraId="4584E974" w14:textId="77777777" w:rsidR="002E39D1" w:rsidRDefault="002E39D1" w:rsidP="00C4274D"/>
    <w:sdt>
      <w:sdtPr>
        <w:alias w:val="RichTextContentControl"/>
        <w:tag w:val="RichTextContentControl"/>
        <w:id w:val="873813965"/>
      </w:sdtPr>
      <w:sdtEndPr/>
      <w:sdtContent>
        <w:p w14:paraId="16FCF045"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w:t>
          </w:r>
        </w:p>
      </w:sdtContent>
    </w:sdt>
    <w:p w14:paraId="009A347A" w14:textId="77777777" w:rsidR="002E39D1" w:rsidRDefault="007E6509">
      <w:r>
        <w:t xml:space="preserve">To </w:t>
      </w:r>
      <w:sdt>
        <w:sdtPr>
          <w:alias w:val="Plain text content control"/>
          <w:tag w:val="Plain text content control"/>
          <w:id w:val="-1477523936"/>
          <w:text/>
        </w:sdtPr>
        <w:sdtEndPr/>
        <w:sdtContent>
          <w:r>
            <w:t>make your document look professionally</w:t>
          </w:r>
        </w:sdtContent>
      </w:sdt>
      <w:r>
        <w:t xml:space="preserve"> produced, Word provides header, footer, cover page, and text box designs that complement each other. For example, you can add a matching cover page, header, and sidebar. Click Insert and then choose the elements you want from the different galleries.</w:t>
      </w:r>
    </w:p>
    <w:sdt>
      <w:sdtPr>
        <w:id w:val="615948864"/>
        <w:picture/>
      </w:sdtPr>
      <w:sdtEndPr/>
      <w:sdtContent>
        <w:p w14:paraId="36DBE2A5" w14:textId="77777777" w:rsidR="002E39D1" w:rsidRDefault="007E6509">
          <w:r>
            <w:rPr>
              <w:noProof/>
            </w:rPr>
            <w:drawing>
              <wp:inline distT="0" distB="0" distL="0" distR="0" wp14:anchorId="0795BA59" wp14:editId="161AA40E">
                <wp:extent cx="1903730" cy="1515822"/>
                <wp:effectExtent l="0" t="0" r="1270" b="8255"/>
                <wp:docPr id="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2E39D1"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2E39D1" w:rsidRDefault="007E6509">
          <w:r>
            <w:t>Two</w:t>
          </w:r>
        </w:p>
      </w:sdtContent>
    </w:sdt>
    <w:p w14:paraId="337FAE81"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
      <w:sdtPr>
        <w:id w:val="289707828"/>
        <w:docPartObj>
          <w:docPartGallery w:val="Cover Pages"/>
          <w:docPartUnique/>
        </w:docPartObj>
      </w:sdtPr>
      <w:sdtEndPr/>
      <w:sdtContent>
        <w:p w14:paraId="4456598A" w14:textId="77777777" w:rsidR="002E39D1" w:rsidRDefault="007E6509">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66%</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purl.oclc.org/ooxml/drawingml/main">
                  <a:graphicData uri="http://schemas.microsoft.com/office/word/2010/wordprocessingShape">
                    <wp:wsp>
                      <wp:cNvSpPr txBox="1"/>
                      <wp:spPr>
                        <a:xfrm>
                          <a:off x="0" y="0"/>
                          <a:ext cx="2797810" cy="268605"/>
                        </a:xfrm>
                        <a:prstGeom prst="rect">
                          <a:avLst/>
                        </a:prstGeom>
                        <a:noFill/>
                        <a:ln w="6350">
                          <a:noFill/>
                        </a:ln>
                        <a:effectLst/>
                      </wp:spPr>
                      <wp:txbx>
                        <wne:txbxContent>
                          <w:p w14:paraId="568BADCB" w14:textId="77777777" w:rsidR="002E39D1" w:rsidRDefault="002E39D1">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7E6509">
                                  <w:rPr>
                                    <w:noProof/>
                                    <w:color w:val="44546A" w:themeColor="text2"/>
                                  </w:rPr>
                                  <w:t>Eric White</w:t>
                                </w:r>
                              </w:sdtContent>
                            </w:sdt>
                          </w:p>
                        </wne:txbxContent>
                      </wp:txbx>
                      <wp:bodyPr rot="0" spcFirstLastPara="0" vertOverflow="overflow" horzOverflow="overflow" vert="horz" wrap="square" lIns="91440" tIns="45720" rIns="91440" bIns="45720" numCol="1" spcCol="0" rtlCol="0" fromWordArt="0" anchor="b" anchorCtr="0" forceAA="0" compatLnSpc="1">
                        <a:prstTxWarp prst="textNoShape">
                          <a:avLst/>
                        </a:prstTxWarp>
                        <a:spAutoFit/>
                      </wp:bodyPr>
                    </wp:wsp>
                  </a:graphicData>
                </a:graphic>
                <wp14:sizeRelH relativeFrom="page">
                  <wp14:pctWidth>36%</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purl.oclc.org/ooxml/drawingml/main"/>
                </wp:cNvGraphicFramePr>
                <a:graphic xmlns:a="http://purl.oclc.org/ooxml/drawingml/main">
                  <a:graphicData uri="http://schemas.microsoft.com/office/word/2010/wordprocessingShape">
                    <wp:wsp>
                      <wp:cNvSpPr>
                        <a:spLocks/>
                      </wp:cNvSpPr>
                      <wp:spPr>
                        <a:xfrm>
                          <a:off x="0" y="0"/>
                          <a:ext cx="7383780" cy="9555480"/>
                        </a:xfrm>
                        <a:prstGeom prst="rect">
                          <a:avLst/>
                        </a:prstGeom>
                        <a:gradFill>
                          <a:gsLst>
                            <a:gs pos="0%">
                              <a:schemeClr val="accent1">
                                <a:lumMod val="20%"/>
                                <a:lumOff val="80%"/>
                              </a:schemeClr>
                            </a:gs>
                            <a:gs pos="100%">
                              <a:schemeClr val="accent1">
                                <a:lumMod val="60%"/>
                                <a:lumOff val="40%"/>
                              </a:schemeClr>
                            </a:gs>
                          </a:gsLst>
                        </a:gradFill>
                        <a:ln>
                          <a:noFill/>
                        </a:ln>
                      </wp:spPr>
                      <wp:style>
                        <a:lnRef idx="2">
                          <a:schemeClr val="accent1">
                            <a:shade val="50%"/>
                          </a:schemeClr>
                        </a:lnRef>
                        <a:fillRef idx="1003">
                          <a:schemeClr val="lt2"/>
                        </a:fillRef>
                        <a:effectRef idx="0">
                          <a:schemeClr val="accent1"/>
                        </a:effectRef>
                        <a:fontRef idx="minor">
                          <a:schemeClr val="lt1"/>
                        </a:fontRef>
                      </wp:style>
                      <wp:txbx>
                        <wne:txbxContent>
                          <w:p w14:paraId="0F5FC56C" w14:textId="77777777" w:rsidR="002E39D1" w:rsidRDefault="002E39D1"/>
                        </wne:txbxContent>
                      </wp:txbx>
                      <wp:bodyPr rot="0" spcFirstLastPara="0" vertOverflow="overflow" horzOverflow="overflow" vert="horz" wrap="square" lIns="274320" tIns="45720" rIns="274320" bIns="45720" numCol="1" spcCol="0" rtlCol="0" fromWordArt="0" anchor="ctr" anchorCtr="0" forceAA="0" compatLnSpc="1">
                        <a:prstTxWarp prst="textNoShape">
                          <a:avLst/>
                        </a:prstTxWarp>
                        <a:noAutofit/>
                      </wp:bodyPr>
                    </wp:wsp>
                  </a:graphicData>
                </a:graphic>
                <wp14:sizeRelH relativeFrom="page">
                  <wp14:pctWidth>95%</wp14:pctWidth>
                </wp14:sizeRelH>
                <wp14:sizeRelV relativeFrom="page">
                  <wp14:pctHeight>95%</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purl.oclc.org/ooxml/drawingml/main">
                  <a:graphicData uri="http://schemas.microsoft.com/office/word/2010/wordprocessingShape">
                    <wp:wsp>
                      <wp:cNvSpPr/>
                      <wp:spPr>
                        <a:xfrm>
                          <a:off x="0" y="0"/>
                          <a:ext cx="2875915" cy="3017520"/>
                        </a:xfrm>
                        <a:prstGeom prst="rect">
                          <a:avLst/>
                        </a:prstGeom>
                        <a:solidFill>
                          <a:schemeClr val="tx2"/>
                        </a:solidFill>
                        <a:ln>
                          <a:noFill/>
                        </a:ln>
                      </wp:spPr>
                      <wp:style>
                        <a:lnRef idx="2">
                          <a:schemeClr val="accent1">
                            <a:shade val="50%"/>
                          </a:schemeClr>
                        </a:lnRef>
                        <a:fillRef idx="1">
                          <a:schemeClr val="accent1"/>
                        </a:fillRef>
                        <a:effectRef idx="0">
                          <a:schemeClr val="accent1"/>
                        </a:effectRef>
                        <a:fontRef idx="minor">
                          <a:schemeClr val="lt1"/>
                        </a:fontRef>
                      </wp:style>
                      <wp:txbx>
                        <wne:txbxContent>
                          <w:p w14:paraId="7ECC6AAF" w14:textId="77777777" w:rsidR="002E39D1" w:rsidRDefault="002E39D1">
                            <w:pPr>
                              <w:spacing w:before="12pt"/>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7E6509">
                                  <w:rPr>
                                    <w:color w:val="FFFFFF" w:themeColor="background1"/>
                                  </w:rPr>
                                  <w:t>This is my interesting abstract</w:t>
                                </w:r>
                              </w:sdtContent>
                            </w:sdt>
                            <w:r w:rsidR="007E6509">
                              <w:rPr>
                                <w:color w:val="FFFFFF" w:themeColor="background1"/>
                              </w:rPr>
                              <w:t>.</w:t>
                            </w:r>
                          </w:p>
                        </wne:txbxContent>
                      </wp:txbx>
                      <wp:bodyPr rot="0" spcFirstLastPara="0" vertOverflow="overflow" horzOverflow="overflow" vert="horz" wrap="square" lIns="182880" tIns="182880" rIns="182880" bIns="365760" numCol="1" spcCol="0" rtlCol="0" fromWordArt="0" anchor="b" anchorCtr="0" forceAA="0" compatLnSpc="1">
                        <a:prstTxWarp prst="textNoShape">
                          <a:avLst/>
                        </a:prstTxWarp>
                        <a:noAutofit/>
                      </wp:bodyPr>
                    </wp:wsp>
                  </a:graphicData>
                </a:graphic>
                <wp14:sizeRelH relativeFrom="page">
                  <wp14:pctWidth>37%</wp14:pctWidth>
                </wp14:sizeRelH>
                <wp14:sizeRelV relativeFrom="page">
                  <wp14:pctHeight>30%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wp14:pctPosHOffset>
                    </wp:positionH>
                  </mc:Choice>
                  <mc:Fallback>
                    <wp:positionH relativeFrom="page">
                      <wp:posOffset>4425315</wp:posOffset>
                    </wp:positionH>
                  </mc:Fallback>
                </mc:AlternateContent>
                <mc:AlternateContent>
                  <mc:Choice Requires="wp14">
                    <wp:positionV relativeFrom="page">
                      <wp14:pctPosVOffset>2.5%</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purl.oclc.org/ooxml/drawingml/main">
                  <a:graphicData uri="http://schemas.microsoft.com/office/word/2010/wordprocessingShape">
                    <wp:wsp>
                      <wp:cNvSpPr/>
                      <wp:spPr>
                        <a:xfrm>
                          <a:off x="0" y="0"/>
                          <a:ext cx="3108960" cy="7040880"/>
                        </a:xfrm>
                        <a:prstGeom prst="rect">
                          <a:avLst/>
                        </a:prstGeom>
                        <a:solidFill>
                          <a:schemeClr val="bg1"/>
                        </a:solidFill>
                        <a:ln w="15875">
                          <a:solidFill>
                            <a:schemeClr val="bg2">
                              <a:lumMod val="50%"/>
                            </a:schemeClr>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page">
                  <wp14:pctWidth>40%</wp14:pctWidth>
                </wp14:sizeRelH>
                <wp14:sizeRelV relativeFrom="page">
                  <wp14:pctHeight>70%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69%</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purl.oclc.org/ooxml/drawingml/main">
                  <a:graphicData uri="http://schemas.microsoft.com/office/word/2010/wordprocessingShape">
                    <wp:wsp>
                      <wp:cNvSpPr/>
                      <wp:spPr>
                        <a:xfrm>
                          <a:off x="0" y="0"/>
                          <a:ext cx="2875915" cy="118745"/>
                        </a:xfrm>
                        <a:prstGeom prst="rect">
                          <a:avLst/>
                        </a:prstGeom>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page">
                  <wp14:pctWidth>37%</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wp14:pctPosHOffset>
                    </wp:positionH>
                  </mc:Choice>
                  <mc:Fallback>
                    <wp:positionH relativeFrom="page">
                      <wp:posOffset>4576445</wp:posOffset>
                    </wp:positionH>
                  </mc:Fallback>
                </mc:AlternateContent>
                <mc:AlternateContent>
                  <mc:Choice Requires="wp14">
                    <wp:positionV relativeFrom="page">
                      <wp14:pctPosVOffset>35%</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purl.oclc.org/ooxml/drawingml/main">
                  <a:graphicData uri="http://schemas.microsoft.com/office/word/2010/wordprocessingShape">
                    <wp:wsp>
                      <wp:cNvSpPr txBox="1"/>
                      <wp:spPr>
                        <a:xfrm>
                          <a:off x="0" y="0"/>
                          <a:ext cx="2797810" cy="2475230"/>
                        </a:xfrm>
                        <a:prstGeom prst="rect">
                          <a:avLst/>
                        </a:prstGeom>
                        <a:noFill/>
                        <a:ln w="6350">
                          <a:noFill/>
                        </a:ln>
                        <a:effectLst/>
                      </wp:spPr>
                      <wp:txbx>
                        <wne:txbxContent>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p w14:paraId="58E3DB93" w14:textId="77777777" w:rsidR="002E39D1" w:rsidRDefault="00022A2E">
                                <w:pPr>
                                  <w:spacing w:line="12pt"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386B7A36" w14:textId="77777777" w:rsidR="002E39D1" w:rsidRDefault="00022A2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spAutoFit/>
                      </wp:bodyPr>
                    </wp:wsp>
                  </a:graphicData>
                </a:graphic>
                <wp14:sizeRelH relativeFrom="page">
                  <wp14:pctWidth>36%</wp14:pctWidth>
                </wp14:sizeRelH>
                <wp14:sizeRelV relativeFrom="page">
                  <wp14:pctHeight>28%</wp14:pctHeight>
                </wp14:sizeRelV>
              </wp:anchor>
            </w:drawing>
          </w:r>
        </w:p>
        <w:p w14:paraId="3FB5D255" w14:textId="77777777" w:rsidR="002E39D1" w:rsidRDefault="007E6509">
          <w:r>
            <w:br w:type="page"/>
          </w:r>
        </w:p>
      </w:sdtContent>
    </w:sdt>
    <w:p w14:paraId="3D52E07E" w14:textId="77777777" w:rsidR="002E39D1" w:rsidRDefault="007E6509" w:rsidP="002742F1">
      <w:pPr>
        <w:shd w:val="clear" w:color="auto" w:fill="ED7D31" w:themeFill="accent2"/>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pt" w:type="dxa"/>
        <w:tblLook w:firstRow="1" w:lastRow="0" w:firstColumn="1" w:lastColumn="0" w:noHBand="0" w:noVBand="1"/>
      </w:tblPr>
      <w:tblGrid>
        <w:gridCol w:w="3116"/>
        <w:gridCol w:w="3117"/>
        <w:gridCol w:w="3117"/>
      </w:tblGrid>
      <w:tr w:rsidR="00C4274D" w14:paraId="288546D0"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2F7B24E8" w14:textId="77777777" w:rsidR="002E39D1" w:rsidRDefault="007E6509">
            <w:r>
              <w:rPr>
                <w:noProof/>
              </w:rPr>
              <w:t>Lorem ipsum dolor sit amet</w:t>
            </w:r>
          </w:p>
        </w:tc>
        <w:tc>
          <w:tcPr>
            <w:tcW w:w="155.85pt" w:type="dxa"/>
          </w:tcPr>
          <w:p w14:paraId="224397AC" w14:textId="77777777" w:rsidR="002E39D1"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155.85pt" w:type="dxa"/>
          </w:tcPr>
          <w:p w14:paraId="161E6E97" w14:textId="77777777" w:rsidR="002E39D1"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1BFA56A2" w14:textId="77777777" w:rsidR="002E39D1" w:rsidRDefault="007E6509">
            <w:r>
              <w:t>100</w:t>
            </w:r>
          </w:p>
        </w:tc>
        <w:tc>
          <w:tcPr>
            <w:tcW w:w="155.85pt" w:type="dxa"/>
          </w:tcPr>
          <w:p w14:paraId="6DDA39C0" w14:textId="77777777" w:rsidR="002E39D1" w:rsidRDefault="007E6509">
            <w:pPr>
              <w:cnfStyle w:firstRow="0" w:lastRow="0" w:firstColumn="0" w:lastColumn="0" w:oddVBand="0" w:evenVBand="0" w:oddHBand="1" w:evenHBand="0" w:firstRowFirstColumn="0" w:firstRowLastColumn="0" w:lastRowFirstColumn="0" w:lastRowLastColumn="0"/>
            </w:pPr>
            <w:r>
              <w:t>200</w:t>
            </w:r>
          </w:p>
        </w:tc>
        <w:tc>
          <w:tcPr>
            <w:tcW w:w="155.85pt" w:type="dxa"/>
          </w:tcPr>
          <w:p w14:paraId="67E65DBA" w14:textId="77777777" w:rsidR="002E39D1" w:rsidRDefault="007E6509">
            <w:pPr>
              <w:cnfStyle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c>
          <w:tcPr>
            <w:cnfStyle w:firstRow="0" w:lastRow="0" w:firstColumn="1" w:lastColumn="0" w:oddVBand="0" w:evenVBand="0" w:oddHBand="0" w:evenHBand="0" w:firstRowFirstColumn="0" w:firstRowLastColumn="0" w:lastRowFirstColumn="0" w:lastRowLastColumn="0"/>
            <w:tcW w:w="155.80pt" w:type="dxa"/>
          </w:tcPr>
          <w:p w14:paraId="135AC8F8" w14:textId="77777777" w:rsidR="002E39D1" w:rsidRDefault="007E6509">
            <w:r>
              <w:t>400</w:t>
            </w:r>
          </w:p>
        </w:tc>
        <w:tc>
          <w:tcPr>
            <w:tcW w:w="155.85pt" w:type="dxa"/>
          </w:tcPr>
          <w:p w14:paraId="1CDC7D2E" w14:textId="77777777" w:rsidR="002E39D1" w:rsidRDefault="007E6509">
            <w:pPr>
              <w:cnfStyle w:firstRow="0" w:lastRow="0" w:firstColumn="0" w:lastColumn="0" w:oddVBand="0" w:evenVBand="0" w:oddHBand="0" w:evenHBand="0" w:firstRowFirstColumn="0" w:firstRowLastColumn="0" w:lastRowFirstColumn="0" w:lastRowLastColumn="0"/>
            </w:pPr>
            <w:r>
              <w:t>500</w:t>
            </w:r>
          </w:p>
        </w:tc>
        <w:tc>
          <w:tcPr>
            <w:tcW w:w="155.85pt" w:type="dxa"/>
          </w:tcPr>
          <w:p w14:paraId="51BB1232" w14:textId="77777777" w:rsidR="002E39D1" w:rsidRDefault="007E6509">
            <w:pPr>
              <w:cnfStyle w:firstRow="0" w:lastRow="0" w:firstColumn="0" w:lastColumn="0" w:oddVBand="0" w:evenVBand="0" w:oddHBand="0" w:evenHBand="0" w:firstRowFirstColumn="0" w:firstRowLastColumn="0" w:lastRowFirstColumn="0" w:lastRowLastColumn="0"/>
            </w:pPr>
            <w:r>
              <w:t>600</w:t>
            </w:r>
          </w:p>
        </w:tc>
      </w:tr>
    </w:tbl>
    <w:p w14:paraId="2CC8D0BE" w14:textId="77777777" w:rsidR="002E39D1" w:rsidRDefault="002E39D1" w:rsidP="00C4274D"/>
    <w:p w14:paraId="2EFCDF91" w14:textId="77777777" w:rsidR="002E39D1" w:rsidRDefault="002E39D1">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36198FA6" w14:textId="77777777" w:rsidR="002E39D1" w:rsidRDefault="007E6509" w:rsidP="001B1CD7">
      <w:r>
        <w:t>β</w:t>
      </w:r>
    </w:p>
    <w:p w14:paraId="0DA8A235" w14:textId="77777777" w:rsidR="002E39D1" w:rsidRPr="001B1CD7" w:rsidRDefault="007E6509" w:rsidP="001B1CD7">
      <w:r>
        <w:t>¥≤≥</w:t>
      </w:r>
    </w:p>
    <w:p w14:paraId="196388FF" w14:textId="19808F87" w:rsidR="002E39D1" w:rsidRDefault="007E6509">
      <w:r>
        <w:fldChar w:fldCharType="begin"/>
      </w:r>
      <w:r>
        <w:instrText xml:space="preserve"> DATE \@ "dddd, MMMM d, yyyy" </w:instrText>
      </w:r>
      <w:r>
        <w:fldChar w:fldCharType="separate"/>
      </w:r>
      <w:r w:rsidR="00AA589D">
        <w:rPr>
          <w:noProof/>
        </w:rPr>
        <w:t>Friday, July 10, 2026</w:t>
      </w:r>
      <w:r>
        <w:fldChar w:fldCharType="end"/>
      </w:r>
    </w:p>
    <w:p w14:paraId="1A8B6BE4" w14:textId="77777777" w:rsidR="002E39D1" w:rsidRDefault="002E39D1"/>
    <w:p w14:paraId="71B6C7B7" w14:textId="77777777" w:rsidR="002E39D1" w:rsidRDefault="007E6509">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2E39D1" w:rsidRDefault="007E6509">
      <w:r>
        <w:t>Following hyperlink is to a bookmark on this same page.</w:t>
      </w:r>
    </w:p>
    <w:p w14:paraId="2B7F43FF" w14:textId="77777777" w:rsidR="002E39D1" w:rsidRDefault="007E6509">
      <w:hyperlink w:anchor="ABookmark" w:history="1">
        <w:r w:rsidRPr="00E13AB6">
          <w:rPr>
            <w:rStyle w:val="Hyperlink"/>
          </w:rPr>
          <w:t>Video provides a powerful</w:t>
        </w:r>
      </w:hyperlink>
      <w:r>
        <w:t xml:space="preserve"> way to help you prove your point.</w:t>
      </w:r>
    </w:p>
    <w:p w14:paraId="4C604A2E" w14:textId="77777777" w:rsidR="002E39D1" w:rsidRDefault="007E6509">
      <w:r>
        <w:t>When you click Online Video, you can paste in the embed code for the video you want to add.</w:t>
      </w:r>
    </w:p>
    <w:p w14:paraId="250A978F" w14:textId="77777777" w:rsidR="002E39D1" w:rsidRDefault="007E6509">
      <w:r>
        <w:t>When you click Design and choose a new Theme, the pictures, charts, and SmartArt graphics change to match your new theme.</w:t>
      </w:r>
    </w:p>
    <w:p w14:paraId="2265226A" w14:textId="77777777" w:rsidR="002E39D1" w:rsidRDefault="007E6509">
      <w:bookmarkStart w:id="1" w:name="ABookmark"/>
      <w:r w:rsidRPr="00E13AB6">
        <w:rPr>
          <w:highlight w:val="yellow"/>
        </w:rPr>
        <w:t>This is the bookmark here.</w:t>
      </w:r>
      <w:bookmarkEnd w:id="1"/>
      <w:r>
        <w:t xml:space="preserve"> Your headings change to match the new theme.</w:t>
      </w:r>
    </w:p>
    <w:p w14:paraId="1CE611B4" w14:textId="77777777" w:rsidR="002E39D1" w:rsidRDefault="007E6509">
      <w:r>
        <w:t>Save time in Word with new buttons that show up where you need them.</w:t>
      </w:r>
    </w:p>
    <w:p w14:paraId="4141EE06" w14:textId="77777777" w:rsidR="002E39D1" w:rsidRDefault="007E6509" w:rsidP="00751EB4">
      <w:pPr>
        <w:pStyle w:val="ListParagraph"/>
        <w:numPr>
          <w:ilvl w:val="0"/>
          <w:numId w:val="2"/>
        </w:numPr>
        <w:rPr>
          <w:noProof/>
        </w:rPr>
      </w:pPr>
      <w:r>
        <w:rPr>
          <w:noProof/>
        </w:rPr>
        <w:t>Lorem ipsum dolor sit amet, consectetuer adipiscing elit.</w:t>
      </w:r>
    </w:p>
    <w:p w14:paraId="19552889" w14:textId="77777777" w:rsidR="002E39D1" w:rsidRDefault="007E6509" w:rsidP="00751EB4">
      <w:pPr>
        <w:pStyle w:val="ListParagraph"/>
        <w:numPr>
          <w:ilvl w:val="0"/>
          <w:numId w:val="2"/>
        </w:numPr>
        <w:rPr>
          <w:noProof/>
        </w:rPr>
      </w:pPr>
      <w:r>
        <w:rPr>
          <w:noProof/>
        </w:rPr>
        <w:lastRenderedPageBreak/>
        <w:t>Maecenas porttitor congue massa.</w:t>
      </w:r>
    </w:p>
    <w:p w14:paraId="7300C6C4" w14:textId="77777777" w:rsidR="002E39D1"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2E39D1" w:rsidRDefault="007E6509" w:rsidP="00751EB4">
      <w:pPr>
        <w:pStyle w:val="ListParagraph"/>
        <w:numPr>
          <w:ilvl w:val="0"/>
          <w:numId w:val="2"/>
        </w:numPr>
        <w:rPr>
          <w:noProof/>
        </w:rPr>
      </w:pPr>
      <w:r>
        <w:rPr>
          <w:noProof/>
        </w:rPr>
        <w:t>Nunc viverra imperdiet enim.</w:t>
      </w:r>
    </w:p>
    <w:p w14:paraId="5781CD46" w14:textId="77777777" w:rsidR="002E39D1" w:rsidRDefault="007E6509" w:rsidP="00751EB4">
      <w:pPr>
        <w:pStyle w:val="ListParagraph"/>
        <w:numPr>
          <w:ilvl w:val="0"/>
          <w:numId w:val="2"/>
        </w:numPr>
      </w:pPr>
      <w:r>
        <w:rPr>
          <w:noProof/>
        </w:rPr>
        <w:t>Fusce est.</w:t>
      </w:r>
    </w:p>
    <w:p w14:paraId="29ACDD4F" w14:textId="77777777" w:rsidR="002E39D1" w:rsidRDefault="007E6509">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solidFill>
                        <a:srgbClr val="000000"/>
                      </a:solidFill>
                      <a:miter lim="800%"/>
                      <a:headEnd/>
                      <a:tailEnd/>
                    </a:ln>
                  </wp:spPr>
                  <wp:txbx>
                    <wne:txbxContent>
                      <w:p w14:paraId="3656EF4F" w14:textId="77777777" w:rsidR="002E39D1" w:rsidRDefault="007E6509">
                        <w:r>
                          <w:t>Here is a text box.</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p>
    <w:bookmarkStart w:id="2" w:name="_MON_1476039688"/>
    <w:bookmarkEnd w:id="2"/>
    <w:p w14:paraId="67B2E23C" w14:textId="77777777" w:rsidR="0018060C" w:rsidRPr="00EB684A" w:rsidRDefault="002E39D1" w:rsidP="00EB684A">
      <w:r>
        <w:rPr>
          <w:noProof/>
        </w:rPr>
        <mc:AlternateContent>
          <mc:Choice Requires="v">
            <w:object w:dxaOrig="362.05pt" w:dyaOrig="146.40pt" w14:anchorId="7742C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15pt;height:146.15pt;mso-width-percent:0;mso-height-percent:0;mso-width-percent:0;mso-height-percent:0" o:ole="">
                <v:imagedata r:id="rId19" o:title=""/>
              </v:shape>
              <o:OLEObject Type="Embed" ProgID="Excel.Sheet.12" ShapeID="_x0000_i1025" DrawAspect="Content" ObjectID="_1845224232" r:id="rId20"/>
            </w:object>
          </mc:Choice>
          <mc:Fallback>
            <w:object>
              <w:drawing>
                <wp:inline distT="0" distB="0" distL="0" distR="0" wp14:anchorId="220BE7D1" wp14:editId="5DDF195E">
                  <wp:extent cx="4599305" cy="1856105"/>
                  <wp:effectExtent l="0" t="0" r="0" b="0"/>
                  <wp:docPr id="1451452963"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45224232" isActiveX="0" linkType=""/>
                              </a:ext>
                            </a:extLst>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9305" cy="1856105"/>
                          </a:xfrm>
                          <a:prstGeom prst="rect">
                            <a:avLst/>
                          </a:prstGeom>
                          <a:noFill/>
                          <a:ln>
                            <a:noFill/>
                          </a:ln>
                        </pic:spPr>
                      </pic:pic>
                    </a:graphicData>
                  </a:graphic>
                </wp:inline>
              </w:drawing>
              <w:objectEmbed w:drawAspect="content" r:id="rId20" w:progId="Excel.Sheet.12" w:shapeId="145" w:fieldCodes=""/>
            </w:object>
          </mc:Fallback>
        </mc:AlternateContent>
      </w:r>
    </w:p>
    <w:p w14:paraId="549DFD06" w14:textId="77777777" w:rsidR="002E39D1" w:rsidRDefault="007E6509" w:rsidP="00ED7F78">
      <w:pPr>
        <w:pStyle w:val="Heading1"/>
      </w:pPr>
      <w:r>
        <w:t>Heading1</w:t>
      </w:r>
    </w:p>
    <w:p w14:paraId="4C00B83B" w14:textId="77777777" w:rsidR="002E39D1"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2E39D1"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2E39D1" w:rsidRDefault="007E6509" w:rsidP="00ED7F78">
      <w:pPr>
        <w:pStyle w:val="Heading2"/>
      </w:pPr>
      <w:r>
        <w:t>Heading 2</w:t>
      </w:r>
    </w:p>
    <w:p w14:paraId="7EDF09DB" w14:textId="77777777" w:rsidR="002E39D1"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2E39D1" w:rsidRDefault="007E6509">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2E39D1" w:rsidRDefault="002E39D1"/>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2E39D1" w:rsidRDefault="007E6509">
          <w:pPr>
            <w:pStyle w:val="TOCHeading"/>
          </w:pPr>
          <w:r>
            <w:t>Contents</w:t>
          </w:r>
        </w:p>
        <w:p w14:paraId="7F1121EE" w14:textId="77777777" w:rsidR="002E39D1" w:rsidRDefault="007E6509">
          <w:pPr>
            <w:pStyle w:val="TOC1"/>
            <w:tabs>
              <w:tab w:val="end" w:leader="dot" w:pos="467.50pt"/>
            </w:tabs>
            <w:rPr>
              <w:noProof/>
            </w:rPr>
          </w:pPr>
          <w:r>
            <w:fldChar w:fldCharType="begin"/>
          </w:r>
          <w:r>
            <w:instrText xml:space="preserve"> TOC \o "1-3" \h \z \u </w:instrText>
          </w:r>
          <w:r>
            <w:fldChar w:fldCharType="separate"/>
          </w:r>
          <w:hyperlink w:anchor="_Toc402299822" w:history="1">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hyperlink>
        </w:p>
        <w:p w14:paraId="4F4FA75D" w14:textId="77777777" w:rsidR="002E39D1" w:rsidRDefault="007E6509">
          <w:pPr>
            <w:pStyle w:val="TOC2"/>
            <w:tabs>
              <w:tab w:val="end" w:leader="dot" w:pos="467.50pt"/>
            </w:tabs>
            <w:rPr>
              <w:noProof/>
            </w:rPr>
          </w:pPr>
          <w:hyperlink w:anchor="_Toc402299823" w:history="1">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hyperlink>
        </w:p>
        <w:p w14:paraId="3DD47706" w14:textId="77777777" w:rsidR="002E39D1" w:rsidRDefault="007E6509">
          <w:pPr>
            <w:pStyle w:val="TOC1"/>
            <w:tabs>
              <w:tab w:val="end" w:leader="dot" w:pos="467.50pt"/>
            </w:tabs>
            <w:rPr>
              <w:noProof/>
            </w:rPr>
          </w:pPr>
          <w:hyperlink w:anchor="_Toc402299824" w:history="1">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hyperlink>
        </w:p>
        <w:p w14:paraId="1AE6EBA9" w14:textId="77777777" w:rsidR="002E39D1" w:rsidRDefault="007E6509">
          <w:pPr>
            <w:pStyle w:val="TOC2"/>
            <w:tabs>
              <w:tab w:val="end" w:leader="dot" w:pos="467.50pt"/>
            </w:tabs>
            <w:rPr>
              <w:noProof/>
            </w:rPr>
          </w:pPr>
          <w:hyperlink w:anchor="_Toc402299825" w:history="1">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hyperlink>
        </w:p>
        <w:p w14:paraId="27EB7B00" w14:textId="77777777" w:rsidR="002E39D1" w:rsidRDefault="007E6509">
          <w:r>
            <w:rPr>
              <w:b/>
              <w:bCs/>
              <w:noProof/>
            </w:rPr>
            <w:fldChar w:fldCharType="end"/>
          </w:r>
        </w:p>
      </w:sdtContent>
    </w:sdt>
    <w:p w14:paraId="0FDA8938" w14:textId="77777777" w:rsidR="002E39D1" w:rsidRDefault="002E39D1"/>
    <w:p w14:paraId="4DCED121" w14:textId="77777777" w:rsidR="002E39D1" w:rsidRDefault="002E39D1"/>
    <w:p w14:paraId="1239CA24" w14:textId="77777777" w:rsidR="002E39D1" w:rsidRDefault="002E39D1"/>
    <w:p w14:paraId="4E0C70D0" w14:textId="77777777" w:rsidR="002E39D1" w:rsidRDefault="007E6509" w:rsidP="005E4538">
      <w:pPr>
        <w:pStyle w:val="Heading1"/>
      </w:pPr>
      <w:bookmarkStart w:id="3" w:name="_Toc402299822"/>
      <w:r>
        <w:t>Heading 1</w:t>
      </w:r>
      <w:bookmarkEnd w:id="3"/>
    </w:p>
    <w:p w14:paraId="4E50BC12" w14:textId="77777777" w:rsidR="002E39D1" w:rsidRDefault="007E6509" w:rsidP="005E4538">
      <w:pPr>
        <w:pStyle w:val="Heading2"/>
      </w:pPr>
      <w:bookmarkStart w:id="4" w:name="_Toc402299823"/>
      <w:r>
        <w:t>Heading 2</w:t>
      </w:r>
      <w:bookmarkEnd w:id="4"/>
    </w:p>
    <w:p w14:paraId="0A4BD695" w14:textId="77777777" w:rsidR="002E39D1" w:rsidRDefault="007E6509" w:rsidP="005E4538">
      <w:pPr>
        <w:pStyle w:val="Heading1"/>
      </w:pPr>
      <w:bookmarkStart w:id="5" w:name="_Toc402299824"/>
      <w:r>
        <w:t>Heading 1 again</w:t>
      </w:r>
      <w:bookmarkEnd w:id="5"/>
    </w:p>
    <w:p w14:paraId="1A73D604" w14:textId="77777777" w:rsidR="002E39D1" w:rsidRDefault="007E6509" w:rsidP="005E4538">
      <w:pPr>
        <w:pStyle w:val="Heading2"/>
      </w:pPr>
      <w:bookmarkStart w:id="6" w:name="_Toc402299825"/>
      <w:r>
        <w:t>Heading 2 again</w:t>
      </w:r>
      <w:bookmarkEnd w:id="6"/>
    </w:p>
    <w:p w14:paraId="68E620A8" w14:textId="77777777" w:rsidR="002E39D1" w:rsidRDefault="002E39D1"/>
    <w:p w14:paraId="5F7FB8A0" w14:textId="77777777" w:rsidR="0018060C" w:rsidRDefault="007E6509">
      <w:r>
        <w:rPr>
          <w:noProof/>
        </w:rPr>
        <w:lastRenderedPageBreak/>
        <w:drawing>
          <wp:inline distT="0" distB="0" distL="0" distR="0" wp14:anchorId="2BDEF569" wp14:editId="2379780A">
            <wp:extent cx="5943600" cy="4618990"/>
            <wp:effectExtent l="0" t="0" r="0" b="0"/>
            <wp:docPr id="1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C8C7E21.tmp"/>
                    <pic:cNvPicPr/>
                  </pic:nvPicPr>
                  <pic:blipFill>
                    <a:blip r:embed="rId22">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2E39D1" w:rsidRDefault="002E39D1">
      <w:pPr>
        <w:sectPr w:rsidR="00757004" w:rsidSect="00757004">
          <w:headerReference w:type="even" r:id="rId23"/>
          <w:headerReference w:type="default" r:id="rId24"/>
          <w:footerReference w:type="even" r:id="rId25"/>
          <w:footerReference w:type="default" r:id="rId26"/>
          <w:headerReference w:type="first" r:id="rId27"/>
          <w:footerReference w:type="first" r:id="rId28"/>
          <w:pgSz w:w="792pt" w:h="612pt" w:orient="landscape"/>
          <w:pgMar w:top="72pt" w:right="72pt" w:bottom="72pt" w:left="72pt" w:header="36pt" w:footer="36pt" w:gutter="0pt"/>
          <w:cols w:space="36pt"/>
          <w:docGrid w:linePitch="360"/>
        </w:sectPr>
      </w:pPr>
    </w:p>
    <w:p w14:paraId="797CF602" w14:textId="77777777" w:rsidR="002E39D1" w:rsidRDefault="007E6509">
      <w:pPr>
        <w:sectPr w:rsidR="00757004" w:rsidSect="00757004">
          <w:headerReference w:type="even" r:id="rId29"/>
          <w:headerReference w:type="default" r:id="rId30"/>
          <w:footerReference w:type="even" r:id="rId31"/>
          <w:footerReference w:type="default" r:id="rId32"/>
          <w:headerReference w:type="first" r:id="rId33"/>
          <w:footerReference w:type="first" r:id="rId34"/>
          <w:pgSz w:w="612pt" w:h="792pt"/>
          <w:pgMar w:top="72pt" w:right="72pt" w:bottom="72pt" w:left="72pt" w:header="36pt" w:footer="36pt" w:gutter="0pt"/>
          <w:cols w:space="36pt"/>
          <w:docGrid w:linePitch="360"/>
        </w:sectPr>
      </w:pPr>
      <w:r>
        <w:lastRenderedPageBreak/>
        <w:t>This is in the following section.</w:t>
      </w:r>
    </w:p>
    <w:p w14:paraId="49F6A636" w14:textId="77777777" w:rsidR="002E39D1" w:rsidRDefault="007E6509" w:rsidP="006770F0">
      <w:pPr>
        <w:jc w:val="end"/>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2E39D1" w:rsidRDefault="007E6509">
      <w:r>
        <w:t xml:space="preserve">Video provides a </w:t>
      </w:r>
      <w:r>
        <w:rPr>
          <w:rStyle w:val="FootnoteReference"/>
        </w:rPr>
        <w:footnoteReference w:id="1"/>
      </w:r>
      <w:r>
        <w:t>powerful way to help you prove your point.</w:t>
      </w:r>
    </w:p>
    <w:p w14:paraId="1265C0CD" w14:textId="77777777" w:rsidR="002E39D1" w:rsidRPr="00375D24" w:rsidRDefault="007E6509">
      <w:pPr>
        <w:rPr>
          <w:rFonts w:ascii="Wide Latin" w:hAnsi="Wide Latin"/>
        </w:rPr>
      </w:pPr>
      <w:r w:rsidRPr="00375D24">
        <w:rPr>
          <w:rFonts w:ascii="Wide Latin" w:hAnsi="Wide Latin"/>
        </w:rPr>
        <w:t>Video provides a powerful way to help you prove your point.</w:t>
      </w:r>
    </w:p>
    <w:p w14:paraId="64A22BCC" w14:textId="77777777" w:rsidR="002E39D1" w:rsidRPr="00375D24" w:rsidRDefault="007E6509">
      <w:pPr>
        <w:rPr>
          <w:rFonts w:ascii="Times New Roman" w:hAnsi="Times New Roman" w:cs="Times New Roman"/>
          <w:sz w:val="40"/>
        </w:rPr>
      </w:pPr>
      <w:r w:rsidRPr="00375D24">
        <w:rPr>
          <w:rFonts w:ascii="Times New Roman" w:hAnsi="Times New Roman" w:cs="Times New Roman"/>
          <w:sz w:val="40"/>
        </w:rPr>
        <w:t>When you click Online Video, you can paste in the embed code for the video you want to add.</w:t>
      </w:r>
    </w:p>
    <w:p w14:paraId="3C771B35" w14:textId="77777777" w:rsidR="002E39D1" w:rsidRPr="00375D24" w:rsidRDefault="007E6509">
      <w:pPr>
        <w:rPr>
          <w:rFonts w:ascii="Consolas" w:hAnsi="Consolas" w:cs="Consolas"/>
          <w:sz w:val="12"/>
        </w:rPr>
      </w:pPr>
      <w:r w:rsidRPr="00375D24">
        <w:rPr>
          <w:rFonts w:ascii="Consolas" w:hAnsi="Consolas" w:cs="Consolas"/>
          <w:sz w:val="12"/>
        </w:rPr>
        <w:t>You can also type a keyword to search online for the video that best fits your document.</w:t>
      </w:r>
    </w:p>
    <w:p w14:paraId="405BA1E3" w14:textId="77777777" w:rsidR="002E39D1"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2E39D1"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2E39D1" w:rsidRPr="00FD5E0B" w:rsidRDefault="007E6509">
      <w:pPr>
        <w:rPr>
          <w:b/>
          <w:color w:val="F7CAAC" w:themeColor="accent2" w:themeTint="66"/>
          <w14:textOutline w14:w="11112" w14:cap="flat" w14:cmpd="sng" w14:algn="ctr">
            <w14:solidFill>
              <w14:schemeClr w14:val="accent2"/>
            </w14:solidFill>
            <w14:prstDash w14:val="solid"/>
            <w14:round/>
          </w14:textOutline>
        </w:rPr>
      </w:pPr>
      <w:r w:rsidRPr="00FD5E0B">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2E39D1" w:rsidRDefault="007E6509">
      <w:r>
        <w:t>Following is a hyperlink.</w:t>
      </w:r>
    </w:p>
    <w:p w14:paraId="467442AB" w14:textId="77777777" w:rsidR="002E39D1" w:rsidRDefault="007E6509">
      <w:hyperlink r:id="rId35" w:history="1">
        <w:r w:rsidRPr="005849D4">
          <w:rPr>
            <w:rStyle w:val="Hyperlink"/>
          </w:rPr>
          <w:t>EricWhite.com</w:t>
        </w:r>
      </w:hyperlink>
    </w:p>
    <w:p w14:paraId="752E6B7E" w14:textId="77777777" w:rsidR="002E39D1" w:rsidRDefault="007E6509" w:rsidP="001B6543">
      <w:pPr>
        <w:pStyle w:val="ListParagraph"/>
        <w:numPr>
          <w:ilvl w:val="0"/>
          <w:numId w:val="3"/>
        </w:numPr>
      </w:pPr>
      <w:r>
        <w:t>Video provides a powerful way to help you prove your point.</w:t>
      </w:r>
    </w:p>
    <w:p w14:paraId="10DEA4A8" w14:textId="77777777" w:rsidR="002E39D1" w:rsidRDefault="007E6509" w:rsidP="001B6543">
      <w:pPr>
        <w:pStyle w:val="ListParagraph"/>
        <w:numPr>
          <w:ilvl w:val="1"/>
          <w:numId w:val="3"/>
        </w:numPr>
      </w:pPr>
      <w:r>
        <w:t>When you click Online Video, you can paste in the embed code for the video you want to add.</w:t>
      </w:r>
    </w:p>
    <w:p w14:paraId="485F7974" w14:textId="77777777" w:rsidR="002E39D1" w:rsidRDefault="007E6509" w:rsidP="001B6543">
      <w:pPr>
        <w:pStyle w:val="ListParagraph"/>
        <w:numPr>
          <w:ilvl w:val="1"/>
          <w:numId w:val="3"/>
        </w:numPr>
      </w:pPr>
      <w:r>
        <w:t>You can also type a keyword to search online for the video that best fits your document.</w:t>
      </w:r>
    </w:p>
    <w:p w14:paraId="11C3285E" w14:textId="77777777" w:rsidR="002E39D1"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2E39D1" w:rsidRDefault="007E6509" w:rsidP="001B6543">
      <w:pPr>
        <w:pStyle w:val="ListParagraph"/>
        <w:numPr>
          <w:ilvl w:val="1"/>
          <w:numId w:val="3"/>
        </w:numPr>
      </w:pPr>
      <w:r>
        <w:t>For example, you can add a matching cover page, header, and sidebar.</w:t>
      </w:r>
    </w:p>
    <w:p w14:paraId="4BE2BF85" w14:textId="77777777" w:rsidR="002E39D1" w:rsidRDefault="007E6509" w:rsidP="007E6A89">
      <w:pPr>
        <w:pStyle w:val="ListParagraph"/>
        <w:numPr>
          <w:ilvl w:val="0"/>
          <w:numId w:val="4"/>
        </w:numPr>
      </w:pPr>
      <w:r>
        <w:t>Video provides a powerful way to help you prove your point.</w:t>
      </w:r>
    </w:p>
    <w:p w14:paraId="54DA412F" w14:textId="77777777" w:rsidR="002E39D1" w:rsidRDefault="007E6509" w:rsidP="007E6A89">
      <w:pPr>
        <w:pStyle w:val="ListParagraph"/>
        <w:numPr>
          <w:ilvl w:val="1"/>
          <w:numId w:val="4"/>
        </w:numPr>
      </w:pPr>
      <w:r>
        <w:t>When you click Online Video, you can paste in the embed code for the video you want to add.</w:t>
      </w:r>
    </w:p>
    <w:p w14:paraId="5403892E" w14:textId="77777777" w:rsidR="002E39D1" w:rsidRDefault="007E6509" w:rsidP="007E6A89">
      <w:pPr>
        <w:pStyle w:val="ListParagraph"/>
        <w:numPr>
          <w:ilvl w:val="1"/>
          <w:numId w:val="4"/>
        </w:numPr>
      </w:pPr>
      <w:r>
        <w:t>You can also type a keyword to search online for the video that best fits your document.</w:t>
      </w:r>
    </w:p>
    <w:p w14:paraId="26B29323" w14:textId="77777777" w:rsidR="002E39D1" w:rsidRDefault="007E6509" w:rsidP="007E6A89">
      <w:pPr>
        <w:pStyle w:val="ListParagraph"/>
        <w:numPr>
          <w:ilvl w:val="1"/>
          <w:numId w:val="4"/>
        </w:numPr>
      </w:pPr>
      <w:r>
        <w:t>To make your document look professionally produced, Word provides header, footer, cover page, and text box designs that complement each other.</w:t>
      </w:r>
    </w:p>
    <w:p w14:paraId="2BC36EFF" w14:textId="77777777" w:rsidR="002E39D1" w:rsidRDefault="007E6509" w:rsidP="007E6A89">
      <w:pPr>
        <w:pStyle w:val="ListParagraph"/>
        <w:numPr>
          <w:ilvl w:val="0"/>
          <w:numId w:val="4"/>
        </w:numPr>
      </w:pPr>
      <w:r>
        <w:t>For example, you can add a matching cover page, header, and sidebar.</w:t>
      </w:r>
    </w:p>
    <w:p w14:paraId="0385F8D8" w14:textId="77777777" w:rsidR="002E39D1" w:rsidRDefault="007E6509" w:rsidP="007E6A89">
      <w:pPr>
        <w:pStyle w:val="ListParagraph"/>
        <w:numPr>
          <w:ilvl w:val="1"/>
          <w:numId w:val="4"/>
        </w:numPr>
      </w:pPr>
      <w:r>
        <w:t>Click Insert and then choose the elements you want from the different galleries.</w:t>
      </w:r>
    </w:p>
    <w:p w14:paraId="45A81F88" w14:textId="77777777" w:rsidR="002E39D1" w:rsidRDefault="007E6509" w:rsidP="007E6A89">
      <w:pPr>
        <w:pStyle w:val="ListParagraph"/>
        <w:numPr>
          <w:ilvl w:val="1"/>
          <w:numId w:val="4"/>
        </w:numPr>
      </w:pPr>
      <w:r>
        <w:t>Themes and styles also help keep your document coordinated.</w:t>
      </w:r>
    </w:p>
    <w:p w14:paraId="5DCE6C90" w14:textId="77777777" w:rsidR="002E39D1" w:rsidRDefault="007E6509" w:rsidP="007E6A89">
      <w:pPr>
        <w:pStyle w:val="ListParagraph"/>
        <w:numPr>
          <w:ilvl w:val="0"/>
          <w:numId w:val="4"/>
        </w:numPr>
      </w:pPr>
      <w:r>
        <w:lastRenderedPageBreak/>
        <w:t>When you click Design and choose a new Theme, the pictures, charts, and SmartArt graphics change to match your new theme.</w:t>
      </w:r>
    </w:p>
    <w:p w14:paraId="5327A714" w14:textId="77777777" w:rsidR="002E39D1"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2E39D1" w:rsidRDefault="002E39D1"/>
    <w:p w14:paraId="7DCE2E0C" w14:textId="77777777" w:rsidR="002E39D1" w:rsidRDefault="007E6509">
      <w:r w:rsidRPr="008F32D2">
        <w:rPr>
          <w:b/>
          <w:i/>
          <w:highlight w:val="yellow"/>
          <w:u w:val="single"/>
        </w:rPr>
        <w:t>Video provides a powerful way to help you prove your point.</w:t>
      </w:r>
      <w:r>
        <w:t xml:space="preserve"> When you click Online Video, you can paste</w:t>
      </w:r>
      <w:del w:id="7" w:author="Eric White" w:date="2014-10-28T20:44:00Z">
        <w:r w:rsidDel="00D350BA">
          <w:delText xml:space="preserve"> in the embed code for the video you want to add</w:delText>
        </w:r>
      </w:del>
      <w:r>
        <w:t>. You can also type a keyword to search online for the video that best fits your document.</w:t>
      </w:r>
    </w:p>
    <w:tbl>
      <w:tblPr>
        <w:tblStyle w:val="GridTable4-Accent5"/>
        <w:tblW w:w="0pt" w:type="dxa"/>
        <w:tblLook w:firstRow="1" w:lastRow="0" w:firstColumn="1" w:lastColumn="0" w:noHBand="0" w:noVBand="1"/>
      </w:tblPr>
      <w:tblGrid>
        <w:gridCol w:w="3116"/>
        <w:gridCol w:w="3117"/>
        <w:gridCol w:w="3117"/>
      </w:tblGrid>
      <w:tr w:rsidR="00C4274D" w14:paraId="28433401" w14:textId="77777777" w:rsidTr="00665111">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55.80pt" w:type="dxa"/>
          </w:tcPr>
          <w:p w14:paraId="69C96B7B" w14:textId="77777777" w:rsidR="002E39D1" w:rsidRDefault="007E6509">
            <w:r>
              <w:rPr>
                <w:noProof/>
              </w:rPr>
              <w:t>Lorem ipsum dolor sit amet</w:t>
            </w:r>
          </w:p>
        </w:tc>
        <w:tc>
          <w:tcPr>
            <w:tcW w:w="155.85pt" w:type="dxa"/>
          </w:tcPr>
          <w:p w14:paraId="6F2D47E4" w14:textId="77777777" w:rsidR="002E39D1" w:rsidRPr="00C4274D" w:rsidRDefault="007E6509">
            <w:pPr>
              <w:cnfStyle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155.85pt" w:type="dxa"/>
          </w:tcPr>
          <w:p w14:paraId="372BD97C" w14:textId="77777777" w:rsidR="002E39D1" w:rsidRDefault="007E6509">
            <w:pPr>
              <w:cnfStyle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firstRow="0" w:lastRow="0" w:firstColumn="0" w:lastColumn="0" w:oddVBand="0" w:evenVBand="0" w:oddHBand="1" w:evenHBand="0" w:firstRowFirstColumn="0" w:firstRowLastColumn="0" w:lastRowFirstColumn="0" w:lastRowLastColumn="0"/>
          <w:del w:id="8" w:author="Eric White" w:date="2014-10-28T20:44:00Z"/>
        </w:trPr>
        <w:tc>
          <w:tcPr>
            <w:cnfStyle w:firstRow="0" w:lastRow="0" w:firstColumn="1" w:lastColumn="0" w:oddVBand="0" w:evenVBand="0" w:oddHBand="0" w:evenHBand="0" w:firstRowFirstColumn="0" w:firstRowLastColumn="0" w:lastRowFirstColumn="0" w:lastRowLastColumn="0"/>
            <w:tcW w:w="155.80pt" w:type="dxa"/>
          </w:tcPr>
          <w:p w14:paraId="352EC88E" w14:textId="77777777" w:rsidR="002E39D1" w:rsidDel="00D350BA" w:rsidRDefault="007E6509">
            <w:pPr>
              <w:rPr>
                <w:del w:id="9" w:author="Eric White" w:date="2014-10-28T20:44:00Z"/>
              </w:rPr>
            </w:pPr>
            <w:del w:id="10" w:author="Eric White" w:date="2014-10-28T20:44:00Z">
              <w:r w:rsidDel="00D350BA">
                <w:delText>100</w:delText>
              </w:r>
            </w:del>
          </w:p>
        </w:tc>
        <w:tc>
          <w:tcPr>
            <w:tcW w:w="155.85pt" w:type="dxa"/>
          </w:tcPr>
          <w:p w14:paraId="5ED0C048" w14:textId="77777777" w:rsidR="002E39D1" w:rsidDel="00D350BA" w:rsidRDefault="007E6509">
            <w:pPr>
              <w:cnfStyle w:firstRow="0" w:lastRow="0" w:firstColumn="0" w:lastColumn="0" w:oddVBand="0" w:evenVBand="0" w:oddHBand="1" w:evenHBand="0" w:firstRowFirstColumn="0" w:firstRowLastColumn="0" w:lastRowFirstColumn="0" w:lastRowLastColumn="0"/>
              <w:rPr>
                <w:del w:id="11" w:author="Eric White" w:date="2014-10-28T20:44:00Z"/>
              </w:rPr>
            </w:pPr>
            <w:del w:id="12" w:author="Eric White" w:date="2014-10-28T20:44:00Z">
              <w:r w:rsidDel="00D350BA">
                <w:delText>200</w:delText>
              </w:r>
            </w:del>
          </w:p>
        </w:tc>
        <w:tc>
          <w:tcPr>
            <w:tcW w:w="155.85pt" w:type="dxa"/>
          </w:tcPr>
          <w:p w14:paraId="096D7C0D" w14:textId="77777777" w:rsidR="002E39D1" w:rsidDel="00D350BA" w:rsidRDefault="007E6509">
            <w:pPr>
              <w:cnfStyle w:firstRow="0" w:lastRow="0" w:firstColumn="0" w:lastColumn="0" w:oddVBand="0" w:evenVBand="0" w:oddHBand="1" w:evenHBand="0" w:firstRowFirstColumn="0" w:firstRowLastColumn="0" w:lastRowFirstColumn="0" w:lastRowLastColumn="0"/>
              <w:rPr>
                <w:del w:id="13" w:author="Eric White" w:date="2014-10-28T20:44:00Z"/>
              </w:rPr>
            </w:pPr>
            <w:del w:id="14" w:author="Eric White" w:date="2014-10-28T20:44:00Z">
              <w:r w:rsidDel="00D350BA">
                <w:delText>300</w:delText>
              </w:r>
            </w:del>
          </w:p>
        </w:tc>
      </w:tr>
      <w:tr w:rsidR="00C4274D" w14:paraId="6B9CB10B" w14:textId="77777777" w:rsidTr="00665111">
        <w:tc>
          <w:tcPr>
            <w:cnfStyle w:firstRow="0" w:lastRow="0" w:firstColumn="1" w:lastColumn="0" w:oddVBand="0" w:evenVBand="0" w:oddHBand="0" w:evenHBand="0" w:firstRowFirstColumn="0" w:firstRowLastColumn="0" w:lastRowFirstColumn="0" w:lastRowLastColumn="0"/>
            <w:tcW w:w="155.80pt" w:type="dxa"/>
          </w:tcPr>
          <w:p w14:paraId="5C1719FD" w14:textId="77777777" w:rsidR="002E39D1" w:rsidRDefault="007E6509">
            <w:r>
              <w:t>400</w:t>
            </w:r>
          </w:p>
        </w:tc>
        <w:tc>
          <w:tcPr>
            <w:tcW w:w="155.85pt" w:type="dxa"/>
          </w:tcPr>
          <w:p w14:paraId="7D4CF8AA" w14:textId="77777777" w:rsidR="002E39D1" w:rsidRDefault="007E6509">
            <w:pPr>
              <w:cnfStyle w:firstRow="0" w:lastRow="0" w:firstColumn="0" w:lastColumn="0" w:oddVBand="0" w:evenVBand="0" w:oddHBand="0" w:evenHBand="0" w:firstRowFirstColumn="0" w:firstRowLastColumn="0" w:lastRowFirstColumn="0" w:lastRowLastColumn="0"/>
            </w:pPr>
            <w:r>
              <w:t>500</w:t>
            </w:r>
          </w:p>
        </w:tc>
        <w:tc>
          <w:tcPr>
            <w:tcW w:w="155.85pt" w:type="dxa"/>
          </w:tcPr>
          <w:p w14:paraId="0CEC9855" w14:textId="77777777" w:rsidR="002E39D1" w:rsidRDefault="007E6509">
            <w:pPr>
              <w:cnfStyle w:firstRow="0" w:lastRow="0" w:firstColumn="0" w:lastColumn="0" w:oddVBand="0" w:evenVBand="0" w:oddHBand="0" w:evenHBand="0" w:firstRowFirstColumn="0" w:firstRowLastColumn="0" w:lastRowFirstColumn="0" w:lastRowLastColumn="0"/>
            </w:pPr>
            <w:r>
              <w:t>600</w:t>
            </w:r>
          </w:p>
        </w:tc>
      </w:tr>
    </w:tbl>
    <w:p w14:paraId="7540EDBA" w14:textId="77777777" w:rsidR="002E39D1" w:rsidRDefault="002E39D1" w:rsidP="00C4274D"/>
    <w:p w14:paraId="56ECE6CA" w14:textId="77777777" w:rsidR="002E39D1"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2E39D1" w:rsidRDefault="007E6509" w:rsidP="00CD35D8">
      <w:pPr>
        <w:ind w:start="36pt" w:hanging="36pt"/>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2E39D1" w:rsidRDefault="007E6509" w:rsidP="00CD35D8">
      <w:pPr>
        <w:ind w:firstLine="36pt"/>
      </w:pPr>
      <w:r>
        <w:t>To make your document look professionally produced, Word provides header, footer, cover page, and text box designs that complement each other.</w:t>
      </w:r>
    </w:p>
    <w:p w14:paraId="551600B1" w14:textId="77777777" w:rsidR="002E39D1" w:rsidRDefault="007E6509" w:rsidP="00CD35D8">
      <w:pPr>
        <w:ind w:start="72pt"/>
      </w:pPr>
      <w:r>
        <w:t>For example, you can add a matching cover page, header, and sidebar.</w:t>
      </w:r>
    </w:p>
    <w:p w14:paraId="482579FD" w14:textId="77777777" w:rsidR="002E39D1" w:rsidRDefault="007E6509" w:rsidP="00CD35D8">
      <w:pPr>
        <w:ind w:start="144pt"/>
      </w:pPr>
      <w:r>
        <w:t>Click Insert and then choose the elements you want from the different galleries.</w:t>
      </w:r>
    </w:p>
    <w:p w14:paraId="60C5CA22" w14:textId="77777777" w:rsidR="0018060C" w:rsidRDefault="007E6509">
      <w:r>
        <w:rPr>
          <w:noProof/>
        </w:rPr>
        <w:lastRenderedPageBreak/>
        <w:drawing>
          <wp:inline distT="0" distB="0" distL="0" distR="0" wp14:anchorId="05FEE8A2" wp14:editId="1F2F4FE4">
            <wp:extent cx="5486400" cy="3200400"/>
            <wp:effectExtent l="0" t="0" r="19050" b="0"/>
            <wp:docPr id="17" name="Diagram 1"/>
            <wp:cNvGraphicFramePr/>
            <a:graphic xmlns:a="http://purl.oclc.org/ooxml/drawingml/main">
              <a:graphicData uri="http://purl.oclc.org/ooxml/drawingml/diagram">
                <dgm:relIds xmlns:dgm="http://purl.oclc.org/ooxml/drawingml/diagram" xmlns:r="http://purl.oclc.org/ooxml/officeDocument/relationships" r:dm="rId36" r:lo="rId37" r:qs="rId38" r:cs="rId39"/>
              </a:graphicData>
            </a:graphic>
          </wp:inline>
        </w:drawing>
      </w:r>
    </w:p>
    <w:sectPr w:rsidR="0018060C">
      <w:pgSz w:w="612pt" w:h="792pt"/>
      <w:pgMar w:top="72pt" w:right="72pt" w:bottom="72pt" w:left="72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mment w:id="0" w:author="Eric White" w:date="2014-10-28T20:22:00Z" w:initials="EW">
    <w:p w14:paraId="4E5C8309" w14:textId="77777777" w:rsidR="002E39D1" w:rsidRDefault="007E6509">
      <w:pPr>
        <w:pStyle w:val="CommentText"/>
      </w:pPr>
      <w:r>
        <w:rPr>
          <w:rStyle w:val="CommentReference"/>
        </w:rPr>
        <w:annotationRef/>
      </w:r>
      <w:r>
        <w:t>This is a comment.</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5:commentEx w15:paraId="4E5C8309"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6cid:commentId w16cid:paraId="4E5C8309" w16cid:durableId="4E5C8309"/>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4BD8ED06" w14:textId="77777777" w:rsidR="002E39D1" w:rsidRDefault="002E39D1">
      <w:pPr>
        <w:spacing w:after="0pt" w:line="12pt" w:lineRule="auto"/>
      </w:pPr>
      <w:r>
        <w:separator/>
      </w:r>
    </w:p>
  </w:endnote>
  <w:endnote w:type="continuationSeparator" w:id="0">
    <w:p w14:paraId="7F19DA88" w14:textId="77777777" w:rsidR="002E39D1" w:rsidRDefault="002E39D1">
      <w:pPr>
        <w:spacing w:after="0pt" w:line="12pt" w:lineRule="auto"/>
      </w:pPr>
      <w:r>
        <w:continuationSeparator/>
      </w:r>
    </w:p>
  </w:endnote>
  <w:endnote w:id="1">
    <w:p w14:paraId="68990B77" w14:textId="77777777" w:rsidR="002E39D1" w:rsidRDefault="007E6509">
      <w:pPr>
        <w:pStyle w:val="EndnoteText"/>
      </w:pPr>
      <w:r>
        <w:rPr>
          <w:rStyle w:val="EndnoteReference"/>
        </w:rPr>
        <w:endnoteRef/>
      </w:r>
      <w:r>
        <w:t xml:space="preserve"> This is an endnote.</w:t>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Calibri">
    <w:panose1 w:val="020F0502020204030204"/>
    <w:charset w:characterSet="iso-8859-1"/>
    <w:family w:val="swiss"/>
    <w:pitch w:val="variable"/>
    <w:sig w:usb0="E0002AFF" w:usb1="C000247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AB1AD57" w14:textId="77777777" w:rsidR="002E39D1" w:rsidRDefault="002E39D1">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3FD8A38" w14:textId="77777777" w:rsidR="002E39D1" w:rsidRDefault="002E39D1">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7FBB8FC" w14:textId="77777777" w:rsidR="002E39D1" w:rsidRDefault="002E39D1">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C8DC628" w14:textId="77777777" w:rsidR="00AD20E4" w:rsidRDefault="00AD20E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1842E03" w14:textId="77777777" w:rsidR="00AD20E4" w:rsidRDefault="00AD20E4">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1399AC8E" w14:textId="77777777" w:rsidR="00AD20E4" w:rsidRDefault="00AD20E4">
    <w:pPr>
      <w:pStyle w:val="Footer"/>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CA7427F" w14:textId="77777777" w:rsidR="00AD20E4" w:rsidRDefault="00AD20E4">
    <w:pPr>
      <w:pStyle w:val="Footer"/>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9D25C26" w14:textId="77777777" w:rsidR="00AD20E4" w:rsidRDefault="00AD20E4">
    <w:pPr>
      <w:pStyle w:val="Footer"/>
    </w:pPr>
  </w:p>
</w:ftr>
</file>

<file path=word/footer9.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353CAE6" w14:textId="77777777" w:rsidR="00AD20E4" w:rsidRDefault="00AD20E4">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49E0618A" w14:textId="77777777" w:rsidR="002E39D1" w:rsidRDefault="002E39D1">
      <w:pPr>
        <w:spacing w:after="0pt" w:line="12pt" w:lineRule="auto"/>
      </w:pPr>
      <w:r>
        <w:separator/>
      </w:r>
    </w:p>
  </w:footnote>
  <w:footnote w:type="continuationSeparator" w:id="0">
    <w:p w14:paraId="1E9079F6" w14:textId="77777777" w:rsidR="002E39D1" w:rsidRDefault="002E39D1">
      <w:pPr>
        <w:spacing w:after="0pt" w:line="12pt" w:lineRule="auto"/>
      </w:pPr>
      <w:r>
        <w:continuationSeparator/>
      </w:r>
    </w:p>
  </w:footnote>
  <w:footnote w:id="1">
    <w:p w14:paraId="2984BC4D" w14:textId="77777777" w:rsidR="002E39D1" w:rsidRDefault="007E6509">
      <w:pPr>
        <w:pStyle w:val="FootnoteText"/>
      </w:pPr>
      <w:r>
        <w:rPr>
          <w:rStyle w:val="FootnoteReference"/>
        </w:rPr>
        <w:footnoteRef/>
      </w:r>
      <w:r>
        <w:t xml:space="preserve"> This is a footnote.</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E3AC056" w14:textId="77777777" w:rsidR="002E39D1" w:rsidRDefault="002E39D1">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sdt>
    <w:sdtPr>
      <w:id w:val="393556026"/>
      <w:docPartObj>
        <w:docPartGallery w:val="Watermarks"/>
        <w:docPartUnique/>
      </w:docPartObj>
    </w:sdtPr>
    <w:sdtEndPr/>
    <w:sdtContent>
      <w:p w14:paraId="62B150C8" w14:textId="77777777" w:rsidR="002E39D1" w:rsidRDefault="002E39D1">
        <w:pPr>
          <w:pStyle w:val="Header"/>
        </w:pPr>
        <w:r>
          <w:rPr>
            <w:noProof/>
          </w:rPr>
          <mc:AlternateContent>
            <mc:Choice Requires="v">
              <w:pict w14:anchorId="790138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3EE4162D" wp14:editId="0BD22955">
                  <wp:simplePos x="0" y="0"/>
                  <wp:positionH relativeFrom="margin">
                    <wp:align>center</wp:align>
                  </wp:positionH>
                  <wp:positionV relativeFrom="margin">
                    <wp:align>center</wp:align>
                  </wp:positionV>
                  <wp:extent cx="6703695" cy="1675765"/>
                  <wp:effectExtent l="0" t="0" r="0" b="0"/>
                  <wp:wrapNone/>
                  <wp:docPr id="1258194551" name="PowerPlusWaterMarkObject357476642"/>
                  <wp:cNvGraphicFramePr>
                    <a:graphicFrameLocks xmlns:a="http://purl.oclc.org/ooxml/drawingml/main"/>
                  </wp:cNvGraphicFramePr>
                  <a:graphic xmlns:a="http://purl.oclc.org/ooxml/drawingml/main">
                    <a:graphicData uri="http://schemas.microsoft.com/office/word/2010/wordprocessingShape">
                      <wp:wsp>
                        <wp:cNvSpPr txBox="1">
                          <a:spLocks noChangeArrowheads="1" noChangeShapeType="1" noTextEdit="1"/>
                        </wp:cNvSpPr>
                        <wp: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pPr>
                        <wp:txbx>
                          <wne:txbxContent>
                            <w:p w14:paraId="11A15A2A" w14:textId="77777777" w:rsidR="00034A7A" w:rsidRDefault="00034A7A" w:rsidP="00034A7A">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CONFIDENTIAL</w:t>
                              </w:r>
                            </w:p>
                          </wne:txbxContent>
                        </wp:txbx>
                        <wp:bodyPr wrap="square" numCol="1" fromWordArt="1">
                          <a:prstTxWarp prst="textPlain">
                            <a:avLst>
                              <a:gd name="adj" fmla="val 50000"/>
                            </a:avLst>
                          </a:prstTxWarp>
                          <a:noAutofit/>
                        </wp:bodyPr>
                      </wp: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31F9E7" w14:textId="77777777" w:rsidR="002E39D1" w:rsidRDefault="002E39D1">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5B4F4475" w14:textId="77777777" w:rsidR="00AD20E4" w:rsidRDefault="00AD20E4">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B9B6E91" w14:textId="77777777" w:rsidR="00AD20E4" w:rsidRDefault="00AD20E4">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4B72BD7" w14:textId="77777777" w:rsidR="00AD20E4" w:rsidRDefault="00AD20E4">
    <w:pPr>
      <w:pStyle w:val="Header"/>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0D6E9BF" w14:textId="77777777" w:rsidR="00AD20E4" w:rsidRDefault="00AD20E4">
    <w:pPr>
      <w:pStyle w:val="Header"/>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BBBBEC8" w14:textId="77777777" w:rsidR="00AD20E4" w:rsidRDefault="00AD20E4">
    <w:pPr>
      <w:pStyle w:val="Header"/>
    </w:pP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78C5902E" w14:textId="77777777" w:rsidR="00AD20E4" w:rsidRDefault="00AD20E4">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05F83665"/>
    <w:multiLevelType w:val="hybridMultilevel"/>
    <w:tmpl w:val="20DAB518"/>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4997E98"/>
    <w:multiLevelType w:val="hybridMultilevel"/>
    <w:tmpl w:val="CB1A5F3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end"/>
      <w:pPr>
        <w:ind w:start="36pt" w:hanging="18pt"/>
      </w:p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57273AF6"/>
    <w:multiLevelType w:val="multilevel"/>
    <w:tmpl w:val="0409001D"/>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num w:numId="1" w16cid:durableId="1126041281">
    <w:abstractNumId w:val="3"/>
  </w:num>
  <w:num w:numId="2" w16cid:durableId="2052411330">
    <w:abstractNumId w:val="0"/>
  </w:num>
  <w:num w:numId="3" w16cid:durableId="512380619">
    <w:abstractNumId w:val="1"/>
  </w:num>
  <w:num w:numId="4" w16cid:durableId="681516345">
    <w:abstractNumId w:val="2"/>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8060C"/>
    <w:rsid w:val="002173BF"/>
    <w:rsid w:val="002E39D1"/>
    <w:rsid w:val="007E6509"/>
    <w:rsid w:val="00894F66"/>
    <w:rsid w:val="00AA589D"/>
    <w:rsid w:val="00AD20E4"/>
    <w:rsid w:val="00AD7FBA"/>
    <w:rsid w:val="00D1208C"/>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12pt" w:after="0pt"/>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2pt" w:after="0pt"/>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15pt" w:after="0pt"/>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10pt" w:after="0pt"/>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10pt" w:after="0pt"/>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10pt" w:after="0pt"/>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10pt" w:after="0pt"/>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10pt" w:after="0pt"/>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10pt" w:after="0pt"/>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start="36pt"/>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12pt"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pt" w:line="12pt"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pt" w:line="12pt"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234pt"/>
        <w:tab w:val="end" w:pos="468pt"/>
      </w:tabs>
      <w:spacing w:after="0pt" w:line="12pt"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234pt"/>
        <w:tab w:val="end" w:pos="468pt"/>
      </w:tabs>
      <w:spacing w:after="0pt" w:line="12pt"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pt" w:line="12pt"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pt" w:line="12pt"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pt"/>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25pt" w:line="12pt"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12pt" w:after="12pt" w:line="12pt" w:lineRule="auto"/>
      <w:ind w:start="54pt" w:end="54pt"/>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5pt"/>
    </w:pPr>
  </w:style>
  <w:style w:type="paragraph" w:styleId="TOC2">
    <w:name w:val="toc 2"/>
    <w:basedOn w:val="Normal"/>
    <w:next w:val="Normal"/>
    <w:autoRedefine/>
    <w:uiPriority w:val="39"/>
    <w:unhideWhenUsed/>
    <w:rsid w:val="005E4538"/>
    <w:pPr>
      <w:spacing w:after="5pt"/>
      <w:ind w:start="11pt"/>
    </w:pPr>
  </w:style>
  <w:style w:type="paragraph" w:styleId="FootnoteText">
    <w:name w:val="footnote text"/>
    <w:basedOn w:val="Normal"/>
    <w:link w:val="FootnoteTextChar"/>
    <w:uiPriority w:val="99"/>
    <w:semiHidden/>
    <w:unhideWhenUsed/>
    <w:rsid w:val="00D66685"/>
    <w:pPr>
      <w:spacing w:after="0pt" w:line="12pt"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purl.oclc.org/ooxml/officeDocument/relationships/header" Target="header1.xml"/><Relationship Id="rId18" Type="http://purl.oclc.org/ooxml/officeDocument/relationships/footer" Target="footer3.xml"/><Relationship Id="rId26" Type="http://purl.oclc.org/ooxml/officeDocument/relationships/footer" Target="footer5.xml"/><Relationship Id="rId39" Type="http://purl.oclc.org/ooxml/officeDocument/relationships/diagramColors" Target="diagrams/colors1.xml"/><Relationship Id="rId21" Type="http://purl.oclc.org/ooxml/officeDocument/relationships/image" Target="media/image3.emf"/><Relationship Id="rId34" Type="http://purl.oclc.org/ooxml/officeDocument/relationships/footer" Target="footer9.xml"/><Relationship Id="rId42"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2.xml"/><Relationship Id="rId20" Type="http://purl.oclc.org/ooxml/officeDocument/relationships/package" Target="embeddings/Microsoft_Excel_Worksheet1.xlsx"/><Relationship Id="rId29" Type="http://purl.oclc.org/ooxml/officeDocument/relationships/header" Target="header7.xml"/><Relationship Id="rId41"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schemas.microsoft.com/office/2016/09/relationships/commentsIds" Target="commentsIds.xml"/><Relationship Id="rId24" Type="http://purl.oclc.org/ooxml/officeDocument/relationships/header" Target="header5.xml"/><Relationship Id="rId32" Type="http://purl.oclc.org/ooxml/officeDocument/relationships/footer" Target="footer8.xml"/><Relationship Id="rId37" Type="http://purl.oclc.org/ooxml/officeDocument/relationships/diagramLayout" Target="diagrams/layout1.xml"/><Relationship Id="rId40" Type="http://schemas.microsoft.com/office/2007/relationships/diagramDrawing" Target="diagrams/drawing1.xml"/><Relationship Id="rId5" Type="http://purl.oclc.org/ooxml/officeDocument/relationships/webSettings" Target="webSettings.xml"/><Relationship Id="rId15" Type="http://purl.oclc.org/ooxml/officeDocument/relationships/footer" Target="footer1.xml"/><Relationship Id="rId23" Type="http://purl.oclc.org/ooxml/officeDocument/relationships/header" Target="header4.xml"/><Relationship Id="rId28" Type="http://purl.oclc.org/ooxml/officeDocument/relationships/footer" Target="footer6.xml"/><Relationship Id="rId36" Type="http://purl.oclc.org/ooxml/officeDocument/relationships/diagramData" Target="diagrams/data1.xml"/><Relationship Id="rId10" Type="http://schemas.microsoft.com/office/2011/relationships/commentsExtended" Target="commentsExtended.xml"/><Relationship Id="rId19" Type="http://purl.oclc.org/ooxml/officeDocument/relationships/image" Target="media/image2.emf"/><Relationship Id="rId31" Type="http://purl.oclc.org/ooxml/officeDocument/relationships/footer" Target="footer7.xml"/><Relationship Id="rId4" Type="http://purl.oclc.org/ooxml/officeDocument/relationships/settings" Target="settings.xml"/><Relationship Id="rId9" Type="http://purl.oclc.org/ooxml/officeDocument/relationships/comments" Target="comments.xml"/><Relationship Id="rId14" Type="http://purl.oclc.org/ooxml/officeDocument/relationships/header" Target="header2.xml"/><Relationship Id="rId22" Type="http://purl.oclc.org/ooxml/officeDocument/relationships/image" Target="media/image4.bin"/><Relationship Id="rId27" Type="http://purl.oclc.org/ooxml/officeDocument/relationships/header" Target="header6.xml"/><Relationship Id="rId30" Type="http://purl.oclc.org/ooxml/officeDocument/relationships/header" Target="header8.xml"/><Relationship Id="rId35" Type="http://purl.oclc.org/ooxml/officeDocument/relationships/hyperlink" Target="http://www.ericwhite.com" TargetMode="External"/><Relationship Id="rId8" Type="http://purl.oclc.org/ooxml/officeDocument/relationships/chart" Target="charts/chart1.xml"/><Relationship Id="rId3" Type="http://purl.oclc.org/ooxml/officeDocument/relationships/styles" Target="styles.xml"/><Relationship Id="rId12" Type="http://purl.oclc.org/ooxml/officeDocument/relationships/image" Target="media/image1.bin"/><Relationship Id="rId17" Type="http://purl.oclc.org/ooxml/officeDocument/relationships/header" Target="header3.xml"/><Relationship Id="rId25" Type="http://purl.oclc.org/ooxml/officeDocument/relationships/footer" Target="footer4.xml"/><Relationship Id="rId33" Type="http://purl.oclc.org/ooxml/officeDocument/relationships/header" Target="header9.xml"/><Relationship Id="rId38" Type="http://purl.oclc.org/ooxml/officeDocument/relationships/diagramQuickStyle" Target="diagrams/quickStyle1.xml"/></Relationships>
</file>

<file path=word/charts/_rels/chart1.xml.rels><?xml version="1.0" encoding="UTF-8" standalone="yes"?>
<Relationships xmlns="http://schemas.openxmlformats.org/package/2006/relationships"><Relationship Id="rId1" Type="http://purl.oclc.org/ooxml/officeDocument/relationships/package" Target="../embeddings/Microsoft_Excel_Worksheet.xlsx"/></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5145-CB43-82FF-9C91A77281A3}"/>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5145-CB43-82FF-9C91A77281A3}"/>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5145-CB43-82FF-9C91A77281A3}"/>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1">
    <c:autoUpdate val="0"/>
  </c:externalData>
</c:chartSpace>
</file>

<file path=word/diagrams/colors1.xml><?xml version="1.0" encoding="utf-8"?>
<dgm:colorsDef xmlns:dgm="http://purl.oclc.org/ooxml/drawingml/diagram" xmlns:a="http://purl.oclc.org/ooxml/drawingml/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
      </a:schemeClr>
    </dgm:fillClrLst>
    <dgm:linClrLst meth="repeat">
      <a:schemeClr val="accent1">
        <a:tint val="60%"/>
      </a:schemeClr>
    </dgm:linClrLst>
    <dgm:effectClrLst/>
    <dgm:txLinClrLst/>
    <dgm:txFillClrLst/>
    <dgm:txEffectClrLst/>
  </dgm:styleLbl>
  <dgm:styleLbl name="fgSibTrans2D1">
    <dgm:fillClrLst meth="repeat">
      <a:schemeClr val="accent1">
        <a:tint val="60%"/>
      </a:schemeClr>
    </dgm:fillClrLst>
    <dgm:linClrLst meth="repeat">
      <a:schemeClr val="accent1">
        <a:tint val="60%"/>
      </a:schemeClr>
    </dgm:linClrLst>
    <dgm:effectClrLst/>
    <dgm:txLinClrLst/>
    <dgm:txFillClrLst/>
    <dgm:txEffectClrLst/>
  </dgm:styleLbl>
  <dgm:styleLbl name="bgSibTrans2D1">
    <dgm:fillClrLst meth="repeat">
      <a:schemeClr val="accent1">
        <a:tint val="60%"/>
      </a:schemeClr>
    </dgm:fillClrLst>
    <dgm:linClrLst meth="repeat">
      <a:schemeClr val="accent1">
        <a:tint val="6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
      </a:schemeClr>
    </dgm:fillClrLst>
    <dgm:linClrLst meth="repeat">
      <a:schemeClr val="accent1">
        <a:tint val="6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
      </a:schemeClr>
    </dgm:linClrLst>
    <dgm:effectClrLst/>
    <dgm:txLinClrLst/>
    <dgm:txFillClrLst meth="repeat">
      <a:schemeClr val="tx1"/>
    </dgm:txFillClrLst>
    <dgm:txEffectClrLst/>
  </dgm:styleLbl>
  <dgm:styleLbl name="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align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bgAccFollowNode1">
    <dgm:fillClrLst meth="repeat">
      <a:schemeClr val="accent1">
        <a:alpha val="90%"/>
        <a:tint val="40%"/>
      </a:schemeClr>
    </dgm:fillClrLst>
    <dgm:linClrLst meth="repeat">
      <a:schemeClr val="accent1">
        <a:alpha val="90%"/>
        <a:tint val="40%"/>
      </a:schemeClr>
    </dgm:linClrLst>
    <dgm:effectClrLst/>
    <dgm:txLinClrLst/>
    <dgm:txFillClrLst meth="repeat">
      <a:schemeClr val="dk1"/>
    </dgm:txFillClrLst>
    <dgm:txEffectClrLst/>
  </dgm:styleLbl>
  <dgm:styleLbl name="fgAcc0">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
        <a:alpha val="4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
            <a:hueOff val="0"/>
            <a:satOff val="0%"/>
            <a:lumOff val="0%"/>
            <a:alphaOff val="0%"/>
          </a:schemeClr>
        </a:solidFill>
        <a:ln w="12700" cap="flat" cmpd="sng" algn="ctr">
          <a:solidFill>
            <a:schemeClr val="accen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
            </a:lnSpc>
            <a:spcBef>
              <a:spcPct val="0%"/>
            </a:spcBef>
            <a:spcAft>
              <a:spcPct val="35%"/>
            </a:spcAft>
            <a:buNone/>
          </a:pPr>
          <a:r>
            <a:rPr lang="en-US" sz="2400" kern="1200"/>
            <a:t>Item 3</a:t>
          </a:r>
        </a:p>
      </dsp:txBody>
      <dsp:txXfrm>
        <a:off x="308905" y="2243905"/>
        <a:ext cx="3771310" cy="639310"/>
      </dsp:txXfrm>
    </dsp:sp>
  </dsp:spTree>
</dsp:drawing>
</file>

<file path=word/diagrams/layout1.xml><?xml version="1.0" encoding="utf-8"?>
<dgm:layoutDef xmlns:dgm="http://purl.oclc.org/ooxml/drawingml/diagram" xmlns:a="http://purl.oclc.org/ooxml/drawingml/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purl.oclc.org/ooxml/officeDocument/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purl.oclc.org/ooxml/officeDocument/relationships" r:blip="">
          <dgm:adjLst/>
        </dgm:shape>
        <dgm:presOf/>
        <dgm:constrLst/>
        <dgm:ruleLst/>
        <dgm:layoutNode name="parentLeftMargin">
          <dgm:alg type="sp"/>
          <dgm:shape xmlns:r="http://purl.oclc.org/ooxml/officeDocument/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purl.oclc.org/ooxml/officeDocument/relationships" type="roundRect" r:blip="">
            <dgm:adjLst/>
          </dgm:shape>
          <dgm:presOf axis="self" ptType="node"/>
          <dgm:constrLst>
            <dgm:constr type="tMarg"/>
            <dgm:constr type="bMarg"/>
          </dgm:constrLst>
          <dgm:ruleLst/>
        </dgm:layoutNode>
      </dgm:layoutNode>
      <dgm:layoutNode name="negativeSpace">
        <dgm:alg type="sp"/>
        <dgm:shape xmlns:r="http://purl.oclc.org/ooxml/officeDocument/relationships" r:blip="">
          <dgm:adjLst/>
        </dgm:shape>
        <dgm:presOf/>
        <dgm:constrLst/>
        <dgm:ruleLst/>
      </dgm:layoutNode>
      <dgm:layoutNode name="childText" styleLbl="conFgAcc1">
        <dgm:varLst>
          <dgm:bulletEnabled val="1"/>
        </dgm:varLst>
        <dgm:alg type="tx">
          <dgm:param type="stBulletLvl" val="1"/>
        </dgm:alg>
        <dgm:shape xmlns:r="http://purl.oclc.org/ooxml/officeDocument/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purl.oclc.org/ooxml/officeDocument/relationships" r:blip="">
            <dgm:adjLst/>
          </dgm:shape>
          <dgm:presOf/>
          <dgm:constrLst/>
          <dgm:ruleLst/>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purl.oclc.org/ooxml/officeDocument/customXml" ds:itemID="{55AF091B-3C7A-41E3-B477-F2FDAA23CFDA}">
  <ds:schemaRefs>
    <ds:schemaRef ds:uri="http://schemas.microsoft.com/office/2006/coverPageProps"/>
  </ds:schemaRefs>
</ds:datastoreItem>
</file>

<file path=docProps/app.xml><?xml version="1.0" encoding="utf-8"?>
<Properties xmlns="http://purl.oclc.org/ooxml/officeDocument/extendedProperties" xmlns:vt="http://purl.oclc.org/ooxml/officeDocument/docPropsVTypes">
  <Template>Normal.dotm</Template>
  <TotalTime>1</TotalTime>
  <Pages>13</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3</cp:revision>
  <dcterms:created xsi:type="dcterms:W3CDTF">2015-11-18T04:45:00Z</dcterms:created>
  <dcterms:modified xsi:type="dcterms:W3CDTF">2026-07-11T01:30:00Z</dcterms:modified>
</cp:coreProperties>
</file>