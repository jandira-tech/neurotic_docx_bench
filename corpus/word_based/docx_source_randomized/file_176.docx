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910AE" w14:textId="77777777" w:rsidR="00C0357D" w:rsidRDefault="00C0357D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file_176.docx</w:t>
      </w:r>
    </w:p>
    <w:p w14:paraId="2313C800" w14:textId="62D412FB" w:rsidR="0031481F" w:rsidRDefault="00E93D03">
      <w:pPr>
        <w:spacing w:after="20"/>
      </w:pPr>
      <w:commentRangeStart w:id="0"/>
      <w:commentRangeStart w:id="1"/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5A91964" w14:textId="77777777" w:rsidR="0031481F" w:rsidRDefault="00E93D03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31481F" w:rsidRDefault="0031481F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31481F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0C47B2A" w14:textId="77777777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31481F" w:rsidRDefault="00E93D03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2" w:author="sara.k" w:date="2026-03-04T09:21:00Z">
        <w:r>
          <w:rPr>
            <w:color w:val="0F172A"/>
          </w:rPr>
          <w:delText>zero backend required</w:delText>
        </w:r>
      </w:del>
      <w:ins w:id="3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31481F" w:rsidRDefault="0031481F">
      <w:pPr>
        <w:spacing w:before="60"/>
      </w:pPr>
    </w:p>
    <w:p w14:paraId="28B83400" w14:textId="07BFC780" w:rsidR="0031481F" w:rsidRDefault="00E93D03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4" w:author="thomas.v" w:date="2026-03-04T11:07:00Z">
        <w:r>
          <w:rPr>
            <w:color w:val="0F172A"/>
          </w:rPr>
          <w:delText>docx-js-editor skips the pipeline entirely</w:delText>
        </w:r>
      </w:del>
      <w:ins w:id="5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1ACD3EF5" w14:textId="77777777" w:rsidR="0031481F" w:rsidRDefault="0031481F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7CBEE50D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2D7B6896" w14:textId="6D263800" w:rsidR="0031481F" w:rsidRDefault="0031481F"/>
          <w:p w14:paraId="567EA400" w14:textId="30A681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73A7E944" w14:textId="1F1832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83D17EE" w14:textId="4854BC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639A3F7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6A43CA43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commentRangeEnd w:id="0"/>
    <w:p w14:paraId="2163BE00" w14:textId="77777777" w:rsidR="0031481F" w:rsidRDefault="00ED30A4">
      <w:pPr>
        <w:spacing w:before="160"/>
      </w:pPr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124B2800" w14:textId="77777777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31481F" w:rsidRDefault="00E93D03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31481F" w:rsidRDefault="0031481F">
      <w:pPr>
        <w:spacing w:before="80"/>
      </w:pPr>
    </w:p>
    <w:p w14:paraId="7EB872EE" w14:textId="15C85C00" w:rsidR="0031481F" w:rsidRDefault="00E93D03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31481F" w:rsidRDefault="00E93D03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2D132B74" w14:textId="78C5FE00" w:rsidR="0031481F" w:rsidRDefault="0031481F">
      <w:pPr>
        <w:spacing w:before="60"/>
      </w:pPr>
    </w:p>
    <w:p w14:paraId="2228E200" w14:textId="40AC8A00" w:rsidR="0031481F" w:rsidRDefault="00E93D03">
      <w:pPr>
        <w:spacing w:before="60" w:after="60"/>
      </w:pPr>
      <w:r>
        <w:rPr>
          <w:color w:val="0F172A"/>
        </w:rPr>
        <w:lastRenderedPageBreak/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31481F" w:rsidRDefault="0031481F">
      <w:pPr>
        <w:spacing w:before="80"/>
      </w:pPr>
    </w:p>
    <w:p w14:paraId="735D1F42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D11EC27" w14:textId="2F40A200" w:rsidR="0031481F" w:rsidRDefault="00E93D03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6"/>
      <w:r>
        <w:rPr>
          <w:color w:val="0F172A"/>
        </w:rPr>
        <w:t xml:space="preserve">add a comment anchored to that selection         </w:t>
      </w:r>
      <w:commentRangeEnd w:id="6"/>
      <w:r>
        <w:rPr>
          <w:rStyle w:val="CommentReference"/>
          <w:color w:val="0F172A"/>
          <w:sz w:val="22"/>
          <w:szCs w:val="22"/>
        </w:rPr>
        <w:commentReference w:id="6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31481F" w:rsidRDefault="0031481F">
      <w:pPr>
        <w:spacing w:before="60"/>
      </w:pPr>
    </w:p>
    <w:p w14:paraId="0F969D64" w14:textId="255A2400" w:rsidR="0031481F" w:rsidRDefault="00E93D03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31481F" w:rsidRDefault="0031481F">
      <w:pPr>
        <w:spacing w:before="80"/>
      </w:pPr>
    </w:p>
    <w:p w14:paraId="07D0CE00" w14:textId="0F7CE400" w:rsidR="0031481F" w:rsidRDefault="00E93D03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318CC4E6" w14:textId="77777777" w:rsidR="0031481F" w:rsidRDefault="00E93D03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73FFAF2" w14:textId="7A256D00" w:rsidR="0031481F" w:rsidRDefault="0031481F">
      <w:pPr>
        <w:spacing w:before="160"/>
      </w:pPr>
    </w:p>
    <w:p w14:paraId="467B1700" w14:textId="00AE9C0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31481F" w:rsidRDefault="00E93D03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31481F" w:rsidRDefault="0031481F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93D03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DC2887" w14:paraId="6BAD06BC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93D03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DC2887" w14:paraId="55E7E910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DC2887" w14:paraId="34278C36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93D03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DC2887" w14:paraId="26397B1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DC2887" w14:paraId="6E196A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DC2887" w14:paraId="5C22754E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93D03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DC2887" w14:paraId="2B9A9B7E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93D03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93D03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93D03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93D03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31481F" w:rsidRDefault="0031481F">
      <w:pPr>
        <w:spacing w:before="80"/>
      </w:pPr>
    </w:p>
    <w:p w14:paraId="6BC0CA74" w14:textId="77777777" w:rsidR="0031481F" w:rsidRDefault="00E93D03">
      <w:r>
        <w:br w:type="page"/>
      </w:r>
    </w:p>
    <w:p w14:paraId="5E915A5D" w14:textId="7D8B6000" w:rsidR="0031481F" w:rsidRDefault="00E93D03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1FFD3656" w14:textId="77777777" w:rsidR="0031481F" w:rsidRDefault="0031481F"/>
          <w:p w14:paraId="1FD060BE" w14:textId="7641B6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3B619477" w14:textId="4C570E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511E9DEB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50AD9B76" w14:textId="2F654B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2FA99D5C" w14:textId="77777777" w:rsidR="0031481F" w:rsidRDefault="0031481F">
      <w:pPr>
        <w:spacing w:before="160"/>
      </w:pPr>
    </w:p>
    <w:p w14:paraId="3F190000" w14:textId="5C74968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10435EDF" w14:textId="5084D000" w:rsidR="0031481F" w:rsidRDefault="00E93D03">
      <w:pPr>
        <w:spacing w:before="60" w:after="60"/>
      </w:pPr>
      <w:r>
        <w:rPr>
          <w:color w:val="0F172A"/>
        </w:rPr>
        <w:t xml:space="preserve">Read         </w:t>
      </w:r>
      <w:hyperlink r:id="rId13">
        <w:r w:rsidR="0031481F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2B851729" w14:textId="24089F00" w:rsidR="0031481F" w:rsidRDefault="0031481F">
      <w:pPr>
        <w:spacing w:before="60"/>
      </w:pPr>
    </w:p>
    <w:p w14:paraId="5D0DEE00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273DBD3A" w14:textId="68145E00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5E5C8B3" w14:textId="706BF800" w:rsidR="0031481F" w:rsidRDefault="00E93D03">
      <w:pPr>
        <w:pStyle w:val="ListParagraph"/>
        <w:numPr>
          <w:ilvl w:val="0"/>
          <w:numId w:val="2"/>
        </w:numPr>
        <w:spacing w:before="40" w:after="40"/>
      </w:pPr>
      <w:del w:id="7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8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2A8BE4B1" w14:textId="77777777" w:rsidR="0031481F" w:rsidRDefault="00E93D03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7378C71" w14:textId="10AA3000" w:rsidR="0031481F" w:rsidRDefault="0031481F">
      <w:pPr>
        <w:spacing w:before="80"/>
      </w:pPr>
    </w:p>
    <w:p w14:paraId="7AB6E680" w14:textId="77777777" w:rsidR="0031481F" w:rsidRDefault="00E93D03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31481F" w:rsidRDefault="00E93D03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397FC1FD" w14:textId="77777777" w:rsidR="00ED30A4" w:rsidRDefault="00ED30A4" w:rsidP="00ED30A4">
      <w:pPr>
        <w:spacing w:after="20"/>
        <w:rPr>
          <w:ins w:id="9" w:author="Arthur Souza Rodrigues" w:date="2026-07-04T23:18:00Z" w16du:dateUtc="2026-07-05T03:18:00Z"/>
        </w:rPr>
      </w:pPr>
      <w:commentRangeStart w:id="10"/>
      <w:commentRangeStart w:id="11"/>
      <w:ins w:id="12" w:author="Arthur Souza Rodrigues" w:date="2026-07-04T23:18:00Z" w16du:dateUtc="2026-07-05T03:18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541DDC0" w14:textId="77777777" w:rsidR="00ED30A4" w:rsidRDefault="00ED30A4" w:rsidP="00ED30A4">
      <w:pPr>
        <w:spacing w:after="60"/>
        <w:rPr>
          <w:ins w:id="13" w:author="Arthur Souza Rodrigues" w:date="2026-07-04T23:18:00Z" w16du:dateUtc="2026-07-05T03:18:00Z"/>
        </w:rPr>
      </w:pPr>
      <w:ins w:id="14" w:author="Arthur Souza Rodrigues" w:date="2026-07-04T23:18:00Z" w16du:dateUtc="2026-07-05T03:18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7AE4FC97" w14:textId="77777777" w:rsidR="00ED30A4" w:rsidRDefault="00ED30A4" w:rsidP="00ED30A4">
      <w:pPr>
        <w:spacing w:after="60"/>
        <w:rPr>
          <w:ins w:id="15" w:author="Arthur Souza Rodrigues" w:date="2026-07-04T23:18:00Z" w16du:dateUtc="2026-07-05T03:18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ins w:id="16" w:author="Arthur Souza Rodrigues" w:date="2026-07-04T23:1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ins w:id="17" w:author="Arthur Souza Rodrigues" w:date="2026-07-04T23:18:00Z" w16du:dateUtc="2026-07-05T03:18:00Z"/>
              </w:rPr>
            </w:pPr>
            <w:ins w:id="1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ins w:id="19" w:author="Arthur Souza Rodrigues" w:date="2026-07-04T23:18:00Z" w16du:dateUtc="2026-07-05T03:18:00Z"/>
              </w:rPr>
            </w:pPr>
            <w:ins w:id="20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1" w:author="Arthur Souza Rodrigues" w:date="2026-07-04T23:18:00Z" w16du:dateUtc="2026-07-05T03:18:00Z"/>
        </w:rPr>
      </w:pPr>
      <w:ins w:id="22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31AC4505" w14:textId="77777777" w:rsidR="00ED30A4" w:rsidRDefault="00ED30A4" w:rsidP="00ED30A4">
      <w:pPr>
        <w:spacing w:before="60" w:after="60"/>
        <w:rPr>
          <w:ins w:id="23" w:author="Arthur Souza Rodrigues" w:date="2026-07-04T23:18:00Z" w16du:dateUtc="2026-07-05T03:18:00Z"/>
        </w:rPr>
      </w:pPr>
      <w:ins w:id="24" w:author="Arthur Souza Rodrigues" w:date="2026-07-04T23:18:00Z" w16du:dateUtc="2026-07-05T03:18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  <w:del w:id="25" w:author="sara.k" w:date="2026-03-04T09:21:00Z">
          <w:r>
            <w:rPr>
              <w:color w:val="0F172A"/>
            </w:rPr>
            <w:delText>zero backend required</w:delText>
          </w:r>
        </w:del>
        <w:r>
          <w:rPr>
            <w:color w:val="0F172A"/>
          </w:rPr>
          <w:t xml:space="preserve">no backend required           , no document data leaving the client.         </w:t>
        </w:r>
      </w:ins>
    </w:p>
    <w:p w14:paraId="38E0AF9A" w14:textId="77777777" w:rsidR="00ED30A4" w:rsidRDefault="00ED30A4" w:rsidP="00ED30A4">
      <w:pPr>
        <w:spacing w:before="60"/>
        <w:rPr>
          <w:ins w:id="26" w:author="Arthur Souza Rodrigues" w:date="2026-07-04T23:18:00Z" w16du:dateUtc="2026-07-05T03:18:00Z"/>
        </w:rPr>
      </w:pPr>
    </w:p>
    <w:p w14:paraId="1EBD782C" w14:textId="77777777" w:rsidR="00ED30A4" w:rsidRDefault="00ED30A4" w:rsidP="00ED30A4">
      <w:pPr>
        <w:spacing w:before="60" w:after="60"/>
        <w:rPr>
          <w:ins w:id="27" w:author="Arthur Souza Rodrigues" w:date="2026-07-04T23:18:00Z" w16du:dateUtc="2026-07-05T03:18:00Z"/>
        </w:rPr>
      </w:pPr>
      <w:ins w:id="28" w:author="Arthur Souza Rodrigues" w:date="2026-07-04T23:18:00Z" w16du:dateUtc="2026-07-05T03:18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  <w:del w:id="29" w:author="thomas.v" w:date="2026-03-04T11:07:00Z">
          <w:r>
            <w:rPr>
              <w:color w:val="0F172A"/>
            </w:rPr>
            <w:delText>docx-js-editor skips the pipeline entirely</w:delText>
          </w:r>
        </w:del>
        <w:r>
          <w:rPr>
            <w:color w:val="0F172A"/>
          </w:rPr>
          <w:t xml:space="preserve">This library skips it           — OOXML is the canonical format throughout.         </w:t>
        </w:r>
      </w:ins>
    </w:p>
    <w:p w14:paraId="65B7DF90" w14:textId="77777777" w:rsidR="00ED30A4" w:rsidRDefault="00ED30A4" w:rsidP="00ED30A4">
      <w:pPr>
        <w:spacing w:before="80"/>
        <w:rPr>
          <w:ins w:id="30" w:author="Arthur Souza Rodrigues" w:date="2026-07-04T23:18:00Z" w16du:dateUtc="2026-07-05T03:18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ins w:id="31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ins w:id="32" w:author="Arthur Souza Rodrigues" w:date="2026-07-04T23:18:00Z" w16du:dateUtc="2026-07-05T03:18:00Z"/>
              </w:rPr>
            </w:pPr>
            <w:ins w:id="3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  <w:t xml:space="preserve">import { DocxEditor } from '@eigenpal/docx-js-editor'               </w:t>
              </w:r>
            </w:ins>
          </w:p>
          <w:p w14:paraId="12E0C036" w14:textId="77777777" w:rsidR="00ED30A4" w:rsidRDefault="00ED30A4" w:rsidP="00F14043">
            <w:pPr>
              <w:rPr>
                <w:ins w:id="34" w:author="Arthur Souza Rodrigues" w:date="2026-07-04T23:18:00Z" w16du:dateUtc="2026-07-05T03:18:00Z"/>
              </w:rPr>
            </w:pPr>
            <w:ins w:id="3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533A925C" w14:textId="77777777" w:rsidR="00ED30A4" w:rsidRDefault="00ED30A4" w:rsidP="00F14043">
            <w:pPr>
              <w:rPr>
                <w:ins w:id="36" w:author="Arthur Souza Rodrigues" w:date="2026-07-04T23:18:00Z" w16du:dateUtc="2026-07-05T03:18:00Z"/>
              </w:rPr>
            </w:pPr>
          </w:p>
          <w:p w14:paraId="090DBCDA" w14:textId="77777777" w:rsidR="00ED30A4" w:rsidRDefault="00ED30A4" w:rsidP="00F14043">
            <w:pPr>
              <w:rPr>
                <w:ins w:id="37" w:author="Arthur Souza Rodrigues" w:date="2026-07-04T23:18:00Z" w16du:dateUtc="2026-07-05T03:18:00Z"/>
              </w:rPr>
            </w:pPr>
            <w:ins w:id="3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6F129A1C" w14:textId="77777777" w:rsidR="00ED30A4" w:rsidRDefault="00ED30A4" w:rsidP="00F14043">
            <w:pPr>
              <w:rPr>
                <w:ins w:id="39" w:author="Arthur Souza Rodrigues" w:date="2026-07-04T23:18:00Z" w16du:dateUtc="2026-07-05T03:18:00Z"/>
              </w:rPr>
            </w:pPr>
            <w:ins w:id="4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7AF16BD" w14:textId="77777777" w:rsidR="00ED30A4" w:rsidRDefault="00ED30A4" w:rsidP="00F14043">
            <w:pPr>
              <w:rPr>
                <w:ins w:id="41" w:author="Arthur Souza Rodrigues" w:date="2026-07-04T23:18:00Z" w16du:dateUtc="2026-07-05T03:18:00Z"/>
              </w:rPr>
            </w:pPr>
            <w:ins w:id="4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53082029" w14:textId="77777777" w:rsidR="00ED30A4" w:rsidRDefault="00ED30A4" w:rsidP="00F14043">
            <w:pPr>
              <w:rPr>
                <w:ins w:id="43" w:author="Arthur Souza Rodrigues" w:date="2026-07-04T23:18:00Z" w16du:dateUtc="2026-07-05T03:18:00Z"/>
              </w:rPr>
            </w:pPr>
            <w:ins w:id="44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79C69404" w14:textId="77777777" w:rsidR="00ED30A4" w:rsidRDefault="00ED30A4" w:rsidP="00F14043">
            <w:pPr>
              <w:rPr>
                <w:ins w:id="45" w:author="Arthur Souza Rodrigues" w:date="2026-07-04T23:18:00Z" w16du:dateUtc="2026-07-05T03:18:00Z"/>
              </w:rPr>
            </w:pPr>
            <w:ins w:id="4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2295676" w14:textId="77777777" w:rsidR="00ED30A4" w:rsidRDefault="00ED30A4" w:rsidP="00F14043">
            <w:pPr>
              <w:rPr>
                <w:ins w:id="47" w:author="Arthur Souza Rodrigues" w:date="2026-07-04T23:18:00Z" w16du:dateUtc="2026-07-05T03:18:00Z"/>
              </w:rPr>
            </w:pPr>
            <w:ins w:id="48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16E6D432" w14:textId="77777777" w:rsidR="00ED30A4" w:rsidRDefault="00ED30A4" w:rsidP="00F14043">
            <w:pPr>
              <w:rPr>
                <w:ins w:id="49" w:author="Arthur Souza Rodrigues" w:date="2026-07-04T23:18:00Z" w16du:dateUtc="2026-07-05T03:18:00Z"/>
              </w:rPr>
            </w:pPr>
            <w:ins w:id="5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30674826" w14:textId="77777777" w:rsidR="00ED30A4" w:rsidRDefault="00ED30A4" w:rsidP="00F14043">
            <w:pPr>
              <w:rPr>
                <w:ins w:id="51" w:author="Arthur Souza Rodrigues" w:date="2026-07-04T23:18:00Z" w16du:dateUtc="2026-07-05T03:18:00Z"/>
              </w:rPr>
            </w:pPr>
            <w:ins w:id="5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commentRangeEnd w:id="10"/>
    <w:p w14:paraId="28C3E9A3" w14:textId="77777777" w:rsidR="00ED30A4" w:rsidRDefault="00ED30A4" w:rsidP="00ED30A4">
      <w:pPr>
        <w:spacing w:before="160"/>
        <w:rPr>
          <w:ins w:id="53" w:author="Arthur Souza Rodrigues" w:date="2026-07-04T23:18:00Z" w16du:dateUtc="2026-07-05T03:18:00Z"/>
        </w:rPr>
      </w:pPr>
      <w:ins w:id="54" w:author="Arthur Souza Rodrigues" w:date="2026-07-04T23:18:00Z" w16du:dateUtc="2026-07-05T03:18:00Z">
        <w:r>
          <w:rPr>
            <w:rStyle w:val="CommentReference"/>
            <w:sz w:val="22"/>
            <w:szCs w:val="22"/>
          </w:rPr>
          <w:commentReference w:id="10"/>
        </w:r>
        <w:commentRangeEnd w:id="11"/>
        <w:r>
          <w:rPr>
            <w:rStyle w:val="CommentReference"/>
            <w:sz w:val="22"/>
            <w:szCs w:val="22"/>
          </w:rPr>
          <w:commentReference w:id="11"/>
        </w:r>
      </w:ins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55" w:author="Arthur Souza Rodrigues" w:date="2026-07-04T23:18:00Z" w16du:dateUtc="2026-07-05T03:18:00Z"/>
        </w:rPr>
      </w:pPr>
      <w:ins w:id="56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76DBE1BA" w14:textId="77777777" w:rsidR="00ED30A4" w:rsidRDefault="00ED30A4" w:rsidP="00ED30A4">
      <w:pPr>
        <w:spacing w:before="60" w:after="60"/>
        <w:rPr>
          <w:ins w:id="57" w:author="Arthur Souza Rodrigues" w:date="2026-07-04T23:18:00Z" w16du:dateUtc="2026-07-05T03:18:00Z"/>
        </w:rPr>
      </w:pPr>
      <w:ins w:id="58" w:author="Arthur Souza Rodrigues" w:date="2026-07-04T23:18:00Z" w16du:dateUtc="2026-07-05T03:18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6C6F9BB9" w14:textId="77777777" w:rsidR="00ED30A4" w:rsidRDefault="00ED30A4" w:rsidP="00ED30A4">
      <w:pPr>
        <w:spacing w:before="80"/>
        <w:rPr>
          <w:ins w:id="59" w:author="Arthur Souza Rodrigues" w:date="2026-07-04T23:18:00Z" w16du:dateUtc="2026-07-05T03:18:00Z"/>
        </w:rPr>
      </w:pPr>
    </w:p>
    <w:p w14:paraId="10B5EB7E" w14:textId="77777777" w:rsidR="00ED30A4" w:rsidRDefault="00ED30A4" w:rsidP="00ED30A4">
      <w:pPr>
        <w:spacing w:before="180" w:after="40"/>
        <w:rPr>
          <w:ins w:id="60" w:author="Arthur Souza Rodrigues" w:date="2026-07-04T23:18:00Z" w16du:dateUtc="2026-07-05T03:18:00Z"/>
        </w:rPr>
      </w:pPr>
      <w:ins w:id="61" w:author="Arthur Souza Rodrigues" w:date="2026-07-04T23:18:00Z" w16du:dateUtc="2026-07-05T03:18:00Z">
        <w:r>
          <w:rPr>
            <w:b/>
            <w:bCs/>
            <w:color w:val="0F172A"/>
          </w:rPr>
          <w:t xml:space="preserve">Suggestion mode         </w:t>
        </w:r>
      </w:ins>
    </w:p>
    <w:p w14:paraId="2E17E7D0" w14:textId="77777777" w:rsidR="00ED30A4" w:rsidRDefault="00ED30A4" w:rsidP="00ED30A4">
      <w:pPr>
        <w:spacing w:before="60" w:after="60"/>
        <w:rPr>
          <w:ins w:id="62" w:author="Arthur Souza Rodrigues" w:date="2026-07-04T23:18:00Z" w16du:dateUtc="2026-07-05T03:18:00Z"/>
        </w:rPr>
      </w:pPr>
      <w:ins w:id="63" w:author="Arthur Souza Rodrigues" w:date="2026-07-04T23:18:00Z" w16du:dateUtc="2026-07-05T03:18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6624E263" w14:textId="77777777" w:rsidR="00ED30A4" w:rsidRDefault="00ED30A4" w:rsidP="00ED30A4">
      <w:pPr>
        <w:spacing w:before="60"/>
        <w:rPr>
          <w:ins w:id="64" w:author="Arthur Souza Rodrigues" w:date="2026-07-04T23:18:00Z" w16du:dateUtc="2026-07-05T03:18:00Z"/>
        </w:rPr>
      </w:pPr>
    </w:p>
    <w:p w14:paraId="300DE946" w14:textId="77777777" w:rsidR="00ED30A4" w:rsidRDefault="00ED30A4" w:rsidP="00ED30A4">
      <w:pPr>
        <w:spacing w:before="60" w:after="60"/>
        <w:rPr>
          <w:ins w:id="65" w:author="Arthur Souza Rodrigues" w:date="2026-07-04T23:18:00Z" w16du:dateUtc="2026-07-05T03:18:00Z"/>
        </w:rPr>
      </w:pPr>
      <w:ins w:id="66" w:author="Arthur Souza Rodrigues" w:date="2026-07-04T23:18:00Z" w16du:dateUtc="2026-07-05T03:1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20BAFF31" w14:textId="77777777" w:rsidR="00ED30A4" w:rsidRDefault="00ED30A4" w:rsidP="00ED30A4">
      <w:pPr>
        <w:spacing w:before="80"/>
        <w:rPr>
          <w:ins w:id="67" w:author="Arthur Souza Rodrigues" w:date="2026-07-04T23:18:00Z" w16du:dateUtc="2026-07-05T03:18:00Z"/>
        </w:rPr>
      </w:pPr>
    </w:p>
    <w:p w14:paraId="40DCCFB2" w14:textId="77777777" w:rsidR="00ED30A4" w:rsidRDefault="00ED30A4" w:rsidP="00ED30A4">
      <w:pPr>
        <w:spacing w:before="180" w:after="40"/>
        <w:rPr>
          <w:ins w:id="68" w:author="Arthur Souza Rodrigues" w:date="2026-07-04T23:18:00Z" w16du:dateUtc="2026-07-05T03:18:00Z"/>
        </w:rPr>
      </w:pPr>
      <w:ins w:id="69" w:author="Arthur Souza Rodrigues" w:date="2026-07-04T23:18:00Z" w16du:dateUtc="2026-07-05T03:18:00Z">
        <w:r>
          <w:rPr>
            <w:b/>
            <w:bCs/>
            <w:color w:val="0F172A"/>
          </w:rPr>
          <w:t xml:space="preserve">Comments         </w:t>
        </w:r>
      </w:ins>
    </w:p>
    <w:p w14:paraId="7218B1C8" w14:textId="77777777" w:rsidR="00ED30A4" w:rsidRDefault="00ED30A4" w:rsidP="00ED30A4">
      <w:pPr>
        <w:spacing w:before="60" w:after="60"/>
        <w:rPr>
          <w:ins w:id="70" w:author="Arthur Souza Rodrigues" w:date="2026-07-04T23:18:00Z" w16du:dateUtc="2026-07-05T03:18:00Z"/>
        </w:rPr>
      </w:pPr>
      <w:ins w:id="71" w:author="Arthur Souza Rodrigues" w:date="2026-07-04T23:18:00Z" w16du:dateUtc="2026-07-05T03:18:00Z">
        <w:r>
          <w:rPr>
            <w:color w:val="0F172A"/>
          </w:rPr>
          <w:t xml:space="preserve">Select text and click the floating button on the page edge to         </w:t>
        </w:r>
        <w:commentRangeStart w:id="72"/>
        <w:r>
          <w:rPr>
            <w:color w:val="0F172A"/>
          </w:rPr>
          <w:t xml:space="preserve">add a comment anchored to that selection         </w:t>
        </w:r>
        <w:commentRangeEnd w:id="72"/>
        <w:r>
          <w:rPr>
            <w:rStyle w:val="CommentReference"/>
            <w:color w:val="0F172A"/>
            <w:sz w:val="22"/>
            <w:szCs w:val="22"/>
          </w:rPr>
          <w:commentReference w:id="72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386948DB" w14:textId="77777777" w:rsidR="00ED30A4" w:rsidRDefault="00ED30A4" w:rsidP="00ED30A4">
      <w:pPr>
        <w:spacing w:before="60"/>
        <w:rPr>
          <w:ins w:id="73" w:author="Arthur Souza Rodrigues" w:date="2026-07-04T23:18:00Z" w16du:dateUtc="2026-07-05T03:18:00Z"/>
        </w:rPr>
      </w:pPr>
    </w:p>
    <w:p w14:paraId="3A1CD57F" w14:textId="77777777" w:rsidR="00ED30A4" w:rsidRDefault="00ED30A4" w:rsidP="00ED30A4">
      <w:pPr>
        <w:spacing w:before="60" w:after="60"/>
        <w:rPr>
          <w:ins w:id="74" w:author="Arthur Souza Rodrigues" w:date="2026-07-04T23:18:00Z" w16du:dateUtc="2026-07-05T03:18:00Z"/>
        </w:rPr>
      </w:pPr>
      <w:ins w:id="75" w:author="Arthur Souza Rodrigues" w:date="2026-07-04T23:18:00Z" w16du:dateUtc="2026-07-05T03:1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7F373E1A" w14:textId="77777777" w:rsidR="00ED30A4" w:rsidRDefault="00ED30A4" w:rsidP="00ED30A4">
      <w:pPr>
        <w:spacing w:before="80"/>
        <w:rPr>
          <w:ins w:id="76" w:author="Arthur Souza Rodrigues" w:date="2026-07-04T23:18:00Z" w16du:dateUtc="2026-07-05T03:18:00Z"/>
        </w:rPr>
      </w:pPr>
    </w:p>
    <w:p w14:paraId="05566AE7" w14:textId="77777777" w:rsidR="00ED30A4" w:rsidRDefault="00ED30A4" w:rsidP="00ED30A4">
      <w:pPr>
        <w:spacing w:before="180" w:after="40"/>
        <w:rPr>
          <w:ins w:id="77" w:author="Arthur Souza Rodrigues" w:date="2026-07-04T23:18:00Z" w16du:dateUtc="2026-07-05T03:18:00Z"/>
        </w:rPr>
      </w:pPr>
      <w:ins w:id="78" w:author="Arthur Souza Rodrigues" w:date="2026-07-04T23:18:00Z" w16du:dateUtc="2026-07-05T03:18:00Z">
        <w:r>
          <w:rPr>
            <w:b/>
            <w:bCs/>
            <w:color w:val="0F172A"/>
          </w:rPr>
          <w:t xml:space="preserve">Agent-friendly         </w:t>
        </w:r>
      </w:ins>
    </w:p>
    <w:p w14:paraId="5F4FD258" w14:textId="77777777" w:rsidR="00ED30A4" w:rsidRDefault="00ED30A4" w:rsidP="00ED30A4">
      <w:pPr>
        <w:spacing w:before="60" w:after="60"/>
        <w:rPr>
          <w:ins w:id="79" w:author="Arthur Souza Rodrigues" w:date="2026-07-04T23:18:00Z" w16du:dateUtc="2026-07-05T03:18:00Z"/>
        </w:rPr>
      </w:pPr>
      <w:ins w:id="80" w:author="Arthur Souza Rodrigues" w:date="2026-07-04T23:18:00Z" w16du:dateUtc="2026-07-05T03:18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4455D2D" w14:textId="77777777" w:rsidR="00ED30A4" w:rsidRDefault="00ED30A4" w:rsidP="00ED30A4">
      <w:pPr>
        <w:spacing w:before="160"/>
        <w:rPr>
          <w:ins w:id="81" w:author="Arthur Souza Rodrigues" w:date="2026-07-04T23:18:00Z" w16du:dateUtc="2026-07-05T03:18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82" w:author="Arthur Souza Rodrigues" w:date="2026-07-04T23:18:00Z" w16du:dateUtc="2026-07-05T03:18:00Z"/>
        </w:rPr>
      </w:pPr>
      <w:ins w:id="83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59F5E1BC" w14:textId="77777777" w:rsidR="00ED30A4" w:rsidRDefault="00ED30A4" w:rsidP="00ED30A4">
      <w:pPr>
        <w:spacing w:before="60" w:after="60"/>
        <w:rPr>
          <w:ins w:id="84" w:author="Arthur Souza Rodrigues" w:date="2026-07-04T23:18:00Z" w16du:dateUtc="2026-07-05T03:18:00Z"/>
        </w:rPr>
      </w:pPr>
      <w:ins w:id="85" w:author="Arthur Souza Rodrigues" w:date="2026-07-04T23:18:00Z" w16du:dateUtc="2026-07-05T03:18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48E1BFFD" w14:textId="77777777" w:rsidR="00ED30A4" w:rsidRDefault="00ED30A4" w:rsidP="00ED30A4">
      <w:pPr>
        <w:spacing w:before="60"/>
        <w:rPr>
          <w:ins w:id="86" w:author="Arthur Souza Rodrigues" w:date="2026-07-04T23:18:00Z" w16du:dateUtc="2026-07-05T03:18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ins w:id="87" w:author="Arthur Souza Rodrigues" w:date="2026-07-04T23:18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ins w:id="88" w:author="Arthur Souza Rodrigues" w:date="2026-07-04T23:18:00Z" w16du:dateUtc="2026-07-05T03:18:00Z"/>
              </w:rPr>
            </w:pPr>
            <w:ins w:id="89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ins w:id="90" w:author="Arthur Souza Rodrigues" w:date="2026-07-04T23:18:00Z" w16du:dateUtc="2026-07-05T03:18:00Z"/>
              </w:rPr>
            </w:pPr>
            <w:ins w:id="91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ins w:id="92" w:author="Arthur Souza Rodrigues" w:date="2026-07-04T23:18:00Z" w16du:dateUtc="2026-07-05T03:18:00Z"/>
              </w:rPr>
            </w:pPr>
            <w:ins w:id="93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ins w:id="94" w:author="Arthur Souza Rodrigues" w:date="2026-07-04T23:18:00Z" w16du:dateUtc="2026-07-05T03:18:00Z"/>
              </w:rPr>
            </w:pPr>
            <w:ins w:id="95" w:author="Arthur Souza Rodrigues" w:date="2026-07-04T23:18:00Z" w16du:dateUtc="2026-07-05T03:1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ED30A4" w14:paraId="00D1F2F0" w14:textId="77777777" w:rsidTr="00F14043">
        <w:trPr>
          <w:ins w:id="96" w:author="Arthur Souza Rodrigues" w:date="2026-07-04T2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ins w:id="97" w:author="Arthur Souza Rodrigues" w:date="2026-07-04T23:18:00Z" w16du:dateUtc="2026-07-05T03:18:00Z"/>
              </w:rPr>
            </w:pPr>
            <w:ins w:id="98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ins w:id="99" w:author="Arthur Souza Rodrigues" w:date="2026-07-04T23:18:00Z" w16du:dateUtc="2026-07-05T03:18:00Z"/>
              </w:rPr>
            </w:pPr>
            <w:ins w:id="100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ins w:id="101" w:author="Arthur Souza Rodrigues" w:date="2026-07-04T23:18:00Z" w16du:dateUtc="2026-07-05T03:18:00Z"/>
              </w:rPr>
            </w:pPr>
            <w:ins w:id="102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ins w:id="103" w:author="Arthur Souza Rodrigues" w:date="2026-07-04T23:18:00Z" w16du:dateUtc="2026-07-05T03:18:00Z"/>
              </w:rPr>
            </w:pPr>
            <w:ins w:id="104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.docx file contents to load               </w:t>
              </w:r>
            </w:ins>
          </w:p>
        </w:tc>
      </w:tr>
      <w:tr w:rsidR="00ED30A4" w14:paraId="1AFB7BC8" w14:textId="77777777" w:rsidTr="00F14043">
        <w:trPr>
          <w:ins w:id="105" w:author="Arthur Souza Rodrigues" w:date="2026-07-04T2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ins w:id="106" w:author="Arthur Souza Rodrigues" w:date="2026-07-04T23:18:00Z" w16du:dateUtc="2026-07-05T03:18:00Z"/>
              </w:rPr>
            </w:pPr>
            <w:ins w:id="107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ins w:id="108" w:author="Arthur Souza Rodrigues" w:date="2026-07-04T23:18:00Z" w16du:dateUtc="2026-07-05T03:18:00Z"/>
              </w:rPr>
            </w:pPr>
            <w:ins w:id="109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ins w:id="110" w:author="Arthur Souza Rodrigues" w:date="2026-07-04T23:18:00Z" w16du:dateUtc="2026-07-05T03:18:00Z"/>
              </w:rPr>
            </w:pPr>
            <w:ins w:id="111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ins w:id="112" w:author="Arthur Souza Rodrigues" w:date="2026-07-04T23:18:00Z" w16du:dateUtc="2026-07-05T03:18:00Z"/>
              </w:rPr>
            </w:pPr>
            <w:ins w:id="113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Preview mode — no editing UI               </w:t>
              </w:r>
            </w:ins>
          </w:p>
        </w:tc>
      </w:tr>
      <w:tr w:rsidR="00ED30A4" w14:paraId="3ECB580F" w14:textId="77777777" w:rsidTr="00F14043">
        <w:trPr>
          <w:ins w:id="114" w:author="Arthur Souza Rodrigues" w:date="2026-07-04T2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ins w:id="115" w:author="Arthur Souza Rodrigues" w:date="2026-07-04T23:18:00Z" w16du:dateUtc="2026-07-05T03:18:00Z"/>
              </w:rPr>
            </w:pPr>
            <w:ins w:id="116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ins w:id="117" w:author="Arthur Souza Rodrigues" w:date="2026-07-04T23:18:00Z" w16du:dateUtc="2026-07-05T03:18:00Z"/>
              </w:rPr>
            </w:pPr>
            <w:ins w:id="118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ins w:id="119" w:author="Arthur Souza Rodrigues" w:date="2026-07-04T23:18:00Z" w16du:dateUtc="2026-07-05T03:18:00Z"/>
              </w:rPr>
            </w:pPr>
            <w:ins w:id="120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ins w:id="121" w:author="Arthur Souza Rodrigues" w:date="2026-07-04T23:18:00Z" w16du:dateUtc="2026-07-05T03:18:00Z"/>
              </w:rPr>
            </w:pPr>
            <w:ins w:id="122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Show formatting toolbar               </w:t>
              </w:r>
            </w:ins>
          </w:p>
        </w:tc>
      </w:tr>
      <w:tr w:rsidR="00ED30A4" w14:paraId="128A7230" w14:textId="77777777" w:rsidTr="00F14043">
        <w:trPr>
          <w:ins w:id="123" w:author="Arthur Souza Rodrigues" w:date="2026-07-04T2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ins w:id="124" w:author="Arthur Souza Rodrigues" w:date="2026-07-04T23:18:00Z" w16du:dateUtc="2026-07-05T03:18:00Z"/>
              </w:rPr>
            </w:pPr>
            <w:ins w:id="125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ins w:id="126" w:author="Arthur Souza Rodrigues" w:date="2026-07-04T23:18:00Z" w16du:dateUtc="2026-07-05T03:18:00Z"/>
              </w:rPr>
            </w:pPr>
            <w:ins w:id="127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ins w:id="128" w:author="Arthur Souza Rodrigues" w:date="2026-07-04T23:18:00Z" w16du:dateUtc="2026-07-05T03:18:00Z"/>
              </w:rPr>
            </w:pPr>
            <w:ins w:id="129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ins w:id="130" w:author="Arthur Souza Rodrigues" w:date="2026-07-04T23:18:00Z" w16du:dateUtc="2026-07-05T03:18:00Z"/>
              </w:rPr>
            </w:pPr>
            <w:ins w:id="13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Author name for comments and tracked changes               </w:t>
              </w:r>
            </w:ins>
          </w:p>
        </w:tc>
      </w:tr>
      <w:tr w:rsidR="00ED30A4" w14:paraId="2733373D" w14:textId="77777777" w:rsidTr="00F14043">
        <w:trPr>
          <w:ins w:id="132" w:author="Arthur Souza Rodrigues" w:date="2026-07-04T2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ins w:id="133" w:author="Arthur Souza Rodrigues" w:date="2026-07-04T23:18:00Z" w16du:dateUtc="2026-07-05T03:18:00Z"/>
              </w:rPr>
            </w:pPr>
            <w:ins w:id="134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ins w:id="135" w:author="Arthur Souza Rodrigues" w:date="2026-07-04T23:18:00Z" w16du:dateUtc="2026-07-05T03:18:00Z"/>
              </w:rPr>
            </w:pPr>
            <w:ins w:id="136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ins w:id="137" w:author="Arthur Souza Rodrigues" w:date="2026-07-04T23:18:00Z" w16du:dateUtc="2026-07-05T03:18:00Z"/>
              </w:rPr>
            </w:pPr>
            <w:ins w:id="138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ins w:id="139" w:author="Arthur Souza Rodrigues" w:date="2026-07-04T23:18:00Z" w16du:dateUtc="2026-07-05T03:18:00Z"/>
              </w:rPr>
            </w:pPr>
            <w:ins w:id="140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every document change               </w:t>
              </w:r>
            </w:ins>
          </w:p>
        </w:tc>
      </w:tr>
      <w:tr w:rsidR="00ED30A4" w14:paraId="5BA2C2CA" w14:textId="77777777" w:rsidTr="00F14043">
        <w:trPr>
          <w:ins w:id="141" w:author="Arthur Souza Rodrigues" w:date="2026-07-04T23:1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ins w:id="142" w:author="Arthur Souza Rodrigues" w:date="2026-07-04T23:18:00Z" w16du:dateUtc="2026-07-05T03:18:00Z"/>
              </w:rPr>
            </w:pPr>
            <w:ins w:id="143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ins w:id="144" w:author="Arthur Souza Rodrigues" w:date="2026-07-04T23:18:00Z" w16du:dateUtc="2026-07-05T03:18:00Z"/>
              </w:rPr>
            </w:pPr>
            <w:ins w:id="145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ins w:id="146" w:author="Arthur Souza Rodrigues" w:date="2026-07-04T23:18:00Z" w16du:dateUtc="2026-07-05T03:18:00Z"/>
              </w:rPr>
            </w:pPr>
            <w:ins w:id="147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ins w:id="148" w:author="Arthur Souza Rodrigues" w:date="2026-07-04T23:18:00Z" w16du:dateUtc="2026-07-05T03:18:00Z"/>
              </w:rPr>
            </w:pPr>
            <w:ins w:id="149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save, receives ArrayBuffer               </w:t>
              </w:r>
            </w:ins>
          </w:p>
        </w:tc>
      </w:tr>
      <w:tr w:rsidR="00ED30A4" w14:paraId="0B8C62AF" w14:textId="77777777" w:rsidTr="00F14043">
        <w:trPr>
          <w:ins w:id="150" w:author="Arthur Souza Rodrigues" w:date="2026-07-04T23:1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ins w:id="151" w:author="Arthur Souza Rodrigues" w:date="2026-07-04T23:18:00Z" w16du:dateUtc="2026-07-05T03:18:00Z"/>
              </w:rPr>
            </w:pPr>
            <w:ins w:id="152" w:author="Arthur Souza Rodrigues" w:date="2026-07-04T23:18:00Z" w16du:dateUtc="2026-07-05T03:1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ins w:id="153" w:author="Arthur Souza Rodrigues" w:date="2026-07-04T23:18:00Z" w16du:dateUtc="2026-07-05T03:18:00Z"/>
              </w:rPr>
            </w:pPr>
            <w:ins w:id="154" w:author="Arthur Souza Rodrigues" w:date="2026-07-04T23:18:00Z" w16du:dateUtc="2026-07-05T03:1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ins w:id="155" w:author="Arthur Souza Rodrigues" w:date="2026-07-04T23:18:00Z" w16du:dateUtc="2026-07-05T03:18:00Z"/>
              </w:rPr>
            </w:pPr>
            <w:ins w:id="156" w:author="Arthur Souza Rodrigues" w:date="2026-07-04T23:18:00Z" w16du:dateUtc="2026-07-05T03:1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ins w:id="157" w:author="Arthur Souza Rodrigues" w:date="2026-07-04T23:18:00Z" w16du:dateUtc="2026-07-05T03:18:00Z"/>
              </w:rPr>
            </w:pPr>
            <w:ins w:id="15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Called on error               </w:t>
              </w:r>
            </w:ins>
          </w:p>
        </w:tc>
      </w:tr>
    </w:tbl>
    <w:p w14:paraId="23B28FBE" w14:textId="77777777" w:rsidR="00ED30A4" w:rsidRDefault="00ED30A4" w:rsidP="00ED30A4">
      <w:pPr>
        <w:spacing w:before="80"/>
        <w:rPr>
          <w:ins w:id="159" w:author="Arthur Souza Rodrigues" w:date="2026-07-04T23:18:00Z" w16du:dateUtc="2026-07-05T03:18:00Z"/>
        </w:rPr>
      </w:pPr>
    </w:p>
    <w:p w14:paraId="14414065" w14:textId="77777777" w:rsidR="00ED30A4" w:rsidRDefault="00ED30A4" w:rsidP="00ED30A4">
      <w:pPr>
        <w:rPr>
          <w:ins w:id="160" w:author="Arthur Souza Rodrigues" w:date="2026-07-04T23:18:00Z" w16du:dateUtc="2026-07-05T03:18:00Z"/>
        </w:rPr>
      </w:pPr>
      <w:ins w:id="161" w:author="Arthur Souza Rodrigues" w:date="2026-07-04T23:18:00Z" w16du:dateUtc="2026-07-05T03:18:00Z">
        <w:r>
          <w:br w:type="page"/>
        </w:r>
      </w:ins>
    </w:p>
    <w:p w14:paraId="26502A66" w14:textId="77777777" w:rsidR="00ED30A4" w:rsidRDefault="00ED30A4" w:rsidP="00ED30A4">
      <w:pPr>
        <w:spacing w:before="180" w:after="40"/>
        <w:rPr>
          <w:ins w:id="162" w:author="Arthur Souza Rodrigues" w:date="2026-07-04T23:18:00Z" w16du:dateUtc="2026-07-05T03:18:00Z"/>
        </w:rPr>
      </w:pPr>
      <w:ins w:id="163" w:author="Arthur Souza Rodrigues" w:date="2026-07-04T23:18:00Z" w16du:dateUtc="2026-07-05T03:18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ins w:id="164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ins w:id="165" w:author="Arthur Souza Rodrigues" w:date="2026-07-04T23:18:00Z" w16du:dateUtc="2026-07-05T03:18:00Z"/>
              </w:rPr>
            </w:pPr>
            <w:ins w:id="166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A6C621E" w14:textId="77777777" w:rsidR="00ED30A4" w:rsidRDefault="00ED30A4" w:rsidP="00F14043">
            <w:pPr>
              <w:rPr>
                <w:ins w:id="167" w:author="Arthur Souza Rodrigues" w:date="2026-07-04T23:18:00Z" w16du:dateUtc="2026-07-05T03:18:00Z"/>
              </w:rPr>
            </w:pPr>
          </w:p>
          <w:p w14:paraId="6AFCD942" w14:textId="77777777" w:rsidR="00ED30A4" w:rsidRDefault="00ED30A4" w:rsidP="00F14043">
            <w:pPr>
              <w:rPr>
                <w:ins w:id="168" w:author="Arthur Souza Rodrigues" w:date="2026-07-04T23:18:00Z" w16du:dateUtc="2026-07-05T03:18:00Z"/>
              </w:rPr>
            </w:pPr>
            <w:ins w:id="169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127BA4F" w14:textId="77777777" w:rsidR="00ED30A4" w:rsidRDefault="00ED30A4" w:rsidP="00F14043">
            <w:pPr>
              <w:rPr>
                <w:ins w:id="170" w:author="Arthur Souza Rodrigues" w:date="2026-07-04T23:18:00Z" w16du:dateUtc="2026-07-05T03:18:00Z"/>
              </w:rPr>
            </w:pPr>
            <w:ins w:id="171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C230971" w14:textId="77777777" w:rsidR="00ED30A4" w:rsidRDefault="00ED30A4" w:rsidP="00F14043">
            <w:pPr>
              <w:rPr>
                <w:ins w:id="172" w:author="Arthur Souza Rodrigues" w:date="2026-07-04T23:18:00Z" w16du:dateUtc="2026-07-05T03:18:00Z"/>
              </w:rPr>
            </w:pPr>
            <w:ins w:id="173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172E1C5B" w14:textId="77777777" w:rsidR="00ED30A4" w:rsidRDefault="00ED30A4" w:rsidP="00F14043">
            <w:pPr>
              <w:rPr>
                <w:ins w:id="174" w:author="Arthur Souza Rodrigues" w:date="2026-07-04T23:18:00Z" w16du:dateUtc="2026-07-05T03:18:00Z"/>
              </w:rPr>
            </w:pPr>
            <w:ins w:id="175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5F028814" w14:textId="77777777" w:rsidR="00ED30A4" w:rsidRDefault="00ED30A4" w:rsidP="00F14043">
            <w:pPr>
              <w:rPr>
                <w:ins w:id="176" w:author="Arthur Souza Rodrigues" w:date="2026-07-04T23:18:00Z" w16du:dateUtc="2026-07-05T03:18:00Z"/>
              </w:rPr>
            </w:pPr>
            <w:ins w:id="177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3ABDCB5A" w14:textId="77777777" w:rsidR="00ED30A4" w:rsidRDefault="00ED30A4" w:rsidP="00ED30A4">
      <w:pPr>
        <w:spacing w:before="160"/>
        <w:rPr>
          <w:ins w:id="178" w:author="Arthur Souza Rodrigues" w:date="2026-07-04T23:18:00Z" w16du:dateUtc="2026-07-05T03:18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179" w:author="Arthur Souza Rodrigues" w:date="2026-07-04T23:18:00Z" w16du:dateUtc="2026-07-05T03:18:00Z"/>
        </w:rPr>
      </w:pPr>
      <w:ins w:id="180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0C0720BA" w14:textId="77777777" w:rsidR="00ED30A4" w:rsidRDefault="00ED30A4" w:rsidP="00ED30A4">
      <w:pPr>
        <w:spacing w:before="60" w:after="60"/>
        <w:rPr>
          <w:ins w:id="181" w:author="Arthur Souza Rodrigues" w:date="2026-07-04T23:18:00Z" w16du:dateUtc="2026-07-05T03:18:00Z"/>
        </w:rPr>
      </w:pPr>
      <w:ins w:id="182" w:author="Arthur Souza Rodrigues" w:date="2026-07-04T23:18:00Z" w16du:dateUtc="2026-07-05T03:18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087F2ACF" w14:textId="77777777" w:rsidR="00ED30A4" w:rsidRDefault="00ED30A4" w:rsidP="00ED30A4">
      <w:pPr>
        <w:spacing w:before="60"/>
        <w:rPr>
          <w:ins w:id="183" w:author="Arthur Souza Rodrigues" w:date="2026-07-04T23:18:00Z" w16du:dateUtc="2026-07-05T03:18:00Z"/>
        </w:rPr>
      </w:pPr>
    </w:p>
    <w:p w14:paraId="1199F343" w14:textId="77777777" w:rsidR="00ED30A4" w:rsidRDefault="00ED30A4" w:rsidP="00ED30A4">
      <w:pPr>
        <w:spacing w:before="180" w:after="40"/>
        <w:rPr>
          <w:ins w:id="184" w:author="Arthur Souza Rodrigues" w:date="2026-07-04T23:18:00Z" w16du:dateUtc="2026-07-05T03:18:00Z"/>
        </w:rPr>
      </w:pPr>
      <w:ins w:id="185" w:author="Arthur Souza Rodrigues" w:date="2026-07-04T23:18:00Z" w16du:dateUtc="2026-07-05T03:18:00Z">
        <w:r>
          <w:rPr>
            <w:b/>
            <w:bCs/>
            <w:color w:val="0F172A"/>
          </w:rPr>
          <w:t xml:space="preserve">Ground rules         </w:t>
        </w:r>
      </w:ins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86" w:author="Arthur Souza Rodrigues" w:date="2026-07-04T23:18:00Z" w16du:dateUtc="2026-07-05T03:18:00Z"/>
        </w:rPr>
      </w:pPr>
      <w:ins w:id="187" w:author="Arthur Souza Rodrigues" w:date="2026-07-04T23:18:00Z" w16du:dateUtc="2026-07-05T03:18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88" w:author="Arthur Souza Rodrigues" w:date="2026-07-04T23:18:00Z" w16du:dateUtc="2026-07-05T03:18:00Z"/>
        </w:rPr>
      </w:pPr>
      <w:ins w:id="189" w:author="Arthur Souza Rodrigues" w:date="2026-07-04T23:18:00Z" w16du:dateUtc="2026-07-05T03:18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6C1A44E7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90" w:author="Arthur Souza Rodrigues" w:date="2026-07-04T23:18:00Z" w16du:dateUtc="2026-07-05T03:18:00Z"/>
        </w:rPr>
      </w:pPr>
      <w:ins w:id="191" w:author="Arthur Souza Rodrigues" w:date="2026-07-04T23:18:00Z" w16du:dateUtc="2026-07-05T03:18:00Z">
        <w:del w:id="192" w:author="anon-contributor" w:date="2026-03-04T23:44:00Z">
          <w:r>
            <w:rPr>
              <w:color w:val="0F172A"/>
            </w:rPr>
            <w:delText>Do not introduce intermediate HTML serialisation. This is a hard constraint.</w:delText>
          </w:r>
        </w:del>
        <w:r>
          <w:rPr>
            <w:color w:val="0F172A"/>
          </w:rPr>
          <w:t xml:space="preserve">Avoid intermediate HTML serialisation where possible.           </w:t>
        </w:r>
      </w:ins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04T23:18:00Z" w16du:dateUtc="2026-07-05T03:18:00Z"/>
        </w:rPr>
      </w:pPr>
      <w:ins w:id="194" w:author="Arthur Souza Rodrigues" w:date="2026-07-04T23:18:00Z" w16du:dateUtc="2026-07-05T03:18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0C0A336E" w14:textId="77777777" w:rsidR="00ED30A4" w:rsidRDefault="00ED30A4" w:rsidP="00ED30A4">
      <w:pPr>
        <w:spacing w:before="80"/>
        <w:rPr>
          <w:ins w:id="195" w:author="Arthur Souza Rodrigues" w:date="2026-07-04T23:18:00Z" w16du:dateUtc="2026-07-05T03:18:00Z"/>
        </w:rPr>
      </w:pPr>
    </w:p>
    <w:p w14:paraId="7E63C3D8" w14:textId="77777777" w:rsidR="00ED30A4" w:rsidRDefault="00ED30A4" w:rsidP="00ED30A4">
      <w:pPr>
        <w:spacing w:before="180" w:after="40"/>
        <w:rPr>
          <w:ins w:id="196" w:author="Arthur Souza Rodrigues" w:date="2026-07-04T23:18:00Z" w16du:dateUtc="2026-07-05T03:18:00Z"/>
        </w:rPr>
      </w:pPr>
      <w:ins w:id="197" w:author="Arthur Souza Rodrigues" w:date="2026-07-04T23:18:00Z" w16du:dateUtc="2026-07-05T03:18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ins w:id="198" w:author="Arthur Souza Rodrigues" w:date="2026-07-04T23:1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ins w:id="199" w:author="Arthur Souza Rodrigues" w:date="2026-07-04T23:18:00Z" w16du:dateUtc="2026-07-05T03:18:00Z"/>
              </w:rPr>
            </w:pPr>
            <w:ins w:id="200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189B8551" w14:textId="77777777" w:rsidR="00ED30A4" w:rsidRDefault="00ED30A4" w:rsidP="00F14043">
            <w:pPr>
              <w:rPr>
                <w:ins w:id="201" w:author="Arthur Souza Rodrigues" w:date="2026-07-04T23:18:00Z" w16du:dateUtc="2026-07-05T03:18:00Z"/>
              </w:rPr>
            </w:pPr>
            <w:ins w:id="202" w:author="Arthur Souza Rodrigues" w:date="2026-07-04T23:18:00Z" w16du:dateUtc="2026-07-05T03:1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04E05115" w14:textId="77777777" w:rsidR="00ED30A4" w:rsidRDefault="00ED30A4" w:rsidP="00ED30A4">
      <w:pPr>
        <w:spacing w:before="200"/>
        <w:rPr>
          <w:ins w:id="203" w:author="Arthur Souza Rodrigues" w:date="2026-07-04T23:18:00Z" w16du:dateUtc="2026-07-05T03:18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ins w:id="204" w:author="Arthur Souza Rodrigues" w:date="2026-07-04T23:18:00Z" w16du:dateUtc="2026-07-05T03:18:00Z"/>
        </w:rPr>
      </w:pPr>
      <w:ins w:id="205" w:author="Arthur Souza Rodrigues" w:date="2026-07-04T23:18:00Z" w16du:dateUtc="2026-07-05T03:18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261E0C34" w14:textId="77777777" w:rsidR="00ED30A4" w:rsidRDefault="00ED30A4" w:rsidP="00ED30A4">
      <w:pPr>
        <w:spacing w:before="60"/>
        <w:rPr>
          <w:ins w:id="206" w:author="Arthur Souza Rodrigues" w:date="2026-07-04T23:18:00Z" w16du:dateUtc="2026-07-05T03:18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ins w:id="207" w:author="Arthur Souza Rodrigues" w:date="2026-07-04T23:18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ins w:id="208" w:author="Arthur Souza Rodrigues" w:date="2026-07-04T23:18:00Z" w16du:dateUtc="2026-07-05T03:18:00Z"/>
              </w:rPr>
            </w:pPr>
            <w:ins w:id="209" w:author="Arthur Souza Rodrigues" w:date="2026-07-04T23:18:00Z" w16du:dateUtc="2026-07-05T03:1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0DA86ED5" w14:textId="77777777" w:rsidR="00ED30A4" w:rsidRDefault="00ED30A4" w:rsidP="00F14043">
            <w:pPr>
              <w:spacing w:after="320"/>
              <w:rPr>
                <w:ins w:id="210" w:author="Arthur Souza Rodrigues" w:date="2026-07-04T23:18:00Z" w16du:dateUtc="2026-07-05T03:18:00Z"/>
              </w:rPr>
            </w:pPr>
            <w:ins w:id="21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Maintainer · eigenpal.com               </w:t>
              </w:r>
            </w:ins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212" w:author="Arthur Souza Rodrigues" w:date="2026-07-04T23:18:00Z" w16du:dateUtc="2026-07-05T03:18:00Z"/>
              </w:rPr>
            </w:pPr>
          </w:p>
          <w:p w14:paraId="3D7990AC" w14:textId="77777777" w:rsidR="00ED30A4" w:rsidRDefault="00ED30A4" w:rsidP="00F14043">
            <w:pPr>
              <w:rPr>
                <w:ins w:id="213" w:author="Arthur Souza Rodrigues" w:date="2026-07-04T23:18:00Z" w16du:dateUtc="2026-07-05T03:18:00Z"/>
              </w:rPr>
            </w:pPr>
            <w:ins w:id="214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ins w:id="215" w:author="Arthur Souza Rodrigues" w:date="2026-07-04T23:18:00Z" w16du:dateUtc="2026-07-05T03:18:00Z"/>
              </w:rPr>
            </w:pPr>
            <w:ins w:id="216" w:author="Arthur Souza Rodrigues" w:date="2026-07-04T23:18:00Z" w16du:dateUtc="2026-07-05T03:1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26A95D14" w14:textId="77777777" w:rsidR="00ED30A4" w:rsidRDefault="00ED30A4" w:rsidP="00F14043">
            <w:pPr>
              <w:spacing w:after="320"/>
              <w:rPr>
                <w:ins w:id="217" w:author="Arthur Souza Rodrigues" w:date="2026-07-04T23:18:00Z" w16du:dateUtc="2026-07-05T03:18:00Z"/>
              </w:rPr>
            </w:pPr>
            <w:ins w:id="218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on behalf of the community               </w:t>
              </w:r>
            </w:ins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7-04T23:18:00Z" w16du:dateUtc="2026-07-05T03:18:00Z"/>
              </w:rPr>
            </w:pPr>
          </w:p>
          <w:p w14:paraId="0DDA6374" w14:textId="77777777" w:rsidR="00ED30A4" w:rsidRDefault="00ED30A4" w:rsidP="00F14043">
            <w:pPr>
              <w:rPr>
                <w:ins w:id="220" w:author="Arthur Souza Rodrigues" w:date="2026-07-04T23:18:00Z" w16du:dateUtc="2026-07-05T03:18:00Z"/>
              </w:rPr>
            </w:pPr>
            <w:ins w:id="221" w:author="Arthur Souza Rodrigues" w:date="2026-07-04T23:18:00Z" w16du:dateUtc="2026-07-05T03:18:00Z">
              <w:r>
                <w:rPr>
                  <w:color w:val="64748B"/>
                  <w:sz w:val="20"/>
                  <w:szCs w:val="20"/>
                </w:rPr>
                <w:t xml:space="preserve">signature · date               </w:t>
              </w:r>
            </w:ins>
          </w:p>
        </w:tc>
      </w:tr>
    </w:tbl>
    <w:p w14:paraId="67AFF92F" w14:textId="77777777" w:rsidR="00ED30A4" w:rsidRDefault="00ED30A4" w:rsidP="00ED30A4">
      <w:pPr>
        <w:rPr>
          <w:ins w:id="222" w:author="Arthur Souza Rodrigues" w:date="2026-07-04T23:18:00Z" w16du:dateUtc="2026-07-05T03:18:00Z"/>
        </w:rPr>
      </w:pPr>
    </w:p>
    <w:p w14:paraId="15453BF2" w14:textId="689A8600" w:rsidR="0031481F" w:rsidRDefault="0031481F">
      <w:pPr>
        <w:spacing w:before="200"/>
      </w:pPr>
    </w:p>
    <w:p w14:paraId="6D436C00" w14:textId="6FF0F000" w:rsidR="0031481F" w:rsidRDefault="00E93D03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00BE2CA6" w14:textId="77777777" w:rsidR="0031481F" w:rsidRDefault="0031481F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93D0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EigenPal               </w:t>
            </w:r>
          </w:p>
          <w:p w14:paraId="4F81C000" w14:textId="10DD3300" w:rsidR="0031481F" w:rsidRDefault="00E93D0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18004CB4" w14:textId="77777777" w:rsidR="0031481F" w:rsidRDefault="00E93D0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93D03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099E6A8" w14:textId="23392000" w:rsidR="0031481F" w:rsidRDefault="00E93D03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31481F" w:rsidRDefault="00E93D03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7DC9D877" w14:textId="77777777" w:rsidR="00336008" w:rsidRDefault="00336008"/>
    <w:sectPr w:rsidR="00336008">
      <w:headerReference w:type="default" r:id="rId14"/>
      <w:footerReference w:type="default" r:id="rId15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17:00Z" w:initials="AS">
    <w:p w14:paraId="1BC5096D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" w:author="Arthur Souza Rodrigues" w:date="2026-07-04T23:17:00Z" w:initials="AS">
    <w:p w14:paraId="0247F82F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6" w:author="User" w:date="2026-03-05T19:41:00Z" w:initials="">
    <w:p w14:paraId="4FDEEBBE" w14:textId="77777777" w:rsidR="0031481F" w:rsidRDefault="00E93D03">
      <w:r>
        <w:rPr>
          <w:rStyle w:val="CommentReference"/>
        </w:rPr>
        <w:annotationRef/>
      </w:r>
      <w:r>
        <w:t xml:space="preserve">Just like that!         </w:t>
      </w:r>
    </w:p>
  </w:comment>
  <w:comment w:id="10" w:author="Arthur Souza Rodrigues" w:date="2026-07-04T23:17:00Z" w:initials="AS">
    <w:p w14:paraId="64F77A48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Horrible.</w:t>
      </w:r>
    </w:p>
  </w:comment>
  <w:comment w:id="11" w:author="Arthur Souza Rodrigues" w:date="2026-07-04T23:17:00Z" w:initials="AS">
    <w:p w14:paraId="051AFFD1" w14:textId="77777777" w:rsidR="00ED30A4" w:rsidRDefault="00ED30A4" w:rsidP="00ED30A4">
      <w:r>
        <w:rPr>
          <w:rStyle w:val="CommentReference"/>
        </w:rPr>
        <w:annotationRef/>
      </w:r>
      <w:r>
        <w:rPr>
          <w:sz w:val="20"/>
          <w:szCs w:val="20"/>
        </w:rPr>
        <w:t>Terrible.</w:t>
      </w:r>
    </w:p>
  </w:comment>
  <w:comment w:id="72" w:author="User" w:date="2026-03-05T19:41:00Z" w:initials="">
    <w:p w14:paraId="77D4985D" w14:textId="77777777" w:rsidR="00ED30A4" w:rsidRDefault="00ED30A4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7E38D4" w14:textId="77777777" w:rsidR="00E93D03" w:rsidRDefault="00E93D03">
      <w:r>
        <w:separator/>
      </w:r>
    </w:p>
  </w:endnote>
  <w:endnote w:type="continuationSeparator" w:id="0">
    <w:p w14:paraId="33D0F4B4" w14:textId="77777777" w:rsidR="00E93D03" w:rsidRDefault="00E93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93D03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31481F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C3E247" w14:textId="77777777" w:rsidR="00E93D03" w:rsidRDefault="00E93D03">
      <w:r>
        <w:separator/>
      </w:r>
    </w:p>
  </w:footnote>
  <w:footnote w:type="continuationSeparator" w:id="0">
    <w:p w14:paraId="0180636F" w14:textId="77777777" w:rsidR="00E93D03" w:rsidRDefault="00E93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93D03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A37AC8"/>
    <w:rsid w:val="00C0357D"/>
    <w:rsid w:val="00D53FE7"/>
    <w:rsid w:val="00DC2887"/>
    <w:rsid w:val="00E84C52"/>
    <w:rsid w:val="00E93D03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yperlink" Target="https://github.com/eigenpal/docx-editor/blob/main/docs/PLUGINS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1633</Words>
  <Characters>9311</Characters>
  <Application>Microsoft Office Word</Application>
  <DocSecurity>0</DocSecurity>
  <Lines>77</Lines>
  <Paragraphs>21</Paragraphs>
  <ScaleCrop>false</ScaleCrop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3</cp:revision>
  <dcterms:created xsi:type="dcterms:W3CDTF">2026-05-10T03:08:00Z</dcterms:created>
  <dcterms:modified xsi:type="dcterms:W3CDTF">2026-07-11T01:33:00Z</dcterms:modified>
</cp:coreProperties>
</file>