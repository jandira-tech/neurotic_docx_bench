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99769C" w14:textId="77777777" w:rsidR="00037552" w:rsidRDefault="00037552">
      <w:pPr>
        <w:pPrChange w:id="0" w:author="Arthur Souza Rodrigues" w:date="2026-07-10T21:50:00Z" w16du:dateUtc="2026-07-11T01:50:00Z">
          <w:pPr>
            <w:jc w:val="center"/>
          </w:pPr>
        </w:pPrChange>
      </w:pPr>
      <w:r>
        <w:t>file_</w:t>
      </w:r>
      <w:ins w:id="1" w:author="Arthur Souza Rodrigues" w:date="2026-07-10T21:50:00Z" w16du:dateUtc="2026-07-11T01:50:00Z">
        <w:r w:rsidR="00FF364B">
          <w:t>150</w:t>
        </w:r>
      </w:ins>
      <w:del w:id="2" w:author="Arthur Souza Rodrigues" w:date="2026-07-10T21:50:00Z" w16du:dateUtc="2026-07-11T01:50:00Z">
        <w:r>
          <w:delText>149</w:delText>
        </w:r>
      </w:del>
      <w:r>
        <w:t>.docx</w:t>
      </w:r>
    </w:p>
    <w:p w14:paraId="1EBC1991" w14:textId="034892CA" w:rsidR="001D5CFD" w:rsidRDefault="00A10132">
      <w:pPr>
        <w:rPr>
          <w:ins w:id="3" w:author="Arthur Souza Rodrigues" w:date="2026-07-10T21:50:00Z" w16du:dateUtc="2026-07-11T01:50:00Z"/>
        </w:rPr>
      </w:pPr>
      <w:ins w:id="4" w:author="Arthur Souza Rodrigues" w:date="2026-07-10T21:50:00Z" w16du:dateUtc="2026-07-11T01:50:00Z">
        <w:r>
          <w:t>Sales Report - January 2026</w:t>
        </w:r>
      </w:ins>
    </w:p>
    <w:p w14:paraId="312D81CE" w14:textId="77777777" w:rsidR="001D5CFD" w:rsidRDefault="00A10132">
      <w:pPr>
        <w:rPr>
          <w:ins w:id="5" w:author="Arthur Souza Rodrigues" w:date="2026-07-10T21:50:00Z" w16du:dateUtc="2026-07-11T01:50:00Z"/>
        </w:rPr>
      </w:pPr>
      <w:ins w:id="6" w:author="Arthur Souza Rodrigues" w:date="2026-07-10T21:50:00Z" w16du:dateUtc="2026-07-11T01:50:00Z">
        <w:r>
          <w:t>Region: North America</w:t>
        </w:r>
      </w:ins>
    </w:p>
    <w:p w14:paraId="39D9832B" w14:textId="77777777" w:rsidR="001D5CFD" w:rsidRDefault="00A10132">
      <w:pPr>
        <w:rPr>
          <w:ins w:id="7" w:author="Arthur Souza Rodrigues" w:date="2026-07-10T21:50:00Z" w16du:dateUtc="2026-07-11T01:50:00Z"/>
        </w:rPr>
      </w:pPr>
      <w:ins w:id="8" w:author="Arthur Souza Rodrigues" w:date="2026-07-10T21:50:00Z" w16du:dateUtc="2026-07-11T01:50:00Z">
        <w:r>
          <w:t>Total Sales: $2,400,000</w:t>
        </w:r>
      </w:ins>
    </w:p>
    <w:p w14:paraId="6889DF76" w14:textId="77777777" w:rsidR="001D5CFD" w:rsidRDefault="00A10132">
      <w:pPr>
        <w:rPr>
          <w:ins w:id="9" w:author="Arthur Souza Rodrigues" w:date="2026-07-10T21:50:00Z" w16du:dateUtc="2026-07-11T01:50:00Z"/>
        </w:rPr>
      </w:pPr>
      <w:ins w:id="10" w:author="Arthur Souza Rodrigues" w:date="2026-07-10T21:50:00Z" w16du:dateUtc="2026-07-11T01:50:00Z">
        <w:r>
          <w:t>Top Product: Software License</w:t>
        </w:r>
      </w:ins>
    </w:p>
    <w:p w14:paraId="0C4E9FB7" w14:textId="77777777" w:rsidR="001D5CFD" w:rsidRDefault="00A10132">
      <w:pPr>
        <w:rPr>
          <w:ins w:id="11" w:author="Arthur Souza Rodrigues" w:date="2026-07-10T21:50:00Z" w16du:dateUtc="2026-07-11T01:50:00Z"/>
        </w:rPr>
      </w:pPr>
      <w:ins w:id="12" w:author="Arthur Souza Rodrigues" w:date="2026-07-10T21:50:00Z" w16du:dateUtc="2026-07-11T01:50:00Z">
        <w:r>
          <w:t>Growth Rate: 12%</w:t>
        </w:r>
        <w:r>
          <w:t xml:space="preserve"> YTD</w:t>
        </w:r>
      </w:ins>
    </w:p>
    <w:p w14:paraId="3F51EDE5" w14:textId="77777777" w:rsidR="001D5CFD" w:rsidRDefault="00A10132">
      <w:pPr>
        <w:rPr>
          <w:ins w:id="13" w:author="Arthur Souza Rodrigues" w:date="2026-07-10T21:50:00Z" w16du:dateUtc="2026-07-11T01:50:00Z"/>
        </w:rPr>
      </w:pPr>
      <w:ins w:id="14" w:author="Arthur Souza Rodrigues" w:date="2026-07-10T21:50:00Z" w16du:dateUtc="2026-07-11T01:50:00Z">
        <w:r>
          <w:t>Sales Team Size: 25 representatives</w:t>
        </w:r>
      </w:ins>
    </w:p>
    <w:p w14:paraId="5CF921C0" w14:textId="0DB34637" w:rsidR="006074BA" w:rsidRDefault="00A10132">
      <w:pPr>
        <w:jc w:val="center"/>
        <w:rPr>
          <w:del w:id="15" w:author="Arthur Souza Rodrigues" w:date="2026-07-10T21:50:00Z" w16du:dateUtc="2026-07-11T01:50:00Z"/>
        </w:rPr>
      </w:pPr>
      <w:ins w:id="16" w:author="Arthur Souza Rodrigues" w:date="2026-07-10T21:50:00Z" w16du:dateUtc="2026-07-11T01:50:00Z">
        <w:r>
          <w:t>Target for Q2: $3,000,000</w:t>
        </w:r>
      </w:ins>
      <w:del w:id="17" w:author="Arthur Souza Rodrigues" w:date="2026-07-10T21:50:00Z" w16du:dateUtc="2026-07-11T01:50:00Z">
        <w:r>
          <w:delText>Center Alignment Demo</w:delText>
        </w:r>
      </w:del>
    </w:p>
    <w:p w14:paraId="5C90A5BB" w14:textId="77777777" w:rsidR="006074BA" w:rsidRDefault="00A10132">
      <w:pPr>
        <w:jc w:val="center"/>
        <w:rPr>
          <w:del w:id="18" w:author="Arthur Souza Rodrigues" w:date="2026-07-10T21:50:00Z" w16du:dateUtc="2026-07-11T01:50:00Z"/>
        </w:rPr>
      </w:pPr>
      <w:del w:id="19" w:author="Arthur Souza Rodrigues" w:date="2026-07-10T21:50:00Z" w16du:dateUtc="2026-07-11T01:50:00Z">
        <w:r>
          <w:delText>This document demonstrates center alignment.</w:delText>
        </w:r>
      </w:del>
    </w:p>
    <w:p w14:paraId="3432CEC0" w14:textId="77777777" w:rsidR="006074BA" w:rsidRDefault="00A10132">
      <w:pPr>
        <w:jc w:val="center"/>
        <w:rPr>
          <w:del w:id="20" w:author="Arthur Souza Rodrigues" w:date="2026-07-10T21:50:00Z" w16du:dateUtc="2026-07-11T01:50:00Z"/>
        </w:rPr>
      </w:pPr>
      <w:del w:id="21" w:author="Arthur Souza Rodrigues" w:date="2026-07-10T21:50:00Z" w16du:dateUtc="2026-07-11T01:50:00Z">
        <w:r>
          <w:delText>All this text is centered on the page.</w:delText>
        </w:r>
      </w:del>
    </w:p>
    <w:p w14:paraId="1C327119" w14:textId="77777777" w:rsidR="006074BA" w:rsidRDefault="00A10132">
      <w:pPr>
        <w:pPrChange w:id="22" w:author="Arthur Souza Rodrigues" w:date="2026-07-10T21:50:00Z" w16du:dateUtc="2026-07-11T01:50:00Z">
          <w:pPr>
            <w:jc w:val="center"/>
          </w:pPr>
        </w:pPrChange>
      </w:pPr>
      <w:del w:id="23" w:author="Arthur Souza Rodrigues" w:date="2026-07-10T21:50:00Z" w16du:dateUtc="2026-07-11T01:50:00Z">
        <w:r>
          <w:delText>Center alignment is great for titles and headings.</w:delText>
        </w:r>
      </w:del>
    </w:p>
    <w:sectPr w:rsidR="006074B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74BA"/>
    <w:rsid w:val="00037552"/>
    <w:rsid w:val="001D5CFD"/>
    <w:rsid w:val="0055320C"/>
    <w:rsid w:val="006074BA"/>
    <w:rsid w:val="007924AD"/>
    <w:rsid w:val="00D53FE7"/>
    <w:rsid w:val="00FF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8395D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2026-05-14T16:50:00Z</dcterms:created>
  <dcterms:modified xsi:type="dcterms:W3CDTF">2026-07-11T01:50:00Z</dcterms:modified>
</cp:coreProperties>
</file>