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54D1A" w14:textId="77777777" w:rsidR="0004000E" w:rsidRDefault="0004000E">
      <w:pPr>
        <w:jc w:val="center"/>
        <w:rPr>
          <w:b/>
          <w:color w:val="1F4E79"/>
          <w:sz w:val="60"/>
          <w:rPrChange w:id="30" w:author="Arthur Souza Rodrigues" w:date="2026-07-10T21:41:00Z" w16du:dateUtc="2026-07-11T01:41:00Z">
            <w:rPr/>
          </w:rPrChange>
        </w:rPr>
        <w:pPrChange w:id="31" w:author="Arthur Souza Rodrigues" w:date="2026-07-10T21:41:00Z" w16du:dateUtc="2026-07-11T01:41:00Z">
          <w:pPr/>
        </w:pPrChange>
      </w:pPr>
      <w:r>
        <w:rPr>
          <w:b/>
          <w:color w:val="1F4E79"/>
          <w:sz w:val="60"/>
          <w:rPrChange w:id="32" w:author="Arthur Souza Rodrigues" w:date="2026-07-10T21:41:00Z" w16du:dateUtc="2026-07-11T01:41:00Z">
            <w:rPr/>
          </w:rPrChange>
        </w:rPr>
        <w:t>file_</w:t>
      </w:r>
      <w:ins w:id="33" w:author="Arthur Souza Rodrigues" w:date="2026-07-10T21:41:00Z" w16du:dateUtc="2026-07-11T01:41:00Z">
        <w:r w:rsidR="008A7143">
          <w:rPr>
            <w:b/>
            <w:color w:val="1F4E79"/>
            <w:sz w:val="60"/>
          </w:rPr>
          <w:t>8</w:t>
        </w:r>
      </w:ins>
      <w:del w:id="34" w:author="Arthur Souza Rodrigues" w:date="2026-07-10T21:41:00Z" w16du:dateUtc="2026-07-11T01:41:00Z">
        <w:r>
          <w:delText>7</w:delText>
        </w:r>
      </w:del>
      <w:r>
        <w:rPr>
          <w:b/>
          <w:color w:val="1F4E79"/>
          <w:sz w:val="60"/>
          <w:rPrChange w:id="35" w:author="Arthur Souza Rodrigues" w:date="2026-07-10T21:41:00Z" w16du:dateUtc="2026-07-11T01:41:00Z">
            <w:rPr/>
          </w:rPrChange>
        </w:rPr>
        <w:t>.docx</w:t>
      </w:r>
    </w:p>
    <w:p w14:paraId="63A413F0" w14:textId="133D5B65" w:rsidR="00E57C26" w:rsidRDefault="00CB28A3">
      <w:pPr>
        <w:jc w:val="center"/>
        <w:rPr>
          <w:ins w:id="36" w:author="Arthur Souza Rodrigues" w:date="2026-07-10T21:41:00Z" w16du:dateUtc="2026-07-11T01:41:00Z"/>
        </w:rPr>
      </w:pPr>
      <w:ins w:id="37" w:author="Arthur Souza Rodrigues" w:date="2026-07-10T21:41:00Z" w16du:dateUtc="2026-07-11T01:41:00Z">
        <w:r>
          <w:rPr>
            <w:b/>
            <w:color w:val="1F4E79"/>
            <w:sz w:val="60"/>
          </w:rPr>
          <w:t>Microsoft Word vs. Google Docs</w:t>
        </w:r>
      </w:ins>
    </w:p>
    <w:p w14:paraId="28002976" w14:textId="1F4481D3" w:rsidR="00853FCC" w:rsidRDefault="00CB28A3">
      <w:pPr>
        <w:rPr>
          <w:del w:id="38" w:author="Arthur Souza Rodrigues" w:date="2026-07-10T21:41:00Z" w16du:dateUtc="2026-07-11T01:41:00Z"/>
        </w:rPr>
      </w:pPr>
      <w:ins w:id="39" w:author="Arthur Souza Rodrigues" w:date="2026-07-10T21:41:00Z" w16du:dateUtc="2026-07-11T01:41:00Z">
        <w:r>
          <w:rPr>
            <w:i/>
            <w:sz w:val="32"/>
          </w:rPr>
          <w:t>A comprehensive, evidence-backed demonstration</w:t>
        </w:r>
      </w:ins>
      <w:del w:id="40" w:author="Arthur Souza Rodrigues" w:date="2026-07-10T21:41:00Z" w16du:dateUtc="2026-07-11T01:41:00Z">
        <w:r w:rsidR="00771F88">
          <w:delText>Left Alignment Demo</w:delText>
        </w:r>
      </w:del>
    </w:p>
    <w:p w14:paraId="294357AE" w14:textId="77777777" w:rsidR="00853FCC" w:rsidRDefault="00771F88">
      <w:pPr>
        <w:jc w:val="center"/>
        <w:pPrChange w:id="41" w:author="Arthur Souza Rodrigues" w:date="2026-07-10T21:41:00Z" w16du:dateUtc="2026-07-11T01:41:00Z">
          <w:pPr/>
        </w:pPrChange>
      </w:pPr>
      <w:del w:id="42" w:author="Arthur Souza Rodrigues" w:date="2026-07-10T21:41:00Z" w16du:dateUtc="2026-07-11T01:41:00Z">
        <w:r>
          <w:delText>This</w:delText>
        </w:r>
      </w:del>
      <w:r>
        <w:rPr>
          <w:i/>
          <w:sz w:val="32"/>
          <w:rPrChange w:id="43" w:author="Arthur Souza Rodrigues" w:date="2026-07-10T21:41:00Z" w16du:dateUtc="2026-07-11T01:41:00Z">
            <w:rPr/>
          </w:rPrChange>
        </w:rPr>
        <w:t xml:space="preserve"> document</w:t>
      </w:r>
      <w:del w:id="44" w:author="Arthur Souza Rodrigues" w:date="2026-07-10T21:41:00Z" w16du:dateUtc="2026-07-11T01:41:00Z">
        <w:r>
          <w:delText xml:space="preserve"> demonstrates left text alignment.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2648AADD" w14:textId="77777777">
        <w:trPr>
          <w:jc w:val="center"/>
          <w:ins w:id="45" w:author="Arthur Souza Rodrigues" w:date="2026-07-10T21:41:00Z" w16du:dateUtc="2026-07-11T01:41:00Z"/>
        </w:trPr>
        <w:tc>
          <w:tcPr>
            <w:tcW w:w="10080" w:type="dxa"/>
            <w:shd w:val="clear" w:color="auto" w:fill="D9EAF7"/>
            <w:vAlign w:val="center"/>
          </w:tcPr>
          <w:p w14:paraId="475BC2B0" w14:textId="77777777" w:rsidR="00E57C26" w:rsidRDefault="00CB28A3">
            <w:pPr>
              <w:rPr>
                <w:ins w:id="46" w:author="Arthur Souza Rodrigues" w:date="2026-07-10T21:41:00Z" w16du:dateUtc="2026-07-11T01:41:00Z"/>
              </w:rPr>
            </w:pPr>
            <w:ins w:id="47" w:author="Arthur Souza Rodrigues" w:date="2026-07-10T21:41:00Z" w16du:dateUtc="2026-07-11T01:41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57C26" w14:paraId="5A97EE5B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CF9A5B" w14:textId="77777777" w:rsidR="00E57C26" w:rsidRDefault="00CB28A3">
            <w:pPr>
              <w:rPr>
                <w:ins w:id="49" w:author="Arthur Souza Rodrigues" w:date="2026-07-10T21:41:00Z" w16du:dateUtc="2026-07-11T01:41:00Z"/>
              </w:rPr>
            </w:pPr>
            <w:ins w:id="50" w:author="Arthur Souza Rodrigues" w:date="2026-07-10T21:41:00Z" w16du:dateUtc="2026-07-11T01:41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5361662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1" w:author="Arthur Souza Rodrigues" w:date="2026-07-10T21:41:00Z" w16du:dateUtc="2026-07-11T01:41:00Z"/>
              </w:rPr>
            </w:pPr>
            <w:ins w:id="52" w:author="Arthur Souza Rodrigues" w:date="2026-07-10T21:41:00Z" w16du:dateUtc="2026-07-11T01:41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E57C26" w14:paraId="3EBBF44D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A00841" w14:textId="77777777" w:rsidR="00E57C26" w:rsidRDefault="00CB28A3">
            <w:pPr>
              <w:rPr>
                <w:ins w:id="54" w:author="Arthur Souza Rodrigues" w:date="2026-07-10T21:41:00Z" w16du:dateUtc="2026-07-11T01:41:00Z"/>
              </w:rPr>
            </w:pPr>
            <w:ins w:id="55" w:author="Arthur Souza Rodrigues" w:date="2026-07-10T21:41:00Z" w16du:dateUtc="2026-07-11T01:41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43696E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" w:author="Arthur Souza Rodrigues" w:date="2026-07-10T21:41:00Z" w16du:dateUtc="2026-07-11T01:41:00Z"/>
              </w:rPr>
            </w:pPr>
            <w:ins w:id="57" w:author="Arthur Souza Rodrigues" w:date="2026-07-10T21:41:00Z" w16du:dateUtc="2026-07-11T01:41:00Z">
              <w:r>
                <w:t>Microsoft Word capability team</w:t>
              </w:r>
            </w:ins>
          </w:p>
        </w:tc>
      </w:tr>
      <w:tr w:rsidR="00E57C26" w14:paraId="3CFD3845" w14:textId="77777777" w:rsidTr="00E57C26">
        <w:trPr>
          <w:jc w:val="center"/>
          <w:ins w:id="5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97F3E1" w14:textId="77777777" w:rsidR="00E57C26" w:rsidRDefault="00CB28A3">
            <w:pPr>
              <w:rPr>
                <w:ins w:id="59" w:author="Arthur Souza Rodrigues" w:date="2026-07-10T21:41:00Z" w16du:dateUtc="2026-07-11T01:41:00Z"/>
              </w:rPr>
            </w:pPr>
            <w:ins w:id="60" w:author="Arthur Souza Rodrigues" w:date="2026-07-10T21:41:00Z" w16du:dateUtc="2026-07-11T01:41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1F73EAA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1" w:author="Arthur Souza Rodrigues" w:date="2026-07-10T21:41:00Z" w16du:dateUtc="2026-07-11T01:41:00Z"/>
              </w:rPr>
            </w:pPr>
            <w:ins w:id="62" w:author="Arthur Souza Rodrigues" w:date="2026-07-10T21:41:00Z" w16du:dateUtc="2026-07-11T01:41:00Z">
              <w:r>
                <w:t>2026-07-03</w:t>
              </w:r>
            </w:ins>
          </w:p>
        </w:tc>
      </w:tr>
      <w:tr w:rsidR="00E57C26" w14:paraId="63F66B74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648CBA" w14:textId="77777777" w:rsidR="00E57C26" w:rsidRDefault="00CB28A3">
            <w:pPr>
              <w:rPr>
                <w:ins w:id="64" w:author="Arthur Souza Rodrigues" w:date="2026-07-10T21:41:00Z" w16du:dateUtc="2026-07-11T01:41:00Z"/>
              </w:rPr>
            </w:pPr>
            <w:ins w:id="65" w:author="Arthur Souza Rodrigues" w:date="2026-07-10T21:41:00Z" w16du:dateUtc="2026-07-11T01:41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0177975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10T21:41:00Z" w16du:dateUtc="2026-07-11T01:41:00Z"/>
              </w:rPr>
            </w:pPr>
            <w:ins w:id="67" w:author="Arthur Souza Rodrigues" w:date="2026-07-10T21:41:00Z" w16du:dateUtc="2026-07-11T01:41:00Z">
              <w:r>
                <w:t>Prove “all they have plus more” with Word features embedded in this .docx</w:t>
              </w:r>
            </w:ins>
          </w:p>
        </w:tc>
      </w:tr>
      <w:tr w:rsidR="00E57C26" w14:paraId="57C0344D" w14:textId="77777777" w:rsidTr="00E57C26">
        <w:trPr>
          <w:jc w:val="center"/>
          <w:ins w:id="6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F852278" w14:textId="77777777" w:rsidR="00E57C26" w:rsidRDefault="00CB28A3">
            <w:pPr>
              <w:rPr>
                <w:ins w:id="69" w:author="Arthur Souza Rodrigues" w:date="2026-07-10T21:41:00Z" w16du:dateUtc="2026-07-11T01:41:00Z"/>
              </w:rPr>
            </w:pPr>
            <w:ins w:id="70" w:author="Arthur Souza Rodrigues" w:date="2026-07-10T21:41:00Z" w16du:dateUtc="2026-07-11T01:41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31885F6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1" w:author="Arthur Souza Rodrigues" w:date="2026-07-10T21:41:00Z" w16du:dateUtc="2026-07-11T01:41:00Z"/>
              </w:rPr>
            </w:pPr>
            <w:ins w:id="72" w:author="Arthur Souza Rodrigues" w:date="2026-07-10T21:41:00Z" w16du:dateUtc="2026-07-11T01:41:00Z">
              <w:r>
                <w:t>Draft for review – use Track Changes and comments for sign-off</w:t>
              </w:r>
            </w:ins>
          </w:p>
        </w:tc>
      </w:tr>
    </w:tbl>
    <w:p w14:paraId="03A357ED" w14:textId="77777777" w:rsidR="00E57C26" w:rsidRDefault="00CB28A3">
      <w:pPr>
        <w:rPr>
          <w:ins w:id="73" w:author="Arthur Souza Rodrigues" w:date="2026-07-10T21:41:00Z" w16du:dateUtc="2026-07-11T01:41:00Z"/>
        </w:rPr>
      </w:pPr>
      <w:ins w:id="74" w:author="Arthur Souza Rodrigues" w:date="2026-07-10T21:41:00Z" w16du:dateUtc="2026-07-11T01:41:00Z">
        <w:r>
          <w:br w:type="page"/>
        </w:r>
      </w:ins>
    </w:p>
    <w:p w14:paraId="2C70CC6E" w14:textId="77777777" w:rsidR="00E57C26" w:rsidRDefault="00CB28A3">
      <w:pPr>
        <w:pStyle w:val="Heading1"/>
        <w:rPr>
          <w:ins w:id="75" w:author="Arthur Souza Rodrigues" w:date="2026-07-10T21:41:00Z" w16du:dateUtc="2026-07-11T01:41:00Z"/>
        </w:rPr>
      </w:pPr>
      <w:ins w:id="76" w:author="Arthur Souza Rodrigues" w:date="2026-07-10T21:41:00Z" w16du:dateUtc="2026-07-11T01:41:00Z">
        <w:r>
          <w:lastRenderedPageBreak/>
          <w:t>Table of Contents</w:t>
        </w:r>
      </w:ins>
    </w:p>
    <w:p w14:paraId="7E5F6DAD" w14:textId="77777777" w:rsidR="00E57C26" w:rsidRDefault="00CB28A3">
      <w:pPr>
        <w:rPr>
          <w:ins w:id="77" w:author="Arthur Souza Rodrigues" w:date="2026-07-10T21:41:00Z" w16du:dateUtc="2026-07-11T01:41:00Z"/>
        </w:rPr>
      </w:pPr>
      <w:ins w:id="78" w:author="Arthur Souza Rodrigues" w:date="2026-07-10T21:41:00Z" w16du:dateUtc="2026-07-11T01:41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2DFF7E42" w14:textId="77777777" w:rsidR="00E57C26" w:rsidRDefault="00CB28A3">
      <w:pPr>
        <w:pStyle w:val="IntenseQuote"/>
        <w:rPr>
          <w:ins w:id="79" w:author="Arthur Souza Rodrigues" w:date="2026-07-10T21:41:00Z" w16du:dateUtc="2026-07-11T01:41:00Z"/>
        </w:rPr>
      </w:pPr>
      <w:ins w:id="80" w:author="Arthur Souza Rodrigues" w:date="2026-07-10T21:41:00Z" w16du:dateUtc="2026-07-11T01:41:00Z">
        <w:r>
          <w:t>Tip: In Word, right-click the Table of Contents and choose “Update Field” to refresh page numbers.</w:t>
        </w:r>
      </w:ins>
    </w:p>
    <w:p w14:paraId="3D9B7FEB" w14:textId="77777777" w:rsidR="00E57C26" w:rsidRDefault="00CB28A3">
      <w:pPr>
        <w:rPr>
          <w:ins w:id="81" w:author="Arthur Souza Rodrigues" w:date="2026-07-10T21:41:00Z" w16du:dateUtc="2026-07-11T01:41:00Z"/>
        </w:rPr>
      </w:pPr>
      <w:ins w:id="82" w:author="Arthur Souza Rodrigues" w:date="2026-07-10T21:41:00Z" w16du:dateUtc="2026-07-11T01:41:00Z">
        <w:r>
          <w:br w:type="page"/>
        </w:r>
      </w:ins>
    </w:p>
    <w:p w14:paraId="11874153" w14:textId="77777777" w:rsidR="00E57C26" w:rsidRDefault="00CB28A3">
      <w:pPr>
        <w:pStyle w:val="Heading1"/>
        <w:rPr>
          <w:ins w:id="83" w:author="Arthur Souza Rodrigues" w:date="2026-07-10T21:41:00Z" w16du:dateUtc="2026-07-11T01:41:00Z"/>
        </w:rPr>
      </w:pPr>
      <w:bookmarkStart w:id="84" w:name="exec_summary"/>
      <w:ins w:id="85" w:author="Arthur Souza Rodrigues" w:date="2026-07-10T21:41:00Z" w16du:dateUtc="2026-07-11T01:41:00Z">
        <w:r>
          <w:lastRenderedPageBreak/>
          <w:t>1. Executive summary</w:t>
        </w:r>
        <w:bookmarkEnd w:id="84"/>
      </w:ins>
    </w:p>
    <w:p w14:paraId="0CE1D6A9" w14:textId="77777777" w:rsidR="00E57C26" w:rsidRDefault="00CB28A3">
      <w:pPr>
        <w:rPr>
          <w:ins w:id="86" w:author="Arthur Souza Rodrigues" w:date="2026-07-10T21:41:00Z" w16du:dateUtc="2026-07-11T01:41:00Z"/>
        </w:rPr>
      </w:pPr>
      <w:ins w:id="87" w:author="Arthur Souza Rodrigues" w:date="2026-07-10T21:41:00Z" w16du:dateUtc="2026-07-11T01:41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4EF4CC23" w14:textId="77777777" w:rsidR="00E57C26" w:rsidRDefault="00CB28A3">
      <w:pPr>
        <w:pStyle w:val="ListBullet"/>
        <w:rPr>
          <w:ins w:id="88" w:author="Arthur Souza Rodrigues" w:date="2026-07-10T21:41:00Z" w16du:dateUtc="2026-07-11T01:41:00Z"/>
        </w:rPr>
      </w:pPr>
      <w:ins w:id="89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ins>
    </w:p>
    <w:p w14:paraId="20484424" w14:textId="77777777" w:rsidR="00E57C26" w:rsidRDefault="00CB28A3">
      <w:pPr>
        <w:pStyle w:val="ListBullet"/>
        <w:rPr>
          <w:ins w:id="90" w:author="Arthur Souza Rodrigues" w:date="2026-07-10T21:41:00Z" w16du:dateUtc="2026-07-11T01:41:00Z"/>
        </w:rPr>
      </w:pPr>
      <w:ins w:id="91" w:author="Arthur Souza Rodrigues" w:date="2026-07-10T21:41:00Z" w16du:dateUtc="2026-07-11T01:41:00Z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ins>
    </w:p>
    <w:p w14:paraId="0F6AE25C" w14:textId="77777777" w:rsidR="00E57C26" w:rsidRDefault="00CB28A3">
      <w:pPr>
        <w:pStyle w:val="ListBullet"/>
        <w:rPr>
          <w:ins w:id="92" w:author="Arthur Souza Rodrigues" w:date="2026-07-10T21:41:00Z" w16du:dateUtc="2026-07-11T01:41:00Z"/>
        </w:rPr>
      </w:pPr>
      <w:ins w:id="93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07B05C8E" w14:textId="77777777">
        <w:trPr>
          <w:jc w:val="center"/>
          <w:ins w:id="94" w:author="Arthur Souza Rodrigues" w:date="2026-07-10T21:41:00Z" w16du:dateUtc="2026-07-11T01:41:00Z"/>
        </w:trPr>
        <w:tc>
          <w:tcPr>
            <w:tcW w:w="10080" w:type="dxa"/>
            <w:shd w:val="clear" w:color="auto" w:fill="E2F0D9"/>
            <w:vAlign w:val="center"/>
          </w:tcPr>
          <w:p w14:paraId="127AAFA1" w14:textId="77777777" w:rsidR="00E57C26" w:rsidRDefault="00CB28A3">
            <w:pPr>
              <w:rPr>
                <w:ins w:id="95" w:author="Arthur Souza Rodrigues" w:date="2026-07-10T21:41:00Z" w16du:dateUtc="2026-07-11T01:41:00Z"/>
              </w:rPr>
            </w:pPr>
            <w:ins w:id="96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3DB5562" w14:textId="77777777" w:rsidR="00E57C26" w:rsidRDefault="00CB28A3">
      <w:pPr>
        <w:pStyle w:val="Heading1"/>
        <w:rPr>
          <w:ins w:id="97" w:author="Arthur Souza Rodrigues" w:date="2026-07-10T21:41:00Z" w16du:dateUtc="2026-07-11T01:41:00Z"/>
        </w:rPr>
      </w:pPr>
      <w:bookmarkStart w:id="98" w:name="evidence"/>
      <w:ins w:id="99" w:author="Arthur Souza Rodrigues" w:date="2026-07-10T21:41:00Z" w16du:dateUtc="2026-07-11T01:41:00Z">
        <w:r>
          <w:t>2. Evidence base and source notes</w:t>
        </w:r>
        <w:bookmarkEnd w:id="98"/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7C26" w14:paraId="6AA457AD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0674101" w14:textId="77777777" w:rsidR="00E57C26" w:rsidRDefault="00CB28A3">
            <w:pPr>
              <w:rPr>
                <w:ins w:id="101" w:author="Arthur Souza Rodrigues" w:date="2026-07-10T21:41:00Z" w16du:dateUtc="2026-07-11T01:41:00Z"/>
              </w:rPr>
            </w:pPr>
            <w:ins w:id="102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435AA3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3" w:author="Arthur Souza Rodrigues" w:date="2026-07-10T21:41:00Z" w16du:dateUtc="2026-07-11T01:41:00Z"/>
              </w:rPr>
            </w:pPr>
            <w:ins w:id="104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49D0CF0F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5" w:author="Arthur Souza Rodrigues" w:date="2026-07-10T21:41:00Z" w16du:dateUtc="2026-07-11T01:41:00Z"/>
              </w:rPr>
            </w:pPr>
            <w:ins w:id="106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ins>
          </w:p>
        </w:tc>
      </w:tr>
      <w:tr w:rsidR="00E57C26" w14:paraId="58E83D33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0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DC470E6" w14:textId="77777777" w:rsidR="00E57C26" w:rsidRDefault="00CB28A3">
            <w:pPr>
              <w:rPr>
                <w:ins w:id="108" w:author="Arthur Souza Rodrigues" w:date="2026-07-10T21:41:00Z" w16du:dateUtc="2026-07-11T01:41:00Z"/>
              </w:rPr>
            </w:pPr>
            <w:ins w:id="109" w:author="Arthur Souza Rodrigues" w:date="2026-07-10T21:41:00Z" w16du:dateUtc="2026-07-11T01:41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342BF45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0" w:author="Arthur Souza Rodrigues" w:date="2026-07-10T21:41:00Z" w16du:dateUtc="2026-07-11T01:41:00Z"/>
              </w:rPr>
            </w:pPr>
            <w:ins w:id="111" w:author="Arthur Souza Rodrigues" w:date="2026-07-10T21:41:00Z" w16du:dateUtc="2026-07-11T01:41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54A27D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2" w:author="Arthur Souza Rodrigues" w:date="2026-07-10T21:41:00Z" w16du:dateUtc="2026-07-11T01:41:00Z"/>
              </w:rPr>
            </w:pPr>
            <w:ins w:id="113" w:author="Arthur Souza Rodrigues" w:date="2026-07-10T21:41:00Z" w16du:dateUtc="2026-07-11T01:41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E57C26" w14:paraId="129FA03D" w14:textId="77777777" w:rsidTr="00E57C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1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80A74A" w14:textId="77777777" w:rsidR="00E57C26" w:rsidRDefault="00CB28A3">
            <w:pPr>
              <w:rPr>
                <w:ins w:id="115" w:author="Arthur Souza Rodrigues" w:date="2026-07-10T21:41:00Z" w16du:dateUtc="2026-07-11T01:41:00Z"/>
              </w:rPr>
            </w:pPr>
            <w:ins w:id="116" w:author="Arthur Souza Rodrigues" w:date="2026-07-10T21:41:00Z" w16du:dateUtc="2026-07-11T01:41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429EB2F3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17" w:author="Arthur Souza Rodrigues" w:date="2026-07-10T21:41:00Z" w16du:dateUtc="2026-07-11T01:41:00Z"/>
              </w:rPr>
            </w:pPr>
            <w:ins w:id="118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5D43F1C9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19" w:author="Arthur Souza Rodrigues" w:date="2026-07-10T21:41:00Z" w16du:dateUtc="2026-07-11T01:41:00Z"/>
              </w:rPr>
            </w:pPr>
            <w:ins w:id="120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E57C26" w14:paraId="6A143D31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D2ED13" w14:textId="77777777" w:rsidR="00E57C26" w:rsidRDefault="00CB28A3">
            <w:pPr>
              <w:rPr>
                <w:ins w:id="122" w:author="Arthur Souza Rodrigues" w:date="2026-07-10T21:41:00Z" w16du:dateUtc="2026-07-11T01:41:00Z"/>
              </w:rPr>
            </w:pPr>
            <w:ins w:id="123" w:author="Arthur Souza Rodrigues" w:date="2026-07-10T21:41:00Z" w16du:dateUtc="2026-07-11T01:41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06DDAC2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4" w:author="Arthur Souza Rodrigues" w:date="2026-07-10T21:41:00Z" w16du:dateUtc="2026-07-11T01:41:00Z"/>
              </w:rPr>
            </w:pPr>
            <w:ins w:id="125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21004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6" w:author="Arthur Souza Rodrigues" w:date="2026-07-10T21:41:00Z" w16du:dateUtc="2026-07-11T01:41:00Z"/>
              </w:rPr>
            </w:pPr>
            <w:ins w:id="127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E57C26" w14:paraId="529CD5E4" w14:textId="77777777" w:rsidTr="00E57C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7C70BF" w14:textId="77777777" w:rsidR="00E57C26" w:rsidRDefault="00CB28A3">
            <w:pPr>
              <w:rPr>
                <w:ins w:id="129" w:author="Arthur Souza Rodrigues" w:date="2026-07-10T21:41:00Z" w16du:dateUtc="2026-07-11T01:41:00Z"/>
              </w:rPr>
            </w:pPr>
            <w:ins w:id="130" w:author="Arthur Souza Rodrigues" w:date="2026-07-10T21:41:00Z" w16du:dateUtc="2026-07-11T01:41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1FE1C90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1" w:author="Arthur Souza Rodrigues" w:date="2026-07-10T21:41:00Z" w16du:dateUtc="2026-07-11T01:41:00Z"/>
              </w:rPr>
            </w:pPr>
            <w:ins w:id="132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7C9A9D9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3" w:author="Arthur Souza Rodrigues" w:date="2026-07-10T21:41:00Z" w16du:dateUtc="2026-07-11T01:41:00Z"/>
              </w:rPr>
            </w:pPr>
            <w:ins w:id="134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E57C26" w14:paraId="719354CE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35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C66777" w14:textId="77777777" w:rsidR="00E57C26" w:rsidRDefault="00CB28A3">
            <w:pPr>
              <w:rPr>
                <w:ins w:id="136" w:author="Arthur Souza Rodrigues" w:date="2026-07-10T21:41:00Z" w16du:dateUtc="2026-07-11T01:41:00Z"/>
              </w:rPr>
            </w:pPr>
            <w:ins w:id="137" w:author="Arthur Souza Rodrigues" w:date="2026-07-10T21:41:00Z" w16du:dateUtc="2026-07-11T01:41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077C1FB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8" w:author="Arthur Souza Rodrigues" w:date="2026-07-10T21:41:00Z" w16du:dateUtc="2026-07-11T01:41:00Z"/>
              </w:rPr>
            </w:pPr>
            <w:ins w:id="139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3FD88C8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0" w:author="Arthur Souza Rodrigues" w:date="2026-07-10T21:41:00Z" w16du:dateUtc="2026-07-11T01:41:00Z"/>
              </w:rPr>
            </w:pPr>
            <w:ins w:id="141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3C294D29" w14:textId="77777777" w:rsidR="00E57C26" w:rsidRDefault="00CB28A3">
      <w:pPr>
        <w:pStyle w:val="Heading1"/>
        <w:rPr>
          <w:ins w:id="142" w:author="Arthur Souza Rodrigues" w:date="2026-07-10T21:41:00Z" w16du:dateUtc="2026-07-11T01:41:00Z"/>
        </w:rPr>
      </w:pPr>
      <w:bookmarkStart w:id="143" w:name="matrix"/>
      <w:ins w:id="144" w:author="Arthur Souza Rodrigues" w:date="2026-07-10T21:41:00Z" w16du:dateUtc="2026-07-11T01:41:00Z">
        <w:r>
          <w:lastRenderedPageBreak/>
          <w:t>3. Capability matrix: Word has all the expected basics plus professional depth</w:t>
        </w:r>
        <w:bookmarkEnd w:id="143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E57C26" w14:paraId="413363D2" w14:textId="77777777">
        <w:trPr>
          <w:jc w:val="center"/>
          <w:ins w:id="145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1781EE25" w14:textId="77777777" w:rsidR="00E57C26" w:rsidRDefault="00CB28A3">
            <w:pPr>
              <w:rPr>
                <w:ins w:id="146" w:author="Arthur Souza Rodrigues" w:date="2026-07-10T21:41:00Z" w16du:dateUtc="2026-07-11T01:41:00Z"/>
              </w:rPr>
            </w:pPr>
            <w:ins w:id="147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6E99C985" w14:textId="77777777" w:rsidR="00E57C26" w:rsidRDefault="00CB28A3">
            <w:pPr>
              <w:rPr>
                <w:ins w:id="148" w:author="Arthur Souza Rodrigues" w:date="2026-07-10T21:41:00Z" w16du:dateUtc="2026-07-11T01:41:00Z"/>
              </w:rPr>
            </w:pPr>
            <w:ins w:id="149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1CD4E97B" w14:textId="77777777" w:rsidR="00E57C26" w:rsidRDefault="00CB28A3">
            <w:pPr>
              <w:rPr>
                <w:ins w:id="150" w:author="Arthur Souza Rodrigues" w:date="2026-07-10T21:41:00Z" w16du:dateUtc="2026-07-11T01:41:00Z"/>
              </w:rPr>
            </w:pPr>
            <w:ins w:id="151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F0DD865" w14:textId="77777777" w:rsidR="00E57C26" w:rsidRDefault="00CB28A3">
            <w:pPr>
              <w:rPr>
                <w:ins w:id="152" w:author="Arthur Souza Rodrigues" w:date="2026-07-10T21:41:00Z" w16du:dateUtc="2026-07-11T01:41:00Z"/>
              </w:rPr>
            </w:pPr>
            <w:ins w:id="153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E57C26" w14:paraId="2EEE6EC7" w14:textId="77777777">
        <w:trPr>
          <w:jc w:val="center"/>
          <w:ins w:id="154" w:author="Arthur Souza Rodrigues" w:date="2026-07-10T21:41:00Z" w16du:dateUtc="2026-07-11T01:41:00Z"/>
        </w:trPr>
        <w:tc>
          <w:tcPr>
            <w:tcW w:w="2520" w:type="dxa"/>
          </w:tcPr>
          <w:p w14:paraId="6B8953EA" w14:textId="77777777" w:rsidR="00E57C26" w:rsidRDefault="00CB28A3">
            <w:pPr>
              <w:rPr>
                <w:ins w:id="155" w:author="Arthur Souza Rodrigues" w:date="2026-07-10T21:41:00Z" w16du:dateUtc="2026-07-11T01:41:00Z"/>
              </w:rPr>
            </w:pPr>
            <w:ins w:id="156" w:author="Arthur Souza Rodrigues" w:date="2026-07-10T21:41:00Z" w16du:dateUtc="2026-07-11T01:41:00Z">
              <w:r>
                <w:t>Real-time coauthoring</w:t>
              </w:r>
            </w:ins>
          </w:p>
        </w:tc>
        <w:tc>
          <w:tcPr>
            <w:tcW w:w="2520" w:type="dxa"/>
          </w:tcPr>
          <w:p w14:paraId="0E65360A" w14:textId="77777777" w:rsidR="00E57C26" w:rsidRDefault="00CB28A3">
            <w:pPr>
              <w:rPr>
                <w:ins w:id="157" w:author="Arthur Souza Rodrigues" w:date="2026-07-10T21:41:00Z" w16du:dateUtc="2026-07-11T01:41:00Z"/>
              </w:rPr>
            </w:pPr>
            <w:ins w:id="158" w:author="Arthur Souza Rodrigues" w:date="2026-07-10T21:41:00Z" w16du:dateUtc="2026-07-11T01:41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5BD6E50A" w14:textId="77777777" w:rsidR="00E57C26" w:rsidRDefault="00CB28A3">
            <w:pPr>
              <w:rPr>
                <w:ins w:id="159" w:author="Arthur Souza Rodrigues" w:date="2026-07-10T21:41:00Z" w16du:dateUtc="2026-07-11T01:41:00Z"/>
              </w:rPr>
            </w:pPr>
            <w:ins w:id="160" w:author="Arthur Souza Rodrigues" w:date="2026-07-10T21:41:00Z" w16du:dateUtc="2026-07-11T01:41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E1D8E71" w14:textId="77777777" w:rsidR="00E57C26" w:rsidRDefault="00CB28A3">
            <w:pPr>
              <w:rPr>
                <w:ins w:id="161" w:author="Arthur Souza Rodrigues" w:date="2026-07-10T21:41:00Z" w16du:dateUtc="2026-07-11T01:41:00Z"/>
              </w:rPr>
            </w:pPr>
            <w:ins w:id="162" w:author="Arthur Souza Rodrigues" w:date="2026-07-10T21:41:00Z" w16du:dateUtc="2026-07-11T01:41:00Z">
              <w:r>
                <w:t>Collaboration with desktop-grade layout and review controls</w:t>
              </w:r>
            </w:ins>
          </w:p>
        </w:tc>
      </w:tr>
      <w:tr w:rsidR="00E57C26" w14:paraId="3560A640" w14:textId="77777777">
        <w:trPr>
          <w:jc w:val="center"/>
          <w:ins w:id="163" w:author="Arthur Souza Rodrigues" w:date="2026-07-10T21:41:00Z" w16du:dateUtc="2026-07-11T01:41:00Z"/>
        </w:trPr>
        <w:tc>
          <w:tcPr>
            <w:tcW w:w="2520" w:type="dxa"/>
          </w:tcPr>
          <w:p w14:paraId="0C1C8716" w14:textId="77777777" w:rsidR="00E57C26" w:rsidRDefault="00CB28A3">
            <w:pPr>
              <w:rPr>
                <w:ins w:id="164" w:author="Arthur Souza Rodrigues" w:date="2026-07-10T21:41:00Z" w16du:dateUtc="2026-07-11T01:41:00Z"/>
              </w:rPr>
            </w:pPr>
            <w:ins w:id="165" w:author="Arthur Souza Rodrigues" w:date="2026-07-10T21:41:00Z" w16du:dateUtc="2026-07-11T01:41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7712B6" w14:textId="77777777" w:rsidR="00E57C26" w:rsidRDefault="00CB28A3">
            <w:pPr>
              <w:rPr>
                <w:ins w:id="166" w:author="Arthur Souza Rodrigues" w:date="2026-07-10T21:41:00Z" w16du:dateUtc="2026-07-11T01:41:00Z"/>
              </w:rPr>
            </w:pPr>
            <w:ins w:id="167" w:author="Arthur Souza Rodrigues" w:date="2026-07-10T21:41:00Z" w16du:dateUtc="2026-07-11T01:41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1C15A10B" w14:textId="77777777" w:rsidR="00E57C26" w:rsidRDefault="00CB28A3">
            <w:pPr>
              <w:rPr>
                <w:ins w:id="168" w:author="Arthur Souza Rodrigues" w:date="2026-07-10T21:41:00Z" w16du:dateUtc="2026-07-11T01:41:00Z"/>
              </w:rPr>
            </w:pPr>
            <w:ins w:id="169" w:author="Arthur Souza Rodrigues" w:date="2026-07-10T21:41:00Z" w16du:dateUtc="2026-07-11T01:41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04CFDD12" w14:textId="77777777" w:rsidR="00E57C26" w:rsidRDefault="00CB28A3">
            <w:pPr>
              <w:rPr>
                <w:ins w:id="170" w:author="Arthur Souza Rodrigues" w:date="2026-07-10T21:41:00Z" w16du:dateUtc="2026-07-11T01:41:00Z"/>
              </w:rPr>
            </w:pPr>
            <w:ins w:id="171" w:author="Arthur Souza Rodrigues" w:date="2026-07-10T21:41:00Z" w16du:dateUtc="2026-07-11T01:41:00Z">
              <w:r>
                <w:t>Integrated with Outlook/Teams/Microsoft 365 identity</w:t>
              </w:r>
            </w:ins>
          </w:p>
        </w:tc>
      </w:tr>
      <w:tr w:rsidR="00E57C26" w14:paraId="2A6057A8" w14:textId="77777777">
        <w:trPr>
          <w:jc w:val="center"/>
          <w:ins w:id="172" w:author="Arthur Souza Rodrigues" w:date="2026-07-10T21:41:00Z" w16du:dateUtc="2026-07-11T01:41:00Z"/>
        </w:trPr>
        <w:tc>
          <w:tcPr>
            <w:tcW w:w="2520" w:type="dxa"/>
          </w:tcPr>
          <w:p w14:paraId="57D6AD41" w14:textId="77777777" w:rsidR="00E57C26" w:rsidRDefault="00CB28A3">
            <w:pPr>
              <w:rPr>
                <w:ins w:id="173" w:author="Arthur Souza Rodrigues" w:date="2026-07-10T21:41:00Z" w16du:dateUtc="2026-07-11T01:41:00Z"/>
              </w:rPr>
            </w:pPr>
            <w:ins w:id="174" w:author="Arthur Souza Rodrigues" w:date="2026-07-10T21:41:00Z" w16du:dateUtc="2026-07-11T01:41:00Z">
              <w:r>
                <w:t>Change review</w:t>
              </w:r>
            </w:ins>
          </w:p>
        </w:tc>
        <w:tc>
          <w:tcPr>
            <w:tcW w:w="2520" w:type="dxa"/>
          </w:tcPr>
          <w:p w14:paraId="61C185CE" w14:textId="77777777" w:rsidR="00E57C26" w:rsidRDefault="00CB28A3">
            <w:pPr>
              <w:rPr>
                <w:ins w:id="175" w:author="Arthur Souza Rodrigues" w:date="2026-07-10T21:41:00Z" w16du:dateUtc="2026-07-11T01:41:00Z"/>
              </w:rPr>
            </w:pPr>
            <w:ins w:id="176" w:author="Arthur Souza Rodrigues" w:date="2026-07-10T21:41:00Z" w16du:dateUtc="2026-07-11T01:41:00Z">
              <w:r>
                <w:t>Suggesting mode</w:t>
              </w:r>
            </w:ins>
          </w:p>
        </w:tc>
        <w:tc>
          <w:tcPr>
            <w:tcW w:w="2520" w:type="dxa"/>
          </w:tcPr>
          <w:p w14:paraId="58371EF4" w14:textId="77777777" w:rsidR="00E57C26" w:rsidRDefault="00CB28A3">
            <w:pPr>
              <w:rPr>
                <w:ins w:id="177" w:author="Arthur Souza Rodrigues" w:date="2026-07-10T21:41:00Z" w16du:dateUtc="2026-07-11T01:41:00Z"/>
              </w:rPr>
            </w:pPr>
            <w:ins w:id="178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55AB5ECA" w14:textId="77777777" w:rsidR="00E57C26" w:rsidRDefault="00CB28A3">
            <w:pPr>
              <w:rPr>
                <w:ins w:id="179" w:author="Arthur Souza Rodrigues" w:date="2026-07-10T21:41:00Z" w16du:dateUtc="2026-07-11T01:41:00Z"/>
              </w:rPr>
            </w:pPr>
            <w:ins w:id="180" w:author="Arthur Souza Rodrigues" w:date="2026-07-10T21:41:00Z" w16du:dateUtc="2026-07-11T01:41:00Z">
              <w:r>
                <w:t>More formal review workflow for legal, editorial, regulated documents</w:t>
              </w:r>
            </w:ins>
          </w:p>
        </w:tc>
      </w:tr>
      <w:tr w:rsidR="00E57C26" w14:paraId="635431C2" w14:textId="77777777">
        <w:trPr>
          <w:jc w:val="center"/>
          <w:ins w:id="181" w:author="Arthur Souza Rodrigues" w:date="2026-07-10T21:41:00Z" w16du:dateUtc="2026-07-11T01:41:00Z"/>
        </w:trPr>
        <w:tc>
          <w:tcPr>
            <w:tcW w:w="2520" w:type="dxa"/>
          </w:tcPr>
          <w:p w14:paraId="4D0F8D90" w14:textId="77777777" w:rsidR="00E57C26" w:rsidRDefault="00CB28A3">
            <w:pPr>
              <w:rPr>
                <w:ins w:id="182" w:author="Arthur Souza Rodrigues" w:date="2026-07-10T21:41:00Z" w16du:dateUtc="2026-07-11T01:41:00Z"/>
              </w:rPr>
            </w:pPr>
            <w:ins w:id="183" w:author="Arthur Souza Rodrigues" w:date="2026-07-10T21:41:00Z" w16du:dateUtc="2026-07-11T01:41:00Z">
              <w:r>
                <w:t>Version history</w:t>
              </w:r>
            </w:ins>
          </w:p>
        </w:tc>
        <w:tc>
          <w:tcPr>
            <w:tcW w:w="2520" w:type="dxa"/>
          </w:tcPr>
          <w:p w14:paraId="68B6BCBB" w14:textId="77777777" w:rsidR="00E57C26" w:rsidRDefault="00CB28A3">
            <w:pPr>
              <w:rPr>
                <w:ins w:id="184" w:author="Arthur Souza Rodrigues" w:date="2026-07-10T21:41:00Z" w16du:dateUtc="2026-07-11T01:41:00Z"/>
              </w:rPr>
            </w:pPr>
            <w:ins w:id="185" w:author="Arthur Souza Rodrigues" w:date="2026-07-10T21:41:00Z" w16du:dateUtc="2026-07-11T01:41:00Z">
              <w:r>
                <w:t>Restore prior versions</w:t>
              </w:r>
            </w:ins>
          </w:p>
        </w:tc>
        <w:tc>
          <w:tcPr>
            <w:tcW w:w="2520" w:type="dxa"/>
          </w:tcPr>
          <w:p w14:paraId="45732F98" w14:textId="77777777" w:rsidR="00E57C26" w:rsidRDefault="00CB28A3">
            <w:pPr>
              <w:rPr>
                <w:ins w:id="186" w:author="Arthur Souza Rodrigues" w:date="2026-07-10T21:41:00Z" w16du:dateUtc="2026-07-11T01:41:00Z"/>
              </w:rPr>
            </w:pPr>
            <w:ins w:id="187" w:author="Arthur Souza Rodrigues" w:date="2026-07-10T21:41:00Z" w16du:dateUtc="2026-07-11T01:41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6EF5B601" w14:textId="77777777" w:rsidR="00E57C26" w:rsidRDefault="00CB28A3">
            <w:pPr>
              <w:rPr>
                <w:ins w:id="188" w:author="Arthur Souza Rodrigues" w:date="2026-07-10T21:41:00Z" w16du:dateUtc="2026-07-11T01:41:00Z"/>
              </w:rPr>
            </w:pPr>
            <w:ins w:id="189" w:author="Arthur Souza Rodrigues" w:date="2026-07-10T21:41:00Z" w16du:dateUtc="2026-07-11T01:41:00Z">
              <w:r>
                <w:t>Cloud + enterprise repositories + records processes</w:t>
              </w:r>
            </w:ins>
          </w:p>
        </w:tc>
      </w:tr>
      <w:tr w:rsidR="00E57C26" w14:paraId="240451BA" w14:textId="77777777">
        <w:trPr>
          <w:jc w:val="center"/>
          <w:ins w:id="190" w:author="Arthur Souza Rodrigues" w:date="2026-07-10T21:41:00Z" w16du:dateUtc="2026-07-11T01:41:00Z"/>
        </w:trPr>
        <w:tc>
          <w:tcPr>
            <w:tcW w:w="2520" w:type="dxa"/>
          </w:tcPr>
          <w:p w14:paraId="3005C0CF" w14:textId="77777777" w:rsidR="00E57C26" w:rsidRDefault="00CB28A3">
            <w:pPr>
              <w:rPr>
                <w:ins w:id="191" w:author="Arthur Souza Rodrigues" w:date="2026-07-10T21:41:00Z" w16du:dateUtc="2026-07-11T01:41:00Z"/>
              </w:rPr>
            </w:pPr>
            <w:ins w:id="192" w:author="Arthur Souza Rodrigues" w:date="2026-07-10T21:41:00Z" w16du:dateUtc="2026-07-11T01:41:00Z">
              <w:r>
                <w:t>Long documents</w:t>
              </w:r>
            </w:ins>
          </w:p>
        </w:tc>
        <w:tc>
          <w:tcPr>
            <w:tcW w:w="2520" w:type="dxa"/>
          </w:tcPr>
          <w:p w14:paraId="67C29D2A" w14:textId="77777777" w:rsidR="00E57C26" w:rsidRDefault="00CB28A3">
            <w:pPr>
              <w:rPr>
                <w:ins w:id="193" w:author="Arthur Souza Rodrigues" w:date="2026-07-10T21:41:00Z" w16du:dateUtc="2026-07-11T01:41:00Z"/>
              </w:rPr>
            </w:pPr>
            <w:ins w:id="194" w:author="Arthur Souza Rodrigues" w:date="2026-07-10T21:41:00Z" w16du:dateUtc="2026-07-11T01:41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3014378A" w14:textId="77777777" w:rsidR="00E57C26" w:rsidRDefault="00CB28A3">
            <w:pPr>
              <w:rPr>
                <w:ins w:id="195" w:author="Arthur Souza Rodrigues" w:date="2026-07-10T21:41:00Z" w16du:dateUtc="2026-07-11T01:41:00Z"/>
              </w:rPr>
            </w:pPr>
            <w:ins w:id="196" w:author="Arthur Souza Rodrigues" w:date="2026-07-10T21:41:00Z" w16du:dateUtc="2026-07-11T01:41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2A37676" w14:textId="77777777" w:rsidR="00E57C26" w:rsidRDefault="00CB28A3">
            <w:pPr>
              <w:rPr>
                <w:ins w:id="197" w:author="Arthur Souza Rodrigues" w:date="2026-07-10T21:41:00Z" w16du:dateUtc="2026-07-11T01:41:00Z"/>
              </w:rPr>
            </w:pPr>
            <w:ins w:id="198" w:author="Arthur Souza Rodrigues" w:date="2026-07-10T21:41:00Z" w16du:dateUtc="2026-07-11T01:41:00Z">
              <w:r>
                <w:t>Better for reports, contracts, manuals, theses</w:t>
              </w:r>
            </w:ins>
          </w:p>
        </w:tc>
      </w:tr>
      <w:tr w:rsidR="00E57C26" w14:paraId="0508C8C6" w14:textId="77777777">
        <w:trPr>
          <w:jc w:val="center"/>
          <w:ins w:id="199" w:author="Arthur Souza Rodrigues" w:date="2026-07-10T21:41:00Z" w16du:dateUtc="2026-07-11T01:41:00Z"/>
        </w:trPr>
        <w:tc>
          <w:tcPr>
            <w:tcW w:w="2520" w:type="dxa"/>
          </w:tcPr>
          <w:p w14:paraId="54C023A3" w14:textId="77777777" w:rsidR="00E57C26" w:rsidRDefault="00CB28A3">
            <w:pPr>
              <w:rPr>
                <w:ins w:id="200" w:author="Arthur Souza Rodrigues" w:date="2026-07-10T21:41:00Z" w16du:dateUtc="2026-07-11T01:41:00Z"/>
              </w:rPr>
            </w:pPr>
            <w:ins w:id="201" w:author="Arthur Souza Rodrigues" w:date="2026-07-10T21:41:00Z" w16du:dateUtc="2026-07-11T01:41:00Z">
              <w:r>
                <w:t>Formatting/design</w:t>
              </w:r>
            </w:ins>
          </w:p>
        </w:tc>
        <w:tc>
          <w:tcPr>
            <w:tcW w:w="2520" w:type="dxa"/>
          </w:tcPr>
          <w:p w14:paraId="6A240099" w14:textId="77777777" w:rsidR="00E57C26" w:rsidRDefault="00CB28A3">
            <w:pPr>
              <w:rPr>
                <w:ins w:id="202" w:author="Arthur Souza Rodrigues" w:date="2026-07-10T21:41:00Z" w16du:dateUtc="2026-07-11T01:41:00Z"/>
              </w:rPr>
            </w:pPr>
            <w:ins w:id="203" w:author="Arthur Souza Rodrigues" w:date="2026-07-10T21:41:00Z" w16du:dateUtc="2026-07-11T01:41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0237EC5D" w14:textId="77777777" w:rsidR="00E57C26" w:rsidRDefault="00CB28A3">
            <w:pPr>
              <w:rPr>
                <w:ins w:id="204" w:author="Arthur Souza Rodrigues" w:date="2026-07-10T21:41:00Z" w16du:dateUtc="2026-07-11T01:41:00Z"/>
              </w:rPr>
            </w:pPr>
            <w:ins w:id="205" w:author="Arthur Souza Rodrigues" w:date="2026-07-10T21:41:00Z" w16du:dateUtc="2026-07-11T01:41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36736C26" w14:textId="77777777" w:rsidR="00E57C26" w:rsidRDefault="00CB28A3">
            <w:pPr>
              <w:rPr>
                <w:ins w:id="206" w:author="Arthur Souza Rodrigues" w:date="2026-07-10T21:41:00Z" w16du:dateUtc="2026-07-11T01:41:00Z"/>
              </w:rPr>
            </w:pPr>
            <w:ins w:id="207" w:author="Arthur Souza Rodrigues" w:date="2026-07-10T21:41:00Z" w16du:dateUtc="2026-07-11T01:41:00Z">
              <w:r>
                <w:t>Higher-fidelity professional output</w:t>
              </w:r>
            </w:ins>
          </w:p>
        </w:tc>
      </w:tr>
      <w:tr w:rsidR="00E57C26" w14:paraId="412026A3" w14:textId="77777777">
        <w:trPr>
          <w:jc w:val="center"/>
          <w:ins w:id="208" w:author="Arthur Souza Rodrigues" w:date="2026-07-10T21:41:00Z" w16du:dateUtc="2026-07-11T01:41:00Z"/>
        </w:trPr>
        <w:tc>
          <w:tcPr>
            <w:tcW w:w="2520" w:type="dxa"/>
          </w:tcPr>
          <w:p w14:paraId="3D0B0BAD" w14:textId="77777777" w:rsidR="00E57C26" w:rsidRDefault="00CB28A3">
            <w:pPr>
              <w:rPr>
                <w:ins w:id="209" w:author="Arthur Souza Rodrigues" w:date="2026-07-10T21:41:00Z" w16du:dateUtc="2026-07-11T01:41:00Z"/>
              </w:rPr>
            </w:pPr>
            <w:ins w:id="210" w:author="Arthur Souza Rodrigues" w:date="2026-07-10T21:41:00Z" w16du:dateUtc="2026-07-11T01:41:00Z">
              <w:r>
                <w:t>Mail merge</w:t>
              </w:r>
            </w:ins>
          </w:p>
        </w:tc>
        <w:tc>
          <w:tcPr>
            <w:tcW w:w="2520" w:type="dxa"/>
          </w:tcPr>
          <w:p w14:paraId="6BCBCB14" w14:textId="77777777" w:rsidR="00E57C26" w:rsidRDefault="00CB28A3">
            <w:pPr>
              <w:rPr>
                <w:ins w:id="211" w:author="Arthur Souza Rodrigues" w:date="2026-07-10T21:41:00Z" w16du:dateUtc="2026-07-11T01:41:00Z"/>
              </w:rPr>
            </w:pPr>
            <w:ins w:id="212" w:author="Arthur Souza Rodrigues" w:date="2026-07-10T21:41:00Z" w16du:dateUtc="2026-07-11T01:41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043AB94D" w14:textId="77777777" w:rsidR="00E57C26" w:rsidRDefault="00CB28A3">
            <w:pPr>
              <w:rPr>
                <w:ins w:id="213" w:author="Arthur Souza Rodrigues" w:date="2026-07-10T21:41:00Z" w16du:dateUtc="2026-07-11T01:41:00Z"/>
              </w:rPr>
            </w:pPr>
            <w:ins w:id="214" w:author="Arthur Souza Rodrigues" w:date="2026-07-10T21:41:00Z" w16du:dateUtc="2026-07-11T01:41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5BE37C30" w14:textId="77777777" w:rsidR="00E57C26" w:rsidRDefault="00CB28A3">
            <w:pPr>
              <w:rPr>
                <w:ins w:id="215" w:author="Arthur Souza Rodrigues" w:date="2026-07-10T21:41:00Z" w16du:dateUtc="2026-07-11T01:41:00Z"/>
              </w:rPr>
            </w:pPr>
            <w:ins w:id="216" w:author="Arthur Souza Rodrigues" w:date="2026-07-10T21:41:00Z" w16du:dateUtc="2026-07-11T01:41:00Z">
              <w:r>
                <w:t>Production-ready personalized letters, labels, envelopes, email merges</w:t>
              </w:r>
            </w:ins>
          </w:p>
        </w:tc>
      </w:tr>
      <w:tr w:rsidR="00E57C26" w14:paraId="0C4F398F" w14:textId="77777777">
        <w:trPr>
          <w:jc w:val="center"/>
          <w:ins w:id="217" w:author="Arthur Souza Rodrigues" w:date="2026-07-10T21:41:00Z" w16du:dateUtc="2026-07-11T01:41:00Z"/>
        </w:trPr>
        <w:tc>
          <w:tcPr>
            <w:tcW w:w="2520" w:type="dxa"/>
          </w:tcPr>
          <w:p w14:paraId="097715F5" w14:textId="77777777" w:rsidR="00E57C26" w:rsidRDefault="00CB28A3">
            <w:pPr>
              <w:rPr>
                <w:ins w:id="218" w:author="Arthur Souza Rodrigues" w:date="2026-07-10T21:41:00Z" w16du:dateUtc="2026-07-11T01:41:00Z"/>
              </w:rPr>
            </w:pPr>
            <w:ins w:id="219" w:author="Arthur Souza Rodrigues" w:date="2026-07-10T21:41:00Z" w16du:dateUtc="2026-07-11T01:41:00Z">
              <w:r>
                <w:t>Automation</w:t>
              </w:r>
            </w:ins>
          </w:p>
        </w:tc>
        <w:tc>
          <w:tcPr>
            <w:tcW w:w="2520" w:type="dxa"/>
          </w:tcPr>
          <w:p w14:paraId="38920A35" w14:textId="77777777" w:rsidR="00E57C26" w:rsidRDefault="00CB28A3">
            <w:pPr>
              <w:rPr>
                <w:ins w:id="220" w:author="Arthur Souza Rodrigues" w:date="2026-07-10T21:41:00Z" w16du:dateUtc="2026-07-11T01:41:00Z"/>
              </w:rPr>
            </w:pPr>
            <w:ins w:id="221" w:author="Arthur Souza Rodrigues" w:date="2026-07-10T21:41:00Z" w16du:dateUtc="2026-07-11T01:41:00Z">
              <w:r>
                <w:t>Apps Script/add-ons</w:t>
              </w:r>
            </w:ins>
          </w:p>
        </w:tc>
        <w:tc>
          <w:tcPr>
            <w:tcW w:w="2520" w:type="dxa"/>
          </w:tcPr>
          <w:p w14:paraId="559E618E" w14:textId="77777777" w:rsidR="00E57C26" w:rsidRDefault="00CB28A3">
            <w:pPr>
              <w:rPr>
                <w:ins w:id="222" w:author="Arthur Souza Rodrigues" w:date="2026-07-10T21:41:00Z" w16du:dateUtc="2026-07-11T01:41:00Z"/>
              </w:rPr>
            </w:pPr>
            <w:ins w:id="223" w:author="Arthur Souza Rodrigues" w:date="2026-07-10T21:41:00Z" w16du:dateUtc="2026-07-11T01:41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3811574F" w14:textId="77777777" w:rsidR="00E57C26" w:rsidRDefault="00CB28A3">
            <w:pPr>
              <w:rPr>
                <w:ins w:id="224" w:author="Arthur Souza Rodrigues" w:date="2026-07-10T21:41:00Z" w16du:dateUtc="2026-07-11T01:41:00Z"/>
              </w:rPr>
            </w:pPr>
            <w:ins w:id="225" w:author="Arthur Souza Rodrigues" w:date="2026-07-10T21:41:00Z" w16du:dateUtc="2026-07-11T01:41:00Z">
              <w:r>
                <w:t>Broader enterprise automation surface</w:t>
              </w:r>
            </w:ins>
          </w:p>
        </w:tc>
      </w:tr>
      <w:tr w:rsidR="00E57C26" w14:paraId="002B8239" w14:textId="77777777">
        <w:trPr>
          <w:jc w:val="center"/>
          <w:ins w:id="226" w:author="Arthur Souza Rodrigues" w:date="2026-07-10T21:41:00Z" w16du:dateUtc="2026-07-11T01:41:00Z"/>
        </w:trPr>
        <w:tc>
          <w:tcPr>
            <w:tcW w:w="2520" w:type="dxa"/>
          </w:tcPr>
          <w:p w14:paraId="565FDDD8" w14:textId="77777777" w:rsidR="00E57C26" w:rsidRDefault="00CB28A3">
            <w:pPr>
              <w:rPr>
                <w:ins w:id="227" w:author="Arthur Souza Rodrigues" w:date="2026-07-10T21:41:00Z" w16du:dateUtc="2026-07-11T01:41:00Z"/>
              </w:rPr>
            </w:pPr>
            <w:ins w:id="228" w:author="Arthur Souza Rodrigues" w:date="2026-07-10T21:41:00Z" w16du:dateUtc="2026-07-11T01:41:00Z">
              <w:r>
                <w:t>Security/compliance</w:t>
              </w:r>
            </w:ins>
          </w:p>
        </w:tc>
        <w:tc>
          <w:tcPr>
            <w:tcW w:w="2520" w:type="dxa"/>
          </w:tcPr>
          <w:p w14:paraId="36CE7878" w14:textId="77777777" w:rsidR="00E57C26" w:rsidRDefault="00CB28A3">
            <w:pPr>
              <w:rPr>
                <w:ins w:id="229" w:author="Arthur Souza Rodrigues" w:date="2026-07-10T21:41:00Z" w16du:dateUtc="2026-07-11T01:41:00Z"/>
              </w:rPr>
            </w:pPr>
            <w:ins w:id="230" w:author="Arthur Souza Rodrigues" w:date="2026-07-10T21:41:00Z" w16du:dateUtc="2026-07-11T01:41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9F054A2" w14:textId="77777777" w:rsidR="00E57C26" w:rsidRDefault="00CB28A3">
            <w:pPr>
              <w:rPr>
                <w:ins w:id="231" w:author="Arthur Souza Rodrigues" w:date="2026-07-10T21:41:00Z" w16du:dateUtc="2026-07-11T01:41:00Z"/>
              </w:rPr>
            </w:pPr>
            <w:ins w:id="232" w:author="Arthur Souza Rodrigues" w:date="2026-07-10T21:41:00Z" w16du:dateUtc="2026-07-11T01:41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3EB97CF" w14:textId="77777777" w:rsidR="00E57C26" w:rsidRDefault="00CB28A3">
            <w:pPr>
              <w:rPr>
                <w:ins w:id="233" w:author="Arthur Souza Rodrigues" w:date="2026-07-10T21:41:00Z" w16du:dateUtc="2026-07-11T01:41:00Z"/>
              </w:rPr>
            </w:pPr>
            <w:ins w:id="234" w:author="Arthur Souza Rodrigues" w:date="2026-07-10T21:41:00Z" w16du:dateUtc="2026-07-11T01:41:00Z">
              <w:r>
                <w:t>Deeper Microsoft 365 governance stack</w:t>
              </w:r>
            </w:ins>
          </w:p>
        </w:tc>
      </w:tr>
      <w:tr w:rsidR="00E57C26" w14:paraId="22793DF9" w14:textId="77777777">
        <w:trPr>
          <w:jc w:val="center"/>
          <w:ins w:id="235" w:author="Arthur Souza Rodrigues" w:date="2026-07-10T21:41:00Z" w16du:dateUtc="2026-07-11T01:41:00Z"/>
        </w:trPr>
        <w:tc>
          <w:tcPr>
            <w:tcW w:w="2520" w:type="dxa"/>
          </w:tcPr>
          <w:p w14:paraId="202F63A8" w14:textId="77777777" w:rsidR="00E57C26" w:rsidRDefault="00CB28A3">
            <w:pPr>
              <w:rPr>
                <w:ins w:id="236" w:author="Arthur Souza Rodrigues" w:date="2026-07-10T21:41:00Z" w16du:dateUtc="2026-07-11T01:41:00Z"/>
              </w:rPr>
            </w:pPr>
            <w:ins w:id="237" w:author="Arthur Souza Rodrigues" w:date="2026-07-10T21:41:00Z" w16du:dateUtc="2026-07-11T01:41:00Z">
              <w:r>
                <w:t>AI assistance</w:t>
              </w:r>
            </w:ins>
          </w:p>
        </w:tc>
        <w:tc>
          <w:tcPr>
            <w:tcW w:w="2520" w:type="dxa"/>
          </w:tcPr>
          <w:p w14:paraId="550ED82F" w14:textId="77777777" w:rsidR="00E57C26" w:rsidRDefault="00CB28A3">
            <w:pPr>
              <w:rPr>
                <w:ins w:id="238" w:author="Arthur Souza Rodrigues" w:date="2026-07-10T21:41:00Z" w16du:dateUtc="2026-07-11T01:41:00Z"/>
              </w:rPr>
            </w:pPr>
            <w:ins w:id="239" w:author="Arthur Souza Rodrigues" w:date="2026-07-10T21:41:00Z" w16du:dateUtc="2026-07-11T01:41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3588551F" w14:textId="77777777" w:rsidR="00E57C26" w:rsidRDefault="00CB28A3">
            <w:pPr>
              <w:rPr>
                <w:ins w:id="240" w:author="Arthur Souza Rodrigues" w:date="2026-07-10T21:41:00Z" w16du:dateUtc="2026-07-11T01:41:00Z"/>
              </w:rPr>
            </w:pPr>
            <w:ins w:id="241" w:author="Arthur Souza Rodrigues" w:date="2026-07-10T21:41:00Z" w16du:dateUtc="2026-07-11T01:41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4A365C21" w14:textId="77777777" w:rsidR="00E57C26" w:rsidRDefault="00CB28A3">
            <w:pPr>
              <w:rPr>
                <w:ins w:id="242" w:author="Arthur Souza Rodrigues" w:date="2026-07-10T21:41:00Z" w16du:dateUtc="2026-07-11T01:41:00Z"/>
              </w:rPr>
            </w:pPr>
            <w:ins w:id="243" w:author="Arthur Souza Rodrigues" w:date="2026-07-10T21:41:00Z" w16du:dateUtc="2026-07-11T01:41:00Z">
              <w:r>
                <w:t>AI integrated with M365 data and compliance controls</w:t>
              </w:r>
            </w:ins>
          </w:p>
        </w:tc>
      </w:tr>
      <w:tr w:rsidR="00E57C26" w14:paraId="436DD99A" w14:textId="77777777">
        <w:trPr>
          <w:jc w:val="center"/>
          <w:ins w:id="244" w:author="Arthur Souza Rodrigues" w:date="2026-07-10T21:41:00Z" w16du:dateUtc="2026-07-11T01:41:00Z"/>
        </w:trPr>
        <w:tc>
          <w:tcPr>
            <w:tcW w:w="2520" w:type="dxa"/>
          </w:tcPr>
          <w:p w14:paraId="204B4716" w14:textId="77777777" w:rsidR="00E57C26" w:rsidRDefault="00CB28A3">
            <w:pPr>
              <w:rPr>
                <w:ins w:id="245" w:author="Arthur Souza Rodrigues" w:date="2026-07-10T21:41:00Z" w16du:dateUtc="2026-07-11T01:41:00Z"/>
              </w:rPr>
            </w:pPr>
            <w:ins w:id="246" w:author="Arthur Souza Rodrigues" w:date="2026-07-10T21:41:00Z" w16du:dateUtc="2026-07-11T01:41:00Z">
              <w:r>
                <w:t>Offline capability</w:t>
              </w:r>
            </w:ins>
          </w:p>
        </w:tc>
        <w:tc>
          <w:tcPr>
            <w:tcW w:w="2520" w:type="dxa"/>
          </w:tcPr>
          <w:p w14:paraId="02F2D15E" w14:textId="77777777" w:rsidR="00E57C26" w:rsidRDefault="00CB28A3">
            <w:pPr>
              <w:rPr>
                <w:ins w:id="247" w:author="Arthur Souza Rodrigues" w:date="2026-07-10T21:41:00Z" w16du:dateUtc="2026-07-11T01:41:00Z"/>
              </w:rPr>
            </w:pPr>
            <w:ins w:id="248" w:author="Arthur Souza Rodrigues" w:date="2026-07-10T21:41:00Z" w16du:dateUtc="2026-07-11T01:41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3856A35E" w14:textId="77777777" w:rsidR="00E57C26" w:rsidRDefault="00CB28A3">
            <w:pPr>
              <w:rPr>
                <w:ins w:id="249" w:author="Arthur Souza Rodrigues" w:date="2026-07-10T21:41:00Z" w16du:dateUtc="2026-07-11T01:41:00Z"/>
              </w:rPr>
            </w:pPr>
            <w:ins w:id="250" w:author="Arthur Souza Rodrigues" w:date="2026-07-10T21:41:00Z" w16du:dateUtc="2026-07-11T01:41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6EC62B09" w14:textId="77777777" w:rsidR="00E57C26" w:rsidRDefault="00CB28A3">
            <w:pPr>
              <w:rPr>
                <w:ins w:id="251" w:author="Arthur Souza Rodrigues" w:date="2026-07-10T21:41:00Z" w16du:dateUtc="2026-07-11T01:41:00Z"/>
              </w:rPr>
            </w:pPr>
            <w:ins w:id="252" w:author="Arthur Souza Rodrigues" w:date="2026-07-10T21:41:00Z" w16du:dateUtc="2026-07-11T01:41:00Z">
              <w:r>
                <w:t>Most capable no-internet document editor</w:t>
              </w:r>
            </w:ins>
          </w:p>
        </w:tc>
      </w:tr>
      <w:tr w:rsidR="00E57C26" w14:paraId="29EF02F1" w14:textId="77777777">
        <w:trPr>
          <w:jc w:val="center"/>
          <w:ins w:id="253" w:author="Arthur Souza Rodrigues" w:date="2026-07-10T21:41:00Z" w16du:dateUtc="2026-07-11T01:41:00Z"/>
        </w:trPr>
        <w:tc>
          <w:tcPr>
            <w:tcW w:w="2520" w:type="dxa"/>
          </w:tcPr>
          <w:p w14:paraId="6841C0FC" w14:textId="77777777" w:rsidR="00E57C26" w:rsidRDefault="00CB28A3">
            <w:pPr>
              <w:rPr>
                <w:ins w:id="254" w:author="Arthur Souza Rodrigues" w:date="2026-07-10T21:41:00Z" w16du:dateUtc="2026-07-11T01:41:00Z"/>
              </w:rPr>
            </w:pPr>
            <w:ins w:id="255" w:author="Arthur Souza Rodrigues" w:date="2026-07-10T21:41:00Z" w16du:dateUtc="2026-07-11T01:41:00Z">
              <w:r>
                <w:t>Compatibility</w:t>
              </w:r>
            </w:ins>
          </w:p>
        </w:tc>
        <w:tc>
          <w:tcPr>
            <w:tcW w:w="2520" w:type="dxa"/>
          </w:tcPr>
          <w:p w14:paraId="3D956DCC" w14:textId="77777777" w:rsidR="00E57C26" w:rsidRDefault="00CB28A3">
            <w:pPr>
              <w:rPr>
                <w:ins w:id="256" w:author="Arthur Souza Rodrigues" w:date="2026-07-10T21:41:00Z" w16du:dateUtc="2026-07-11T01:41:00Z"/>
              </w:rPr>
            </w:pPr>
            <w:ins w:id="257" w:author="Arthur Souza Rodrigues" w:date="2026-07-10T21:41:00Z" w16du:dateUtc="2026-07-11T01:41:00Z">
              <w:r>
                <w:t>Imports/exports DOCX</w:t>
              </w:r>
            </w:ins>
          </w:p>
        </w:tc>
        <w:tc>
          <w:tcPr>
            <w:tcW w:w="2520" w:type="dxa"/>
          </w:tcPr>
          <w:p w14:paraId="28A1F451" w14:textId="77777777" w:rsidR="00E57C26" w:rsidRDefault="00CB28A3">
            <w:pPr>
              <w:rPr>
                <w:ins w:id="258" w:author="Arthur Souza Rodrigues" w:date="2026-07-10T21:41:00Z" w16du:dateUtc="2026-07-11T01:41:00Z"/>
              </w:rPr>
            </w:pPr>
            <w:ins w:id="259" w:author="Arthur Souza Rodrigues" w:date="2026-07-10T21:41:00Z" w16du:dateUtc="2026-07-11T01:41:00Z">
              <w:r>
                <w:t xml:space="preserve">Native DOCX fidelity and Office ecosystem </w:t>
              </w:r>
              <w:r>
                <w:lastRenderedPageBreak/>
                <w:t>standard</w:t>
              </w:r>
            </w:ins>
          </w:p>
        </w:tc>
        <w:tc>
          <w:tcPr>
            <w:tcW w:w="2520" w:type="dxa"/>
          </w:tcPr>
          <w:p w14:paraId="68268CA8" w14:textId="77777777" w:rsidR="00E57C26" w:rsidRDefault="00CB28A3">
            <w:pPr>
              <w:rPr>
                <w:ins w:id="260" w:author="Arthur Souza Rodrigues" w:date="2026-07-10T21:41:00Z" w16du:dateUtc="2026-07-11T01:41:00Z"/>
              </w:rPr>
            </w:pPr>
            <w:ins w:id="261" w:author="Arthur Souza Rodrigues" w:date="2026-07-10T21:41:00Z" w16du:dateUtc="2026-07-11T01:41:00Z">
              <w:r>
                <w:lastRenderedPageBreak/>
                <w:t>Best authoritative format for businesses</w:t>
              </w:r>
            </w:ins>
          </w:p>
        </w:tc>
      </w:tr>
    </w:tbl>
    <w:p w14:paraId="51509F55" w14:textId="77777777" w:rsidR="00E57C26" w:rsidRDefault="00CB28A3">
      <w:pPr>
        <w:pStyle w:val="Heading1"/>
        <w:rPr>
          <w:ins w:id="262" w:author="Arthur Souza Rodrigues" w:date="2026-07-10T21:41:00Z" w16du:dateUtc="2026-07-11T01:41:00Z"/>
        </w:rPr>
      </w:pPr>
      <w:bookmarkStart w:id="263" w:name="chart"/>
      <w:ins w:id="264" w:author="Arthur Souza Rodrigues" w:date="2026-07-10T21:41:00Z" w16du:dateUtc="2026-07-11T01:41:00Z">
        <w:r>
          <w:t>4. Visual proof: capability depth</w:t>
        </w:r>
        <w:bookmarkEnd w:id="263"/>
      </w:ins>
    </w:p>
    <w:p w14:paraId="1CFD5A2C" w14:textId="77777777" w:rsidR="00E57C26" w:rsidRDefault="00CB28A3">
      <w:pPr>
        <w:rPr>
          <w:ins w:id="265" w:author="Arthur Souza Rodrigues" w:date="2026-07-10T21:41:00Z" w16du:dateUtc="2026-07-11T01:41:00Z"/>
        </w:rPr>
      </w:pPr>
      <w:ins w:id="266" w:author="Arthur Souza Rodrigues" w:date="2026-07-10T21:41:00Z" w16du:dateUtc="2026-07-11T01:41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3E78F8BD" w14:textId="77777777" w:rsidR="00E57C26" w:rsidRDefault="00CB28A3">
      <w:pPr>
        <w:jc w:val="center"/>
        <w:rPr>
          <w:ins w:id="267" w:author="Arthur Souza Rodrigues" w:date="2026-07-10T21:41:00Z" w16du:dateUtc="2026-07-11T01:41:00Z"/>
        </w:rPr>
      </w:pPr>
      <w:ins w:id="268" w:author="Arthur Souza Rodrigues" w:date="2026-07-10T21:41:00Z" w16du:dateUtc="2026-07-11T01:41:00Z">
        <w:r>
          <w:rPr>
            <w:noProof/>
          </w:rPr>
          <w:drawing>
            <wp:inline distT="0" distB="0" distL="0" distR="0" wp14:anchorId="307A95C9" wp14:editId="69D115A9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EB51B0" w14:textId="77777777" w:rsidR="00E57C26" w:rsidRDefault="00CB28A3">
      <w:pPr>
        <w:pStyle w:val="Heading1"/>
        <w:rPr>
          <w:ins w:id="269" w:author="Arthur Souza Rodrigues" w:date="2026-07-10T21:41:00Z" w16du:dateUtc="2026-07-11T01:41:00Z"/>
        </w:rPr>
      </w:pPr>
      <w:bookmarkStart w:id="270" w:name="demo"/>
      <w:ins w:id="271" w:author="Arthur Souza Rodrigues" w:date="2026-07-10T21:41:00Z" w16du:dateUtc="2026-07-11T01:41:00Z">
        <w:r>
          <w:t>5. Built-in Word feature demonstration in this file</w:t>
        </w:r>
        <w:bookmarkEnd w:id="270"/>
      </w:ins>
    </w:p>
    <w:p w14:paraId="7BA99D68" w14:textId="77777777" w:rsidR="00E57C26" w:rsidRDefault="00CB28A3">
      <w:pPr>
        <w:pStyle w:val="ListNumber"/>
        <w:rPr>
          <w:ins w:id="272" w:author="Arthur Souza Rodrigues" w:date="2026-07-10T21:41:00Z" w16du:dateUtc="2026-07-11T01:41:00Z"/>
        </w:rPr>
      </w:pPr>
      <w:ins w:id="273" w:author="Arthur Souza Rodrigues" w:date="2026-07-10T21:41:00Z" w16du:dateUtc="2026-07-11T01:41:00Z">
        <w:r>
          <w:t>Title page with styled metadata table</w:t>
        </w:r>
      </w:ins>
    </w:p>
    <w:p w14:paraId="3508A222" w14:textId="77777777" w:rsidR="00E57C26" w:rsidRDefault="00CB28A3">
      <w:pPr>
        <w:pStyle w:val="ListNumber"/>
        <w:rPr>
          <w:ins w:id="274" w:author="Arthur Souza Rodrigues" w:date="2026-07-10T21:41:00Z" w16du:dateUtc="2026-07-11T01:41:00Z"/>
        </w:rPr>
      </w:pPr>
      <w:ins w:id="275" w:author="Arthur Souza Rodrigues" w:date="2026-07-10T21:41:00Z" w16du:dateUtc="2026-07-11T01:41:00Z">
        <w:r>
          <w:t>Automatic Table of Contents field</w:t>
        </w:r>
      </w:ins>
    </w:p>
    <w:p w14:paraId="2740B5DD" w14:textId="77777777" w:rsidR="00E57C26" w:rsidRDefault="00CB28A3">
      <w:pPr>
        <w:pStyle w:val="ListNumber"/>
        <w:rPr>
          <w:ins w:id="276" w:author="Arthur Souza Rodrigues" w:date="2026-07-10T21:41:00Z" w16du:dateUtc="2026-07-11T01:41:00Z"/>
        </w:rPr>
      </w:pPr>
      <w:ins w:id="277" w:author="Arthur Souza Rodrigues" w:date="2026-07-10T21:41:00Z" w16du:dateUtc="2026-07-11T01:41:00Z">
        <w:r>
          <w:t>Headers and footers with page numbering fields</w:t>
        </w:r>
      </w:ins>
    </w:p>
    <w:p w14:paraId="788DAC02" w14:textId="77777777" w:rsidR="00E57C26" w:rsidRDefault="00CB28A3">
      <w:pPr>
        <w:pStyle w:val="ListNumber"/>
        <w:rPr>
          <w:ins w:id="278" w:author="Arthur Souza Rodrigues" w:date="2026-07-10T21:41:00Z" w16du:dateUtc="2026-07-11T01:41:00Z"/>
        </w:rPr>
      </w:pPr>
      <w:ins w:id="279" w:author="Arthur Souza Rodrigues" w:date="2026-07-10T21:41:00Z" w16du:dateUtc="2026-07-11T01:41:00Z">
        <w:r>
          <w:t>Bookmarks and internal hyperlinks</w:t>
        </w:r>
      </w:ins>
    </w:p>
    <w:p w14:paraId="6E0CC8ED" w14:textId="77777777" w:rsidR="00E57C26" w:rsidRDefault="00CB28A3">
      <w:pPr>
        <w:pStyle w:val="ListNumber"/>
        <w:rPr>
          <w:ins w:id="280" w:author="Arthur Souza Rodrigues" w:date="2026-07-10T21:41:00Z" w16du:dateUtc="2026-07-11T01:41:00Z"/>
        </w:rPr>
      </w:pPr>
      <w:ins w:id="281" w:author="Arthur Souza Rodrigues" w:date="2026-07-10T21:41:00Z" w16du:dateUtc="2026-07-11T01:41:00Z">
        <w:r>
          <w:t>External hyperlinks to sources</w:t>
        </w:r>
      </w:ins>
    </w:p>
    <w:p w14:paraId="7B852434" w14:textId="77777777" w:rsidR="00E57C26" w:rsidRDefault="00CB28A3">
      <w:pPr>
        <w:pStyle w:val="ListNumber"/>
        <w:rPr>
          <w:ins w:id="282" w:author="Arthur Souza Rodrigues" w:date="2026-07-10T21:41:00Z" w16du:dateUtc="2026-07-11T01:41:00Z"/>
        </w:rPr>
      </w:pPr>
      <w:ins w:id="283" w:author="Arthur Souza Rodrigues" w:date="2026-07-10T21:41:00Z" w16du:dateUtc="2026-07-11T01:41:00Z">
        <w:r>
          <w:t>Styled comparison tables</w:t>
        </w:r>
      </w:ins>
    </w:p>
    <w:p w14:paraId="3DCAE5B0" w14:textId="77777777" w:rsidR="00E57C26" w:rsidRDefault="00CB28A3">
      <w:pPr>
        <w:pStyle w:val="ListNumber"/>
        <w:rPr>
          <w:ins w:id="284" w:author="Arthur Souza Rodrigues" w:date="2026-07-10T21:41:00Z" w16du:dateUtc="2026-07-11T01:41:00Z"/>
        </w:rPr>
      </w:pPr>
      <w:ins w:id="285" w:author="Arthur Souza Rodrigues" w:date="2026-07-10T21:41:00Z" w16du:dateUtc="2026-07-11T01:41:00Z">
        <w:r>
          <w:t>Callout boxes with shading</w:t>
        </w:r>
      </w:ins>
    </w:p>
    <w:p w14:paraId="2BDA6216" w14:textId="77777777" w:rsidR="00E57C26" w:rsidRDefault="00CB28A3">
      <w:pPr>
        <w:pStyle w:val="ListNumber"/>
        <w:rPr>
          <w:ins w:id="286" w:author="Arthur Souza Rodrigues" w:date="2026-07-10T21:41:00Z" w16du:dateUtc="2026-07-11T01:41:00Z"/>
        </w:rPr>
      </w:pPr>
      <w:ins w:id="287" w:author="Arthur Souza Rodrigues" w:date="2026-07-10T21:41:00Z" w16du:dateUtc="2026-07-11T01:41:00Z">
        <w:r>
          <w:t>Embedded chart image</w:t>
        </w:r>
      </w:ins>
    </w:p>
    <w:p w14:paraId="73F1B4F7" w14:textId="77777777" w:rsidR="00E57C26" w:rsidRDefault="00CB28A3">
      <w:pPr>
        <w:pStyle w:val="ListNumber"/>
        <w:rPr>
          <w:ins w:id="288" w:author="Arthur Souza Rodrigues" w:date="2026-07-10T21:41:00Z" w16du:dateUtc="2026-07-11T01:41:00Z"/>
        </w:rPr>
      </w:pPr>
      <w:ins w:id="289" w:author="Arthur Souza Rodrigues" w:date="2026-07-10T21:41:00Z" w16du:dateUtc="2026-07-11T01:41:00Z">
        <w:r>
          <w:t>Landscape section for wide matrix</w:t>
        </w:r>
      </w:ins>
    </w:p>
    <w:p w14:paraId="1AB852CE" w14:textId="77777777" w:rsidR="00E57C26" w:rsidRDefault="00CB28A3">
      <w:pPr>
        <w:pStyle w:val="ListNumber"/>
        <w:rPr>
          <w:ins w:id="290" w:author="Arthur Souza Rodrigues" w:date="2026-07-10T21:41:00Z" w16du:dateUtc="2026-07-11T01:41:00Z"/>
        </w:rPr>
      </w:pPr>
      <w:ins w:id="291" w:author="Arthur Souza Rodrigues" w:date="2026-07-10T21:41:00Z" w16du:dateUtc="2026-07-11T01:41:00Z">
        <w:r>
          <w:t>Custom paragraph styles</w:t>
        </w:r>
      </w:ins>
    </w:p>
    <w:p w14:paraId="2C4D720B" w14:textId="77777777" w:rsidR="00E57C26" w:rsidRDefault="00CB28A3">
      <w:pPr>
        <w:pStyle w:val="ListNumber"/>
        <w:rPr>
          <w:ins w:id="292" w:author="Arthur Souza Rodrigues" w:date="2026-07-10T21:41:00Z" w16du:dateUtc="2026-07-11T01:41:00Z"/>
        </w:rPr>
      </w:pPr>
      <w:ins w:id="293" w:author="Arthur Souza Rodrigues" w:date="2026-07-10T21:41:00Z" w16du:dateUtc="2026-07-11T01:41:00Z">
        <w:r>
          <w:t>Footnote-style source appendix</w:t>
        </w:r>
      </w:ins>
    </w:p>
    <w:p w14:paraId="321CD53B" w14:textId="77777777" w:rsidR="00E57C26" w:rsidRDefault="00CB28A3">
      <w:pPr>
        <w:pStyle w:val="ListNumber"/>
        <w:rPr>
          <w:ins w:id="294" w:author="Arthur Souza Rodrigues" w:date="2026-07-10T21:41:00Z" w16du:dateUtc="2026-07-11T01:41:00Z"/>
        </w:rPr>
      </w:pPr>
      <w:ins w:id="295" w:author="Arthur Souza Rodrigues" w:date="2026-07-10T21:41:00Z" w16du:dateUtc="2026-07-11T01:41:00Z">
        <w:r>
          <w:t>Checklist, glossary, numbered procedures</w:t>
        </w:r>
      </w:ins>
    </w:p>
    <w:p w14:paraId="172D0BFB" w14:textId="77777777" w:rsidR="00E57C26" w:rsidRDefault="00CB28A3">
      <w:pPr>
        <w:pStyle w:val="ListNumber"/>
        <w:rPr>
          <w:ins w:id="296" w:author="Arthur Souza Rodrigues" w:date="2026-07-10T21:41:00Z" w16du:dateUtc="2026-07-11T01:41:00Z"/>
        </w:rPr>
      </w:pPr>
      <w:ins w:id="297" w:author="Arthur Souza Rodrigues" w:date="2026-07-10T21:41:00Z" w16du:dateUtc="2026-07-11T01:41:00Z">
        <w:r>
          <w:t>Signature block</w:t>
        </w:r>
      </w:ins>
    </w:p>
    <w:p w14:paraId="363163F7" w14:textId="77777777" w:rsidR="00E57C26" w:rsidRDefault="00CB28A3">
      <w:pPr>
        <w:pStyle w:val="ListNumber"/>
        <w:rPr>
          <w:ins w:id="298" w:author="Arthur Souza Rodrigues" w:date="2026-07-10T21:41:00Z" w16du:dateUtc="2026-07-11T01:41:00Z"/>
        </w:rPr>
      </w:pPr>
      <w:ins w:id="299" w:author="Arthur Souza Rodrigues" w:date="2026-07-10T21:41:00Z" w16du:dateUtc="2026-07-11T01:41:00Z">
        <w:r>
          <w:t>Document properties/core metadata</w:t>
        </w:r>
      </w:ins>
    </w:p>
    <w:p w14:paraId="1FD4D505" w14:textId="77777777" w:rsidR="00E57C26" w:rsidRDefault="00CB28A3">
      <w:pPr>
        <w:pStyle w:val="ListNumber"/>
        <w:rPr>
          <w:ins w:id="300" w:author="Arthur Souza Rodrigues" w:date="2026-07-10T21:41:00Z" w16du:dateUtc="2026-07-11T01:41:00Z"/>
        </w:rPr>
      </w:pPr>
      <w:ins w:id="301" w:author="Arthur Souza Rodrigues" w:date="2026-07-10T21:41:00Z" w16du:dateUtc="2026-07-11T01:41:00Z">
        <w:r>
          <w:t>Watermark-like confidentiality statement in header</w:t>
        </w:r>
      </w:ins>
    </w:p>
    <w:p w14:paraId="42FCF5EF" w14:textId="77777777" w:rsidR="00E57C26" w:rsidRDefault="00CB28A3">
      <w:pPr>
        <w:rPr>
          <w:ins w:id="302" w:author="Arthur Souza Rodrigues" w:date="2026-07-10T21:41:00Z" w16du:dateUtc="2026-07-11T01:41:00Z"/>
        </w:rPr>
      </w:pPr>
      <w:ins w:id="303" w:author="Arthur Souza Rodrigues" w:date="2026-07-10T21:41:00Z" w16du:dateUtc="2026-07-11T01:41:00Z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 w14:paraId="7D73B8D9" w14:textId="77777777" w:rsidR="00E57C26" w:rsidRDefault="00E57C26">
      <w:pPr>
        <w:rPr>
          <w:ins w:id="304" w:author="Arthur Souza Rodrigues" w:date="2026-07-10T21:41:00Z" w16du:dateUtc="2026-07-11T01:41:00Z"/>
        </w:rPr>
        <w:sectPr w:rsidR="00E57C26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B8753AB" w14:textId="77777777" w:rsidR="00E57C26" w:rsidRDefault="00CB28A3">
      <w:pPr>
        <w:pStyle w:val="Heading1"/>
        <w:rPr>
          <w:ins w:id="305" w:author="Arthur Souza Rodrigues" w:date="2026-07-10T21:41:00Z" w16du:dateUtc="2026-07-11T01:41:00Z"/>
        </w:rPr>
      </w:pPr>
      <w:bookmarkStart w:id="306" w:name="wide_matrix"/>
      <w:ins w:id="307" w:author="Arthur Souza Rodrigues" w:date="2026-07-10T21:41:00Z" w16du:dateUtc="2026-07-11T01:41:00Z">
        <w:r>
          <w:lastRenderedPageBreak/>
          <w:t>6. Wide stakeholder view: why each buyer persona cares</w:t>
        </w:r>
        <w:bookmarkEnd w:id="306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E57C26" w14:paraId="709926C1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08" w:author="Arthur Souza Rodrigues" w:date="2026-07-10T21:41:00Z" w16du:dateUtc="2026-07-11T01:41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1A1A41B" w14:textId="77777777" w:rsidR="00E57C26" w:rsidRDefault="00CB28A3">
            <w:pPr>
              <w:rPr>
                <w:ins w:id="309" w:author="Arthur Souza Rodrigues" w:date="2026-07-10T21:41:00Z" w16du:dateUtc="2026-07-11T01:41:00Z"/>
              </w:rPr>
            </w:pPr>
            <w:ins w:id="310" w:author="Arthur Souza Rodrigues" w:date="2026-07-10T21:41:00Z" w16du:dateUtc="2026-07-11T01:41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6121899B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1" w:author="Arthur Souza Rodrigues" w:date="2026-07-10T21:41:00Z" w16du:dateUtc="2026-07-11T01:41:00Z"/>
              </w:rPr>
            </w:pPr>
            <w:ins w:id="312" w:author="Arthur Souza Rodrigues" w:date="2026-07-10T21:41:00Z" w16du:dateUtc="2026-07-11T01:41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5EA8EB6E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3" w:author="Arthur Souza Rodrigues" w:date="2026-07-10T21:41:00Z" w16du:dateUtc="2026-07-11T01:41:00Z"/>
              </w:rPr>
            </w:pPr>
            <w:ins w:id="314" w:author="Arthur Souza Rodrigues" w:date="2026-07-10T21:41:00Z" w16du:dateUtc="2026-07-11T01:41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115CB8E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5" w:author="Arthur Souza Rodrigues" w:date="2026-07-10T21:41:00Z" w16du:dateUtc="2026-07-11T01:41:00Z"/>
              </w:rPr>
            </w:pPr>
            <w:ins w:id="316" w:author="Arthur Souza Rodrigues" w:date="2026-07-10T21:41:00Z" w16du:dateUtc="2026-07-11T01:41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2D2F0708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7" w:author="Arthur Souza Rodrigues" w:date="2026-07-10T21:41:00Z" w16du:dateUtc="2026-07-11T01:41:00Z"/>
              </w:rPr>
            </w:pPr>
            <w:ins w:id="318" w:author="Arthur Souza Rodrigues" w:date="2026-07-10T21:41:00Z" w16du:dateUtc="2026-07-11T01:41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002D9AD2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9" w:author="Arthur Souza Rodrigues" w:date="2026-07-10T21:41:00Z" w16du:dateUtc="2026-07-11T01:41:00Z"/>
              </w:rPr>
            </w:pPr>
            <w:ins w:id="320" w:author="Arthur Souza Rodrigues" w:date="2026-07-10T21:41:00Z" w16du:dateUtc="2026-07-11T01:41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E57C26" w14:paraId="572E33AC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2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E70AA5C" w14:textId="77777777" w:rsidR="00E57C26" w:rsidRDefault="00CB28A3">
            <w:pPr>
              <w:rPr>
                <w:ins w:id="322" w:author="Arthur Souza Rodrigues" w:date="2026-07-10T21:41:00Z" w16du:dateUtc="2026-07-11T01:41:00Z"/>
              </w:rPr>
            </w:pPr>
            <w:ins w:id="323" w:author="Arthur Souza Rodrigues" w:date="2026-07-10T21:41:00Z" w16du:dateUtc="2026-07-11T01:41:00Z">
              <w:r>
                <w:t>Legal</w:t>
              </w:r>
            </w:ins>
          </w:p>
        </w:tc>
        <w:tc>
          <w:tcPr>
            <w:tcW w:w="2400" w:type="dxa"/>
          </w:tcPr>
          <w:p w14:paraId="0344510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4" w:author="Arthur Souza Rodrigues" w:date="2026-07-10T21:41:00Z" w16du:dateUtc="2026-07-11T01:41:00Z"/>
              </w:rPr>
            </w:pPr>
            <w:ins w:id="325" w:author="Arthur Souza Rodrigues" w:date="2026-07-10T21:41:00Z" w16du:dateUtc="2026-07-11T01:41:00Z">
              <w:r>
                <w:t>Auditable review</w:t>
              </w:r>
            </w:ins>
          </w:p>
        </w:tc>
        <w:tc>
          <w:tcPr>
            <w:tcW w:w="2400" w:type="dxa"/>
          </w:tcPr>
          <w:p w14:paraId="6EE56FE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6" w:author="Arthur Souza Rodrigues" w:date="2026-07-10T21:41:00Z" w16du:dateUtc="2026-07-11T01:41:00Z"/>
              </w:rPr>
            </w:pPr>
            <w:ins w:id="327" w:author="Arthur Souza Rodrigues" w:date="2026-07-10T21:41:00Z" w16du:dateUtc="2026-07-11T01:41:00Z">
              <w:r>
                <w:t>Suggestions/comments</w:t>
              </w:r>
            </w:ins>
          </w:p>
        </w:tc>
        <w:tc>
          <w:tcPr>
            <w:tcW w:w="2400" w:type="dxa"/>
          </w:tcPr>
          <w:p w14:paraId="7303D70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8" w:author="Arthur Souza Rodrigues" w:date="2026-07-10T21:41:00Z" w16du:dateUtc="2026-07-11T01:41:00Z"/>
              </w:rPr>
            </w:pPr>
            <w:ins w:id="329" w:author="Arthur Souza Rodrigues" w:date="2026-07-10T21:41:00Z" w16du:dateUtc="2026-07-11T01:41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55C0E2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0" w:author="Arthur Souza Rodrigues" w:date="2026-07-10T21:41:00Z" w16du:dateUtc="2026-07-11T01:41:00Z"/>
              </w:rPr>
            </w:pPr>
            <w:ins w:id="331" w:author="Arthur Souza Rodrigues" w:date="2026-07-10T21:41:00Z" w16du:dateUtc="2026-07-11T01:41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6798422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2" w:author="Arthur Souza Rodrigues" w:date="2026-07-10T21:41:00Z" w16du:dateUtc="2026-07-11T01:41:00Z"/>
              </w:rPr>
            </w:pPr>
            <w:ins w:id="333" w:author="Arthur Souza Rodrigues" w:date="2026-07-10T21:41:00Z" w16du:dateUtc="2026-07-11T01:41:00Z">
              <w:r>
                <w:t>“A browser editor is not a contract lifecycle tool.”</w:t>
              </w:r>
            </w:ins>
          </w:p>
        </w:tc>
      </w:tr>
      <w:tr w:rsidR="00E57C26" w14:paraId="56821511" w14:textId="77777777" w:rsidTr="00E57C26">
        <w:trPr>
          <w:ins w:id="33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2812A19" w14:textId="77777777" w:rsidR="00E57C26" w:rsidRDefault="00CB28A3">
            <w:pPr>
              <w:rPr>
                <w:ins w:id="335" w:author="Arthur Souza Rodrigues" w:date="2026-07-10T21:41:00Z" w16du:dateUtc="2026-07-11T01:41:00Z"/>
              </w:rPr>
            </w:pPr>
            <w:ins w:id="336" w:author="Arthur Souza Rodrigues" w:date="2026-07-10T21:41:00Z" w16du:dateUtc="2026-07-11T01:41:00Z">
              <w:r>
                <w:t>Marketing</w:t>
              </w:r>
            </w:ins>
          </w:p>
        </w:tc>
        <w:tc>
          <w:tcPr>
            <w:tcW w:w="2400" w:type="dxa"/>
          </w:tcPr>
          <w:p w14:paraId="5038C80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7" w:author="Arthur Souza Rodrigues" w:date="2026-07-10T21:41:00Z" w16du:dateUtc="2026-07-11T01:41:00Z"/>
              </w:rPr>
            </w:pPr>
            <w:ins w:id="338" w:author="Arthur Souza Rodrigues" w:date="2026-07-10T21:41:00Z" w16du:dateUtc="2026-07-11T01:41:00Z">
              <w:r>
                <w:t>Pixel-aware polish</w:t>
              </w:r>
            </w:ins>
          </w:p>
        </w:tc>
        <w:tc>
          <w:tcPr>
            <w:tcW w:w="2400" w:type="dxa"/>
          </w:tcPr>
          <w:p w14:paraId="2D5F01FF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9" w:author="Arthur Souza Rodrigues" w:date="2026-07-10T21:41:00Z" w16du:dateUtc="2026-07-11T01:41:00Z"/>
              </w:rPr>
            </w:pPr>
            <w:ins w:id="340" w:author="Arthur Souza Rodrigues" w:date="2026-07-10T21:41:00Z" w16du:dateUtc="2026-07-11T01:41:00Z">
              <w:r>
                <w:t>Basic layout</w:t>
              </w:r>
            </w:ins>
          </w:p>
        </w:tc>
        <w:tc>
          <w:tcPr>
            <w:tcW w:w="2400" w:type="dxa"/>
          </w:tcPr>
          <w:p w14:paraId="30DC6FB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1" w:author="Arthur Souza Rodrigues" w:date="2026-07-10T21:41:00Z" w16du:dateUtc="2026-07-11T01:41:00Z"/>
              </w:rPr>
            </w:pPr>
            <w:ins w:id="342" w:author="Arthur Souza Rodrigues" w:date="2026-07-10T21:41:00Z" w16du:dateUtc="2026-07-11T01:41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13B6EF1E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3" w:author="Arthur Souza Rodrigues" w:date="2026-07-10T21:41:00Z" w16du:dateUtc="2026-07-11T01:41:00Z"/>
              </w:rPr>
            </w:pPr>
            <w:ins w:id="344" w:author="Arthur Souza Rodrigues" w:date="2026-07-10T21:41:00Z" w16du:dateUtc="2026-07-11T01:41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6BFFFC6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5" w:author="Arthur Souza Rodrigues" w:date="2026-07-10T21:41:00Z" w16du:dateUtc="2026-07-11T01:41:00Z"/>
              </w:rPr>
            </w:pPr>
            <w:ins w:id="346" w:author="Arthur Souza Rodrigues" w:date="2026-07-10T21:41:00Z" w16du:dateUtc="2026-07-11T01:41:00Z">
              <w:r>
                <w:t>“Collaborate fast, publish beautifully.”</w:t>
              </w:r>
            </w:ins>
          </w:p>
        </w:tc>
      </w:tr>
      <w:tr w:rsidR="00E57C26" w14:paraId="716E4DEE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4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76F025E" w14:textId="77777777" w:rsidR="00E57C26" w:rsidRDefault="00CB28A3">
            <w:pPr>
              <w:rPr>
                <w:ins w:id="348" w:author="Arthur Souza Rodrigues" w:date="2026-07-10T21:41:00Z" w16du:dateUtc="2026-07-11T01:41:00Z"/>
              </w:rPr>
            </w:pPr>
            <w:ins w:id="349" w:author="Arthur Souza Rodrigues" w:date="2026-07-10T21:41:00Z" w16du:dateUtc="2026-07-11T01:41:00Z">
              <w:r>
                <w:t>HR</w:t>
              </w:r>
            </w:ins>
          </w:p>
        </w:tc>
        <w:tc>
          <w:tcPr>
            <w:tcW w:w="2400" w:type="dxa"/>
          </w:tcPr>
          <w:p w14:paraId="58BABE24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0" w:author="Arthur Souza Rodrigues" w:date="2026-07-10T21:41:00Z" w16du:dateUtc="2026-07-11T01:41:00Z"/>
              </w:rPr>
            </w:pPr>
            <w:ins w:id="351" w:author="Arthur Souza Rodrigues" w:date="2026-07-10T21:41:00Z" w16du:dateUtc="2026-07-11T01:41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0F1D5DC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2" w:author="Arthur Souza Rodrigues" w:date="2026-07-10T21:41:00Z" w16du:dateUtc="2026-07-11T01:41:00Z"/>
              </w:rPr>
            </w:pPr>
            <w:ins w:id="353" w:author="Arthur Souza Rodrigues" w:date="2026-07-10T21:41:00Z" w16du:dateUtc="2026-07-11T01:41:00Z">
              <w:r>
                <w:t>Manual copies/add-ons</w:t>
              </w:r>
            </w:ins>
          </w:p>
        </w:tc>
        <w:tc>
          <w:tcPr>
            <w:tcW w:w="2400" w:type="dxa"/>
          </w:tcPr>
          <w:p w14:paraId="74A4121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4" w:author="Arthur Souza Rodrigues" w:date="2026-07-10T21:41:00Z" w16du:dateUtc="2026-07-11T01:41:00Z"/>
              </w:rPr>
            </w:pPr>
            <w:ins w:id="355" w:author="Arthur Souza Rodrigues" w:date="2026-07-10T21:41:00Z" w16du:dateUtc="2026-07-11T01:41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55577C1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6" w:author="Arthur Souza Rodrigues" w:date="2026-07-10T21:41:00Z" w16du:dateUtc="2026-07-11T01:41:00Z"/>
              </w:rPr>
            </w:pPr>
            <w:ins w:id="357" w:author="Arthur Souza Rodrigues" w:date="2026-07-10T21:41:00Z" w16du:dateUtc="2026-07-11T01:41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18402F9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8" w:author="Arthur Souza Rodrigues" w:date="2026-07-10T21:41:00Z" w16du:dateUtc="2026-07-11T01:41:00Z"/>
              </w:rPr>
            </w:pPr>
            <w:ins w:id="359" w:author="Arthur Souza Rodrigues" w:date="2026-07-10T21:41:00Z" w16du:dateUtc="2026-07-11T01:41:00Z">
              <w:r>
                <w:t>“One approved template, thousands of outputs.”</w:t>
              </w:r>
            </w:ins>
          </w:p>
        </w:tc>
      </w:tr>
      <w:tr w:rsidR="00E57C26" w14:paraId="6406285A" w14:textId="77777777" w:rsidTr="00E57C26">
        <w:trPr>
          <w:ins w:id="36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FB08565" w14:textId="77777777" w:rsidR="00E57C26" w:rsidRDefault="00CB28A3">
            <w:pPr>
              <w:rPr>
                <w:ins w:id="361" w:author="Arthur Souza Rodrigues" w:date="2026-07-10T21:41:00Z" w16du:dateUtc="2026-07-11T01:41:00Z"/>
              </w:rPr>
            </w:pPr>
            <w:ins w:id="362" w:author="Arthur Souza Rodrigues" w:date="2026-07-10T21:41:00Z" w16du:dateUtc="2026-07-11T01:41:00Z">
              <w:r>
                <w:t>IT/Security</w:t>
              </w:r>
            </w:ins>
          </w:p>
        </w:tc>
        <w:tc>
          <w:tcPr>
            <w:tcW w:w="2400" w:type="dxa"/>
          </w:tcPr>
          <w:p w14:paraId="21FA36C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3" w:author="Arthur Souza Rodrigues" w:date="2026-07-10T21:41:00Z" w16du:dateUtc="2026-07-11T01:41:00Z"/>
              </w:rPr>
            </w:pPr>
            <w:ins w:id="364" w:author="Arthur Souza Rodrigues" w:date="2026-07-10T21:41:00Z" w16du:dateUtc="2026-07-11T01:41:00Z">
              <w:r>
                <w:t>Data protection</w:t>
              </w:r>
            </w:ins>
          </w:p>
        </w:tc>
        <w:tc>
          <w:tcPr>
            <w:tcW w:w="2400" w:type="dxa"/>
          </w:tcPr>
          <w:p w14:paraId="17135365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5" w:author="Arthur Souza Rodrigues" w:date="2026-07-10T21:41:00Z" w16du:dateUtc="2026-07-11T01:41:00Z"/>
              </w:rPr>
            </w:pPr>
            <w:ins w:id="366" w:author="Arthur Souza Rodrigues" w:date="2026-07-10T21:41:00Z" w16du:dateUtc="2026-07-11T01:41:00Z">
              <w:r>
                <w:t>Drive controls</w:t>
              </w:r>
            </w:ins>
          </w:p>
        </w:tc>
        <w:tc>
          <w:tcPr>
            <w:tcW w:w="2400" w:type="dxa"/>
          </w:tcPr>
          <w:p w14:paraId="5B7315E4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7" w:author="Arthur Souza Rodrigues" w:date="2026-07-10T21:41:00Z" w16du:dateUtc="2026-07-11T01:41:00Z"/>
              </w:rPr>
            </w:pPr>
            <w:ins w:id="368" w:author="Arthur Souza Rodrigues" w:date="2026-07-10T21:41:00Z" w16du:dateUtc="2026-07-11T01:41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691BC19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9" w:author="Arthur Souza Rodrigues" w:date="2026-07-10T21:41:00Z" w16du:dateUtc="2026-07-11T01:41:00Z"/>
              </w:rPr>
            </w:pPr>
            <w:ins w:id="370" w:author="Arthur Souza Rodrigues" w:date="2026-07-10T21:41:00Z" w16du:dateUtc="2026-07-11T01:41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68DF928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1" w:author="Arthur Souza Rodrigues" w:date="2026-07-10T21:41:00Z" w16du:dateUtc="2026-07-11T01:41:00Z"/>
              </w:rPr>
            </w:pPr>
            <w:ins w:id="372" w:author="Arthur Souza Rodrigues" w:date="2026-07-10T21:41:00Z" w16du:dateUtc="2026-07-11T01:41:00Z">
              <w:r>
                <w:t>“Productivity without bypassing governance.”</w:t>
              </w:r>
            </w:ins>
          </w:p>
        </w:tc>
      </w:tr>
      <w:tr w:rsidR="00E57C26" w14:paraId="1BD5AE81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B46EB92" w14:textId="77777777" w:rsidR="00E57C26" w:rsidRDefault="00CB28A3">
            <w:pPr>
              <w:rPr>
                <w:ins w:id="374" w:author="Arthur Souza Rodrigues" w:date="2026-07-10T21:41:00Z" w16du:dateUtc="2026-07-11T01:41:00Z"/>
              </w:rPr>
            </w:pPr>
            <w:ins w:id="375" w:author="Arthur Souza Rodrigues" w:date="2026-07-10T21:41:00Z" w16du:dateUtc="2026-07-11T01:41:00Z">
              <w:r>
                <w:t>Executives</w:t>
              </w:r>
            </w:ins>
          </w:p>
        </w:tc>
        <w:tc>
          <w:tcPr>
            <w:tcW w:w="2400" w:type="dxa"/>
          </w:tcPr>
          <w:p w14:paraId="4AC828F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6" w:author="Arthur Souza Rodrigues" w:date="2026-07-10T21:41:00Z" w16du:dateUtc="2026-07-11T01:41:00Z"/>
              </w:rPr>
            </w:pPr>
            <w:ins w:id="377" w:author="Arthur Souza Rodrigues" w:date="2026-07-10T21:41:00Z" w16du:dateUtc="2026-07-11T01:41:00Z">
              <w:r>
                <w:t>Speed + trust</w:t>
              </w:r>
            </w:ins>
          </w:p>
        </w:tc>
        <w:tc>
          <w:tcPr>
            <w:tcW w:w="2400" w:type="dxa"/>
          </w:tcPr>
          <w:p w14:paraId="7BD7646A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8" w:author="Arthur Souza Rodrigues" w:date="2026-07-10T21:41:00Z" w16du:dateUtc="2026-07-11T01:41:00Z"/>
              </w:rPr>
            </w:pPr>
            <w:ins w:id="379" w:author="Arthur Souza Rodrigues" w:date="2026-07-10T21:41:00Z" w16du:dateUtc="2026-07-11T01:41:00Z">
              <w:r>
                <w:t>Live collaboration</w:t>
              </w:r>
            </w:ins>
          </w:p>
        </w:tc>
        <w:tc>
          <w:tcPr>
            <w:tcW w:w="2400" w:type="dxa"/>
          </w:tcPr>
          <w:p w14:paraId="11341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0" w:author="Arthur Souza Rodrigues" w:date="2026-07-10T21:41:00Z" w16du:dateUtc="2026-07-11T01:41:00Z"/>
              </w:rPr>
            </w:pPr>
            <w:ins w:id="381" w:author="Arthur Souza Rodrigues" w:date="2026-07-10T21:41:00Z" w16du:dateUtc="2026-07-11T01:41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17AB7DC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2" w:author="Arthur Souza Rodrigues" w:date="2026-07-10T21:41:00Z" w16du:dateUtc="2026-07-11T01:41:00Z"/>
              </w:rPr>
            </w:pPr>
            <w:ins w:id="383" w:author="Arthur Souza Rodrigues" w:date="2026-07-10T21:41:00Z" w16du:dateUtc="2026-07-11T01:41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29040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4" w:author="Arthur Souza Rodrigues" w:date="2026-07-10T21:41:00Z" w16du:dateUtc="2026-07-11T01:41:00Z"/>
              </w:rPr>
            </w:pPr>
            <w:ins w:id="385" w:author="Arthur Souza Rodrigues" w:date="2026-07-10T21:41:00Z" w16du:dateUtc="2026-07-11T01:41:00Z">
              <w:r>
                <w:t>“Fewer drafts, fewer risks.”</w:t>
              </w:r>
            </w:ins>
          </w:p>
        </w:tc>
      </w:tr>
    </w:tbl>
    <w:p w14:paraId="6F943E43" w14:textId="77777777" w:rsidR="00E57C26" w:rsidRDefault="00E57C26">
      <w:pPr>
        <w:rPr>
          <w:ins w:id="386" w:author="Arthur Souza Rodrigues" w:date="2026-07-10T21:41:00Z" w16du:dateUtc="2026-07-11T01:41:00Z"/>
        </w:rPr>
        <w:sectPr w:rsidR="00E57C26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25258169" w14:textId="77777777" w:rsidR="00E57C26" w:rsidRDefault="00CB28A3">
      <w:pPr>
        <w:pStyle w:val="Heading1"/>
        <w:rPr>
          <w:ins w:id="387" w:author="Arthur Souza Rodrigues" w:date="2026-07-10T21:41:00Z" w16du:dateUtc="2026-07-11T01:41:00Z"/>
        </w:rPr>
      </w:pPr>
      <w:ins w:id="388" w:author="Arthur Souza Rodrigues" w:date="2026-07-10T21:41:00Z" w16du:dateUtc="2026-07-11T01:41:00Z">
        <w:r>
          <w:lastRenderedPageBreak/>
          <w:t>7. Collaboration: match the cloud-first expectation</w:t>
        </w:r>
      </w:ins>
    </w:p>
    <w:p w14:paraId="2AE2505E" w14:textId="77777777" w:rsidR="00E57C26" w:rsidRDefault="00CB28A3">
      <w:pPr>
        <w:pStyle w:val="ListBullet"/>
        <w:rPr>
          <w:ins w:id="389" w:author="Arthur Souza Rodrigues" w:date="2026-07-10T21:41:00Z" w16du:dateUtc="2026-07-11T01:41:00Z"/>
        </w:rPr>
      </w:pPr>
      <w:ins w:id="390" w:author="Arthur Souza Rodrigues" w:date="2026-07-10T21:41:00Z" w16du:dateUtc="2026-07-11T01:41:00Z">
        <w:r>
          <w:t>Coauthor in real time from Word for the web or desktop when files are in OneDrive/SharePoint.</w:t>
        </w:r>
      </w:ins>
    </w:p>
    <w:p w14:paraId="4731FAF8" w14:textId="77777777" w:rsidR="00E57C26" w:rsidRDefault="00CB28A3">
      <w:pPr>
        <w:pStyle w:val="ListBullet"/>
        <w:rPr>
          <w:ins w:id="391" w:author="Arthur Souza Rodrigues" w:date="2026-07-10T21:41:00Z" w16du:dateUtc="2026-07-11T01:41:00Z"/>
        </w:rPr>
      </w:pPr>
      <w:ins w:id="392" w:author="Arthur Souza Rodrigues" w:date="2026-07-10T21:41:00Z" w16du:dateUtc="2026-07-11T01:41:00Z">
        <w:r>
          <w:t>Use comments, replies, @mentions, and explicit permissions.</w:t>
        </w:r>
      </w:ins>
    </w:p>
    <w:p w14:paraId="6375C73F" w14:textId="77777777" w:rsidR="00E57C26" w:rsidRDefault="00CB28A3">
      <w:pPr>
        <w:pStyle w:val="ListBullet"/>
        <w:rPr>
          <w:ins w:id="393" w:author="Arthur Souza Rodrigues" w:date="2026-07-10T21:41:00Z" w16du:dateUtc="2026-07-11T01:41:00Z"/>
        </w:rPr>
      </w:pPr>
      <w:ins w:id="394" w:author="Arthur Souza Rodrigues" w:date="2026-07-10T21:41:00Z" w16du:dateUtc="2026-07-11T01:41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46B2E5F5" w14:textId="77777777">
        <w:trPr>
          <w:jc w:val="center"/>
          <w:ins w:id="395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38699CD8" w14:textId="77777777" w:rsidR="00E57C26" w:rsidRDefault="00CB28A3">
            <w:pPr>
              <w:rPr>
                <w:ins w:id="396" w:author="Arthur Souza Rodrigues" w:date="2026-07-10T21:41:00Z" w16du:dateUtc="2026-07-11T01:41:00Z"/>
              </w:rPr>
            </w:pPr>
            <w:ins w:id="397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582CB986" w14:textId="77777777" w:rsidR="00E57C26" w:rsidRDefault="00CB28A3">
      <w:pPr>
        <w:pStyle w:val="Heading1"/>
        <w:rPr>
          <w:ins w:id="398" w:author="Arthur Souza Rodrigues" w:date="2026-07-10T21:41:00Z" w16du:dateUtc="2026-07-11T01:41:00Z"/>
        </w:rPr>
      </w:pPr>
      <w:ins w:id="399" w:author="Arthur Souza Rodrigues" w:date="2026-07-10T21:41:00Z" w16du:dateUtc="2026-07-11T01:41:00Z">
        <w:r>
          <w:t>8. Review and governance: where Word separates itself</w:t>
        </w:r>
      </w:ins>
    </w:p>
    <w:p w14:paraId="46D63B7F" w14:textId="77777777" w:rsidR="00E57C26" w:rsidRDefault="00CB28A3">
      <w:pPr>
        <w:pStyle w:val="ListBullet"/>
        <w:rPr>
          <w:ins w:id="400" w:author="Arthur Souza Rodrigues" w:date="2026-07-10T21:41:00Z" w16du:dateUtc="2026-07-11T01:41:00Z"/>
        </w:rPr>
      </w:pPr>
      <w:ins w:id="401" w:author="Arthur Souza Rodrigues" w:date="2026-07-10T21:41:00Z" w16du:dateUtc="2026-07-11T01:41:00Z">
        <w:r>
          <w:t>Track Changes is more granular and formal than lightweight suggesting workflows.</w:t>
        </w:r>
      </w:ins>
    </w:p>
    <w:p w14:paraId="23B54D9B" w14:textId="77777777" w:rsidR="00E57C26" w:rsidRDefault="00CB28A3">
      <w:pPr>
        <w:pStyle w:val="ListBullet"/>
        <w:rPr>
          <w:ins w:id="402" w:author="Arthur Souza Rodrigues" w:date="2026-07-10T21:41:00Z" w16du:dateUtc="2026-07-11T01:41:00Z"/>
        </w:rPr>
      </w:pPr>
      <w:ins w:id="403" w:author="Arthur Souza Rodrigues" w:date="2026-07-10T21:41:00Z" w16du:dateUtc="2026-07-11T01:41:00Z">
        <w:r>
          <w:t>Accept/reject workflows support accountable editing.</w:t>
        </w:r>
      </w:ins>
    </w:p>
    <w:p w14:paraId="7D6EFE4F" w14:textId="77777777" w:rsidR="00E57C26" w:rsidRDefault="00CB28A3">
      <w:pPr>
        <w:pStyle w:val="ListBullet"/>
        <w:rPr>
          <w:ins w:id="404" w:author="Arthur Souza Rodrigues" w:date="2026-07-10T21:41:00Z" w16du:dateUtc="2026-07-11T01:41:00Z"/>
        </w:rPr>
      </w:pPr>
      <w:ins w:id="405" w:author="Arthur Souza Rodrigues" w:date="2026-07-10T21:41:00Z" w16du:dateUtc="2026-07-11T01:41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119F075D" w14:textId="77777777">
        <w:trPr>
          <w:jc w:val="center"/>
          <w:ins w:id="406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261F1616" w14:textId="77777777" w:rsidR="00E57C26" w:rsidRDefault="00CB28A3">
            <w:pPr>
              <w:rPr>
                <w:ins w:id="407" w:author="Arthur Souza Rodrigues" w:date="2026-07-10T21:41:00Z" w16du:dateUtc="2026-07-11T01:41:00Z"/>
              </w:rPr>
            </w:pPr>
            <w:ins w:id="408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1CEA2532" w14:textId="77777777" w:rsidR="00E57C26" w:rsidRDefault="00CB28A3">
      <w:pPr>
        <w:pStyle w:val="Heading1"/>
        <w:rPr>
          <w:ins w:id="409" w:author="Arthur Souza Rodrigues" w:date="2026-07-10T21:41:00Z" w16du:dateUtc="2026-07-11T01:41:00Z"/>
        </w:rPr>
      </w:pPr>
      <w:ins w:id="410" w:author="Arthur Souza Rodrigues" w:date="2026-07-10T21:41:00Z" w16du:dateUtc="2026-07-11T01:41:00Z">
        <w:r>
          <w:t>9. Professional document production</w:t>
        </w:r>
      </w:ins>
    </w:p>
    <w:p w14:paraId="5DA1C1A9" w14:textId="77777777" w:rsidR="00E57C26" w:rsidRDefault="00CB28A3">
      <w:pPr>
        <w:pStyle w:val="ListBullet"/>
        <w:rPr>
          <w:ins w:id="411" w:author="Arthur Souza Rodrigues" w:date="2026-07-10T21:41:00Z" w16du:dateUtc="2026-07-11T01:41:00Z"/>
        </w:rPr>
      </w:pPr>
      <w:ins w:id="412" w:author="Arthur Souza Rodrigues" w:date="2026-07-10T21:41:00Z" w16du:dateUtc="2026-07-11T01:41:00Z">
        <w:r>
          <w:t>Advanced styles, numbering, captions, references, indexes, and sectioning support long-form documents.</w:t>
        </w:r>
      </w:ins>
    </w:p>
    <w:p w14:paraId="218F49B6" w14:textId="77777777" w:rsidR="00E57C26" w:rsidRDefault="00CB28A3">
      <w:pPr>
        <w:pStyle w:val="ListBullet"/>
        <w:rPr>
          <w:ins w:id="413" w:author="Arthur Souza Rodrigues" w:date="2026-07-10T21:41:00Z" w16du:dateUtc="2026-07-11T01:41:00Z"/>
        </w:rPr>
      </w:pPr>
      <w:ins w:id="414" w:author="Arthur Souza Rodrigues" w:date="2026-07-10T21:41:00Z" w16du:dateUtc="2026-07-11T01:41:00Z">
        <w:r>
          <w:t>Native DOCX fidelity avoids conversion drift when the final system of record is Office.</w:t>
        </w:r>
      </w:ins>
    </w:p>
    <w:p w14:paraId="110B9261" w14:textId="77777777" w:rsidR="00E57C26" w:rsidRDefault="00CB28A3">
      <w:pPr>
        <w:pStyle w:val="ListBullet"/>
        <w:rPr>
          <w:ins w:id="415" w:author="Arthur Souza Rodrigues" w:date="2026-07-10T21:41:00Z" w16du:dateUtc="2026-07-11T01:41:00Z"/>
        </w:rPr>
      </w:pPr>
      <w:ins w:id="416" w:author="Arthur Souza Rodrigues" w:date="2026-07-10T21:41:00Z" w16du:dateUtc="2026-07-11T01:41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58565D5A" w14:textId="77777777">
        <w:trPr>
          <w:jc w:val="center"/>
          <w:ins w:id="417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03FB3CC1" w14:textId="77777777" w:rsidR="00E57C26" w:rsidRDefault="00CB28A3">
            <w:pPr>
              <w:rPr>
                <w:ins w:id="418" w:author="Arthur Souza Rodrigues" w:date="2026-07-10T21:41:00Z" w16du:dateUtc="2026-07-11T01:41:00Z"/>
              </w:rPr>
            </w:pPr>
            <w:ins w:id="419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04482A1A" w14:textId="77777777" w:rsidR="00E57C26" w:rsidRDefault="00CB28A3">
      <w:pPr>
        <w:pStyle w:val="Heading1"/>
        <w:rPr>
          <w:ins w:id="420" w:author="Arthur Souza Rodrigues" w:date="2026-07-10T21:41:00Z" w16du:dateUtc="2026-07-11T01:41:00Z"/>
        </w:rPr>
      </w:pPr>
      <w:ins w:id="421" w:author="Arthur Souza Rodrigues" w:date="2026-07-10T21:41:00Z" w16du:dateUtc="2026-07-11T01:41:00Z">
        <w:r>
          <w:t>10. Security, compliance, and enterprise control</w:t>
        </w:r>
      </w:ins>
    </w:p>
    <w:p w14:paraId="5F83EA34" w14:textId="77777777" w:rsidR="00E57C26" w:rsidRDefault="00CB28A3">
      <w:pPr>
        <w:pStyle w:val="ListBullet"/>
        <w:rPr>
          <w:ins w:id="422" w:author="Arthur Souza Rodrigues" w:date="2026-07-10T21:41:00Z" w16du:dateUtc="2026-07-11T01:41:00Z"/>
        </w:rPr>
      </w:pPr>
      <w:ins w:id="423" w:author="Arthur Souza Rodrigues" w:date="2026-07-10T21:41:00Z" w16du:dateUtc="2026-07-11T01:41:00Z">
        <w:r>
          <w:t>Sensitivity labels classify and protect documents.</w:t>
        </w:r>
      </w:ins>
    </w:p>
    <w:p w14:paraId="62BCC706" w14:textId="77777777" w:rsidR="00E57C26" w:rsidRDefault="00CB28A3">
      <w:pPr>
        <w:pStyle w:val="ListBullet"/>
        <w:rPr>
          <w:ins w:id="424" w:author="Arthur Souza Rodrigues" w:date="2026-07-10T21:41:00Z" w16du:dateUtc="2026-07-11T01:41:00Z"/>
        </w:rPr>
      </w:pPr>
      <w:ins w:id="425" w:author="Arthur Souza Rodrigues" w:date="2026-07-10T21:41:00Z" w16du:dateUtc="2026-07-11T01:41:00Z">
        <w:r>
          <w:t>Encryption and usage rights can travel with the file.</w:t>
        </w:r>
      </w:ins>
    </w:p>
    <w:p w14:paraId="7F2C0DDD" w14:textId="77777777" w:rsidR="00E57C26" w:rsidRDefault="00CB28A3">
      <w:pPr>
        <w:pStyle w:val="ListBullet"/>
        <w:rPr>
          <w:ins w:id="426" w:author="Arthur Souza Rodrigues" w:date="2026-07-10T21:41:00Z" w16du:dateUtc="2026-07-11T01:41:00Z"/>
        </w:rPr>
      </w:pPr>
      <w:ins w:id="427" w:author="Arthur Souza Rodrigues" w:date="2026-07-10T21:41:00Z" w16du:dateUtc="2026-07-11T01:41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63BA9CA5" w14:textId="77777777">
        <w:trPr>
          <w:jc w:val="center"/>
          <w:ins w:id="428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581CCB93" w14:textId="77777777" w:rsidR="00E57C26" w:rsidRDefault="00CB28A3">
            <w:pPr>
              <w:rPr>
                <w:ins w:id="429" w:author="Arthur Souza Rodrigues" w:date="2026-07-10T21:41:00Z" w16du:dateUtc="2026-07-11T01:41:00Z"/>
              </w:rPr>
            </w:pPr>
            <w:ins w:id="430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09184268" w14:textId="77777777" w:rsidR="00E57C26" w:rsidRDefault="00CB28A3">
      <w:pPr>
        <w:pStyle w:val="Heading1"/>
        <w:rPr>
          <w:ins w:id="431" w:author="Arthur Souza Rodrigues" w:date="2026-07-10T21:41:00Z" w16du:dateUtc="2026-07-11T01:41:00Z"/>
        </w:rPr>
      </w:pPr>
      <w:ins w:id="432" w:author="Arthur Souza Rodrigues" w:date="2026-07-10T21:41:00Z" w16du:dateUtc="2026-07-11T01:41:00Z">
        <w:r>
          <w:t>11. Automation and extensibility</w:t>
        </w:r>
      </w:ins>
    </w:p>
    <w:p w14:paraId="02B848CE" w14:textId="77777777" w:rsidR="00E57C26" w:rsidRDefault="00CB28A3">
      <w:pPr>
        <w:pStyle w:val="ListBullet"/>
        <w:rPr>
          <w:ins w:id="433" w:author="Arthur Souza Rodrigues" w:date="2026-07-10T21:41:00Z" w16du:dateUtc="2026-07-11T01:41:00Z"/>
        </w:rPr>
      </w:pPr>
      <w:ins w:id="434" w:author="Arthur Souza Rodrigues" w:date="2026-07-10T21:41:00Z" w16du:dateUtc="2026-07-11T01:41:00Z">
        <w:r>
          <w:t>Mail merge, templates, content controls, fields, macros, add-ins, and Power Automate can industrialize document work.</w:t>
        </w:r>
      </w:ins>
    </w:p>
    <w:p w14:paraId="72CDC313" w14:textId="77777777" w:rsidR="00E57C26" w:rsidRDefault="00CB28A3">
      <w:pPr>
        <w:pStyle w:val="ListBullet"/>
        <w:rPr>
          <w:ins w:id="435" w:author="Arthur Souza Rodrigues" w:date="2026-07-10T21:41:00Z" w16du:dateUtc="2026-07-11T01:41:00Z"/>
        </w:rPr>
      </w:pPr>
      <w:ins w:id="436" w:author="Arthur Souza Rodrigues" w:date="2026-07-10T21:41:00Z" w16du:dateUtc="2026-07-11T01:41:00Z">
        <w:r>
          <w:lastRenderedPageBreak/>
          <w:t>Teams can create reusable branded templates with locked-down areas and editable fields.</w:t>
        </w:r>
      </w:ins>
    </w:p>
    <w:p w14:paraId="5AC1B19B" w14:textId="77777777" w:rsidR="00E57C26" w:rsidRDefault="00CB28A3">
      <w:pPr>
        <w:pStyle w:val="ListBullet"/>
        <w:rPr>
          <w:ins w:id="437" w:author="Arthur Souza Rodrigues" w:date="2026-07-10T21:41:00Z" w16du:dateUtc="2026-07-11T01:41:00Z"/>
        </w:rPr>
      </w:pPr>
      <w:ins w:id="438" w:author="Arthur Souza Rodrigues" w:date="2026-07-10T21:41:00Z" w16du:dateUtc="2026-07-11T01:41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23037F2F" w14:textId="77777777">
        <w:trPr>
          <w:jc w:val="center"/>
          <w:ins w:id="439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53C761E5" w14:textId="77777777" w:rsidR="00E57C26" w:rsidRDefault="00CB28A3">
            <w:pPr>
              <w:rPr>
                <w:ins w:id="440" w:author="Arthur Souza Rodrigues" w:date="2026-07-10T21:41:00Z" w16du:dateUtc="2026-07-11T01:41:00Z"/>
              </w:rPr>
            </w:pPr>
            <w:ins w:id="441" w:author="Arthur Souza Rodrigues" w:date="2026-07-10T21:41:00Z" w16du:dateUtc="2026-07-11T01:41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5833049E" w14:textId="77777777" w:rsidR="00E57C26" w:rsidRDefault="00CB28A3">
      <w:pPr>
        <w:pStyle w:val="Heading1"/>
        <w:rPr>
          <w:ins w:id="442" w:author="Arthur Souza Rodrigues" w:date="2026-07-10T21:41:00Z" w16du:dateUtc="2026-07-11T01:41:00Z"/>
        </w:rPr>
      </w:pPr>
      <w:ins w:id="443" w:author="Arthur Souza Rodrigues" w:date="2026-07-10T21:41:00Z" w16du:dateUtc="2026-07-11T01:41:00Z">
        <w:r>
          <w:t>12. Live demo checklist</w:t>
        </w:r>
      </w:ins>
    </w:p>
    <w:p w14:paraId="3844F35F" w14:textId="77777777" w:rsidR="00E57C26" w:rsidRDefault="00CB28A3">
      <w:pPr>
        <w:pStyle w:val="ListBullet"/>
        <w:rPr>
          <w:ins w:id="444" w:author="Arthur Souza Rodrigues" w:date="2026-07-10T21:41:00Z" w16du:dateUtc="2026-07-11T01:41:00Z"/>
        </w:rPr>
      </w:pPr>
      <w:ins w:id="445" w:author="Arthur Souza Rodrigues" w:date="2026-07-10T21:41:00Z" w16du:dateUtc="2026-07-11T01:41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8395269" w14:textId="77777777" w:rsidR="00E57C26" w:rsidRDefault="00CB28A3">
      <w:pPr>
        <w:pStyle w:val="ListBullet"/>
        <w:rPr>
          <w:ins w:id="446" w:author="Arthur Souza Rodrigues" w:date="2026-07-10T21:41:00Z" w16du:dateUtc="2026-07-11T01:41:00Z"/>
        </w:rPr>
      </w:pPr>
      <w:ins w:id="447" w:author="Arthur Souza Rodrigues" w:date="2026-07-10T21:41:00Z" w16du:dateUtc="2026-07-11T01:41:00Z">
        <w:r>
          <w:rPr>
            <w:b/>
          </w:rPr>
          <w:t xml:space="preserve">☐ </w:t>
        </w:r>
        <w:r>
          <w:t>Update the Table of Contents</w:t>
        </w:r>
      </w:ins>
    </w:p>
    <w:p w14:paraId="5A1B6A3F" w14:textId="77777777" w:rsidR="00E57C26" w:rsidRDefault="00CB28A3">
      <w:pPr>
        <w:pStyle w:val="ListBullet"/>
        <w:rPr>
          <w:ins w:id="448" w:author="Arthur Souza Rodrigues" w:date="2026-07-10T21:41:00Z" w16du:dateUtc="2026-07-11T01:41:00Z"/>
        </w:rPr>
      </w:pPr>
      <w:ins w:id="449" w:author="Arthur Souza Rodrigues" w:date="2026-07-10T21:41:00Z" w16du:dateUtc="2026-07-11T01:41:00Z">
        <w:r>
          <w:rPr>
            <w:b/>
          </w:rPr>
          <w:t xml:space="preserve">☐ </w:t>
        </w:r>
        <w:r>
          <w:t>Add a comment and @mention a reviewer</w:t>
        </w:r>
      </w:ins>
    </w:p>
    <w:p w14:paraId="68C7E680" w14:textId="77777777" w:rsidR="00E57C26" w:rsidRDefault="00CB28A3">
      <w:pPr>
        <w:pStyle w:val="ListBullet"/>
        <w:rPr>
          <w:ins w:id="450" w:author="Arthur Souza Rodrigues" w:date="2026-07-10T21:41:00Z" w16du:dateUtc="2026-07-11T01:41:00Z"/>
        </w:rPr>
      </w:pPr>
      <w:ins w:id="451" w:author="Arthur Souza Rodrigues" w:date="2026-07-10T21:41:00Z" w16du:dateUtc="2026-07-11T01:41:00Z">
        <w:r>
          <w:rPr>
            <w:b/>
          </w:rPr>
          <w:t xml:space="preserve">☐ </w:t>
        </w:r>
        <w:r>
          <w:t>Turn on Track Changes and make an edit</w:t>
        </w:r>
      </w:ins>
    </w:p>
    <w:p w14:paraId="57E2A0C1" w14:textId="77777777" w:rsidR="00E57C26" w:rsidRDefault="00CB28A3">
      <w:pPr>
        <w:pStyle w:val="ListBullet"/>
        <w:rPr>
          <w:ins w:id="452" w:author="Arthur Souza Rodrigues" w:date="2026-07-10T21:41:00Z" w16du:dateUtc="2026-07-11T01:41:00Z"/>
        </w:rPr>
      </w:pPr>
      <w:ins w:id="453" w:author="Arthur Souza Rodrigues" w:date="2026-07-10T21:41:00Z" w16du:dateUtc="2026-07-11T01:41:00Z">
        <w:r>
          <w:rPr>
            <w:b/>
          </w:rPr>
          <w:t xml:space="preserve">☐ </w:t>
        </w:r>
        <w:r>
          <w:t>Accept/reject a change</w:t>
        </w:r>
      </w:ins>
    </w:p>
    <w:p w14:paraId="2C3DE74D" w14:textId="77777777" w:rsidR="00E57C26" w:rsidRDefault="00CB28A3">
      <w:pPr>
        <w:pStyle w:val="ListBullet"/>
        <w:rPr>
          <w:ins w:id="454" w:author="Arthur Souza Rodrigues" w:date="2026-07-10T21:41:00Z" w16du:dateUtc="2026-07-11T01:41:00Z"/>
        </w:rPr>
      </w:pPr>
      <w:ins w:id="455" w:author="Arthur Souza Rodrigues" w:date="2026-07-10T21:41:00Z" w16du:dateUtc="2026-07-11T01:41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DDF50FC" w14:textId="77777777" w:rsidR="00E57C26" w:rsidRDefault="00CB28A3">
      <w:pPr>
        <w:pStyle w:val="ListBullet"/>
        <w:rPr>
          <w:ins w:id="456" w:author="Arthur Souza Rodrigues" w:date="2026-07-10T21:41:00Z" w16du:dateUtc="2026-07-11T01:41:00Z"/>
        </w:rPr>
      </w:pPr>
      <w:ins w:id="457" w:author="Arthur Souza Rodrigues" w:date="2026-07-10T21:41:00Z" w16du:dateUtc="2026-07-11T01:41:00Z">
        <w:r>
          <w:rPr>
            <w:b/>
          </w:rPr>
          <w:t xml:space="preserve">☐ </w:t>
        </w:r>
        <w:r>
          <w:t>Apply a sensitivity label if available</w:t>
        </w:r>
      </w:ins>
    </w:p>
    <w:p w14:paraId="5B32AF7C" w14:textId="77777777" w:rsidR="00E57C26" w:rsidRDefault="00CB28A3">
      <w:pPr>
        <w:pStyle w:val="ListBullet"/>
        <w:rPr>
          <w:ins w:id="458" w:author="Arthur Souza Rodrigues" w:date="2026-07-10T21:41:00Z" w16du:dateUtc="2026-07-11T01:41:00Z"/>
        </w:rPr>
      </w:pPr>
      <w:ins w:id="459" w:author="Arthur Souza Rodrigues" w:date="2026-07-10T21:41:00Z" w16du:dateUtc="2026-07-11T01:41:00Z">
        <w:r>
          <w:rPr>
            <w:b/>
          </w:rPr>
          <w:t xml:space="preserve">☐ </w:t>
        </w:r>
        <w:r>
          <w:t>Export to PDF</w:t>
        </w:r>
      </w:ins>
    </w:p>
    <w:p w14:paraId="4282FD04" w14:textId="77777777" w:rsidR="00E57C26" w:rsidRDefault="00CB28A3">
      <w:pPr>
        <w:pStyle w:val="ListBullet"/>
        <w:rPr>
          <w:ins w:id="460" w:author="Arthur Souza Rodrigues" w:date="2026-07-10T21:41:00Z" w16du:dateUtc="2026-07-11T01:41:00Z"/>
        </w:rPr>
      </w:pPr>
      <w:ins w:id="461" w:author="Arthur Souza Rodrigues" w:date="2026-07-10T21:41:00Z" w16du:dateUtc="2026-07-11T01:41:00Z">
        <w:r>
          <w:rPr>
            <w:b/>
          </w:rPr>
          <w:t xml:space="preserve">☐ </w:t>
        </w:r>
        <w:r>
          <w:t>Run Accessibility Checker</w:t>
        </w:r>
      </w:ins>
    </w:p>
    <w:p w14:paraId="36315B8B" w14:textId="77777777" w:rsidR="00E57C26" w:rsidRDefault="00CB28A3">
      <w:pPr>
        <w:pStyle w:val="ListBullet"/>
        <w:rPr>
          <w:ins w:id="462" w:author="Arthur Souza Rodrigues" w:date="2026-07-10T21:41:00Z" w16du:dateUtc="2026-07-11T01:41:00Z"/>
        </w:rPr>
      </w:pPr>
      <w:ins w:id="463" w:author="Arthur Souza Rodrigues" w:date="2026-07-10T21:41:00Z" w16du:dateUtc="2026-07-11T01:41:00Z">
        <w:r>
          <w:rPr>
            <w:b/>
          </w:rPr>
          <w:t xml:space="preserve">☐ </w:t>
        </w:r>
        <w:r>
          <w:t>Use Editor or Copilot if licensed</w:t>
        </w:r>
      </w:ins>
    </w:p>
    <w:p w14:paraId="1E91BC37" w14:textId="77777777" w:rsidR="00E57C26" w:rsidRDefault="00CB28A3">
      <w:pPr>
        <w:pStyle w:val="Heading1"/>
        <w:rPr>
          <w:ins w:id="464" w:author="Arthur Souza Rodrigues" w:date="2026-07-10T21:41:00Z" w16du:dateUtc="2026-07-11T01:41:00Z"/>
        </w:rPr>
      </w:pPr>
      <w:ins w:id="465" w:author="Arthur Souza Rodrigues" w:date="2026-07-10T21:41:00Z" w16du:dateUtc="2026-07-11T01:41:00Z">
        <w:r>
          <w:t>13. Objection handling</w:t>
        </w:r>
      </w:ins>
    </w:p>
    <w:p w14:paraId="57EE3FDA" w14:textId="77777777" w:rsidR="00E57C26" w:rsidRDefault="00CB28A3">
      <w:pPr>
        <w:rPr>
          <w:ins w:id="466" w:author="Arthur Souza Rodrigues" w:date="2026-07-10T21:41:00Z" w16du:dateUtc="2026-07-11T01:41:00Z"/>
        </w:rPr>
      </w:pPr>
      <w:ins w:id="467" w:author="Arthur Souza Rodrigues" w:date="2026-07-10T21:41:00Z" w16du:dateUtc="2026-07-11T01:41:00Z">
        <w:r>
          <w:rPr>
            <w:b/>
          </w:rPr>
          <w:t>“Google Docs is easier for collaboration.”</w:t>
        </w:r>
        <w:r>
          <w:br/>
          <w:t>Agree on ease, then show Word coauthoring plus Track Changes, comments, and version history in the same file.</w:t>
        </w:r>
      </w:ins>
    </w:p>
    <w:p w14:paraId="6A147F09" w14:textId="77777777" w:rsidR="00E57C26" w:rsidRDefault="00CB28A3">
      <w:pPr>
        <w:rPr>
          <w:ins w:id="468" w:author="Arthur Souza Rodrigues" w:date="2026-07-10T21:41:00Z" w16du:dateUtc="2026-07-11T01:41:00Z"/>
        </w:rPr>
      </w:pPr>
      <w:ins w:id="469" w:author="Arthur Souza Rodrigues" w:date="2026-07-10T21:41:00Z" w16du:dateUtc="2026-07-11T01:41:00Z">
        <w:r>
          <w:rPr>
            <w:b/>
          </w:rPr>
          <w:t>“Docs is browser-native.”</w:t>
        </w:r>
        <w:r>
          <w:br/>
          <w:t>Word has web access and a full desktop app; users can choose lightweight browser editing or high-powered desktop editing.</w:t>
        </w:r>
      </w:ins>
    </w:p>
    <w:p w14:paraId="2F5A6B3D" w14:textId="77777777" w:rsidR="00E57C26" w:rsidRDefault="00CB28A3">
      <w:pPr>
        <w:rPr>
          <w:ins w:id="470" w:author="Arthur Souza Rodrigues" w:date="2026-07-10T21:41:00Z" w16du:dateUtc="2026-07-11T01:41:00Z"/>
        </w:rPr>
      </w:pPr>
      <w:ins w:id="471" w:author="Arthur Souza Rodrigues" w:date="2026-07-10T21:41:00Z" w16du:dateUtc="2026-07-11T01:41:00Z">
        <w:r>
          <w:rPr>
            <w:b/>
          </w:rPr>
          <w:t>“Our users like autosave.”</w:t>
        </w:r>
        <w:r>
          <w:br/>
          <w:t>Autosave is available for cloud-stored Word documents, and version history supports recovery.</w:t>
        </w:r>
      </w:ins>
    </w:p>
    <w:p w14:paraId="3AD0DD60" w14:textId="77777777" w:rsidR="00E57C26" w:rsidRDefault="00CB28A3">
      <w:pPr>
        <w:rPr>
          <w:ins w:id="472" w:author="Arthur Souza Rodrigues" w:date="2026-07-10T21:41:00Z" w16du:dateUtc="2026-07-11T01:41:00Z"/>
        </w:rPr>
      </w:pPr>
      <w:ins w:id="473" w:author="Arthur Souza Rodrigues" w:date="2026-07-10T21:41:00Z" w16du:dateUtc="2026-07-11T01:41:00Z">
        <w:r>
          <w:rPr>
            <w:b/>
          </w:rPr>
          <w:t>“We only need simple documents.”</w:t>
        </w:r>
        <w:r>
          <w:br/>
          <w:t>For simple docs, both work. The reason to standardize on Word is that the same tool handles simple drafts and high-stakes deliverables.</w:t>
        </w:r>
      </w:ins>
    </w:p>
    <w:p w14:paraId="79C97A06" w14:textId="77777777" w:rsidR="00E57C26" w:rsidRDefault="00CB28A3">
      <w:pPr>
        <w:pStyle w:val="Heading1"/>
        <w:rPr>
          <w:ins w:id="474" w:author="Arthur Souza Rodrigues" w:date="2026-07-10T21:41:00Z" w16du:dateUtc="2026-07-11T01:41:00Z"/>
        </w:rPr>
      </w:pPr>
      <w:ins w:id="475" w:author="Arthur Souza Rodrigues" w:date="2026-07-10T21:41:00Z" w16du:dateUtc="2026-07-11T01:41:00Z">
        <w:r>
          <w:t>Appendix A – Source links</w:t>
        </w:r>
      </w:ins>
    </w:p>
    <w:p w14:paraId="415B2354" w14:textId="77777777" w:rsidR="00E57C26" w:rsidRDefault="00CB28A3">
      <w:pPr>
        <w:pStyle w:val="ListBullet"/>
        <w:rPr>
          <w:ins w:id="476" w:author="Arthur Souza Rodrigues" w:date="2026-07-10T21:41:00Z" w16du:dateUtc="2026-07-11T01:41:00Z"/>
        </w:rPr>
      </w:pPr>
      <w:ins w:id="477" w:author="Arthur Souza Rodrigues" w:date="2026-07-10T21:41:00Z" w16du:dateUtc="2026-07-11T01:41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 w14:paraId="60671D9D" w14:textId="77777777" w:rsidR="00E57C26" w:rsidRDefault="00CB28A3">
      <w:pPr>
        <w:pStyle w:val="ListBullet"/>
        <w:rPr>
          <w:ins w:id="478" w:author="Arthur Souza Rodrigues" w:date="2026-07-10T21:41:00Z" w16du:dateUtc="2026-07-11T01:41:00Z"/>
        </w:rPr>
      </w:pPr>
      <w:ins w:id="479" w:author="Arthur Souza Rodrigues" w:date="2026-07-10T21:41:00Z" w16du:dateUtc="2026-07-11T01:41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 w14:paraId="6EE7F08A" w14:textId="77777777" w:rsidR="00E57C26" w:rsidRDefault="00CB28A3">
      <w:pPr>
        <w:pStyle w:val="ListBullet"/>
        <w:rPr>
          <w:ins w:id="480" w:author="Arthur Souza Rodrigues" w:date="2026-07-10T21:41:00Z" w16du:dateUtc="2026-07-11T01:41:00Z"/>
        </w:rPr>
      </w:pPr>
      <w:ins w:id="481" w:author="Arthur Souza Rodrigues" w:date="2026-07-10T21:41:00Z" w16du:dateUtc="2026-07-11T01:41:00Z">
        <w:r>
          <w:rPr>
            <w:b/>
          </w:rPr>
          <w:lastRenderedPageBreak/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 w14:paraId="5303DC89" w14:textId="77777777" w:rsidR="00E57C26" w:rsidRDefault="00CB28A3">
      <w:pPr>
        <w:pStyle w:val="ListBullet"/>
        <w:rPr>
          <w:ins w:id="482" w:author="Arthur Souza Rodrigues" w:date="2026-07-10T21:41:00Z" w16du:dateUtc="2026-07-11T01:41:00Z"/>
        </w:rPr>
      </w:pPr>
      <w:ins w:id="483" w:author="Arthur Souza Rodrigues" w:date="2026-07-10T21:41:00Z" w16du:dateUtc="2026-07-11T01:41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 w14:paraId="56305E17" w14:textId="77777777" w:rsidR="00E57C26" w:rsidRDefault="00CB28A3">
      <w:pPr>
        <w:pStyle w:val="ListBullet"/>
        <w:rPr>
          <w:ins w:id="484" w:author="Arthur Souza Rodrigues" w:date="2026-07-10T21:41:00Z" w16du:dateUtc="2026-07-11T01:41:00Z"/>
        </w:rPr>
      </w:pPr>
      <w:ins w:id="485" w:author="Arthur Souza Rodrigues" w:date="2026-07-10T21:41:00Z" w16du:dateUtc="2026-07-11T01:41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 w14:paraId="18968EE5" w14:textId="77777777" w:rsidR="00E57C26" w:rsidRDefault="00CB28A3">
      <w:pPr>
        <w:pStyle w:val="Heading1"/>
        <w:rPr>
          <w:ins w:id="486" w:author="Arthur Souza Rodrigues" w:date="2026-07-10T21:41:00Z" w16du:dateUtc="2026-07-11T01:41:00Z"/>
        </w:rPr>
      </w:pPr>
      <w:ins w:id="487" w:author="Arthur Souza Rodrigues" w:date="2026-07-10T21:41:00Z" w16du:dateUtc="2026-07-11T01:41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7C26" w14:paraId="34FBDDD8" w14:textId="77777777">
        <w:trPr>
          <w:ins w:id="488" w:author="Arthur Souza Rodrigues" w:date="2026-07-10T21:41:00Z" w16du:dateUtc="2026-07-11T01:41:00Z"/>
        </w:trPr>
        <w:tc>
          <w:tcPr>
            <w:tcW w:w="3360" w:type="dxa"/>
            <w:shd w:val="clear" w:color="auto" w:fill="1F4E79"/>
          </w:tcPr>
          <w:p w14:paraId="62F4A84D" w14:textId="77777777" w:rsidR="00E57C26" w:rsidRDefault="00CB28A3">
            <w:pPr>
              <w:rPr>
                <w:ins w:id="489" w:author="Arthur Souza Rodrigues" w:date="2026-07-10T21:41:00Z" w16du:dateUtc="2026-07-11T01:41:00Z"/>
              </w:rPr>
            </w:pPr>
            <w:ins w:id="490" w:author="Arthur Souza Rodrigues" w:date="2026-07-10T21:41:00Z" w16du:dateUtc="2026-07-11T01:41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5EE98C41" w14:textId="77777777" w:rsidR="00E57C26" w:rsidRDefault="00CB28A3">
            <w:pPr>
              <w:rPr>
                <w:ins w:id="491" w:author="Arthur Souza Rodrigues" w:date="2026-07-10T21:41:00Z" w16du:dateUtc="2026-07-11T01:41:00Z"/>
              </w:rPr>
            </w:pPr>
            <w:ins w:id="492" w:author="Arthur Souza Rodrigues" w:date="2026-07-10T21:41:00Z" w16du:dateUtc="2026-07-11T01:41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40B6843D" w14:textId="77777777" w:rsidR="00E57C26" w:rsidRDefault="00CB28A3">
            <w:pPr>
              <w:rPr>
                <w:ins w:id="493" w:author="Arthur Souza Rodrigues" w:date="2026-07-10T21:41:00Z" w16du:dateUtc="2026-07-11T01:41:00Z"/>
              </w:rPr>
            </w:pPr>
            <w:ins w:id="494" w:author="Arthur Souza Rodrigues" w:date="2026-07-10T21:41:00Z" w16du:dateUtc="2026-07-11T01:41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E57C26" w14:paraId="09609271" w14:textId="77777777">
        <w:trPr>
          <w:ins w:id="495" w:author="Arthur Souza Rodrigues" w:date="2026-07-10T21:41:00Z" w16du:dateUtc="2026-07-11T01:41:00Z"/>
        </w:trPr>
        <w:tc>
          <w:tcPr>
            <w:tcW w:w="3360" w:type="dxa"/>
          </w:tcPr>
          <w:p w14:paraId="3D7A7E76" w14:textId="77777777" w:rsidR="00E57C26" w:rsidRDefault="00E57C26">
            <w:pPr>
              <w:rPr>
                <w:ins w:id="496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F524A4A" w14:textId="77777777" w:rsidR="00E57C26" w:rsidRDefault="00E57C26">
            <w:pPr>
              <w:rPr>
                <w:ins w:id="497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32F8AF0F" w14:textId="77777777" w:rsidR="00E57C26" w:rsidRDefault="00E57C26">
            <w:pPr>
              <w:rPr>
                <w:ins w:id="498" w:author="Arthur Souza Rodrigues" w:date="2026-07-10T21:41:00Z" w16du:dateUtc="2026-07-11T01:41:00Z"/>
              </w:rPr>
            </w:pPr>
          </w:p>
        </w:tc>
      </w:tr>
      <w:tr w:rsidR="00E57C26" w14:paraId="5D107EE2" w14:textId="77777777">
        <w:trPr>
          <w:ins w:id="499" w:author="Arthur Souza Rodrigues" w:date="2026-07-10T21:41:00Z" w16du:dateUtc="2026-07-11T01:41:00Z"/>
        </w:trPr>
        <w:tc>
          <w:tcPr>
            <w:tcW w:w="3360" w:type="dxa"/>
          </w:tcPr>
          <w:p w14:paraId="58DEB12C" w14:textId="77777777" w:rsidR="00E57C26" w:rsidRDefault="00E57C26">
            <w:pPr>
              <w:rPr>
                <w:ins w:id="50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723FC0B2" w14:textId="77777777" w:rsidR="00E57C26" w:rsidRDefault="00E57C26">
            <w:pPr>
              <w:rPr>
                <w:ins w:id="501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2D05318" w14:textId="77777777" w:rsidR="00E57C26" w:rsidRDefault="00E57C26">
            <w:pPr>
              <w:rPr>
                <w:ins w:id="502" w:author="Arthur Souza Rodrigues" w:date="2026-07-10T21:41:00Z" w16du:dateUtc="2026-07-11T01:41:00Z"/>
              </w:rPr>
            </w:pPr>
          </w:p>
        </w:tc>
      </w:tr>
      <w:tr w:rsidR="00E57C26" w14:paraId="725EB614" w14:textId="77777777">
        <w:trPr>
          <w:ins w:id="503" w:author="Arthur Souza Rodrigues" w:date="2026-07-10T21:41:00Z" w16du:dateUtc="2026-07-11T01:41:00Z"/>
        </w:trPr>
        <w:tc>
          <w:tcPr>
            <w:tcW w:w="3360" w:type="dxa"/>
          </w:tcPr>
          <w:p w14:paraId="5CE082A9" w14:textId="77777777" w:rsidR="00E57C26" w:rsidRDefault="00E57C26">
            <w:pPr>
              <w:rPr>
                <w:ins w:id="504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2C017014" w14:textId="77777777" w:rsidR="00E57C26" w:rsidRDefault="00E57C26">
            <w:pPr>
              <w:rPr>
                <w:ins w:id="505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E356B35" w14:textId="77777777" w:rsidR="00E57C26" w:rsidRDefault="00E57C26">
            <w:pPr>
              <w:rPr>
                <w:ins w:id="506" w:author="Arthur Souza Rodrigues" w:date="2026-07-10T21:41:00Z" w16du:dateUtc="2026-07-11T01:41:00Z"/>
              </w:rPr>
            </w:pPr>
          </w:p>
        </w:tc>
      </w:tr>
      <w:tr w:rsidR="00E57C26" w14:paraId="49936F55" w14:textId="77777777">
        <w:trPr>
          <w:ins w:id="507" w:author="Arthur Souza Rodrigues" w:date="2026-07-10T21:41:00Z" w16du:dateUtc="2026-07-11T01:41:00Z"/>
        </w:trPr>
        <w:tc>
          <w:tcPr>
            <w:tcW w:w="3360" w:type="dxa"/>
          </w:tcPr>
          <w:p w14:paraId="367C17B3" w14:textId="77777777" w:rsidR="00E57C26" w:rsidRDefault="00CB28A3">
            <w:pPr>
              <w:rPr>
                <w:ins w:id="508" w:author="Arthur Souza Rodrigues" w:date="2026-07-10T21:41:00Z" w16du:dateUtc="2026-07-11T01:41:00Z"/>
              </w:rPr>
            </w:pPr>
            <w:ins w:id="509" w:author="Arthur Souza Rodrigues" w:date="2026-07-10T21:41:00Z" w16du:dateUtc="2026-07-11T01:41:00Z">
              <w:r>
                <w:t>Business Owner</w:t>
              </w:r>
            </w:ins>
          </w:p>
        </w:tc>
        <w:tc>
          <w:tcPr>
            <w:tcW w:w="3360" w:type="dxa"/>
          </w:tcPr>
          <w:p w14:paraId="51A60039" w14:textId="77777777" w:rsidR="00E57C26" w:rsidRDefault="00E57C26">
            <w:pPr>
              <w:rPr>
                <w:ins w:id="51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68636E82" w14:textId="77777777" w:rsidR="00E57C26" w:rsidRDefault="00E57C26">
            <w:pPr>
              <w:rPr>
                <w:ins w:id="511" w:author="Arthur Souza Rodrigues" w:date="2026-07-10T21:41:00Z" w16du:dateUtc="2026-07-11T01:41:00Z"/>
              </w:rPr>
            </w:pPr>
          </w:p>
        </w:tc>
      </w:tr>
      <w:tr w:rsidR="00E57C26" w14:paraId="7F7F9D2B" w14:textId="77777777">
        <w:trPr>
          <w:ins w:id="512" w:author="Arthur Souza Rodrigues" w:date="2026-07-10T21:41:00Z" w16du:dateUtc="2026-07-11T01:41:00Z"/>
        </w:trPr>
        <w:tc>
          <w:tcPr>
            <w:tcW w:w="3360" w:type="dxa"/>
          </w:tcPr>
          <w:p w14:paraId="3822DE41" w14:textId="77777777" w:rsidR="00E57C26" w:rsidRDefault="00CB28A3">
            <w:pPr>
              <w:rPr>
                <w:ins w:id="513" w:author="Arthur Souza Rodrigues" w:date="2026-07-10T21:41:00Z" w16du:dateUtc="2026-07-11T01:41:00Z"/>
              </w:rPr>
            </w:pPr>
            <w:ins w:id="514" w:author="Arthur Souza Rodrigues" w:date="2026-07-10T21:41:00Z" w16du:dateUtc="2026-07-11T01:41:00Z">
              <w:r>
                <w:t>IT / Security</w:t>
              </w:r>
            </w:ins>
          </w:p>
        </w:tc>
        <w:tc>
          <w:tcPr>
            <w:tcW w:w="3360" w:type="dxa"/>
          </w:tcPr>
          <w:p w14:paraId="2CB53D4E" w14:textId="77777777" w:rsidR="00E57C26" w:rsidRDefault="00E57C26">
            <w:pPr>
              <w:rPr>
                <w:ins w:id="515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3FFD9D12" w14:textId="77777777" w:rsidR="00E57C26" w:rsidRDefault="00E57C26">
            <w:pPr>
              <w:rPr>
                <w:ins w:id="516" w:author="Arthur Souza Rodrigues" w:date="2026-07-10T21:41:00Z" w16du:dateUtc="2026-07-11T01:41:00Z"/>
              </w:rPr>
            </w:pPr>
          </w:p>
        </w:tc>
      </w:tr>
      <w:tr w:rsidR="00E57C26" w14:paraId="328EC844" w14:textId="77777777">
        <w:trPr>
          <w:ins w:id="517" w:author="Arthur Souza Rodrigues" w:date="2026-07-10T21:41:00Z" w16du:dateUtc="2026-07-11T01:41:00Z"/>
        </w:trPr>
        <w:tc>
          <w:tcPr>
            <w:tcW w:w="3360" w:type="dxa"/>
          </w:tcPr>
          <w:p w14:paraId="5DBD6E75" w14:textId="77777777" w:rsidR="00E57C26" w:rsidRDefault="00CB28A3">
            <w:pPr>
              <w:rPr>
                <w:ins w:id="518" w:author="Arthur Souza Rodrigues" w:date="2026-07-10T21:41:00Z" w16du:dateUtc="2026-07-11T01:41:00Z"/>
              </w:rPr>
            </w:pPr>
            <w:ins w:id="519" w:author="Arthur Souza Rodrigues" w:date="2026-07-10T21:41:00Z" w16du:dateUtc="2026-07-11T01:41:00Z">
              <w:r>
                <w:t>Legal / Compliance</w:t>
              </w:r>
            </w:ins>
          </w:p>
        </w:tc>
        <w:tc>
          <w:tcPr>
            <w:tcW w:w="3360" w:type="dxa"/>
          </w:tcPr>
          <w:p w14:paraId="474377AA" w14:textId="77777777" w:rsidR="00E57C26" w:rsidRDefault="00E57C26">
            <w:pPr>
              <w:rPr>
                <w:ins w:id="52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02528396" w14:textId="77777777" w:rsidR="00E57C26" w:rsidRDefault="00E57C26">
            <w:pPr>
              <w:rPr>
                <w:ins w:id="521" w:author="Arthur Souza Rodrigues" w:date="2026-07-10T21:41:00Z" w16du:dateUtc="2026-07-11T01:41:00Z"/>
              </w:rPr>
            </w:pPr>
          </w:p>
        </w:tc>
      </w:tr>
    </w:tbl>
    <w:p w14:paraId="17877073" w14:textId="77777777" w:rsidR="00853FCC" w:rsidRDefault="00771F88">
      <w:del w:id="522" w:author="Arthur Souza Rodrigues" w:date="2026-07-10T21:41:00Z" w16du:dateUtc="2026-07-11T01:41:00Z">
        <w:r>
          <w:delText>All text in this document is aligned to the left margin.</w:delText>
        </w:r>
      </w:del>
    </w:p>
    <w:sectPr w:rsidR="00853FCC" w:rsidSect="00034616">
      <w:pgSz w:w="12240" w:h="15840"/>
      <w:pgMar w:top="936" w:right="1080" w:bottom="936" w:left="1080" w:header="720" w:footer="720" w:gutter="0"/>
      <w:cols w:space="720"/>
      <w:docGrid w:linePitch="360"/>
      <w:sectPrChange w:id="523" w:author="Arthur Souza Rodrigues" w:date="2026-07-10T21:41:00Z" w16du:dateUtc="2026-07-11T01:41:00Z">
        <w:sectPr w:rsidR="00853FCC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540140" w14:textId="77777777" w:rsidR="00771F88" w:rsidRDefault="00771F88" w:rsidP="00F316B9">
      <w:pPr>
        <w:spacing w:after="0" w:line="240" w:lineRule="auto"/>
      </w:pPr>
      <w:r>
        <w:separator/>
      </w:r>
    </w:p>
  </w:endnote>
  <w:endnote w:type="continuationSeparator" w:id="0">
    <w:p w14:paraId="7899CA6F" w14:textId="77777777" w:rsidR="00771F88" w:rsidRDefault="00771F88" w:rsidP="00F3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B67DF" w14:textId="77777777" w:rsidR="00E57C26" w:rsidRDefault="00CB28A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A7143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A714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C7A82" w14:textId="77777777" w:rsidR="00771F88" w:rsidRDefault="00771F88" w:rsidP="00F316B9">
      <w:pPr>
        <w:spacing w:after="0" w:line="240" w:lineRule="auto"/>
      </w:pPr>
      <w:r>
        <w:separator/>
      </w:r>
    </w:p>
  </w:footnote>
  <w:footnote w:type="continuationSeparator" w:id="0">
    <w:p w14:paraId="10198C79" w14:textId="77777777" w:rsidR="00771F88" w:rsidRDefault="00771F88" w:rsidP="00F31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391EE" w14:textId="77777777" w:rsidR="00E57C26" w:rsidRDefault="00CB28A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493817">
    <w:abstractNumId w:val="8"/>
  </w:num>
  <w:num w:numId="2" w16cid:durableId="80761238">
    <w:abstractNumId w:val="6"/>
  </w:num>
  <w:num w:numId="3" w16cid:durableId="2120299524">
    <w:abstractNumId w:val="5"/>
  </w:num>
  <w:num w:numId="4" w16cid:durableId="1598059985">
    <w:abstractNumId w:val="4"/>
  </w:num>
  <w:num w:numId="5" w16cid:durableId="694355553">
    <w:abstractNumId w:val="7"/>
  </w:num>
  <w:num w:numId="6" w16cid:durableId="910430426">
    <w:abstractNumId w:val="3"/>
  </w:num>
  <w:num w:numId="7" w16cid:durableId="1783955901">
    <w:abstractNumId w:val="2"/>
  </w:num>
  <w:num w:numId="8" w16cid:durableId="1269702231">
    <w:abstractNumId w:val="1"/>
  </w:num>
  <w:num w:numId="9" w16cid:durableId="15642888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FCC"/>
    <w:rsid w:val="00034616"/>
    <w:rsid w:val="0004000E"/>
    <w:rsid w:val="0006063C"/>
    <w:rsid w:val="0015074B"/>
    <w:rsid w:val="0029639D"/>
    <w:rsid w:val="00326F90"/>
    <w:rsid w:val="00771F88"/>
    <w:rsid w:val="007B7D03"/>
    <w:rsid w:val="00853FCC"/>
    <w:rsid w:val="008A7143"/>
    <w:rsid w:val="00AA1D8D"/>
    <w:rsid w:val="00B47730"/>
    <w:rsid w:val="00CB0664"/>
    <w:rsid w:val="00CB28A3"/>
    <w:rsid w:val="00D53FE7"/>
    <w:rsid w:val="00DF0F92"/>
    <w:rsid w:val="00E57C26"/>
    <w:rsid w:val="00F31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E9B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PrChange w:id="0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1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316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6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1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1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1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1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1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1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1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1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1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B9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16B9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16B9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B9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B9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B9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B9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B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B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1:00Z">
        <w:pPr/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316B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16B9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B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316B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1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1:00Z">
        <w:pPr>
          <w:spacing w:after="120" w:line="276" w:lineRule="auto"/>
        </w:pPr>
      </w:pPrChange>
    </w:pPr>
    <w:rPr>
      <w:rPrChange w:id="10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1:00Z">
        <w:pPr>
          <w:spacing w:after="120" w:line="480" w:lineRule="auto"/>
        </w:pPr>
      </w:pPrChange>
    </w:pPr>
    <w:rPr>
      <w:rPrChange w:id="11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F316B9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1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1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F316B9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1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1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1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1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1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1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1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1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1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F316B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316B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1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1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316B9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1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1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316B9"/>
    <w:rPr>
      <w:b/>
      <w:bCs/>
    </w:rPr>
  </w:style>
  <w:style w:type="character" w:styleId="Emphasis">
    <w:name w:val="Emphasis"/>
    <w:basedOn w:val="DefaultParagraphFont"/>
    <w:uiPriority w:val="20"/>
    <w:qFormat/>
    <w:rsid w:val="00F316B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1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1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B9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F316B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316B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316B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316B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316B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6B9"/>
    <w:pPr>
      <w:outlineLvl w:val="9"/>
    </w:pPr>
  </w:style>
  <w:style w:type="table" w:styleId="TableGrid">
    <w:name w:val="Table Grid"/>
    <w:basedOn w:val="TableNormal"/>
    <w:uiPriority w:val="5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316B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316B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316B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1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Arthur Souza Rodrigues" w:date="2026-07-10T21:41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1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DFF897-5C69-F247-B251-95EBFBD4B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1898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2026-07-11T01:41:00Z</dcterms:modified>
</cp:coreProperties>
</file>