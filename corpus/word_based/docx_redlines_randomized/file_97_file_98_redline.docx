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755CEF" w14:textId="77777777" w:rsidR="00AB7C0F" w:rsidRDefault="00AB7C0F">
      <w:pPr>
        <w:rPr>
          <w:rPrChange w:id="0" w:author="Arthur Souza Rodrigues" w:date="2026-07-10T21:46:00Z" w16du:dateUtc="2026-07-11T01:46:00Z">
            <w:rPr>
              <w:rFonts w:ascii="&quot;Open Sans&quot;, sans-serif" w:hAnsi="&quot;Open Sans&quot;, sans-serif" w:cs="&quot;Open Sans&quot;, sans-serif"/>
              <w:b/>
              <w:bCs/>
              <w:u w:val="single"/>
            </w:rPr>
          </w:rPrChange>
        </w:rPr>
      </w:pPr>
      <w:r>
        <w:rPr>
          <w:rPrChange w:id="1" w:author="Arthur Souza Rodrigues" w:date="2026-07-10T21:46:00Z" w16du:dateUtc="2026-07-11T01:46:00Z">
            <w:rPr>
              <w:rFonts w:ascii="&quot;Open Sans&quot;, sans-serif" w:hAnsi="&quot;Open Sans&quot;, sans-serif" w:cs="&quot;Open Sans&quot;, sans-serif"/>
              <w:b/>
              <w:bCs/>
              <w:u w:val="single"/>
            </w:rPr>
          </w:rPrChange>
        </w:rPr>
        <w:t>file_</w:t>
      </w:r>
      <w:ins w:id="2" w:author="Arthur Souza Rodrigues" w:date="2026-07-10T21:46:00Z" w16du:dateUtc="2026-07-11T01:46:00Z">
        <w:r w:rsidR="00F35AC5">
          <w:t>98</w:t>
        </w:r>
      </w:ins>
      <w:del w:id="3" w:author="Arthur Souza Rodrigues" w:date="2026-07-10T21:46:00Z" w16du:dateUtc="2026-07-11T01:46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delText>97</w:delText>
        </w:r>
      </w:del>
      <w:r>
        <w:rPr>
          <w:rPrChange w:id="4" w:author="Arthur Souza Rodrigues" w:date="2026-07-10T21:46:00Z" w16du:dateUtc="2026-07-11T01:46:00Z">
            <w:rPr>
              <w:rFonts w:ascii="&quot;Open Sans&quot;, sans-serif" w:hAnsi="&quot;Open Sans&quot;, sans-serif" w:cs="&quot;Open Sans&quot;, sans-serif"/>
              <w:b/>
              <w:bCs/>
              <w:u w:val="single"/>
            </w:rPr>
          </w:rPrChange>
        </w:rPr>
        <w:t>.docx</w:t>
      </w:r>
    </w:p>
    <w:p w14:paraId="6006F1A2" w14:textId="4F4BAC88" w:rsidR="00EF287F" w:rsidRDefault="00E341BE">
      <w:pPr>
        <w:rPr>
          <w:ins w:id="5" w:author="Arthur Souza Rodrigues" w:date="2026-07-10T21:46:00Z" w16du:dateUtc="2026-07-11T01:46:00Z"/>
        </w:rPr>
      </w:pPr>
      <w:ins w:id="6" w:author="Arthur Souza Rodrigues" w:date="2026-07-10T21:46:00Z" w16du:dateUtc="2026-07-11T01:46:00Z">
        <w:r>
          <w:t>Employee Directory</w:t>
        </w:r>
      </w:ins>
    </w:p>
    <w:p w14:paraId="0570AE4B" w14:textId="77777777" w:rsidR="00EF287F" w:rsidRDefault="00EF287F">
      <w:pPr>
        <w:rPr>
          <w:ins w:id="7" w:author="Arthur Souza Rodrigues" w:date="2026-07-10T21:46:00Z" w16du:dateUtc="2026-07-11T01:46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F287F" w14:paraId="42DB0E27" w14:textId="77777777">
        <w:trPr>
          <w:trHeight w:val="360"/>
          <w:ins w:id="8" w:author="Arthur Souza Rodrigues" w:date="2026-07-10T21:46:00Z" w16du:dateUtc="2026-07-11T01:4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B2FF0" w14:textId="77777777" w:rsidR="00EF287F" w:rsidRDefault="00E341BE">
            <w:pPr>
              <w:rPr>
                <w:ins w:id="9" w:author="Arthur Souza Rodrigues" w:date="2026-07-10T21:46:00Z" w16du:dateUtc="2026-07-11T01:46:00Z"/>
              </w:rPr>
            </w:pPr>
            <w:ins w:id="10" w:author="Arthur Souza Rodrigues" w:date="2026-07-10T21:46:00Z" w16du:dateUtc="2026-07-11T01:46:00Z">
              <w:r>
                <w:t>Name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AE8F9" w14:textId="77777777" w:rsidR="00EF287F" w:rsidRDefault="00E341BE">
            <w:pPr>
              <w:rPr>
                <w:ins w:id="11" w:author="Arthur Souza Rodrigues" w:date="2026-07-10T21:46:00Z" w16du:dateUtc="2026-07-11T01:46:00Z"/>
              </w:rPr>
            </w:pPr>
            <w:ins w:id="12" w:author="Arthur Souza Rodrigues" w:date="2026-07-10T21:46:00Z" w16du:dateUtc="2026-07-11T01:46:00Z">
              <w:r>
                <w:t>Department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869AF" w14:textId="77777777" w:rsidR="00EF287F" w:rsidRDefault="00E341BE">
            <w:pPr>
              <w:rPr>
                <w:ins w:id="13" w:author="Arthur Souza Rodrigues" w:date="2026-07-10T21:46:00Z" w16du:dateUtc="2026-07-11T01:46:00Z"/>
              </w:rPr>
            </w:pPr>
            <w:ins w:id="14" w:author="Arthur Souza Rodrigues" w:date="2026-07-10T21:46:00Z" w16du:dateUtc="2026-07-11T01:46:00Z">
              <w:r>
                <w:t>Role</w:t>
              </w:r>
            </w:ins>
          </w:p>
        </w:tc>
      </w:tr>
      <w:tr w:rsidR="00EF287F" w14:paraId="00E58721" w14:textId="77777777">
        <w:trPr>
          <w:trHeight w:val="360"/>
          <w:ins w:id="15" w:author="Arthur Souza Rodrigues" w:date="2026-07-10T21:46:00Z" w16du:dateUtc="2026-07-11T01:4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AD51E" w14:textId="77777777" w:rsidR="00EF287F" w:rsidRDefault="00E341BE">
            <w:pPr>
              <w:rPr>
                <w:ins w:id="16" w:author="Arthur Souza Rodrigues" w:date="2026-07-10T21:46:00Z" w16du:dateUtc="2026-07-11T01:46:00Z"/>
              </w:rPr>
            </w:pPr>
            <w:ins w:id="17" w:author="Arthur Souza Rodrigues" w:date="2026-07-10T21:46:00Z" w16du:dateUtc="2026-07-11T01:46:00Z">
              <w:r>
                <w:t>Alice Johnson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ECFC4" w14:textId="77777777" w:rsidR="00EF287F" w:rsidRDefault="00E341BE">
            <w:pPr>
              <w:rPr>
                <w:ins w:id="18" w:author="Arthur Souza Rodrigues" w:date="2026-07-10T21:46:00Z" w16du:dateUtc="2026-07-11T01:46:00Z"/>
              </w:rPr>
            </w:pPr>
            <w:ins w:id="19" w:author="Arthur Souza Rodrigues" w:date="2026-07-10T21:46:00Z" w16du:dateUtc="2026-07-11T01:46:00Z">
              <w:r>
                <w:t>Engineering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57350" w14:textId="77777777" w:rsidR="00EF287F" w:rsidRDefault="00E341BE">
            <w:pPr>
              <w:rPr>
                <w:ins w:id="20" w:author="Arthur Souza Rodrigues" w:date="2026-07-10T21:46:00Z" w16du:dateUtc="2026-07-11T01:46:00Z"/>
              </w:rPr>
            </w:pPr>
            <w:ins w:id="21" w:author="Arthur Souza Rodrigues" w:date="2026-07-10T21:46:00Z" w16du:dateUtc="2026-07-11T01:46:00Z">
              <w:r>
                <w:t>Senior Dev</w:t>
              </w:r>
            </w:ins>
          </w:p>
        </w:tc>
      </w:tr>
      <w:tr w:rsidR="00EF287F" w14:paraId="396B8E39" w14:textId="77777777">
        <w:trPr>
          <w:trHeight w:val="360"/>
          <w:ins w:id="22" w:author="Arthur Souza Rodrigues" w:date="2026-07-10T21:46:00Z" w16du:dateUtc="2026-07-11T01:4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D9FE9" w14:textId="77777777" w:rsidR="00EF287F" w:rsidRDefault="00E341BE">
            <w:pPr>
              <w:rPr>
                <w:ins w:id="23" w:author="Arthur Souza Rodrigues" w:date="2026-07-10T21:46:00Z" w16du:dateUtc="2026-07-11T01:46:00Z"/>
              </w:rPr>
            </w:pPr>
            <w:ins w:id="24" w:author="Arthur Souza Rodrigues" w:date="2026-07-10T21:46:00Z" w16du:dateUtc="2026-07-11T01:46:00Z">
              <w:r>
                <w:t>Bob Smith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C537B" w14:textId="77777777" w:rsidR="00EF287F" w:rsidRDefault="00E341BE">
            <w:pPr>
              <w:rPr>
                <w:ins w:id="25" w:author="Arthur Souza Rodrigues" w:date="2026-07-10T21:46:00Z" w16du:dateUtc="2026-07-11T01:46:00Z"/>
              </w:rPr>
            </w:pPr>
            <w:ins w:id="26" w:author="Arthur Souza Rodrigues" w:date="2026-07-10T21:46:00Z" w16du:dateUtc="2026-07-11T01:46:00Z">
              <w:r>
                <w:t>Marketing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B96F8" w14:textId="77777777" w:rsidR="00EF287F" w:rsidRDefault="00E341BE">
            <w:pPr>
              <w:rPr>
                <w:ins w:id="27" w:author="Arthur Souza Rodrigues" w:date="2026-07-10T21:46:00Z" w16du:dateUtc="2026-07-11T01:46:00Z"/>
              </w:rPr>
            </w:pPr>
            <w:ins w:id="28" w:author="Arthur Souza Rodrigues" w:date="2026-07-10T21:46:00Z" w16du:dateUtc="2026-07-11T01:46:00Z">
              <w:r>
                <w:t>Manager</w:t>
              </w:r>
            </w:ins>
          </w:p>
        </w:tc>
      </w:tr>
    </w:tbl>
    <w:p w14:paraId="27A3BD3B" w14:textId="475510E1" w:rsidR="001B35BC" w:rsidRDefault="00E341BE">
      <w:pPr>
        <w:rPr>
          <w:del w:id="29" w:author="Arthur Souza Rodrigues" w:date="2026-07-10T21:46:00Z" w16du:dateUtc="2026-07-11T01:46:00Z"/>
        </w:rPr>
      </w:pPr>
      <w:del w:id="30" w:author="Arthur Souza Rodrigues" w:date="2026-07-10T21:46:00Z" w16du:dateUtc="2026-07-11T01:46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delText>Open Sans Bold Underline Demo</w:delText>
        </w:r>
      </w:del>
    </w:p>
    <w:p w14:paraId="4F9F4D62" w14:textId="77777777" w:rsidR="001B35BC" w:rsidRDefault="00E341BE">
      <w:pPr>
        <w:rPr>
          <w:del w:id="31" w:author="Arthur Souza Rodrigues" w:date="2026-07-10T21:46:00Z" w16du:dateUtc="2026-07-11T01:46:00Z"/>
        </w:rPr>
      </w:pPr>
      <w:del w:id="32" w:author="Arthur Souza Rodrigues" w:date="2026-07-10T21:46:00Z" w16du:dateUtc="2026-07-11T01:46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delText>This document shows Open Sans font with bold and underline.</w:delText>
        </w:r>
      </w:del>
    </w:p>
    <w:p w14:paraId="2D689759" w14:textId="77777777" w:rsidR="001B35BC" w:rsidRDefault="00E341BE">
      <w:del w:id="33" w:author="Arthur Souza Rodrigues" w:date="2026-07-10T21:46:00Z" w16du:dateUtc="2026-07-11T01:46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delText>Open Sans bold underline creates a distinctive modern heading style.</w:delText>
        </w:r>
      </w:del>
    </w:p>
    <w:sectPr w:rsidR="001B35B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Open Sans&quot;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35BC"/>
    <w:rsid w:val="001B35BC"/>
    <w:rsid w:val="001F352D"/>
    <w:rsid w:val="00AB7C0F"/>
    <w:rsid w:val="00D53FE7"/>
    <w:rsid w:val="00EF287F"/>
    <w:rsid w:val="00F35AC5"/>
    <w:rsid w:val="00FD1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0CFBE8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2026-05-14T17:18:00Z</dcterms:created>
  <dcterms:modified xsi:type="dcterms:W3CDTF">2026-07-11T01:46:00Z</dcterms:modified>
</cp:coreProperties>
</file>