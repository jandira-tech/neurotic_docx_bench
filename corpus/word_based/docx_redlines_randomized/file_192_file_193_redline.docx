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98BE" w14:textId="77777777" w:rsidR="0050229F" w:rsidRDefault="0050229F">
      <w:pPr>
        <w:rPr>
          <w:rFonts w:ascii="&quot;Times New Roman&quot;, Times, serif" w:hAnsi="&quot;Times New Roman&quot;, Times, serif"/>
          <w:rPrChange w:id="0" w:author="Arthur Souza Rodrigues" w:date="2026-07-10T21:52:00Z" w16du:dateUtc="2026-07-11T01:52:00Z">
            <w:rPr/>
          </w:rPrChange>
        </w:rPr>
      </w:pPr>
      <w:r>
        <w:rPr>
          <w:rFonts w:ascii="&quot;Times New Roman&quot;, Times, serif" w:hAnsi="&quot;Times New Roman&quot;, Times, serif"/>
          <w:rPrChange w:id="1" w:author="Arthur Souza Rodrigues" w:date="2026-07-10T21:52:00Z" w16du:dateUtc="2026-07-11T01:52:00Z">
            <w:rPr/>
          </w:rPrChange>
        </w:rPr>
        <w:t>file_</w:t>
      </w:r>
      <w:ins w:id="2" w:author="Arthur Souza Rodrigues" w:date="2026-07-10T21:52:00Z" w16du:dateUtc="2026-07-11T01:52:00Z">
        <w:r w:rsidR="00AE7389">
          <w:rPr>
            <w:rFonts w:ascii="&quot;Times New Roman&quot;, Times, serif" w:hAnsi="&quot;Times New Roman&quot;, Times, serif" w:cs="&quot;Times New Roman&quot;, Times, serif"/>
          </w:rPr>
          <w:t>193</w:t>
        </w:r>
      </w:ins>
      <w:del w:id="3" w:author="Arthur Souza Rodrigues" w:date="2026-07-10T21:52:00Z" w16du:dateUtc="2026-07-11T01:52:00Z">
        <w:r>
          <w:delText>192</w:delText>
        </w:r>
      </w:del>
      <w:r>
        <w:rPr>
          <w:rFonts w:ascii="&quot;Times New Roman&quot;, Times, serif" w:hAnsi="&quot;Times New Roman&quot;, Times, serif"/>
          <w:rPrChange w:id="4" w:author="Arthur Souza Rodrigues" w:date="2026-07-10T21:52:00Z" w16du:dateUtc="2026-07-11T01:52:00Z">
            <w:rPr/>
          </w:rPrChange>
        </w:rPr>
        <w:t>.docx</w:t>
      </w:r>
    </w:p>
    <w:p w14:paraId="5D32484A" w14:textId="0D52EC75" w:rsidR="00B842B5" w:rsidRDefault="00DE6DBB">
      <w:pPr>
        <w:rPr>
          <w:ins w:id="5" w:author="Arthur Souza Rodrigues" w:date="2026-07-10T21:52:00Z" w16du:dateUtc="2026-07-11T01:52:00Z"/>
        </w:rPr>
      </w:pPr>
      <w:ins w:id="6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Font Family Demo</w:t>
        </w:r>
      </w:ins>
    </w:p>
    <w:p w14:paraId="6D0C1606" w14:textId="77777777" w:rsidR="00B842B5" w:rsidRDefault="00DE6DBB">
      <w:pPr>
        <w:rPr>
          <w:ins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This document demonstrates changing the font family.</w:t>
        </w:r>
      </w:ins>
    </w:p>
    <w:p w14:paraId="03B5C78A" w14:textId="77777777" w:rsidR="00B842B5" w:rsidRDefault="00DE6DBB">
      <w:pPr>
        <w:rPr>
          <w:ins w:id="9" w:author="Arthur Souza Rodrigues" w:date="2026-07-10T21:52:00Z" w16du:dateUtc="2026-07-11T01:52:00Z"/>
        </w:rPr>
      </w:pPr>
      <w:ins w:id="10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This text uses Times New Roman font.</w:t>
        </w:r>
      </w:ins>
    </w:p>
    <w:p w14:paraId="74E98D45" w14:textId="1F499616" w:rsidR="00DE6DBB" w:rsidRDefault="00DE6DBB">
      <w:ins w:id="11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Different fonts create different visual impressions.</w:t>
        </w:r>
      </w:ins>
      <w:commentRangeStart w:id="12"/>
      <w:del w:id="13" w:author="Arthur Souza Rodrigues" w:date="2026-07-10T21:52:00Z" w16du:dateUtc="2026-07-11T01:52:00Z">
        <w:r w:rsidR="00EA7BFB">
          <w:delText>Ouch</w:delText>
        </w:r>
        <w:commentRangeEnd w:id="12"/>
        <w:r w:rsidR="00EA7BFB">
          <w:rPr>
            <w:rStyle w:val="CommentReference"/>
            <w:sz w:val="22"/>
            <w:szCs w:val="22"/>
          </w:rPr>
          <w:commentReference w:id="12"/>
        </w:r>
        <w:r w:rsidR="00EA7BFB">
          <w:delText>.</w:delText>
        </w:r>
      </w:del>
      <w:commentRangeStart w:id="14"/>
      <w:commentRangeEnd w:id="14"/>
      <w:r w:rsidR="00EA7BFB">
        <w:rPr>
          <w:rStyle w:val="CommentReference"/>
          <w:sz w:val="22"/>
          <w:szCs w:val="22"/>
        </w:rPr>
        <w:commentReference w:id="14"/>
      </w:r>
    </w:p>
    <w:sectPr w:rsidR="00020E88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52:00Z" w16du:dateUtc="2026-07-11T01:52:00Z">
        <w:sectPr w:rsidR="00020E88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Michael Williamson" w:date="2016-07-03T15:10:00Z" w:initials="MW">
    <w:p w14:paraId="3EDD743F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4" w:author="Michael Williamson" w:date="2016-07-03T15:12:00Z" w:initials="MW">
    <w:p w14:paraId="50C1692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117DB6"/>
    <w:rsid w:val="00212576"/>
    <w:rsid w:val="003C7B55"/>
    <w:rsid w:val="0050229F"/>
    <w:rsid w:val="006A0FDE"/>
    <w:rsid w:val="00AE7389"/>
    <w:rsid w:val="00B842B5"/>
    <w:rsid w:val="00D53FE7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93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2026-07-11T01:52:00Z</dcterms:modified>
</cp:coreProperties>
</file>