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6C2DC" w14:textId="77777777" w:rsidR="00F35AC5" w:rsidRDefault="00F35AC5">
      <w:pPr>
        <w:rPr>
          <w:highlight w:val="yellow"/>
          <w:rPrChange w:id="0" w:author="Arthur Souza Rodrigues" w:date="2026-07-10T21:46:00Z" w16du:dateUtc="2026-07-11T01:46:00Z">
            <w:rPr/>
          </w:rPrChange>
        </w:rPr>
      </w:pPr>
      <w:r>
        <w:rPr>
          <w:highlight w:val="yellow"/>
          <w:rPrChange w:id="1" w:author="Arthur Souza Rodrigues" w:date="2026-07-10T21:46:00Z" w16du:dateUtc="2026-07-11T01:46:00Z">
            <w:rPr/>
          </w:rPrChange>
        </w:rPr>
        <w:t>file_</w:t>
      </w:r>
      <w:ins w:id="2" w:author="Arthur Souza Rodrigues" w:date="2026-07-10T21:46:00Z" w16du:dateUtc="2026-07-11T01:46:00Z">
        <w:r w:rsidR="0045100E">
          <w:rPr>
            <w:highlight w:val="yellow"/>
          </w:rPr>
          <w:t>99</w:t>
        </w:r>
      </w:ins>
      <w:del w:id="3" w:author="Arthur Souza Rodrigues" w:date="2026-07-10T21:46:00Z" w16du:dateUtc="2026-07-11T01:46:00Z">
        <w:r>
          <w:delText>98</w:delText>
        </w:r>
      </w:del>
      <w:r>
        <w:rPr>
          <w:highlight w:val="yellow"/>
          <w:rPrChange w:id="4" w:author="Arthur Souza Rodrigues" w:date="2026-07-10T21:46:00Z" w16du:dateUtc="2026-07-11T01:46:00Z">
            <w:rPr/>
          </w:rPrChange>
        </w:rPr>
        <w:t>.docx</w:t>
      </w:r>
    </w:p>
    <w:p w14:paraId="4BCDC549" w14:textId="2D4F2A84" w:rsidR="0025359A" w:rsidRDefault="00FB2B69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rPr>
            <w:highlight w:val="yellow"/>
          </w:rPr>
          <w:t>Text Highlight Demo</w:t>
        </w:r>
      </w:ins>
    </w:p>
    <w:p w14:paraId="3A397B01" w14:textId="77777777" w:rsidR="0025359A" w:rsidRDefault="00FB2B69">
      <w:pPr>
        <w:rPr>
          <w:ins w:id="7" w:author="Arthur Souza Rodrigues" w:date="2026-07-10T21:46:00Z" w16du:dateUtc="2026-07-11T01:46:00Z"/>
        </w:rPr>
      </w:pPr>
      <w:ins w:id="8" w:author="Arthur Souza Rodrigues" w:date="2026-07-10T21:46:00Z" w16du:dateUtc="2026-07-11T01:46:00Z">
        <w:r>
          <w:rPr>
            <w:highlight w:val="yellow"/>
          </w:rPr>
          <w:t>Demonstrating text highlighting.</w:t>
        </w:r>
      </w:ins>
    </w:p>
    <w:p w14:paraId="6006F1A2" w14:textId="4F4BAC88" w:rsidR="00EF287F" w:rsidRDefault="00FB2B69">
      <w:pPr>
        <w:rPr>
          <w:del w:id="9" w:author="Arthur Souza Rodrigues" w:date="2026-07-10T21:46:00Z" w16du:dateUtc="2026-07-11T01:46:00Z"/>
        </w:rPr>
      </w:pPr>
      <w:ins w:id="10" w:author="Arthur Souza Rodrigues" w:date="2026-07-10T21:46:00Z" w16du:dateUtc="2026-07-11T01:46:00Z">
        <w:r>
          <w:rPr>
            <w:highlight w:val="yellow"/>
          </w:rPr>
          <w:t>This text is highlighted in yellow.</w:t>
        </w:r>
      </w:ins>
      <w:del w:id="11" w:author="Arthur Souza Rodrigues" w:date="2026-07-10T21:46:00Z" w16du:dateUtc="2026-07-11T01:46:00Z">
        <w:r>
          <w:delText>Employee Directory</w:delText>
        </w:r>
      </w:del>
    </w:p>
    <w:p w14:paraId="0570AE4B" w14:textId="77777777" w:rsidR="00EF287F" w:rsidRDefault="00EF287F">
      <w:pPr>
        <w:rPr>
          <w:del w:id="12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87F" w14:paraId="42DB0E27" w14:textId="77777777">
        <w:trPr>
          <w:trHeight w:val="360"/>
          <w:del w:id="13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FF0" w14:textId="77777777" w:rsidR="00EF287F" w:rsidRDefault="00FB2B69">
            <w:pPr>
              <w:rPr>
                <w:del w:id="14" w:author="Arthur Souza Rodrigues" w:date="2026-07-10T21:46:00Z" w16du:dateUtc="2026-07-11T01:46:00Z"/>
              </w:rPr>
            </w:pPr>
            <w:del w:id="15" w:author="Arthur Souza Rodrigues" w:date="2026-07-10T21:46:00Z" w16du:dateUtc="2026-07-11T01:46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F9" w14:textId="77777777" w:rsidR="00EF287F" w:rsidRDefault="00FB2B69">
            <w:pPr>
              <w:rPr>
                <w:del w:id="16" w:author="Arthur Souza Rodrigues" w:date="2026-07-10T21:46:00Z" w16du:dateUtc="2026-07-11T01:46:00Z"/>
              </w:rPr>
            </w:pPr>
            <w:del w:id="17" w:author="Arthur Souza Rodrigues" w:date="2026-07-10T21:46:00Z" w16du:dateUtc="2026-07-11T01:46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69AF" w14:textId="77777777" w:rsidR="00EF287F" w:rsidRDefault="00FB2B69">
            <w:pPr>
              <w:rPr>
                <w:del w:id="18" w:author="Arthur Souza Rodrigues" w:date="2026-07-10T21:46:00Z" w16du:dateUtc="2026-07-11T01:46:00Z"/>
              </w:rPr>
            </w:pPr>
            <w:del w:id="19" w:author="Arthur Souza Rodrigues" w:date="2026-07-10T21:46:00Z" w16du:dateUtc="2026-07-11T01:46:00Z">
              <w:r>
                <w:delText>Role</w:delText>
              </w:r>
            </w:del>
          </w:p>
        </w:tc>
      </w:tr>
      <w:tr w:rsidR="00EF287F" w14:paraId="00E58721" w14:textId="77777777">
        <w:trPr>
          <w:trHeight w:val="360"/>
          <w:del w:id="20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D51E" w14:textId="77777777" w:rsidR="00EF287F" w:rsidRDefault="00FB2B69">
            <w:pPr>
              <w:rPr>
                <w:del w:id="21" w:author="Arthur Souza Rodrigues" w:date="2026-07-10T21:46:00Z" w16du:dateUtc="2026-07-11T01:46:00Z"/>
              </w:rPr>
            </w:pPr>
            <w:del w:id="22" w:author="Arthur Souza Rodrigues" w:date="2026-07-10T21:46:00Z" w16du:dateUtc="2026-07-11T01:46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FC4" w14:textId="77777777" w:rsidR="00EF287F" w:rsidRDefault="00FB2B69">
            <w:pPr>
              <w:rPr>
                <w:del w:id="23" w:author="Arthur Souza Rodrigues" w:date="2026-07-10T21:46:00Z" w16du:dateUtc="2026-07-11T01:46:00Z"/>
              </w:rPr>
            </w:pPr>
            <w:del w:id="24" w:author="Arthur Souza Rodrigues" w:date="2026-07-10T21:46:00Z" w16du:dateUtc="2026-07-11T01:46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7350" w14:textId="77777777" w:rsidR="00EF287F" w:rsidRDefault="00FB2B69">
            <w:pPr>
              <w:rPr>
                <w:del w:id="25" w:author="Arthur Souza Rodrigues" w:date="2026-07-10T21:46:00Z" w16du:dateUtc="2026-07-11T01:46:00Z"/>
              </w:rPr>
            </w:pPr>
            <w:del w:id="26" w:author="Arthur Souza Rodrigues" w:date="2026-07-10T21:46:00Z" w16du:dateUtc="2026-07-11T01:46:00Z">
              <w:r>
                <w:delText>Senior Dev</w:delText>
              </w:r>
            </w:del>
          </w:p>
        </w:tc>
      </w:tr>
      <w:tr w:rsidR="00EF287F" w14:paraId="396B8E39" w14:textId="77777777">
        <w:trPr>
          <w:trHeight w:val="360"/>
          <w:del w:id="27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FE9" w14:textId="77777777" w:rsidR="00EF287F" w:rsidRDefault="00FB2B69">
            <w:pPr>
              <w:rPr>
                <w:del w:id="28" w:author="Arthur Souza Rodrigues" w:date="2026-07-10T21:46:00Z" w16du:dateUtc="2026-07-11T01:46:00Z"/>
              </w:rPr>
            </w:pPr>
            <w:del w:id="29" w:author="Arthur Souza Rodrigues" w:date="2026-07-10T21:46:00Z" w16du:dateUtc="2026-07-11T01:46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537B" w14:textId="77777777" w:rsidR="00EF287F" w:rsidRDefault="00FB2B69">
            <w:pPr>
              <w:rPr>
                <w:del w:id="30" w:author="Arthur Souza Rodrigues" w:date="2026-07-10T21:46:00Z" w16du:dateUtc="2026-07-11T01:46:00Z"/>
              </w:rPr>
            </w:pPr>
            <w:del w:id="31" w:author="Arthur Souza Rodrigues" w:date="2026-07-10T21:46:00Z" w16du:dateUtc="2026-07-11T01:46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96F8" w14:textId="77777777" w:rsidR="00EF287F" w:rsidRDefault="00FB2B69">
            <w:pPr>
              <w:rPr>
                <w:del w:id="32" w:author="Arthur Souza Rodrigues" w:date="2026-07-10T21:46:00Z" w16du:dateUtc="2026-07-11T01:46:00Z"/>
              </w:rPr>
            </w:pPr>
            <w:del w:id="33" w:author="Arthur Souza Rodrigues" w:date="2026-07-10T21:46:00Z" w16du:dateUtc="2026-07-11T01:46:00Z">
              <w:r>
                <w:delText>Manager</w:delText>
              </w:r>
            </w:del>
          </w:p>
        </w:tc>
      </w:tr>
    </w:tbl>
    <w:p w14:paraId="6E3BEA49" w14:textId="77777777" w:rsidR="00EF287F" w:rsidRDefault="00EF287F"/>
    <w:sectPr w:rsidR="00EF28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87F"/>
    <w:rsid w:val="000B21DA"/>
    <w:rsid w:val="0025359A"/>
    <w:rsid w:val="0045100E"/>
    <w:rsid w:val="00696420"/>
    <w:rsid w:val="00D53FE7"/>
    <w:rsid w:val="00EF287F"/>
    <w:rsid w:val="00F3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A09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2026-07-11T01:47:00Z</dcterms:modified>
</cp:coreProperties>
</file>