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3.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1EE0F2" w14:textId="77777777" w:rsidR="0045100E" w:rsidRDefault="0045100E">
      <w:pPr>
        <w:rPr>
          <w:rPrChange w:id="23" w:author="Arthur Souza Rodrigues" w:date="2026-07-10T21:47:00Z" w16du:dateUtc="2026-07-11T01:47:00Z">
            <w:rPr>
              <w:highlight w:val="yellow"/>
            </w:rPr>
          </w:rPrChange>
        </w:rPr>
      </w:pPr>
      <w:r>
        <w:rPr>
          <w:rPrChange w:id="24" w:author="Arthur Souza Rodrigues" w:date="2026-07-10T21:47:00Z" w16du:dateUtc="2026-07-11T01:47:00Z">
            <w:rPr>
              <w:highlight w:val="yellow"/>
            </w:rPr>
          </w:rPrChange>
        </w:rPr>
        <w:t>file_</w:t>
      </w:r>
      <w:ins w:id="25" w:author="Arthur Souza Rodrigues" w:date="2026-07-10T21:47:00Z" w16du:dateUtc="2026-07-11T01:47:00Z">
        <w:r w:rsidR="001A08DA">
          <w:t>100</w:t>
        </w:r>
      </w:ins>
      <w:del w:id="26" w:author="Arthur Souza Rodrigues" w:date="2026-07-10T21:47:00Z" w16du:dateUtc="2026-07-11T01:47:00Z">
        <w:r>
          <w:rPr>
            <w:highlight w:val="yellow"/>
          </w:rPr>
          <w:delText>99</w:delText>
        </w:r>
      </w:del>
      <w:r>
        <w:rPr>
          <w:rPrChange w:id="27" w:author="Arthur Souza Rodrigues" w:date="2026-07-10T21:47:00Z" w16du:dateUtc="2026-07-11T01:47:00Z">
            <w:rPr>
              <w:highlight w:val="yellow"/>
            </w:rPr>
          </w:rPrChange>
        </w:rPr>
        <w:t>.docx</w:t>
      </w:r>
    </w:p>
    <w:p w14:paraId="123C8CD0" w14:textId="4A82FB3A" w:rsidR="0018060C" w:rsidRDefault="00894F66">
      <w:pPr>
        <w:rPr>
          <w:ins w:id="28" w:author="Arthur Souza Rodrigues" w:date="2026-07-10T21:47:00Z" w16du:dateUtc="2026-07-11T01:47:00Z"/>
        </w:rPr>
      </w:pPr>
      <w:ins w:id="29" w:author="Arthur Souza Rodrigues" w:date="2026-07-10T21:47:00Z" w16du:dateUtc="2026-07-11T01:47:00Z">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FAF03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" strokecolor="#156082 [3204]" strokeweight="1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5C125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" adj="10800" strokecolor="#156082 [3204]" strokeweight="1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58D8619"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" filled="f" stroked="f" strokeweight="1.5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1F829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" adj="18614" fillcolor="#156082 [3204]" strokecolor="#0a2f40 [1604]" strokeweight="1.5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61CC39"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" fillcolor="#156082 [3204]" strokecolor="#0a2f40 [1604]" strokeweight="1.5pt"/>
              </w:pict>
            </mc:Fallback>
          </mc:AlternateContent>
        </w:r>
      </w:ins>
    </w:p>
    <w:p w14:paraId="37F2C3E1" w14:textId="77777777" w:rsidR="00E95776" w:rsidRPr="00F94915" w:rsidRDefault="007E6509" w:rsidP="00F94915">
      <w:pPr>
        <w:rPr>
          <w:ins w:id="30" w:author="Arthur Souza Rodrigues" w:date="2026-07-10T21:47:00Z" w16du:dateUtc="2026-07-11T01:47:00Z"/>
        </w:rPr>
      </w:pPr>
      <w:ins w:id="31" w:author="Arthur Souza Rodrigues" w:date="2026-07-10T21:47:00Z" w16du:dateUtc="2026-07-11T01:47:00Z">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ins>
    </w:p>
    <w:p w14:paraId="7751710B" w14:textId="77777777" w:rsidR="00E95776" w:rsidRDefault="007E6509" w:rsidP="00270EE7">
      <w:pPr>
        <w:pStyle w:val="ListParagraph"/>
        <w:numPr>
          <w:ilvl w:val="0"/>
          <w:numId w:val="1"/>
        </w:numPr>
        <w:rPr>
          <w:ins w:id="32" w:author="Arthur Souza Rodrigues" w:date="2026-07-10T21:47:00Z" w16du:dateUtc="2026-07-11T01:47:00Z"/>
        </w:rPr>
      </w:pPr>
      <w:ins w:id="33" w:author="Arthur Souza Rodrigues" w:date="2026-07-10T21:47:00Z" w16du:dateUtc="2026-07-11T01:47:00Z">
        <w:r>
          <w:t>Video provides a powerful way to help you prove your point.</w:t>
        </w:r>
      </w:ins>
    </w:p>
    <w:p w14:paraId="0A6A98D4" w14:textId="77777777" w:rsidR="00E95776" w:rsidRDefault="007E6509" w:rsidP="00270EE7">
      <w:pPr>
        <w:pStyle w:val="ListParagraph"/>
        <w:numPr>
          <w:ilvl w:val="1"/>
          <w:numId w:val="1"/>
        </w:numPr>
        <w:rPr>
          <w:ins w:id="34" w:author="Arthur Souza Rodrigues" w:date="2026-07-10T21:47:00Z" w16du:dateUtc="2026-07-11T01:47:00Z"/>
        </w:rPr>
      </w:pPr>
      <w:ins w:id="35" w:author="Arthur Souza Rodrigues" w:date="2026-07-10T21:47:00Z" w16du:dateUtc="2026-07-11T01:47:00Z">
        <w:r>
          <w:t>When you click Online Video, you can paste in the embed code for the video you want to add.</w:t>
        </w:r>
      </w:ins>
    </w:p>
    <w:p w14:paraId="3675AACC" w14:textId="77777777" w:rsidR="00E95776" w:rsidRDefault="007E6509" w:rsidP="00270EE7">
      <w:pPr>
        <w:pStyle w:val="ListParagraph"/>
        <w:numPr>
          <w:ilvl w:val="1"/>
          <w:numId w:val="1"/>
        </w:numPr>
        <w:rPr>
          <w:ins w:id="36" w:author="Arthur Souza Rodrigues" w:date="2026-07-10T21:47:00Z" w16du:dateUtc="2026-07-11T01:47:00Z"/>
        </w:rPr>
      </w:pPr>
      <w:ins w:id="37" w:author="Arthur Souza Rodrigues" w:date="2026-07-10T21:47:00Z" w16du:dateUtc="2026-07-11T01:47:00Z">
        <w:r>
          <w:t>You can also type a keyword to search online for the video that best fits your document.</w:t>
        </w:r>
      </w:ins>
    </w:p>
    <w:p w14:paraId="5B262D46" w14:textId="77777777" w:rsidR="00E95776" w:rsidRDefault="007E6509" w:rsidP="00270EE7">
      <w:pPr>
        <w:pStyle w:val="ListParagraph"/>
        <w:numPr>
          <w:ilvl w:val="0"/>
          <w:numId w:val="1"/>
        </w:numPr>
        <w:rPr>
          <w:ins w:id="38" w:author="Arthur Souza Rodrigues" w:date="2026-07-10T21:47:00Z" w16du:dateUtc="2026-07-11T01:47:00Z"/>
        </w:rPr>
      </w:pPr>
      <w:ins w:id="39" w:author="Arthur Souza Rodrigues" w:date="2026-07-10T21:47:00Z" w16du:dateUtc="2026-07-11T01:47:00Z">
        <w:r>
          <w:t>To make your document look professionally produced, Word provides header, footer, cover page, and text box designs that complement each other.</w:t>
        </w:r>
      </w:ins>
    </w:p>
    <w:p w14:paraId="62A3B61C" w14:textId="77777777" w:rsidR="00E95776" w:rsidRDefault="007E6509" w:rsidP="00270EE7">
      <w:pPr>
        <w:pStyle w:val="ListParagraph"/>
        <w:numPr>
          <w:ilvl w:val="1"/>
          <w:numId w:val="1"/>
        </w:numPr>
        <w:rPr>
          <w:ins w:id="40" w:author="Arthur Souza Rodrigues" w:date="2026-07-10T21:47:00Z" w16du:dateUtc="2026-07-11T01:47:00Z"/>
        </w:rPr>
      </w:pPr>
      <w:ins w:id="41" w:author="Arthur Souza Rodrigues" w:date="2026-07-10T21:47:00Z" w16du:dateUtc="2026-07-11T01:47:00Z">
        <w:r>
          <w:t>For example, you can add a matching cover page, header, and sidebar.</w:t>
        </w:r>
      </w:ins>
    </w:p>
    <w:p w14:paraId="3D8E4EA7" w14:textId="77777777" w:rsidR="00E95776" w:rsidRDefault="007E6509" w:rsidP="00270EE7">
      <w:pPr>
        <w:pStyle w:val="ListParagraph"/>
        <w:numPr>
          <w:ilvl w:val="1"/>
          <w:numId w:val="1"/>
        </w:numPr>
        <w:rPr>
          <w:ins w:id="42" w:author="Arthur Souza Rodrigues" w:date="2026-07-10T21:47:00Z" w16du:dateUtc="2026-07-11T01:47:00Z"/>
        </w:rPr>
      </w:pPr>
      <w:ins w:id="43" w:author="Arthur Souza Rodrigues" w:date="2026-07-10T21:47:00Z" w16du:dateUtc="2026-07-11T01:47:00Z">
        <w:r>
          <w:t>Click Insert and then choose the elements you want from the different galleries.</w:t>
        </w:r>
      </w:ins>
    </w:p>
    <w:p w14:paraId="176C2786" w14:textId="77777777" w:rsidR="00E95776" w:rsidRDefault="007E6509" w:rsidP="00270EE7">
      <w:pPr>
        <w:pStyle w:val="ListParagraph"/>
        <w:numPr>
          <w:ilvl w:val="1"/>
          <w:numId w:val="1"/>
        </w:numPr>
        <w:rPr>
          <w:ins w:id="44" w:author="Arthur Souza Rodrigues" w:date="2026-07-10T21:47:00Z" w16du:dateUtc="2026-07-11T01:47:00Z"/>
        </w:rPr>
      </w:pPr>
      <w:ins w:id="45" w:author="Arthur Souza Rodrigues" w:date="2026-07-10T21:47:00Z" w16du:dateUtc="2026-07-11T01:47:00Z">
        <w:r>
          <w:t>Themes and styles also help keep your document coordinated.</w:t>
        </w:r>
      </w:ins>
    </w:p>
    <w:p w14:paraId="2B3504C4" w14:textId="77777777" w:rsidR="00E95776" w:rsidRDefault="007E6509" w:rsidP="00270EE7">
      <w:pPr>
        <w:pStyle w:val="ListParagraph"/>
        <w:numPr>
          <w:ilvl w:val="2"/>
          <w:numId w:val="1"/>
        </w:numPr>
        <w:rPr>
          <w:ins w:id="46" w:author="Arthur Souza Rodrigues" w:date="2026-07-10T21:47:00Z" w16du:dateUtc="2026-07-11T01:47:00Z"/>
        </w:rPr>
      </w:pPr>
      <w:ins w:id="47" w:author="Arthur Souza Rodrigues" w:date="2026-07-10T21:47:00Z" w16du:dateUtc="2026-07-11T01:47:00Z">
        <w:r>
          <w:t>When you click Design and choose a new Theme, the pictures, charts, and SmartArt graphics change to match your new theme.</w:t>
        </w:r>
      </w:ins>
    </w:p>
    <w:p w14:paraId="2C0498D0" w14:textId="77777777" w:rsidR="00E95776" w:rsidRDefault="007E6509" w:rsidP="00270EE7">
      <w:pPr>
        <w:pStyle w:val="ListParagraph"/>
        <w:numPr>
          <w:ilvl w:val="0"/>
          <w:numId w:val="1"/>
        </w:numPr>
        <w:rPr>
          <w:ins w:id="48" w:author="Arthur Souza Rodrigues" w:date="2026-07-10T21:47:00Z" w16du:dateUtc="2026-07-11T01:47:00Z"/>
        </w:rPr>
      </w:pPr>
      <w:ins w:id="49" w:author="Arthur Souza Rodrigues" w:date="2026-07-10T21:47:00Z" w16du:dateUtc="2026-07-11T01:47:00Z">
        <w:r>
          <w:t>When you apply styles, your headings change to match the new theme.</w:t>
        </w:r>
      </w:ins>
    </w:p>
    <w:p w14:paraId="47673396" w14:textId="77777777" w:rsidR="00E95776" w:rsidRDefault="007E6509" w:rsidP="00270EE7">
      <w:pPr>
        <w:pStyle w:val="ListParagraph"/>
        <w:numPr>
          <w:ilvl w:val="1"/>
          <w:numId w:val="1"/>
        </w:numPr>
        <w:rPr>
          <w:ins w:id="50" w:author="Arthur Souza Rodrigues" w:date="2026-07-10T21:47:00Z" w16du:dateUtc="2026-07-11T01:47:00Z"/>
        </w:rPr>
      </w:pPr>
      <w:ins w:id="51" w:author="Arthur Souza Rodrigues" w:date="2026-07-10T21:47:00Z" w16du:dateUtc="2026-07-11T01:47:00Z">
        <w:r>
          <w:lastRenderedPageBreak/>
          <w:t>Save time in Word with new buttons that show up where you need them.</w:t>
        </w:r>
      </w:ins>
    </w:p>
    <w:p w14:paraId="5D32DB08" w14:textId="77777777" w:rsidR="00E95776" w:rsidRDefault="007E6509" w:rsidP="008B7E91">
      <w:pPr>
        <w:spacing w:after="480"/>
        <w:rPr>
          <w:ins w:id="52" w:author="Arthur Souza Rodrigues" w:date="2026-07-10T21:47:00Z" w16du:dateUtc="2026-07-11T01:47:00Z"/>
        </w:rPr>
      </w:pPr>
      <w:ins w:id="53"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w:t>
        </w:r>
      </w:ins>
    </w:p>
    <w:p w14:paraId="03099E12" w14:textId="77777777" w:rsidR="00E95776" w:rsidRDefault="007E6509">
      <w:pPr>
        <w:rPr>
          <w:ins w:id="54" w:author="Arthur Souza Rodrigues" w:date="2026-07-10T21:47:00Z" w16du:dateUtc="2026-07-11T01:47:00Z"/>
        </w:rPr>
      </w:pPr>
      <w:ins w:id="55" w:author="Arthur Souza Rodrigues" w:date="2026-07-10T21:47:00Z" w16du:dateUtc="2026-07-11T01:47: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301DC0D" w14:textId="77777777" w:rsidR="00E95776" w:rsidRDefault="007E6509" w:rsidP="008B7E91">
      <w:pPr>
        <w:spacing w:before="800"/>
        <w:rPr>
          <w:ins w:id="56" w:author="Arthur Souza Rodrigues" w:date="2026-07-10T21:47:00Z" w16du:dateUtc="2026-07-11T01:47:00Z"/>
        </w:rPr>
      </w:pPr>
      <w:ins w:id="57" w:author="Arthur Souza Rodrigues" w:date="2026-07-10T21:47:00Z" w16du:dateUtc="2026-07-11T01:47:00Z">
        <w:r>
          <w:t>Themes and styles also help keep your document coordinated. When you click Design and choose a new Theme, the pictures, charts, and SmartArt graphics change to match your new theme. When you apply styles, your headings change to match the new theme.</w:t>
        </w:r>
      </w:ins>
    </w:p>
    <w:p w14:paraId="1963AB74" w14:textId="77777777" w:rsidR="00E95776" w:rsidRDefault="007E6509" w:rsidP="00C92A32">
      <w:pPr>
        <w:pStyle w:val="Heading1"/>
        <w:rPr>
          <w:ins w:id="58" w:author="Arthur Souza Rodrigues" w:date="2026-07-10T21:47:00Z" w16du:dateUtc="2026-07-11T01:47:00Z"/>
        </w:rPr>
      </w:pPr>
      <w:ins w:id="59" w:author="Arthur Souza Rodrigues" w:date="2026-07-10T21:47:00Z" w16du:dateUtc="2026-07-11T01:47:00Z">
        <w:r w:rsidRPr="00C92A32">
          <w:t>Heading 1</w:t>
        </w:r>
      </w:ins>
    </w:p>
    <w:p w14:paraId="1FB54B9F" w14:textId="77777777" w:rsidR="00E95776" w:rsidRPr="00C92A32" w:rsidRDefault="007E6509" w:rsidP="00C92A32">
      <w:pPr>
        <w:pStyle w:val="Heading2"/>
        <w:rPr>
          <w:ins w:id="60" w:author="Arthur Souza Rodrigues" w:date="2026-07-10T21:47:00Z" w16du:dateUtc="2026-07-11T01:47:00Z"/>
        </w:rPr>
      </w:pPr>
      <w:ins w:id="61" w:author="Arthur Souza Rodrigues" w:date="2026-07-10T21:47:00Z" w16du:dateUtc="2026-07-11T01:47:00Z">
        <w:r>
          <w:t>This is Heading 2</w:t>
        </w:r>
      </w:ins>
    </w:p>
    <w:p w14:paraId="0922DB5F" w14:textId="77777777" w:rsidR="00E95776" w:rsidRDefault="007E6509">
      <w:pPr>
        <w:rPr>
          <w:ins w:id="62" w:author="Arthur Souza Rodrigues" w:date="2026-07-10T21:47:00Z" w16du:dateUtc="2026-07-11T01:47:00Z"/>
        </w:rPr>
      </w:pPr>
      <w:ins w:id="63" w:author="Arthur Souza Rodrigues" w:date="2026-07-10T21:47:00Z" w16du:dateUtc="2026-07-11T01:47:00Z">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19467F5D" w14:textId="77777777" w:rsidR="00E95776" w:rsidRDefault="007E6509" w:rsidP="00C92A32">
      <w:pPr>
        <w:pStyle w:val="Heading1"/>
        <w:rPr>
          <w:ins w:id="64" w:author="Arthur Souza Rodrigues" w:date="2026-07-10T21:47:00Z" w16du:dateUtc="2026-07-11T01:47:00Z"/>
        </w:rPr>
      </w:pPr>
      <w:ins w:id="65" w:author="Arthur Souza Rodrigues" w:date="2026-07-10T21:47:00Z" w16du:dateUtc="2026-07-11T01:47:00Z">
        <w:r>
          <w:t>Second Heading 1</w:t>
        </w:r>
      </w:ins>
    </w:p>
    <w:p w14:paraId="4090E0F0" w14:textId="77777777" w:rsidR="00E95776" w:rsidRDefault="007E6509">
      <w:pPr>
        <w:rPr>
          <w:ins w:id="66" w:author="Arthur Souza Rodrigues" w:date="2026-07-10T21:47:00Z" w16du:dateUtc="2026-07-11T01:47:00Z"/>
        </w:rPr>
      </w:pPr>
      <w:ins w:id="67" w:author="Arthur Souza Rodrigues" w:date="2026-07-10T21:47:00Z" w16du:dateUtc="2026-07-11T01:47:00Z">
        <w:r>
          <w:rPr>
            <w:noProof/>
          </w:rPr>
          <w:t>Lorem ipsum dolor sit amet, consectetuer adipiscing elit. Maecenas porttitor congue massa. Fusce posuere, magna sed pulvinar ultricies, purus lectus malesuada libero, sit amet commodo magna eros quis urna.</w:t>
        </w:r>
      </w:ins>
    </w:p>
    <w:p w14:paraId="11121BFA" w14:textId="77777777" w:rsidR="00E95776" w:rsidRDefault="007E6509" w:rsidP="00C92A32">
      <w:pPr>
        <w:pStyle w:val="Heading2"/>
        <w:rPr>
          <w:ins w:id="68" w:author="Arthur Souza Rodrigues" w:date="2026-07-10T21:47:00Z" w16du:dateUtc="2026-07-11T01:47:00Z"/>
        </w:rPr>
      </w:pPr>
      <w:ins w:id="69" w:author="Arthur Souza Rodrigues" w:date="2026-07-10T21:47:00Z" w16du:dateUtc="2026-07-11T01:47:00Z">
        <w:r>
          <w:t>More Info</w:t>
        </w:r>
      </w:ins>
    </w:p>
    <w:p w14:paraId="7EC7EF8D" w14:textId="77777777" w:rsidR="00E95776" w:rsidRDefault="007E6509">
      <w:pPr>
        <w:rPr>
          <w:ins w:id="70" w:author="Arthur Souza Rodrigues" w:date="2026-07-10T21:47:00Z" w16du:dateUtc="2026-07-11T01:47:00Z"/>
        </w:rPr>
      </w:pPr>
      <w:ins w:id="71" w:author="Arthur Souza Rodrigues" w:date="2026-07-10T21:47:00Z" w16du:dateUtc="2026-07-11T01:47:00Z">
        <w:r>
          <w:rPr>
            <w:noProof/>
          </w:rPr>
          <w:t>Lorem ipsum dolor sit amet, consectetuer adipiscing elit.</w:t>
        </w:r>
      </w:ins>
    </w:p>
    <w:p w14:paraId="573DFB18" w14:textId="77777777" w:rsidR="00E95776" w:rsidRDefault="007E6509">
      <w:pPr>
        <w:rPr>
          <w:ins w:id="72" w:author="Arthur Souza Rodrigues" w:date="2026-07-10T21:47:00Z" w16du:dateUtc="2026-07-11T01:47:00Z"/>
        </w:rPr>
      </w:pPr>
      <w:ins w:id="73" w:author="Arthur Souza Rodrigues" w:date="2026-07-10T21:47:00Z" w16du:dateUtc="2026-07-11T01:47:00Z">
        <w:r>
          <w:t xml:space="preserve">When </w:t>
        </w:r>
        <w:commentRangeStart w:id="74"/>
        <w:r>
          <w:t>you click Online Video</w:t>
        </w:r>
        <w:commentRangeEnd w:id="74"/>
        <w:r>
          <w:rPr>
            <w:rStyle w:val="CommentReference"/>
            <w:sz w:val="22"/>
            <w:szCs w:val="20"/>
          </w:rPr>
          <w:commentReference w:id="74"/>
        </w:r>
        <w:r>
          <w:t>, you can paste in the embed code for the video you want to add. You can also type a keyword to search online for the video that best fits your document.</w:t>
        </w:r>
      </w:ins>
    </w:p>
    <w:p w14:paraId="7FD69FC2" w14:textId="77777777" w:rsidR="00E95776" w:rsidRDefault="007E6509">
      <w:pPr>
        <w:rPr>
          <w:ins w:id="75" w:author="Arthur Souza Rodrigues" w:date="2026-07-10T21:47:00Z" w16du:dateUtc="2026-07-11T01:47:00Z"/>
        </w:rPr>
      </w:pPr>
      <w:ins w:id="76"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w:t>
        </w:r>
      </w:ins>
    </w:p>
    <w:p w14:paraId="67BBBFB9" w14:textId="77777777" w:rsidR="00E95776" w:rsidRDefault="007E6509">
      <w:pPr>
        <w:rPr>
          <w:ins w:id="77" w:author="Arthur Souza Rodrigues" w:date="2026-07-10T21:47:00Z" w16du:dateUtc="2026-07-11T01:47:00Z"/>
        </w:rPr>
      </w:pPr>
      <w:ins w:id="78" w:author="Arthur Souza Rodrigues" w:date="2026-07-10T21:47:00Z" w16du:dateUtc="2026-07-11T01:47: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8B70BED" w14:textId="77777777" w:rsidR="00E95776" w:rsidRDefault="007E6509">
      <w:ins w:id="79" w:author="Arthur Souza Rodrigues" w:date="2026-07-10T21:47:00Z" w16du:dateUtc="2026-07-11T01:47:00Z">
        <w:r>
          <w:rPr>
            <w:noProof/>
          </w:rPr>
          <w:lastRenderedPageBreak/>
          <w:drawing>
            <wp:inline distT="0" distB="0" distL="0" distR="0" wp14:anchorId="3F768D1D" wp14:editId="421054E5">
              <wp:extent cx="1903730" cy="1515822"/>
              <wp:effectExtent l="0" t="0" r="127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ins>
    </w:p>
    <w:p w14:paraId="11515645" w14:textId="77777777" w:rsidR="00E95776" w:rsidRDefault="007E6509">
      <w:ins w:id="80" w:author="Arthur Souza Rodrigues" w:date="2026-07-10T21:47:00Z" w16du:dateUtc="2026-07-11T01:47:00Z">
        <w:r>
          <w:rPr>
            <w:rFonts w:ascii="MS Gothic" w:eastAsia="MS Gothic" w:hAnsi="MS Gothic" w:hint="eastAsia"/>
          </w:rPr>
          <w:t>☐</w:t>
        </w:r>
      </w:ins>
    </w:p>
    <w:p w14:paraId="7867605E" w14:textId="77777777" w:rsidR="00E95776" w:rsidRDefault="007E6509">
      <w:pPr>
        <w:rPr>
          <w:ins w:id="81" w:author="Arthur Souza Rodrigues" w:date="2026-07-10T21:47:00Z" w16du:dateUtc="2026-07-11T01:47:00Z"/>
        </w:rPr>
      </w:pPr>
      <w:ins w:id="82" w:author="Arthur Souza Rodrigues" w:date="2026-07-10T21:47:00Z" w16du:dateUtc="2026-07-11T01:47:00Z">
        <w:r>
          <w:t>Two</w:t>
        </w:r>
      </w:ins>
    </w:p>
    <w:p w14:paraId="30E8E50B" w14:textId="77777777" w:rsidR="00E95776" w:rsidRDefault="007E6509">
      <w:pPr>
        <w:rPr>
          <w:ins w:id="83" w:author="Arthur Souza Rodrigues" w:date="2026-07-10T21:47:00Z" w16du:dateUtc="2026-07-11T01:47:00Z"/>
        </w:rPr>
      </w:pPr>
      <w:ins w:id="84" w:author="Arthur Souza Rodrigues" w:date="2026-07-10T21:47:00Z" w16du:dateUtc="2026-07-11T01:47:00Z">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ins>
    </w:p>
    <w:p w14:paraId="71A7AA3D" w14:textId="77777777" w:rsidR="00E95776" w:rsidRDefault="00E95776">
      <w:pPr>
        <w:rPr>
          <w:ins w:id="86" w:author="Arthur Souza Rodrigues" w:date="2026-07-10T21:47:00Z" w16du:dateUtc="2026-07-11T01:47:00Z"/>
        </w:rPr>
        <w:sectPr w:rsidR="00E9577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E95776" w:rsidRDefault="007E6509" w:rsidP="005E2746">
      <w:pPr>
        <w:pBdr>
          <w:top w:val="single" w:sz="4" w:space="1" w:color="auto"/>
          <w:left w:val="single" w:sz="4" w:space="4" w:color="auto"/>
          <w:bottom w:val="single" w:sz="4" w:space="1" w:color="auto"/>
          <w:right w:val="single" w:sz="4" w:space="4" w:color="auto"/>
        </w:pBdr>
        <w:rPr>
          <w:ins w:id="89" w:author="Arthur Souza Rodrigues" w:date="2026-07-10T21:47:00Z" w16du:dateUtc="2026-07-11T01:47:00Z"/>
        </w:rPr>
      </w:pPr>
      <w:ins w:id="90" w:author="Arthur Souza Rodrigues" w:date="2026-07-10T21:47:00Z" w16du:dateUtc="2026-07-11T01:47:00Z">
        <w:r>
          <w:lastRenderedPageBreak/>
          <w:t>Video provides a powerful way to help you prove your point. When you click Online Video, you can paste in the embed code for the video you want to add. You can also type a keyword to search online for the video that best fits your document.</w:t>
        </w:r>
      </w:ins>
    </w:p>
    <w:customXmlInsRangeStart w:id="91" w:author="Arthur Souza Rodrigues" w:date="2026-07-10T21:47:00Z"/>
    <w:sdt>
      <w:sdtPr>
        <w:rPr>
          <w:b w:val="0"/>
          <w:bCs w:val="0"/>
          <w:noProof/>
          <w:color w:val="auto"/>
        </w:rPr>
        <w:alias w:val="MyTable"/>
        <w:tag w:val="MyTable"/>
        <w:id w:val="354002298"/>
      </w:sdtPr>
      <w:sdtEndPr>
        <w:rPr>
          <w:noProof w:val="0"/>
        </w:rPr>
      </w:sdtEndPr>
      <w:sdtContent>
        <w:customXmlInsRangeEnd w:id="91"/>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92"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InsRangeStart w:id="93" w:author="Arthur Souza Rodrigues" w:date="2026-07-10T21:47:00Z"/>
              <w:sdt>
                <w:sdtPr>
                  <w:rPr>
                    <w:noProof/>
                  </w:rPr>
                  <w:alias w:val="Latin1"/>
                  <w:tag w:val="Latin1"/>
                  <w:id w:val="1646851742"/>
                </w:sdtPr>
                <w:sdtEndPr/>
                <w:sdtContent>
                  <w:customXmlInsRangeEnd w:id="93"/>
                  <w:p w14:paraId="1581FCAC" w14:textId="77777777" w:rsidR="00E95776" w:rsidRDefault="007E6509">
                    <w:pPr>
                      <w:rPr>
                        <w:ins w:id="94" w:author="Arthur Souza Rodrigues" w:date="2026-07-10T21:47:00Z" w16du:dateUtc="2026-07-11T01:47:00Z"/>
                      </w:rPr>
                    </w:pPr>
                    <w:ins w:id="95" w:author="Arthur Souza Rodrigues" w:date="2026-07-10T21:47:00Z" w16du:dateUtc="2026-07-11T01:47:00Z">
                      <w:r>
                        <w:rPr>
                          <w:noProof/>
                        </w:rPr>
                        <w:t>Lorem ipsum dolor sit amet</w:t>
                      </w:r>
                    </w:ins>
                  </w:p>
                  <w:customXmlInsRangeStart w:id="96" w:author="Arthur Souza Rodrigues" w:date="2026-07-10T21:47:00Z"/>
                </w:sdtContent>
              </w:sdt>
              <w:customXmlInsRangeEnd w:id="96"/>
            </w:tc>
            <w:tc>
              <w:tcPr>
                <w:tcW w:w="3117" w:type="dxa"/>
              </w:tcPr>
              <w:customXmlInsRangeStart w:id="97" w:author="Arthur Souza Rodrigues" w:date="2026-07-10T21:47:00Z"/>
              <w:sdt>
                <w:sdtPr>
                  <w:rPr>
                    <w:noProof/>
                  </w:rPr>
                  <w:alias w:val="Latin2"/>
                  <w:tag w:val="Latin2"/>
                  <w:id w:val="1730795754"/>
                </w:sdtPr>
                <w:sdtEndPr/>
                <w:sdtContent>
                  <w:customXmlInsRangeEnd w:id="97"/>
                  <w:p w14:paraId="36C70DAE"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ins w:id="98" w:author="Arthur Souza Rodrigues" w:date="2026-07-10T21:47:00Z" w16du:dateUtc="2026-07-11T01:47:00Z"/>
                        <w:b w:val="0"/>
                      </w:rPr>
                    </w:pPr>
                    <w:ins w:id="99" w:author="Arthur Souza Rodrigues" w:date="2026-07-10T21:47:00Z" w16du:dateUtc="2026-07-11T01:47:00Z">
                      <w:r>
                        <w:rPr>
                          <w:noProof/>
                        </w:rPr>
                        <w:t>Consectetuer adipiscing elit</w:t>
                      </w:r>
                    </w:ins>
                  </w:p>
                  <w:customXmlInsRangeStart w:id="100" w:author="Arthur Souza Rodrigues" w:date="2026-07-10T21:47:00Z"/>
                </w:sdtContent>
              </w:sdt>
              <w:customXmlInsRangeEnd w:id="100"/>
            </w:tc>
            <w:tc>
              <w:tcPr>
                <w:tcW w:w="3117" w:type="dxa"/>
              </w:tcPr>
              <w:customXmlInsRangeStart w:id="101" w:author="Arthur Souza Rodrigues" w:date="2026-07-10T21:47:00Z"/>
              <w:sdt>
                <w:sdtPr>
                  <w:rPr>
                    <w:noProof/>
                  </w:rPr>
                  <w:alias w:val="Latin3"/>
                  <w:tag w:val="Latin3"/>
                  <w:id w:val="-88469536"/>
                </w:sdtPr>
                <w:sdtEndPr/>
                <w:sdtContent>
                  <w:customXmlInsRangeEnd w:id="101"/>
                  <w:p w14:paraId="0D6492B9" w14:textId="77777777" w:rsidR="00E95776" w:rsidRDefault="007E6509">
                    <w:pPr>
                      <w:cnfStyle w:val="100000000000" w:firstRow="1" w:lastRow="0" w:firstColumn="0" w:lastColumn="0" w:oddVBand="0" w:evenVBand="0" w:oddHBand="0" w:evenHBand="0" w:firstRowFirstColumn="0" w:firstRowLastColumn="0" w:lastRowFirstColumn="0" w:lastRowLastColumn="0"/>
                      <w:rPr>
                        <w:ins w:id="102" w:author="Arthur Souza Rodrigues" w:date="2026-07-10T21:47:00Z" w16du:dateUtc="2026-07-11T01:47:00Z"/>
                      </w:rPr>
                    </w:pPr>
                    <w:ins w:id="103" w:author="Arthur Souza Rodrigues" w:date="2026-07-10T21:47:00Z" w16du:dateUtc="2026-07-11T01:47:00Z">
                      <w:r>
                        <w:rPr>
                          <w:noProof/>
                        </w:rPr>
                        <w:t>Maecenas porttitor congue massa.</w:t>
                      </w:r>
                    </w:ins>
                  </w:p>
                  <w:customXmlInsRangeStart w:id="104" w:author="Arthur Souza Rodrigues" w:date="2026-07-10T21:47:00Z"/>
                </w:sdtContent>
              </w:sdt>
              <w:customXmlInsRangeEnd w:id="104"/>
            </w:tc>
          </w:tr>
          <w:customXmlInsRangeStart w:id="105" w:author="Arthur Souza Rodrigues" w:date="2026-07-10T21:47:00Z"/>
          <w:sdt>
            <w:sdtPr>
              <w:rPr>
                <w:b w:val="0"/>
                <w:bCs w:val="0"/>
              </w:rPr>
              <w:alias w:val="Row1"/>
              <w:tag w:val="Row1"/>
              <w:id w:val="2087339449"/>
            </w:sdtPr>
            <w:sdtEndPr/>
            <w:sdtContent>
              <w:customXmlInsRangeEnd w:id="105"/>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06"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7" w:author="Arthur Souza Rodrigues" w:date="2026-07-10T21:47:00Z"/>
                  <w:sdt>
                    <w:sdtPr>
                      <w:alias w:val="Data11"/>
                      <w:tag w:val="Data11"/>
                      <w:id w:val="1641614218"/>
                      <w:text/>
                    </w:sdtPr>
                    <w:sdtEndPr/>
                    <w:sdtContent>
                      <w:customXmlInsRangeEnd w:id="107"/>
                      <w:p w14:paraId="2A2ECE4B" w14:textId="77777777" w:rsidR="00E95776" w:rsidRDefault="00B02489">
                        <w:pPr>
                          <w:rPr>
                            <w:ins w:id="108" w:author="Arthur Souza Rodrigues" w:date="2026-07-10T21:47:00Z" w16du:dateUtc="2026-07-11T01:47:00Z"/>
                          </w:rPr>
                        </w:pPr>
                        <w:ins w:id="109" w:author="Arthur Souza Rodrigues" w:date="2026-07-10T21:47:00Z" w16du:dateUtc="2026-07-11T01:47:00Z">
                          <w:r>
                            <w:t>100</w:t>
                          </w:r>
                        </w:ins>
                      </w:p>
                      <w:customXmlInsRangeStart w:id="110" w:author="Arthur Souza Rodrigues" w:date="2026-07-10T21:47:00Z"/>
                    </w:sdtContent>
                  </w:sdt>
                  <w:customXmlInsRangeEnd w:id="110"/>
                </w:tc>
                <w:tc>
                  <w:tcPr>
                    <w:tcW w:w="3117" w:type="dxa"/>
                  </w:tcPr>
                  <w:customXmlInsRangeStart w:id="111" w:author="Arthur Souza Rodrigues" w:date="2026-07-10T21:47:00Z"/>
                  <w:sdt>
                    <w:sdtPr>
                      <w:alias w:val="Data12"/>
                      <w:tag w:val="Data12"/>
                      <w:id w:val="184647321"/>
                      <w:text/>
                    </w:sdtPr>
                    <w:sdtEndPr/>
                    <w:sdtContent>
                      <w:customXmlInsRangeEnd w:id="111"/>
                      <w:p w14:paraId="60ACCD8A" w14:textId="77777777" w:rsidR="00E95776" w:rsidRDefault="00B02489">
                        <w:pPr>
                          <w:cnfStyle w:val="000000100000" w:firstRow="0" w:lastRow="0" w:firstColumn="0" w:lastColumn="0" w:oddVBand="0" w:evenVBand="0" w:oddHBand="1" w:evenHBand="0" w:firstRowFirstColumn="0" w:firstRowLastColumn="0" w:lastRowFirstColumn="0" w:lastRowLastColumn="0"/>
                          <w:rPr>
                            <w:ins w:id="112" w:author="Arthur Souza Rodrigues" w:date="2026-07-10T21:47:00Z" w16du:dateUtc="2026-07-11T01:47:00Z"/>
                          </w:rPr>
                        </w:pPr>
                        <w:ins w:id="113" w:author="Arthur Souza Rodrigues" w:date="2026-07-10T21:47:00Z" w16du:dateUtc="2026-07-11T01:47:00Z">
                          <w:r>
                            <w:t>200</w:t>
                          </w:r>
                        </w:ins>
                      </w:p>
                      <w:customXmlInsRangeStart w:id="114" w:author="Arthur Souza Rodrigues" w:date="2026-07-10T21:47:00Z"/>
                    </w:sdtContent>
                  </w:sdt>
                  <w:customXmlInsRangeEnd w:id="114"/>
                </w:tc>
                <w:tc>
                  <w:tcPr>
                    <w:tcW w:w="3117" w:type="dxa"/>
                  </w:tcPr>
                  <w:customXmlInsRangeStart w:id="115" w:author="Arthur Souza Rodrigues" w:date="2026-07-10T21:47:00Z"/>
                  <w:sdt>
                    <w:sdtPr>
                      <w:alias w:val="Data13"/>
                      <w:tag w:val="Data13"/>
                      <w:id w:val="131915776"/>
                      <w:text/>
                    </w:sdtPr>
                    <w:sdtEndPr/>
                    <w:sdtContent>
                      <w:customXmlInsRangeEnd w:id="115"/>
                      <w:p w14:paraId="60560D1C" w14:textId="77777777" w:rsidR="00E95776" w:rsidRDefault="00B02489">
                        <w:pPr>
                          <w:cnfStyle w:val="000000100000" w:firstRow="0" w:lastRow="0" w:firstColumn="0" w:lastColumn="0" w:oddVBand="0" w:evenVBand="0" w:oddHBand="1" w:evenHBand="0" w:firstRowFirstColumn="0" w:firstRowLastColumn="0" w:lastRowFirstColumn="0" w:lastRowLastColumn="0"/>
                          <w:rPr>
                            <w:ins w:id="116" w:author="Arthur Souza Rodrigues" w:date="2026-07-10T21:47:00Z" w16du:dateUtc="2026-07-11T01:47:00Z"/>
                          </w:rPr>
                        </w:pPr>
                        <w:ins w:id="117" w:author="Arthur Souza Rodrigues" w:date="2026-07-10T21:47:00Z" w16du:dateUtc="2026-07-11T01:47:00Z">
                          <w:r>
                            <w:t>300</w:t>
                          </w:r>
                        </w:ins>
                      </w:p>
                      <w:customXmlInsRangeStart w:id="118" w:author="Arthur Souza Rodrigues" w:date="2026-07-10T21:47:00Z"/>
                    </w:sdtContent>
                  </w:sdt>
                  <w:customXmlInsRangeEnd w:id="118"/>
                </w:tc>
              </w:tr>
              <w:customXmlInsRangeStart w:id="119" w:author="Arthur Souza Rodrigues" w:date="2026-07-10T21:47:00Z"/>
            </w:sdtContent>
          </w:sdt>
          <w:customXmlInsRangeEnd w:id="119"/>
          <w:customXmlInsRangeStart w:id="120" w:author="Arthur Souza Rodrigues" w:date="2026-07-10T21:47:00Z"/>
          <w:sdt>
            <w:sdtPr>
              <w:rPr>
                <w:b w:val="0"/>
                <w:bCs w:val="0"/>
              </w:rPr>
              <w:alias w:val="Row2"/>
              <w:tag w:val="Row2"/>
              <w:id w:val="1563601403"/>
            </w:sdtPr>
            <w:sdtEndPr/>
            <w:sdtContent>
              <w:customXmlInsRangeEnd w:id="120"/>
              <w:tr w:rsidR="00C4274D" w14:paraId="68A60E71" w14:textId="77777777" w:rsidTr="00665111">
                <w:trPr>
                  <w:ins w:id="121"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22" w:author="Arthur Souza Rodrigues" w:date="2026-07-10T21:47:00Z"/>
                  <w:sdt>
                    <w:sdtPr>
                      <w:alias w:val="Data21"/>
                      <w:tag w:val="Data21"/>
                      <w:id w:val="-1031330684"/>
                      <w:text/>
                    </w:sdtPr>
                    <w:sdtEndPr/>
                    <w:sdtContent>
                      <w:customXmlInsRangeEnd w:id="122"/>
                      <w:p w14:paraId="576927AA" w14:textId="77777777" w:rsidR="00E95776" w:rsidRDefault="00B02489">
                        <w:pPr>
                          <w:rPr>
                            <w:ins w:id="123" w:author="Arthur Souza Rodrigues" w:date="2026-07-10T21:47:00Z" w16du:dateUtc="2026-07-11T01:47:00Z"/>
                          </w:rPr>
                        </w:pPr>
                        <w:ins w:id="124" w:author="Arthur Souza Rodrigues" w:date="2026-07-10T21:47:00Z" w16du:dateUtc="2026-07-11T01:47:00Z">
                          <w:r>
                            <w:t>400</w:t>
                          </w:r>
                        </w:ins>
                      </w:p>
                      <w:customXmlInsRangeStart w:id="125" w:author="Arthur Souza Rodrigues" w:date="2026-07-10T21:47:00Z"/>
                    </w:sdtContent>
                  </w:sdt>
                  <w:customXmlInsRangeEnd w:id="125"/>
                </w:tc>
                <w:tc>
                  <w:tcPr>
                    <w:tcW w:w="3117" w:type="dxa"/>
                  </w:tcPr>
                  <w:customXmlInsRangeStart w:id="126" w:author="Arthur Souza Rodrigues" w:date="2026-07-10T21:47:00Z"/>
                  <w:sdt>
                    <w:sdtPr>
                      <w:alias w:val="Data22"/>
                      <w:tag w:val="Data22"/>
                      <w:id w:val="560603829"/>
                      <w:text/>
                    </w:sdtPr>
                    <w:sdtEndPr/>
                    <w:sdtContent>
                      <w:customXmlInsRangeEnd w:id="126"/>
                      <w:p w14:paraId="7823894F" w14:textId="77777777" w:rsidR="00E95776" w:rsidRDefault="00B02489">
                        <w:pPr>
                          <w:cnfStyle w:val="000000000000" w:firstRow="0" w:lastRow="0" w:firstColumn="0" w:lastColumn="0" w:oddVBand="0" w:evenVBand="0" w:oddHBand="0" w:evenHBand="0" w:firstRowFirstColumn="0" w:firstRowLastColumn="0" w:lastRowFirstColumn="0" w:lastRowLastColumn="0"/>
                          <w:rPr>
                            <w:ins w:id="127" w:author="Arthur Souza Rodrigues" w:date="2026-07-10T21:47:00Z" w16du:dateUtc="2026-07-11T01:47:00Z"/>
                          </w:rPr>
                        </w:pPr>
                        <w:ins w:id="128" w:author="Arthur Souza Rodrigues" w:date="2026-07-10T21:47:00Z" w16du:dateUtc="2026-07-11T01:47:00Z">
                          <w:r>
                            <w:t>500</w:t>
                          </w:r>
                        </w:ins>
                      </w:p>
                      <w:customXmlInsRangeStart w:id="129" w:author="Arthur Souza Rodrigues" w:date="2026-07-10T21:47:00Z"/>
                    </w:sdtContent>
                  </w:sdt>
                  <w:customXmlInsRangeEnd w:id="129"/>
                </w:tc>
                <w:tc>
                  <w:tcPr>
                    <w:tcW w:w="3117" w:type="dxa"/>
                  </w:tcPr>
                  <w:customXmlInsRangeStart w:id="130" w:author="Arthur Souza Rodrigues" w:date="2026-07-10T21:47:00Z"/>
                  <w:sdt>
                    <w:sdtPr>
                      <w:alias w:val="Data23"/>
                      <w:tag w:val="Data23"/>
                      <w:id w:val="-847252032"/>
                      <w:text/>
                    </w:sdtPr>
                    <w:sdtEndPr/>
                    <w:sdtContent>
                      <w:customXmlInsRangeEnd w:id="130"/>
                      <w:p w14:paraId="065792C4" w14:textId="77777777" w:rsidR="00E95776" w:rsidRDefault="00B02489">
                        <w:pPr>
                          <w:cnfStyle w:val="000000000000" w:firstRow="0" w:lastRow="0" w:firstColumn="0" w:lastColumn="0" w:oddVBand="0" w:evenVBand="0" w:oddHBand="0" w:evenHBand="0" w:firstRowFirstColumn="0" w:firstRowLastColumn="0" w:lastRowFirstColumn="0" w:lastRowLastColumn="0"/>
                          <w:rPr>
                            <w:ins w:id="131" w:author="Arthur Souza Rodrigues" w:date="2026-07-10T21:47:00Z" w16du:dateUtc="2026-07-11T01:47:00Z"/>
                          </w:rPr>
                        </w:pPr>
                        <w:ins w:id="132" w:author="Arthur Souza Rodrigues" w:date="2026-07-10T21:47:00Z" w16du:dateUtc="2026-07-11T01:47:00Z">
                          <w:r>
                            <w:t>600</w:t>
                          </w:r>
                        </w:ins>
                      </w:p>
                      <w:customXmlInsRangeStart w:id="133" w:author="Arthur Souza Rodrigues" w:date="2026-07-10T21:47:00Z"/>
                    </w:sdtContent>
                  </w:sdt>
                  <w:customXmlInsRangeEnd w:id="133"/>
                </w:tc>
              </w:tr>
              <w:customXmlInsRangeStart w:id="134" w:author="Arthur Souza Rodrigues" w:date="2026-07-10T21:47:00Z"/>
            </w:sdtContent>
          </w:sdt>
          <w:customXmlInsRangeEnd w:id="134"/>
        </w:tbl>
        <w:customXmlInsRangeStart w:id="135" w:author="Arthur Souza Rodrigues" w:date="2026-07-10T21:47:00Z"/>
      </w:sdtContent>
    </w:sdt>
    <w:customXmlInsRangeEnd w:id="135"/>
    <w:p w14:paraId="4584E974" w14:textId="77777777" w:rsidR="00E95776" w:rsidRDefault="00E95776" w:rsidP="00C4274D">
      <w:pPr>
        <w:rPr>
          <w:ins w:id="136" w:author="Arthur Souza Rodrigues" w:date="2026-07-10T21:47:00Z" w16du:dateUtc="2026-07-11T01:47:00Z"/>
        </w:rPr>
      </w:pPr>
    </w:p>
    <w:p w14:paraId="16FCF045" w14:textId="77777777" w:rsidR="00E95776" w:rsidRDefault="007E6509">
      <w:pPr>
        <w:rPr>
          <w:ins w:id="137" w:author="Arthur Souza Rodrigues" w:date="2026-07-10T21:47:00Z" w16du:dateUtc="2026-07-11T01:47:00Z"/>
        </w:rPr>
      </w:pPr>
      <w:ins w:id="138"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w:t>
        </w:r>
      </w:ins>
    </w:p>
    <w:p w14:paraId="009A347A" w14:textId="77777777" w:rsidR="00E95776" w:rsidRDefault="007E6509">
      <w:pPr>
        <w:rPr>
          <w:ins w:id="139" w:author="Arthur Souza Rodrigues" w:date="2026-07-10T21:47:00Z" w16du:dateUtc="2026-07-11T01:47:00Z"/>
        </w:rPr>
      </w:pPr>
      <w:ins w:id="140" w:author="Arthur Souza Rodrigues" w:date="2026-07-10T21:47:00Z" w16du:dateUtc="2026-07-11T01:47: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36DBE2A5" w14:textId="77777777" w:rsidR="00E95776" w:rsidRDefault="007E6509">
      <w:ins w:id="141" w:author="Arthur Souza Rodrigues" w:date="2026-07-10T21:47:00Z" w16du:dateUtc="2026-07-11T01:47:00Z">
        <w:r>
          <w:rPr>
            <w:noProof/>
          </w:rPr>
          <w:drawing>
            <wp:inline distT="0" distB="0" distL="0" distR="0" wp14:anchorId="0795BA59" wp14:editId="161AA40E">
              <wp:extent cx="1903730" cy="1515822"/>
              <wp:effectExtent l="0" t="0" r="127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ins>
    </w:p>
    <w:p w14:paraId="2C92A1DF" w14:textId="77777777" w:rsidR="00E95776" w:rsidRDefault="007E6509">
      <w:ins w:id="142" w:author="Arthur Souza Rodrigues" w:date="2026-07-10T21:47:00Z" w16du:dateUtc="2026-07-11T01:47:00Z">
        <w:r>
          <w:rPr>
            <w:rFonts w:ascii="MS Gothic" w:eastAsia="MS Gothic" w:hAnsi="MS Gothic" w:hint="eastAsia"/>
          </w:rPr>
          <w:t>☐</w:t>
        </w:r>
      </w:ins>
    </w:p>
    <w:p w14:paraId="1058A35C" w14:textId="77777777" w:rsidR="00E95776" w:rsidRDefault="007E6509">
      <w:pPr>
        <w:rPr>
          <w:ins w:id="143" w:author="Arthur Souza Rodrigues" w:date="2026-07-10T21:47:00Z" w16du:dateUtc="2026-07-11T01:47:00Z"/>
        </w:rPr>
      </w:pPr>
      <w:ins w:id="144" w:author="Arthur Souza Rodrigues" w:date="2026-07-10T21:47:00Z" w16du:dateUtc="2026-07-11T01:47:00Z">
        <w:r>
          <w:t>Two</w:t>
        </w:r>
      </w:ins>
    </w:p>
    <w:p w14:paraId="337FAE81" w14:textId="77777777" w:rsidR="00E95776" w:rsidRDefault="007E6509">
      <w:pPr>
        <w:rPr>
          <w:ins w:id="145" w:author="Arthur Souza Rodrigues" w:date="2026-07-10T21:47:00Z" w16du:dateUtc="2026-07-11T01:47:00Z"/>
        </w:rPr>
      </w:pPr>
      <w:ins w:id="146" w:author="Arthur Souza Rodrigues" w:date="2026-07-10T21:47:00Z" w16du:dateUtc="2026-07-11T01:47:00Z">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w:t>
        </w:r>
        <w:r>
          <w:lastRenderedPageBreak/>
          <w:t>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4456598A" w14:textId="77777777" w:rsidR="00E95776" w:rsidRDefault="007E6509">
      <w:pPr>
        <w:rPr>
          <w:ins w:id="147" w:author="Arthur Souza Rodrigues" w:date="2026-07-10T21:47:00Z" w16du:dateUtc="2026-07-11T01:47:00Z"/>
        </w:rPr>
      </w:pPr>
      <w:ins w:id="148" w:author="Arthur Souza Rodrigues" w:date="2026-07-10T21:47:00Z" w16du:dateUtc="2026-07-11T01:47:00Z">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6BA6C852" w:rsidR="00E95776" w:rsidRDefault="00840F66">
                              <w:pPr>
                                <w:pStyle w:val="NoSpacing"/>
                                <w:rPr>
                                  <w:ins w:id="149" w:author="Arthur Souza Rodrigues" w:date="2026-07-10T21:47:00Z" w16du:dateUtc="2026-07-11T01:47:00Z"/>
                                  <w:noProof/>
                                  <w:color w:val="0E2841" w:themeColor="text2"/>
                                </w:rPr>
                              </w:pPr>
                              <w:customXmlInsRangeStart w:id="150" w:author="Arthur Souza Rodrigues" w:date="2026-07-10T21:47: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50"/>
                                  <w:r w:rsidR="00B02489">
                                    <w:rPr>
                                      <w:noProof/>
                                      <w:color w:val="0E2841" w:themeColor="text2"/>
                                    </w:rPr>
                                    <w:t>EigenPal DOCX Editor</w:t>
                                  </w:r>
                                  <w:customXmlInsRangeStart w:id="151" w:author="Arthur Souza Rodrigues" w:date="2026-07-10T21:47:00Z"/>
                                </w:sdtContent>
                              </w:sdt>
                              <w:customXmlInsRangeEnd w:id="151"/>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6BA6C852" w:rsidR="00E95776" w:rsidRDefault="00840F66">
                        <w:pPr>
                          <w:pStyle w:val="NoSpacing"/>
                          <w:rPr>
                            <w:ins w:id="152" w:author="Arthur Souza Rodrigues" w:date="2026-07-10T21:47:00Z" w16du:dateUtc="2026-07-11T01:47:00Z"/>
                            <w:noProof/>
                            <w:color w:val="0E2841" w:themeColor="text2"/>
                          </w:rPr>
                        </w:pPr>
                        <w:customXmlInsRangeStart w:id="153" w:author="Arthur Souza Rodrigues" w:date="2026-07-10T21:47: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53"/>
                            <w:r w:rsidR="00B02489">
                              <w:rPr>
                                <w:noProof/>
                                <w:color w:val="0E2841" w:themeColor="text2"/>
                              </w:rPr>
                              <w:t>EigenPal DOCX Editor</w:t>
                            </w:r>
                            <w:customXmlInsRangeStart w:id="154" w:author="Arthur Souza Rodrigues" w:date="2026-07-10T21:47:00Z"/>
                          </w:sdtContent>
                        </w:sdt>
                        <w:customXmlInsRangeEnd w:id="154"/>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E95776" w:rsidRDefault="00E95776">
                              <w:pPr>
                                <w:rPr>
                                  <w:ins w:id="155" w:author="Arthur Souza Rodrigues" w:date="2026-07-10T21:47:00Z" w16du:dateUtc="2026-07-11T01:47: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DWW6O83wAAAAwBAAAPAAAAAAAAAAAAAAAAABoFAABkcnMvZG93bnJldi54bWxQSwUGAAAA&#13;&#10;AAQABADzAAAAJgYAAAAA&#13;&#10;" fillcolor="#c1e4f5 [660]" stroked="f" strokeweight="1.5pt">
                  <v:fill color2="#45b0e1 [1940]" rotate="t" focus="100%" type="gradient">
                    <o:fill v:ext="view" type="gradientUnscaled"/>
                  </v:fill>
                  <v:textbox inset="21.6pt,,21.6pt">
                    <w:txbxContent>
                      <w:p w14:paraId="0F5FC56C" w14:textId="77777777" w:rsidR="00E95776" w:rsidRDefault="00E95776">
                        <w:pPr>
                          <w:rPr>
                            <w:ins w:id="156" w:author="Arthur Souza Rodrigues" w:date="2026-07-10T21:47:00Z" w16du:dateUtc="2026-07-11T01:47:00Z"/>
                          </w:rPr>
                        </w:pP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2681C436" w:rsidR="00E95776" w:rsidRDefault="00840F66">
                              <w:pPr>
                                <w:spacing w:before="240"/>
                                <w:jc w:val="center"/>
                                <w:rPr>
                                  <w:ins w:id="157" w:author="Arthur Souza Rodrigues" w:date="2026-07-10T21:47:00Z" w16du:dateUtc="2026-07-11T01:47:00Z"/>
                                  <w:color w:val="FFFFFF" w:themeColor="background1"/>
                                </w:rPr>
                              </w:pPr>
                              <w:customXmlInsRangeStart w:id="158" w:author="Arthur Souza Rodrigues" w:date="2026-07-10T21:47: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8"/>
                                  <w:r w:rsidR="00B02489">
                                    <w:rPr>
                                      <w:color w:val="FFFFFF" w:themeColor="background1"/>
                                    </w:rPr>
                                    <w:t xml:space="preserve">     </w:t>
                                  </w:r>
                                  <w:customXmlInsRangeStart w:id="159" w:author="Arthur Souza Rodrigues" w:date="2026-07-10T21:47:00Z"/>
                                </w:sdtContent>
                              </w:sdt>
                              <w:customXmlInsRangeEnd w:id="159"/>
                              <w:ins w:id="160" w:author="Arthur Souza Rodrigues" w:date="2026-07-10T21:47:00Z" w16du:dateUtc="2026-07-11T01:47: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" fillcolor="#0e2841 [3215]" stroked="f" strokeweight="1.5pt">
                  <v:textbox inset="14.4pt,14.4pt,14.4pt,28.8pt">
                    <w:txbxContent>
                      <w:p w14:paraId="7ECC6AAF" w14:textId="2681C436" w:rsidR="00E95776" w:rsidRDefault="00840F66">
                        <w:pPr>
                          <w:spacing w:before="240"/>
                          <w:jc w:val="center"/>
                          <w:rPr>
                            <w:ins w:id="161" w:author="Arthur Souza Rodrigues" w:date="2026-07-10T21:47:00Z" w16du:dateUtc="2026-07-11T01:47:00Z"/>
                            <w:color w:val="FFFFFF" w:themeColor="background1"/>
                          </w:rPr>
                        </w:pPr>
                        <w:customXmlInsRangeStart w:id="162" w:author="Arthur Souza Rodrigues" w:date="2026-07-10T21:47: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62"/>
                            <w:r w:rsidR="00B02489">
                              <w:rPr>
                                <w:color w:val="FFFFFF" w:themeColor="background1"/>
                              </w:rPr>
                              <w:t xml:space="preserve">     </w:t>
                            </w:r>
                            <w:customXmlInsRangeStart w:id="163" w:author="Arthur Souza Rodrigues" w:date="2026-07-10T21:47:00Z"/>
                          </w:sdtContent>
                        </w:sdt>
                        <w:customXmlInsRangeEnd w:id="163"/>
                        <w:ins w:id="164" w:author="Arthur Souza Rodrigues" w:date="2026-07-10T21:47:00Z" w16du:dateUtc="2026-07-11T01:47: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FBA3130"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6E5BB8D"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" fillcolor="#156082 [3204]" stroked="f" strokeweight="1.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65" w:author="Arthur Souza Rodrigues" w:date="2026-07-10T21:47: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5"/>
                                <w:p w14:paraId="58E3DB93" w14:textId="77777777" w:rsidR="00E95776" w:rsidRDefault="00022A2E">
                                  <w:pPr>
                                    <w:spacing w:line="240" w:lineRule="auto"/>
                                    <w:rPr>
                                      <w:ins w:id="166" w:author="Arthur Souza Rodrigues" w:date="2026-07-10T21:47:00Z" w16du:dateUtc="2026-07-11T01:47:00Z"/>
                                      <w:rFonts w:asciiTheme="majorHAnsi" w:eastAsiaTheme="majorEastAsia" w:hAnsiTheme="majorHAnsi" w:cstheme="majorBidi"/>
                                      <w:noProof/>
                                      <w:color w:val="156082" w:themeColor="accent1"/>
                                      <w:sz w:val="72"/>
                                      <w:szCs w:val="144"/>
                                    </w:rPr>
                                  </w:pPr>
                                  <w:ins w:id="167" w:author="Arthur Souza Rodrigues" w:date="2026-07-10T21:47:00Z" w16du:dateUtc="2026-07-11T01:47:00Z">
                                    <w:r>
                                      <w:rPr>
                                        <w:rFonts w:asciiTheme="majorHAnsi" w:eastAsiaTheme="majorEastAsia" w:hAnsiTheme="majorHAnsi" w:cstheme="majorBidi"/>
                                        <w:noProof/>
                                        <w:color w:val="156082" w:themeColor="accent1"/>
                                        <w:sz w:val="72"/>
                                        <w:szCs w:val="72"/>
                                      </w:rPr>
                                      <w:t xml:space="preserve">     </w:t>
                                    </w:r>
                                  </w:ins>
                                </w:p>
                                <w:customXmlInsRangeStart w:id="168" w:author="Arthur Souza Rodrigues" w:date="2026-07-10T21:47:00Z"/>
                              </w:sdtContent>
                            </w:sdt>
                            <w:customXmlInsRangeEnd w:id="168"/>
                            <w:customXmlInsRangeStart w:id="169" w:author="Arthur Souza Rodrigues" w:date="2026-07-10T21:47: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69"/>
                                <w:p w14:paraId="386B7A36" w14:textId="77777777" w:rsidR="00E95776" w:rsidRDefault="00022A2E">
                                  <w:pPr>
                                    <w:rPr>
                                      <w:ins w:id="170" w:author="Arthur Souza Rodrigues" w:date="2026-07-10T21:47:00Z" w16du:dateUtc="2026-07-11T01:47:00Z"/>
                                      <w:rFonts w:asciiTheme="majorHAnsi" w:eastAsiaTheme="majorEastAsia" w:hAnsiTheme="majorHAnsi" w:cstheme="majorBidi"/>
                                      <w:noProof/>
                                      <w:color w:val="0E2841" w:themeColor="text2"/>
                                      <w:sz w:val="32"/>
                                      <w:szCs w:val="40"/>
                                    </w:rPr>
                                  </w:pPr>
                                  <w:ins w:id="171" w:author="Arthur Souza Rodrigues" w:date="2026-07-10T21:47:00Z" w16du:dateUtc="2026-07-11T01:47:00Z">
                                    <w:r>
                                      <w:rPr>
                                        <w:rFonts w:asciiTheme="majorHAnsi" w:eastAsiaTheme="majorEastAsia" w:hAnsiTheme="majorHAnsi" w:cstheme="majorBidi"/>
                                        <w:noProof/>
                                        <w:color w:val="0E2841" w:themeColor="text2"/>
                                        <w:sz w:val="32"/>
                                        <w:szCs w:val="32"/>
                                      </w:rPr>
                                      <w:t xml:space="preserve">     </w:t>
                                    </w:r>
                                  </w:ins>
                                </w:p>
                                <w:customXmlInsRangeStart w:id="172" w:author="Arthur Souza Rodrigues" w:date="2026-07-10T21:47:00Z"/>
                              </w:sdtContent>
                            </w:sdt>
                            <w:customXmlInsRangeEnd w:id="1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InsRangeStart w:id="173" w:author="Arthur Souza Rodrigues" w:date="2026-07-10T21:47: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73"/>
                          <w:p w14:paraId="58E3DB93" w14:textId="77777777" w:rsidR="00E95776" w:rsidRDefault="00022A2E">
                            <w:pPr>
                              <w:spacing w:line="240" w:lineRule="auto"/>
                              <w:rPr>
                                <w:ins w:id="174" w:author="Arthur Souza Rodrigues" w:date="2026-07-10T21:47:00Z" w16du:dateUtc="2026-07-11T01:47:00Z"/>
                                <w:rFonts w:asciiTheme="majorHAnsi" w:eastAsiaTheme="majorEastAsia" w:hAnsiTheme="majorHAnsi" w:cstheme="majorBidi"/>
                                <w:noProof/>
                                <w:color w:val="156082" w:themeColor="accent1"/>
                                <w:sz w:val="72"/>
                                <w:szCs w:val="144"/>
                              </w:rPr>
                            </w:pPr>
                            <w:ins w:id="175" w:author="Arthur Souza Rodrigues" w:date="2026-07-10T21:47:00Z" w16du:dateUtc="2026-07-11T01:47:00Z">
                              <w:r>
                                <w:rPr>
                                  <w:rFonts w:asciiTheme="majorHAnsi" w:eastAsiaTheme="majorEastAsia" w:hAnsiTheme="majorHAnsi" w:cstheme="majorBidi"/>
                                  <w:noProof/>
                                  <w:color w:val="156082" w:themeColor="accent1"/>
                                  <w:sz w:val="72"/>
                                  <w:szCs w:val="72"/>
                                </w:rPr>
                                <w:t xml:space="preserve">     </w:t>
                              </w:r>
                            </w:ins>
                          </w:p>
                          <w:customXmlInsRangeStart w:id="176" w:author="Arthur Souza Rodrigues" w:date="2026-07-10T21:47:00Z"/>
                        </w:sdtContent>
                      </w:sdt>
                      <w:customXmlInsRangeEnd w:id="176"/>
                      <w:customXmlInsRangeStart w:id="177" w:author="Arthur Souza Rodrigues" w:date="2026-07-10T21:47: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77"/>
                          <w:p w14:paraId="386B7A36" w14:textId="77777777" w:rsidR="00E95776" w:rsidRDefault="00022A2E">
                            <w:pPr>
                              <w:rPr>
                                <w:ins w:id="178" w:author="Arthur Souza Rodrigues" w:date="2026-07-10T21:47:00Z" w16du:dateUtc="2026-07-11T01:47:00Z"/>
                                <w:rFonts w:asciiTheme="majorHAnsi" w:eastAsiaTheme="majorEastAsia" w:hAnsiTheme="majorHAnsi" w:cstheme="majorBidi"/>
                                <w:noProof/>
                                <w:color w:val="0E2841" w:themeColor="text2"/>
                                <w:sz w:val="32"/>
                                <w:szCs w:val="40"/>
                              </w:rPr>
                            </w:pPr>
                            <w:ins w:id="179" w:author="Arthur Souza Rodrigues" w:date="2026-07-10T21:47:00Z" w16du:dateUtc="2026-07-11T01:47:00Z">
                              <w:r>
                                <w:rPr>
                                  <w:rFonts w:asciiTheme="majorHAnsi" w:eastAsiaTheme="majorEastAsia" w:hAnsiTheme="majorHAnsi" w:cstheme="majorBidi"/>
                                  <w:noProof/>
                                  <w:color w:val="0E2841" w:themeColor="text2"/>
                                  <w:sz w:val="32"/>
                                  <w:szCs w:val="32"/>
                                </w:rPr>
                                <w:t xml:space="preserve">     </w:t>
                              </w:r>
                            </w:ins>
                          </w:p>
                          <w:customXmlInsRangeStart w:id="180" w:author="Arthur Souza Rodrigues" w:date="2026-07-10T21:47:00Z"/>
                        </w:sdtContent>
                      </w:sdt>
                      <w:customXmlInsRangeEnd w:id="180"/>
                    </w:txbxContent>
                  </v:textbox>
                  <w10:wrap type="square" anchorx="page" anchory="page"/>
                </v:shape>
              </w:pict>
            </mc:Fallback>
          </mc:AlternateContent>
        </w:r>
      </w:ins>
    </w:p>
    <w:p w14:paraId="3FB5D255" w14:textId="77777777" w:rsidR="00E95776" w:rsidRDefault="007E6509">
      <w:pPr>
        <w:rPr>
          <w:ins w:id="181" w:author="Arthur Souza Rodrigues" w:date="2026-07-10T21:47:00Z" w16du:dateUtc="2026-07-11T01:47:00Z"/>
        </w:rPr>
      </w:pPr>
      <w:ins w:id="182" w:author="Arthur Souza Rodrigues" w:date="2026-07-10T21:47:00Z" w16du:dateUtc="2026-07-11T01:47:00Z">
        <w:r>
          <w:br w:type="page"/>
        </w:r>
      </w:ins>
    </w:p>
    <w:p w14:paraId="3D52E07E" w14:textId="77777777" w:rsidR="00E95776" w:rsidRDefault="007E6509" w:rsidP="002742F1">
      <w:pPr>
        <w:shd w:val="clear" w:color="auto" w:fill="E97132" w:themeFill="accent2"/>
        <w:rPr>
          <w:ins w:id="183" w:author="Arthur Souza Rodrigues" w:date="2026-07-10T21:47:00Z" w16du:dateUtc="2026-07-11T01:47:00Z"/>
        </w:rPr>
      </w:pPr>
      <w:ins w:id="184" w:author="Arthur Souza Rodrigues" w:date="2026-07-10T21:47:00Z" w16du:dateUtc="2026-07-11T01:47:00Z">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ins>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85"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E95776" w:rsidRDefault="007E6509">
            <w:pPr>
              <w:rPr>
                <w:ins w:id="186" w:author="Arthur Souza Rodrigues" w:date="2026-07-10T21:47:00Z" w16du:dateUtc="2026-07-11T01:47:00Z"/>
              </w:rPr>
            </w:pPr>
            <w:ins w:id="187" w:author="Arthur Souza Rodrigues" w:date="2026-07-10T21:47:00Z" w16du:dateUtc="2026-07-11T01:47:00Z">
              <w:r>
                <w:rPr>
                  <w:noProof/>
                </w:rPr>
                <w:t>Lorem ipsum dolor sit amet</w:t>
              </w:r>
            </w:ins>
          </w:p>
        </w:tc>
        <w:tc>
          <w:tcPr>
            <w:tcW w:w="3117" w:type="dxa"/>
          </w:tcPr>
          <w:p w14:paraId="224397AC"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ins w:id="188" w:author="Arthur Souza Rodrigues" w:date="2026-07-10T21:47:00Z" w16du:dateUtc="2026-07-11T01:47:00Z"/>
                <w:b w:val="0"/>
              </w:rPr>
            </w:pPr>
            <w:ins w:id="189" w:author="Arthur Souza Rodrigues" w:date="2026-07-10T21:47:00Z" w16du:dateUtc="2026-07-11T01:47:00Z">
              <w:r>
                <w:rPr>
                  <w:noProof/>
                </w:rPr>
                <w:t>Consectetuer adipiscing elit</w:t>
              </w:r>
            </w:ins>
          </w:p>
        </w:tc>
        <w:tc>
          <w:tcPr>
            <w:tcW w:w="3117" w:type="dxa"/>
          </w:tcPr>
          <w:p w14:paraId="161E6E97" w14:textId="77777777" w:rsidR="00E95776" w:rsidRDefault="007E6509">
            <w:pPr>
              <w:cnfStyle w:val="100000000000" w:firstRow="1" w:lastRow="0" w:firstColumn="0" w:lastColumn="0" w:oddVBand="0" w:evenVBand="0" w:oddHBand="0" w:evenHBand="0" w:firstRowFirstColumn="0" w:firstRowLastColumn="0" w:lastRowFirstColumn="0" w:lastRowLastColumn="0"/>
              <w:rPr>
                <w:ins w:id="190" w:author="Arthur Souza Rodrigues" w:date="2026-07-10T21:47:00Z" w16du:dateUtc="2026-07-11T01:47:00Z"/>
              </w:rPr>
            </w:pPr>
            <w:ins w:id="191" w:author="Arthur Souza Rodrigues" w:date="2026-07-10T21:47:00Z" w16du:dateUtc="2026-07-11T01:47:00Z">
              <w:r>
                <w:rPr>
                  <w:noProof/>
                </w:rPr>
                <w:t>Maecenas porttitor congue massa.</w:t>
              </w:r>
            </w:ins>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192"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E95776" w:rsidRDefault="007E6509">
            <w:pPr>
              <w:rPr>
                <w:ins w:id="193" w:author="Arthur Souza Rodrigues" w:date="2026-07-10T21:47:00Z" w16du:dateUtc="2026-07-11T01:47:00Z"/>
              </w:rPr>
            </w:pPr>
            <w:ins w:id="194" w:author="Arthur Souza Rodrigues" w:date="2026-07-10T21:47:00Z" w16du:dateUtc="2026-07-11T01:47:00Z">
              <w:r>
                <w:t>100</w:t>
              </w:r>
            </w:ins>
          </w:p>
        </w:tc>
        <w:tc>
          <w:tcPr>
            <w:tcW w:w="3117" w:type="dxa"/>
          </w:tcPr>
          <w:p w14:paraId="6DDA39C0" w14:textId="77777777" w:rsidR="00E95776" w:rsidRDefault="007E6509">
            <w:pPr>
              <w:cnfStyle w:val="000000100000" w:firstRow="0" w:lastRow="0" w:firstColumn="0" w:lastColumn="0" w:oddVBand="0" w:evenVBand="0" w:oddHBand="1" w:evenHBand="0" w:firstRowFirstColumn="0" w:firstRowLastColumn="0" w:lastRowFirstColumn="0" w:lastRowLastColumn="0"/>
              <w:rPr>
                <w:ins w:id="195" w:author="Arthur Souza Rodrigues" w:date="2026-07-10T21:47:00Z" w16du:dateUtc="2026-07-11T01:47:00Z"/>
              </w:rPr>
            </w:pPr>
            <w:ins w:id="196" w:author="Arthur Souza Rodrigues" w:date="2026-07-10T21:47:00Z" w16du:dateUtc="2026-07-11T01:47:00Z">
              <w:r>
                <w:t>200</w:t>
              </w:r>
            </w:ins>
          </w:p>
        </w:tc>
        <w:tc>
          <w:tcPr>
            <w:tcW w:w="3117" w:type="dxa"/>
          </w:tcPr>
          <w:p w14:paraId="67E65DBA" w14:textId="77777777" w:rsidR="00E95776" w:rsidRDefault="007E6509">
            <w:pPr>
              <w:cnfStyle w:val="000000100000" w:firstRow="0" w:lastRow="0" w:firstColumn="0" w:lastColumn="0" w:oddVBand="0" w:evenVBand="0" w:oddHBand="1" w:evenHBand="0" w:firstRowFirstColumn="0" w:firstRowLastColumn="0" w:lastRowFirstColumn="0" w:lastRowLastColumn="0"/>
              <w:rPr>
                <w:ins w:id="197" w:author="Arthur Souza Rodrigues" w:date="2026-07-10T21:47:00Z" w16du:dateUtc="2026-07-11T01:47:00Z"/>
              </w:rPr>
            </w:pPr>
            <w:ins w:id="198" w:author="Arthur Souza Rodrigues" w:date="2026-07-10T21:47:00Z" w16du:dateUtc="2026-07-11T01:47:00Z">
              <w:r>
                <w:t>300</w:t>
              </w:r>
            </w:ins>
          </w:p>
        </w:tc>
      </w:tr>
      <w:tr w:rsidR="00C4274D" w14:paraId="10B5E2C1" w14:textId="77777777" w:rsidTr="00665111">
        <w:trPr>
          <w:ins w:id="199"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E95776" w:rsidRDefault="007E6509">
            <w:pPr>
              <w:rPr>
                <w:ins w:id="200" w:author="Arthur Souza Rodrigues" w:date="2026-07-10T21:47:00Z" w16du:dateUtc="2026-07-11T01:47:00Z"/>
              </w:rPr>
            </w:pPr>
            <w:ins w:id="201" w:author="Arthur Souza Rodrigues" w:date="2026-07-10T21:47:00Z" w16du:dateUtc="2026-07-11T01:47:00Z">
              <w:r>
                <w:t>400</w:t>
              </w:r>
            </w:ins>
          </w:p>
        </w:tc>
        <w:tc>
          <w:tcPr>
            <w:tcW w:w="3117" w:type="dxa"/>
          </w:tcPr>
          <w:p w14:paraId="1CDC7D2E" w14:textId="77777777" w:rsidR="00E95776" w:rsidRDefault="007E6509">
            <w:pPr>
              <w:cnfStyle w:val="000000000000" w:firstRow="0" w:lastRow="0" w:firstColumn="0" w:lastColumn="0" w:oddVBand="0" w:evenVBand="0" w:oddHBand="0" w:evenHBand="0" w:firstRowFirstColumn="0" w:firstRowLastColumn="0" w:lastRowFirstColumn="0" w:lastRowLastColumn="0"/>
              <w:rPr>
                <w:ins w:id="202" w:author="Arthur Souza Rodrigues" w:date="2026-07-10T21:47:00Z" w16du:dateUtc="2026-07-11T01:47:00Z"/>
              </w:rPr>
            </w:pPr>
            <w:ins w:id="203" w:author="Arthur Souza Rodrigues" w:date="2026-07-10T21:47:00Z" w16du:dateUtc="2026-07-11T01:47:00Z">
              <w:r>
                <w:t>500</w:t>
              </w:r>
            </w:ins>
          </w:p>
        </w:tc>
        <w:tc>
          <w:tcPr>
            <w:tcW w:w="3117" w:type="dxa"/>
          </w:tcPr>
          <w:p w14:paraId="51BB1232" w14:textId="77777777" w:rsidR="00E95776" w:rsidRDefault="007E6509">
            <w:pPr>
              <w:cnfStyle w:val="000000000000" w:firstRow="0" w:lastRow="0" w:firstColumn="0" w:lastColumn="0" w:oddVBand="0" w:evenVBand="0" w:oddHBand="0" w:evenHBand="0" w:firstRowFirstColumn="0" w:firstRowLastColumn="0" w:lastRowFirstColumn="0" w:lastRowLastColumn="0"/>
              <w:rPr>
                <w:ins w:id="204" w:author="Arthur Souza Rodrigues" w:date="2026-07-10T21:47:00Z" w16du:dateUtc="2026-07-11T01:47:00Z"/>
              </w:rPr>
            </w:pPr>
            <w:ins w:id="205" w:author="Arthur Souza Rodrigues" w:date="2026-07-10T21:47:00Z" w16du:dateUtc="2026-07-11T01:47:00Z">
              <w:r>
                <w:t>600</w:t>
              </w:r>
            </w:ins>
          </w:p>
        </w:tc>
      </w:tr>
    </w:tbl>
    <w:p w14:paraId="2CC8D0BE" w14:textId="77777777" w:rsidR="00E95776" w:rsidRDefault="00E95776" w:rsidP="00C4274D">
      <w:pPr>
        <w:rPr>
          <w:ins w:id="206" w:author="Arthur Souza Rodrigues" w:date="2026-07-10T21:47:00Z" w16du:dateUtc="2026-07-11T01:47:00Z"/>
        </w:rPr>
      </w:pPr>
    </w:p>
    <w:p w14:paraId="2EFCDF91" w14:textId="77777777" w:rsidR="00E95776" w:rsidRDefault="00840F66">
      <w:pPr>
        <w:rPr>
          <w:ins w:id="207" w:author="Arthur Souza Rodrigues" w:date="2026-07-10T21:47:00Z" w16du:dateUtc="2026-07-11T01:47:00Z"/>
        </w:rPr>
      </w:pPr>
      <m:oMathPara>
        <m:oMath>
          <m:sSup>
            <m:sSupPr>
              <m:ctrlPr>
                <w:ins w:id="208" w:author="Arthur Souza Rodrigues" w:date="2026-07-10T21:47:00Z" w16du:dateUtc="2026-07-11T01:47:00Z">
                  <w:rPr>
                    <w:rFonts w:ascii="Cambria Math" w:hAnsi="Cambria Math"/>
                  </w:rPr>
                </w:ins>
              </m:ctrlPr>
            </m:sSupPr>
            <m:e>
              <m:d>
                <m:dPr>
                  <m:ctrlPr>
                    <w:ins w:id="209" w:author="Arthur Souza Rodrigues" w:date="2026-07-10T21:47:00Z" w16du:dateUtc="2026-07-11T01:47:00Z">
                      <w:rPr>
                        <w:rFonts w:ascii="Cambria Math" w:hAnsi="Cambria Math"/>
                      </w:rPr>
                    </w:ins>
                  </m:ctrlPr>
                </m:dPr>
                <m:e>
                  <m:r>
                    <w:ins w:id="210" w:author="Arthur Souza Rodrigues" w:date="2026-07-10T21:47:00Z" w16du:dateUtc="2026-07-11T01:47:00Z">
                      <w:rPr>
                        <w:rFonts w:ascii="Cambria Math" w:hAnsi="Cambria Math"/>
                      </w:rPr>
                      <m:t>x+a</m:t>
                    </w:ins>
                  </m:r>
                </m:e>
              </m:d>
            </m:e>
            <m:sup>
              <m:r>
                <w:ins w:id="211" w:author="Arthur Souza Rodrigues" w:date="2026-07-10T21:47:00Z" w16du:dateUtc="2026-07-11T01:47:00Z">
                  <w:rPr>
                    <w:rFonts w:ascii="Cambria Math" w:hAnsi="Cambria Math"/>
                  </w:rPr>
                  <m:t>n</m:t>
                </w:ins>
              </m:r>
            </m:sup>
          </m:sSup>
          <m:r>
            <w:ins w:id="212" w:author="Arthur Souza Rodrigues" w:date="2026-07-10T21:47:00Z" w16du:dateUtc="2026-07-11T01:47:00Z">
              <w:rPr>
                <w:rFonts w:ascii="Cambria Math" w:eastAsia="Cambria Math" w:hAnsi="Cambria Math" w:cs="Cambria Math"/>
              </w:rPr>
              <m:t>=</m:t>
            </w:ins>
          </m:r>
          <m:nary>
            <m:naryPr>
              <m:chr m:val="∑"/>
              <m:grow m:val="1"/>
              <m:ctrlPr>
                <w:ins w:id="213" w:author="Arthur Souza Rodrigues" w:date="2026-07-10T21:47:00Z" w16du:dateUtc="2026-07-11T01:47:00Z">
                  <w:rPr>
                    <w:rFonts w:ascii="Cambria Math" w:hAnsi="Cambria Math"/>
                  </w:rPr>
                </w:ins>
              </m:ctrlPr>
            </m:naryPr>
            <m:sub>
              <m:r>
                <w:ins w:id="214" w:author="Arthur Souza Rodrigues" w:date="2026-07-10T21:47:00Z" w16du:dateUtc="2026-07-11T01:47:00Z">
                  <w:rPr>
                    <w:rFonts w:ascii="Cambria Math" w:eastAsia="Cambria Math" w:hAnsi="Cambria Math" w:cs="Cambria Math"/>
                  </w:rPr>
                  <m:t>k=0</m:t>
                </w:ins>
              </m:r>
            </m:sub>
            <m:sup>
              <m:r>
                <w:ins w:id="215" w:author="Arthur Souza Rodrigues" w:date="2026-07-10T21:47:00Z" w16du:dateUtc="2026-07-11T01:47:00Z">
                  <w:rPr>
                    <w:rFonts w:ascii="Cambria Math" w:eastAsia="Cambria Math" w:hAnsi="Cambria Math" w:cs="Cambria Math"/>
                  </w:rPr>
                  <m:t>n</m:t>
                </w:ins>
              </m:r>
            </m:sup>
            <m:e>
              <m:d>
                <m:dPr>
                  <m:ctrlPr>
                    <w:ins w:id="216" w:author="Arthur Souza Rodrigues" w:date="2026-07-10T21:47:00Z" w16du:dateUtc="2026-07-11T01:47:00Z">
                      <w:rPr>
                        <w:rFonts w:ascii="Cambria Math" w:hAnsi="Cambria Math"/>
                      </w:rPr>
                    </w:ins>
                  </m:ctrlPr>
                </m:dPr>
                <m:e>
                  <m:f>
                    <m:fPr>
                      <m:type m:val="noBar"/>
                      <m:ctrlPr>
                        <w:ins w:id="217" w:author="Arthur Souza Rodrigues" w:date="2026-07-10T21:47:00Z" w16du:dateUtc="2026-07-11T01:47:00Z">
                          <w:rPr>
                            <w:rFonts w:ascii="Cambria Math" w:hAnsi="Cambria Math"/>
                          </w:rPr>
                        </w:ins>
                      </m:ctrlPr>
                    </m:fPr>
                    <m:num>
                      <m:r>
                        <w:ins w:id="218" w:author="Arthur Souza Rodrigues" w:date="2026-07-10T21:47:00Z" w16du:dateUtc="2026-07-11T01:47:00Z">
                          <w:rPr>
                            <w:rFonts w:ascii="Cambria Math" w:eastAsia="Cambria Math" w:hAnsi="Cambria Math" w:cs="Cambria Math"/>
                          </w:rPr>
                          <m:t>n</m:t>
                        </w:ins>
                      </m:r>
                    </m:num>
                    <m:den>
                      <m:r>
                        <w:ins w:id="219" w:author="Arthur Souza Rodrigues" w:date="2026-07-10T21:47:00Z" w16du:dateUtc="2026-07-11T01:47:00Z">
                          <w:rPr>
                            <w:rFonts w:ascii="Cambria Math" w:eastAsia="Cambria Math" w:hAnsi="Cambria Math" w:cs="Cambria Math"/>
                          </w:rPr>
                          <m:t>k</m:t>
                        </w:ins>
                      </m:r>
                    </m:den>
                  </m:f>
                </m:e>
              </m:d>
              <m:sSup>
                <m:sSupPr>
                  <m:ctrlPr>
                    <w:ins w:id="220" w:author="Arthur Souza Rodrigues" w:date="2026-07-10T21:47:00Z" w16du:dateUtc="2026-07-11T01:47:00Z">
                      <w:rPr>
                        <w:rFonts w:ascii="Cambria Math" w:hAnsi="Cambria Math"/>
                      </w:rPr>
                    </w:ins>
                  </m:ctrlPr>
                </m:sSupPr>
                <m:e>
                  <m:r>
                    <w:ins w:id="221" w:author="Arthur Souza Rodrigues" w:date="2026-07-10T21:47:00Z" w16du:dateUtc="2026-07-11T01:47:00Z">
                      <w:rPr>
                        <w:rFonts w:ascii="Cambria Math" w:eastAsia="Cambria Math" w:hAnsi="Cambria Math" w:cs="Cambria Math"/>
                      </w:rPr>
                      <m:t>x</m:t>
                    </w:ins>
                  </m:r>
                </m:e>
                <m:sup>
                  <m:r>
                    <w:ins w:id="222" w:author="Arthur Souza Rodrigues" w:date="2026-07-10T21:47:00Z" w16du:dateUtc="2026-07-11T01:47:00Z">
                      <w:rPr>
                        <w:rFonts w:ascii="Cambria Math" w:eastAsia="Cambria Math" w:hAnsi="Cambria Math" w:cs="Cambria Math"/>
                      </w:rPr>
                      <m:t>k</m:t>
                    </w:ins>
                  </m:r>
                </m:sup>
              </m:sSup>
              <m:sSup>
                <m:sSupPr>
                  <m:ctrlPr>
                    <w:ins w:id="223" w:author="Arthur Souza Rodrigues" w:date="2026-07-10T21:47:00Z" w16du:dateUtc="2026-07-11T01:47:00Z">
                      <w:rPr>
                        <w:rFonts w:ascii="Cambria Math" w:hAnsi="Cambria Math"/>
                      </w:rPr>
                    </w:ins>
                  </m:ctrlPr>
                </m:sSupPr>
                <m:e>
                  <m:r>
                    <w:ins w:id="224" w:author="Arthur Souza Rodrigues" w:date="2026-07-10T21:47:00Z" w16du:dateUtc="2026-07-11T01:47:00Z">
                      <w:rPr>
                        <w:rFonts w:ascii="Cambria Math" w:eastAsia="Cambria Math" w:hAnsi="Cambria Math" w:cs="Cambria Math"/>
                      </w:rPr>
                      <m:t>a</m:t>
                    </w:ins>
                  </m:r>
                </m:e>
                <m:sup>
                  <m:r>
                    <w:ins w:id="225" w:author="Arthur Souza Rodrigues" w:date="2026-07-10T21:47:00Z" w16du:dateUtc="2026-07-11T01:47:00Z">
                      <w:rPr>
                        <w:rFonts w:ascii="Cambria Math" w:eastAsia="Cambria Math" w:hAnsi="Cambria Math" w:cs="Cambria Math"/>
                      </w:rPr>
                      <m:t>n-k</m:t>
                    </w:ins>
                  </m:r>
                </m:sup>
              </m:sSup>
            </m:e>
          </m:nary>
        </m:oMath>
      </m:oMathPara>
    </w:p>
    <w:p w14:paraId="36198FA6" w14:textId="77777777" w:rsidR="00E95776" w:rsidRDefault="007E6509" w:rsidP="001B1CD7">
      <w:pPr>
        <w:rPr>
          <w:ins w:id="226" w:author="Arthur Souza Rodrigues" w:date="2026-07-10T21:47:00Z" w16du:dateUtc="2026-07-11T01:47:00Z"/>
        </w:rPr>
      </w:pPr>
      <w:ins w:id="227" w:author="Arthur Souza Rodrigues" w:date="2026-07-10T21:47:00Z" w16du:dateUtc="2026-07-11T01:47:00Z">
        <w:r>
          <w:t>β</w:t>
        </w:r>
      </w:ins>
    </w:p>
    <w:p w14:paraId="0DA8A235" w14:textId="77777777" w:rsidR="00E95776" w:rsidRPr="001B1CD7" w:rsidRDefault="007E6509" w:rsidP="001B1CD7">
      <w:pPr>
        <w:rPr>
          <w:ins w:id="228" w:author="Arthur Souza Rodrigues" w:date="2026-07-10T21:47:00Z" w16du:dateUtc="2026-07-11T01:47:00Z"/>
        </w:rPr>
      </w:pPr>
      <w:ins w:id="229" w:author="Arthur Souza Rodrigues" w:date="2026-07-10T21:47:00Z" w16du:dateUtc="2026-07-11T01:47:00Z">
        <w:r>
          <w:t>¥≤≥</w:t>
        </w:r>
      </w:ins>
    </w:p>
    <w:p w14:paraId="196388FF" w14:textId="33048EFF" w:rsidR="00E95776" w:rsidRDefault="007E6509">
      <w:pPr>
        <w:rPr>
          <w:ins w:id="230" w:author="Arthur Souza Rodrigues" w:date="2026-07-10T21:47:00Z" w16du:dateUtc="2026-07-11T01:47:00Z"/>
        </w:rPr>
      </w:pPr>
      <w:ins w:id="231" w:author="Arthur Souza Rodrigues" w:date="2026-07-10T21:47:00Z" w16du:dateUtc="2026-07-11T01:47:00Z">
        <w:r>
          <w:fldChar w:fldCharType="begin"/>
        </w:r>
        <w:r>
          <w:instrText xml:space="preserve"> DATE \@ "dddd, MMMM d, yyyy" </w:instrText>
        </w:r>
        <w:r>
          <w:fldChar w:fldCharType="separate"/>
        </w:r>
      </w:ins>
      <w:r w:rsidR="00B02489">
        <w:rPr>
          <w:noProof/>
        </w:rPr>
        <w:t>Friday, July 10, 2026</w:t>
      </w:r>
      <w:ins w:id="232" w:author="Arthur Souza Rodrigues" w:date="2026-07-10T21:47:00Z" w16du:dateUtc="2026-07-11T01:47:00Z">
        <w:r>
          <w:fldChar w:fldCharType="end"/>
        </w:r>
      </w:ins>
    </w:p>
    <w:p w14:paraId="1A8B6BE4" w14:textId="77777777" w:rsidR="00E95776" w:rsidRDefault="00E95776">
      <w:pPr>
        <w:rPr>
          <w:ins w:id="233" w:author="Arthur Souza Rodrigues" w:date="2026-07-10T21:47:00Z" w16du:dateUtc="2026-07-11T01:47:00Z"/>
        </w:rPr>
      </w:pPr>
    </w:p>
    <w:p w14:paraId="71B6C7B7" w14:textId="77777777" w:rsidR="00E95776" w:rsidRDefault="007E6509">
      <w:pPr>
        <w:rPr>
          <w:ins w:id="234" w:author="Arthur Souza Rodrigues" w:date="2026-07-10T21:47:00Z" w16du:dateUtc="2026-07-11T01:47:00Z"/>
        </w:rPr>
      </w:pPr>
      <w:ins w:id="235" w:author="Arthur Souza Rodrigues" w:date="2026-07-10T21:47:00Z" w16du:dateUtc="2026-07-11T01:47:00Z">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0C18B909" w14:textId="77777777" w:rsidR="00E95776" w:rsidRDefault="007E6509">
      <w:pPr>
        <w:rPr>
          <w:ins w:id="236" w:author="Arthur Souza Rodrigues" w:date="2026-07-10T21:47:00Z" w16du:dateUtc="2026-07-11T01:47:00Z"/>
        </w:rPr>
      </w:pPr>
      <w:ins w:id="237" w:author="Arthur Souza Rodrigues" w:date="2026-07-10T21:47:00Z" w16du:dateUtc="2026-07-11T01:47:00Z">
        <w:r>
          <w:t>Following hyperlink is to a bookmark on this same page.</w:t>
        </w:r>
      </w:ins>
    </w:p>
    <w:p w14:paraId="2B7F43FF" w14:textId="77777777" w:rsidR="00E95776" w:rsidRDefault="007E6509">
      <w:pPr>
        <w:rPr>
          <w:ins w:id="238" w:author="Arthur Souza Rodrigues" w:date="2026-07-10T21:47:00Z" w16du:dateUtc="2026-07-11T01:47:00Z"/>
        </w:rPr>
      </w:pPr>
      <w:ins w:id="239" w:author="Arthur Souza Rodrigues" w:date="2026-07-10T21:47:00Z" w16du:dateUtc="2026-07-11T01:47:00Z">
        <w:r>
          <w:fldChar w:fldCharType="begin"/>
        </w:r>
        <w:r>
          <w:instrText>HYPERLINK \l "ABookmark"</w:instrText>
        </w:r>
        <w:r>
          <w:fldChar w:fldCharType="separate"/>
        </w:r>
        <w:r w:rsidRPr="00E13AB6">
          <w:rPr>
            <w:rStyle w:val="Hyperlink"/>
          </w:rPr>
          <w:t>Video provides a powerful</w:t>
        </w:r>
        <w:r>
          <w:fldChar w:fldCharType="end"/>
        </w:r>
        <w:r>
          <w:t xml:space="preserve"> way to help you prove your point.</w:t>
        </w:r>
      </w:ins>
    </w:p>
    <w:p w14:paraId="4C604A2E" w14:textId="77777777" w:rsidR="00E95776" w:rsidRDefault="007E6509">
      <w:pPr>
        <w:rPr>
          <w:ins w:id="240" w:author="Arthur Souza Rodrigues" w:date="2026-07-10T21:47:00Z" w16du:dateUtc="2026-07-11T01:47:00Z"/>
        </w:rPr>
      </w:pPr>
      <w:ins w:id="241" w:author="Arthur Souza Rodrigues" w:date="2026-07-10T21:47:00Z" w16du:dateUtc="2026-07-11T01:47:00Z">
        <w:r>
          <w:t>When you click Online Video, you can paste in the embed code for the video you want to add.</w:t>
        </w:r>
      </w:ins>
    </w:p>
    <w:p w14:paraId="250A978F" w14:textId="77777777" w:rsidR="00E95776" w:rsidRDefault="007E6509">
      <w:pPr>
        <w:rPr>
          <w:ins w:id="242" w:author="Arthur Souza Rodrigues" w:date="2026-07-10T21:47:00Z" w16du:dateUtc="2026-07-11T01:47:00Z"/>
        </w:rPr>
      </w:pPr>
      <w:ins w:id="243" w:author="Arthur Souza Rodrigues" w:date="2026-07-10T21:47:00Z" w16du:dateUtc="2026-07-11T01:47:00Z">
        <w:r>
          <w:t>When you click Design and choose a new Theme, the pictures, charts, and SmartArt graphics change to match your new theme.</w:t>
        </w:r>
      </w:ins>
    </w:p>
    <w:p w14:paraId="2265226A" w14:textId="77777777" w:rsidR="00E95776" w:rsidRDefault="007E6509">
      <w:pPr>
        <w:rPr>
          <w:ins w:id="244" w:author="Arthur Souza Rodrigues" w:date="2026-07-10T21:47:00Z" w16du:dateUtc="2026-07-11T01:47:00Z"/>
        </w:rPr>
      </w:pPr>
      <w:bookmarkStart w:id="245" w:name="ABookmark"/>
      <w:ins w:id="246" w:author="Arthur Souza Rodrigues" w:date="2026-07-10T21:47:00Z" w16du:dateUtc="2026-07-11T01:47:00Z">
        <w:r w:rsidRPr="00E13AB6">
          <w:rPr>
            <w:highlight w:val="yellow"/>
          </w:rPr>
          <w:t>This is the bookmark here.</w:t>
        </w:r>
        <w:bookmarkEnd w:id="245"/>
        <w:r>
          <w:t xml:space="preserve"> Your headings change to match the new theme.</w:t>
        </w:r>
      </w:ins>
    </w:p>
    <w:p w14:paraId="1CE611B4" w14:textId="77777777" w:rsidR="00E95776" w:rsidRDefault="007E6509">
      <w:pPr>
        <w:rPr>
          <w:ins w:id="247" w:author="Arthur Souza Rodrigues" w:date="2026-07-10T21:47:00Z" w16du:dateUtc="2026-07-11T01:47:00Z"/>
        </w:rPr>
      </w:pPr>
      <w:ins w:id="248" w:author="Arthur Souza Rodrigues" w:date="2026-07-10T21:47:00Z" w16du:dateUtc="2026-07-11T01:47:00Z">
        <w:r>
          <w:lastRenderedPageBreak/>
          <w:t>Save time in Word with new buttons that show up where you need them.</w:t>
        </w:r>
      </w:ins>
    </w:p>
    <w:p w14:paraId="4141EE06" w14:textId="77777777" w:rsidR="00E95776" w:rsidRDefault="007E6509" w:rsidP="00751EB4">
      <w:pPr>
        <w:pStyle w:val="ListParagraph"/>
        <w:numPr>
          <w:ilvl w:val="0"/>
          <w:numId w:val="2"/>
        </w:numPr>
        <w:rPr>
          <w:ins w:id="249" w:author="Arthur Souza Rodrigues" w:date="2026-07-10T21:47:00Z" w16du:dateUtc="2026-07-11T01:47:00Z"/>
          <w:noProof/>
        </w:rPr>
      </w:pPr>
      <w:ins w:id="250" w:author="Arthur Souza Rodrigues" w:date="2026-07-10T21:47:00Z" w16du:dateUtc="2026-07-11T01:47:00Z">
        <w:r>
          <w:rPr>
            <w:noProof/>
          </w:rPr>
          <w:t>Lorem ipsum dolor sit amet, consectetuer adipiscing elit.</w:t>
        </w:r>
      </w:ins>
    </w:p>
    <w:p w14:paraId="19552889" w14:textId="77777777" w:rsidR="00E95776" w:rsidRDefault="007E6509" w:rsidP="00751EB4">
      <w:pPr>
        <w:pStyle w:val="ListParagraph"/>
        <w:numPr>
          <w:ilvl w:val="0"/>
          <w:numId w:val="2"/>
        </w:numPr>
        <w:rPr>
          <w:ins w:id="251" w:author="Arthur Souza Rodrigues" w:date="2026-07-10T21:47:00Z" w16du:dateUtc="2026-07-11T01:47:00Z"/>
          <w:noProof/>
        </w:rPr>
      </w:pPr>
      <w:ins w:id="252" w:author="Arthur Souza Rodrigues" w:date="2026-07-10T21:47:00Z" w16du:dateUtc="2026-07-11T01:47:00Z">
        <w:r>
          <w:rPr>
            <w:noProof/>
          </w:rPr>
          <w:t>Maecenas porttitor congue massa.</w:t>
        </w:r>
      </w:ins>
    </w:p>
    <w:p w14:paraId="7300C6C4" w14:textId="77777777" w:rsidR="00E95776" w:rsidRDefault="007E6509" w:rsidP="00751EB4">
      <w:pPr>
        <w:pStyle w:val="ListParagraph"/>
        <w:numPr>
          <w:ilvl w:val="0"/>
          <w:numId w:val="2"/>
        </w:numPr>
        <w:rPr>
          <w:ins w:id="253" w:author="Arthur Souza Rodrigues" w:date="2026-07-10T21:47:00Z" w16du:dateUtc="2026-07-11T01:47:00Z"/>
          <w:noProof/>
        </w:rPr>
      </w:pPr>
      <w:ins w:id="254" w:author="Arthur Souza Rodrigues" w:date="2026-07-10T21:47:00Z" w16du:dateUtc="2026-07-11T01:47:00Z">
        <w:r>
          <w:rPr>
            <w:noProof/>
          </w:rPr>
          <w:t>Fusce posuere, magna sed pulvinar ultricies, purus lectus malesuada libero, sit amet commodo magna eros quis urna.</w:t>
        </w:r>
      </w:ins>
    </w:p>
    <w:p w14:paraId="7FD6337A" w14:textId="77777777" w:rsidR="00E95776" w:rsidRDefault="007E6509" w:rsidP="00751EB4">
      <w:pPr>
        <w:pStyle w:val="ListParagraph"/>
        <w:numPr>
          <w:ilvl w:val="0"/>
          <w:numId w:val="2"/>
        </w:numPr>
        <w:rPr>
          <w:ins w:id="255" w:author="Arthur Souza Rodrigues" w:date="2026-07-10T21:47:00Z" w16du:dateUtc="2026-07-11T01:47:00Z"/>
          <w:noProof/>
        </w:rPr>
      </w:pPr>
      <w:ins w:id="256" w:author="Arthur Souza Rodrigues" w:date="2026-07-10T21:47:00Z" w16du:dateUtc="2026-07-11T01:47:00Z">
        <w:r>
          <w:rPr>
            <w:noProof/>
          </w:rPr>
          <w:t>Nunc viverra imperdiet enim.</w:t>
        </w:r>
      </w:ins>
    </w:p>
    <w:p w14:paraId="5781CD46" w14:textId="77777777" w:rsidR="00E95776" w:rsidRDefault="007E6509" w:rsidP="00751EB4">
      <w:pPr>
        <w:pStyle w:val="ListParagraph"/>
        <w:numPr>
          <w:ilvl w:val="0"/>
          <w:numId w:val="2"/>
        </w:numPr>
        <w:rPr>
          <w:ins w:id="257" w:author="Arthur Souza Rodrigues" w:date="2026-07-10T21:47:00Z" w16du:dateUtc="2026-07-11T01:47:00Z"/>
        </w:rPr>
      </w:pPr>
      <w:ins w:id="258" w:author="Arthur Souza Rodrigues" w:date="2026-07-10T21:47:00Z" w16du:dateUtc="2026-07-11T01:47:00Z">
        <w:r>
          <w:rPr>
            <w:noProof/>
          </w:rPr>
          <w:t>Fusce est.</w:t>
        </w:r>
      </w:ins>
    </w:p>
    <w:p w14:paraId="29ACDD4F" w14:textId="77777777" w:rsidR="00E95776" w:rsidRDefault="007E6509">
      <w:pPr>
        <w:rPr>
          <w:ins w:id="259" w:author="Arthur Souza Rodrigues" w:date="2026-07-10T21:47:00Z" w16du:dateUtc="2026-07-11T01:47:00Z"/>
        </w:rPr>
      </w:pPr>
      <w:ins w:id="260" w:author="Arthur Souza Rodrigues" w:date="2026-07-10T21:47:00Z" w16du:dateUtc="2026-07-11T01:47:00Z">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E95776" w:rsidRDefault="007E6509">
                              <w:pPr>
                                <w:rPr>
                                  <w:ins w:id="261" w:author="Arthur Souza Rodrigues" w:date="2026-07-10T21:47:00Z" w16du:dateUtc="2026-07-11T01:47:00Z"/>
                                </w:rPr>
                              </w:pPr>
                              <w:ins w:id="262" w:author="Arthur Souza Rodrigues" w:date="2026-07-10T21:47:00Z" w16du:dateUtc="2026-07-11T01:47: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">
                  <v:textbox style="mso-fit-shape-to-text:t">
                    <w:txbxContent>
                      <w:p w14:paraId="3656EF4F" w14:textId="77777777" w:rsidR="00E95776" w:rsidRDefault="007E6509">
                        <w:pPr>
                          <w:rPr>
                            <w:ins w:id="263" w:author="Arthur Souza Rodrigues" w:date="2026-07-10T21:47:00Z" w16du:dateUtc="2026-07-11T01:47:00Z"/>
                          </w:rPr>
                        </w:pPr>
                        <w:ins w:id="264" w:author="Arthur Souza Rodrigues" w:date="2026-07-10T21:47:00Z" w16du:dateUtc="2026-07-11T01:47:00Z">
                          <w:r>
                            <w:t>Here is a text box.</w:t>
                          </w:r>
                        </w:ins>
                      </w:p>
                    </w:txbxContent>
                  </v:textbox>
                  <w10:wrap type="square"/>
                </v:shape>
              </w:pict>
            </mc:Fallback>
          </mc:AlternateContent>
        </w:r>
      </w:ins>
    </w:p>
    <w:bookmarkStart w:id="265" w:name="_MON_1476039688"/>
    <w:bookmarkEnd w:id="265"/>
    <w:p w14:paraId="67B2E23C" w14:textId="77777777" w:rsidR="0018060C" w:rsidRPr="00EB684A" w:rsidRDefault="00840F66" w:rsidP="00EB684A">
      <w:pPr>
        <w:rPr>
          <w:ins w:id="266" w:author="Arthur Souza Rodrigues" w:date="2026-07-10T21:47:00Z" w16du:dateUtc="2026-07-11T01:47:00Z"/>
        </w:rPr>
      </w:pPr>
      <w:ins w:id="267" w:author="Arthur Souza Rodrigues" w:date="2026-07-10T21:47:00Z" w16du:dateUtc="2026-07-11T01:47:00Z">
        <w:r>
          <w:rPr>
            <w:noProof/>
          </w:rPr>
          <w:object w:dxaOrig="7241" w:dyaOrig="2928" w14:anchorId="3F179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5225585" r:id="rId19"/>
          </w:object>
        </w:r>
      </w:ins>
    </w:p>
    <w:p w14:paraId="549DFD06" w14:textId="77777777" w:rsidR="00E95776" w:rsidRDefault="007E6509" w:rsidP="00ED7F78">
      <w:pPr>
        <w:pStyle w:val="Heading1"/>
        <w:rPr>
          <w:ins w:id="268" w:author="Arthur Souza Rodrigues" w:date="2026-07-10T21:47:00Z" w16du:dateUtc="2026-07-11T01:47:00Z"/>
        </w:rPr>
      </w:pPr>
      <w:ins w:id="269" w:author="Arthur Souza Rodrigues" w:date="2026-07-10T21:47:00Z" w16du:dateUtc="2026-07-11T01:47:00Z">
        <w:r>
          <w:lastRenderedPageBreak/>
          <w:t>Heading1</w:t>
        </w:r>
      </w:ins>
    </w:p>
    <w:p w14:paraId="4C00B83B" w14:textId="77777777" w:rsidR="00E95776" w:rsidRDefault="007E6509">
      <w:pPr>
        <w:rPr>
          <w:ins w:id="270" w:author="Arthur Souza Rodrigues" w:date="2026-07-10T21:47:00Z" w16du:dateUtc="2026-07-11T01:47:00Z"/>
        </w:rPr>
      </w:pPr>
      <w:ins w:id="271"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w:t>
        </w:r>
      </w:ins>
    </w:p>
    <w:p w14:paraId="52A87C3C" w14:textId="77777777" w:rsidR="00E95776" w:rsidRDefault="007E6509">
      <w:pPr>
        <w:rPr>
          <w:ins w:id="272" w:author="Arthur Souza Rodrigues" w:date="2026-07-10T21:47:00Z" w16du:dateUtc="2026-07-11T01:47:00Z"/>
        </w:rPr>
      </w:pPr>
      <w:ins w:id="273" w:author="Arthur Souza Rodrigues" w:date="2026-07-10T21:47:00Z" w16du:dateUtc="2026-07-11T01:47: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4B2EA9B" w14:textId="77777777" w:rsidR="00E95776" w:rsidRDefault="007E6509" w:rsidP="00ED7F78">
      <w:pPr>
        <w:pStyle w:val="Heading2"/>
        <w:rPr>
          <w:ins w:id="274" w:author="Arthur Souza Rodrigues" w:date="2026-07-10T21:47:00Z" w16du:dateUtc="2026-07-11T01:47:00Z"/>
        </w:rPr>
      </w:pPr>
      <w:ins w:id="275" w:author="Arthur Souza Rodrigues" w:date="2026-07-10T21:47:00Z" w16du:dateUtc="2026-07-11T01:47:00Z">
        <w:r>
          <w:t>Heading 2</w:t>
        </w:r>
      </w:ins>
    </w:p>
    <w:p w14:paraId="7EDF09DB" w14:textId="77777777" w:rsidR="00E95776" w:rsidRDefault="007E6509">
      <w:pPr>
        <w:rPr>
          <w:ins w:id="276" w:author="Arthur Souza Rodrigues" w:date="2026-07-10T21:47:00Z" w16du:dateUtc="2026-07-11T01:47:00Z"/>
        </w:rPr>
      </w:pPr>
      <w:ins w:id="277" w:author="Arthur Souza Rodrigues" w:date="2026-07-10T21:47:00Z" w16du:dateUtc="2026-07-11T01:47:00Z">
        <w:r>
          <w:t>Themes and styles also help keep your document coordinated. When you click Design and choose a new Theme, the pictures, charts, and SmartArt graphics change to match your new theme. When you apply styles, your headings change to match the new theme.</w:t>
        </w:r>
      </w:ins>
    </w:p>
    <w:p w14:paraId="4D8A16AF" w14:textId="77777777" w:rsidR="00E95776" w:rsidRDefault="007E6509">
      <w:pPr>
        <w:rPr>
          <w:ins w:id="278" w:author="Arthur Souza Rodrigues" w:date="2026-07-10T21:47:00Z" w16du:dateUtc="2026-07-11T01:47:00Z"/>
        </w:rPr>
      </w:pPr>
      <w:ins w:id="279" w:author="Arthur Souza Rodrigues" w:date="2026-07-10T21:47:00Z" w16du:dateUtc="2026-07-11T01:47: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ins>
    </w:p>
    <w:p w14:paraId="459528CA" w14:textId="77777777" w:rsidR="0018060C" w:rsidRDefault="007E6509">
      <w:pPr>
        <w:rPr>
          <w:ins w:id="280" w:author="Arthur Souza Rodrigues" w:date="2026-07-10T21:47:00Z" w16du:dateUtc="2026-07-11T01:47:00Z"/>
        </w:rPr>
      </w:pPr>
      <w:ins w:id="281" w:author="Arthur Souza Rodrigues" w:date="2026-07-10T21:47:00Z" w16du:dateUtc="2026-07-11T01:47:00Z">
        <w:r>
          <w:t>Reading is easier, too, in the new Reading view. You can collapse parts of the document and focus on the text you want. If you need to stop reading before you reach the end, Word remembers where you left off - even on another device.</w:t>
        </w:r>
      </w:ins>
    </w:p>
    <w:p w14:paraId="064AB8D5" w14:textId="77777777" w:rsidR="00E95776" w:rsidRDefault="00E95776">
      <w:pPr>
        <w:rPr>
          <w:ins w:id="282" w:author="Arthur Souza Rodrigues" w:date="2026-07-10T21:47:00Z" w16du:dateUtc="2026-07-11T01:47:00Z"/>
        </w:rPr>
      </w:pPr>
    </w:p>
    <w:p w14:paraId="7BA188FC" w14:textId="77777777" w:rsidR="00E95776" w:rsidRDefault="007E6509">
      <w:pPr>
        <w:pStyle w:val="TOCHeading"/>
        <w:rPr>
          <w:ins w:id="283" w:author="Arthur Souza Rodrigues" w:date="2026-07-10T21:47:00Z" w16du:dateUtc="2026-07-11T01:47:00Z"/>
        </w:rPr>
      </w:pPr>
      <w:ins w:id="284" w:author="Arthur Souza Rodrigues" w:date="2026-07-10T21:47:00Z" w16du:dateUtc="2026-07-11T01:47:00Z">
        <w:r>
          <w:t>Contents</w:t>
        </w:r>
      </w:ins>
    </w:p>
    <w:p w14:paraId="7F1121EE" w14:textId="77777777" w:rsidR="00E95776" w:rsidRDefault="007E6509">
      <w:pPr>
        <w:pStyle w:val="TOC1"/>
        <w:tabs>
          <w:tab w:val="right" w:leader="dot" w:pos="9350"/>
        </w:tabs>
        <w:rPr>
          <w:ins w:id="285" w:author="Arthur Souza Rodrigues" w:date="2026-07-10T21:47:00Z" w16du:dateUtc="2026-07-11T01:47:00Z"/>
          <w:noProof/>
        </w:rPr>
      </w:pPr>
      <w:ins w:id="286" w:author="Arthur Souza Rodrigues" w:date="2026-07-10T21:47:00Z" w16du:dateUtc="2026-07-11T01:47:00Z">
        <w:r>
          <w:fldChar w:fldCharType="begin"/>
        </w:r>
        <w:r>
          <w:instrText xml:space="preserve"> TOC \o "1-3" \h \z \u </w:instrText>
        </w:r>
        <w:r>
          <w:fldChar w:fldCharType="separate"/>
        </w:r>
        <w:r>
          <w:fldChar w:fldCharType="begin"/>
        </w:r>
        <w:r>
          <w:instrText>HYPERLINK \l "_Toc402299822"</w:instrText>
        </w:r>
        <w:r>
          <w:fldChar w:fldCharType="separate"/>
        </w:r>
        <w:r w:rsidRPr="000E030A">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r>
          <w:fldChar w:fldCharType="end"/>
        </w:r>
      </w:ins>
    </w:p>
    <w:p w14:paraId="4F4FA75D" w14:textId="77777777" w:rsidR="00E95776" w:rsidRDefault="007E6509">
      <w:pPr>
        <w:pStyle w:val="TOC2"/>
        <w:tabs>
          <w:tab w:val="right" w:leader="dot" w:pos="9350"/>
        </w:tabs>
        <w:rPr>
          <w:ins w:id="287" w:author="Arthur Souza Rodrigues" w:date="2026-07-10T21:47:00Z" w16du:dateUtc="2026-07-11T01:47:00Z"/>
          <w:noProof/>
        </w:rPr>
      </w:pPr>
      <w:ins w:id="288" w:author="Arthur Souza Rodrigues" w:date="2026-07-10T21:47:00Z" w16du:dateUtc="2026-07-11T01:47:00Z">
        <w:r>
          <w:fldChar w:fldCharType="begin"/>
        </w:r>
        <w:r>
          <w:instrText>HYPERLINK \l "_Toc402299823"</w:instrText>
        </w:r>
        <w:r>
          <w:fldChar w:fldCharType="separate"/>
        </w:r>
        <w:r w:rsidRPr="000E030A">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r>
          <w:fldChar w:fldCharType="end"/>
        </w:r>
      </w:ins>
    </w:p>
    <w:p w14:paraId="3DD47706" w14:textId="77777777" w:rsidR="00E95776" w:rsidRDefault="007E6509">
      <w:pPr>
        <w:pStyle w:val="TOC1"/>
        <w:tabs>
          <w:tab w:val="right" w:leader="dot" w:pos="9350"/>
        </w:tabs>
        <w:rPr>
          <w:ins w:id="289" w:author="Arthur Souza Rodrigues" w:date="2026-07-10T21:47:00Z" w16du:dateUtc="2026-07-11T01:47:00Z"/>
          <w:noProof/>
        </w:rPr>
      </w:pPr>
      <w:ins w:id="290" w:author="Arthur Souza Rodrigues" w:date="2026-07-10T21:47:00Z" w16du:dateUtc="2026-07-11T01:47:00Z">
        <w:r>
          <w:fldChar w:fldCharType="begin"/>
        </w:r>
        <w:r>
          <w:instrText>HYPERLINK \l "_Toc402299824"</w:instrText>
        </w:r>
        <w:r>
          <w:fldChar w:fldCharType="separate"/>
        </w:r>
        <w:r w:rsidRPr="000E030A">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r>
          <w:fldChar w:fldCharType="end"/>
        </w:r>
      </w:ins>
    </w:p>
    <w:p w14:paraId="1AE6EBA9" w14:textId="77777777" w:rsidR="00E95776" w:rsidRDefault="007E6509">
      <w:pPr>
        <w:pStyle w:val="TOC2"/>
        <w:tabs>
          <w:tab w:val="right" w:leader="dot" w:pos="9350"/>
        </w:tabs>
        <w:rPr>
          <w:ins w:id="291" w:author="Arthur Souza Rodrigues" w:date="2026-07-10T21:47:00Z" w16du:dateUtc="2026-07-11T01:47:00Z"/>
          <w:noProof/>
        </w:rPr>
      </w:pPr>
      <w:ins w:id="292" w:author="Arthur Souza Rodrigues" w:date="2026-07-10T21:47:00Z" w16du:dateUtc="2026-07-11T01:47:00Z">
        <w:r>
          <w:fldChar w:fldCharType="begin"/>
        </w:r>
        <w:r>
          <w:instrText>HYPERLINK \l "_Toc402299825"</w:instrText>
        </w:r>
        <w:r>
          <w:fldChar w:fldCharType="separate"/>
        </w:r>
        <w:r w:rsidRPr="000E030A">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r>
          <w:fldChar w:fldCharType="end"/>
        </w:r>
      </w:ins>
    </w:p>
    <w:p w14:paraId="27EB7B00" w14:textId="77777777" w:rsidR="00E95776" w:rsidRDefault="007E6509">
      <w:pPr>
        <w:rPr>
          <w:ins w:id="293" w:author="Arthur Souza Rodrigues" w:date="2026-07-10T21:47:00Z" w16du:dateUtc="2026-07-11T01:47:00Z"/>
        </w:rPr>
      </w:pPr>
      <w:ins w:id="294" w:author="Arthur Souza Rodrigues" w:date="2026-07-10T21:47:00Z" w16du:dateUtc="2026-07-11T01:47:00Z">
        <w:r>
          <w:rPr>
            <w:b/>
            <w:bCs/>
            <w:noProof/>
          </w:rPr>
          <w:fldChar w:fldCharType="end"/>
        </w:r>
      </w:ins>
    </w:p>
    <w:p w14:paraId="0FDA8938" w14:textId="77777777" w:rsidR="00E95776" w:rsidRDefault="00E95776">
      <w:pPr>
        <w:rPr>
          <w:ins w:id="295" w:author="Arthur Souza Rodrigues" w:date="2026-07-10T21:47:00Z" w16du:dateUtc="2026-07-11T01:47:00Z"/>
        </w:rPr>
      </w:pPr>
    </w:p>
    <w:p w14:paraId="4DCED121" w14:textId="77777777" w:rsidR="00E95776" w:rsidRDefault="00E95776">
      <w:pPr>
        <w:rPr>
          <w:ins w:id="296" w:author="Arthur Souza Rodrigues" w:date="2026-07-10T21:47:00Z" w16du:dateUtc="2026-07-11T01:47:00Z"/>
        </w:rPr>
      </w:pPr>
    </w:p>
    <w:p w14:paraId="1239CA24" w14:textId="77777777" w:rsidR="00E95776" w:rsidRDefault="00E95776">
      <w:pPr>
        <w:rPr>
          <w:ins w:id="297" w:author="Arthur Souza Rodrigues" w:date="2026-07-10T21:47:00Z" w16du:dateUtc="2026-07-11T01:47:00Z"/>
        </w:rPr>
      </w:pPr>
    </w:p>
    <w:p w14:paraId="4E0C70D0" w14:textId="77777777" w:rsidR="00E95776" w:rsidRDefault="007E6509" w:rsidP="005E4538">
      <w:pPr>
        <w:pStyle w:val="Heading1"/>
        <w:rPr>
          <w:ins w:id="298" w:author="Arthur Souza Rodrigues" w:date="2026-07-10T21:47:00Z" w16du:dateUtc="2026-07-11T01:47:00Z"/>
        </w:rPr>
      </w:pPr>
      <w:bookmarkStart w:id="299" w:name="_Toc402299822"/>
      <w:ins w:id="300" w:author="Arthur Souza Rodrigues" w:date="2026-07-10T21:47:00Z" w16du:dateUtc="2026-07-11T01:47:00Z">
        <w:r>
          <w:t>Heading 1</w:t>
        </w:r>
        <w:bookmarkEnd w:id="299"/>
      </w:ins>
    </w:p>
    <w:p w14:paraId="4E50BC12" w14:textId="77777777" w:rsidR="00E95776" w:rsidRDefault="007E6509" w:rsidP="005E4538">
      <w:pPr>
        <w:pStyle w:val="Heading2"/>
        <w:rPr>
          <w:ins w:id="301" w:author="Arthur Souza Rodrigues" w:date="2026-07-10T21:47:00Z" w16du:dateUtc="2026-07-11T01:47:00Z"/>
        </w:rPr>
      </w:pPr>
      <w:bookmarkStart w:id="302" w:name="_Toc402299823"/>
      <w:ins w:id="303" w:author="Arthur Souza Rodrigues" w:date="2026-07-10T21:47:00Z" w16du:dateUtc="2026-07-11T01:47:00Z">
        <w:r>
          <w:t>Heading 2</w:t>
        </w:r>
        <w:bookmarkEnd w:id="302"/>
      </w:ins>
    </w:p>
    <w:p w14:paraId="0A4BD695" w14:textId="77777777" w:rsidR="00E95776" w:rsidRDefault="007E6509" w:rsidP="005E4538">
      <w:pPr>
        <w:pStyle w:val="Heading1"/>
        <w:rPr>
          <w:ins w:id="304" w:author="Arthur Souza Rodrigues" w:date="2026-07-10T21:47:00Z" w16du:dateUtc="2026-07-11T01:47:00Z"/>
        </w:rPr>
      </w:pPr>
      <w:bookmarkStart w:id="305" w:name="_Toc402299824"/>
      <w:ins w:id="306" w:author="Arthur Souza Rodrigues" w:date="2026-07-10T21:47:00Z" w16du:dateUtc="2026-07-11T01:47:00Z">
        <w:r>
          <w:t>Heading 1 again</w:t>
        </w:r>
        <w:bookmarkEnd w:id="305"/>
      </w:ins>
    </w:p>
    <w:p w14:paraId="1A73D604" w14:textId="77777777" w:rsidR="00E95776" w:rsidRDefault="007E6509" w:rsidP="005E4538">
      <w:pPr>
        <w:pStyle w:val="Heading2"/>
        <w:rPr>
          <w:ins w:id="307" w:author="Arthur Souza Rodrigues" w:date="2026-07-10T21:47:00Z" w16du:dateUtc="2026-07-11T01:47:00Z"/>
        </w:rPr>
      </w:pPr>
      <w:bookmarkStart w:id="308" w:name="_Toc402299825"/>
      <w:ins w:id="309" w:author="Arthur Souza Rodrigues" w:date="2026-07-10T21:47:00Z" w16du:dateUtc="2026-07-11T01:47:00Z">
        <w:r>
          <w:t>Heading 2 again</w:t>
        </w:r>
        <w:bookmarkEnd w:id="308"/>
      </w:ins>
    </w:p>
    <w:p w14:paraId="68E620A8" w14:textId="77777777" w:rsidR="00E95776" w:rsidRDefault="00E95776">
      <w:pPr>
        <w:rPr>
          <w:ins w:id="310" w:author="Arthur Souza Rodrigues" w:date="2026-07-10T21:47:00Z" w16du:dateUtc="2026-07-11T01:47:00Z"/>
        </w:rPr>
      </w:pPr>
    </w:p>
    <w:p w14:paraId="5F7FB8A0" w14:textId="77777777" w:rsidR="0018060C" w:rsidRDefault="007E6509">
      <w:pPr>
        <w:rPr>
          <w:ins w:id="311" w:author="Arthur Souza Rodrigues" w:date="2026-07-10T21:47:00Z" w16du:dateUtc="2026-07-11T01:47:00Z"/>
        </w:rPr>
      </w:pPr>
      <w:ins w:id="312" w:author="Arthur Souza Rodrigues" w:date="2026-07-10T21:47:00Z" w16du:dateUtc="2026-07-11T01:47:00Z">
        <w:r>
          <w:rPr>
            <w:noProof/>
          </w:rPr>
          <w:lastRenderedPageBreak/>
          <w:drawing>
            <wp:inline distT="0" distB="0" distL="0" distR="0" wp14:anchorId="2BDEF569" wp14:editId="2379780A">
              <wp:extent cx="5943600" cy="46189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ins>
    </w:p>
    <w:p w14:paraId="41DACC09" w14:textId="77777777" w:rsidR="0018060C" w:rsidRDefault="007E6509">
      <w:pPr>
        <w:rPr>
          <w:ins w:id="313" w:author="Arthur Souza Rodrigues" w:date="2026-07-10T21:47:00Z" w16du:dateUtc="2026-07-11T01:47:00Z"/>
        </w:rPr>
      </w:pPr>
      <w:ins w:id="314" w:author="Arthur Souza Rodrigues" w:date="2026-07-10T21:47:00Z" w16du:dateUtc="2026-07-11T01:47:00Z">
        <w:r>
          <w:t>This is a section that is in landscape mode.</w:t>
        </w:r>
      </w:ins>
    </w:p>
    <w:p w14:paraId="01D23D0E" w14:textId="77777777" w:rsidR="00E95776" w:rsidRDefault="00E95776">
      <w:pPr>
        <w:rPr>
          <w:ins w:id="315" w:author="Arthur Souza Rodrigues" w:date="2026-07-10T21:47:00Z" w16du:dateUtc="2026-07-11T01:47:00Z"/>
        </w:rPr>
        <w:sectPr w:rsidR="00E95776"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E95776" w:rsidRDefault="007E6509">
      <w:pPr>
        <w:rPr>
          <w:ins w:id="316" w:author="Arthur Souza Rodrigues" w:date="2026-07-10T21:47:00Z" w16du:dateUtc="2026-07-11T01:47:00Z"/>
        </w:rPr>
        <w:sectPr w:rsidR="00E95776"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ins w:id="317" w:author="Arthur Souza Rodrigues" w:date="2026-07-10T21:47:00Z" w16du:dateUtc="2026-07-11T01:47:00Z">
        <w:r>
          <w:lastRenderedPageBreak/>
          <w:t>This is in the following section.</w:t>
        </w:r>
      </w:ins>
    </w:p>
    <w:p w14:paraId="49F6A636" w14:textId="77777777" w:rsidR="00E95776" w:rsidRDefault="007E6509" w:rsidP="006770F0">
      <w:pPr>
        <w:jc w:val="right"/>
        <w:rPr>
          <w:ins w:id="318" w:author="Arthur Souza Rodrigues" w:date="2026-07-10T21:47:00Z" w16du:dateUtc="2026-07-11T01:47:00Z"/>
        </w:rPr>
      </w:pPr>
      <w:ins w:id="319" w:author="Arthur Souza Rodrigues" w:date="2026-07-10T21:47:00Z" w16du:dateUtc="2026-07-11T01:47:00Z">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16533D5C" w14:textId="77777777" w:rsidR="00E95776" w:rsidRDefault="007E6509">
      <w:pPr>
        <w:rPr>
          <w:ins w:id="320" w:author="Arthur Souza Rodrigues" w:date="2026-07-10T21:47:00Z" w16du:dateUtc="2026-07-11T01:47:00Z"/>
        </w:rPr>
      </w:pPr>
      <w:ins w:id="321" w:author="Arthur Souza Rodrigues" w:date="2026-07-10T21:47:00Z" w16du:dateUtc="2026-07-11T01:47:00Z">
        <w:r>
          <w:t xml:space="preserve">Video provides a </w:t>
        </w:r>
        <w:r>
          <w:rPr>
            <w:rStyle w:val="FootnoteReference"/>
          </w:rPr>
          <w:footnoteReference w:id="1"/>
        </w:r>
        <w:r>
          <w:t>powerful way to help you prove your point.</w:t>
        </w:r>
      </w:ins>
    </w:p>
    <w:p w14:paraId="1265C0CD" w14:textId="77777777" w:rsidR="00E95776" w:rsidRPr="00375D24" w:rsidRDefault="007E6509">
      <w:pPr>
        <w:rPr>
          <w:ins w:id="323" w:author="Arthur Souza Rodrigues" w:date="2026-07-10T21:47:00Z" w16du:dateUtc="2026-07-11T01:47:00Z"/>
          <w:rFonts w:ascii="Wide Latin" w:hAnsi="Wide Latin"/>
        </w:rPr>
      </w:pPr>
      <w:ins w:id="324" w:author="Arthur Souza Rodrigues" w:date="2026-07-10T21:47:00Z" w16du:dateUtc="2026-07-11T01:47:00Z">
        <w:r w:rsidRPr="00375D24">
          <w:rPr>
            <w:rFonts w:ascii="Wide Latin" w:hAnsi="Wide Latin"/>
          </w:rPr>
          <w:t>Video provides a powerful way to help you prove your point.</w:t>
        </w:r>
      </w:ins>
    </w:p>
    <w:p w14:paraId="64A22BCC" w14:textId="77777777" w:rsidR="00E95776" w:rsidRPr="00375D24" w:rsidRDefault="007E6509">
      <w:pPr>
        <w:rPr>
          <w:ins w:id="325" w:author="Arthur Souza Rodrigues" w:date="2026-07-10T21:47:00Z" w16du:dateUtc="2026-07-11T01:47:00Z"/>
          <w:rFonts w:ascii="Times New Roman" w:hAnsi="Times New Roman"/>
          <w:sz w:val="40"/>
        </w:rPr>
      </w:pPr>
      <w:ins w:id="326" w:author="Arthur Souza Rodrigues" w:date="2026-07-10T21:47:00Z" w16du:dateUtc="2026-07-11T01:47:00Z">
        <w:r w:rsidRPr="00375D24">
          <w:rPr>
            <w:rFonts w:ascii="Times New Roman" w:hAnsi="Times New Roman"/>
            <w:sz w:val="40"/>
          </w:rPr>
          <w:t>When you click Online Video, you can paste in the embed code for the video you want to add.</w:t>
        </w:r>
      </w:ins>
    </w:p>
    <w:p w14:paraId="3C771B35" w14:textId="77777777" w:rsidR="00E95776" w:rsidRPr="00375D24" w:rsidRDefault="007E6509">
      <w:pPr>
        <w:rPr>
          <w:ins w:id="327" w:author="Arthur Souza Rodrigues" w:date="2026-07-10T21:47:00Z" w16du:dateUtc="2026-07-11T01:47:00Z"/>
          <w:rFonts w:ascii="Consolas" w:hAnsi="Consolas" w:cs="Consolas"/>
          <w:sz w:val="12"/>
        </w:rPr>
      </w:pPr>
      <w:ins w:id="328" w:author="Arthur Souza Rodrigues" w:date="2026-07-10T21:47:00Z" w16du:dateUtc="2026-07-11T01:47:00Z">
        <w:r w:rsidRPr="00375D24">
          <w:rPr>
            <w:rFonts w:ascii="Consolas" w:hAnsi="Consolas" w:cs="Consolas"/>
            <w:sz w:val="12"/>
          </w:rPr>
          <w:t>You can also type a keyword to search online for the video that best fits your document.</w:t>
        </w:r>
      </w:ins>
    </w:p>
    <w:p w14:paraId="405BA1E3" w14:textId="77777777" w:rsidR="00E95776" w:rsidRPr="00FD5E0B" w:rsidRDefault="007E6509">
      <w:pPr>
        <w:rPr>
          <w:ins w:id="329" w:author="Arthur Souza Rodrigues" w:date="2026-07-10T21:47:00Z" w16du:dateUtc="2026-07-11T01:47: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ins w:id="330" w:author="Arthur Souza Rodrigues" w:date="2026-07-10T21:47:00Z" w16du:dateUtc="2026-07-11T01:47:00Z">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ins>
    </w:p>
    <w:p w14:paraId="165E4EF2" w14:textId="77777777" w:rsidR="00E95776" w:rsidRPr="00FD5E0B" w:rsidRDefault="007E6509">
      <w:pPr>
        <w:rPr>
          <w:ins w:id="331" w:author="Arthur Souza Rodrigues" w:date="2026-07-10T21:47:00Z" w16du:dateUtc="2026-07-11T01:47: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ins w:id="332" w:author="Arthur Souza Rodrigues" w:date="2026-07-10T21:47:00Z" w16du:dateUtc="2026-07-11T01:47:00Z">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ins>
    </w:p>
    <w:p w14:paraId="3B074659" w14:textId="77777777" w:rsidR="00E95776" w:rsidRPr="00FD5E0B" w:rsidRDefault="007E6509">
      <w:pPr>
        <w:rPr>
          <w:ins w:id="333" w:author="Arthur Souza Rodrigues" w:date="2026-07-10T21:47:00Z" w16du:dateUtc="2026-07-11T01:47:00Z"/>
          <w:b/>
          <w:color w:val="F6C5AC" w:themeColor="accent2" w:themeTint="66"/>
          <w14:textOutline w14:w="11112" w14:cap="flat" w14:cmpd="sng" w14:algn="ctr">
            <w14:solidFill>
              <w14:schemeClr w14:val="accent2"/>
            </w14:solidFill>
            <w14:prstDash w14:val="solid"/>
            <w14:round/>
          </w14:textOutline>
        </w:rPr>
      </w:pPr>
      <w:ins w:id="334" w:author="Arthur Souza Rodrigues" w:date="2026-07-10T21:47:00Z" w16du:dateUtc="2026-07-11T01:47:00Z">
        <w:r w:rsidRPr="00FD5E0B">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ins>
    </w:p>
    <w:p w14:paraId="21229329" w14:textId="77777777" w:rsidR="00E95776" w:rsidRDefault="007E6509">
      <w:pPr>
        <w:rPr>
          <w:ins w:id="335" w:author="Arthur Souza Rodrigues" w:date="2026-07-10T21:47:00Z" w16du:dateUtc="2026-07-11T01:47:00Z"/>
        </w:rPr>
      </w:pPr>
      <w:ins w:id="336" w:author="Arthur Souza Rodrigues" w:date="2026-07-10T21:47:00Z" w16du:dateUtc="2026-07-11T01:47:00Z">
        <w:r>
          <w:t>Following is a hyperlink.</w:t>
        </w:r>
      </w:ins>
    </w:p>
    <w:p w14:paraId="467442AB" w14:textId="77777777" w:rsidR="00E95776" w:rsidRDefault="007E6509">
      <w:pPr>
        <w:rPr>
          <w:ins w:id="337" w:author="Arthur Souza Rodrigues" w:date="2026-07-10T21:47:00Z" w16du:dateUtc="2026-07-11T01:47:00Z"/>
        </w:rPr>
      </w:pPr>
      <w:ins w:id="338" w:author="Arthur Souza Rodrigues" w:date="2026-07-10T21:47:00Z" w16du:dateUtc="2026-07-11T01:47:00Z">
        <w:r>
          <w:fldChar w:fldCharType="begin"/>
        </w:r>
        <w:r>
          <w:instrText>HYPERLINK "http://www.ericwhite.com"</w:instrText>
        </w:r>
        <w:r>
          <w:fldChar w:fldCharType="separate"/>
        </w:r>
        <w:r w:rsidRPr="005849D4">
          <w:rPr>
            <w:rStyle w:val="Hyperlink"/>
          </w:rPr>
          <w:t>EricWhite.com</w:t>
        </w:r>
        <w:r>
          <w:fldChar w:fldCharType="end"/>
        </w:r>
      </w:ins>
    </w:p>
    <w:p w14:paraId="752E6B7E" w14:textId="77777777" w:rsidR="00E95776" w:rsidRDefault="007E6509" w:rsidP="001B6543">
      <w:pPr>
        <w:pStyle w:val="ListParagraph"/>
        <w:numPr>
          <w:ilvl w:val="0"/>
          <w:numId w:val="3"/>
        </w:numPr>
        <w:rPr>
          <w:ins w:id="339" w:author="Arthur Souza Rodrigues" w:date="2026-07-10T21:47:00Z" w16du:dateUtc="2026-07-11T01:47:00Z"/>
        </w:rPr>
      </w:pPr>
      <w:ins w:id="340" w:author="Arthur Souza Rodrigues" w:date="2026-07-10T21:47:00Z" w16du:dateUtc="2026-07-11T01:47:00Z">
        <w:r>
          <w:t>Video provides a powerful way to help you prove your point.</w:t>
        </w:r>
      </w:ins>
    </w:p>
    <w:p w14:paraId="10DEA4A8" w14:textId="77777777" w:rsidR="00E95776" w:rsidRDefault="007E6509" w:rsidP="001B6543">
      <w:pPr>
        <w:pStyle w:val="ListParagraph"/>
        <w:numPr>
          <w:ilvl w:val="1"/>
          <w:numId w:val="3"/>
        </w:numPr>
        <w:rPr>
          <w:ins w:id="341" w:author="Arthur Souza Rodrigues" w:date="2026-07-10T21:47:00Z" w16du:dateUtc="2026-07-11T01:47:00Z"/>
        </w:rPr>
      </w:pPr>
      <w:ins w:id="342" w:author="Arthur Souza Rodrigues" w:date="2026-07-10T21:47:00Z" w16du:dateUtc="2026-07-11T01:47:00Z">
        <w:r>
          <w:t>When you click Online Video, you can paste in the embed code for the video you want to add.</w:t>
        </w:r>
      </w:ins>
    </w:p>
    <w:p w14:paraId="485F7974" w14:textId="77777777" w:rsidR="00E95776" w:rsidRDefault="007E6509" w:rsidP="001B6543">
      <w:pPr>
        <w:pStyle w:val="ListParagraph"/>
        <w:numPr>
          <w:ilvl w:val="1"/>
          <w:numId w:val="3"/>
        </w:numPr>
        <w:rPr>
          <w:ins w:id="343" w:author="Arthur Souza Rodrigues" w:date="2026-07-10T21:47:00Z" w16du:dateUtc="2026-07-11T01:47:00Z"/>
        </w:rPr>
      </w:pPr>
      <w:ins w:id="344" w:author="Arthur Souza Rodrigues" w:date="2026-07-10T21:47:00Z" w16du:dateUtc="2026-07-11T01:47:00Z">
        <w:r>
          <w:t>You can also type a keyword to search online for the video that best fits your document.</w:t>
        </w:r>
      </w:ins>
    </w:p>
    <w:p w14:paraId="11C3285E" w14:textId="77777777" w:rsidR="00E95776" w:rsidRDefault="007E6509" w:rsidP="001B6543">
      <w:pPr>
        <w:pStyle w:val="ListParagraph"/>
        <w:numPr>
          <w:ilvl w:val="0"/>
          <w:numId w:val="3"/>
        </w:numPr>
        <w:rPr>
          <w:ins w:id="345" w:author="Arthur Souza Rodrigues" w:date="2026-07-10T21:47:00Z" w16du:dateUtc="2026-07-11T01:47:00Z"/>
        </w:rPr>
      </w:pPr>
      <w:ins w:id="346" w:author="Arthur Souza Rodrigues" w:date="2026-07-10T21:47:00Z" w16du:dateUtc="2026-07-11T01:47:00Z">
        <w:r>
          <w:t>To make your document look professionally produced, Word provides header, footer, cover page, and text box designs that complement each other.</w:t>
        </w:r>
      </w:ins>
    </w:p>
    <w:p w14:paraId="06F04DBB" w14:textId="77777777" w:rsidR="00E95776" w:rsidRDefault="007E6509" w:rsidP="001B6543">
      <w:pPr>
        <w:pStyle w:val="ListParagraph"/>
        <w:numPr>
          <w:ilvl w:val="1"/>
          <w:numId w:val="3"/>
        </w:numPr>
        <w:rPr>
          <w:ins w:id="347" w:author="Arthur Souza Rodrigues" w:date="2026-07-10T21:47:00Z" w16du:dateUtc="2026-07-11T01:47:00Z"/>
        </w:rPr>
      </w:pPr>
      <w:ins w:id="348" w:author="Arthur Souza Rodrigues" w:date="2026-07-10T21:47:00Z" w16du:dateUtc="2026-07-11T01:47:00Z">
        <w:r>
          <w:t>For example, you can add a matching cover page, header, and sidebar.</w:t>
        </w:r>
      </w:ins>
    </w:p>
    <w:p w14:paraId="4BE2BF85" w14:textId="77777777" w:rsidR="00E95776" w:rsidRDefault="007E6509" w:rsidP="007E6A89">
      <w:pPr>
        <w:pStyle w:val="ListParagraph"/>
        <w:numPr>
          <w:ilvl w:val="0"/>
          <w:numId w:val="4"/>
        </w:numPr>
        <w:rPr>
          <w:ins w:id="349" w:author="Arthur Souza Rodrigues" w:date="2026-07-10T21:47:00Z" w16du:dateUtc="2026-07-11T01:47:00Z"/>
        </w:rPr>
      </w:pPr>
      <w:ins w:id="350" w:author="Arthur Souza Rodrigues" w:date="2026-07-10T21:47:00Z" w16du:dateUtc="2026-07-11T01:47:00Z">
        <w:r>
          <w:t>Video provides a powerful way to help you prove your point.</w:t>
        </w:r>
      </w:ins>
    </w:p>
    <w:p w14:paraId="54DA412F" w14:textId="77777777" w:rsidR="00E95776" w:rsidRDefault="007E6509" w:rsidP="007E6A89">
      <w:pPr>
        <w:pStyle w:val="ListParagraph"/>
        <w:numPr>
          <w:ilvl w:val="1"/>
          <w:numId w:val="4"/>
        </w:numPr>
        <w:rPr>
          <w:ins w:id="351" w:author="Arthur Souza Rodrigues" w:date="2026-07-10T21:47:00Z" w16du:dateUtc="2026-07-11T01:47:00Z"/>
        </w:rPr>
      </w:pPr>
      <w:ins w:id="352" w:author="Arthur Souza Rodrigues" w:date="2026-07-10T21:47:00Z" w16du:dateUtc="2026-07-11T01:47:00Z">
        <w:r>
          <w:t>When you click Online Video, you can paste in the embed code for the video you want to add.</w:t>
        </w:r>
      </w:ins>
    </w:p>
    <w:p w14:paraId="5403892E" w14:textId="77777777" w:rsidR="00E95776" w:rsidRDefault="007E6509" w:rsidP="007E6A89">
      <w:pPr>
        <w:pStyle w:val="ListParagraph"/>
        <w:numPr>
          <w:ilvl w:val="1"/>
          <w:numId w:val="4"/>
        </w:numPr>
        <w:rPr>
          <w:ins w:id="353" w:author="Arthur Souza Rodrigues" w:date="2026-07-10T21:47:00Z" w16du:dateUtc="2026-07-11T01:47:00Z"/>
        </w:rPr>
      </w:pPr>
      <w:ins w:id="354" w:author="Arthur Souza Rodrigues" w:date="2026-07-10T21:47:00Z" w16du:dateUtc="2026-07-11T01:47:00Z">
        <w:r>
          <w:t>You can also type a keyword to search online for the video that best fits your document.</w:t>
        </w:r>
      </w:ins>
    </w:p>
    <w:p w14:paraId="26B29323" w14:textId="77777777" w:rsidR="00E95776" w:rsidRDefault="007E6509" w:rsidP="007E6A89">
      <w:pPr>
        <w:pStyle w:val="ListParagraph"/>
        <w:numPr>
          <w:ilvl w:val="1"/>
          <w:numId w:val="4"/>
        </w:numPr>
        <w:rPr>
          <w:ins w:id="355" w:author="Arthur Souza Rodrigues" w:date="2026-07-10T21:47:00Z" w16du:dateUtc="2026-07-11T01:47:00Z"/>
        </w:rPr>
      </w:pPr>
      <w:ins w:id="356" w:author="Arthur Souza Rodrigues" w:date="2026-07-10T21:47:00Z" w16du:dateUtc="2026-07-11T01:47:00Z">
        <w:r>
          <w:lastRenderedPageBreak/>
          <w:t>To make your document look professionally produced, Word provides header, footer, cover page, and text box designs that complement each other.</w:t>
        </w:r>
      </w:ins>
    </w:p>
    <w:p w14:paraId="2BC36EFF" w14:textId="77777777" w:rsidR="00E95776" w:rsidRDefault="007E6509" w:rsidP="007E6A89">
      <w:pPr>
        <w:pStyle w:val="ListParagraph"/>
        <w:numPr>
          <w:ilvl w:val="0"/>
          <w:numId w:val="4"/>
        </w:numPr>
        <w:rPr>
          <w:ins w:id="357" w:author="Arthur Souza Rodrigues" w:date="2026-07-10T21:47:00Z" w16du:dateUtc="2026-07-11T01:47:00Z"/>
        </w:rPr>
      </w:pPr>
      <w:ins w:id="358" w:author="Arthur Souza Rodrigues" w:date="2026-07-10T21:47:00Z" w16du:dateUtc="2026-07-11T01:47:00Z">
        <w:r>
          <w:t>For example, you can add a matching cover page, header, and sidebar.</w:t>
        </w:r>
      </w:ins>
    </w:p>
    <w:p w14:paraId="0385F8D8" w14:textId="77777777" w:rsidR="00E95776" w:rsidRDefault="007E6509" w:rsidP="007E6A89">
      <w:pPr>
        <w:pStyle w:val="ListParagraph"/>
        <w:numPr>
          <w:ilvl w:val="1"/>
          <w:numId w:val="4"/>
        </w:numPr>
        <w:rPr>
          <w:ins w:id="359" w:author="Arthur Souza Rodrigues" w:date="2026-07-10T21:47:00Z" w16du:dateUtc="2026-07-11T01:47:00Z"/>
        </w:rPr>
      </w:pPr>
      <w:ins w:id="360" w:author="Arthur Souza Rodrigues" w:date="2026-07-10T21:47:00Z" w16du:dateUtc="2026-07-11T01:47:00Z">
        <w:r>
          <w:t>Click Insert and then choose the elements you want from the different galleries.</w:t>
        </w:r>
      </w:ins>
    </w:p>
    <w:p w14:paraId="45A81F88" w14:textId="77777777" w:rsidR="00E95776" w:rsidRDefault="007E6509" w:rsidP="007E6A89">
      <w:pPr>
        <w:pStyle w:val="ListParagraph"/>
        <w:numPr>
          <w:ilvl w:val="1"/>
          <w:numId w:val="4"/>
        </w:numPr>
        <w:rPr>
          <w:ins w:id="361" w:author="Arthur Souza Rodrigues" w:date="2026-07-10T21:47:00Z" w16du:dateUtc="2026-07-11T01:47:00Z"/>
        </w:rPr>
      </w:pPr>
      <w:ins w:id="362" w:author="Arthur Souza Rodrigues" w:date="2026-07-10T21:47:00Z" w16du:dateUtc="2026-07-11T01:47:00Z">
        <w:r>
          <w:t>Themes and styles also help keep your document coordinated.</w:t>
        </w:r>
      </w:ins>
    </w:p>
    <w:p w14:paraId="5DCE6C90" w14:textId="77777777" w:rsidR="00E95776" w:rsidRDefault="007E6509" w:rsidP="007E6A89">
      <w:pPr>
        <w:pStyle w:val="ListParagraph"/>
        <w:numPr>
          <w:ilvl w:val="0"/>
          <w:numId w:val="4"/>
        </w:numPr>
        <w:rPr>
          <w:ins w:id="363" w:author="Arthur Souza Rodrigues" w:date="2026-07-10T21:47:00Z" w16du:dateUtc="2026-07-11T01:47:00Z"/>
        </w:rPr>
      </w:pPr>
      <w:ins w:id="364" w:author="Arthur Souza Rodrigues" w:date="2026-07-10T21:47:00Z" w16du:dateUtc="2026-07-11T01:47:00Z">
        <w:r>
          <w:t>When you click Design and choose a new Theme, the pictures, charts, and SmartArt graphics change to match your new theme.</w:t>
        </w:r>
      </w:ins>
    </w:p>
    <w:p w14:paraId="5327A714" w14:textId="77777777" w:rsidR="00E95776" w:rsidRDefault="007E6509" w:rsidP="007E6A89">
      <w:pPr>
        <w:pStyle w:val="ListParagraph"/>
        <w:numPr>
          <w:ilvl w:val="1"/>
          <w:numId w:val="4"/>
        </w:numPr>
        <w:rPr>
          <w:ins w:id="365" w:author="Arthur Souza Rodrigues" w:date="2026-07-10T21:47:00Z" w16du:dateUtc="2026-07-11T01:47:00Z"/>
        </w:rPr>
      </w:pPr>
      <w:ins w:id="366" w:author="Arthur Souza Rodrigues" w:date="2026-07-10T21:47:00Z" w16du:dateUtc="2026-07-11T01:47:00Z">
        <w:r>
          <w:t>When you apply styles, your headings change to match the new theme.</w:t>
        </w:r>
      </w:ins>
    </w:p>
    <w:p w14:paraId="33419125" w14:textId="77777777" w:rsidR="00AD20E4" w:rsidRDefault="007E6509" w:rsidP="007E6A89">
      <w:pPr>
        <w:pStyle w:val="ListParagraph"/>
        <w:numPr>
          <w:ilvl w:val="1"/>
          <w:numId w:val="4"/>
        </w:numPr>
        <w:rPr>
          <w:ins w:id="367" w:author="Arthur Souza Rodrigues" w:date="2026-07-10T21:47:00Z" w16du:dateUtc="2026-07-11T01:47:00Z"/>
        </w:rPr>
      </w:pPr>
      <w:ins w:id="368" w:author="Arthur Souza Rodrigues" w:date="2026-07-10T21:47:00Z" w16du:dateUtc="2026-07-11T01:47:00Z">
        <w:r>
          <w:t>Save time in Word with new buttons that show up where you need them.</w:t>
        </w:r>
      </w:ins>
    </w:p>
    <w:p w14:paraId="7569FAFA" w14:textId="77777777" w:rsidR="00E95776" w:rsidRDefault="00E95776">
      <w:pPr>
        <w:rPr>
          <w:ins w:id="369" w:author="Arthur Souza Rodrigues" w:date="2026-07-10T21:47:00Z" w16du:dateUtc="2026-07-11T01:47:00Z"/>
        </w:rPr>
      </w:pPr>
    </w:p>
    <w:p w14:paraId="7DCE2E0C" w14:textId="1E49DD05" w:rsidR="00E95776" w:rsidRDefault="007E6509">
      <w:pPr>
        <w:rPr>
          <w:ins w:id="370" w:author="Arthur Souza Rodrigues" w:date="2026-07-10T21:47:00Z" w16du:dateUtc="2026-07-11T01:47:00Z"/>
        </w:rPr>
      </w:pPr>
      <w:ins w:id="371" w:author="Arthur Souza Rodrigues" w:date="2026-07-10T21:47:00Z" w16du:dateUtc="2026-07-11T01:47:00Z">
        <w:r w:rsidRPr="008F32D2">
          <w:rPr>
            <w:b/>
            <w:i/>
            <w:highlight w:val="yellow"/>
            <w:u w:val="single"/>
          </w:rPr>
          <w:t>Video provides a powerful way to help you prove your point.</w:t>
        </w:r>
        <w:r>
          <w:t xml:space="preserve"> When you click Online Video, you can paste. You can also type a keyword to search online for the video that best fits your document.</w:t>
        </w:r>
      </w:ins>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72"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E95776" w:rsidRDefault="007E6509">
            <w:pPr>
              <w:rPr>
                <w:ins w:id="373" w:author="Arthur Souza Rodrigues" w:date="2026-07-10T21:47:00Z" w16du:dateUtc="2026-07-11T01:47:00Z"/>
              </w:rPr>
            </w:pPr>
            <w:ins w:id="374" w:author="Arthur Souza Rodrigues" w:date="2026-07-10T21:47:00Z" w16du:dateUtc="2026-07-11T01:47:00Z">
              <w:r>
                <w:rPr>
                  <w:noProof/>
                </w:rPr>
                <w:t>Lorem ipsum dolor sit amet</w:t>
              </w:r>
            </w:ins>
          </w:p>
        </w:tc>
        <w:tc>
          <w:tcPr>
            <w:tcW w:w="3117" w:type="dxa"/>
          </w:tcPr>
          <w:p w14:paraId="6F2D47E4"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ins w:id="375" w:author="Arthur Souza Rodrigues" w:date="2026-07-10T21:47:00Z" w16du:dateUtc="2026-07-11T01:47:00Z"/>
                <w:b w:val="0"/>
              </w:rPr>
            </w:pPr>
            <w:ins w:id="376" w:author="Arthur Souza Rodrigues" w:date="2026-07-10T21:47:00Z" w16du:dateUtc="2026-07-11T01:47:00Z">
              <w:r>
                <w:rPr>
                  <w:noProof/>
                </w:rPr>
                <w:t>Consectetuer adipiscing elit</w:t>
              </w:r>
            </w:ins>
          </w:p>
        </w:tc>
        <w:tc>
          <w:tcPr>
            <w:tcW w:w="3117" w:type="dxa"/>
          </w:tcPr>
          <w:p w14:paraId="372BD97C" w14:textId="77777777" w:rsidR="00E95776" w:rsidRDefault="007E6509">
            <w:pPr>
              <w:cnfStyle w:val="100000000000" w:firstRow="1" w:lastRow="0" w:firstColumn="0" w:lastColumn="0" w:oddVBand="0" w:evenVBand="0" w:oddHBand="0" w:evenHBand="0" w:firstRowFirstColumn="0" w:firstRowLastColumn="0" w:lastRowFirstColumn="0" w:lastRowLastColumn="0"/>
              <w:rPr>
                <w:ins w:id="377" w:author="Arthur Souza Rodrigues" w:date="2026-07-10T21:47:00Z" w16du:dateUtc="2026-07-11T01:47:00Z"/>
              </w:rPr>
            </w:pPr>
            <w:ins w:id="378" w:author="Arthur Souza Rodrigues" w:date="2026-07-10T21:47:00Z" w16du:dateUtc="2026-07-11T01:47:00Z">
              <w:r>
                <w:rPr>
                  <w:noProof/>
                </w:rPr>
                <w:t>Maecenas porttitor congue massa.</w:t>
              </w:r>
            </w:ins>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ins w:id="379"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E95776" w:rsidRDefault="007E6509">
            <w:pPr>
              <w:rPr>
                <w:ins w:id="380" w:author="Arthur Souza Rodrigues" w:date="2026-07-10T21:47:00Z" w16du:dateUtc="2026-07-11T01:47:00Z"/>
              </w:rPr>
            </w:pPr>
            <w:ins w:id="381" w:author="Arthur Souza Rodrigues" w:date="2026-07-10T21:47:00Z" w16du:dateUtc="2026-07-11T01:47:00Z">
              <w:r>
                <w:t>400</w:t>
              </w:r>
            </w:ins>
          </w:p>
        </w:tc>
        <w:tc>
          <w:tcPr>
            <w:tcW w:w="3117" w:type="dxa"/>
          </w:tcPr>
          <w:p w14:paraId="7D4CF8AA" w14:textId="77777777" w:rsidR="00E95776" w:rsidRDefault="007E6509">
            <w:pPr>
              <w:cnfStyle w:val="000000100000" w:firstRow="0" w:lastRow="0" w:firstColumn="0" w:lastColumn="0" w:oddVBand="0" w:evenVBand="0" w:oddHBand="1" w:evenHBand="0" w:firstRowFirstColumn="0" w:firstRowLastColumn="0" w:lastRowFirstColumn="0" w:lastRowLastColumn="0"/>
              <w:rPr>
                <w:ins w:id="382" w:author="Arthur Souza Rodrigues" w:date="2026-07-10T21:47:00Z" w16du:dateUtc="2026-07-11T01:47:00Z"/>
              </w:rPr>
            </w:pPr>
            <w:ins w:id="383" w:author="Arthur Souza Rodrigues" w:date="2026-07-10T21:47:00Z" w16du:dateUtc="2026-07-11T01:47:00Z">
              <w:r>
                <w:t>500</w:t>
              </w:r>
            </w:ins>
          </w:p>
        </w:tc>
        <w:tc>
          <w:tcPr>
            <w:tcW w:w="3117" w:type="dxa"/>
          </w:tcPr>
          <w:p w14:paraId="0CEC9855" w14:textId="77777777" w:rsidR="00E95776" w:rsidRDefault="007E6509">
            <w:pPr>
              <w:cnfStyle w:val="000000100000" w:firstRow="0" w:lastRow="0" w:firstColumn="0" w:lastColumn="0" w:oddVBand="0" w:evenVBand="0" w:oddHBand="1" w:evenHBand="0" w:firstRowFirstColumn="0" w:firstRowLastColumn="0" w:lastRowFirstColumn="0" w:lastRowLastColumn="0"/>
              <w:rPr>
                <w:ins w:id="384" w:author="Arthur Souza Rodrigues" w:date="2026-07-10T21:47:00Z" w16du:dateUtc="2026-07-11T01:47:00Z"/>
              </w:rPr>
            </w:pPr>
            <w:ins w:id="385" w:author="Arthur Souza Rodrigues" w:date="2026-07-10T21:47:00Z" w16du:dateUtc="2026-07-11T01:47:00Z">
              <w:r>
                <w:t>600</w:t>
              </w:r>
            </w:ins>
          </w:p>
        </w:tc>
      </w:tr>
    </w:tbl>
    <w:p w14:paraId="7540EDBA" w14:textId="77777777" w:rsidR="00E95776" w:rsidRDefault="00E95776" w:rsidP="00C4274D">
      <w:pPr>
        <w:rPr>
          <w:ins w:id="386" w:author="Arthur Souza Rodrigues" w:date="2026-07-10T21:47:00Z" w16du:dateUtc="2026-07-11T01:47:00Z"/>
        </w:rPr>
      </w:pPr>
    </w:p>
    <w:p w14:paraId="56ECE6CA" w14:textId="77777777" w:rsidR="00E95776" w:rsidRDefault="007E6509" w:rsidP="006F1BE6">
      <w:pPr>
        <w:jc w:val="both"/>
        <w:rPr>
          <w:ins w:id="387" w:author="Arthur Souza Rodrigues" w:date="2026-07-10T21:47:00Z" w16du:dateUtc="2026-07-11T01:47:00Z"/>
        </w:rPr>
      </w:pPr>
      <w:ins w:id="388"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595EB4B7" w14:textId="77777777" w:rsidR="00E95776" w:rsidRDefault="007E6509" w:rsidP="00CD35D8">
      <w:pPr>
        <w:ind w:left="720" w:hanging="720"/>
        <w:rPr>
          <w:ins w:id="389" w:author="Arthur Souza Rodrigues" w:date="2026-07-10T21:47:00Z" w16du:dateUtc="2026-07-11T01:47:00Z"/>
        </w:rPr>
      </w:pPr>
      <w:ins w:id="390"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w:t>
        </w:r>
      </w:ins>
    </w:p>
    <w:p w14:paraId="2147A873" w14:textId="77777777" w:rsidR="00E95776" w:rsidRDefault="007E6509" w:rsidP="00CD35D8">
      <w:pPr>
        <w:ind w:firstLine="720"/>
        <w:rPr>
          <w:ins w:id="391" w:author="Arthur Souza Rodrigues" w:date="2026-07-10T21:47:00Z" w16du:dateUtc="2026-07-11T01:47:00Z"/>
        </w:rPr>
      </w:pPr>
      <w:ins w:id="392" w:author="Arthur Souza Rodrigues" w:date="2026-07-10T21:47:00Z" w16du:dateUtc="2026-07-11T01:47:00Z">
        <w:r>
          <w:t>To make your document look professionally produced, Word provides header, footer, cover page, and text box designs that complement each other.</w:t>
        </w:r>
      </w:ins>
    </w:p>
    <w:p w14:paraId="551600B1" w14:textId="77777777" w:rsidR="00E95776" w:rsidRDefault="007E6509" w:rsidP="00CD35D8">
      <w:pPr>
        <w:ind w:left="1440"/>
        <w:rPr>
          <w:ins w:id="393" w:author="Arthur Souza Rodrigues" w:date="2026-07-10T21:47:00Z" w16du:dateUtc="2026-07-11T01:47:00Z"/>
        </w:rPr>
      </w:pPr>
      <w:ins w:id="394" w:author="Arthur Souza Rodrigues" w:date="2026-07-10T21:47:00Z" w16du:dateUtc="2026-07-11T01:47:00Z">
        <w:r>
          <w:t>For example, you can add a matching cover page, header, and sidebar.</w:t>
        </w:r>
      </w:ins>
    </w:p>
    <w:p w14:paraId="482579FD" w14:textId="77777777" w:rsidR="00E95776" w:rsidRDefault="007E6509" w:rsidP="00CD35D8">
      <w:pPr>
        <w:ind w:left="2880"/>
        <w:rPr>
          <w:ins w:id="395" w:author="Arthur Souza Rodrigues" w:date="2026-07-10T21:47:00Z" w16du:dateUtc="2026-07-11T01:47:00Z"/>
        </w:rPr>
      </w:pPr>
      <w:ins w:id="396" w:author="Arthur Souza Rodrigues" w:date="2026-07-10T21:47:00Z" w16du:dateUtc="2026-07-11T01:47:00Z">
        <w:r>
          <w:t>Click Insert and then choose the elements you want from the different galleries.</w:t>
        </w:r>
      </w:ins>
    </w:p>
    <w:p w14:paraId="4BCDC549" w14:textId="2D4F2A84" w:rsidR="0025359A" w:rsidRDefault="007E6509">
      <w:pPr>
        <w:rPr>
          <w:del w:id="397" w:author="Arthur Souza Rodrigues" w:date="2026-07-10T21:47:00Z" w16du:dateUtc="2026-07-11T01:47:00Z"/>
        </w:rPr>
      </w:pPr>
      <w:ins w:id="398" w:author="Arthur Souza Rodrigues" w:date="2026-07-10T21:47:00Z" w16du:dateUtc="2026-07-11T01:47:00Z">
        <w:r>
          <w:rPr>
            <w:noProof/>
          </w:rPr>
          <w:lastRenderedPageBreak/>
          <w:drawing>
            <wp:inline distT="0" distB="0" distL="0" distR="0" wp14:anchorId="05FEE8A2" wp14:editId="1F2F4FE4">
              <wp:extent cx="5486400" cy="3200400"/>
              <wp:effectExtent l="0" t="0" r="19050" b="0"/>
              <wp:docPr id="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ins>
      <w:del w:id="399" w:author="Arthur Souza Rodrigues" w:date="2026-07-10T21:47:00Z" w16du:dateUtc="2026-07-11T01:47:00Z">
        <w:r w:rsidR="00840F66">
          <w:rPr>
            <w:highlight w:val="yellow"/>
          </w:rPr>
          <w:delText>Text Highlight Demo</w:delText>
        </w:r>
      </w:del>
    </w:p>
    <w:p w14:paraId="3A397B01" w14:textId="77777777" w:rsidR="0025359A" w:rsidRDefault="00840F66">
      <w:pPr>
        <w:rPr>
          <w:del w:id="400" w:author="Arthur Souza Rodrigues" w:date="2026-07-10T21:47:00Z" w16du:dateUtc="2026-07-11T01:47:00Z"/>
        </w:rPr>
      </w:pPr>
      <w:del w:id="401" w:author="Arthur Souza Rodrigues" w:date="2026-07-10T21:47:00Z" w16du:dateUtc="2026-07-11T01:47:00Z">
        <w:r>
          <w:rPr>
            <w:highlight w:val="yellow"/>
          </w:rPr>
          <w:delText>Demonstrating text highlighting.</w:delText>
        </w:r>
      </w:del>
    </w:p>
    <w:p w14:paraId="2719146D" w14:textId="77777777" w:rsidR="0025359A" w:rsidRDefault="00840F66">
      <w:del w:id="402" w:author="Arthur Souza Rodrigues" w:date="2026-07-10T21:47:00Z" w16du:dateUtc="2026-07-11T01:47:00Z">
        <w:r>
          <w:rPr>
            <w:highlight w:val="yellow"/>
          </w:rPr>
          <w:delText>This text is highlighted in yellow.</w:delText>
        </w:r>
      </w:del>
    </w:p>
    <w:sectPr w:rsidR="0025359A">
      <w:pgSz w:w="12240" w:h="15840"/>
      <w:pgMar w:top="1440" w:right="1440" w:bottom="1440" w:left="1440" w:header="720" w:footer="720" w:gutter="0"/>
      <w:cols w:space="720"/>
      <w:docGrid w:linePitch="360"/>
      <w:sectPrChange w:id="403" w:author="Arthur Souza Rodrigues" w:date="2026-07-10T21:47:00Z" w16du:dateUtc="2026-07-11T01:47:00Z">
        <w:sectPr w:rsidR="0025359A">
          <w:pgMar w:top="1440" w:right="1440" w:bottom="1440" w:left="1440" w:header="720" w:footer="720"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4" w:author="Eric White" w:date="2014-10-28T20:22:00Z" w:initials="EW">
    <w:p w14:paraId="4E5C8309" w14:textId="77777777" w:rsidR="00E95776"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061680" w14:textId="77777777" w:rsidR="00840F66" w:rsidRDefault="00840F66">
      <w:pPr>
        <w:spacing w:after="0" w:line="240" w:lineRule="auto"/>
      </w:pPr>
      <w:r>
        <w:separator/>
      </w:r>
    </w:p>
  </w:endnote>
  <w:endnote w:type="continuationSeparator" w:id="0">
    <w:p w14:paraId="05F71B0F" w14:textId="77777777" w:rsidR="00840F66" w:rsidRDefault="00840F66">
      <w:pPr>
        <w:spacing w:after="0" w:line="240" w:lineRule="auto"/>
      </w:pPr>
      <w:r>
        <w:continuationSeparator/>
      </w:r>
    </w:p>
  </w:endnote>
  <w:endnote w:id="1">
    <w:p w14:paraId="68990B77" w14:textId="77777777" w:rsidR="00E95776" w:rsidRDefault="007E6509">
      <w:pPr>
        <w:pStyle w:val="EndnoteText"/>
      </w:pPr>
      <w:ins w:id="85" w:author="Arthur Souza Rodrigues" w:date="2026-07-10T21:47:00Z" w16du:dateUtc="2026-07-11T01:47: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E95776" w:rsidRDefault="00E95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E95776" w:rsidRDefault="00E957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E95776" w:rsidRDefault="00E957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ACEF69" w14:textId="77777777" w:rsidR="00840F66" w:rsidRDefault="00840F66">
      <w:pPr>
        <w:spacing w:after="0" w:line="240" w:lineRule="auto"/>
      </w:pPr>
      <w:r>
        <w:separator/>
      </w:r>
    </w:p>
  </w:footnote>
  <w:footnote w:type="continuationSeparator" w:id="0">
    <w:p w14:paraId="5408068F" w14:textId="77777777" w:rsidR="00840F66" w:rsidRDefault="00840F66">
      <w:pPr>
        <w:spacing w:after="0" w:line="240" w:lineRule="auto"/>
      </w:pPr>
      <w:r>
        <w:continuationSeparator/>
      </w:r>
    </w:p>
  </w:footnote>
  <w:footnote w:id="1">
    <w:p w14:paraId="2984BC4D" w14:textId="77777777" w:rsidR="00E95776" w:rsidRDefault="007E6509">
      <w:pPr>
        <w:pStyle w:val="FootnoteText"/>
      </w:pPr>
      <w:ins w:id="322" w:author="Arthur Souza Rodrigues" w:date="2026-07-10T21:47:00Z" w16du:dateUtc="2026-07-11T01:47: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E95776" w:rsidRDefault="00E95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E95776" w:rsidRDefault="00840F66">
        <w:pPr>
          <w:pStyle w:val="Header"/>
        </w:pPr>
        <w:ins w:id="87" w:author="Arthur Souza Rodrigues" w:date="2026-07-10T21:47:00Z" w16du:dateUtc="2026-07-11T01:47:00Z">
          <w:r>
            <w:rPr>
              <w:noProof/>
            </w:rPr>
            <w:pict w14:anchorId="540AC3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88" w:author="Arthur Souza Rodrigues" w:date="2026-07-10T21:47:00Z" w16du:dateUtc="2026-07-11T01:47:00Z">
          <w:r>
            <w:rPr>
              <w:noProof/>
            </w:rPr>
            <w:pict w14:anchorId="6ACF7D86">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"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E95776" w:rsidRDefault="00E957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90497367">
    <w:abstractNumId w:val="3"/>
  </w:num>
  <w:num w:numId="2" w16cid:durableId="1709379147">
    <w:abstractNumId w:val="0"/>
  </w:num>
  <w:num w:numId="3" w16cid:durableId="65422836">
    <w:abstractNumId w:val="1"/>
  </w:num>
  <w:num w:numId="4" w16cid:durableId="15624013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359A"/>
    <w:rsid w:val="00022A2E"/>
    <w:rsid w:val="00057043"/>
    <w:rsid w:val="000E2F0A"/>
    <w:rsid w:val="0018060C"/>
    <w:rsid w:val="001A08DA"/>
    <w:rsid w:val="002173BF"/>
    <w:rsid w:val="0025359A"/>
    <w:rsid w:val="0045100E"/>
    <w:rsid w:val="007E6509"/>
    <w:rsid w:val="00840F66"/>
    <w:rsid w:val="00894F66"/>
    <w:rsid w:val="00AD20E4"/>
    <w:rsid w:val="00AD7FBA"/>
    <w:rsid w:val="00B02489"/>
    <w:rsid w:val="00CA492F"/>
    <w:rsid w:val="00D1208C"/>
    <w:rsid w:val="00D53FE7"/>
    <w:rsid w:val="00E95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Arthur Souza Rodrigues" w:date="2026-07-10T21:47:00Z">
        <w:pPr>
          <w:keepNext/>
          <w:keepLines/>
          <w:spacing w:before="240" w:line="259" w:lineRule="auto"/>
          <w:outlineLvl w:val="0"/>
        </w:pPr>
      </w:pPrChange>
    </w:pPr>
    <w:rPr>
      <w:rFonts w:asciiTheme="majorHAnsi" w:eastAsiaTheme="majorEastAsia" w:hAnsiTheme="majorHAnsi" w:cstheme="majorBidi"/>
      <w:color w:val="0F4761" w:themeColor="accent1" w:themeShade="BF"/>
      <w:sz w:val="32"/>
      <w:szCs w:val="32"/>
      <w:rPrChange w:id="0" w:author="Arthur Souza Rodrigues" w:date="2026-07-10T21:47: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Arthur Souza Rodrigues" w:date="2026-07-10T21:47:00Z">
        <w:pPr>
          <w:keepNext/>
          <w:keepLines/>
          <w:spacing w:before="40" w:line="259" w:lineRule="auto"/>
          <w:outlineLvl w:val="1"/>
        </w:pPr>
      </w:pPrChange>
    </w:pPr>
    <w:rPr>
      <w:rFonts w:asciiTheme="majorHAnsi" w:eastAsiaTheme="majorEastAsia" w:hAnsiTheme="majorHAnsi" w:cstheme="majorBidi"/>
      <w:color w:val="0F4761" w:themeColor="accent1" w:themeShade="BF"/>
      <w:sz w:val="26"/>
      <w:szCs w:val="26"/>
      <w:rPrChange w:id="1" w:author="Arthur Souza Rodrigues" w:date="2026-07-10T21:47: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Arthur Souza Rodrigues" w:date="2026-07-10T21:47:00Z">
        <w:pPr>
          <w:pBdr>
            <w:top w:val="single" w:sz="6" w:space="2" w:color="156082" w:themeColor="accent1"/>
          </w:pBdr>
          <w:spacing w:before="300" w:line="259" w:lineRule="auto"/>
          <w:outlineLvl w:val="2"/>
        </w:pPr>
      </w:pPrChange>
    </w:pPr>
    <w:rPr>
      <w:rFonts w:asciiTheme="minorHAnsi" w:eastAsiaTheme="minorHAnsi" w:hAnsiTheme="minorHAnsi" w:cstheme="minorBidi"/>
      <w:caps/>
      <w:color w:val="0A2F40" w:themeColor="accent1" w:themeShade="7F"/>
      <w:spacing w:val="15"/>
      <w:szCs w:val="22"/>
      <w:rPrChange w:id="2" w:author="Arthur Souza Rodrigues" w:date="2026-07-10T21:47:00Z">
        <w:rPr>
          <w:rFonts w:asciiTheme="minorHAnsi" w:eastAsiaTheme="minorHAnsi" w:hAnsiTheme="minorHAnsi" w:cstheme="minorBidi"/>
          <w:caps/>
          <w:color w:val="0A2F40"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Arthur Souza Rodrigues" w:date="2026-07-10T21:47:00Z">
        <w:pPr>
          <w:pBdr>
            <w:top w:val="dotted" w:sz="6" w:space="2" w:color="156082" w:themeColor="accent1"/>
          </w:pBdr>
          <w:spacing w:before="200" w:line="259" w:lineRule="auto"/>
          <w:outlineLvl w:val="3"/>
        </w:pPr>
      </w:pPrChange>
    </w:pPr>
    <w:rPr>
      <w:rFonts w:asciiTheme="minorHAnsi" w:eastAsiaTheme="minorHAnsi" w:hAnsiTheme="minorHAnsi" w:cstheme="minorBidi"/>
      <w:caps/>
      <w:color w:val="0F4761" w:themeColor="accent1" w:themeShade="BF"/>
      <w:spacing w:val="10"/>
      <w:szCs w:val="22"/>
      <w:rPrChange w:id="3" w:author="Arthur Souza Rodrigues" w:date="2026-07-10T21:47: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Arthur Souza Rodrigues" w:date="2026-07-10T21:47:00Z">
        <w:pPr>
          <w:pBdr>
            <w:bottom w:val="single" w:sz="6" w:space="1" w:color="156082" w:themeColor="accent1"/>
          </w:pBdr>
          <w:spacing w:before="200" w:line="259" w:lineRule="auto"/>
          <w:outlineLvl w:val="4"/>
        </w:pPr>
      </w:pPrChange>
    </w:pPr>
    <w:rPr>
      <w:rFonts w:asciiTheme="minorHAnsi" w:eastAsiaTheme="minorHAnsi" w:hAnsiTheme="minorHAnsi" w:cstheme="minorBidi"/>
      <w:caps/>
      <w:color w:val="0F4761" w:themeColor="accent1" w:themeShade="BF"/>
      <w:spacing w:val="10"/>
      <w:szCs w:val="22"/>
      <w:rPrChange w:id="4" w:author="Arthur Souza Rodrigues" w:date="2026-07-10T21:47: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Arthur Souza Rodrigues" w:date="2026-07-10T21:47:00Z">
        <w:pPr>
          <w:pBdr>
            <w:bottom w:val="dotted" w:sz="6" w:space="1" w:color="156082" w:themeColor="accent1"/>
          </w:pBdr>
          <w:spacing w:before="200" w:line="259" w:lineRule="auto"/>
          <w:outlineLvl w:val="5"/>
        </w:pPr>
      </w:pPrChange>
    </w:pPr>
    <w:rPr>
      <w:rFonts w:asciiTheme="minorHAnsi" w:eastAsiaTheme="minorHAnsi" w:hAnsiTheme="minorHAnsi" w:cstheme="minorBidi"/>
      <w:caps/>
      <w:color w:val="0F4761" w:themeColor="accent1" w:themeShade="BF"/>
      <w:spacing w:val="10"/>
      <w:szCs w:val="22"/>
      <w:rPrChange w:id="5" w:author="Arthur Souza Rodrigues" w:date="2026-07-10T21:47: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Arthur Souza Rodrigues" w:date="2026-07-10T21:47:00Z">
        <w:pPr>
          <w:spacing w:before="200" w:line="259" w:lineRule="auto"/>
          <w:outlineLvl w:val="6"/>
        </w:pPr>
      </w:pPrChange>
    </w:pPr>
    <w:rPr>
      <w:rFonts w:asciiTheme="minorHAnsi" w:eastAsiaTheme="minorHAnsi" w:hAnsiTheme="minorHAnsi" w:cstheme="minorBidi"/>
      <w:caps/>
      <w:color w:val="0F4761" w:themeColor="accent1" w:themeShade="BF"/>
      <w:spacing w:val="10"/>
      <w:szCs w:val="22"/>
      <w:rPrChange w:id="6" w:author="Arthur Souza Rodrigues" w:date="2026-07-10T21:47: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Arthur Souza Rodrigues" w:date="2026-07-10T21:47:00Z">
        <w:pPr>
          <w:spacing w:before="200" w:line="259" w:lineRule="auto"/>
          <w:outlineLvl w:val="7"/>
        </w:pPr>
      </w:pPrChange>
    </w:pPr>
    <w:rPr>
      <w:rFonts w:asciiTheme="minorHAnsi" w:eastAsiaTheme="minorHAnsi" w:hAnsiTheme="minorHAnsi" w:cstheme="minorBidi"/>
      <w:caps/>
      <w:spacing w:val="10"/>
      <w:sz w:val="18"/>
      <w:szCs w:val="18"/>
      <w:rPrChange w:id="7" w:author="Arthur Souza Rodrigues" w:date="2026-07-10T21:47: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Arthur Souza Rodrigues" w:date="2026-07-10T21:47:00Z">
        <w:pPr>
          <w:spacing w:before="200" w:line="259" w:lineRule="auto"/>
          <w:outlineLvl w:val="8"/>
        </w:pPr>
      </w:pPrChange>
    </w:pPr>
    <w:rPr>
      <w:rFonts w:asciiTheme="minorHAnsi" w:eastAsiaTheme="minorHAnsi" w:hAnsiTheme="minorHAnsi" w:cstheme="minorBidi"/>
      <w:i/>
      <w:iCs/>
      <w:caps/>
      <w:spacing w:val="10"/>
      <w:sz w:val="18"/>
      <w:szCs w:val="18"/>
      <w:rPrChange w:id="8" w:author="Arthur Souza Rodrigues" w:date="2026-07-10T21:47: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48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B024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B02489"/>
    <w:rPr>
      <w:rFonts w:asciiTheme="minorHAnsi" w:eastAsiaTheme="minorHAnsi" w:hAnsiTheme="minorHAnsi" w:cstheme="minorBidi"/>
      <w:caps/>
      <w:color w:val="0A2F40" w:themeColor="accent1" w:themeShade="7F"/>
      <w:spacing w:val="15"/>
      <w:szCs w:val="22"/>
    </w:rPr>
  </w:style>
  <w:style w:type="character" w:customStyle="1" w:styleId="Heading4Char">
    <w:name w:val="Heading 4 Char"/>
    <w:basedOn w:val="DefaultParagraphFont"/>
    <w:link w:val="Heading4"/>
    <w:uiPriority w:val="9"/>
    <w:semiHidden/>
    <w:rsid w:val="00B02489"/>
    <w:rPr>
      <w:rFonts w:asciiTheme="minorHAnsi" w:eastAsiaTheme="minorHAnsi" w:hAnsiTheme="minorHAnsi" w:cstheme="minorBidi"/>
      <w:caps/>
      <w:color w:val="0F4761" w:themeColor="accent1" w:themeShade="BF"/>
      <w:spacing w:val="10"/>
      <w:szCs w:val="22"/>
    </w:rPr>
  </w:style>
  <w:style w:type="character" w:customStyle="1" w:styleId="Heading5Char">
    <w:name w:val="Heading 5 Char"/>
    <w:basedOn w:val="DefaultParagraphFont"/>
    <w:link w:val="Heading5"/>
    <w:uiPriority w:val="9"/>
    <w:semiHidden/>
    <w:rsid w:val="00B02489"/>
    <w:rPr>
      <w:rFonts w:asciiTheme="minorHAnsi" w:eastAsiaTheme="minorHAnsi" w:hAnsiTheme="minorHAnsi" w:cstheme="minorBidi"/>
      <w:caps/>
      <w:color w:val="0F4761" w:themeColor="accent1" w:themeShade="BF"/>
      <w:spacing w:val="10"/>
      <w:szCs w:val="22"/>
    </w:rPr>
  </w:style>
  <w:style w:type="character" w:customStyle="1" w:styleId="Heading6Char">
    <w:name w:val="Heading 6 Char"/>
    <w:basedOn w:val="DefaultParagraphFont"/>
    <w:link w:val="Heading6"/>
    <w:uiPriority w:val="9"/>
    <w:semiHidden/>
    <w:rsid w:val="00B02489"/>
    <w:rPr>
      <w:rFonts w:asciiTheme="minorHAnsi" w:eastAsiaTheme="minorHAnsi" w:hAnsiTheme="minorHAnsi" w:cstheme="minorBidi"/>
      <w:caps/>
      <w:color w:val="0F4761" w:themeColor="accent1" w:themeShade="BF"/>
      <w:spacing w:val="10"/>
      <w:szCs w:val="22"/>
    </w:rPr>
  </w:style>
  <w:style w:type="character" w:customStyle="1" w:styleId="Heading7Char">
    <w:name w:val="Heading 7 Char"/>
    <w:basedOn w:val="DefaultParagraphFont"/>
    <w:link w:val="Heading7"/>
    <w:uiPriority w:val="9"/>
    <w:semiHidden/>
    <w:rsid w:val="00B02489"/>
    <w:rPr>
      <w:rFonts w:asciiTheme="minorHAnsi" w:eastAsiaTheme="minorHAnsi" w:hAnsiTheme="minorHAnsi" w:cstheme="minorBidi"/>
      <w:caps/>
      <w:color w:val="0F4761" w:themeColor="accent1" w:themeShade="BF"/>
      <w:spacing w:val="10"/>
      <w:szCs w:val="22"/>
    </w:rPr>
  </w:style>
  <w:style w:type="character" w:customStyle="1" w:styleId="Heading8Char">
    <w:name w:val="Heading 8 Char"/>
    <w:basedOn w:val="DefaultParagraphFont"/>
    <w:link w:val="Heading8"/>
    <w:uiPriority w:val="9"/>
    <w:semiHidden/>
    <w:rsid w:val="00B02489"/>
    <w:rPr>
      <w:rFonts w:asciiTheme="minorHAnsi" w:eastAsiaTheme="minorHAnsi" w:hAnsiTheme="minorHAnsi" w:cstheme="minorBidi"/>
      <w:caps/>
      <w:spacing w:val="10"/>
      <w:sz w:val="18"/>
      <w:szCs w:val="18"/>
    </w:rPr>
  </w:style>
  <w:style w:type="character" w:customStyle="1" w:styleId="Heading9Char">
    <w:name w:val="Heading 9 Char"/>
    <w:basedOn w:val="DefaultParagraphFont"/>
    <w:link w:val="Heading9"/>
    <w:uiPriority w:val="9"/>
    <w:semiHidden/>
    <w:rsid w:val="00B02489"/>
    <w:rPr>
      <w:rFonts w:asciiTheme="minorHAnsi" w:eastAsiaTheme="minorHAnsi" w:hAnsiTheme="minorHAnsi" w:cstheme="minorBidi"/>
      <w:i/>
      <w:iCs/>
      <w:caps/>
      <w:spacing w:val="10"/>
      <w:sz w:val="18"/>
      <w:szCs w:val="18"/>
    </w:rPr>
  </w:style>
  <w:style w:type="paragraph" w:styleId="ListParagraph">
    <w:name w:val="List Paragraph"/>
    <w:basedOn w:val="Normal"/>
    <w:uiPriority w:val="34"/>
    <w:qFormat/>
    <w:rsid w:val="00270EE7"/>
    <w:pPr>
      <w:spacing w:after="160" w:line="259" w:lineRule="auto"/>
      <w:ind w:left="720"/>
      <w:contextualSpacing/>
      <w:pPrChange w:id="9" w:author="Arthur Souza Rodrigues" w:date="2026-07-10T21:47:00Z">
        <w:pPr>
          <w:spacing w:after="160" w:line="259" w:lineRule="auto"/>
          <w:ind w:left="720"/>
          <w:contextualSpacing/>
        </w:pPr>
      </w:pPrChange>
    </w:pPr>
    <w:rPr>
      <w:rFonts w:asciiTheme="minorHAnsi" w:eastAsiaTheme="minorHAnsi" w:hAnsiTheme="minorHAnsi" w:cstheme="minorBidi"/>
      <w:szCs w:val="22"/>
      <w:rPrChange w:id="9" w:author="Arthur Souza Rodrigues" w:date="2026-07-10T21:47:00Z">
        <w:rPr>
          <w:rFonts w:asciiTheme="minorHAnsi" w:eastAsiaTheme="minorHAnsi" w:hAnsiTheme="minorHAnsi" w:cstheme="minorBidi"/>
          <w:sz w:val="22"/>
          <w:szCs w:val="22"/>
          <w:lang w:val="en-US" w:eastAsia="en-US" w:bidi="ar-SA"/>
        </w:rPr>
      </w:rPrChange>
    </w:rPr>
  </w:style>
  <w:style w:type="character" w:styleId="CommentReference">
    <w:name w:val="annotation reference"/>
    <w:basedOn w:val="DefaultParagraphFont"/>
    <w:uiPriority w:val="99"/>
    <w:semiHidden/>
    <w:unhideWhenUsed/>
    <w:rsid w:val="00B02489"/>
    <w:rPr>
      <w:sz w:val="16"/>
      <w:szCs w:val="16"/>
    </w:rPr>
  </w:style>
  <w:style w:type="paragraph" w:styleId="CommentText">
    <w:name w:val="annotation text"/>
    <w:basedOn w:val="Normal"/>
    <w:link w:val="CommentTextChar"/>
    <w:uiPriority w:val="99"/>
    <w:semiHidden/>
    <w:unhideWhenUsed/>
    <w:rsid w:val="006A1A5D"/>
    <w:pPr>
      <w:spacing w:after="160" w:line="240" w:lineRule="auto"/>
      <w:pPrChange w:id="10" w:author="Arthur Souza Rodrigues" w:date="2026-07-10T21:47:00Z">
        <w:pPr>
          <w:spacing w:after="160"/>
        </w:pPr>
      </w:pPrChange>
    </w:pPr>
    <w:rPr>
      <w:rFonts w:asciiTheme="minorHAnsi" w:eastAsiaTheme="minorHAnsi" w:hAnsiTheme="minorHAnsi" w:cstheme="minorBidi"/>
      <w:sz w:val="20"/>
      <w:rPrChange w:id="10" w:author="Arthur Souza Rodrigues" w:date="2026-07-10T21:47: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B02489"/>
    <w:rPr>
      <w:rFonts w:asciiTheme="minorHAnsi" w:eastAsiaTheme="minorHAnsi" w:hAnsiTheme="minorHAnsi" w:cstheme="minorBidi"/>
      <w:sz w:val="20"/>
    </w:rPr>
  </w:style>
  <w:style w:type="paragraph" w:styleId="CommentSubject">
    <w:name w:val="annotation subject"/>
    <w:basedOn w:val="CommentText"/>
    <w:next w:val="CommentText"/>
    <w:link w:val="CommentSubjectChar"/>
    <w:uiPriority w:val="99"/>
    <w:semiHidden/>
    <w:unhideWhenUsed/>
    <w:rsid w:val="00B02489"/>
    <w:rPr>
      <w:b/>
      <w:bCs/>
    </w:rPr>
  </w:style>
  <w:style w:type="character" w:customStyle="1" w:styleId="CommentSubjectChar">
    <w:name w:val="Comment Subject Char"/>
    <w:basedOn w:val="CommentTextChar"/>
    <w:link w:val="CommentSubject"/>
    <w:uiPriority w:val="99"/>
    <w:semiHidden/>
    <w:rsid w:val="00B02489"/>
    <w:rPr>
      <w:rFonts w:asciiTheme="minorHAnsi" w:eastAsiaTheme="minorHAnsi" w:hAnsiTheme="minorHAnsi" w:cstheme="minorBidi"/>
      <w:b/>
      <w:bCs/>
      <w:sz w:val="20"/>
    </w:rPr>
  </w:style>
  <w:style w:type="paragraph" w:styleId="BalloonText">
    <w:name w:val="Balloon Text"/>
    <w:basedOn w:val="Normal"/>
    <w:link w:val="BalloonTextChar"/>
    <w:uiPriority w:val="99"/>
    <w:semiHidden/>
    <w:unhideWhenUsed/>
    <w:rsid w:val="00B02489"/>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B02489"/>
    <w:rPr>
      <w:rFonts w:ascii="Segoe UI" w:eastAsiaTheme="minorHAnsi" w:hAnsi="Segoe UI" w:cs="Segoe UI"/>
      <w:sz w:val="18"/>
      <w:szCs w:val="18"/>
    </w:rPr>
  </w:style>
  <w:style w:type="character" w:styleId="PlaceholderText">
    <w:name w:val="Placeholder Text"/>
    <w:basedOn w:val="DefaultParagraphFont"/>
    <w:uiPriority w:val="99"/>
    <w:semiHidden/>
    <w:rsid w:val="00B02489"/>
    <w:rPr>
      <w:color w:val="808080"/>
    </w:rPr>
  </w:style>
  <w:style w:type="paragraph" w:styleId="EndnoteText">
    <w:name w:val="endnote text"/>
    <w:basedOn w:val="Normal"/>
    <w:link w:val="EndnoteTextChar"/>
    <w:uiPriority w:val="99"/>
    <w:semiHidden/>
    <w:unhideWhenUsed/>
    <w:rsid w:val="00C32A83"/>
    <w:pPr>
      <w:spacing w:after="0" w:line="240" w:lineRule="auto"/>
      <w:pPrChange w:id="11" w:author="Arthur Souza Rodrigues" w:date="2026-07-10T21:47:00Z">
        <w:pPr/>
      </w:pPrChange>
    </w:pPr>
    <w:rPr>
      <w:rFonts w:asciiTheme="minorHAnsi" w:eastAsiaTheme="minorHAnsi" w:hAnsiTheme="minorHAnsi" w:cstheme="minorBidi"/>
      <w:sz w:val="20"/>
      <w:rPrChange w:id="11" w:author="Arthur Souza Rodrigues" w:date="2026-07-10T21:47: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B02489"/>
    <w:rPr>
      <w:rFonts w:asciiTheme="minorHAnsi" w:eastAsiaTheme="minorHAnsi" w:hAnsiTheme="minorHAnsi" w:cstheme="minorBidi"/>
      <w:sz w:val="20"/>
    </w:rPr>
  </w:style>
  <w:style w:type="character" w:styleId="EndnoteReference">
    <w:name w:val="endnote reference"/>
    <w:basedOn w:val="DefaultParagraphFont"/>
    <w:uiPriority w:val="99"/>
    <w:semiHidden/>
    <w:unhideWhenUsed/>
    <w:rsid w:val="00B02489"/>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2" w:author="Arthur Souza Rodrigues" w:date="2026-07-10T21:47:00Z">
        <w:pPr>
          <w:tabs>
            <w:tab w:val="center" w:pos="4680"/>
            <w:tab w:val="right" w:pos="9360"/>
          </w:tabs>
        </w:pPr>
      </w:pPrChange>
    </w:pPr>
    <w:rPr>
      <w:rFonts w:asciiTheme="minorHAnsi" w:eastAsiaTheme="minorHAnsi" w:hAnsiTheme="minorHAnsi" w:cstheme="minorBidi"/>
      <w:szCs w:val="22"/>
      <w:rPrChange w:id="12" w:author="Arthur Souza Rodrigues" w:date="2026-07-10T21:47: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B02489"/>
    <w:rPr>
      <w:rFonts w:asciiTheme="minorHAnsi" w:eastAsiaTheme="minorHAnsi" w:hAnsiTheme="minorHAnsi" w:cstheme="minorBidi"/>
      <w:szCs w:val="22"/>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3" w:author="Arthur Souza Rodrigues" w:date="2026-07-10T21:47:00Z">
        <w:pPr>
          <w:tabs>
            <w:tab w:val="center" w:pos="4680"/>
            <w:tab w:val="right" w:pos="9360"/>
          </w:tabs>
        </w:pPr>
      </w:pPrChange>
    </w:pPr>
    <w:rPr>
      <w:rFonts w:asciiTheme="minorHAnsi" w:eastAsiaTheme="minorHAnsi" w:hAnsiTheme="minorHAnsi" w:cstheme="minorBidi"/>
      <w:szCs w:val="22"/>
      <w:rPrChange w:id="13" w:author="Arthur Souza Rodrigues" w:date="2026-07-10T21:47: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B02489"/>
    <w:rPr>
      <w:rFonts w:asciiTheme="minorHAnsi" w:eastAsiaTheme="minorHAnsi" w:hAnsiTheme="minorHAnsi" w:cstheme="minorBidi"/>
      <w:szCs w:val="22"/>
    </w:rPr>
  </w:style>
  <w:style w:type="table" w:styleId="TableGrid">
    <w:name w:val="Table Grid"/>
    <w:basedOn w:val="TableNormal"/>
    <w:uiPriority w:val="39"/>
    <w:rsid w:val="00B02489"/>
    <w:pPr>
      <w:spacing w:after="0" w:line="240" w:lineRule="auto"/>
    </w:pPr>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B02489"/>
    <w:pPr>
      <w:spacing w:after="0" w:line="240" w:lineRule="auto"/>
    </w:pPr>
    <w:rPr>
      <w:rFonts w:asciiTheme="minorHAnsi" w:eastAsiaTheme="minorHAnsi" w:hAnsiTheme="minorHAnsi" w:cstheme="minorBidi"/>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14" w:author="Arthur Souza Rodrigues" w:date="2026-07-10T21:47:00Z">
        <w:pPr/>
      </w:pPrChange>
    </w:pPr>
    <w:rPr>
      <w:rFonts w:asciiTheme="minorHAnsi" w:eastAsiaTheme="minorEastAsia" w:hAnsiTheme="minorHAnsi" w:cstheme="minorBidi"/>
      <w:szCs w:val="22"/>
      <w:rPrChange w:id="14" w:author="Arthur Souza Rodrigues" w:date="2026-07-10T21:47: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B02489"/>
    <w:rPr>
      <w:rFonts w:asciiTheme="minorHAnsi" w:eastAsiaTheme="minorEastAsia" w:hAnsiTheme="minorHAnsi" w:cstheme="minorBidi"/>
      <w:szCs w:val="22"/>
    </w:rPr>
  </w:style>
  <w:style w:type="character" w:styleId="Hyperlink">
    <w:name w:val="Hyperlink"/>
    <w:basedOn w:val="DefaultParagraphFont"/>
    <w:uiPriority w:val="99"/>
    <w:unhideWhenUsed/>
    <w:rsid w:val="00B02489"/>
    <w:rPr>
      <w:color w:val="467886" w:themeColor="hyperlink"/>
      <w:u w:val="single"/>
    </w:rPr>
  </w:style>
  <w:style w:type="paragraph" w:styleId="Caption">
    <w:name w:val="caption"/>
    <w:basedOn w:val="Normal"/>
    <w:next w:val="Normal"/>
    <w:uiPriority w:val="35"/>
    <w:semiHidden/>
    <w:unhideWhenUsed/>
    <w:qFormat/>
    <w:rsid w:val="00ED7F78"/>
    <w:pPr>
      <w:spacing w:after="160" w:line="259" w:lineRule="auto"/>
      <w:pPrChange w:id="15" w:author="Arthur Souza Rodrigues" w:date="2026-07-10T21:47:00Z">
        <w:pPr>
          <w:spacing w:after="160" w:line="259" w:lineRule="auto"/>
        </w:pPr>
      </w:pPrChange>
    </w:pPr>
    <w:rPr>
      <w:rFonts w:asciiTheme="minorHAnsi" w:eastAsiaTheme="minorHAnsi" w:hAnsiTheme="minorHAnsi" w:cstheme="minorBidi"/>
      <w:b/>
      <w:bCs/>
      <w:color w:val="0F4761" w:themeColor="accent1" w:themeShade="BF"/>
      <w:sz w:val="16"/>
      <w:szCs w:val="16"/>
      <w:rPrChange w:id="15" w:author="Arthur Souza Rodrigues" w:date="2026-07-10T21:47:00Z">
        <w:rPr>
          <w:rFonts w:asciiTheme="minorHAnsi" w:eastAsiaTheme="minorHAnsi" w:hAnsiTheme="minorHAnsi" w:cstheme="minorBidi"/>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6" w:author="Arthur Souza Rodrigues" w:date="2026-07-10T21:47:00Z">
        <w:pPr>
          <w:spacing w:line="259" w:lineRule="auto"/>
        </w:pPr>
      </w:pPrChange>
    </w:pPr>
    <w:rPr>
      <w:rFonts w:asciiTheme="majorHAnsi" w:eastAsiaTheme="majorEastAsia" w:hAnsiTheme="majorHAnsi" w:cstheme="majorBidi"/>
      <w:caps/>
      <w:color w:val="156082" w:themeColor="accent1"/>
      <w:spacing w:val="10"/>
      <w:sz w:val="52"/>
      <w:szCs w:val="52"/>
      <w:rPrChange w:id="16" w:author="Arthur Souza Rodrigues" w:date="2026-07-10T21:47: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B0248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17" w:author="Arthur Souza Rodrigues" w:date="2026-07-10T21:47:00Z">
        <w:pPr>
          <w:spacing w:after="500"/>
        </w:pPr>
      </w:pPrChange>
    </w:pPr>
    <w:rPr>
      <w:rFonts w:asciiTheme="minorHAnsi" w:eastAsiaTheme="minorHAnsi" w:hAnsiTheme="minorHAnsi" w:cstheme="minorBidi"/>
      <w:caps/>
      <w:color w:val="595959" w:themeColor="text1" w:themeTint="A6"/>
      <w:spacing w:val="10"/>
      <w:sz w:val="21"/>
      <w:szCs w:val="21"/>
      <w:rPrChange w:id="17" w:author="Arthur Souza Rodrigues" w:date="2026-07-10T21:47: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B02489"/>
    <w:rPr>
      <w:rFonts w:asciiTheme="minorHAnsi" w:eastAsiaTheme="minorHAnsi" w:hAnsiTheme="minorHAnsi" w:cstheme="minorBidi"/>
      <w:caps/>
      <w:color w:val="595959" w:themeColor="text1" w:themeTint="A6"/>
      <w:spacing w:val="10"/>
      <w:sz w:val="21"/>
      <w:szCs w:val="21"/>
    </w:rPr>
  </w:style>
  <w:style w:type="character" w:styleId="Strong">
    <w:name w:val="Strong"/>
    <w:uiPriority w:val="22"/>
    <w:qFormat/>
    <w:rsid w:val="00B02489"/>
    <w:rPr>
      <w:b/>
      <w:bCs/>
    </w:rPr>
  </w:style>
  <w:style w:type="character" w:styleId="Emphasis">
    <w:name w:val="Emphasis"/>
    <w:uiPriority w:val="20"/>
    <w:qFormat/>
    <w:rsid w:val="00B02489"/>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18" w:author="Arthur Souza Rodrigues" w:date="2026-07-10T21:47:00Z">
        <w:pPr>
          <w:spacing w:after="160" w:line="259" w:lineRule="auto"/>
        </w:pPr>
      </w:pPrChange>
    </w:pPr>
    <w:rPr>
      <w:rFonts w:asciiTheme="minorHAnsi" w:eastAsiaTheme="minorHAnsi" w:hAnsiTheme="minorHAnsi" w:cstheme="minorBidi"/>
      <w:i/>
      <w:iCs/>
      <w:sz w:val="24"/>
      <w:szCs w:val="24"/>
      <w:rPrChange w:id="18" w:author="Arthur Souza Rodrigues" w:date="2026-07-10T21:47: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B02489"/>
    <w:rPr>
      <w:rFonts w:asciiTheme="minorHAnsi" w:eastAsiaTheme="minorHAnsi" w:hAnsiTheme="minorHAnsi" w:cstheme="minorBidi"/>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9" w:author="Arthur Souza Rodrigues" w:date="2026-07-10T21:47:00Z">
        <w:pPr>
          <w:spacing w:before="240" w:after="240"/>
          <w:ind w:left="1080" w:right="1080"/>
          <w:jc w:val="center"/>
        </w:pPr>
      </w:pPrChange>
    </w:pPr>
    <w:rPr>
      <w:rFonts w:asciiTheme="minorHAnsi" w:eastAsiaTheme="minorHAnsi" w:hAnsiTheme="minorHAnsi" w:cstheme="minorBidi"/>
      <w:color w:val="156082" w:themeColor="accent1"/>
      <w:sz w:val="24"/>
      <w:szCs w:val="24"/>
      <w:rPrChange w:id="19" w:author="Arthur Souza Rodrigues" w:date="2026-07-10T21:47:00Z">
        <w:rPr>
          <w:rFonts w:asciiTheme="minorHAnsi" w:eastAsiaTheme="minorHAnsi" w:hAnsiTheme="minorHAnsi" w:cstheme="minorBidi"/>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B02489"/>
    <w:rPr>
      <w:rFonts w:asciiTheme="minorHAnsi" w:eastAsiaTheme="minorHAnsi" w:hAnsiTheme="minorHAnsi" w:cstheme="minorBidi"/>
      <w:color w:val="156082" w:themeColor="accent1"/>
      <w:sz w:val="24"/>
      <w:szCs w:val="24"/>
    </w:rPr>
  </w:style>
  <w:style w:type="character" w:styleId="SubtleEmphasis">
    <w:name w:val="Subtle Emphasis"/>
    <w:uiPriority w:val="19"/>
    <w:qFormat/>
    <w:rsid w:val="00B02489"/>
    <w:rPr>
      <w:i/>
      <w:iCs/>
      <w:color w:val="0A2F40" w:themeColor="accent1" w:themeShade="7F"/>
    </w:rPr>
  </w:style>
  <w:style w:type="character" w:styleId="IntenseEmphasis">
    <w:name w:val="Intense Emphasis"/>
    <w:uiPriority w:val="21"/>
    <w:qFormat/>
    <w:rsid w:val="00B02489"/>
    <w:rPr>
      <w:b/>
      <w:bCs/>
      <w:caps/>
      <w:color w:val="0A2F40" w:themeColor="accent1" w:themeShade="7F"/>
      <w:spacing w:val="10"/>
    </w:rPr>
  </w:style>
  <w:style w:type="character" w:styleId="SubtleReference">
    <w:name w:val="Subtle Reference"/>
    <w:uiPriority w:val="31"/>
    <w:qFormat/>
    <w:rsid w:val="00B02489"/>
    <w:rPr>
      <w:b/>
      <w:bCs/>
      <w:color w:val="156082" w:themeColor="accent1"/>
    </w:rPr>
  </w:style>
  <w:style w:type="character" w:styleId="IntenseReference">
    <w:name w:val="Intense Reference"/>
    <w:uiPriority w:val="32"/>
    <w:qFormat/>
    <w:rsid w:val="00B02489"/>
    <w:rPr>
      <w:b/>
      <w:bCs/>
      <w:i/>
      <w:iCs/>
      <w:caps/>
      <w:color w:val="156082" w:themeColor="accent1"/>
    </w:rPr>
  </w:style>
  <w:style w:type="character" w:styleId="BookTitle">
    <w:name w:val="Book Title"/>
    <w:uiPriority w:val="33"/>
    <w:qFormat/>
    <w:rsid w:val="00B02489"/>
    <w:rPr>
      <w:b/>
      <w:bCs/>
      <w:i/>
      <w:iCs/>
      <w:spacing w:val="0"/>
    </w:rPr>
  </w:style>
  <w:style w:type="paragraph" w:styleId="TOCHeading">
    <w:name w:val="TOC Heading"/>
    <w:basedOn w:val="Heading1"/>
    <w:next w:val="Normal"/>
    <w:uiPriority w:val="39"/>
    <w:semiHidden/>
    <w:unhideWhenUsed/>
    <w:qFormat/>
    <w:rsid w:val="00B02489"/>
    <w:pPr>
      <w:outlineLvl w:val="9"/>
    </w:pPr>
  </w:style>
  <w:style w:type="paragraph" w:styleId="TOC1">
    <w:name w:val="toc 1"/>
    <w:basedOn w:val="Normal"/>
    <w:next w:val="Normal"/>
    <w:autoRedefine/>
    <w:uiPriority w:val="39"/>
    <w:unhideWhenUsed/>
    <w:rsid w:val="005E4538"/>
    <w:pPr>
      <w:spacing w:after="100" w:line="259" w:lineRule="auto"/>
      <w:pPrChange w:id="20" w:author="Arthur Souza Rodrigues" w:date="2026-07-10T21:47:00Z">
        <w:pPr>
          <w:spacing w:after="100" w:line="259" w:lineRule="auto"/>
        </w:pPr>
      </w:pPrChange>
    </w:pPr>
    <w:rPr>
      <w:rFonts w:asciiTheme="minorHAnsi" w:eastAsiaTheme="minorHAnsi" w:hAnsiTheme="minorHAnsi" w:cstheme="minorBidi"/>
      <w:szCs w:val="22"/>
      <w:rPrChange w:id="20" w:author="Arthur Souza Rodrigues" w:date="2026-07-10T21:47: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1" w:author="Arthur Souza Rodrigues" w:date="2026-07-10T21:47:00Z">
        <w:pPr>
          <w:spacing w:after="100" w:line="259" w:lineRule="auto"/>
          <w:ind w:left="220"/>
        </w:pPr>
      </w:pPrChange>
    </w:pPr>
    <w:rPr>
      <w:rFonts w:asciiTheme="minorHAnsi" w:eastAsiaTheme="minorHAnsi" w:hAnsiTheme="minorHAnsi" w:cstheme="minorBidi"/>
      <w:szCs w:val="22"/>
      <w:rPrChange w:id="21" w:author="Arthur Souza Rodrigues" w:date="2026-07-10T21:47: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2" w:author="Arthur Souza Rodrigues" w:date="2026-07-10T21:47:00Z">
        <w:pPr/>
      </w:pPrChange>
    </w:pPr>
    <w:rPr>
      <w:rFonts w:asciiTheme="minorHAnsi" w:eastAsiaTheme="minorHAnsi" w:hAnsiTheme="minorHAnsi" w:cstheme="minorBidi"/>
      <w:sz w:val="20"/>
      <w:rPrChange w:id="22" w:author="Arthur Souza Rodrigues" w:date="2026-07-10T21:47: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B02489"/>
    <w:rPr>
      <w:rFonts w:asciiTheme="minorHAnsi" w:eastAsiaTheme="minorHAnsi" w:hAnsiTheme="minorHAnsi" w:cstheme="minorBidi"/>
      <w:sz w:val="20"/>
    </w:rPr>
  </w:style>
  <w:style w:type="character" w:styleId="FootnoteReference">
    <w:name w:val="footnote reference"/>
    <w:basedOn w:val="DefaultParagraphFont"/>
    <w:uiPriority w:val="99"/>
    <w:semiHidden/>
    <w:unhideWhenUsed/>
    <w:rsid w:val="00B024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microsoft.com/office/2011/relationships/people" Target="people.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8" Type="http://schemas.openxmlformats.org/officeDocument/2006/relationships/comments" Target="comments.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2E1-F243-895C-73AE5B730653}"/>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2E1-F243-895C-73AE5B730653}"/>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2E1-F243-895C-73AE5B730653}"/>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1833</Words>
  <Characters>10454</Characters>
  <Application>Microsoft Office Word</Application>
  <DocSecurity>0</DocSecurity>
  <Lines>87</Lines>
  <Paragraphs>24</Paragraphs>
  <ScaleCrop>false</ScaleCrop>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2026-05-14T16:45:00Z</dcterms:created>
  <dcterms:modified xsi:type="dcterms:W3CDTF">2026-07-11T01:47:00Z</dcterms:modified>
</cp:coreProperties>
</file>