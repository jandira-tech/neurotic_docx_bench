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C1D8FED">
      <w:pPr>
        <w:spacing w:line="276"/>
      </w:pPr>
      <w:r>
        <w:t>Project Plan</w:t>
      </w:r>
    </w:p>
    <w:p w14:paraId="F1A7BCE5">
      <w:r>
        <w:t>Date: February 1, 2026</w:t>
      </w:r>
    </w:p>
    <w:p w14:paraId="C19C2A38">
      <w:r>
        <w:t>Phase 1: Researc</w:t>
      </w:r>
      <w:ins w:id="1778776725733" w:author="Online User" w:date="2026-05-14T18:17:50.635Z">
        <w:r>
          <w:t xml:space="preserve"> and Analysis</w:t>
        </w:r>
      </w:ins>
      <w:r>
        <w:t>h</w:t>
      </w:r>
    </w:p>
    <w:p w14:paraId="E4CB63CD">
      <w:r>
        <w:t>Phase 2: Development</w:t>
      </w:r>
    </w:p>
    <w:p w14:paraId="8D334F04">
      <w:r>
        <w:t>Phase 3: Testing</w:t>
      </w:r>
    </w:p>
    <w:p w14:paraId="7B3C0C96">
      <w:r>
        <w:t>Phase 4: Deployment</w:t>
      </w:r>
    </w:p>
    <w:p w14:paraId="94D48ACE">
      <w:pPr>
        <w:jc w:val="center"/>
      </w:pPr>
      <w:r>
        <w:t>Deadline: March 31, 2026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2026-05-14T18:18:07.024Z</dcterms:created>
  <dcterms:modified xsi:type="dcterms:W3CDTF">2026-05-14T18:18:07.047Z</dcterms:modified>
</cp:coreProperties>
</file>