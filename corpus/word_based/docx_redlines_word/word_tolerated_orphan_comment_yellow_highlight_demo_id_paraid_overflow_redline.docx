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1B7E4" w14:textId="77777777" w:rsidR="00034BE6" w:rsidRDefault="00500B8B">
      <w:pPr>
        <w:rPr>
          <w:ins w:id="0" w:author="Comparison" w:date="2026-07-05T01:11:00Z" w16du:dateUtc="2026-07-05T05:11:00Z"/>
        </w:rPr>
      </w:pPr>
      <w:ins w:id="1" w:author="Comparison" w:date="2026-07-05T01:11:00Z" w16du:dateUtc="2026-07-05T05:11:00Z">
        <w:r>
          <w:rPr>
            <w:highlight w:val="yellow"/>
          </w:rPr>
          <w:t>Yellow Highlight Demo</w:t>
        </w:r>
      </w:ins>
    </w:p>
    <w:p w14:paraId="1878A535" w14:textId="77777777" w:rsidR="00034BE6" w:rsidRDefault="00500B8B">
      <w:pPr>
        <w:rPr>
          <w:ins w:id="2" w:author="Comparison" w:date="2026-07-05T01:11:00Z" w16du:dateUtc="2026-07-05T05:11:00Z"/>
        </w:rPr>
      </w:pPr>
      <w:ins w:id="3" w:author="Comparison" w:date="2026-07-05T01:11:00Z" w16du:dateUtc="2026-07-05T05:11:00Z">
        <w:r>
          <w:rPr>
            <w:highlight w:val="yellow"/>
          </w:rPr>
          <w:t>This document demonstrates yellow text highlighting.</w:t>
        </w:r>
      </w:ins>
    </w:p>
    <w:p w14:paraId="1148646A" w14:textId="77777777" w:rsidR="005C3700" w:rsidRDefault="00500B8B">
      <w:pPr>
        <w:rPr>
          <w:del w:id="4" w:author="Comparison" w:date="2026-07-05T01:11:00Z" w16du:dateUtc="2026-07-05T05:11:00Z"/>
        </w:rPr>
      </w:pPr>
      <w:ins w:id="5" w:author="Comparison" w:date="2026-07-05T01:11:00Z" w16du:dateUtc="2026-07-05T05:11:00Z">
        <w:r>
          <w:rPr>
            <w:highlight w:val="yellow"/>
          </w:rPr>
          <w:t>Highlighted text stands out for easy reference and review.</w:t>
        </w:r>
      </w:ins>
    </w:p>
    <w:p w14:paraId="21410137" w14:textId="77777777" w:rsidR="005C3700" w:rsidRDefault="00500B8B">
      <w:commentRangeStart w:id="6"/>
      <w:del w:id="7" w:author="Comparison" w:date="2026-07-05T01:11:00Z" w16du:dateUtc="2026-07-05T05:11:00Z">
        <w:r>
          <w:delText xml:space="preserve">Ouch         </w:delText>
        </w:r>
        <w:commentRangeEnd w:id="6"/>
        <w:r>
          <w:rPr>
            <w:rStyle w:val="CommentReference"/>
            <w:sz w:val="20"/>
            <w:szCs w:val="20"/>
          </w:rPr>
          <w:commentReference w:id="6"/>
        </w:r>
        <w:r>
          <w:delText xml:space="preserve">.         </w:delText>
        </w:r>
      </w:del>
      <w:commentRangeStart w:id="8"/>
      <w:commentRangeEnd w:id="8"/>
      <w:r>
        <w:rPr>
          <w:rStyle w:val="CommentReference"/>
          <w:sz w:val="20"/>
          <w:szCs w:val="20"/>
        </w:rPr>
        <w:commentReference w:id="8"/>
      </w:r>
    </w:p>
    <w:sectPr w:rsidR="005C370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ichael Williamson" w:date="2016-07-03T15:10:00Z" w:initials="MW">
    <w:p w14:paraId="55D85220" w14:textId="77777777" w:rsidR="005C3700" w:rsidRDefault="00F67380">
      <w:pPr>
        <w:pStyle w:val="CommentText"/>
      </w:pPr>
      <w:r>
        <w:rPr>
          <w:rStyle w:val="CommentReference"/>
        </w:rPr>
        <w:annotationRef/>
      </w:r>
      <w:r w:rsidR="00500B8B">
        <w:t xml:space="preserve">A tachyon walks into a bar.         </w:t>
      </w:r>
    </w:p>
  </w:comment>
  <w:comment w:id="8" w:author="Michael Williamson" w:date="2016-07-03T15:12:00Z" w:initials="MW">
    <w:p w14:paraId="66D389D6" w14:textId="77777777" w:rsidR="005C3700" w:rsidRDefault="00F67380">
      <w:pPr>
        <w:pStyle w:val="CommentText"/>
      </w:pPr>
      <w:r>
        <w:rPr>
          <w:rStyle w:val="CommentReference"/>
        </w:rPr>
        <w:annotationRef/>
      </w:r>
      <w:r w:rsidR="00500B8B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D85220" w15:done="0"/>
  <w15:commentEx w15:paraId="66D389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D85220" w16cid:durableId="46836EB4"/>
  <w16cid:commentId w16cid:paraId="66D389D6" w16cid:durableId="70B69E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00"/>
    <w:rsid w:val="00034BE6"/>
    <w:rsid w:val="00500B8B"/>
    <w:rsid w:val="005C3700"/>
    <w:rsid w:val="00B25781"/>
    <w:rsid w:val="00B37A4C"/>
    <w:rsid w:val="00F6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351B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2026-07-05T05:11:00Z</dcterms:created>
  <dcterms:modified xsi:type="dcterms:W3CDTF">2026-07-05T05:11:00Z</dcterms:modified>
</cp:coreProperties>
</file>