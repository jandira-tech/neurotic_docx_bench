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6F520D7" w14:textId="77777777" w:rsidR="002D3FFE" w:rsidRDefault="000B59FB">
      <w:r>
        <w:rPr>
          <w:b/>
          <w:strike/>
          <w:rPrChange w:id="0" w:author="Comparison" w:date="2026-07-05T01:10:00Z" w16du:dateUtc="2026-07-05T05:10:00Z">
            <w:rPr>
              <w:i/>
              <w:iCs/>
              <w:strike/>
            </w:rPr>
          </w:rPrChange>
        </w:rPr>
        <w:t xml:space="preserve">Strikethrough </w:t>
      </w:r>
      <w:ins w:id="1" w:author="Comparison" w:date="2026-07-05T01:10:00Z" w16du:dateUtc="2026-07-05T05:10:00Z">
        <w:r>
          <w:rPr>
            <w:b/>
            <w:bCs/>
            <w:strike/>
          </w:rPr>
          <w:t>Bold</w:t>
        </w:r>
      </w:ins>
      <w:del w:id="2" w:author="Comparison" w:date="2026-07-05T01:10:00Z" w16du:dateUtc="2026-07-05T05:10:00Z">
        <w:r>
          <w:rPr>
            <w:i/>
            <w:iCs/>
            <w:strike/>
          </w:rPr>
          <w:delText>and Italic Combo</w:delText>
        </w:r>
      </w:del>
      <w:r>
        <w:rPr>
          <w:b/>
          <w:strike/>
          <w:rPrChange w:id="3" w:author="Comparison" w:date="2026-07-05T01:10:00Z" w16du:dateUtc="2026-07-05T05:10:00Z">
            <w:rPr>
              <w:i/>
              <w:iCs/>
              <w:strike/>
            </w:rPr>
          </w:rPrChange>
        </w:rPr>
        <w:t xml:space="preserve"> Demo</w:t>
      </w:r>
    </w:p>
    <w:p w14:paraId="04F98BF6" w14:textId="77777777" w:rsidR="002D3FFE" w:rsidRDefault="000B59FB">
      <w:r>
        <w:rPr>
          <w:b/>
          <w:strike/>
          <w:rPrChange w:id="4" w:author="Comparison" w:date="2026-07-05T01:10:00Z" w16du:dateUtc="2026-07-05T05:10:00Z">
            <w:rPr>
              <w:i/>
              <w:iCs/>
              <w:strike/>
            </w:rPr>
          </w:rPrChange>
        </w:rPr>
        <w:t xml:space="preserve">This document combines strikethrough with </w:t>
      </w:r>
      <w:ins w:id="5" w:author="Comparison" w:date="2026-07-05T01:10:00Z" w16du:dateUtc="2026-07-05T05:10:00Z">
        <w:r>
          <w:rPr>
            <w:b/>
            <w:bCs/>
            <w:strike/>
          </w:rPr>
          <w:t>bold formatting</w:t>
        </w:r>
      </w:ins>
      <w:del w:id="6" w:author="Comparison" w:date="2026-07-05T01:10:00Z" w16du:dateUtc="2026-07-05T05:10:00Z">
        <w:r>
          <w:rPr>
            <w:i/>
            <w:iCs/>
            <w:strike/>
          </w:rPr>
          <w:delText>italic</w:delText>
        </w:r>
      </w:del>
      <w:r>
        <w:rPr>
          <w:b/>
          <w:strike/>
          <w:rPrChange w:id="7" w:author="Comparison" w:date="2026-07-05T01:10:00Z" w16du:dateUtc="2026-07-05T05:10:00Z">
            <w:rPr>
              <w:i/>
              <w:iCs/>
              <w:strike/>
            </w:rPr>
          </w:rPrChange>
        </w:rPr>
        <w:t>.</w:t>
      </w:r>
    </w:p>
    <w:p w14:paraId="747B0427" w14:textId="77777777" w:rsidR="002D3FFE" w:rsidRDefault="000B59FB">
      <w:ins w:id="8" w:author="Comparison" w:date="2026-07-05T01:10:00Z" w16du:dateUtc="2026-07-05T05:10:00Z">
        <w:r>
          <w:rPr>
            <w:b/>
            <w:bCs/>
            <w:strike/>
          </w:rPr>
          <w:t>Bold strikethrough text shows deleted content more prominently.</w:t>
        </w:r>
      </w:ins>
      <w:del w:id="9" w:author="Comparison" w:date="2026-07-05T01:10:00Z" w16du:dateUtc="2026-07-05T05:10:00Z">
        <w:r>
          <w:rPr>
            <w:i/>
            <w:iCs/>
            <w:strike/>
          </w:rPr>
          <w:delText>This text is struck through and italic simultaneously.</w:delText>
        </w:r>
      </w:del>
    </w:p>
    <w:sectPr w:rsidR="002D3FF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D3FFE"/>
    <w:rsid w:val="000B59FB"/>
    <w:rsid w:val="001F1AA7"/>
    <w:rsid w:val="002D3FFE"/>
    <w:rsid w:val="00401700"/>
    <w:rsid w:val="00A23348"/>
    <w:rsid w:val="00B37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28E87A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</Words>
  <Characters>190</Characters>
  <Application>Microsoft Office Word</Application>
  <DocSecurity>0</DocSecurity>
  <Lines>1</Lines>
  <Paragraphs>1</Paragraphs>
  <ScaleCrop>false</ScaleCrop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2026-05-14T17:00:00Z</dcterms:created>
  <dcterms:modified xsi:type="dcterms:W3CDTF">2026-07-05T05:10:00Z</dcterms:modified>
</cp:coreProperties>
</file>