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B2384E" w14:textId="77777777" w:rsidR="003C4B97" w:rsidRDefault="005B48F2">
      <w:r>
        <w:t>Contract Review</w:t>
      </w:r>
    </w:p>
    <w:p w14:paraId="2326FFC6" w14:textId="77777777" w:rsidR="003C4B97" w:rsidRDefault="005B48F2">
      <w:pPr>
        <w:rPr>
          <w:del w:id="0" w:author="Comparison" w:date="2026-07-05T01:29:00Z" w16du:dateUtc="2026-07-05T05:29:00Z"/>
        </w:rPr>
      </w:pPr>
      <w:ins w:id="1" w:author="Comparison" w:date="2026-07-05T01:29:00Z" w16du:dateUtc="2026-07-05T05:29:00Z">
        <w:r>
          <w:t>Clause</w:t>
        </w:r>
        <w:r>
          <w:tab/>
          <w:t>Status</w:t>
        </w:r>
        <w:r>
          <w:tab/>
          <w:t>Notes</w:t>
        </w:r>
        <w:r>
          <w:tab/>
        </w:r>
        <w:proofErr w:type="spellStart"/>
        <w:r>
          <w:t>Payme</w:t>
        </w:r>
        <w:proofErr w:type="spellEnd"/>
        <w:r>
          <w:tab/>
        </w:r>
        <w:proofErr w:type="spellStart"/>
        <w:r>
          <w:t>Signed</w:t>
        </w:r>
        <w:r>
          <w:t>d</w:t>
        </w:r>
        <w:proofErr w:type="spellEnd"/>
        <w:r>
          <w:tab/>
        </w:r>
        <w:r>
          <w:t xml:space="preserve"> (revised)</w:t>
        </w:r>
        <w:r>
          <w:t>Net 30 days</w:t>
        </w:r>
        <w:r>
          <w:tab/>
          <w:t>Liability Cap</w:t>
        </w:r>
        <w:r>
          <w:tab/>
          <w:t>Under Review</w:t>
        </w:r>
        <w:r>
          <w:tab/>
          <w:t>Limit to $500K</w:t>
        </w:r>
        <w:r>
          <w:tab/>
          <w:t>Termination</w:t>
        </w:r>
        <w:r>
          <w:tab/>
          <w:t>Pending</w:t>
        </w:r>
        <w:r>
          <w:tab/>
          <w:t xml:space="preserve">90 </w:t>
        </w:r>
        <w:proofErr w:type="spellStart"/>
        <w:r>
          <w:t>days notice</w:t>
        </w:r>
      </w:ins>
      <w:proofErr w:type="spellEnd"/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C4B97" w14:paraId="465F5F44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2" w:author="Comparison" w:date="2026-07-05T01:29:00Z" w16du:dateUtc="2026-07-05T05:2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F16F0" w14:textId="77777777" w:rsidR="003C4B97" w:rsidRDefault="005B48F2">
            <w:pPr>
              <w:rPr>
                <w:del w:id="3" w:author="Comparison" w:date="2026-07-05T01:29:00Z" w16du:dateUtc="2026-07-05T05:29:00Z"/>
              </w:rPr>
            </w:pPr>
            <w:del w:id="4" w:author="Comparison" w:date="2026-07-05T01:29:00Z" w16du:dateUtc="2026-07-05T05:29:00Z">
              <w:r>
                <w:delText>Clause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FBE04" w14:textId="77777777" w:rsidR="003C4B97" w:rsidRDefault="005B48F2">
            <w:pPr>
              <w:rPr>
                <w:del w:id="5" w:author="Comparison" w:date="2026-07-05T01:29:00Z" w16du:dateUtc="2026-07-05T05:29:00Z"/>
              </w:rPr>
            </w:pPr>
            <w:del w:id="6" w:author="Comparison" w:date="2026-07-05T01:29:00Z" w16du:dateUtc="2026-07-05T05:29:00Z">
              <w:r>
                <w:delText>Status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98E93" w14:textId="77777777" w:rsidR="003C4B97" w:rsidRDefault="005B48F2">
            <w:pPr>
              <w:rPr>
                <w:del w:id="7" w:author="Comparison" w:date="2026-07-05T01:29:00Z" w16du:dateUtc="2026-07-05T05:29:00Z"/>
              </w:rPr>
            </w:pPr>
            <w:del w:id="8" w:author="Comparison" w:date="2026-07-05T01:29:00Z" w16du:dateUtc="2026-07-05T05:29:00Z">
              <w:r>
                <w:delText>Notes</w:delText>
              </w:r>
            </w:del>
          </w:p>
        </w:tc>
      </w:tr>
      <w:tr w:rsidR="003C4B97" w14:paraId="0AF1643D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9" w:author="Comparison" w:date="2026-07-05T01:29:00Z" w16du:dateUtc="2026-07-05T05:2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68094" w14:textId="77777777" w:rsidR="003C4B97" w:rsidRDefault="005B48F2">
            <w:pPr>
              <w:rPr>
                <w:del w:id="10" w:author="Comparison" w:date="2026-07-05T01:29:00Z" w16du:dateUtc="2026-07-05T05:29:00Z"/>
              </w:rPr>
            </w:pPr>
            <w:del w:id="11" w:author="Comparison" w:date="2026-07-05T01:29:00Z" w16du:dateUtc="2026-07-05T05:29:00Z">
              <w:r>
                <w:delText>Payment Terms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F958A" w14:textId="77777777" w:rsidR="003C4B97" w:rsidRDefault="005B48F2">
            <w:pPr>
              <w:rPr>
                <w:del w:id="12" w:author="Comparison" w:date="2026-07-05T01:29:00Z" w16du:dateUtc="2026-07-05T05:29:00Z"/>
              </w:rPr>
            </w:pPr>
            <w:del w:id="13" w:author="Comparison" w:date="2026-07-05T01:29:00Z" w16du:dateUtc="2026-07-05T05:29:00Z">
              <w:r>
                <w:delText>Approved by Legal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8BEED" w14:textId="77777777" w:rsidR="003C4B97" w:rsidRDefault="005B48F2">
            <w:pPr>
              <w:rPr>
                <w:del w:id="14" w:author="Comparison" w:date="2026-07-05T01:29:00Z" w16du:dateUtc="2026-07-05T05:29:00Z"/>
              </w:rPr>
            </w:pPr>
            <w:del w:id="15" w:author="Comparison" w:date="2026-07-05T01:29:00Z" w16du:dateUtc="2026-07-05T05:29:00Z">
              <w:r>
                <w:delText>Net 30 days</w:delText>
              </w:r>
            </w:del>
          </w:p>
        </w:tc>
      </w:tr>
      <w:tr w:rsidR="003C4B97" w14:paraId="3F1FD31D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6" w:author="Comparison" w:date="2026-07-05T01:29:00Z" w16du:dateUtc="2026-07-05T05:2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F3F57" w14:textId="77777777" w:rsidR="003C4B97" w:rsidRDefault="005B48F2">
            <w:pPr>
              <w:rPr>
                <w:del w:id="17" w:author="Comparison" w:date="2026-07-05T01:29:00Z" w16du:dateUtc="2026-07-05T05:29:00Z"/>
              </w:rPr>
            </w:pPr>
            <w:del w:id="18" w:author="Comparison" w:date="2026-07-05T01:29:00Z" w16du:dateUtc="2026-07-05T05:29:00Z">
              <w:r>
                <w:delText>Liability Cap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DDBE0" w14:textId="77777777" w:rsidR="003C4B97" w:rsidRDefault="003C4B97">
            <w:pPr>
              <w:rPr>
                <w:del w:id="19" w:author="Comparison" w:date="2026-07-05T01:29:00Z" w16du:dateUtc="2026-07-05T05:29:00Z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8F019" w14:textId="77777777" w:rsidR="003C4B97" w:rsidRDefault="005B48F2">
            <w:pPr>
              <w:rPr>
                <w:del w:id="20" w:author="Comparison" w:date="2026-07-05T01:29:00Z" w16du:dateUtc="2026-07-05T05:29:00Z"/>
              </w:rPr>
            </w:pPr>
            <w:del w:id="21" w:author="Comparison" w:date="2026-07-05T01:29:00Z" w16du:dateUtc="2026-07-05T05:29:00Z">
              <w:r>
                <w:delText>In ReviewLimit to $500K</w:delText>
              </w:r>
            </w:del>
          </w:p>
        </w:tc>
      </w:tr>
    </w:tbl>
    <w:p w14:paraId="42F2C5D1" w14:textId="77777777" w:rsidR="003C4B97" w:rsidRDefault="003C4B97"/>
    <w:sectPr w:rsidR="003C4B9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4B97"/>
    <w:rsid w:val="003C4B97"/>
    <w:rsid w:val="0041153E"/>
    <w:rsid w:val="005B48F2"/>
    <w:rsid w:val="00AD0BC7"/>
    <w:rsid w:val="00BF0F5F"/>
    <w:rsid w:val="00EC6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11D2C5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2026-05-14T20:32:00Z</dcterms:created>
  <dcterms:modified xsi:type="dcterms:W3CDTF">2026-07-05T05:29:00Z</dcterms:modified>
</cp:coreProperties>
</file>