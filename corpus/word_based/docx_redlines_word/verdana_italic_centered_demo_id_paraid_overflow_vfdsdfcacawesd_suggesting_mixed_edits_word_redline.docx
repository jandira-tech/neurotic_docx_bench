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55DEF8" w14:textId="77777777" w:rsidR="004A2B09" w:rsidRDefault="00E510A9">
      <w:pPr>
        <w:rPr>
          <w:ins w:id="0" w:author="Arthur Souza Rodrigues" w:date="2026-06-29T11:29:00Z" w16du:dateUtc="2026-06-29T15:29:00Z"/>
        </w:rPr>
      </w:pPr>
      <w:ins w:id="1" w:author="Arthur Souza Rodrigues" w:date="2026-06-29T11:29:00Z" w16du:dateUtc="2026-06-29T15:29:00Z">
        <w:r>
          <w:t>vfdsdfcACawesd</w:t>
        </w:r>
      </w:ins>
    </w:p>
    <w:p w14:paraId="6757B638" w14:textId="77777777" w:rsidR="004A2B09" w:rsidRDefault="00E510A9">
      <w:pPr>
        <w:rPr>
          <w:ins w:id="2" w:author="Arthur Souza Rodrigues" w:date="2026-06-29T11:29:00Z" w16du:dateUtc="2026-06-29T15:29:00Z"/>
        </w:rPr>
      </w:pPr>
      <w:ins w:id="3" w:author="Arthur Souza Rodrigues" w:date="2026-06-29T11:29:00Z" w16du:dateUtc="2026-06-29T15:29:00Z">
        <w:r>
          <w:t>vfdsdfcACawesd</w:t>
        </w:r>
      </w:ins>
    </w:p>
    <w:p w14:paraId="093307EC" w14:textId="77777777" w:rsidR="004A2B09" w:rsidRDefault="00E510A9">
      <w:pPr>
        <w:rPr>
          <w:ins w:id="4" w:author="Arthur Souza Rodrigues" w:date="2026-06-29T11:29:00Z" w16du:dateUtc="2026-06-29T15:29:00Z"/>
        </w:rPr>
      </w:pPr>
      <w:ins w:id="5" w:author="Arthur Souza Rodrigues" w:date="2026-06-29T11:29:00Z" w16du:dateUtc="2026-06-29T15:29:00Z">
        <w:r>
          <w:t>vfdsdfcACawesd</w:t>
        </w:r>
      </w:ins>
    </w:p>
    <w:p w14:paraId="33D17CC5" w14:textId="77777777" w:rsidR="004A2B09" w:rsidRDefault="00E510A9">
      <w:pPr>
        <w:rPr>
          <w:ins w:id="6" w:author="Arthur Souza Rodrigues" w:date="2026-06-29T11:29:00Z" w16du:dateUtc="2026-06-29T15:29:00Z"/>
        </w:rPr>
      </w:pPr>
      <w:ins w:id="7" w:author="Arthur Souza Rodrigues" w:date="2026-06-29T11:29:00Z" w16du:dateUtc="2026-06-29T15:29:00Z">
        <w:r>
          <w:t>vfdsdfcACawesd</w:t>
        </w:r>
      </w:ins>
    </w:p>
    <w:p w14:paraId="2DA16591" w14:textId="77777777" w:rsidR="004A2B09" w:rsidRDefault="00E510A9">
      <w:pPr>
        <w:rPr>
          <w:ins w:id="8" w:author="Arthur Souza Rodrigues" w:date="2026-06-29T11:29:00Z" w16du:dateUtc="2026-06-29T15:29:00Z"/>
        </w:rPr>
      </w:pPr>
      <w:ins w:id="9" w:author="Arthur Souza Rodrigues" w:date="2026-06-29T11:29:00Z" w16du:dateUtc="2026-06-29T15:29:00Z">
        <w:r>
          <w:t>vfdsdfcA</w:t>
        </w:r>
        <w:commentRangeStart w:id="10"/>
        <w:commentRangeStart w:id="11"/>
        <w:commentRangeStart w:id="12"/>
        <w:r>
          <w:t>Cawesd</w:t>
        </w:r>
        <w:commentRangeEnd w:id="12"/>
        <w:r>
          <w:rPr>
            <w:rStyle w:val="CommentReference"/>
            <w:sz w:val="22"/>
            <w:szCs w:val="20"/>
          </w:rPr>
          <w:commentReference w:id="12"/>
        </w:r>
        <w:commentRangeEnd w:id="11"/>
        <w:r>
          <w:rPr>
            <w:rStyle w:val="CommentReference"/>
            <w:sz w:val="22"/>
            <w:szCs w:val="20"/>
          </w:rPr>
          <w:commentReference w:id="11"/>
        </w:r>
        <w:commentRangeEnd w:id="10"/>
        <w:r>
          <w:rPr>
            <w:rStyle w:val="CommentReference"/>
            <w:sz w:val="22"/>
            <w:szCs w:val="20"/>
          </w:rPr>
          <w:commentReference w:id="10"/>
        </w:r>
      </w:ins>
    </w:p>
    <w:p w14:paraId="20AF2C56" w14:textId="77777777" w:rsidR="004A2B09" w:rsidRDefault="00E510A9">
      <w:pPr>
        <w:rPr>
          <w:ins w:id="13" w:author="Arthur Souza Rodrigues" w:date="2026-06-29T11:29:00Z" w16du:dateUtc="2026-06-29T15:29:00Z"/>
        </w:rPr>
      </w:pPr>
      <w:commentRangeStart w:id="14"/>
      <w:commentRangeStart w:id="15"/>
      <w:commentRangeStart w:id="16"/>
      <w:ins w:id="17" w:author="Arthur Souza Rodrigues" w:date="2026-06-29T11:29:00Z" w16du:dateUtc="2026-06-29T15:29:00Z">
        <w:r>
          <w:t>vfdsdfcACawesd</w:t>
        </w:r>
        <w:commentRangeEnd w:id="16"/>
        <w:r>
          <w:rPr>
            <w:rStyle w:val="CommentReference"/>
            <w:sz w:val="22"/>
            <w:szCs w:val="20"/>
          </w:rPr>
          <w:commentReference w:id="16"/>
        </w:r>
        <w:commentRangeEnd w:id="15"/>
        <w:r>
          <w:rPr>
            <w:rStyle w:val="CommentReference"/>
            <w:sz w:val="22"/>
            <w:szCs w:val="20"/>
          </w:rPr>
          <w:commentReference w:id="15"/>
        </w:r>
        <w:commentRangeEnd w:id="14"/>
        <w:r>
          <w:rPr>
            <w:rStyle w:val="CommentReference"/>
            <w:sz w:val="22"/>
            <w:szCs w:val="20"/>
          </w:rPr>
          <w:commentReference w:id="14"/>
        </w:r>
      </w:ins>
    </w:p>
    <w:p w14:paraId="66CF0B2F" w14:textId="77777777" w:rsidR="004A2B09" w:rsidRDefault="00E510A9">
      <w:pPr>
        <w:rPr>
          <w:ins w:id="18" w:author="Arthur Souza Rodrigues" w:date="2026-06-29T11:29:00Z" w16du:dateUtc="2026-06-29T15:29:00Z"/>
        </w:rPr>
      </w:pPr>
      <w:commentRangeStart w:id="19"/>
      <w:commentRangeStart w:id="20"/>
      <w:commentRangeStart w:id="21"/>
      <w:ins w:id="22" w:author="Arthur Souza Rodrigues" w:date="2026-06-29T11:29:00Z" w16du:dateUtc="2026-06-29T15:29:00Z">
        <w:r>
          <w:t>vfdsdfcACawesd</w:t>
        </w:r>
        <w:commentRangeEnd w:id="21"/>
        <w:r>
          <w:rPr>
            <w:rStyle w:val="CommentReference"/>
            <w:sz w:val="22"/>
            <w:szCs w:val="20"/>
          </w:rPr>
          <w:commentReference w:id="21"/>
        </w:r>
        <w:commentRangeEnd w:id="20"/>
        <w:r>
          <w:rPr>
            <w:rStyle w:val="CommentReference"/>
            <w:sz w:val="22"/>
            <w:szCs w:val="20"/>
          </w:rPr>
          <w:commentReference w:id="20"/>
        </w:r>
        <w:commentRangeEnd w:id="19"/>
        <w:r>
          <w:rPr>
            <w:rStyle w:val="CommentReference"/>
            <w:sz w:val="22"/>
            <w:szCs w:val="20"/>
          </w:rPr>
          <w:commentReference w:id="19"/>
        </w:r>
      </w:ins>
    </w:p>
    <w:p w14:paraId="5CE41F4B" w14:textId="77777777" w:rsidR="004A2B09" w:rsidRDefault="00E510A9">
      <w:pPr>
        <w:rPr>
          <w:ins w:id="23" w:author="Arthur Souza Rodrigues" w:date="2026-06-29T11:29:00Z" w16du:dateUtc="2026-06-29T15:29:00Z"/>
        </w:rPr>
      </w:pPr>
      <w:commentRangeStart w:id="24"/>
      <w:commentRangeStart w:id="25"/>
      <w:commentRangeStart w:id="26"/>
      <w:ins w:id="27" w:author="Arthur Souza Rodrigues" w:date="2026-06-29T11:29:00Z" w16du:dateUtc="2026-06-29T15:29:00Z">
        <w:r>
          <w:t>vfdsdfcACawesd</w:t>
        </w:r>
        <w:commentRangeEnd w:id="26"/>
        <w:r>
          <w:rPr>
            <w:rStyle w:val="CommentReference"/>
            <w:sz w:val="22"/>
            <w:szCs w:val="20"/>
          </w:rPr>
          <w:commentReference w:id="26"/>
        </w:r>
        <w:commentRangeEnd w:id="25"/>
        <w:r>
          <w:rPr>
            <w:rStyle w:val="CommentReference"/>
            <w:sz w:val="22"/>
            <w:szCs w:val="20"/>
          </w:rPr>
          <w:commentReference w:id="25"/>
        </w:r>
        <w:commentRangeEnd w:id="24"/>
        <w:r>
          <w:rPr>
            <w:rStyle w:val="CommentReference"/>
            <w:sz w:val="22"/>
            <w:szCs w:val="20"/>
          </w:rPr>
          <w:commentReference w:id="24"/>
        </w:r>
      </w:ins>
    </w:p>
    <w:p w14:paraId="16686AD8" w14:textId="77777777" w:rsidR="004A2B09" w:rsidRDefault="00E510A9">
      <w:pPr>
        <w:rPr>
          <w:ins w:id="28" w:author="Arthur Souza Rodrigues" w:date="2026-06-29T11:29:00Z" w16du:dateUtc="2026-06-29T15:29:00Z"/>
        </w:rPr>
      </w:pPr>
      <w:commentRangeStart w:id="29"/>
      <w:commentRangeStart w:id="30"/>
      <w:commentRangeStart w:id="31"/>
      <w:ins w:id="32" w:author="Arthur Souza Rodrigues" w:date="2026-06-29T11:29:00Z" w16du:dateUtc="2026-06-29T15:29:00Z">
        <w:r>
          <w:t>vfdsdfcACaw</w:t>
        </w:r>
        <w:commentRangeEnd w:id="31"/>
        <w:r>
          <w:rPr>
            <w:rStyle w:val="CommentReference"/>
            <w:sz w:val="22"/>
            <w:szCs w:val="20"/>
          </w:rPr>
          <w:commentReference w:id="31"/>
        </w:r>
        <w:commentRangeEnd w:id="30"/>
        <w:r>
          <w:rPr>
            <w:rStyle w:val="CommentReference"/>
            <w:sz w:val="22"/>
            <w:szCs w:val="20"/>
          </w:rPr>
          <w:commentReference w:id="30"/>
        </w:r>
        <w:commentRangeEnd w:id="29"/>
        <w:r>
          <w:rPr>
            <w:rStyle w:val="CommentReference"/>
            <w:sz w:val="22"/>
            <w:szCs w:val="20"/>
          </w:rPr>
          <w:commentReference w:id="29"/>
        </w:r>
        <w:r>
          <w:t>esd</w:t>
        </w:r>
      </w:ins>
    </w:p>
    <w:p w14:paraId="0C31A338" w14:textId="77777777" w:rsidR="004A2B09" w:rsidRDefault="00E510A9">
      <w:pPr>
        <w:rPr>
          <w:ins w:id="33" w:author="Arthur Souza Rodrigues" w:date="2026-06-29T11:29:00Z" w16du:dateUtc="2026-06-29T15:29:00Z"/>
        </w:rPr>
      </w:pPr>
      <w:ins w:id="34" w:author="Arthur Souza Rodrigues" w:date="2026-06-29T11:29:00Z" w16du:dateUtc="2026-06-29T15:29:00Z">
        <w:r>
          <w:t>vfdsdfcACawesd</w:t>
        </w:r>
      </w:ins>
    </w:p>
    <w:p w14:paraId="5A0C5C49" w14:textId="77777777" w:rsidR="004A2B09" w:rsidRDefault="00E510A9">
      <w:pPr>
        <w:rPr>
          <w:ins w:id="35" w:author="Arthur Souza Rodrigues" w:date="2026-06-29T11:29:00Z" w16du:dateUtc="2026-06-29T15:29:00Z"/>
        </w:rPr>
      </w:pPr>
      <w:ins w:id="36" w:author="Arthur Souza Rodrigues" w:date="2026-06-29T11:29:00Z" w16du:dateUtc="2026-06-29T15:29:00Z">
        <w:r>
          <w:t>vfdsdfcACawesd</w:t>
        </w:r>
      </w:ins>
    </w:p>
    <w:p w14:paraId="674F5D94" w14:textId="77777777" w:rsidR="004A2B09" w:rsidRDefault="00E510A9">
      <w:pPr>
        <w:rPr>
          <w:ins w:id="37" w:author="Arthur Souza Rodrigues" w:date="2026-06-29T11:29:00Z" w16du:dateUtc="2026-06-29T15:29:00Z"/>
        </w:rPr>
      </w:pPr>
      <w:ins w:id="38" w:author="Arthur Souza Rodrigues" w:date="2026-06-29T11:29:00Z" w16du:dateUtc="2026-06-29T15:29:00Z">
        <w:r>
          <w:t>vfds</w:t>
        </w:r>
      </w:ins>
      <w:del w:id="39" w:author="Online User" w:date="2026-05-04T19:40:00Z">
        <w:r>
          <w:delText>dfcACawesd</w:delText>
        </w:r>
      </w:del>
    </w:p>
    <w:p w14:paraId="6AC5E67B" w14:textId="77777777" w:rsidR="004A2B09" w:rsidRDefault="00E510A9">
      <w:pPr>
        <w:rPr>
          <w:ins w:id="40" w:author="Arthur Souza Rodrigues" w:date="2026-06-29T11:29:00Z" w16du:dateUtc="2026-06-29T15:29:00Z"/>
        </w:rPr>
      </w:pPr>
      <w:del w:id="41" w:author="Online User" w:date="2026-05-04T19:40:00Z">
        <w:r>
          <w:delText>vfdsdfcACawesd</w:delText>
        </w:r>
      </w:del>
    </w:p>
    <w:p w14:paraId="0C90199A" w14:textId="77777777" w:rsidR="004A2B09" w:rsidRDefault="00E510A9">
      <w:pPr>
        <w:rPr>
          <w:ins w:id="42" w:author="Arthur Souza Rodrigues" w:date="2026-06-29T11:29:00Z" w16du:dateUtc="2026-06-29T15:29:00Z"/>
        </w:rPr>
      </w:pPr>
      <w:del w:id="43" w:author="Online User" w:date="2026-05-04T19:40:00Z">
        <w:r>
          <w:delText>vfdsdfcACawesd</w:delText>
        </w:r>
      </w:del>
    </w:p>
    <w:p w14:paraId="4527F638" w14:textId="77777777" w:rsidR="004A2B09" w:rsidRDefault="00E510A9">
      <w:pPr>
        <w:rPr>
          <w:ins w:id="44" w:author="Arthur Souza Rodrigues" w:date="2026-06-29T11:29:00Z" w16du:dateUtc="2026-06-29T15:29:00Z"/>
        </w:rPr>
      </w:pPr>
      <w:del w:id="45" w:author="Online User" w:date="2026-05-04T19:40:00Z">
        <w:r>
          <w:delText>vfdsdfcACawesd</w:delText>
        </w:r>
      </w:del>
    </w:p>
    <w:p w14:paraId="291D8DA6" w14:textId="77777777" w:rsidR="004A2B09" w:rsidRDefault="00E510A9">
      <w:pPr>
        <w:rPr>
          <w:ins w:id="46" w:author="Arthur Souza Rodrigues" w:date="2026-06-29T11:29:00Z" w16du:dateUtc="2026-06-29T15:29:00Z"/>
        </w:rPr>
      </w:pPr>
      <w:del w:id="47" w:author="Online User" w:date="2026-05-04T19:40:00Z">
        <w:r>
          <w:delText>vfdsdfcACawesd</w:delText>
        </w:r>
      </w:del>
    </w:p>
    <w:p w14:paraId="6DCFE1D5" w14:textId="77777777" w:rsidR="004A2B09" w:rsidRDefault="00E510A9">
      <w:pPr>
        <w:rPr>
          <w:ins w:id="48" w:author="Arthur Souza Rodrigues" w:date="2026-06-29T11:29:00Z" w16du:dateUtc="2026-06-29T15:29:00Z"/>
        </w:rPr>
      </w:pPr>
      <w:del w:id="49" w:author="Online User" w:date="2026-05-04T19:40:00Z">
        <w:r>
          <w:delText>vfdsdfcACawesd</w:delText>
        </w:r>
      </w:del>
    </w:p>
    <w:p w14:paraId="107DF998" w14:textId="77777777" w:rsidR="004A2B09" w:rsidRDefault="00E510A9">
      <w:pPr>
        <w:rPr>
          <w:ins w:id="50" w:author="Arthur Souza Rodrigues" w:date="2026-06-29T11:29:00Z" w16du:dateUtc="2026-06-29T15:29:00Z"/>
        </w:rPr>
      </w:pPr>
      <w:del w:id="51" w:author="Online User" w:date="2026-05-04T19:40:00Z">
        <w:r>
          <w:delText>vfdsdfcACawesd</w:delText>
        </w:r>
      </w:del>
    </w:p>
    <w:p w14:paraId="5B17A1FC" w14:textId="77777777" w:rsidR="004A2B09" w:rsidRDefault="00E510A9">
      <w:pPr>
        <w:rPr>
          <w:ins w:id="52" w:author="Arthur Souza Rodrigues" w:date="2026-06-29T11:29:00Z" w16du:dateUtc="2026-06-29T15:29:00Z"/>
        </w:rPr>
      </w:pPr>
      <w:del w:id="53" w:author="Online User" w:date="2026-05-04T19:40:00Z">
        <w:r>
          <w:delText>vfdsdfcACawesd</w:delText>
        </w:r>
      </w:del>
    </w:p>
    <w:p w14:paraId="34AE3942" w14:textId="77777777" w:rsidR="004A2B09" w:rsidRDefault="00E510A9">
      <w:pPr>
        <w:rPr>
          <w:ins w:id="54" w:author="Arthur Souza Rodrigues" w:date="2026-06-29T11:29:00Z" w16du:dateUtc="2026-06-29T15:29:00Z"/>
        </w:rPr>
      </w:pPr>
      <w:del w:id="55" w:author="Online User" w:date="2026-05-04T19:40:00Z">
        <w:r>
          <w:delText>vfdsdfcACawesd</w:delText>
        </w:r>
      </w:del>
    </w:p>
    <w:p w14:paraId="75637003" w14:textId="77777777" w:rsidR="004A2B09" w:rsidRDefault="00E510A9">
      <w:pPr>
        <w:rPr>
          <w:ins w:id="56" w:author="Arthur Souza Rodrigues" w:date="2026-06-29T11:29:00Z" w16du:dateUtc="2026-06-29T15:29:00Z"/>
        </w:rPr>
      </w:pPr>
      <w:del w:id="57" w:author="Online User" w:date="2026-05-04T19:40:00Z">
        <w:r>
          <w:delText>vfdsdfcACaw</w:delText>
        </w:r>
      </w:del>
      <w:ins w:id="58" w:author="Arthur Souza Rodrigues" w:date="2026-06-29T11:29:00Z" w16du:dateUtc="2026-06-29T15:29:00Z">
        <w:r>
          <w:t>esd</w:t>
        </w:r>
      </w:ins>
    </w:p>
    <w:p w14:paraId="3E29B34B" w14:textId="77777777" w:rsidR="004A2B09" w:rsidRDefault="00E510A9">
      <w:pPr>
        <w:rPr>
          <w:ins w:id="59" w:author="Arthur Souza Rodrigues" w:date="2026-06-29T11:29:00Z" w16du:dateUtc="2026-06-29T15:29:00Z"/>
        </w:rPr>
      </w:pPr>
      <w:ins w:id="60" w:author="Arthur Souza Rodrigues" w:date="2026-06-29T11:29:00Z" w16du:dateUtc="2026-06-29T15:29:00Z">
        <w:r>
          <w:t>vfdsdfcACawesd</w:t>
        </w:r>
      </w:ins>
    </w:p>
    <w:p w14:paraId="1AD7645B" w14:textId="77777777" w:rsidR="004A2B09" w:rsidRDefault="00E510A9">
      <w:pPr>
        <w:rPr>
          <w:ins w:id="61" w:author="Arthur Souza Rodrigues" w:date="2026-06-29T11:29:00Z" w16du:dateUtc="2026-06-29T15:29:00Z"/>
        </w:rPr>
      </w:pPr>
      <w:ins w:id="62" w:author="Arthur Souza Rodrigues" w:date="2026-06-29T11:29:00Z" w16du:dateUtc="2026-06-29T15:29:00Z">
        <w:r>
          <w:t>vfdsdfcACawesd</w:t>
        </w:r>
      </w:ins>
    </w:p>
    <w:p w14:paraId="39ABACBD" w14:textId="77777777" w:rsidR="004A2B09" w:rsidRDefault="00E510A9">
      <w:pPr>
        <w:rPr>
          <w:ins w:id="63" w:author="Arthur Souza Rodrigues" w:date="2026-06-29T11:29:00Z" w16du:dateUtc="2026-06-29T15:29:00Z"/>
        </w:rPr>
      </w:pPr>
      <w:ins w:id="64" w:author="Arthur Souza Rodrigues" w:date="2026-06-29T11:29:00Z" w16du:dateUtc="2026-06-29T15:29:00Z">
        <w:r>
          <w:t>vfdsdfcACawesd</w:t>
        </w:r>
      </w:ins>
    </w:p>
    <w:p w14:paraId="5431C68E" w14:textId="77777777" w:rsidR="004A2B09" w:rsidRDefault="00E510A9">
      <w:pPr>
        <w:rPr>
          <w:ins w:id="65" w:author="Arthur Souza Rodrigues" w:date="2026-06-29T11:29:00Z" w16du:dateUtc="2026-06-29T15:29:00Z"/>
        </w:rPr>
      </w:pPr>
      <w:ins w:id="66" w:author="Arthur Souza Rodrigues" w:date="2026-06-29T11:29:00Z" w16du:dateUtc="2026-06-29T15:29:00Z">
        <w:r>
          <w:t>vfdsdfcACawesd</w:t>
        </w:r>
      </w:ins>
    </w:p>
    <w:p w14:paraId="2261BFA4" w14:textId="77777777" w:rsidR="004A2B09" w:rsidRDefault="00E510A9">
      <w:pPr>
        <w:rPr>
          <w:ins w:id="67" w:author="Arthur Souza Rodrigues" w:date="2026-06-29T11:29:00Z" w16du:dateUtc="2026-06-29T15:29:00Z"/>
        </w:rPr>
      </w:pPr>
      <w:ins w:id="68" w:author="Arthur Souza Rodrigues" w:date="2026-06-29T11:29:00Z" w16du:dateUtc="2026-06-29T15:29:00Z">
        <w:r>
          <w:lastRenderedPageBreak/>
          <w:t>vfdsdfcACawesd</w:t>
        </w:r>
      </w:ins>
    </w:p>
    <w:p w14:paraId="149B2B14" w14:textId="77777777" w:rsidR="004A2B09" w:rsidRDefault="00E510A9">
      <w:pPr>
        <w:rPr>
          <w:ins w:id="69" w:author="Arthur Souza Rodrigues" w:date="2026-06-29T11:29:00Z" w16du:dateUtc="2026-06-29T15:29:00Z"/>
        </w:rPr>
      </w:pPr>
      <w:ins w:id="70" w:author="Arthur Souza Rodrigues" w:date="2026-06-29T11:29:00Z" w16du:dateUtc="2026-06-29T15:29:00Z">
        <w:r>
          <w:t>vfdsdfcACawesd</w:t>
        </w:r>
      </w:ins>
    </w:p>
    <w:p w14:paraId="1FD04A8D" w14:textId="77777777" w:rsidR="004A2B09" w:rsidRDefault="00E510A9">
      <w:pPr>
        <w:rPr>
          <w:ins w:id="71" w:author="Arthur Souza Rodrigues" w:date="2026-06-29T11:29:00Z" w16du:dateUtc="2026-06-29T15:29:00Z"/>
        </w:rPr>
      </w:pPr>
      <w:ins w:id="72" w:author="Arthur Souza Rodrigues" w:date="2026-06-29T11:29:00Z" w16du:dateUtc="2026-06-29T15:29:00Z">
        <w:r>
          <w:t>vfdsdfcACawesd</w:t>
        </w:r>
      </w:ins>
      <w:ins w:id="73" w:author="Online User" w:date="2026-05-04T19:40:00Z">
        <w:r>
          <w:t>fdsdfcACawesd</w:t>
        </w:r>
      </w:ins>
    </w:p>
    <w:p w14:paraId="14C8C41D" w14:textId="77777777" w:rsidR="004A2B09" w:rsidRDefault="00E510A9">
      <w:pPr>
        <w:rPr>
          <w:ins w:id="74" w:author="Arthur Souza Rodrigues" w:date="2026-06-29T11:29:00Z" w16du:dateUtc="2026-06-29T15:29:00Z"/>
        </w:rPr>
      </w:pPr>
      <w:ins w:id="75" w:author="Online User" w:date="2026-05-04T19:40:00Z">
        <w:r>
          <w:t>vfdsdfcACawesd</w:t>
        </w:r>
      </w:ins>
    </w:p>
    <w:p w14:paraId="08687E82" w14:textId="77777777" w:rsidR="004A2B09" w:rsidRDefault="00E510A9">
      <w:pPr>
        <w:rPr>
          <w:ins w:id="76" w:author="Arthur Souza Rodrigues" w:date="2026-06-29T11:29:00Z" w16du:dateUtc="2026-06-29T15:29:00Z"/>
        </w:rPr>
      </w:pPr>
      <w:ins w:id="77" w:author="Online User" w:date="2026-05-04T19:40:00Z">
        <w:r>
          <w:t>vfdsdfcACawesd</w:t>
        </w:r>
      </w:ins>
    </w:p>
    <w:p w14:paraId="1CEDD29D" w14:textId="77777777" w:rsidR="004A2B09" w:rsidRDefault="00E510A9">
      <w:pPr>
        <w:rPr>
          <w:ins w:id="78" w:author="Arthur Souza Rodrigues" w:date="2026-06-29T11:29:00Z" w16du:dateUtc="2026-06-29T15:29:00Z"/>
        </w:rPr>
      </w:pPr>
      <w:ins w:id="79" w:author="Online User" w:date="2026-05-04T19:40:00Z">
        <w:r>
          <w:t>vfdsdfcACawesd</w:t>
        </w:r>
      </w:ins>
    </w:p>
    <w:p w14:paraId="75184B8C" w14:textId="77777777" w:rsidR="004A2B09" w:rsidRDefault="00E510A9">
      <w:pPr>
        <w:rPr>
          <w:ins w:id="80" w:author="Arthur Souza Rodrigues" w:date="2026-06-29T11:29:00Z" w16du:dateUtc="2026-06-29T15:29:00Z"/>
        </w:rPr>
      </w:pPr>
      <w:ins w:id="81" w:author="Online User" w:date="2026-05-04T19:40:00Z">
        <w:r>
          <w:t>vfdsdfcACawesdfdsdfcACawesd</w:t>
        </w:r>
      </w:ins>
    </w:p>
    <w:p w14:paraId="0C4A9EBF" w14:textId="77777777" w:rsidR="004A2B09" w:rsidRDefault="00E510A9">
      <w:pPr>
        <w:rPr>
          <w:ins w:id="82" w:author="Arthur Souza Rodrigues" w:date="2026-06-29T11:29:00Z" w16du:dateUtc="2026-06-29T15:29:00Z"/>
        </w:rPr>
      </w:pPr>
      <w:ins w:id="83" w:author="Online User" w:date="2026-05-04T19:40:00Z">
        <w:r>
          <w:t>vfdsdfcACawesd</w:t>
        </w:r>
      </w:ins>
    </w:p>
    <w:p w14:paraId="5A5C2029" w14:textId="77777777" w:rsidR="004A2B09" w:rsidRDefault="00E510A9">
      <w:pPr>
        <w:rPr>
          <w:ins w:id="84" w:author="Arthur Souza Rodrigues" w:date="2026-06-29T11:29:00Z" w16du:dateUtc="2026-06-29T15:29:00Z"/>
        </w:rPr>
      </w:pPr>
      <w:ins w:id="85" w:author="Online User" w:date="2026-05-04T19:40:00Z">
        <w:r>
          <w:t>vfdsdfcACawesd</w:t>
        </w:r>
      </w:ins>
    </w:p>
    <w:p w14:paraId="70A749D3" w14:textId="77777777" w:rsidR="004A2B09" w:rsidRDefault="00E510A9">
      <w:pPr>
        <w:rPr>
          <w:ins w:id="86" w:author="Arthur Souza Rodrigues" w:date="2026-06-29T11:29:00Z" w16du:dateUtc="2026-06-29T15:29:00Z"/>
        </w:rPr>
      </w:pPr>
      <w:ins w:id="87" w:author="Online User" w:date="2026-05-04T19:40:00Z">
        <w:r>
          <w:t>vfdsdfcACawesd</w:t>
        </w:r>
      </w:ins>
    </w:p>
    <w:p w14:paraId="426B3C34" w14:textId="77777777" w:rsidR="004A2B09" w:rsidRDefault="00E510A9">
      <w:pPr>
        <w:rPr>
          <w:ins w:id="88" w:author="Arthur Souza Rodrigues" w:date="2026-06-29T11:29:00Z" w16du:dateUtc="2026-06-29T15:29:00Z"/>
        </w:rPr>
      </w:pPr>
      <w:ins w:id="89" w:author="Online User" w:date="2026-05-04T19:40:00Z">
        <w:r>
          <w:t>vfdsdfcACawesd</w:t>
        </w:r>
      </w:ins>
    </w:p>
    <w:p w14:paraId="43D369B0" w14:textId="77777777" w:rsidR="00B2479D" w:rsidRDefault="00E510A9">
      <w:pPr>
        <w:rPr>
          <w:del w:id="90" w:author="Arthur Souza Rodrigues" w:date="2026-06-29T11:29:00Z" w16du:dateUtc="2026-06-29T15:29:00Z"/>
        </w:rPr>
      </w:pPr>
      <w:ins w:id="91" w:author="Arthur Souza Rodrigues" w:date="2026-06-29T11:29:00Z" w16du:dateUtc="2026-06-29T15:29:00Z">
        <w:r>
          <w:t>vfdsdfcACawesd</w:t>
        </w:r>
      </w:ins>
      <w:del w:id="92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Verdana Italic Centered Demo</w:delText>
        </w:r>
      </w:del>
    </w:p>
    <w:p w14:paraId="208A660C" w14:textId="77777777" w:rsidR="00B2479D" w:rsidRDefault="00E510A9">
      <w:pPr>
        <w:rPr>
          <w:del w:id="93" w:author="Arthur Souza Rodrigues" w:date="2026-06-29T11:29:00Z" w16du:dateUtc="2026-06-29T15:29:00Z"/>
        </w:rPr>
      </w:pPr>
      <w:del w:id="94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This document shows Verdana font with italic and center alignment.</w:delText>
        </w:r>
      </w:del>
    </w:p>
    <w:p w14:paraId="78799D6B" w14:textId="77777777" w:rsidR="00B2479D" w:rsidRDefault="00E510A9">
      <w:del w:id="95" w:author="Arthur Souza Rodrigues" w:date="2026-06-29T11:29:00Z" w16du:dateUtc="2026-06-29T15:29:00Z">
        <w:r>
          <w:rPr>
            <w:rFonts w:ascii="Verdana, Geneva, sans-serif" w:hAnsi="Verdana, Geneva, sans-serif" w:cs="Verdana, Geneva, sans-serif"/>
            <w:i/>
            <w:iCs/>
          </w:rPr>
          <w:delText>Verdana italic centered creates a clean and modern look.</w:delText>
        </w:r>
      </w:del>
    </w:p>
    <w:sectPr w:rsidR="00B2479D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Online User" w:date="2026-05-04T19:40:00Z" w:initials="">
    <w:p w14:paraId="401730D9" w14:textId="77777777" w:rsidR="004A2B09" w:rsidRDefault="00E510A9">
      <w:r>
        <w:annotationRef/>
      </w:r>
      <w:r>
        <w:t>ssdfaASDF</w:t>
      </w:r>
    </w:p>
  </w:comment>
  <w:comment w:id="11" w:author="Online User" w:date="2026-05-04T19:40:00Z" w:initials="">
    <w:p w14:paraId="46E558E5" w14:textId="77777777" w:rsidR="004A2B09" w:rsidRDefault="00E510A9">
      <w:r>
        <w:annotationRef/>
      </w:r>
      <w:r>
        <w:t>vfdsdfcACawesd</w:t>
      </w:r>
    </w:p>
  </w:comment>
  <w:comment w:id="10" w:author="Online User" w:date="2026-05-04T19:40:00Z" w:initials="">
    <w:p w14:paraId="54B9B964" w14:textId="77777777" w:rsidR="004A2B09" w:rsidRDefault="00E510A9">
      <w:r>
        <w:annotationRef/>
      </w:r>
      <w:r>
        <w:t>vfdsdfcACawesd</w:t>
      </w:r>
    </w:p>
  </w:comment>
  <w:comment w:id="16" w:author="" w:initials="">
    <w:p w14:paraId="7B44A7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5" w:author="" w:initials="">
    <w:p w14:paraId="13EAE9EB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4" w:author="" w:initials="">
    <w:p w14:paraId="361CA67A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1" w:author="" w:initials="">
    <w:p w14:paraId="042B6274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0" w:author="" w:initials="">
    <w:p w14:paraId="0F6C9E3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19" w:author="" w:initials="">
    <w:p w14:paraId="54FF3013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6" w:author="" w:initials="">
    <w:p w14:paraId="36916AA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5" w:author="" w:initials="">
    <w:p w14:paraId="03B51316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4" w:author="" w:initials="">
    <w:p w14:paraId="54A9EFFC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1" w:author="" w:initials="">
    <w:p w14:paraId="3ED7A135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30" w:author="" w:initials="">
    <w:p w14:paraId="715045B1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  <w:comment w:id="29" w:author="" w:initials="">
    <w:p w14:paraId="2F8E9688" w14:textId="77777777" w:rsidR="00F971A1" w:rsidRDefault="00E510A9">
      <w:pPr>
        <w:pStyle w:val="CommentText"/>
      </w:pPr>
      <w:r>
        <w:rPr>
          <w:rStyle w:val="CommentReference"/>
        </w:rPr>
        <w:annotationRef/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401730D9" w15:done="0"/>
  <w15:commentEx w15:paraId="46E558E5" w15:done="0"/>
  <w15:commentEx w15:paraId="54B9B964" w15:done="0"/>
  <w15:commentEx w15:paraId="7B44A7EB" w15:done="0"/>
  <w15:commentEx w15:paraId="13EAE9EB" w15:done="0"/>
  <w15:commentEx w15:paraId="361CA67A" w15:done="0"/>
  <w15:commentEx w15:paraId="042B6274" w15:done="0"/>
  <w15:commentEx w15:paraId="0F6C9E3C" w15:done="0"/>
  <w15:commentEx w15:paraId="54FF3013" w15:done="0"/>
  <w15:commentEx w15:paraId="36916AA5" w15:done="0"/>
  <w15:commentEx w15:paraId="03B51316" w15:done="0"/>
  <w15:commentEx w15:paraId="54A9EFFC" w15:done="0"/>
  <w15:commentEx w15:paraId="3ED7A135" w15:done="0"/>
  <w15:commentEx w15:paraId="715045B1" w15:done="0"/>
  <w15:commentEx w15:paraId="2F8E9688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cr w16du wp14">
  <w16cex:commentExtensible w16cex:durableId="595BD2BA" w16cex:dateUtc="2026-05-04T19:4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401730D9" w16cid:durableId="401730D9"/>
  <w16cid:commentId w16cid:paraId="46E558E5" w16cid:durableId="595BD2BA"/>
  <w16cid:commentId w16cid:paraId="54B9B964" w16cid:durableId="54B9B964"/>
  <w16cid:commentId w16cid:paraId="7B44A7EB" w16cid:durableId="7B44A7EB"/>
  <w16cid:commentId w16cid:paraId="13EAE9EB" w16cid:durableId="13EAE9EB"/>
  <w16cid:commentId w16cid:paraId="361CA67A" w16cid:durableId="361CA67A"/>
  <w16cid:commentId w16cid:paraId="042B6274" w16cid:durableId="042B6274"/>
  <w16cid:commentId w16cid:paraId="0F6C9E3C" w16cid:durableId="0F6C9E3C"/>
  <w16cid:commentId w16cid:paraId="54FF3013" w16cid:durableId="54FF3013"/>
  <w16cid:commentId w16cid:paraId="36916AA5" w16cid:durableId="36916AA5"/>
  <w16cid:commentId w16cid:paraId="03B51316" w16cid:durableId="03B51316"/>
  <w16cid:commentId w16cid:paraId="54A9EFFC" w16cid:durableId="54A9EFFC"/>
  <w16cid:commentId w16cid:paraId="3ED7A135" w16cid:durableId="3ED7A135"/>
  <w16cid:commentId w16cid:paraId="715045B1" w16cid:durableId="715045B1"/>
  <w16cid:commentId w16cid:paraId="2F8E9688" w16cid:durableId="2F8E9688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, Geneva, sans-serif">
    <w:altName w:val="Verdan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2479D"/>
    <w:rsid w:val="000D2712"/>
    <w:rsid w:val="004A2B09"/>
    <w:rsid w:val="0057049C"/>
    <w:rsid w:val="007F6CB4"/>
    <w:rsid w:val="00B2479D"/>
    <w:rsid w:val="00C75CF3"/>
    <w:rsid w:val="00E510A9"/>
    <w:rsid w:val="00F97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D7189E1"/>
  <w15:docId w15:val="{33156C48-9DB9-7C44-8078-909FCD3376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CommentText">
    <w:name w:val="annotation text"/>
    <w:basedOn w:val="Normal"/>
    <w:link w:val="CommentTextChar"/>
    <w:uiPriority w:val="99"/>
    <w:semiHidden/>
    <w:unhideWhenUsed/>
    <w:rsid w:val="0057049C"/>
    <w:pPr>
      <w:spacing w:line="240" w:lineRule="auto"/>
    </w:pPr>
    <w:rPr>
      <w:sz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7049C"/>
    <w:rPr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57049C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111</Words>
  <Characters>637</Characters>
  <Application>Microsoft Office Word</Application>
  <DocSecurity>0</DocSecurity>
  <Lines>5</Lines>
  <Paragraphs>1</Paragraphs>
  <ScaleCrop>false</ScaleCrop>
  <Company/>
  <LinksUpToDate>false</LinksUpToDate>
  <CharactersWithSpaces>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2026-06-29T15:29:00Z</dcterms:modified>
</cp:coreProperties>
</file>