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76DA3" w14:textId="77777777" w:rsidR="00B464C7" w:rsidRDefault="000B5B12">
      <w:pPr>
        <w:rPr>
          <w:ins w:id="0" w:author="Comparison" w:date="2026-07-05T01:09:00Z" w16du:dateUtc="2026-07-05T05:09:00Z"/>
        </w:rPr>
      </w:pPr>
      <w:ins w:id="1" w:author="Comparison" w:date="2026-07-05T01:09:00Z" w16du:dateUtc="2026-07-05T05:09:00Z">
        <w:r>
          <w:t>Quarterly Performance Report</w:t>
        </w:r>
      </w:ins>
    </w:p>
    <w:p w14:paraId="1E0C00B2" w14:textId="77777777" w:rsidR="00B17BE0" w:rsidRDefault="000B5B12">
      <w:pPr>
        <w:rPr>
          <w:del w:id="2" w:author="Comparison" w:date="2026-07-05T01:09:00Z" w16du:dateUtc="2026-07-05T05:09:00Z"/>
        </w:rPr>
      </w:pPr>
      <w:del w:id="3" w:author="Comparison" w:date="2026-07-05T01:09:00Z" w16du:dateUtc="2026-07-05T05:09:00Z">
        <w:r>
          <w:delText>Q1 Sales Summary</w:delText>
        </w:r>
      </w:del>
    </w:p>
    <w:p w14:paraId="4D837425" w14:textId="77777777" w:rsidR="00B17BE0" w:rsidRDefault="00B17BE0"/>
    <w:p w14:paraId="470B9438" w14:textId="77777777" w:rsidR="00B17BE0" w:rsidRDefault="00B17BE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4" w:author="Comparison" w:date="2026-07-05T01:09:00Z" w16du:dateUtc="2026-07-05T05:09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40"/>
        <w:gridCol w:w="2340"/>
        <w:gridCol w:w="2340"/>
        <w:gridCol w:w="2340"/>
        <w:tblGridChange w:id="5">
          <w:tblGrid>
            <w:gridCol w:w="2340"/>
            <w:gridCol w:w="780"/>
            <w:gridCol w:w="1560"/>
            <w:gridCol w:w="1560"/>
            <w:gridCol w:w="780"/>
            <w:gridCol w:w="2340"/>
          </w:tblGrid>
        </w:tblGridChange>
      </w:tblGrid>
      <w:tr w:rsidR="00B17BE0" w14:paraId="19B62E5B" w14:textId="3B7F514E">
        <w:tblPrEx>
          <w:tblCellMar>
            <w:top w:w="0" w:type="dxa"/>
            <w:bottom w:w="0" w:type="dxa"/>
          </w:tblCellMar>
          <w:tblPrExChange w:id="6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7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2420DF3" w14:textId="77777777" w:rsidR="00B17BE0" w:rsidRDefault="000B5B12">
            <w:ins w:id="9" w:author="Comparison" w:date="2026-07-05T01:09:00Z" w16du:dateUtc="2026-07-05T05:09:00Z">
              <w:r>
                <w:t>Metric</w:t>
              </w:r>
            </w:ins>
            <w:del w:id="10" w:author="Comparison" w:date="2026-07-05T01:09:00Z" w16du:dateUtc="2026-07-05T05:09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B1DE271" w14:textId="77777777" w:rsidR="00B17BE0" w:rsidRDefault="000B5B12">
            <w:moveFromRangeStart w:id="12" w:author="Comparison" w:date="2026-07-05T01:09:00Z" w:name="move234106205"/>
            <w:moveFrom w:id="13" w:author="Comparison" w:date="2026-07-05T01:09:00Z" w16du:dateUtc="2026-07-05T05:09:00Z">
              <w:r>
                <w:rPr>
                  <w:rPrChange w:id="14" w:author="Comparison" w:date="2026-07-05T01:09:00Z" w16du:dateUtc="2026-07-05T05:09:00Z">
                    <w:rPr>
                      <w:b/>
                      <w:bCs/>
                    </w:rPr>
                  </w:rPrChange>
                </w:rPr>
                <w:t>Revenue</w:t>
              </w:r>
            </w:moveFrom>
            <w:moveFromRangeEnd w:id="12"/>
            <w:ins w:id="15" w:author="Comparison" w:date="2026-07-05T01:09:00Z" w16du:dateUtc="2026-07-05T05:09:00Z">
              <w:r>
                <w:t>Q1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484E79D" w14:textId="77777777" w:rsidR="00B17BE0" w:rsidRDefault="000B5B12">
            <w:ins w:id="17" w:author="Comparison" w:date="2026-07-05T01:09:00Z" w16du:dateUtc="2026-07-05T05:09:00Z">
              <w:r>
                <w:t>Q2</w:t>
              </w:r>
            </w:ins>
            <w:del w:id="18" w:author="Comparison" w:date="2026-07-05T01:09:00Z" w16du:dateUtc="2026-07-05T05:09:00Z">
              <w:r>
                <w:rPr>
                  <w:b/>
                  <w:bCs/>
                </w:rPr>
                <w:delText>Target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D932A11" w14:textId="77777777" w:rsidR="000B5B12" w:rsidRDefault="000B5B12">
            <w:ins w:id="20" w:author="Comparison" w:date="2026-07-05T01:09:00Z" w16du:dateUtc="2026-07-05T05:09:00Z">
              <w:r>
                <w:t>Q3</w:t>
              </w:r>
            </w:ins>
          </w:p>
        </w:tc>
      </w:tr>
      <w:tr w:rsidR="00B17BE0" w14:paraId="2F26C910" w14:textId="7A3EB18E">
        <w:tblPrEx>
          <w:tblCellMar>
            <w:top w:w="0" w:type="dxa"/>
            <w:bottom w:w="0" w:type="dxa"/>
          </w:tblCellMar>
          <w:tblPrExChange w:id="21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22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1D14FF" w14:textId="77777777" w:rsidR="00B17BE0" w:rsidRDefault="000B5B12">
            <w:del w:id="24" w:author="Comparison" w:date="2026-07-05T01:09:00Z" w16du:dateUtc="2026-07-05T05:09:00Z">
              <w:r>
                <w:delText>North</w:delText>
              </w:r>
            </w:del>
            <w:moveToRangeStart w:id="25" w:author="Comparison" w:date="2026-07-05T01:09:00Z" w:name="move234106205"/>
            <w:moveTo w:id="26" w:author="Comparison" w:date="2026-07-05T01:09:00Z" w16du:dateUtc="2026-07-05T05:09:00Z">
              <w:r>
                <w:rPr>
                  <w:rPrChange w:id="27" w:author="Comparison" w:date="2026-07-05T01:09:00Z" w16du:dateUtc="2026-07-05T05:09:00Z">
                    <w:rPr>
                      <w:b/>
                      <w:bCs/>
                    </w:rPr>
                  </w:rPrChange>
                </w:rPr>
                <w:t>Revenue</w:t>
              </w:r>
            </w:moveTo>
            <w:moveToRangeEnd w:id="2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FBB86D3" w14:textId="77777777" w:rsidR="00B17BE0" w:rsidRDefault="000B5B12">
            <w:r>
              <w:t>$</w:t>
            </w:r>
            <w:ins w:id="29" w:author="Comparison" w:date="2026-07-05T01:09:00Z" w16du:dateUtc="2026-07-05T05:09:00Z">
              <w:r>
                <w:t>1.2M</w:t>
              </w:r>
            </w:ins>
            <w:del w:id="30" w:author="Comparison" w:date="2026-07-05T01:09:00Z" w16du:dateUtc="2026-07-05T05:09:00Z">
              <w:r>
                <w:delText>450,000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304729" w14:textId="77777777" w:rsidR="00B17BE0" w:rsidRDefault="000B5B12">
            <w:r>
              <w:t>$</w:t>
            </w:r>
            <w:ins w:id="32" w:author="Comparison" w:date="2026-07-05T01:09:00Z" w16du:dateUtc="2026-07-05T05:09:00Z">
              <w:r>
                <w:t>1.5M</w:t>
              </w:r>
            </w:ins>
            <w:del w:id="33" w:author="Comparison" w:date="2026-07-05T01:09:00Z" w16du:dateUtc="2026-07-05T05:09:00Z">
              <w:r>
                <w:delText>400,000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CFF178" w14:textId="77777777" w:rsidR="000B5B12" w:rsidRDefault="000B5B12">
            <w:ins w:id="35" w:author="Comparison" w:date="2026-07-05T01:09:00Z" w16du:dateUtc="2026-07-05T05:09:00Z">
              <w:r>
                <w:t>$1.8M</w:t>
              </w:r>
            </w:ins>
          </w:p>
        </w:tc>
      </w:tr>
      <w:tr w:rsidR="00B17BE0" w14:paraId="340212DD" w14:textId="64CD019E">
        <w:tblPrEx>
          <w:tblCellMar>
            <w:top w:w="0" w:type="dxa"/>
            <w:bottom w:w="0" w:type="dxa"/>
          </w:tblCellMar>
          <w:tblPrExChange w:id="36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37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FC2421" w14:textId="77777777" w:rsidR="00B17BE0" w:rsidRDefault="000B5B12">
            <w:ins w:id="39" w:author="Comparison" w:date="2026-07-05T01:09:00Z" w16du:dateUtc="2026-07-05T05:09:00Z">
              <w:r>
                <w:t>NPS</w:t>
              </w:r>
            </w:ins>
            <w:del w:id="40" w:author="Comparison" w:date="2026-07-05T01:09:00Z" w16du:dateUtc="2026-07-05T05:09:00Z">
              <w:r>
                <w:delText>South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1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D030477" w14:textId="77777777" w:rsidR="00B17BE0" w:rsidRDefault="000B5B12">
            <w:ins w:id="42" w:author="Comparison" w:date="2026-07-05T01:09:00Z" w16du:dateUtc="2026-07-05T05:09:00Z">
              <w:r>
                <w:t>65</w:t>
              </w:r>
            </w:ins>
            <w:del w:id="43" w:author="Comparison" w:date="2026-07-05T01:09:00Z" w16du:dateUtc="2026-07-05T05:09:00Z">
              <w:r>
                <w:delText>$380,000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4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7CF3A73" w14:textId="77777777" w:rsidR="00B17BE0" w:rsidRDefault="000B5B12">
            <w:ins w:id="45" w:author="Comparison" w:date="2026-07-05T01:09:00Z" w16du:dateUtc="2026-07-05T05:09:00Z">
              <w:r>
                <w:t>70</w:t>
              </w:r>
            </w:ins>
            <w:del w:id="46" w:author="Comparison" w:date="2026-07-05T01:09:00Z" w16du:dateUtc="2026-07-05T05:09:00Z">
              <w:r>
                <w:delText>$350,000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7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2EFFCF" w14:textId="77777777" w:rsidR="000B5B12" w:rsidRDefault="000B5B12">
            <w:ins w:id="48" w:author="Comparison" w:date="2026-07-05T01:09:00Z" w16du:dateUtc="2026-07-05T05:09:00Z">
              <w:r>
                <w:t>72</w:t>
              </w:r>
            </w:ins>
          </w:p>
        </w:tc>
      </w:tr>
    </w:tbl>
    <w:p w14:paraId="4E9A6DE5" w14:textId="77777777" w:rsidR="00B17BE0" w:rsidRDefault="00B17BE0"/>
    <w:sectPr w:rsidR="00B17B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BE0"/>
    <w:rsid w:val="000B5B12"/>
    <w:rsid w:val="0033098B"/>
    <w:rsid w:val="008C687A"/>
    <w:rsid w:val="00B17BE0"/>
    <w:rsid w:val="00B37A4C"/>
    <w:rsid w:val="00B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0453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2026-07-05T05:09:00Z</dcterms:modified>
</cp:coreProperties>
</file>