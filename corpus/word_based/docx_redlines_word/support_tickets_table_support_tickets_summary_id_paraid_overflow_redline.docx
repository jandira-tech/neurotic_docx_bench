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378460" w14:textId="77777777" w:rsidR="00F46356" w:rsidRDefault="003F377F">
      <w:r>
        <w:t>Support Tickets</w:t>
      </w:r>
      <w:ins w:id="0" w:author="Comparison" w:date="2026-07-05T01:10:00Z" w16du:dateUtc="2026-07-05T05:10:00Z">
        <w:r>
          <w:t xml:space="preserve"> Summary</w:t>
        </w:r>
      </w:ins>
    </w:p>
    <w:p w14:paraId="55DE4D09" w14:textId="77777777" w:rsidR="00F46356" w:rsidRDefault="003F377F">
      <w:pPr>
        <w:rPr>
          <w:del w:id="1" w:author="Comparison" w:date="2026-07-05T01:10:00Z" w16du:dateUtc="2026-07-05T05:10:00Z"/>
        </w:rPr>
      </w:pPr>
      <w:ins w:id="2" w:author="Comparison" w:date="2026-07-05T01:10:00Z" w16du:dateUtc="2026-07-05T05:10:00Z">
        <w:r>
          <w:rPr>
            <w:b/>
            <w:bCs/>
          </w:rPr>
          <w:t>Ticket</w:t>
        </w:r>
        <w:r>
          <w:t xml:space="preserve"> </w:t>
        </w:r>
        <w:r>
          <w:rPr>
            <w:color w:val="FF0000"/>
          </w:rPr>
          <w:t>ID</w:t>
        </w:r>
        <w:r>
          <w:tab/>
        </w:r>
        <w:r>
          <w:rPr>
            <w:color w:val="FF0000"/>
          </w:rPr>
          <w:t>Issue</w:t>
        </w:r>
        <w:r>
          <w:tab/>
        </w:r>
        <w:r>
          <w:rPr>
            <w:color w:val="FF0000"/>
          </w:rPr>
          <w:t>Priori</w:t>
        </w:r>
        <w:r>
          <w:t>ty</w:t>
        </w:r>
        <w:r>
          <w:tab/>
          <w:t>#1001</w:t>
        </w:r>
        <w:r>
          <w:tab/>
          <w:t>Login failure</w:t>
        </w:r>
        <w:r>
          <w:tab/>
          <w:t>High</w:t>
        </w:r>
        <w:r>
          <w:tab/>
          <w:t>#1002</w:t>
        </w:r>
        <w:r>
          <w:tab/>
          <w:t>Slow loading</w:t>
        </w:r>
        <w:r>
          <w:tab/>
          <w:t>Medium</w:t>
        </w:r>
        <w:r>
          <w:tab/>
          <w:t>#1003</w:t>
        </w:r>
        <w:r>
          <w:tab/>
          <w:t>Export bug</w:t>
        </w:r>
        <w:r>
          <w:tab/>
          <w:t>Low</w:t>
        </w:r>
      </w:ins>
    </w:p>
    <w:p w14:paraId="4C3E3D57" w14:textId="77777777" w:rsidR="00F46356" w:rsidRDefault="00F46356">
      <w:pPr>
        <w:rPr>
          <w:del w:id="3" w:author="Comparison" w:date="2026-07-05T01:10:00Z" w16du:dateUtc="2026-07-05T05:10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46356" w14:paraId="08D7146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4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221A" w14:textId="77777777" w:rsidR="00F46356" w:rsidRDefault="003F377F">
            <w:pPr>
              <w:rPr>
                <w:del w:id="5" w:author="Comparison" w:date="2026-07-05T01:10:00Z" w16du:dateUtc="2026-07-05T05:10:00Z"/>
              </w:rPr>
            </w:pPr>
            <w:del w:id="6" w:author="Comparison" w:date="2026-07-05T01:10:00Z" w16du:dateUtc="2026-07-05T05:10:00Z">
              <w:r>
                <w:rPr>
                  <w:i/>
                  <w:iCs/>
                </w:rPr>
                <w:delText>Ticket ID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FDB7" w14:textId="77777777" w:rsidR="00F46356" w:rsidRDefault="003F377F">
            <w:pPr>
              <w:rPr>
                <w:del w:id="7" w:author="Comparison" w:date="2026-07-05T01:10:00Z" w16du:dateUtc="2026-07-05T05:10:00Z"/>
              </w:rPr>
            </w:pPr>
            <w:del w:id="8" w:author="Comparison" w:date="2026-07-05T01:10:00Z" w16du:dateUtc="2026-07-05T05:10:00Z">
              <w:r>
                <w:rPr>
                  <w:i/>
                  <w:iCs/>
                </w:rPr>
                <w:delText>Issue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06C9" w14:textId="77777777" w:rsidR="00F46356" w:rsidRDefault="003F377F">
            <w:pPr>
              <w:rPr>
                <w:del w:id="9" w:author="Comparison" w:date="2026-07-05T01:10:00Z" w16du:dateUtc="2026-07-05T05:10:00Z"/>
              </w:rPr>
            </w:pPr>
            <w:del w:id="10" w:author="Comparison" w:date="2026-07-05T01:10:00Z" w16du:dateUtc="2026-07-05T05:10:00Z">
              <w:r>
                <w:rPr>
                  <w:i/>
                  <w:iCs/>
                </w:rPr>
                <w:delText>Priority</w:delText>
              </w:r>
            </w:del>
          </w:p>
        </w:tc>
      </w:tr>
      <w:tr w:rsidR="00F46356" w14:paraId="738E9788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1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7769" w14:textId="77777777" w:rsidR="00F46356" w:rsidRDefault="003F377F">
            <w:pPr>
              <w:rPr>
                <w:del w:id="12" w:author="Comparison" w:date="2026-07-05T01:10:00Z" w16du:dateUtc="2026-07-05T05:10:00Z"/>
              </w:rPr>
            </w:pPr>
            <w:del w:id="13" w:author="Comparison" w:date="2026-07-05T01:10:00Z" w16du:dateUtc="2026-07-05T05:10:00Z">
              <w:r>
                <w:delText>#1001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CBA81" w14:textId="77777777" w:rsidR="00F46356" w:rsidRDefault="003F377F">
            <w:pPr>
              <w:rPr>
                <w:del w:id="14" w:author="Comparison" w:date="2026-07-05T01:10:00Z" w16du:dateUtc="2026-07-05T05:10:00Z"/>
              </w:rPr>
            </w:pPr>
            <w:del w:id="15" w:author="Comparison" w:date="2026-07-05T01:10:00Z" w16du:dateUtc="2026-07-05T05:10:00Z">
              <w:r>
                <w:delText>Login failure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BCC04" w14:textId="77777777" w:rsidR="00F46356" w:rsidRDefault="003F377F">
            <w:pPr>
              <w:rPr>
                <w:del w:id="16" w:author="Comparison" w:date="2026-07-05T01:10:00Z" w16du:dateUtc="2026-07-05T05:10:00Z"/>
              </w:rPr>
            </w:pPr>
            <w:del w:id="17" w:author="Comparison" w:date="2026-07-05T01:10:00Z" w16du:dateUtc="2026-07-05T05:10:00Z">
              <w:r>
                <w:delText>High</w:delText>
              </w:r>
            </w:del>
          </w:p>
        </w:tc>
      </w:tr>
      <w:tr w:rsidR="00F46356" w14:paraId="435B0285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8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33B1" w14:textId="77777777" w:rsidR="00F46356" w:rsidRDefault="003F377F">
            <w:pPr>
              <w:rPr>
                <w:del w:id="19" w:author="Comparison" w:date="2026-07-05T01:10:00Z" w16du:dateUtc="2026-07-05T05:10:00Z"/>
              </w:rPr>
            </w:pPr>
            <w:del w:id="20" w:author="Comparison" w:date="2026-07-05T01:10:00Z" w16du:dateUtc="2026-07-05T05:10:00Z">
              <w:r>
                <w:delText>#1002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EDBD" w14:textId="77777777" w:rsidR="00F46356" w:rsidRDefault="003F377F">
            <w:pPr>
              <w:rPr>
                <w:del w:id="21" w:author="Comparison" w:date="2026-07-05T01:10:00Z" w16du:dateUtc="2026-07-05T05:10:00Z"/>
              </w:rPr>
            </w:pPr>
            <w:del w:id="22" w:author="Comparison" w:date="2026-07-05T01:10:00Z" w16du:dateUtc="2026-07-05T05:10:00Z">
              <w:r>
                <w:delText>Slow loading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41660" w14:textId="77777777" w:rsidR="00F46356" w:rsidRDefault="003F377F">
            <w:pPr>
              <w:rPr>
                <w:del w:id="23" w:author="Comparison" w:date="2026-07-05T01:10:00Z" w16du:dateUtc="2026-07-05T05:10:00Z"/>
              </w:rPr>
            </w:pPr>
            <w:del w:id="24" w:author="Comparison" w:date="2026-07-05T01:10:00Z" w16du:dateUtc="2026-07-05T05:10:00Z">
              <w:r>
                <w:delText>Medium</w:delText>
              </w:r>
            </w:del>
          </w:p>
        </w:tc>
      </w:tr>
    </w:tbl>
    <w:p w14:paraId="157C7127" w14:textId="77777777" w:rsidR="00F46356" w:rsidRDefault="00F46356"/>
    <w:sectPr w:rsidR="00F463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356"/>
    <w:rsid w:val="00171F76"/>
    <w:rsid w:val="002E40E4"/>
    <w:rsid w:val="003F377F"/>
    <w:rsid w:val="00B37A4C"/>
    <w:rsid w:val="00C93FA2"/>
    <w:rsid w:val="00F4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59F9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2026-07-05T05:10:00Z</dcterms:modified>
</cp:coreProperties>
</file>