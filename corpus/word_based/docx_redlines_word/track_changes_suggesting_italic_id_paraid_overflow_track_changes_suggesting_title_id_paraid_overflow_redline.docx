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9EB64" w14:textId="77777777" w:rsidR="00305A7E" w:rsidRDefault="00A50120">
      <w:r>
        <w:rPr>
          <w:rFonts w:ascii="Arial" w:hAnsi="Arial"/>
          <w:b/>
          <w:sz w:val="52"/>
          <w:rPrChange w:id="0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Track Changes Suggesting </w:t>
      </w:r>
      <w:ins w:id="1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Title Bold Center</w:t>
        </w:r>
      </w:ins>
      <w:del w:id="2" w:author="Comparison" w:date="2026-07-05T01:11:00Z" w16du:dateUtc="2026-07-05T05:11:00Z">
        <w:r>
          <w:rPr>
            <w:i/>
            <w:iCs/>
            <w:color w:val="C00000"/>
          </w:rPr>
          <w:delText>Italic Red</w:delText>
        </w:r>
      </w:del>
      <w:r>
        <w:rPr>
          <w:rFonts w:ascii="Arial" w:hAnsi="Arial"/>
          <w:b/>
          <w:sz w:val="52"/>
          <w:rPrChange w:id="3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Demo</w:t>
      </w:r>
    </w:p>
    <w:p w14:paraId="49583C0F" w14:textId="77777777" w:rsidR="00305A7E" w:rsidRDefault="00A50120">
      <w:pPr>
        <w:spacing w:line="240" w:lineRule="auto"/>
        <w:pPrChange w:id="4" w:author="Comparison" w:date="2026-07-05T01:11:00Z" w16du:dateUtc="2026-07-05T05:11:00Z">
          <w:pPr/>
        </w:pPrChange>
      </w:pPr>
      <w:r>
        <w:rPr>
          <w:rFonts w:ascii="Arial" w:hAnsi="Arial"/>
          <w:b/>
          <w:sz w:val="52"/>
          <w:rPrChange w:id="5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This document combines Suggesting mode with </w:t>
      </w:r>
      <w:ins w:id="6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Title style, center alignment,</w:t>
        </w:r>
      </w:ins>
      <w:del w:id="7" w:author="Comparison" w:date="2026-07-05T01:11:00Z" w16du:dateUtc="2026-07-05T05:11:00Z">
        <w:r>
          <w:rPr>
            <w:i/>
            <w:iCs/>
            <w:color w:val="C00000"/>
          </w:rPr>
          <w:delText>italic</w:delText>
        </w:r>
      </w:del>
      <w:r>
        <w:rPr>
          <w:rFonts w:ascii="Arial" w:hAnsi="Arial"/>
          <w:b/>
          <w:sz w:val="52"/>
          <w:rPrChange w:id="8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and </w:t>
      </w:r>
      <w:ins w:id="9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bold</w:t>
        </w:r>
      </w:ins>
      <w:del w:id="10" w:author="Comparison" w:date="2026-07-05T01:11:00Z" w16du:dateUtc="2026-07-05T05:11:00Z">
        <w:r>
          <w:rPr>
            <w:i/>
            <w:iCs/>
            <w:color w:val="C00000"/>
          </w:rPr>
          <w:delText>red color</w:delText>
        </w:r>
      </w:del>
      <w:r>
        <w:rPr>
          <w:rFonts w:ascii="Arial" w:hAnsi="Arial"/>
          <w:b/>
          <w:sz w:val="52"/>
          <w:rPrChange w:id="11" w:author="Comparison" w:date="2026-07-05T01:11:00Z" w16du:dateUtc="2026-07-05T05:11:00Z">
            <w:rPr>
              <w:i/>
              <w:iCs/>
              <w:color w:val="C00000"/>
            </w:rPr>
          </w:rPrChange>
        </w:rPr>
        <w:t>.</w:t>
      </w:r>
    </w:p>
    <w:p w14:paraId="5904F865" w14:textId="77777777" w:rsidR="00305A7E" w:rsidRDefault="00A50120">
      <w:pPr>
        <w:spacing w:line="240" w:lineRule="auto"/>
        <w:pPrChange w:id="12" w:author="Comparison" w:date="2026-07-05T01:11:00Z" w16du:dateUtc="2026-07-05T05:11:00Z">
          <w:pPr/>
        </w:pPrChange>
      </w:pPr>
      <w:ins w:id="13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This powerful combination shows major structural proposals in collaborative editing.</w:t>
        </w:r>
      </w:ins>
      <w:del w:id="14" w:author="Comparison" w:date="2026-07-05T01:11:00Z" w16du:dateUtc="2026-07-05T05:11:00Z">
        <w:r>
          <w:rPr>
            <w:i/>
            <w:iCs/>
            <w:color w:val="C00000"/>
          </w:rPr>
          <w:delText>Red italic suggestions stand out clearly for document reviewers.</w:delText>
        </w:r>
      </w:del>
    </w:p>
    <w:sectPr w:rsidR="00305A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A7E"/>
    <w:rsid w:val="00305A7E"/>
    <w:rsid w:val="00566158"/>
    <w:rsid w:val="005C3800"/>
    <w:rsid w:val="00A50120"/>
    <w:rsid w:val="00B37A4C"/>
    <w:rsid w:val="00D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ACD3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