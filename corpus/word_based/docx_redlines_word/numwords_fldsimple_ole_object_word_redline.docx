
<file path=[Content_Types].xml><?xml version="1.0" encoding="utf-8"?>
<Types xmlns="http://schemas.openxmlformats.org/package/2006/content-types">
  <Default Extension="bin" ContentType="image/x-wmf"/>
  <Default Extension="emf" ContentType="image/x-emf"/>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media/image3.bin" ContentType="image/png"/>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23C8CD0" w14:textId="77777777" w:rsidR="0018060C" w:rsidRDefault="00894F66">
      <w:pPr>
        <w:rPr>
          <w:ins w:id="26" w:author="Eric White" w:date="2026-06-29T11:14:00Z" w16du:dateUtc="2026-06-29T15:14:00Z"/>
        </w:rPr>
      </w:pPr>
      <w:ins w:id="27" w:author="Eric White" w:date="2026-06-29T11:14:00Z" w16du:dateUtc="2026-06-29T15:14:00Z">
        <w:r>
          <w:rPr>
            <w:noProof/>
          </w:rPr>
          <mc:AlternateContent>
            <mc:Choice Requires="wps">
              <w:drawing>
                <wp:anchor distT="0" distB="0" distL="114300" distR="114300" simplePos="0" relativeHeight="251662336" behindDoc="0" locked="0" layoutInCell="1" allowOverlap="1" wp14:anchorId="1EE8516C" wp14:editId="51885242">
                  <wp:simplePos x="0" y="0"/>
                  <wp:positionH relativeFrom="column">
                    <wp:posOffset>2422478</wp:posOffset>
                  </wp:positionH>
                  <wp:positionV relativeFrom="paragraph">
                    <wp:posOffset>211539</wp:posOffset>
                  </wp:positionV>
                  <wp:extent cx="2149522" cy="1207827"/>
                  <wp:effectExtent l="0" t="0" r="79375" b="87630"/>
                  <wp:wrapNone/>
                  <wp:docPr id="1" name="Elbow Connector 6"/>
                  <wp:cNvGraphicFramePr/>
                  <a:graphic xmlns:a="http://schemas.openxmlformats.org/drawingml/2006/main">
                    <a:graphicData uri="http://schemas.microsoft.com/office/word/2010/wordprocessingShape">
                      <wps:wsp>
                        <wps:cNvCnPr/>
                        <wps:spPr>
                          <a:xfrm>
                            <a:off x="0" y="0"/>
                            <a:ext cx="2149522" cy="1207827"/>
                          </a:xfrm>
                          <a:prstGeom prst="bent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34848AA3"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6" o:spid="_x0000_s1026" type="#_x0000_t34" style="position:absolute;margin-left:190.75pt;margin-top:16.65pt;width:169.25pt;height:95.1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" strokecolor="#156082 [3204]" strokeweight=".5pt">
                  <v:stroke endarrow="block"/>
                </v:shape>
              </w:pict>
            </mc:Fallback>
          </mc:AlternateContent>
        </w:r>
        <w:r>
          <w:rPr>
            <w:noProof/>
          </w:rPr>
          <mc:AlternateContent>
            <mc:Choice Requires="wps">
              <w:drawing>
                <wp:anchor distT="0" distB="0" distL="114300" distR="114300" simplePos="0" relativeHeight="251661312" behindDoc="0" locked="0" layoutInCell="1" allowOverlap="1" wp14:anchorId="75C88664" wp14:editId="28D8910E">
                  <wp:simplePos x="0" y="0"/>
                  <wp:positionH relativeFrom="column">
                    <wp:posOffset>2204112</wp:posOffset>
                  </wp:positionH>
                  <wp:positionV relativeFrom="paragraph">
                    <wp:posOffset>525439</wp:posOffset>
                  </wp:positionV>
                  <wp:extent cx="2354239" cy="962167"/>
                  <wp:effectExtent l="0" t="19050" r="27305" b="28575"/>
                  <wp:wrapNone/>
                  <wp:docPr id="2" name="Curved Connector 5"/>
                  <wp:cNvGraphicFramePr/>
                  <a:graphic xmlns:a="http://schemas.openxmlformats.org/drawingml/2006/main">
                    <a:graphicData uri="http://schemas.microsoft.com/office/word/2010/wordprocessingShape">
                      <wps:wsp>
                        <wps:cNvCnPr/>
                        <wps:spPr>
                          <a:xfrm flipV="1">
                            <a:off x="0" y="0"/>
                            <a:ext cx="2354239" cy="962167"/>
                          </a:xfrm>
                          <a:prstGeom prst="curvedConnector3">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67464A23"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Curved Connector 5" o:spid="_x0000_s1026" type="#_x0000_t38" style="position:absolute;margin-left:173.55pt;margin-top:41.35pt;width:185.35pt;height:75.75pt;flip:y;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" adj="10800" strokecolor="#156082 [3204]" strokeweight=".5pt">
                  <v:stroke joinstyle="miter"/>
                </v:shape>
              </w:pict>
            </mc:Fallback>
          </mc:AlternateContent>
        </w:r>
        <w:r>
          <w:rPr>
            <w:noProof/>
          </w:rPr>
          <mc:AlternateContent>
            <mc:Choice Requires="wps">
              <w:drawing>
                <wp:inline distT="0" distB="0" distL="0" distR="0" wp14:anchorId="1741A120" wp14:editId="4BCF16B3">
                  <wp:extent cx="5104263" cy="2122227"/>
                  <wp:effectExtent l="0" t="0" r="0" b="0"/>
                  <wp:docPr id="3" name="Rectangle 3"/>
                  <wp:cNvGraphicFramePr/>
                  <a:graphic xmlns:a="http://schemas.openxmlformats.org/drawingml/2006/main">
                    <a:graphicData uri="http://schemas.microsoft.com/office/word/2010/wordprocessingShape">
                      <wps:wsp>
                        <wps:cNvSpPr/>
                        <wps:spPr>
                          <a:xfrm>
                            <a:off x="0" y="0"/>
                            <a:ext cx="5104263" cy="2122227"/>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56E83820" id="Rectangle 3" o:spid="_x0000_s1026" style="width:401.9pt;height:167.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" filled="f" stroked="f" strokeweight="1pt">
                  <w10:anchorlock/>
                </v:rect>
              </w:pict>
            </mc:Fallback>
          </mc:AlternateContent>
        </w:r>
        <w:r>
          <w:rPr>
            <w:noProof/>
          </w:rPr>
          <mc:AlternateContent>
            <mc:Choice Requires="wps">
              <w:drawing>
                <wp:anchor distT="0" distB="0" distL="114300" distR="114300" simplePos="0" relativeHeight="251660288" behindDoc="0" locked="0" layoutInCell="1" allowOverlap="1" wp14:anchorId="62A6B534" wp14:editId="30828679">
                  <wp:simplePos x="0" y="0"/>
                  <wp:positionH relativeFrom="column">
                    <wp:posOffset>1978925</wp:posOffset>
                  </wp:positionH>
                  <wp:positionV relativeFrom="paragraph">
                    <wp:posOffset>382137</wp:posOffset>
                  </wp:positionV>
                  <wp:extent cx="1160060" cy="320723"/>
                  <wp:effectExtent l="0" t="19050" r="40640" b="41275"/>
                  <wp:wrapNone/>
                  <wp:docPr id="4" name="Right Arrow 2"/>
                  <wp:cNvGraphicFramePr/>
                  <a:graphic xmlns:a="http://schemas.openxmlformats.org/drawingml/2006/main">
                    <a:graphicData uri="http://schemas.microsoft.com/office/word/2010/wordprocessingShape">
                      <wps:wsp>
                        <wps:cNvSpPr/>
                        <wps:spPr>
                          <a:xfrm>
                            <a:off x="0" y="0"/>
                            <a:ext cx="1160060" cy="320723"/>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194674A3"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2" o:spid="_x0000_s1026" type="#_x0000_t13" style="position:absolute;margin-left:155.8pt;margin-top:30.1pt;width:91.35pt;height:25.2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" adj="18614" fillcolor="#156082 [3204]" strokecolor="#0a2f40 [1604]" strokeweight="1pt"/>
              </w:pict>
            </mc:Fallback>
          </mc:AlternateContent>
        </w:r>
        <w:r>
          <w:rPr>
            <w:noProof/>
          </w:rPr>
          <mc:AlternateContent>
            <mc:Choice Requires="wps">
              <w:drawing>
                <wp:anchor distT="0" distB="0" distL="114300" distR="114300" simplePos="0" relativeHeight="251659264" behindDoc="0" locked="0" layoutInCell="1" allowOverlap="1" wp14:anchorId="1A6DB018" wp14:editId="7D093DEA">
                  <wp:simplePos x="0" y="0"/>
                  <wp:positionH relativeFrom="column">
                    <wp:posOffset>40943</wp:posOffset>
                  </wp:positionH>
                  <wp:positionV relativeFrom="paragraph">
                    <wp:posOffset>95534</wp:posOffset>
                  </wp:positionV>
                  <wp:extent cx="1692323" cy="1030406"/>
                  <wp:effectExtent l="0" t="0" r="22225" b="17780"/>
                  <wp:wrapNone/>
                  <wp:docPr id="5" name="Rectangle 1"/>
                  <wp:cNvGraphicFramePr/>
                  <a:graphic xmlns:a="http://schemas.openxmlformats.org/drawingml/2006/main">
                    <a:graphicData uri="http://schemas.microsoft.com/office/word/2010/wordprocessingShape">
                      <wps:wsp>
                        <wps:cNvSpPr/>
                        <wps:spPr>
                          <a:xfrm>
                            <a:off x="0" y="0"/>
                            <a:ext cx="1692323" cy="1030406"/>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6D99D3F" id="Rectangle 1" o:spid="_x0000_s1026" style="position:absolute;margin-left:3.2pt;margin-top:7.5pt;width:133.25pt;height:81.1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" fillcolor="#156082 [3204]" strokecolor="#0a2f40 [1604]" strokeweight="1pt"/>
              </w:pict>
            </mc:Fallback>
          </mc:AlternateContent>
        </w:r>
      </w:ins>
    </w:p>
    <w:p w14:paraId="37F2C3E1" w14:textId="77777777" w:rsidR="009D2F74" w:rsidRPr="00F94915" w:rsidRDefault="007E6509" w:rsidP="00F94915">
      <w:pPr>
        <w:rPr>
          <w:ins w:id="28" w:author="Eric White" w:date="2026-06-29T11:14:00Z" w16du:dateUtc="2026-06-29T15:14:00Z"/>
        </w:rPr>
      </w:pPr>
      <w:ins w:id="29" w:author="Eric White" w:date="2026-06-29T11:14:00Z" w16du:dateUtc="2026-06-29T15:14:00Z">
        <w:r>
          <w:rPr>
            <w:noProof/>
          </w:rPr>
          <w:drawing>
            <wp:inline distT="0" distB="0" distL="0" distR="0" wp14:anchorId="669938DC" wp14:editId="1F273DB2">
              <wp:extent cx="5486400" cy="3200400"/>
              <wp:effectExtent l="0" t="0" r="0" b="0"/>
              <wp:docPr id="6"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ins>
    </w:p>
    <w:p w14:paraId="7751710B" w14:textId="77777777" w:rsidR="009D2F74" w:rsidRDefault="007E6509" w:rsidP="00270EE7">
      <w:pPr>
        <w:pStyle w:val="ListParagraph"/>
        <w:numPr>
          <w:ilvl w:val="0"/>
          <w:numId w:val="5"/>
        </w:numPr>
        <w:spacing w:line="259" w:lineRule="auto"/>
        <w:rPr>
          <w:ins w:id="30" w:author="Eric White" w:date="2026-06-29T11:14:00Z" w16du:dateUtc="2026-06-29T15:14:00Z"/>
        </w:rPr>
      </w:pPr>
      <w:ins w:id="31" w:author="Eric White" w:date="2026-06-29T11:14:00Z" w16du:dateUtc="2026-06-29T15:14:00Z">
        <w:r>
          <w:t>Video provides a powerful way to help you prove your point.</w:t>
        </w:r>
      </w:ins>
    </w:p>
    <w:p w14:paraId="0A6A98D4" w14:textId="77777777" w:rsidR="009D2F74" w:rsidRDefault="007E6509" w:rsidP="00270EE7">
      <w:pPr>
        <w:pStyle w:val="ListParagraph"/>
        <w:numPr>
          <w:ilvl w:val="1"/>
          <w:numId w:val="5"/>
        </w:numPr>
        <w:spacing w:line="259" w:lineRule="auto"/>
        <w:rPr>
          <w:ins w:id="32" w:author="Eric White" w:date="2026-06-29T11:14:00Z" w16du:dateUtc="2026-06-29T15:14:00Z"/>
        </w:rPr>
      </w:pPr>
      <w:ins w:id="33" w:author="Eric White" w:date="2026-06-29T11:14:00Z" w16du:dateUtc="2026-06-29T15:14:00Z">
        <w:r>
          <w:t>When you click Online Video, you can paste in the embed code for the video you want to add.</w:t>
        </w:r>
      </w:ins>
    </w:p>
    <w:p w14:paraId="3675AACC" w14:textId="77777777" w:rsidR="009D2F74" w:rsidRDefault="007E6509" w:rsidP="00270EE7">
      <w:pPr>
        <w:pStyle w:val="ListParagraph"/>
        <w:numPr>
          <w:ilvl w:val="1"/>
          <w:numId w:val="5"/>
        </w:numPr>
        <w:spacing w:line="259" w:lineRule="auto"/>
        <w:rPr>
          <w:ins w:id="34" w:author="Eric White" w:date="2026-06-29T11:14:00Z" w16du:dateUtc="2026-06-29T15:14:00Z"/>
        </w:rPr>
      </w:pPr>
      <w:ins w:id="35" w:author="Eric White" w:date="2026-06-29T11:14:00Z" w16du:dateUtc="2026-06-29T15:14:00Z">
        <w:r>
          <w:t>You can also type a keyword to search online for the video that best fits your document.</w:t>
        </w:r>
      </w:ins>
    </w:p>
    <w:p w14:paraId="5B262D46" w14:textId="77777777" w:rsidR="009D2F74" w:rsidRDefault="007E6509" w:rsidP="00270EE7">
      <w:pPr>
        <w:pStyle w:val="ListParagraph"/>
        <w:numPr>
          <w:ilvl w:val="0"/>
          <w:numId w:val="5"/>
        </w:numPr>
        <w:spacing w:line="259" w:lineRule="auto"/>
        <w:rPr>
          <w:ins w:id="36" w:author="Eric White" w:date="2026-06-29T11:14:00Z" w16du:dateUtc="2026-06-29T15:14:00Z"/>
        </w:rPr>
      </w:pPr>
      <w:ins w:id="37" w:author="Eric White" w:date="2026-06-29T11:14:00Z" w16du:dateUtc="2026-06-29T15:14:00Z">
        <w:r>
          <w:t>To make your document look professionally produced, Word provides header, footer, cover page, and text box designs that complement each other.</w:t>
        </w:r>
      </w:ins>
    </w:p>
    <w:p w14:paraId="62A3B61C" w14:textId="77777777" w:rsidR="009D2F74" w:rsidRDefault="007E6509" w:rsidP="00270EE7">
      <w:pPr>
        <w:pStyle w:val="ListParagraph"/>
        <w:numPr>
          <w:ilvl w:val="1"/>
          <w:numId w:val="5"/>
        </w:numPr>
        <w:spacing w:line="259" w:lineRule="auto"/>
        <w:rPr>
          <w:ins w:id="38" w:author="Eric White" w:date="2026-06-29T11:14:00Z" w16du:dateUtc="2026-06-29T15:14:00Z"/>
        </w:rPr>
      </w:pPr>
      <w:ins w:id="39" w:author="Eric White" w:date="2026-06-29T11:14:00Z" w16du:dateUtc="2026-06-29T15:14:00Z">
        <w:r>
          <w:t>For example, you can add a matching cover page, header, and sidebar.</w:t>
        </w:r>
      </w:ins>
    </w:p>
    <w:p w14:paraId="3D8E4EA7" w14:textId="77777777" w:rsidR="009D2F74" w:rsidRDefault="007E6509" w:rsidP="00270EE7">
      <w:pPr>
        <w:pStyle w:val="ListParagraph"/>
        <w:numPr>
          <w:ilvl w:val="1"/>
          <w:numId w:val="5"/>
        </w:numPr>
        <w:spacing w:line="259" w:lineRule="auto"/>
        <w:rPr>
          <w:ins w:id="40" w:author="Eric White" w:date="2026-06-29T11:14:00Z" w16du:dateUtc="2026-06-29T15:14:00Z"/>
        </w:rPr>
      </w:pPr>
      <w:ins w:id="41" w:author="Eric White" w:date="2026-06-29T11:14:00Z" w16du:dateUtc="2026-06-29T15:14:00Z">
        <w:r>
          <w:t>Click Insert and then choose the elements you want from the different galleries.</w:t>
        </w:r>
      </w:ins>
    </w:p>
    <w:p w14:paraId="176C2786" w14:textId="77777777" w:rsidR="009D2F74" w:rsidRDefault="007E6509" w:rsidP="00270EE7">
      <w:pPr>
        <w:pStyle w:val="ListParagraph"/>
        <w:numPr>
          <w:ilvl w:val="1"/>
          <w:numId w:val="5"/>
        </w:numPr>
        <w:spacing w:line="259" w:lineRule="auto"/>
        <w:rPr>
          <w:ins w:id="42" w:author="Eric White" w:date="2026-06-29T11:14:00Z" w16du:dateUtc="2026-06-29T15:14:00Z"/>
        </w:rPr>
      </w:pPr>
      <w:ins w:id="43" w:author="Eric White" w:date="2026-06-29T11:14:00Z" w16du:dateUtc="2026-06-29T15:14:00Z">
        <w:r>
          <w:t>Themes and styles also help keep your document coordinated.</w:t>
        </w:r>
      </w:ins>
    </w:p>
    <w:p w14:paraId="2B3504C4" w14:textId="77777777" w:rsidR="009D2F74" w:rsidRDefault="007E6509" w:rsidP="00270EE7">
      <w:pPr>
        <w:pStyle w:val="ListParagraph"/>
        <w:numPr>
          <w:ilvl w:val="2"/>
          <w:numId w:val="5"/>
        </w:numPr>
        <w:spacing w:line="259" w:lineRule="auto"/>
        <w:rPr>
          <w:ins w:id="44" w:author="Eric White" w:date="2026-06-29T11:14:00Z" w16du:dateUtc="2026-06-29T15:14:00Z"/>
        </w:rPr>
      </w:pPr>
      <w:ins w:id="45" w:author="Eric White" w:date="2026-06-29T11:14:00Z" w16du:dateUtc="2026-06-29T15:14:00Z">
        <w:r>
          <w:t>When you click Design and choose a new Theme, the pictures, charts, and SmartArt graphics change to match your new theme.</w:t>
        </w:r>
      </w:ins>
    </w:p>
    <w:p w14:paraId="2C0498D0" w14:textId="77777777" w:rsidR="009D2F74" w:rsidRDefault="007E6509" w:rsidP="00270EE7">
      <w:pPr>
        <w:pStyle w:val="ListParagraph"/>
        <w:numPr>
          <w:ilvl w:val="0"/>
          <w:numId w:val="5"/>
        </w:numPr>
        <w:spacing w:line="259" w:lineRule="auto"/>
        <w:rPr>
          <w:ins w:id="46" w:author="Eric White" w:date="2026-06-29T11:14:00Z" w16du:dateUtc="2026-06-29T15:14:00Z"/>
        </w:rPr>
      </w:pPr>
      <w:ins w:id="47" w:author="Eric White" w:date="2026-06-29T11:14:00Z" w16du:dateUtc="2026-06-29T15:14:00Z">
        <w:r>
          <w:lastRenderedPageBreak/>
          <w:t>When you apply styles, your headings change to match the new theme.</w:t>
        </w:r>
      </w:ins>
    </w:p>
    <w:p w14:paraId="47673396" w14:textId="77777777" w:rsidR="009D2F74" w:rsidRDefault="007E6509" w:rsidP="00270EE7">
      <w:pPr>
        <w:pStyle w:val="ListParagraph"/>
        <w:numPr>
          <w:ilvl w:val="1"/>
          <w:numId w:val="5"/>
        </w:numPr>
        <w:spacing w:line="259" w:lineRule="auto"/>
        <w:rPr>
          <w:ins w:id="48" w:author="Eric White" w:date="2026-06-29T11:14:00Z" w16du:dateUtc="2026-06-29T15:14:00Z"/>
        </w:rPr>
      </w:pPr>
      <w:ins w:id="49" w:author="Eric White" w:date="2026-06-29T11:14:00Z" w16du:dateUtc="2026-06-29T15:14:00Z">
        <w:r>
          <w:t>Save time in Word with new buttons that show up where you need them.</w:t>
        </w:r>
      </w:ins>
    </w:p>
    <w:p w14:paraId="5D32DB08" w14:textId="77777777" w:rsidR="009D2F74" w:rsidRDefault="007E6509" w:rsidP="008B7E91">
      <w:pPr>
        <w:spacing w:after="480"/>
        <w:rPr>
          <w:ins w:id="50" w:author="Eric White" w:date="2026-06-29T11:14:00Z" w16du:dateUtc="2026-06-29T15:14:00Z"/>
        </w:rPr>
      </w:pPr>
      <w:ins w:id="51" w:author="Eric White" w:date="2026-06-29T11:14:00Z" w16du:dateUtc="2026-06-29T15:14:00Z">
        <w:r>
          <w:t>Video provides a powerful way to help you prove your point. When you click Online Video, you can paste in the embed code for the video you want to add. You can also type a keyword to search online for the video that best fits your document.</w:t>
        </w:r>
      </w:ins>
    </w:p>
    <w:p w14:paraId="03099E12" w14:textId="77777777" w:rsidR="009D2F74" w:rsidRDefault="007E6509">
      <w:pPr>
        <w:rPr>
          <w:ins w:id="52" w:author="Eric White" w:date="2026-06-29T11:14:00Z" w16du:dateUtc="2026-06-29T15:14:00Z"/>
        </w:rPr>
      </w:pPr>
      <w:ins w:id="53" w:author="Eric White" w:date="2026-06-29T11:14:00Z" w16du:dateUtc="2026-06-29T15:14:00Z">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ins>
    </w:p>
    <w:p w14:paraId="2301DC0D" w14:textId="77777777" w:rsidR="009D2F74" w:rsidRDefault="007E6509" w:rsidP="008B7E91">
      <w:pPr>
        <w:spacing w:before="800"/>
        <w:rPr>
          <w:ins w:id="54" w:author="Eric White" w:date="2026-06-29T11:14:00Z" w16du:dateUtc="2026-06-29T15:14:00Z"/>
        </w:rPr>
      </w:pPr>
      <w:ins w:id="55" w:author="Eric White" w:date="2026-06-29T11:14:00Z" w16du:dateUtc="2026-06-29T15:14:00Z">
        <w:r>
          <w:t>Themes and styles also help keep your document coordinated. When you click Design and choose a new Theme, the pictures, charts, and SmartArt graphics change to match your new theme. When you apply styles, your headings change to match the new theme.</w:t>
        </w:r>
      </w:ins>
    </w:p>
    <w:p w14:paraId="1963AB74" w14:textId="77777777" w:rsidR="009D2F74" w:rsidRDefault="007E6509" w:rsidP="00C92A32">
      <w:pPr>
        <w:pStyle w:val="Heading1"/>
        <w:rPr>
          <w:ins w:id="56" w:author="Eric White" w:date="2026-06-29T11:14:00Z" w16du:dateUtc="2026-06-29T15:14:00Z"/>
        </w:rPr>
      </w:pPr>
      <w:ins w:id="57" w:author="Eric White" w:date="2026-06-29T11:14:00Z" w16du:dateUtc="2026-06-29T15:14:00Z">
        <w:r w:rsidRPr="00C92A32">
          <w:t>Heading 1</w:t>
        </w:r>
      </w:ins>
    </w:p>
    <w:p w14:paraId="1FB54B9F" w14:textId="77777777" w:rsidR="009D2F74" w:rsidRPr="00C92A32" w:rsidRDefault="007E6509" w:rsidP="00C92A32">
      <w:pPr>
        <w:pStyle w:val="Heading2"/>
        <w:rPr>
          <w:ins w:id="58" w:author="Eric White" w:date="2026-06-29T11:14:00Z" w16du:dateUtc="2026-06-29T15:14:00Z"/>
        </w:rPr>
      </w:pPr>
      <w:ins w:id="59" w:author="Eric White" w:date="2026-06-29T11:14:00Z" w16du:dateUtc="2026-06-29T15:14:00Z">
        <w:r>
          <w:t>This is Heading 2</w:t>
        </w:r>
      </w:ins>
    </w:p>
    <w:p w14:paraId="0922DB5F" w14:textId="77777777" w:rsidR="009D2F74" w:rsidRDefault="007E6509">
      <w:pPr>
        <w:rPr>
          <w:ins w:id="60" w:author="Eric White" w:date="2026-06-29T11:14:00Z" w16du:dateUtc="2026-06-29T15:14:00Z"/>
        </w:rPr>
      </w:pPr>
      <w:ins w:id="61" w:author="Eric White" w:date="2026-06-29T11:14:00Z" w16du:dateUtc="2026-06-29T15:14:00Z">
        <w:r w:rsidRPr="008F32D2">
          <w:rPr>
            <w:b/>
            <w:i/>
            <w:highlight w:val="yellow"/>
            <w:u w:val="single"/>
          </w:rPr>
          <w:t>Video provides a powerful way to help you prove your point.</w:t>
        </w:r>
        <w:r>
          <w:t xml:space="preserve"> When you click Online Video, you can paste in the embed code for the video you want to add. You can also type a keyword to search online for the video that best fits your document.</w:t>
        </w:r>
      </w:ins>
    </w:p>
    <w:p w14:paraId="19467F5D" w14:textId="77777777" w:rsidR="009D2F74" w:rsidRDefault="007E6509" w:rsidP="00C92A32">
      <w:pPr>
        <w:pStyle w:val="Heading1"/>
        <w:rPr>
          <w:ins w:id="62" w:author="Eric White" w:date="2026-06-29T11:14:00Z" w16du:dateUtc="2026-06-29T15:14:00Z"/>
        </w:rPr>
      </w:pPr>
      <w:ins w:id="63" w:author="Eric White" w:date="2026-06-29T11:14:00Z" w16du:dateUtc="2026-06-29T15:14:00Z">
        <w:r>
          <w:t>Second Heading 1</w:t>
        </w:r>
      </w:ins>
    </w:p>
    <w:p w14:paraId="4090E0F0" w14:textId="77777777" w:rsidR="009D2F74" w:rsidRDefault="007E6509">
      <w:pPr>
        <w:rPr>
          <w:ins w:id="64" w:author="Eric White" w:date="2026-06-29T11:14:00Z" w16du:dateUtc="2026-06-29T15:14:00Z"/>
        </w:rPr>
      </w:pPr>
      <w:ins w:id="65" w:author="Eric White" w:date="2026-06-29T11:14:00Z" w16du:dateUtc="2026-06-29T15:14:00Z">
        <w:r>
          <w:rPr>
            <w:noProof/>
          </w:rPr>
          <w:t>Lorem ipsum dolor sit amet, consectetuer adipiscing elit. Maecenas porttitor congue massa. Fusce posuere, magna sed pulvinar ultricies, purus lectus malesuada libero, sit amet commodo magna eros quis urna.</w:t>
        </w:r>
      </w:ins>
    </w:p>
    <w:p w14:paraId="11121BFA" w14:textId="77777777" w:rsidR="009D2F74" w:rsidRDefault="007E6509" w:rsidP="00C92A32">
      <w:pPr>
        <w:pStyle w:val="Heading2"/>
        <w:rPr>
          <w:ins w:id="66" w:author="Eric White" w:date="2026-06-29T11:14:00Z" w16du:dateUtc="2026-06-29T15:14:00Z"/>
        </w:rPr>
      </w:pPr>
      <w:ins w:id="67" w:author="Eric White" w:date="2026-06-29T11:14:00Z" w16du:dateUtc="2026-06-29T15:14:00Z">
        <w:r>
          <w:t>More Info</w:t>
        </w:r>
      </w:ins>
    </w:p>
    <w:p w14:paraId="7EC7EF8D" w14:textId="77777777" w:rsidR="009D2F74" w:rsidRDefault="007E6509">
      <w:pPr>
        <w:rPr>
          <w:ins w:id="68" w:author="Eric White" w:date="2026-06-29T11:14:00Z" w16du:dateUtc="2026-06-29T15:14:00Z"/>
        </w:rPr>
      </w:pPr>
      <w:ins w:id="69" w:author="Eric White" w:date="2026-06-29T11:14:00Z" w16du:dateUtc="2026-06-29T15:14:00Z">
        <w:r>
          <w:rPr>
            <w:noProof/>
          </w:rPr>
          <w:t>Lorem ipsum dolor sit amet, consectetuer adipiscing elit.</w:t>
        </w:r>
      </w:ins>
    </w:p>
    <w:p w14:paraId="573DFB18" w14:textId="77777777" w:rsidR="009D2F74" w:rsidRDefault="007E6509">
      <w:pPr>
        <w:rPr>
          <w:ins w:id="70" w:author="Eric White" w:date="2026-06-29T11:14:00Z" w16du:dateUtc="2026-06-29T15:14:00Z"/>
        </w:rPr>
      </w:pPr>
      <w:ins w:id="71" w:author="Eric White" w:date="2026-06-29T11:14:00Z" w16du:dateUtc="2026-06-29T15:14:00Z">
        <w:r>
          <w:t xml:space="preserve">When </w:t>
        </w:r>
        <w:commentRangeStart w:id="72"/>
        <w:r>
          <w:t>you click Online Video</w:t>
        </w:r>
        <w:commentRangeEnd w:id="72"/>
        <w:r>
          <w:rPr>
            <w:rStyle w:val="CommentReference"/>
            <w:sz w:val="24"/>
            <w:szCs w:val="24"/>
          </w:rPr>
          <w:commentReference w:id="72"/>
        </w:r>
        <w:r>
          <w:t>, you can paste in the embed code for the video you want to add. You can also type a keyword to search online for the video that best fits your document.</w:t>
        </w:r>
      </w:ins>
    </w:p>
    <w:p w14:paraId="7FD69FC2" w14:textId="77777777" w:rsidR="009D2F74" w:rsidRDefault="007E6509">
      <w:pPr>
        <w:rPr>
          <w:ins w:id="73" w:author="Eric White" w:date="2026-06-29T11:14:00Z" w16du:dateUtc="2026-06-29T15:14:00Z"/>
        </w:rPr>
      </w:pPr>
      <w:ins w:id="74" w:author="Eric White" w:date="2026-06-29T11:14:00Z" w16du:dateUtc="2026-06-29T15:14:00Z">
        <w:r>
          <w:t>Video provides a powerful way to help you prove your point. When you click Online Video, you can paste in the embed code for the video you want to add. You can also type a keyword to search online for the video that best fits your document.</w:t>
        </w:r>
      </w:ins>
    </w:p>
    <w:p w14:paraId="67BBBFB9" w14:textId="77777777" w:rsidR="009D2F74" w:rsidRDefault="007E6509">
      <w:pPr>
        <w:rPr>
          <w:ins w:id="75" w:author="Eric White" w:date="2026-06-29T11:14:00Z" w16du:dateUtc="2026-06-29T15:14:00Z"/>
        </w:rPr>
      </w:pPr>
      <w:ins w:id="76" w:author="Eric White" w:date="2026-06-29T11:14:00Z" w16du:dateUtc="2026-06-29T15:14:00Z">
        <w:r>
          <w:lastRenderedPageBreak/>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ins>
    </w:p>
    <w:p w14:paraId="28B70BED" w14:textId="77777777" w:rsidR="009D2F74" w:rsidRDefault="007E6509">
      <w:ins w:id="77" w:author="Eric White" w:date="2026-06-29T11:14:00Z" w16du:dateUtc="2026-06-29T15:14:00Z">
        <w:r>
          <w:rPr>
            <w:noProof/>
          </w:rPr>
          <w:drawing>
            <wp:inline distT="0" distB="0" distL="0" distR="0" wp14:anchorId="3F768D1D" wp14:editId="421054E5">
              <wp:extent cx="1903730" cy="1515822"/>
              <wp:effectExtent l="0" t="0" r="1270" b="8255"/>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1903730" cy="1515822"/>
                      </a:xfrm>
                      <a:prstGeom prst="rect">
                        <a:avLst/>
                      </a:prstGeom>
                      <a:noFill/>
                      <a:ln>
                        <a:noFill/>
                      </a:ln>
                    </pic:spPr>
                  </pic:pic>
                </a:graphicData>
              </a:graphic>
            </wp:inline>
          </w:drawing>
        </w:r>
      </w:ins>
    </w:p>
    <w:p w14:paraId="11515645" w14:textId="77777777" w:rsidR="009D2F74" w:rsidRDefault="007E6509">
      <w:ins w:id="78" w:author="Eric White" w:date="2026-06-29T11:14:00Z" w16du:dateUtc="2026-06-29T15:14:00Z">
        <w:r>
          <w:rPr>
            <w:rFonts w:ascii="MS Gothic" w:eastAsia="MS Gothic" w:hAnsi="MS Gothic" w:hint="eastAsia"/>
          </w:rPr>
          <w:t>☐</w:t>
        </w:r>
      </w:ins>
    </w:p>
    <w:p w14:paraId="7867605E" w14:textId="77777777" w:rsidR="009D2F74" w:rsidRDefault="007E6509">
      <w:pPr>
        <w:rPr>
          <w:ins w:id="79" w:author="Eric White" w:date="2026-06-29T11:14:00Z" w16du:dateUtc="2026-06-29T15:14:00Z"/>
        </w:rPr>
      </w:pPr>
      <w:ins w:id="80" w:author="Eric White" w:date="2026-06-29T11:14:00Z" w16du:dateUtc="2026-06-29T15:14:00Z">
        <w:r>
          <w:t>Two</w:t>
        </w:r>
      </w:ins>
    </w:p>
    <w:p w14:paraId="30E8E50B" w14:textId="77777777" w:rsidR="009D2F74" w:rsidRDefault="007E6509">
      <w:pPr>
        <w:rPr>
          <w:ins w:id="81" w:author="Eric White" w:date="2026-06-29T11:14:00Z" w16du:dateUtc="2026-06-29T15:14:00Z"/>
        </w:rPr>
      </w:pPr>
      <w:ins w:id="82" w:author="Eric White" w:date="2026-06-29T11:14:00Z" w16du:dateUtc="2026-06-29T15:14:00Z">
        <w:r>
          <w:t xml:space="preserve">Video provides a powerful way to help you prove your point. When you click Online Video, you can paste in the embed code for the video you want to add. You can also type a keyword to search online for the video that best fits your document. </w:t>
        </w:r>
        <w:r>
          <w:rPr>
            <w:rStyle w:val="EndnoteReference"/>
          </w:rPr>
          <w:endnoteReference w:id="1"/>
        </w:r>
        <w:r>
          <w:t>To make your document look professionally produced, Word provides header, footer, cover page, and text box designs that complement each other. For example, you can add a matching cover page, header, and sidebar.</w:t>
        </w:r>
      </w:ins>
    </w:p>
    <w:p w14:paraId="71A7AA3D" w14:textId="77777777" w:rsidR="009D2F74" w:rsidRDefault="009D2F74">
      <w:pPr>
        <w:rPr>
          <w:ins w:id="84" w:author="Eric White" w:date="2026-06-29T11:14:00Z" w16du:dateUtc="2026-06-29T15:14:00Z"/>
        </w:rPr>
        <w:sectPr w:rsidR="00CF7815">
          <w:headerReference w:type="even" r:id="rId12"/>
          <w:headerReference w:type="default" r:id="rId13"/>
          <w:footerReference w:type="even" r:id="rId14"/>
          <w:footerReference w:type="default" r:id="rId15"/>
          <w:headerReference w:type="first" r:id="rId16"/>
          <w:footerReference w:type="first" r:id="rId17"/>
          <w:pgSz w:w="12240" w:h="15840"/>
          <w:pgMar w:top="1440" w:right="1440" w:bottom="1440" w:left="1440" w:header="720" w:footer="720" w:gutter="0"/>
          <w:cols w:space="720"/>
          <w:docGrid w:linePitch="360"/>
        </w:sectPr>
      </w:pPr>
    </w:p>
    <w:p w14:paraId="483ADECB" w14:textId="77777777" w:rsidR="009D2F74" w:rsidRDefault="007E6509" w:rsidP="005E2746">
      <w:pPr>
        <w:pBdr>
          <w:top w:val="single" w:sz="4" w:space="1" w:color="auto"/>
          <w:left w:val="single" w:sz="4" w:space="4" w:color="auto"/>
          <w:bottom w:val="single" w:sz="4" w:space="1" w:color="auto"/>
          <w:right w:val="single" w:sz="4" w:space="4" w:color="auto"/>
        </w:pBdr>
        <w:rPr>
          <w:ins w:id="87" w:author="Eric White" w:date="2026-06-29T11:14:00Z" w16du:dateUtc="2026-06-29T15:14:00Z"/>
        </w:rPr>
      </w:pPr>
      <w:ins w:id="88" w:author="Eric White" w:date="2026-06-29T11:14:00Z" w16du:dateUtc="2026-06-29T15:14:00Z">
        <w:r>
          <w:lastRenderedPageBreak/>
          <w:t>Video provides a powerful way to help you prove your point. When you click Online Video, you can paste in the embed code for the video you want to add. You can also type a keyword to search online for the video that best fits your document.</w:t>
        </w:r>
      </w:ins>
    </w:p>
    <w:customXmlInsRangeStart w:id="89" w:author="Eric White" w:date="2026-06-29T11:14:00Z"/>
    <w:sdt>
      <w:sdtPr>
        <w:rPr>
          <w:b w:val="0"/>
          <w:bCs w:val="0"/>
          <w:noProof/>
          <w:color w:val="auto"/>
        </w:rPr>
        <w:alias w:val="MyTable"/>
        <w:tag w:val="MyTable"/>
        <w:id w:val="354002298"/>
      </w:sdtPr>
      <w:sdtEndPr>
        <w:rPr>
          <w:noProof w:val="0"/>
        </w:rPr>
      </w:sdtEndPr>
      <w:sdtContent>
        <w:customXmlInsRangeEnd w:id="89"/>
        <w:tbl>
          <w:tblPr>
            <w:tblStyle w:val="GridTable4-Accent5"/>
            <w:tblW w:w="0" w:type="dxa"/>
            <w:tblLook w:val="04A0" w:firstRow="1" w:lastRow="0" w:firstColumn="1" w:lastColumn="0" w:noHBand="0" w:noVBand="1"/>
          </w:tblPr>
          <w:tblGrid>
            <w:gridCol w:w="3116"/>
            <w:gridCol w:w="3117"/>
            <w:gridCol w:w="3117"/>
          </w:tblGrid>
          <w:tr w:rsidR="00C4274D" w14:paraId="665D73C2" w14:textId="77777777" w:rsidTr="00665111">
            <w:trPr>
              <w:cnfStyle w:val="100000000000" w:firstRow="1" w:lastRow="0" w:firstColumn="0" w:lastColumn="0" w:oddVBand="0" w:evenVBand="0" w:oddHBand="0" w:evenHBand="0" w:firstRowFirstColumn="0" w:firstRowLastColumn="0" w:lastRowFirstColumn="0" w:lastRowLastColumn="0"/>
              <w:ins w:id="90" w:author="Eric White" w:date="2026-06-29T11:14:00Z" w16du:dateUtc="2026-06-29T15:14:00Z"/>
            </w:trPr>
            <w:tc>
              <w:tcPr>
                <w:cnfStyle w:val="001000000000" w:firstRow="0" w:lastRow="0" w:firstColumn="1" w:lastColumn="0" w:oddVBand="0" w:evenVBand="0" w:oddHBand="0" w:evenHBand="0" w:firstRowFirstColumn="0" w:firstRowLastColumn="0" w:lastRowFirstColumn="0" w:lastRowLastColumn="0"/>
                <w:tcW w:w="3116" w:type="dxa"/>
              </w:tcPr>
              <w:customXmlInsRangeStart w:id="91" w:author="Eric White" w:date="2026-06-29T11:14:00Z"/>
              <w:sdt>
                <w:sdtPr>
                  <w:rPr>
                    <w:noProof/>
                  </w:rPr>
                  <w:alias w:val="Latin1"/>
                  <w:tag w:val="Latin1"/>
                  <w:id w:val="1646851742"/>
                </w:sdtPr>
                <w:sdtEndPr/>
                <w:sdtContent>
                  <w:customXmlInsRangeEnd w:id="91"/>
                  <w:p w14:paraId="1581FCAC" w14:textId="77777777" w:rsidR="009D2F74" w:rsidRDefault="007E6509">
                    <w:pPr>
                      <w:rPr>
                        <w:ins w:id="92" w:author="Eric White" w:date="2026-06-29T11:14:00Z" w16du:dateUtc="2026-06-29T15:14:00Z"/>
                      </w:rPr>
                    </w:pPr>
                    <w:ins w:id="93" w:author="Eric White" w:date="2026-06-29T11:14:00Z" w16du:dateUtc="2026-06-29T15:14:00Z">
                      <w:r>
                        <w:rPr>
                          <w:noProof/>
                        </w:rPr>
                        <w:t>Lorem ipsum dolor sit amet</w:t>
                      </w:r>
                    </w:ins>
                  </w:p>
                  <w:customXmlInsRangeStart w:id="94" w:author="Eric White" w:date="2026-06-29T11:14:00Z"/>
                </w:sdtContent>
              </w:sdt>
              <w:customXmlInsRangeEnd w:id="94"/>
            </w:tc>
            <w:tc>
              <w:tcPr>
                <w:tcW w:w="3117" w:type="dxa"/>
              </w:tcPr>
              <w:customXmlInsRangeStart w:id="95" w:author="Eric White" w:date="2026-06-29T11:14:00Z"/>
              <w:sdt>
                <w:sdtPr>
                  <w:rPr>
                    <w:noProof/>
                  </w:rPr>
                  <w:alias w:val="Latin2"/>
                  <w:tag w:val="Latin2"/>
                  <w:id w:val="1730795754"/>
                </w:sdtPr>
                <w:sdtEndPr/>
                <w:sdtContent>
                  <w:customXmlInsRangeEnd w:id="95"/>
                  <w:p w14:paraId="36C70DAE" w14:textId="77777777" w:rsidR="009D2F74" w:rsidRPr="00C4274D" w:rsidRDefault="007E6509">
                    <w:pPr>
                      <w:cnfStyle w:val="100000000000" w:firstRow="1" w:lastRow="0" w:firstColumn="0" w:lastColumn="0" w:oddVBand="0" w:evenVBand="0" w:oddHBand="0" w:evenHBand="0" w:firstRowFirstColumn="0" w:firstRowLastColumn="0" w:lastRowFirstColumn="0" w:lastRowLastColumn="0"/>
                      <w:rPr>
                        <w:ins w:id="96" w:author="Eric White" w:date="2026-06-29T11:14:00Z" w16du:dateUtc="2026-06-29T15:14:00Z"/>
                        <w:b w:val="0"/>
                      </w:rPr>
                    </w:pPr>
                    <w:ins w:id="97" w:author="Eric White" w:date="2026-06-29T11:14:00Z" w16du:dateUtc="2026-06-29T15:14:00Z">
                      <w:r>
                        <w:rPr>
                          <w:noProof/>
                        </w:rPr>
                        <w:t>Consectetuer adipiscing elit</w:t>
                      </w:r>
                    </w:ins>
                  </w:p>
                  <w:customXmlInsRangeStart w:id="98" w:author="Eric White" w:date="2026-06-29T11:14:00Z"/>
                </w:sdtContent>
              </w:sdt>
              <w:customXmlInsRangeEnd w:id="98"/>
            </w:tc>
            <w:tc>
              <w:tcPr>
                <w:tcW w:w="3117" w:type="dxa"/>
              </w:tcPr>
              <w:customXmlInsRangeStart w:id="99" w:author="Eric White" w:date="2026-06-29T11:14:00Z"/>
              <w:sdt>
                <w:sdtPr>
                  <w:rPr>
                    <w:noProof/>
                  </w:rPr>
                  <w:alias w:val="Latin3"/>
                  <w:tag w:val="Latin3"/>
                  <w:id w:val="-88469536"/>
                </w:sdtPr>
                <w:sdtEndPr/>
                <w:sdtContent>
                  <w:customXmlInsRangeEnd w:id="99"/>
                  <w:p w14:paraId="0D6492B9" w14:textId="77777777" w:rsidR="009D2F74" w:rsidRDefault="007E6509">
                    <w:pPr>
                      <w:cnfStyle w:val="100000000000" w:firstRow="1" w:lastRow="0" w:firstColumn="0" w:lastColumn="0" w:oddVBand="0" w:evenVBand="0" w:oddHBand="0" w:evenHBand="0" w:firstRowFirstColumn="0" w:firstRowLastColumn="0" w:lastRowFirstColumn="0" w:lastRowLastColumn="0"/>
                      <w:rPr>
                        <w:ins w:id="100" w:author="Eric White" w:date="2026-06-29T11:14:00Z" w16du:dateUtc="2026-06-29T15:14:00Z"/>
                      </w:rPr>
                    </w:pPr>
                    <w:ins w:id="101" w:author="Eric White" w:date="2026-06-29T11:14:00Z" w16du:dateUtc="2026-06-29T15:14:00Z">
                      <w:r>
                        <w:rPr>
                          <w:noProof/>
                        </w:rPr>
                        <w:t>Maecenas porttitor congue massa.</w:t>
                      </w:r>
                    </w:ins>
                  </w:p>
                  <w:customXmlInsRangeStart w:id="102" w:author="Eric White" w:date="2026-06-29T11:14:00Z"/>
                </w:sdtContent>
              </w:sdt>
              <w:customXmlInsRangeEnd w:id="102"/>
            </w:tc>
          </w:tr>
          <w:customXmlInsRangeStart w:id="103" w:author="Eric White" w:date="2026-06-29T11:14:00Z"/>
          <w:sdt>
            <w:sdtPr>
              <w:rPr>
                <w:b w:val="0"/>
                <w:bCs w:val="0"/>
              </w:rPr>
              <w:alias w:val="Row1"/>
              <w:tag w:val="Row1"/>
              <w:id w:val="2087339449"/>
            </w:sdtPr>
            <w:sdtEndPr/>
            <w:sdtContent>
              <w:customXmlInsRangeEnd w:id="103"/>
              <w:tr w:rsidR="00C4274D" w14:paraId="6041CD2D" w14:textId="77777777" w:rsidTr="00665111">
                <w:trPr>
                  <w:cnfStyle w:val="000000100000" w:firstRow="0" w:lastRow="0" w:firstColumn="0" w:lastColumn="0" w:oddVBand="0" w:evenVBand="0" w:oddHBand="1" w:evenHBand="0" w:firstRowFirstColumn="0" w:firstRowLastColumn="0" w:lastRowFirstColumn="0" w:lastRowLastColumn="0"/>
                  <w:ins w:id="104" w:author="Eric White" w:date="2026-06-29T11:14:00Z" w16du:dateUtc="2026-06-29T15:14:00Z"/>
                </w:trPr>
                <w:tc>
                  <w:tcPr>
                    <w:cnfStyle w:val="001000000000" w:firstRow="0" w:lastRow="0" w:firstColumn="1" w:lastColumn="0" w:oddVBand="0" w:evenVBand="0" w:oddHBand="0" w:evenHBand="0" w:firstRowFirstColumn="0" w:firstRowLastColumn="0" w:lastRowFirstColumn="0" w:lastRowLastColumn="0"/>
                    <w:tcW w:w="3116" w:type="dxa"/>
                  </w:tcPr>
                  <w:customXmlInsRangeStart w:id="105" w:author="Eric White" w:date="2026-06-29T11:14:00Z"/>
                  <w:sdt>
                    <w:sdtPr>
                      <w:alias w:val="Data11"/>
                      <w:tag w:val="Data11"/>
                      <w:id w:val="1641614218"/>
                      <w:text/>
                    </w:sdtPr>
                    <w:sdtEndPr/>
                    <w:sdtContent>
                      <w:customXmlInsRangeEnd w:id="105"/>
                      <w:p w14:paraId="2A2ECE4B" w14:textId="77777777" w:rsidR="009D2F74" w:rsidRDefault="005C06E1">
                        <w:pPr>
                          <w:rPr>
                            <w:ins w:id="106" w:author="Eric White" w:date="2026-06-29T11:14:00Z" w16du:dateUtc="2026-06-29T15:14:00Z"/>
                          </w:rPr>
                        </w:pPr>
                        <w:ins w:id="107" w:author="Eric White" w:date="2026-06-29T11:14:00Z" w16du:dateUtc="2026-06-29T15:14:00Z">
                          <w:r>
                            <w:t>100</w:t>
                          </w:r>
                        </w:ins>
                      </w:p>
                      <w:customXmlInsRangeStart w:id="108" w:author="Eric White" w:date="2026-06-29T11:14:00Z"/>
                    </w:sdtContent>
                  </w:sdt>
                  <w:customXmlInsRangeEnd w:id="108"/>
                </w:tc>
                <w:tc>
                  <w:tcPr>
                    <w:tcW w:w="3117" w:type="dxa"/>
                  </w:tcPr>
                  <w:customXmlInsRangeStart w:id="109" w:author="Eric White" w:date="2026-06-29T11:14:00Z"/>
                  <w:sdt>
                    <w:sdtPr>
                      <w:alias w:val="Data12"/>
                      <w:tag w:val="Data12"/>
                      <w:id w:val="184647321"/>
                      <w:text/>
                    </w:sdtPr>
                    <w:sdtEndPr/>
                    <w:sdtContent>
                      <w:customXmlInsRangeEnd w:id="109"/>
                      <w:p w14:paraId="60ACCD8A" w14:textId="77777777" w:rsidR="009D2F74" w:rsidRDefault="005C06E1">
                        <w:pPr>
                          <w:cnfStyle w:val="000000100000" w:firstRow="0" w:lastRow="0" w:firstColumn="0" w:lastColumn="0" w:oddVBand="0" w:evenVBand="0" w:oddHBand="1" w:evenHBand="0" w:firstRowFirstColumn="0" w:firstRowLastColumn="0" w:lastRowFirstColumn="0" w:lastRowLastColumn="0"/>
                          <w:rPr>
                            <w:ins w:id="110" w:author="Eric White" w:date="2026-06-29T11:14:00Z" w16du:dateUtc="2026-06-29T15:14:00Z"/>
                          </w:rPr>
                        </w:pPr>
                        <w:ins w:id="111" w:author="Eric White" w:date="2026-06-29T11:14:00Z" w16du:dateUtc="2026-06-29T15:14:00Z">
                          <w:r>
                            <w:t>200</w:t>
                          </w:r>
                        </w:ins>
                      </w:p>
                      <w:customXmlInsRangeStart w:id="112" w:author="Eric White" w:date="2026-06-29T11:14:00Z"/>
                    </w:sdtContent>
                  </w:sdt>
                  <w:customXmlInsRangeEnd w:id="112"/>
                </w:tc>
                <w:tc>
                  <w:tcPr>
                    <w:tcW w:w="3117" w:type="dxa"/>
                  </w:tcPr>
                  <w:customXmlInsRangeStart w:id="113" w:author="Eric White" w:date="2026-06-29T11:14:00Z"/>
                  <w:sdt>
                    <w:sdtPr>
                      <w:alias w:val="Data13"/>
                      <w:tag w:val="Data13"/>
                      <w:id w:val="131915776"/>
                      <w:text/>
                    </w:sdtPr>
                    <w:sdtEndPr/>
                    <w:sdtContent>
                      <w:customXmlInsRangeEnd w:id="113"/>
                      <w:p w14:paraId="60560D1C" w14:textId="77777777" w:rsidR="009D2F74" w:rsidRDefault="005C06E1">
                        <w:pPr>
                          <w:cnfStyle w:val="000000100000" w:firstRow="0" w:lastRow="0" w:firstColumn="0" w:lastColumn="0" w:oddVBand="0" w:evenVBand="0" w:oddHBand="1" w:evenHBand="0" w:firstRowFirstColumn="0" w:firstRowLastColumn="0" w:lastRowFirstColumn="0" w:lastRowLastColumn="0"/>
                          <w:rPr>
                            <w:ins w:id="114" w:author="Eric White" w:date="2026-06-29T11:14:00Z" w16du:dateUtc="2026-06-29T15:14:00Z"/>
                          </w:rPr>
                        </w:pPr>
                        <w:ins w:id="115" w:author="Eric White" w:date="2026-06-29T11:14:00Z" w16du:dateUtc="2026-06-29T15:14:00Z">
                          <w:r>
                            <w:t>300</w:t>
                          </w:r>
                        </w:ins>
                      </w:p>
                      <w:customXmlInsRangeStart w:id="116" w:author="Eric White" w:date="2026-06-29T11:14:00Z"/>
                    </w:sdtContent>
                  </w:sdt>
                  <w:customXmlInsRangeEnd w:id="116"/>
                </w:tc>
              </w:tr>
              <w:customXmlInsRangeStart w:id="117" w:author="Eric White" w:date="2026-06-29T11:14:00Z"/>
            </w:sdtContent>
          </w:sdt>
          <w:customXmlInsRangeEnd w:id="117"/>
          <w:customXmlInsRangeStart w:id="118" w:author="Eric White" w:date="2026-06-29T11:14:00Z"/>
          <w:sdt>
            <w:sdtPr>
              <w:rPr>
                <w:b w:val="0"/>
                <w:bCs w:val="0"/>
              </w:rPr>
              <w:alias w:val="Row2"/>
              <w:tag w:val="Row2"/>
              <w:id w:val="1563601403"/>
            </w:sdtPr>
            <w:sdtEndPr/>
            <w:sdtContent>
              <w:customXmlInsRangeEnd w:id="118"/>
              <w:tr w:rsidR="00C4274D" w14:paraId="68A60E71" w14:textId="77777777" w:rsidTr="00665111">
                <w:trPr>
                  <w:ins w:id="119" w:author="Eric White" w:date="2026-06-29T11:14:00Z" w16du:dateUtc="2026-06-29T15:14:00Z"/>
                </w:trPr>
                <w:tc>
                  <w:tcPr>
                    <w:cnfStyle w:val="001000000000" w:firstRow="0" w:lastRow="0" w:firstColumn="1" w:lastColumn="0" w:oddVBand="0" w:evenVBand="0" w:oddHBand="0" w:evenHBand="0" w:firstRowFirstColumn="0" w:firstRowLastColumn="0" w:lastRowFirstColumn="0" w:lastRowLastColumn="0"/>
                    <w:tcW w:w="3116" w:type="dxa"/>
                  </w:tcPr>
                  <w:customXmlInsRangeStart w:id="120" w:author="Eric White" w:date="2026-06-29T11:14:00Z"/>
                  <w:sdt>
                    <w:sdtPr>
                      <w:alias w:val="Data21"/>
                      <w:tag w:val="Data21"/>
                      <w:id w:val="-1031330684"/>
                      <w:text/>
                    </w:sdtPr>
                    <w:sdtEndPr/>
                    <w:sdtContent>
                      <w:customXmlInsRangeEnd w:id="120"/>
                      <w:p w14:paraId="576927AA" w14:textId="77777777" w:rsidR="009D2F74" w:rsidRDefault="005C06E1">
                        <w:pPr>
                          <w:rPr>
                            <w:ins w:id="121" w:author="Eric White" w:date="2026-06-29T11:14:00Z" w16du:dateUtc="2026-06-29T15:14:00Z"/>
                          </w:rPr>
                        </w:pPr>
                        <w:ins w:id="122" w:author="Eric White" w:date="2026-06-29T11:14:00Z" w16du:dateUtc="2026-06-29T15:14:00Z">
                          <w:r>
                            <w:t>400</w:t>
                          </w:r>
                        </w:ins>
                      </w:p>
                      <w:customXmlInsRangeStart w:id="123" w:author="Eric White" w:date="2026-06-29T11:14:00Z"/>
                    </w:sdtContent>
                  </w:sdt>
                  <w:customXmlInsRangeEnd w:id="123"/>
                </w:tc>
                <w:tc>
                  <w:tcPr>
                    <w:tcW w:w="3117" w:type="dxa"/>
                  </w:tcPr>
                  <w:customXmlInsRangeStart w:id="124" w:author="Eric White" w:date="2026-06-29T11:14:00Z"/>
                  <w:sdt>
                    <w:sdtPr>
                      <w:alias w:val="Data22"/>
                      <w:tag w:val="Data22"/>
                      <w:id w:val="560603829"/>
                      <w:text/>
                    </w:sdtPr>
                    <w:sdtEndPr/>
                    <w:sdtContent>
                      <w:customXmlInsRangeEnd w:id="124"/>
                      <w:p w14:paraId="7823894F" w14:textId="77777777" w:rsidR="009D2F74" w:rsidRDefault="005C06E1">
                        <w:pPr>
                          <w:cnfStyle w:val="000000000000" w:firstRow="0" w:lastRow="0" w:firstColumn="0" w:lastColumn="0" w:oddVBand="0" w:evenVBand="0" w:oddHBand="0" w:evenHBand="0" w:firstRowFirstColumn="0" w:firstRowLastColumn="0" w:lastRowFirstColumn="0" w:lastRowLastColumn="0"/>
                          <w:rPr>
                            <w:ins w:id="125" w:author="Eric White" w:date="2026-06-29T11:14:00Z" w16du:dateUtc="2026-06-29T15:14:00Z"/>
                          </w:rPr>
                        </w:pPr>
                        <w:ins w:id="126" w:author="Eric White" w:date="2026-06-29T11:14:00Z" w16du:dateUtc="2026-06-29T15:14:00Z">
                          <w:r>
                            <w:t>500</w:t>
                          </w:r>
                        </w:ins>
                      </w:p>
                      <w:customXmlInsRangeStart w:id="127" w:author="Eric White" w:date="2026-06-29T11:14:00Z"/>
                    </w:sdtContent>
                  </w:sdt>
                  <w:customXmlInsRangeEnd w:id="127"/>
                </w:tc>
                <w:tc>
                  <w:tcPr>
                    <w:tcW w:w="3117" w:type="dxa"/>
                  </w:tcPr>
                  <w:customXmlInsRangeStart w:id="128" w:author="Eric White" w:date="2026-06-29T11:14:00Z"/>
                  <w:sdt>
                    <w:sdtPr>
                      <w:alias w:val="Data23"/>
                      <w:tag w:val="Data23"/>
                      <w:id w:val="-847252032"/>
                      <w:text/>
                    </w:sdtPr>
                    <w:sdtEndPr/>
                    <w:sdtContent>
                      <w:customXmlInsRangeEnd w:id="128"/>
                      <w:p w14:paraId="065792C4" w14:textId="77777777" w:rsidR="009D2F74" w:rsidRDefault="005C06E1">
                        <w:pPr>
                          <w:cnfStyle w:val="000000000000" w:firstRow="0" w:lastRow="0" w:firstColumn="0" w:lastColumn="0" w:oddVBand="0" w:evenVBand="0" w:oddHBand="0" w:evenHBand="0" w:firstRowFirstColumn="0" w:firstRowLastColumn="0" w:lastRowFirstColumn="0" w:lastRowLastColumn="0"/>
                          <w:rPr>
                            <w:ins w:id="129" w:author="Eric White" w:date="2026-06-29T11:14:00Z" w16du:dateUtc="2026-06-29T15:14:00Z"/>
                          </w:rPr>
                        </w:pPr>
                        <w:ins w:id="130" w:author="Eric White" w:date="2026-06-29T11:14:00Z" w16du:dateUtc="2026-06-29T15:14:00Z">
                          <w:r>
                            <w:t>600</w:t>
                          </w:r>
                        </w:ins>
                      </w:p>
                      <w:customXmlInsRangeStart w:id="131" w:author="Eric White" w:date="2026-06-29T11:14:00Z"/>
                    </w:sdtContent>
                  </w:sdt>
                  <w:customXmlInsRangeEnd w:id="131"/>
                </w:tc>
              </w:tr>
              <w:customXmlInsRangeStart w:id="132" w:author="Eric White" w:date="2026-06-29T11:14:00Z"/>
            </w:sdtContent>
          </w:sdt>
          <w:customXmlInsRangeEnd w:id="132"/>
        </w:tbl>
        <w:customXmlInsRangeStart w:id="133" w:author="Eric White" w:date="2026-06-29T11:14:00Z"/>
      </w:sdtContent>
    </w:sdt>
    <w:customXmlInsRangeEnd w:id="133"/>
    <w:p w14:paraId="4584E974" w14:textId="77777777" w:rsidR="009D2F74" w:rsidRDefault="009D2F74" w:rsidP="00C4274D">
      <w:pPr>
        <w:rPr>
          <w:ins w:id="134" w:author="Eric White" w:date="2026-06-29T11:14:00Z" w16du:dateUtc="2026-06-29T15:14:00Z"/>
        </w:rPr>
      </w:pPr>
    </w:p>
    <w:p w14:paraId="16FCF045" w14:textId="77777777" w:rsidR="009D2F74" w:rsidRDefault="007E6509">
      <w:pPr>
        <w:rPr>
          <w:ins w:id="135" w:author="Eric White" w:date="2026-06-29T11:14:00Z" w16du:dateUtc="2026-06-29T15:14:00Z"/>
        </w:rPr>
      </w:pPr>
      <w:ins w:id="136" w:author="Eric White" w:date="2026-06-29T11:14:00Z" w16du:dateUtc="2026-06-29T15:14:00Z">
        <w:r>
          <w:t>Video provides a powerful way to help you prove your point. When you click Online Video, you can paste in the embed code for the video you want to add. You can also type a keyword to search online for the video that best fits your document.</w:t>
        </w:r>
      </w:ins>
    </w:p>
    <w:p w14:paraId="009A347A" w14:textId="77777777" w:rsidR="009D2F74" w:rsidRDefault="007E6509">
      <w:pPr>
        <w:rPr>
          <w:ins w:id="137" w:author="Eric White" w:date="2026-06-29T11:14:00Z" w16du:dateUtc="2026-06-29T15:14:00Z"/>
        </w:rPr>
      </w:pPr>
      <w:ins w:id="138" w:author="Eric White" w:date="2026-06-29T11:14:00Z" w16du:dateUtc="2026-06-29T15:14:00Z">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ins>
    </w:p>
    <w:p w14:paraId="36DBE2A5" w14:textId="77777777" w:rsidR="009D2F74" w:rsidRDefault="007E6509">
      <w:ins w:id="139" w:author="Eric White" w:date="2026-06-29T11:14:00Z" w16du:dateUtc="2026-06-29T15:14:00Z">
        <w:r>
          <w:rPr>
            <w:noProof/>
          </w:rPr>
          <w:drawing>
            <wp:inline distT="0" distB="0" distL="0" distR="0" wp14:anchorId="0795BA59" wp14:editId="161AA40E">
              <wp:extent cx="1903730" cy="1515822"/>
              <wp:effectExtent l="0" t="0" r="1270" b="8255"/>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1903730" cy="1515822"/>
                      </a:xfrm>
                      <a:prstGeom prst="rect">
                        <a:avLst/>
                      </a:prstGeom>
                      <a:noFill/>
                      <a:ln>
                        <a:noFill/>
                      </a:ln>
                    </pic:spPr>
                  </pic:pic>
                </a:graphicData>
              </a:graphic>
            </wp:inline>
          </w:drawing>
        </w:r>
      </w:ins>
    </w:p>
    <w:p w14:paraId="2C92A1DF" w14:textId="77777777" w:rsidR="009D2F74" w:rsidRDefault="007E6509">
      <w:ins w:id="140" w:author="Eric White" w:date="2026-06-29T11:14:00Z" w16du:dateUtc="2026-06-29T15:14:00Z">
        <w:r>
          <w:rPr>
            <w:rFonts w:ascii="MS Gothic" w:eastAsia="MS Gothic" w:hAnsi="MS Gothic" w:hint="eastAsia"/>
          </w:rPr>
          <w:t>☐</w:t>
        </w:r>
      </w:ins>
    </w:p>
    <w:p w14:paraId="1058A35C" w14:textId="77777777" w:rsidR="009D2F74" w:rsidRDefault="007E6509">
      <w:pPr>
        <w:rPr>
          <w:ins w:id="141" w:author="Eric White" w:date="2026-06-29T11:14:00Z" w16du:dateUtc="2026-06-29T15:14:00Z"/>
        </w:rPr>
      </w:pPr>
      <w:ins w:id="142" w:author="Eric White" w:date="2026-06-29T11:14:00Z" w16du:dateUtc="2026-06-29T15:14:00Z">
        <w:r>
          <w:t>Two</w:t>
        </w:r>
      </w:ins>
    </w:p>
    <w:p w14:paraId="337FAE81" w14:textId="77777777" w:rsidR="009D2F74" w:rsidRDefault="007E6509">
      <w:pPr>
        <w:rPr>
          <w:ins w:id="143" w:author="Eric White" w:date="2026-06-29T11:14:00Z" w16du:dateUtc="2026-06-29T15:14:00Z"/>
        </w:rPr>
      </w:pPr>
      <w:ins w:id="144" w:author="Eric White" w:date="2026-06-29T11:14:00Z" w16du:dateUtc="2026-06-29T15:14:00Z">
        <w:r>
          <w:t xml:space="preserve">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w:t>
        </w:r>
        <w:r>
          <w:lastRenderedPageBreak/>
          <w:t>each other. For example, you can add a matching cover page, header, and sidebar. Click Insert and then choose the elements you want from the different galleries.</w:t>
        </w:r>
      </w:ins>
    </w:p>
    <w:p w14:paraId="4456598A" w14:textId="77777777" w:rsidR="009D2F74" w:rsidRDefault="007E6509">
      <w:pPr>
        <w:rPr>
          <w:ins w:id="145" w:author="Eric White" w:date="2026-06-29T11:14:00Z" w16du:dateUtc="2026-06-29T15:14:00Z"/>
        </w:rPr>
      </w:pPr>
      <w:ins w:id="146" w:author="Eric White" w:date="2026-06-29T11:14:00Z" w16du:dateUtc="2026-06-29T15:14:00Z">
        <w:r>
          <w:rPr>
            <w:noProof/>
          </w:rPr>
          <mc:AlternateContent>
            <mc:Choice Requires="wps">
              <w:drawing>
                <wp:anchor distT="0" distB="0" distL="114300" distR="114300" simplePos="0" relativeHeight="251669504" behindDoc="0" locked="0" layoutInCell="1" allowOverlap="1" wp14:anchorId="171457A6" wp14:editId="02733561">
                  <wp:simplePos x="0" y="0"/>
                  <mc:AlternateContent>
                    <mc:Choice Requires="wp14">
                      <wp:positionH relativeFrom="page">
                        <wp14:pctPosHOffset>45500</wp14:pctPosHOffset>
                      </wp:positionH>
                    </mc:Choice>
                    <mc:Fallback>
                      <wp:positionH relativeFrom="page">
                        <wp:posOffset>4576445</wp:posOffset>
                      </wp:positionH>
                    </mc:Fallback>
                  </mc:AlternateContent>
                  <mc:AlternateContent>
                    <mc:Choice Requires="wp14">
                      <wp:positionV relativeFrom="page">
                        <wp14:pctPosVOffset>66000</wp14:pctPosVOffset>
                      </wp:positionV>
                    </mc:Choice>
                    <mc:Fallback>
                      <wp:positionV relativeFrom="page">
                        <wp:posOffset>5129530</wp:posOffset>
                      </wp:positionV>
                    </mc:Fallback>
                  </mc:AlternateContent>
                  <wp:extent cx="2797810" cy="268605"/>
                  <wp:effectExtent l="0" t="0" r="0" b="0"/>
                  <wp:wrapSquare wrapText="bothSides"/>
                  <wp:docPr id="9" name="Text Box 465"/>
                  <wp:cNvGraphicFramePr/>
                  <a:graphic xmlns:a="http://schemas.openxmlformats.org/drawingml/2006/main">
                    <a:graphicData uri="http://schemas.microsoft.com/office/word/2010/wordprocessingShape">
                      <wps:wsp>
                        <wps:cNvSpPr txBox="1"/>
                        <wps:spPr>
                          <a:xfrm>
                            <a:off x="0" y="0"/>
                            <a:ext cx="2797810" cy="268605"/>
                          </a:xfrm>
                          <a:prstGeom prst="rect">
                            <a:avLst/>
                          </a:prstGeom>
                          <a:noFill/>
                          <a:ln w="6350">
                            <a:noFill/>
                          </a:ln>
                          <a:effectLst/>
                        </wps:spPr>
                        <wps:txbx>
                          <w:txbxContent>
                            <w:p w14:paraId="568BADCB" w14:textId="7F691664" w:rsidR="009D2F74" w:rsidRDefault="009D2F74">
                              <w:pPr>
                                <w:pStyle w:val="NoSpacing"/>
                                <w:rPr>
                                  <w:ins w:id="147" w:author="Eric White" w:date="2026-06-29T11:14:00Z" w16du:dateUtc="2026-06-29T15:14:00Z"/>
                                  <w:noProof/>
                                  <w:color w:val="0E2841" w:themeColor="text2"/>
                                </w:rPr>
                              </w:pPr>
                              <w:customXmlInsRangeStart w:id="148" w:author="Eric White" w:date="2026-06-29T11:14:00Z"/>
                              <w:sdt>
                                <w:sdtPr>
                                  <w:rPr>
                                    <w:noProof/>
                                    <w:color w:val="0E2841" w:themeColor="text2"/>
                                  </w:rPr>
                                  <w:alias w:val="Author"/>
                                  <w:id w:val="15524260"/>
                                  <w:dataBinding w:prefixMappings="xmlns:ns0='http://schemas.openxmlformats.org/package/2006/metadata/core-properties' xmlns:ns1='http://purl.org/dc/elements/1.1/'" w:xpath="/ns0:coreProperties[1]/ns1:creator[1]" w:storeItemID="{6C3C8BC8-F283-45AE-878A-BAB7291924A1}"/>
                                  <w:text/>
                                </w:sdtPr>
                                <w:sdtEndPr/>
                                <w:sdtContent>
                                  <w:customXmlInsRangeEnd w:id="148"/>
                                  <w:r w:rsidR="005C06E1">
                                    <w:rPr>
                                      <w:noProof/>
                                      <w:color w:val="0E2841" w:themeColor="text2"/>
                                    </w:rPr>
                                    <w:t>Nick Bernal</w:t>
                                  </w:r>
                                  <w:customXmlInsRangeStart w:id="149" w:author="Eric White" w:date="2026-06-29T11:14:00Z"/>
                                </w:sdtContent>
                              </w:sdt>
                              <w:customXmlInsRangeEnd w:id="149"/>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spAutoFit/>
                        </wps:bodyPr>
                      </wps:wsp>
                    </a:graphicData>
                  </a:graphic>
                  <wp14:sizeRelH relativeFrom="page">
                    <wp14:pctWidth>36000</wp14:pctWidth>
                  </wp14:sizeRelH>
                  <wp14:sizeRelV relativeFrom="margin">
                    <wp14:pctHeight>0</wp14:pctHeight>
                  </wp14:sizeRelV>
                </wp:anchor>
              </w:drawing>
            </mc:Choice>
            <mc:Fallback>
              <w:pict>
                <v:shapetype w14:anchorId="171457A6" id="_x0000_t202" coordsize="21600,21600" o:spt="202" path="m,l,21600r21600,l21600,xe">
                  <v:stroke joinstyle="miter"/>
                  <v:path gradientshapeok="t" o:connecttype="rect"/>
                </v:shapetype>
                <v:shape id="Text Box 465" o:spid="_x0000_s1026" type="#_x0000_t202" style="position:absolute;margin-left:0;margin-top:0;width:220.3pt;height:21.15pt;z-index:251669504;visibility:visible;mso-wrap-style:square;mso-width-percent:360;mso-height-percent:0;mso-left-percent:455;mso-top-percent:660;mso-wrap-distance-left:9pt;mso-wrap-distance-top:0;mso-wrap-distance-right:9pt;mso-wrap-distance-bottom:0;mso-position-horizontal-relative:page;mso-position-vertical-relative:page;mso-width-percent:360;mso-height-percent:0;mso-left-percent:455;mso-top-percent:660;mso-width-relative:page;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" filled="f" stroked="f" strokeweight=".5pt">
                  <v:textbox style="mso-fit-shape-to-text:t">
                    <w:txbxContent>
                      <w:p w14:paraId="568BADCB" w14:textId="7F691664" w:rsidR="009D2F74" w:rsidRDefault="009D2F74">
                        <w:pPr>
                          <w:pStyle w:val="NoSpacing"/>
                          <w:rPr>
                            <w:ins w:id="150" w:author="Eric White" w:date="2026-06-29T11:14:00Z" w16du:dateUtc="2026-06-29T15:14:00Z"/>
                            <w:noProof/>
                            <w:color w:val="0E2841" w:themeColor="text2"/>
                          </w:rPr>
                        </w:pPr>
                        <w:customXmlInsRangeStart w:id="151" w:author="Eric White" w:date="2026-06-29T11:14:00Z"/>
                        <w:sdt>
                          <w:sdtPr>
                            <w:rPr>
                              <w:noProof/>
                              <w:color w:val="0E2841" w:themeColor="text2"/>
                            </w:rPr>
                            <w:alias w:val="Author"/>
                            <w:id w:val="15524260"/>
                            <w:dataBinding w:prefixMappings="xmlns:ns0='http://schemas.openxmlformats.org/package/2006/metadata/core-properties' xmlns:ns1='http://purl.org/dc/elements/1.1/'" w:xpath="/ns0:coreProperties[1]/ns1:creator[1]" w:storeItemID="{6C3C8BC8-F283-45AE-878A-BAB7291924A1}"/>
                            <w:text/>
                          </w:sdtPr>
                          <w:sdtEndPr/>
                          <w:sdtContent>
                            <w:customXmlInsRangeEnd w:id="151"/>
                            <w:r w:rsidR="005C06E1">
                              <w:rPr>
                                <w:noProof/>
                                <w:color w:val="0E2841" w:themeColor="text2"/>
                              </w:rPr>
                              <w:t>Nick Bernal</w:t>
                            </w:r>
                            <w:customXmlInsRangeStart w:id="152" w:author="Eric White" w:date="2026-06-29T11:14:00Z"/>
                          </w:sdtContent>
                        </w:sdt>
                        <w:customXmlInsRangeEnd w:id="152"/>
                      </w:p>
                    </w:txbxContent>
                  </v:textbox>
                  <w10:wrap type="square" anchorx="page" anchory="page"/>
                </v:shape>
              </w:pict>
            </mc:Fallback>
          </mc:AlternateContent>
        </w:r>
        <w:r>
          <w:rPr>
            <w:noProof/>
          </w:rPr>
          <mc:AlternateContent>
            <mc:Choice Requires="wps">
              <w:drawing>
                <wp:anchor distT="0" distB="0" distL="114300" distR="114300" simplePos="0" relativeHeight="251668480" behindDoc="1" locked="0" layoutInCell="1" allowOverlap="1" wp14:anchorId="18D374F3" wp14:editId="033A564A">
                  <wp:simplePos x="0" y="0"/>
                  <wp:positionH relativeFrom="page">
                    <wp:align>center</wp:align>
                  </wp:positionH>
                  <wp:positionV relativeFrom="page">
                    <wp:align>center</wp:align>
                  </wp:positionV>
                  <wp:extent cx="7383780" cy="9555480"/>
                  <wp:effectExtent l="0" t="0" r="7620" b="7620"/>
                  <wp:wrapNone/>
                  <wp:docPr id="10" name="Rectangle 4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83780" cy="9555480"/>
                          </a:xfrm>
                          <a:prstGeom prst="rect">
                            <a:avLst/>
                          </a:prstGeom>
                          <a:gradFill>
                            <a:gsLst>
                              <a:gs pos="0">
                                <a:schemeClr val="accent1">
                                  <a:lumMod val="20000"/>
                                  <a:lumOff val="80000"/>
                                </a:schemeClr>
                              </a:gs>
                              <a:gs pos="100000">
                                <a:schemeClr val="accent1">
                                  <a:lumMod val="60000"/>
                                  <a:lumOff val="40000"/>
                                </a:schemeClr>
                              </a:gs>
                            </a:gsLst>
                          </a:gradFill>
                          <a:ln>
                            <a:noFill/>
                          </a:ln>
                        </wps:spPr>
                        <wps:style>
                          <a:lnRef idx="2">
                            <a:schemeClr val="accent1">
                              <a:shade val="50000"/>
                            </a:schemeClr>
                          </a:lnRef>
                          <a:fillRef idx="1003">
                            <a:schemeClr val="lt2"/>
                          </a:fillRef>
                          <a:effectRef idx="0">
                            <a:schemeClr val="accent1"/>
                          </a:effectRef>
                          <a:fontRef idx="minor">
                            <a:schemeClr val="lt1"/>
                          </a:fontRef>
                        </wps:style>
                        <wps:txbx>
                          <w:txbxContent>
                            <w:p w14:paraId="0F5FC56C" w14:textId="77777777" w:rsidR="009D2F74" w:rsidRDefault="009D2F74">
                              <w:pPr>
                                <w:rPr>
                                  <w:ins w:id="153" w:author="Eric White" w:date="2026-06-29T11:14:00Z" w16du:dateUtc="2026-06-29T15:14:00Z"/>
                                </w:rPr>
                              </w:pPr>
                            </w:p>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18D374F3" id="Rectangle 466" o:spid="_x0000_s1027" style="position:absolute;margin-left:0;margin-top:0;width:581.4pt;height:752.4pt;z-index:-251648000;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" fillcolor="#c1e4f5 [660]" stroked="f" strokeweight="1pt">
                  <v:fill color2="#45b0e1 [1940]" rotate="t" focus="100%" type="gradient">
                    <o:fill v:ext="view" type="gradientUnscaled"/>
                  </v:fill>
                  <v:textbox inset="21.6pt,,21.6pt">
                    <w:txbxContent>
                      <w:p w14:paraId="0F5FC56C" w14:textId="77777777" w:rsidR="009D2F74" w:rsidRDefault="009D2F74">
                        <w:pPr>
                          <w:rPr>
                            <w:ins w:id="154" w:author="Eric White" w:date="2026-06-29T11:14:00Z" w16du:dateUtc="2026-06-29T15:14:00Z"/>
                          </w:rPr>
                        </w:pPr>
                      </w:p>
                    </w:txbxContent>
                  </v:textbox>
                  <w10:wrap anchorx="page" anchory="page"/>
                </v:rect>
              </w:pict>
            </mc:Fallback>
          </mc:AlternateContent>
        </w:r>
        <w:r>
          <w:rPr>
            <w:noProof/>
          </w:rPr>
          <mc:AlternateContent>
            <mc:Choice Requires="wps">
              <w:drawing>
                <wp:anchor distT="0" distB="0" distL="114300" distR="114300" simplePos="0" relativeHeight="251665408" behindDoc="0" locked="0" layoutInCell="1" allowOverlap="1" wp14:anchorId="700D0E5A" wp14:editId="3FEC78C0">
                  <wp:simplePos x="0" y="0"/>
                  <mc:AlternateContent>
                    <mc:Choice Requires="wp14">
                      <wp:positionH relativeFrom="page">
                        <wp14:pctPosHOffset>45500</wp14:pctPosHOffset>
                      </wp:positionH>
                    </mc:Choice>
                    <mc:Fallback>
                      <wp:positionH relativeFrom="page">
                        <wp:posOffset>4576445</wp:posOffset>
                      </wp:positionH>
                    </mc:Fallback>
                  </mc:AlternateContent>
                  <mc:AlternateContent>
                    <mc:Choice Requires="wp14">
                      <wp:positionV relativeFrom="page">
                        <wp14:pctPosVOffset>2500</wp14:pctPosVOffset>
                      </wp:positionV>
                    </mc:Choice>
                    <mc:Fallback>
                      <wp:positionV relativeFrom="page">
                        <wp:posOffset>194310</wp:posOffset>
                      </wp:positionV>
                    </mc:Fallback>
                  </mc:AlternateContent>
                  <wp:extent cx="2875915" cy="3017520"/>
                  <wp:effectExtent l="0" t="0" r="0" b="0"/>
                  <wp:wrapNone/>
                  <wp:docPr id="11" name="Rectangle 467"/>
                  <wp:cNvGraphicFramePr/>
                  <a:graphic xmlns:a="http://schemas.openxmlformats.org/drawingml/2006/main">
                    <a:graphicData uri="http://schemas.microsoft.com/office/word/2010/wordprocessingShape">
                      <wps:wsp>
                        <wps:cNvSpPr/>
                        <wps:spPr>
                          <a:xfrm>
                            <a:off x="0" y="0"/>
                            <a:ext cx="2875915" cy="301752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ECC6AAF" w14:textId="18FA2D3E" w:rsidR="009D2F74" w:rsidRDefault="009D2F74">
                              <w:pPr>
                                <w:spacing w:before="240"/>
                                <w:jc w:val="center"/>
                                <w:rPr>
                                  <w:ins w:id="155" w:author="Eric White" w:date="2026-06-29T11:14:00Z" w16du:dateUtc="2026-06-29T15:14:00Z"/>
                                  <w:color w:val="FFFFFF" w:themeColor="background1"/>
                                </w:rPr>
                              </w:pPr>
                              <w:customXmlInsRangeStart w:id="156" w:author="Eric White" w:date="2026-06-29T11:14:00Z"/>
                              <w:sdt>
                                <w:sdtPr>
                                  <w:rPr>
                                    <w:color w:val="FFFFFF" w:themeColor="background1"/>
                                  </w:rPr>
                                  <w:alias w:val="Abstract"/>
                                  <w:id w:val="8276291"/>
                                  <w:showingPlcHdr/>
                                  <w:dataBinding w:prefixMappings="xmlns:ns0='http://schemas.microsoft.com/office/2006/coverPageProps'" w:xpath="/ns0:CoverPageProperties[1]/ns0:Abstract[1]" w:storeItemID="{55AF091B-3C7A-41E3-B477-F2FDAA23CFDA}"/>
                                  <w:text/>
                                </w:sdtPr>
                                <w:sdtEndPr/>
                                <w:sdtContent>
                                  <w:customXmlInsRangeEnd w:id="156"/>
                                  <w:r w:rsidR="005C06E1">
                                    <w:rPr>
                                      <w:color w:val="FFFFFF" w:themeColor="background1"/>
                                    </w:rPr>
                                    <w:t xml:space="preserve">     </w:t>
                                  </w:r>
                                  <w:customXmlInsRangeStart w:id="157" w:author="Eric White" w:date="2026-06-29T11:14:00Z"/>
                                </w:sdtContent>
                              </w:sdt>
                              <w:customXmlInsRangeEnd w:id="157"/>
                              <w:ins w:id="158" w:author="Eric White" w:date="2026-06-29T11:14:00Z" w16du:dateUtc="2026-06-29T15:14:00Z">
                                <w:r w:rsidR="007E6509">
                                  <w:rPr>
                                    <w:color w:val="FFFFFF" w:themeColor="background1"/>
                                  </w:rPr>
                                  <w:t>.</w:t>
                                </w:r>
                              </w:ins>
                            </w:p>
                          </w:txbxContent>
                        </wps:txbx>
                        <wps:bodyPr rot="0" spcFirstLastPara="0" vertOverflow="overflow" horzOverflow="overflow" vert="horz" wrap="square" lIns="182880" tIns="182880" rIns="182880" bIns="365760" numCol="1" spcCol="0" rtlCol="0" fromWordArt="0" anchor="b" anchorCtr="0" forceAA="0" compatLnSpc="1">
                          <a:prstTxWarp prst="textNoShape">
                            <a:avLst/>
                          </a:prstTxWarp>
                          <a:noAutofit/>
                        </wps:bodyPr>
                      </wps:wsp>
                    </a:graphicData>
                  </a:graphic>
                  <wp14:sizeRelH relativeFrom="page">
                    <wp14:pctWidth>37000</wp14:pctWidth>
                  </wp14:sizeRelH>
                  <wp14:sizeRelV relativeFrom="page">
                    <wp14:pctHeight>30000</wp14:pctHeight>
                  </wp14:sizeRelV>
                </wp:anchor>
              </w:drawing>
            </mc:Choice>
            <mc:Fallback>
              <w:pict>
                <v:rect w14:anchorId="700D0E5A" id="Rectangle 467" o:spid="_x0000_s1028" style="position:absolute;margin-left:0;margin-top:0;width:226.45pt;height:237.6pt;z-index:251665408;visibility:visible;mso-wrap-style:square;mso-width-percent:370;mso-height-percent:300;mso-left-percent:455;mso-top-percent:25;mso-wrap-distance-left:9pt;mso-wrap-distance-top:0;mso-wrap-distance-right:9pt;mso-wrap-distance-bottom:0;mso-position-horizontal-relative:page;mso-position-vertical-relative:page;mso-width-percent:370;mso-height-percent:300;mso-left-percent:455;mso-top-percent:25;mso-width-relative:page;mso-height-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" fillcolor="#0e2841 [3215]" stroked="f" strokeweight="1pt">
                  <v:textbox inset="14.4pt,14.4pt,14.4pt,28.8pt">
                    <w:txbxContent>
                      <w:p w14:paraId="7ECC6AAF" w14:textId="18FA2D3E" w:rsidR="009D2F74" w:rsidRDefault="009D2F74">
                        <w:pPr>
                          <w:spacing w:before="240"/>
                          <w:jc w:val="center"/>
                          <w:rPr>
                            <w:ins w:id="159" w:author="Eric White" w:date="2026-06-29T11:14:00Z" w16du:dateUtc="2026-06-29T15:14:00Z"/>
                            <w:color w:val="FFFFFF" w:themeColor="background1"/>
                          </w:rPr>
                        </w:pPr>
                        <w:customXmlInsRangeStart w:id="160" w:author="Eric White" w:date="2026-06-29T11:14:00Z"/>
                        <w:sdt>
                          <w:sdtPr>
                            <w:rPr>
                              <w:color w:val="FFFFFF" w:themeColor="background1"/>
                            </w:rPr>
                            <w:alias w:val="Abstract"/>
                            <w:id w:val="8276291"/>
                            <w:showingPlcHdr/>
                            <w:dataBinding w:prefixMappings="xmlns:ns0='http://schemas.microsoft.com/office/2006/coverPageProps'" w:xpath="/ns0:CoverPageProperties[1]/ns0:Abstract[1]" w:storeItemID="{55AF091B-3C7A-41E3-B477-F2FDAA23CFDA}"/>
                            <w:text/>
                          </w:sdtPr>
                          <w:sdtEndPr/>
                          <w:sdtContent>
                            <w:customXmlInsRangeEnd w:id="160"/>
                            <w:r w:rsidR="005C06E1">
                              <w:rPr>
                                <w:color w:val="FFFFFF" w:themeColor="background1"/>
                              </w:rPr>
                              <w:t xml:space="preserve">     </w:t>
                            </w:r>
                            <w:customXmlInsRangeStart w:id="161" w:author="Eric White" w:date="2026-06-29T11:14:00Z"/>
                          </w:sdtContent>
                        </w:sdt>
                        <w:customXmlInsRangeEnd w:id="161"/>
                        <w:ins w:id="162" w:author="Eric White" w:date="2026-06-29T11:14:00Z" w16du:dateUtc="2026-06-29T15:14:00Z">
                          <w:r w:rsidR="007E6509">
                            <w:rPr>
                              <w:color w:val="FFFFFF" w:themeColor="background1"/>
                            </w:rPr>
                            <w:t>.</w:t>
                          </w:r>
                        </w:ins>
                      </w:p>
                    </w:txbxContent>
                  </v:textbox>
                  <w10:wrap anchorx="page" anchory="page"/>
                </v:rect>
              </w:pict>
            </mc:Fallback>
          </mc:AlternateContent>
        </w:r>
        <w:r>
          <w:rPr>
            <w:noProof/>
          </w:rPr>
          <mc:AlternateContent>
            <mc:Choice Requires="wps">
              <w:drawing>
                <wp:anchor distT="0" distB="0" distL="114300" distR="114300" simplePos="0" relativeHeight="251664384" behindDoc="0" locked="0" layoutInCell="1" allowOverlap="1" wp14:anchorId="6DE13770" wp14:editId="7418ADC8">
                  <wp:simplePos x="0" y="0"/>
                  <mc:AlternateContent>
                    <mc:Choice Requires="wp14">
                      <wp:positionH relativeFrom="page">
                        <wp14:pctPosHOffset>44000</wp14:pctPosHOffset>
                      </wp:positionH>
                    </mc:Choice>
                    <mc:Fallback>
                      <wp:positionH relativeFrom="page">
                        <wp:posOffset>4425315</wp:posOffset>
                      </wp:positionH>
                    </mc:Fallback>
                  </mc:AlternateContent>
                  <mc:AlternateContent>
                    <mc:Choice Requires="wp14">
                      <wp:positionV relativeFrom="page">
                        <wp14:pctPosVOffset>2500</wp14:pctPosVOffset>
                      </wp:positionV>
                    </mc:Choice>
                    <mc:Fallback>
                      <wp:positionV relativeFrom="page">
                        <wp:posOffset>194310</wp:posOffset>
                      </wp:positionV>
                    </mc:Fallback>
                  </mc:AlternateContent>
                  <wp:extent cx="3108960" cy="7040880"/>
                  <wp:effectExtent l="0" t="0" r="0" b="0"/>
                  <wp:wrapNone/>
                  <wp:docPr id="12" name="Rectangle 468"/>
                  <wp:cNvGraphicFramePr/>
                  <a:graphic xmlns:a="http://schemas.openxmlformats.org/drawingml/2006/main">
                    <a:graphicData uri="http://schemas.microsoft.com/office/word/2010/wordprocessingShape">
                      <wps:wsp>
                        <wps:cNvSpPr/>
                        <wps:spPr>
                          <a:xfrm>
                            <a:off x="0" y="0"/>
                            <a:ext cx="3108960" cy="7040880"/>
                          </a:xfrm>
                          <a:prstGeom prst="rect">
                            <a:avLst/>
                          </a:prstGeom>
                          <a:solidFill>
                            <a:schemeClr val="bg1"/>
                          </a:solid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40000</wp14:pctWidth>
                  </wp14:sizeRelH>
                  <wp14:sizeRelV relativeFrom="page">
                    <wp14:pctHeight>70000</wp14:pctHeight>
                  </wp14:sizeRelV>
                </wp:anchor>
              </w:drawing>
            </mc:Choice>
            <mc:Fallback>
              <w:pict>
                <v:rect w14:anchorId="6FC09866" id="Rectangle 468" o:spid="_x0000_s1026" style="position:absolute;margin-left:0;margin-top:0;width:244.8pt;height:554.4pt;z-index:251664384;visibility:visible;mso-wrap-style:square;mso-width-percent:400;mso-height-percent:700;mso-left-percent:440;mso-top-percent:25;mso-wrap-distance-left:9pt;mso-wrap-distance-top:0;mso-wrap-distance-right:9pt;mso-wrap-distance-bottom:0;mso-position-horizontal-relative:page;mso-position-vertical-relative:page;mso-width-percent:400;mso-height-percent:700;mso-left-percent:440;mso-top-percent:25;mso-width-relative:page;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" fillcolor="white [3212]" strokecolor="#737373 [1614]" strokeweight="1.25pt">
                  <w10:wrap anchorx="page" anchory="page"/>
                </v:rect>
              </w:pict>
            </mc:Fallback>
          </mc:AlternateContent>
        </w:r>
        <w:r>
          <w:rPr>
            <w:noProof/>
          </w:rPr>
          <mc:AlternateContent>
            <mc:Choice Requires="wps">
              <w:drawing>
                <wp:anchor distT="0" distB="0" distL="114300" distR="114300" simplePos="0" relativeHeight="251667456" behindDoc="0" locked="0" layoutInCell="1" allowOverlap="1" wp14:anchorId="71CFD9A6" wp14:editId="4DDDA938">
                  <wp:simplePos x="0" y="0"/>
                  <mc:AlternateContent>
                    <mc:Choice Requires="wp14">
                      <wp:positionH relativeFrom="page">
                        <wp14:pctPosHOffset>45500</wp14:pctPosHOffset>
                      </wp:positionH>
                    </mc:Choice>
                    <mc:Fallback>
                      <wp:positionH relativeFrom="page">
                        <wp:posOffset>4576445</wp:posOffset>
                      </wp:positionH>
                    </mc:Fallback>
                  </mc:AlternateContent>
                  <mc:AlternateContent>
                    <mc:Choice Requires="wp14">
                      <wp:positionV relativeFrom="page">
                        <wp14:pctPosVOffset>69000</wp14:pctPosVOffset>
                      </wp:positionV>
                    </mc:Choice>
                    <mc:Fallback>
                      <wp:positionV relativeFrom="page">
                        <wp:posOffset>5362575</wp:posOffset>
                      </wp:positionV>
                    </mc:Fallback>
                  </mc:AlternateContent>
                  <wp:extent cx="2875915" cy="118745"/>
                  <wp:effectExtent l="0" t="0" r="0" b="0"/>
                  <wp:wrapNone/>
                  <wp:docPr id="13" name="Rectangle 469"/>
                  <wp:cNvGraphicFramePr/>
                  <a:graphic xmlns:a="http://schemas.openxmlformats.org/drawingml/2006/main">
                    <a:graphicData uri="http://schemas.microsoft.com/office/word/2010/wordprocessingShape">
                      <wps:wsp>
                        <wps:cNvSpPr/>
                        <wps:spPr>
                          <a:xfrm>
                            <a:off x="0" y="0"/>
                            <a:ext cx="2875915" cy="11874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37000</wp14:pctWidth>
                  </wp14:sizeRelH>
                  <wp14:sizeRelV relativeFrom="margin">
                    <wp14:pctHeight>0</wp14:pctHeight>
                  </wp14:sizeRelV>
                </wp:anchor>
              </w:drawing>
            </mc:Choice>
            <mc:Fallback>
              <w:pict>
                <v:rect w14:anchorId="32AA82F7" id="Rectangle 469" o:spid="_x0000_s1026" style="position:absolute;margin-left:0;margin-top:0;width:226.45pt;height:9.35pt;z-index:251667456;visibility:visible;mso-wrap-style:square;mso-width-percent:370;mso-height-percent:0;mso-left-percent:455;mso-top-percent:690;mso-wrap-distance-left:9pt;mso-wrap-distance-top:0;mso-wrap-distance-right:9pt;mso-wrap-distance-bottom:0;mso-position-horizontal-relative:page;mso-position-vertical-relative:page;mso-width-percent:370;mso-height-percent:0;mso-left-percent:455;mso-top-percent:690;mso-width-relative:page;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" fillcolor="#156082 [3204]" stroked="f" strokeweight="1pt">
                  <w10:wrap anchorx="page" anchory="page"/>
                </v:rect>
              </w:pict>
            </mc:Fallback>
          </mc:AlternateContent>
        </w:r>
        <w:r>
          <w:rPr>
            <w:noProof/>
          </w:rPr>
          <mc:AlternateContent>
            <mc:Choice Requires="wps">
              <w:drawing>
                <wp:anchor distT="0" distB="0" distL="114300" distR="114300" simplePos="0" relativeHeight="251666432" behindDoc="0" locked="0" layoutInCell="1" allowOverlap="1" wp14:anchorId="4BB1A32F" wp14:editId="78CE13BE">
                  <wp:simplePos x="0" y="0"/>
                  <mc:AlternateContent>
                    <mc:Choice Requires="wp14">
                      <wp:positionH relativeFrom="page">
                        <wp14:pctPosHOffset>45500</wp14:pctPosHOffset>
                      </wp:positionH>
                    </mc:Choice>
                    <mc:Fallback>
                      <wp:positionH relativeFrom="page">
                        <wp:posOffset>4576445</wp:posOffset>
                      </wp:positionH>
                    </mc:Fallback>
                  </mc:AlternateContent>
                  <mc:AlternateContent>
                    <mc:Choice Requires="wp14">
                      <wp:positionV relativeFrom="page">
                        <wp14:pctPosVOffset>35000</wp14:pctPosVOffset>
                      </wp:positionV>
                    </mc:Choice>
                    <mc:Fallback>
                      <wp:positionV relativeFrom="page">
                        <wp:posOffset>2720340</wp:posOffset>
                      </wp:positionV>
                    </mc:Fallback>
                  </mc:AlternateContent>
                  <wp:extent cx="2797810" cy="2475230"/>
                  <wp:effectExtent l="0" t="0" r="0" b="0"/>
                  <wp:wrapSquare wrapText="bothSides"/>
                  <wp:docPr id="14" name="Text Box 470"/>
                  <wp:cNvGraphicFramePr/>
                  <a:graphic xmlns:a="http://schemas.openxmlformats.org/drawingml/2006/main">
                    <a:graphicData uri="http://schemas.microsoft.com/office/word/2010/wordprocessingShape">
                      <wps:wsp>
                        <wps:cNvSpPr txBox="1"/>
                        <wps:spPr>
                          <a:xfrm>
                            <a:off x="0" y="0"/>
                            <a:ext cx="2797810" cy="2475230"/>
                          </a:xfrm>
                          <a:prstGeom prst="rect">
                            <a:avLst/>
                          </a:prstGeom>
                          <a:noFill/>
                          <a:ln w="6350">
                            <a:noFill/>
                          </a:ln>
                          <a:effectLst/>
                        </wps:spPr>
                        <wps:txbx>
                          <w:txbxContent>
                            <w:customXmlInsRangeStart w:id="163" w:author="Eric White" w:date="2026-06-29T11:14:00Z"/>
                            <w:sdt>
                              <w:sdtPr>
                                <w:rPr>
                                  <w:rFonts w:asciiTheme="majorHAnsi" w:eastAsiaTheme="majorEastAsia" w:hAnsiTheme="majorHAnsi" w:cstheme="majorBidi"/>
                                  <w:noProof/>
                                  <w:color w:val="156082" w:themeColor="accent1"/>
                                  <w:sz w:val="72"/>
                                  <w:szCs w:val="72"/>
                                </w:rPr>
                                <w:alias w:val="Title"/>
                                <w:id w:val="-958338334"/>
                                <w:showingPlcHdr/>
                                <w:dataBinding w:prefixMappings="xmlns:ns0='http://schemas.openxmlformats.org/package/2006/metadata/core-properties' xmlns:ns1='http://purl.org/dc/elements/1.1/'" w:xpath="/ns0:coreProperties[1]/ns1:title[1]" w:storeItemID="{6C3C8BC8-F283-45AE-878A-BAB7291924A1}"/>
                                <w:text/>
                              </w:sdtPr>
                              <w:sdtEndPr/>
                              <w:sdtContent>
                                <w:customXmlInsRangeEnd w:id="163"/>
                                <w:p w14:paraId="58E3DB93" w14:textId="77777777" w:rsidR="009D2F74" w:rsidRDefault="00022A2E">
                                  <w:pPr>
                                    <w:spacing w:line="240" w:lineRule="auto"/>
                                    <w:rPr>
                                      <w:ins w:id="164" w:author="Eric White" w:date="2026-06-29T11:14:00Z" w16du:dateUtc="2026-06-29T15:14:00Z"/>
                                      <w:rFonts w:asciiTheme="majorHAnsi" w:eastAsiaTheme="majorEastAsia" w:hAnsiTheme="majorHAnsi" w:cstheme="majorBidi"/>
                                      <w:noProof/>
                                      <w:color w:val="156082" w:themeColor="accent1"/>
                                      <w:sz w:val="72"/>
                                      <w:szCs w:val="144"/>
                                    </w:rPr>
                                  </w:pPr>
                                  <w:ins w:id="165" w:author="Eric White" w:date="2026-06-29T11:14:00Z" w16du:dateUtc="2026-06-29T15:14:00Z">
                                    <w:r>
                                      <w:rPr>
                                        <w:rFonts w:asciiTheme="majorHAnsi" w:eastAsiaTheme="majorEastAsia" w:hAnsiTheme="majorHAnsi" w:cstheme="majorBidi"/>
                                        <w:noProof/>
                                        <w:color w:val="156082" w:themeColor="accent1"/>
                                        <w:sz w:val="72"/>
                                        <w:szCs w:val="72"/>
                                      </w:rPr>
                                      <w:t xml:space="preserve">     </w:t>
                                    </w:r>
                                  </w:ins>
                                </w:p>
                                <w:customXmlInsRangeStart w:id="166" w:author="Eric White" w:date="2026-06-29T11:14:00Z"/>
                              </w:sdtContent>
                            </w:sdt>
                            <w:customXmlInsRangeEnd w:id="166"/>
                            <w:customXmlInsRangeStart w:id="167" w:author="Eric White" w:date="2026-06-29T11:14:00Z"/>
                            <w:sdt>
                              <w:sdtPr>
                                <w:rPr>
                                  <w:rFonts w:asciiTheme="majorHAnsi" w:eastAsiaTheme="majorEastAsia" w:hAnsiTheme="majorHAnsi" w:cstheme="majorBidi"/>
                                  <w:noProof/>
                                  <w:color w:val="0E2841" w:themeColor="text2"/>
                                  <w:sz w:val="32"/>
                                  <w:szCs w:val="32"/>
                                </w:rPr>
                                <w:alias w:val="Subtitle"/>
                                <w:id w:val="15524255"/>
                                <w:showingPlcHdr/>
                                <w:dataBinding w:prefixMappings="xmlns:ns0='http://schemas.openxmlformats.org/package/2006/metadata/core-properties' xmlns:ns1='http://purl.org/dc/elements/1.1/'" w:xpath="/ns0:coreProperties[1]/ns1:subject[1]" w:storeItemID="{6C3C8BC8-F283-45AE-878A-BAB7291924A1}"/>
                                <w:text/>
                              </w:sdtPr>
                              <w:sdtEndPr/>
                              <w:sdtContent>
                                <w:customXmlInsRangeEnd w:id="167"/>
                                <w:p w14:paraId="386B7A36" w14:textId="77777777" w:rsidR="009D2F74" w:rsidRDefault="00022A2E">
                                  <w:pPr>
                                    <w:rPr>
                                      <w:ins w:id="168" w:author="Eric White" w:date="2026-06-29T11:14:00Z" w16du:dateUtc="2026-06-29T15:14:00Z"/>
                                      <w:rFonts w:asciiTheme="majorHAnsi" w:eastAsiaTheme="majorEastAsia" w:hAnsiTheme="majorHAnsi" w:cstheme="majorBidi"/>
                                      <w:noProof/>
                                      <w:color w:val="0E2841" w:themeColor="text2"/>
                                      <w:sz w:val="32"/>
                                      <w:szCs w:val="40"/>
                                    </w:rPr>
                                  </w:pPr>
                                  <w:ins w:id="169" w:author="Eric White" w:date="2026-06-29T11:14:00Z" w16du:dateUtc="2026-06-29T15:14:00Z">
                                    <w:r>
                                      <w:rPr>
                                        <w:rFonts w:asciiTheme="majorHAnsi" w:eastAsiaTheme="majorEastAsia" w:hAnsiTheme="majorHAnsi" w:cstheme="majorBidi"/>
                                        <w:noProof/>
                                        <w:color w:val="0E2841" w:themeColor="text2"/>
                                        <w:sz w:val="32"/>
                                        <w:szCs w:val="32"/>
                                      </w:rPr>
                                      <w:t xml:space="preserve">     </w:t>
                                    </w:r>
                                  </w:ins>
                                </w:p>
                                <w:customXmlInsRangeStart w:id="170" w:author="Eric White" w:date="2026-06-29T11:14:00Z"/>
                              </w:sdtContent>
                            </w:sdt>
                            <w:customXmlInsRangeEnd w:id="17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36000</wp14:pctWidth>
                  </wp14:sizeRelH>
                  <wp14:sizeRelV relativeFrom="page">
                    <wp14:pctHeight>28000</wp14:pctHeight>
                  </wp14:sizeRelV>
                </wp:anchor>
              </w:drawing>
            </mc:Choice>
            <mc:Fallback>
              <w:pict>
                <v:shape w14:anchorId="4BB1A32F" id="Text Box 470" o:spid="_x0000_s1029" type="#_x0000_t202" style="position:absolute;margin-left:0;margin-top:0;width:220.3pt;height:194.9pt;z-index:251666432;visibility:visible;mso-wrap-style:square;mso-width-percent:360;mso-height-percent:280;mso-left-percent:455;mso-top-percent:350;mso-wrap-distance-left:9pt;mso-wrap-distance-top:0;mso-wrap-distance-right:9pt;mso-wrap-distance-bottom:0;mso-position-horizontal-relative:page;mso-position-vertical-relative:page;mso-width-percent:360;mso-height-percent:280;mso-left-percent:455;mso-top-percent:35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" filled="f" stroked="f" strokeweight=".5pt">
                  <v:textbox style="mso-fit-shape-to-text:t">
                    <w:txbxContent>
                      <w:customXmlInsRangeStart w:id="171" w:author="Eric White" w:date="2026-06-29T11:14:00Z"/>
                      <w:sdt>
                        <w:sdtPr>
                          <w:rPr>
                            <w:rFonts w:asciiTheme="majorHAnsi" w:eastAsiaTheme="majorEastAsia" w:hAnsiTheme="majorHAnsi" w:cstheme="majorBidi"/>
                            <w:noProof/>
                            <w:color w:val="156082" w:themeColor="accent1"/>
                            <w:sz w:val="72"/>
                            <w:szCs w:val="72"/>
                          </w:rPr>
                          <w:alias w:val="Title"/>
                          <w:id w:val="-958338334"/>
                          <w:showingPlcHdr/>
                          <w:dataBinding w:prefixMappings="xmlns:ns0='http://schemas.openxmlformats.org/package/2006/metadata/core-properties' xmlns:ns1='http://purl.org/dc/elements/1.1/'" w:xpath="/ns0:coreProperties[1]/ns1:title[1]" w:storeItemID="{6C3C8BC8-F283-45AE-878A-BAB7291924A1}"/>
                          <w:text/>
                        </w:sdtPr>
                        <w:sdtEndPr/>
                        <w:sdtContent>
                          <w:customXmlInsRangeEnd w:id="171"/>
                          <w:p w14:paraId="58E3DB93" w14:textId="77777777" w:rsidR="009D2F74" w:rsidRDefault="00022A2E">
                            <w:pPr>
                              <w:spacing w:line="240" w:lineRule="auto"/>
                              <w:rPr>
                                <w:ins w:id="172" w:author="Eric White" w:date="2026-06-29T11:14:00Z" w16du:dateUtc="2026-06-29T15:14:00Z"/>
                                <w:rFonts w:asciiTheme="majorHAnsi" w:eastAsiaTheme="majorEastAsia" w:hAnsiTheme="majorHAnsi" w:cstheme="majorBidi"/>
                                <w:noProof/>
                                <w:color w:val="156082" w:themeColor="accent1"/>
                                <w:sz w:val="72"/>
                                <w:szCs w:val="144"/>
                              </w:rPr>
                            </w:pPr>
                            <w:ins w:id="173" w:author="Eric White" w:date="2026-06-29T11:14:00Z" w16du:dateUtc="2026-06-29T15:14:00Z">
                              <w:r>
                                <w:rPr>
                                  <w:rFonts w:asciiTheme="majorHAnsi" w:eastAsiaTheme="majorEastAsia" w:hAnsiTheme="majorHAnsi" w:cstheme="majorBidi"/>
                                  <w:noProof/>
                                  <w:color w:val="156082" w:themeColor="accent1"/>
                                  <w:sz w:val="72"/>
                                  <w:szCs w:val="72"/>
                                </w:rPr>
                                <w:t xml:space="preserve">     </w:t>
                              </w:r>
                            </w:ins>
                          </w:p>
                          <w:customXmlInsRangeStart w:id="174" w:author="Eric White" w:date="2026-06-29T11:14:00Z"/>
                        </w:sdtContent>
                      </w:sdt>
                      <w:customXmlInsRangeEnd w:id="174"/>
                      <w:customXmlInsRangeStart w:id="175" w:author="Eric White" w:date="2026-06-29T11:14:00Z"/>
                      <w:sdt>
                        <w:sdtPr>
                          <w:rPr>
                            <w:rFonts w:asciiTheme="majorHAnsi" w:eastAsiaTheme="majorEastAsia" w:hAnsiTheme="majorHAnsi" w:cstheme="majorBidi"/>
                            <w:noProof/>
                            <w:color w:val="0E2841" w:themeColor="text2"/>
                            <w:sz w:val="32"/>
                            <w:szCs w:val="32"/>
                          </w:rPr>
                          <w:alias w:val="Subtitle"/>
                          <w:id w:val="15524255"/>
                          <w:showingPlcHdr/>
                          <w:dataBinding w:prefixMappings="xmlns:ns0='http://schemas.openxmlformats.org/package/2006/metadata/core-properties' xmlns:ns1='http://purl.org/dc/elements/1.1/'" w:xpath="/ns0:coreProperties[1]/ns1:subject[1]" w:storeItemID="{6C3C8BC8-F283-45AE-878A-BAB7291924A1}"/>
                          <w:text/>
                        </w:sdtPr>
                        <w:sdtEndPr/>
                        <w:sdtContent>
                          <w:customXmlInsRangeEnd w:id="175"/>
                          <w:p w14:paraId="386B7A36" w14:textId="77777777" w:rsidR="009D2F74" w:rsidRDefault="00022A2E">
                            <w:pPr>
                              <w:rPr>
                                <w:ins w:id="176" w:author="Eric White" w:date="2026-06-29T11:14:00Z" w16du:dateUtc="2026-06-29T15:14:00Z"/>
                                <w:rFonts w:asciiTheme="majorHAnsi" w:eastAsiaTheme="majorEastAsia" w:hAnsiTheme="majorHAnsi" w:cstheme="majorBidi"/>
                                <w:noProof/>
                                <w:color w:val="0E2841" w:themeColor="text2"/>
                                <w:sz w:val="32"/>
                                <w:szCs w:val="40"/>
                              </w:rPr>
                            </w:pPr>
                            <w:ins w:id="177" w:author="Eric White" w:date="2026-06-29T11:14:00Z" w16du:dateUtc="2026-06-29T15:14:00Z">
                              <w:r>
                                <w:rPr>
                                  <w:rFonts w:asciiTheme="majorHAnsi" w:eastAsiaTheme="majorEastAsia" w:hAnsiTheme="majorHAnsi" w:cstheme="majorBidi"/>
                                  <w:noProof/>
                                  <w:color w:val="0E2841" w:themeColor="text2"/>
                                  <w:sz w:val="32"/>
                                  <w:szCs w:val="32"/>
                                </w:rPr>
                                <w:t xml:space="preserve">     </w:t>
                              </w:r>
                            </w:ins>
                          </w:p>
                          <w:customXmlInsRangeStart w:id="178" w:author="Eric White" w:date="2026-06-29T11:14:00Z"/>
                        </w:sdtContent>
                      </w:sdt>
                      <w:customXmlInsRangeEnd w:id="178"/>
                    </w:txbxContent>
                  </v:textbox>
                  <w10:wrap type="square" anchorx="page" anchory="page"/>
                </v:shape>
              </w:pict>
            </mc:Fallback>
          </mc:AlternateContent>
        </w:r>
      </w:ins>
    </w:p>
    <w:p w14:paraId="3FB5D255" w14:textId="77777777" w:rsidR="009D2F74" w:rsidRDefault="007E6509">
      <w:pPr>
        <w:rPr>
          <w:ins w:id="179" w:author="Eric White" w:date="2026-06-29T11:14:00Z" w16du:dateUtc="2026-06-29T15:14:00Z"/>
        </w:rPr>
      </w:pPr>
      <w:ins w:id="180" w:author="Eric White" w:date="2026-06-29T11:14:00Z" w16du:dateUtc="2026-06-29T15:14:00Z">
        <w:r>
          <w:br w:type="page"/>
        </w:r>
      </w:ins>
    </w:p>
    <w:p w14:paraId="3D52E07E" w14:textId="77777777" w:rsidR="009D2F74" w:rsidRDefault="007E6509" w:rsidP="002742F1">
      <w:pPr>
        <w:shd w:val="clear" w:color="auto" w:fill="E97132" w:themeFill="accent2"/>
        <w:rPr>
          <w:ins w:id="181" w:author="Eric White" w:date="2026-06-29T11:14:00Z" w16du:dateUtc="2026-06-29T15:14:00Z"/>
        </w:rPr>
      </w:pPr>
      <w:ins w:id="182" w:author="Eric White" w:date="2026-06-29T11:14:00Z" w16du:dateUtc="2026-06-29T15:14:00Z">
        <w:r>
          <w:lastRenderedPageBreak/>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ins>
    </w:p>
    <w:tbl>
      <w:tblPr>
        <w:tblStyle w:val="GridTable4-Accent5"/>
        <w:tblW w:w="0" w:type="dxa"/>
        <w:tblLook w:val="04A0" w:firstRow="1" w:lastRow="0" w:firstColumn="1" w:lastColumn="0" w:noHBand="0" w:noVBand="1"/>
      </w:tblPr>
      <w:tblGrid>
        <w:gridCol w:w="3116"/>
        <w:gridCol w:w="3117"/>
        <w:gridCol w:w="3117"/>
      </w:tblGrid>
      <w:tr w:rsidR="00C4274D" w14:paraId="288546D0" w14:textId="77777777" w:rsidTr="00665111">
        <w:trPr>
          <w:cnfStyle w:val="100000000000" w:firstRow="1" w:lastRow="0" w:firstColumn="0" w:lastColumn="0" w:oddVBand="0" w:evenVBand="0" w:oddHBand="0" w:evenHBand="0" w:firstRowFirstColumn="0" w:firstRowLastColumn="0" w:lastRowFirstColumn="0" w:lastRowLastColumn="0"/>
          <w:ins w:id="183" w:author="Eric White" w:date="2026-06-29T11:14:00Z" w16du:dateUtc="2026-06-29T15:14:00Z"/>
        </w:trPr>
        <w:tc>
          <w:tcPr>
            <w:cnfStyle w:val="001000000000" w:firstRow="0" w:lastRow="0" w:firstColumn="1" w:lastColumn="0" w:oddVBand="0" w:evenVBand="0" w:oddHBand="0" w:evenHBand="0" w:firstRowFirstColumn="0" w:firstRowLastColumn="0" w:lastRowFirstColumn="0" w:lastRowLastColumn="0"/>
            <w:tcW w:w="3116" w:type="dxa"/>
          </w:tcPr>
          <w:p w14:paraId="2F7B24E8" w14:textId="77777777" w:rsidR="009D2F74" w:rsidRDefault="007E6509">
            <w:pPr>
              <w:rPr>
                <w:ins w:id="184" w:author="Eric White" w:date="2026-06-29T11:14:00Z" w16du:dateUtc="2026-06-29T15:14:00Z"/>
              </w:rPr>
            </w:pPr>
            <w:ins w:id="185" w:author="Eric White" w:date="2026-06-29T11:14:00Z" w16du:dateUtc="2026-06-29T15:14:00Z">
              <w:r>
                <w:rPr>
                  <w:noProof/>
                </w:rPr>
                <w:t>Lorem ipsum dolor sit amet</w:t>
              </w:r>
            </w:ins>
          </w:p>
        </w:tc>
        <w:tc>
          <w:tcPr>
            <w:tcW w:w="3117" w:type="dxa"/>
          </w:tcPr>
          <w:p w14:paraId="224397AC" w14:textId="77777777" w:rsidR="009D2F74" w:rsidRPr="00C4274D" w:rsidRDefault="007E6509">
            <w:pPr>
              <w:cnfStyle w:val="100000000000" w:firstRow="1" w:lastRow="0" w:firstColumn="0" w:lastColumn="0" w:oddVBand="0" w:evenVBand="0" w:oddHBand="0" w:evenHBand="0" w:firstRowFirstColumn="0" w:firstRowLastColumn="0" w:lastRowFirstColumn="0" w:lastRowLastColumn="0"/>
              <w:rPr>
                <w:ins w:id="186" w:author="Eric White" w:date="2026-06-29T11:14:00Z" w16du:dateUtc="2026-06-29T15:14:00Z"/>
                <w:b w:val="0"/>
              </w:rPr>
            </w:pPr>
            <w:ins w:id="187" w:author="Eric White" w:date="2026-06-29T11:14:00Z" w16du:dateUtc="2026-06-29T15:14:00Z">
              <w:r>
                <w:rPr>
                  <w:noProof/>
                </w:rPr>
                <w:t>Consectetuer adipiscing elit</w:t>
              </w:r>
            </w:ins>
          </w:p>
        </w:tc>
        <w:tc>
          <w:tcPr>
            <w:tcW w:w="3117" w:type="dxa"/>
          </w:tcPr>
          <w:p w14:paraId="161E6E97" w14:textId="77777777" w:rsidR="009D2F74" w:rsidRDefault="007E6509">
            <w:pPr>
              <w:cnfStyle w:val="100000000000" w:firstRow="1" w:lastRow="0" w:firstColumn="0" w:lastColumn="0" w:oddVBand="0" w:evenVBand="0" w:oddHBand="0" w:evenHBand="0" w:firstRowFirstColumn="0" w:firstRowLastColumn="0" w:lastRowFirstColumn="0" w:lastRowLastColumn="0"/>
              <w:rPr>
                <w:ins w:id="188" w:author="Eric White" w:date="2026-06-29T11:14:00Z" w16du:dateUtc="2026-06-29T15:14:00Z"/>
              </w:rPr>
            </w:pPr>
            <w:ins w:id="189" w:author="Eric White" w:date="2026-06-29T11:14:00Z" w16du:dateUtc="2026-06-29T15:14:00Z">
              <w:r>
                <w:rPr>
                  <w:noProof/>
                </w:rPr>
                <w:t>Maecenas porttitor congue massa.</w:t>
              </w:r>
            </w:ins>
          </w:p>
        </w:tc>
      </w:tr>
      <w:tr w:rsidR="00C4274D" w14:paraId="0BA6A6D4" w14:textId="77777777" w:rsidTr="00665111">
        <w:trPr>
          <w:cnfStyle w:val="000000100000" w:firstRow="0" w:lastRow="0" w:firstColumn="0" w:lastColumn="0" w:oddVBand="0" w:evenVBand="0" w:oddHBand="1" w:evenHBand="0" w:firstRowFirstColumn="0" w:firstRowLastColumn="0" w:lastRowFirstColumn="0" w:lastRowLastColumn="0"/>
          <w:ins w:id="190" w:author="Eric White" w:date="2026-06-29T11:14:00Z" w16du:dateUtc="2026-06-29T15:14:00Z"/>
        </w:trPr>
        <w:tc>
          <w:tcPr>
            <w:cnfStyle w:val="001000000000" w:firstRow="0" w:lastRow="0" w:firstColumn="1" w:lastColumn="0" w:oddVBand="0" w:evenVBand="0" w:oddHBand="0" w:evenHBand="0" w:firstRowFirstColumn="0" w:firstRowLastColumn="0" w:lastRowFirstColumn="0" w:lastRowLastColumn="0"/>
            <w:tcW w:w="3116" w:type="dxa"/>
          </w:tcPr>
          <w:p w14:paraId="1BFA56A2" w14:textId="77777777" w:rsidR="009D2F74" w:rsidRDefault="007E6509">
            <w:pPr>
              <w:rPr>
                <w:ins w:id="191" w:author="Eric White" w:date="2026-06-29T11:14:00Z" w16du:dateUtc="2026-06-29T15:14:00Z"/>
              </w:rPr>
            </w:pPr>
            <w:ins w:id="192" w:author="Eric White" w:date="2026-06-29T11:14:00Z" w16du:dateUtc="2026-06-29T15:14:00Z">
              <w:r>
                <w:t>100</w:t>
              </w:r>
            </w:ins>
          </w:p>
        </w:tc>
        <w:tc>
          <w:tcPr>
            <w:tcW w:w="3117" w:type="dxa"/>
          </w:tcPr>
          <w:p w14:paraId="6DDA39C0" w14:textId="77777777" w:rsidR="009D2F74" w:rsidRDefault="007E6509">
            <w:pPr>
              <w:cnfStyle w:val="000000100000" w:firstRow="0" w:lastRow="0" w:firstColumn="0" w:lastColumn="0" w:oddVBand="0" w:evenVBand="0" w:oddHBand="1" w:evenHBand="0" w:firstRowFirstColumn="0" w:firstRowLastColumn="0" w:lastRowFirstColumn="0" w:lastRowLastColumn="0"/>
              <w:rPr>
                <w:ins w:id="193" w:author="Eric White" w:date="2026-06-29T11:14:00Z" w16du:dateUtc="2026-06-29T15:14:00Z"/>
              </w:rPr>
            </w:pPr>
            <w:ins w:id="194" w:author="Eric White" w:date="2026-06-29T11:14:00Z" w16du:dateUtc="2026-06-29T15:14:00Z">
              <w:r>
                <w:t>200</w:t>
              </w:r>
            </w:ins>
          </w:p>
        </w:tc>
        <w:tc>
          <w:tcPr>
            <w:tcW w:w="3117" w:type="dxa"/>
          </w:tcPr>
          <w:p w14:paraId="67E65DBA" w14:textId="77777777" w:rsidR="009D2F74" w:rsidRDefault="007E6509">
            <w:pPr>
              <w:cnfStyle w:val="000000100000" w:firstRow="0" w:lastRow="0" w:firstColumn="0" w:lastColumn="0" w:oddVBand="0" w:evenVBand="0" w:oddHBand="1" w:evenHBand="0" w:firstRowFirstColumn="0" w:firstRowLastColumn="0" w:lastRowFirstColumn="0" w:lastRowLastColumn="0"/>
              <w:rPr>
                <w:ins w:id="195" w:author="Eric White" w:date="2026-06-29T11:14:00Z" w16du:dateUtc="2026-06-29T15:14:00Z"/>
              </w:rPr>
            </w:pPr>
            <w:ins w:id="196" w:author="Eric White" w:date="2026-06-29T11:14:00Z" w16du:dateUtc="2026-06-29T15:14:00Z">
              <w:r>
                <w:t>300</w:t>
              </w:r>
            </w:ins>
          </w:p>
        </w:tc>
      </w:tr>
      <w:tr w:rsidR="00C4274D" w14:paraId="10B5E2C1" w14:textId="77777777" w:rsidTr="00665111">
        <w:trPr>
          <w:ins w:id="197" w:author="Eric White" w:date="2026-06-29T11:14:00Z" w16du:dateUtc="2026-06-29T15:14:00Z"/>
        </w:trPr>
        <w:tc>
          <w:tcPr>
            <w:cnfStyle w:val="001000000000" w:firstRow="0" w:lastRow="0" w:firstColumn="1" w:lastColumn="0" w:oddVBand="0" w:evenVBand="0" w:oddHBand="0" w:evenHBand="0" w:firstRowFirstColumn="0" w:firstRowLastColumn="0" w:lastRowFirstColumn="0" w:lastRowLastColumn="0"/>
            <w:tcW w:w="3116" w:type="dxa"/>
          </w:tcPr>
          <w:p w14:paraId="135AC8F8" w14:textId="77777777" w:rsidR="009D2F74" w:rsidRDefault="007E6509">
            <w:pPr>
              <w:rPr>
                <w:ins w:id="198" w:author="Eric White" w:date="2026-06-29T11:14:00Z" w16du:dateUtc="2026-06-29T15:14:00Z"/>
              </w:rPr>
            </w:pPr>
            <w:ins w:id="199" w:author="Eric White" w:date="2026-06-29T11:14:00Z" w16du:dateUtc="2026-06-29T15:14:00Z">
              <w:r>
                <w:t>400</w:t>
              </w:r>
            </w:ins>
          </w:p>
        </w:tc>
        <w:tc>
          <w:tcPr>
            <w:tcW w:w="3117" w:type="dxa"/>
          </w:tcPr>
          <w:p w14:paraId="1CDC7D2E" w14:textId="77777777" w:rsidR="009D2F74" w:rsidRDefault="007E6509">
            <w:pPr>
              <w:cnfStyle w:val="000000000000" w:firstRow="0" w:lastRow="0" w:firstColumn="0" w:lastColumn="0" w:oddVBand="0" w:evenVBand="0" w:oddHBand="0" w:evenHBand="0" w:firstRowFirstColumn="0" w:firstRowLastColumn="0" w:lastRowFirstColumn="0" w:lastRowLastColumn="0"/>
              <w:rPr>
                <w:ins w:id="200" w:author="Eric White" w:date="2026-06-29T11:14:00Z" w16du:dateUtc="2026-06-29T15:14:00Z"/>
              </w:rPr>
            </w:pPr>
            <w:ins w:id="201" w:author="Eric White" w:date="2026-06-29T11:14:00Z" w16du:dateUtc="2026-06-29T15:14:00Z">
              <w:r>
                <w:t>500</w:t>
              </w:r>
            </w:ins>
          </w:p>
        </w:tc>
        <w:tc>
          <w:tcPr>
            <w:tcW w:w="3117" w:type="dxa"/>
          </w:tcPr>
          <w:p w14:paraId="51BB1232" w14:textId="77777777" w:rsidR="009D2F74" w:rsidRDefault="007E6509">
            <w:pPr>
              <w:cnfStyle w:val="000000000000" w:firstRow="0" w:lastRow="0" w:firstColumn="0" w:lastColumn="0" w:oddVBand="0" w:evenVBand="0" w:oddHBand="0" w:evenHBand="0" w:firstRowFirstColumn="0" w:firstRowLastColumn="0" w:lastRowFirstColumn="0" w:lastRowLastColumn="0"/>
              <w:rPr>
                <w:ins w:id="202" w:author="Eric White" w:date="2026-06-29T11:14:00Z" w16du:dateUtc="2026-06-29T15:14:00Z"/>
              </w:rPr>
            </w:pPr>
            <w:ins w:id="203" w:author="Eric White" w:date="2026-06-29T11:14:00Z" w16du:dateUtc="2026-06-29T15:14:00Z">
              <w:r>
                <w:t>600</w:t>
              </w:r>
            </w:ins>
          </w:p>
        </w:tc>
      </w:tr>
    </w:tbl>
    <w:p w14:paraId="2CC8D0BE" w14:textId="77777777" w:rsidR="009D2F74" w:rsidRDefault="009D2F74" w:rsidP="00C4274D">
      <w:pPr>
        <w:rPr>
          <w:ins w:id="204" w:author="Eric White" w:date="2026-06-29T11:14:00Z" w16du:dateUtc="2026-06-29T15:14:00Z"/>
        </w:rPr>
      </w:pPr>
    </w:p>
    <w:p w14:paraId="2EFCDF91" w14:textId="77777777" w:rsidR="009D2F74" w:rsidRDefault="009D2F74">
      <w:pPr>
        <w:rPr>
          <w:ins w:id="205" w:author="Eric White" w:date="2026-06-29T11:14:00Z" w16du:dateUtc="2026-06-29T15:14:00Z"/>
        </w:rPr>
      </w:pPr>
      <m:oMathPara>
        <m:oMath>
          <m:sSup>
            <m:sSupPr>
              <m:ctrlPr>
                <w:ins w:id="206" w:author="Eric White" w:date="2026-06-29T11:14:00Z" w16du:dateUtc="2026-06-29T15:14:00Z">
                  <w:rPr>
                    <w:rFonts w:ascii="Cambria Math" w:hAnsi="Cambria Math"/>
                  </w:rPr>
                </w:ins>
              </m:ctrlPr>
            </m:sSupPr>
            <m:e>
              <m:d>
                <m:dPr>
                  <m:ctrlPr>
                    <w:ins w:id="207" w:author="Eric White" w:date="2026-06-29T11:14:00Z" w16du:dateUtc="2026-06-29T15:14:00Z">
                      <w:rPr>
                        <w:rFonts w:ascii="Cambria Math" w:hAnsi="Cambria Math"/>
                      </w:rPr>
                    </w:ins>
                  </m:ctrlPr>
                </m:dPr>
                <m:e>
                  <m:r>
                    <w:ins w:id="208" w:author="Eric White" w:date="2026-06-29T11:14:00Z" w16du:dateUtc="2026-06-29T15:14:00Z">
                      <w:rPr>
                        <w:rFonts w:ascii="Cambria Math" w:hAnsi="Cambria Math"/>
                      </w:rPr>
                      <m:t>x+a</m:t>
                    </w:ins>
                  </m:r>
                </m:e>
              </m:d>
            </m:e>
            <m:sup>
              <m:r>
                <w:ins w:id="209" w:author="Eric White" w:date="2026-06-29T11:14:00Z" w16du:dateUtc="2026-06-29T15:14:00Z">
                  <w:rPr>
                    <w:rFonts w:ascii="Cambria Math" w:hAnsi="Cambria Math"/>
                  </w:rPr>
                  <m:t>n</m:t>
                </w:ins>
              </m:r>
            </m:sup>
          </m:sSup>
          <m:r>
            <w:ins w:id="210" w:author="Eric White" w:date="2026-06-29T11:14:00Z" w16du:dateUtc="2026-06-29T15:14:00Z">
              <w:rPr>
                <w:rFonts w:ascii="Cambria Math" w:eastAsia="Cambria Math" w:hAnsi="Cambria Math" w:cs="Cambria Math"/>
              </w:rPr>
              <m:t>=</m:t>
            </w:ins>
          </m:r>
          <m:nary>
            <m:naryPr>
              <m:chr m:val="∑"/>
              <m:grow m:val="1"/>
              <m:ctrlPr>
                <w:ins w:id="211" w:author="Eric White" w:date="2026-06-29T11:14:00Z" w16du:dateUtc="2026-06-29T15:14:00Z">
                  <w:rPr>
                    <w:rFonts w:ascii="Cambria Math" w:hAnsi="Cambria Math"/>
                  </w:rPr>
                </w:ins>
              </m:ctrlPr>
            </m:naryPr>
            <m:sub>
              <m:r>
                <w:ins w:id="212" w:author="Eric White" w:date="2026-06-29T11:14:00Z" w16du:dateUtc="2026-06-29T15:14:00Z">
                  <w:rPr>
                    <w:rFonts w:ascii="Cambria Math" w:eastAsia="Cambria Math" w:hAnsi="Cambria Math" w:cs="Cambria Math"/>
                  </w:rPr>
                  <m:t>k=0</m:t>
                </w:ins>
              </m:r>
            </m:sub>
            <m:sup>
              <m:r>
                <w:ins w:id="213" w:author="Eric White" w:date="2026-06-29T11:14:00Z" w16du:dateUtc="2026-06-29T15:14:00Z">
                  <w:rPr>
                    <w:rFonts w:ascii="Cambria Math" w:eastAsia="Cambria Math" w:hAnsi="Cambria Math" w:cs="Cambria Math"/>
                  </w:rPr>
                  <m:t>n</m:t>
                </w:ins>
              </m:r>
            </m:sup>
            <m:e>
              <m:d>
                <m:dPr>
                  <m:ctrlPr>
                    <w:ins w:id="214" w:author="Eric White" w:date="2026-06-29T11:14:00Z" w16du:dateUtc="2026-06-29T15:14:00Z">
                      <w:rPr>
                        <w:rFonts w:ascii="Cambria Math" w:hAnsi="Cambria Math"/>
                      </w:rPr>
                    </w:ins>
                  </m:ctrlPr>
                </m:dPr>
                <m:e>
                  <m:f>
                    <m:fPr>
                      <m:type m:val="noBar"/>
                      <m:ctrlPr>
                        <w:ins w:id="215" w:author="Eric White" w:date="2026-06-29T11:14:00Z" w16du:dateUtc="2026-06-29T15:14:00Z">
                          <w:rPr>
                            <w:rFonts w:ascii="Cambria Math" w:hAnsi="Cambria Math"/>
                          </w:rPr>
                        </w:ins>
                      </m:ctrlPr>
                    </m:fPr>
                    <m:num>
                      <m:r>
                        <w:ins w:id="216" w:author="Eric White" w:date="2026-06-29T11:14:00Z" w16du:dateUtc="2026-06-29T15:14:00Z">
                          <w:rPr>
                            <w:rFonts w:ascii="Cambria Math" w:eastAsia="Cambria Math" w:hAnsi="Cambria Math" w:cs="Cambria Math"/>
                          </w:rPr>
                          <m:t>n</m:t>
                        </w:ins>
                      </m:r>
                    </m:num>
                    <m:den>
                      <m:r>
                        <w:ins w:id="217" w:author="Eric White" w:date="2026-06-29T11:14:00Z" w16du:dateUtc="2026-06-29T15:14:00Z">
                          <w:rPr>
                            <w:rFonts w:ascii="Cambria Math" w:eastAsia="Cambria Math" w:hAnsi="Cambria Math" w:cs="Cambria Math"/>
                          </w:rPr>
                          <m:t>k</m:t>
                        </w:ins>
                      </m:r>
                    </m:den>
                  </m:f>
                </m:e>
              </m:d>
              <m:sSup>
                <m:sSupPr>
                  <m:ctrlPr>
                    <w:ins w:id="218" w:author="Eric White" w:date="2026-06-29T11:14:00Z" w16du:dateUtc="2026-06-29T15:14:00Z">
                      <w:rPr>
                        <w:rFonts w:ascii="Cambria Math" w:hAnsi="Cambria Math"/>
                      </w:rPr>
                    </w:ins>
                  </m:ctrlPr>
                </m:sSupPr>
                <m:e>
                  <m:r>
                    <w:ins w:id="219" w:author="Eric White" w:date="2026-06-29T11:14:00Z" w16du:dateUtc="2026-06-29T15:14:00Z">
                      <w:rPr>
                        <w:rFonts w:ascii="Cambria Math" w:eastAsia="Cambria Math" w:hAnsi="Cambria Math" w:cs="Cambria Math"/>
                      </w:rPr>
                      <m:t>x</m:t>
                    </w:ins>
                  </m:r>
                </m:e>
                <m:sup>
                  <m:r>
                    <w:ins w:id="220" w:author="Eric White" w:date="2026-06-29T11:14:00Z" w16du:dateUtc="2026-06-29T15:14:00Z">
                      <w:rPr>
                        <w:rFonts w:ascii="Cambria Math" w:eastAsia="Cambria Math" w:hAnsi="Cambria Math" w:cs="Cambria Math"/>
                      </w:rPr>
                      <m:t>k</m:t>
                    </w:ins>
                  </m:r>
                </m:sup>
              </m:sSup>
              <m:sSup>
                <m:sSupPr>
                  <m:ctrlPr>
                    <w:ins w:id="221" w:author="Eric White" w:date="2026-06-29T11:14:00Z" w16du:dateUtc="2026-06-29T15:14:00Z">
                      <w:rPr>
                        <w:rFonts w:ascii="Cambria Math" w:hAnsi="Cambria Math"/>
                      </w:rPr>
                    </w:ins>
                  </m:ctrlPr>
                </m:sSupPr>
                <m:e>
                  <m:r>
                    <w:ins w:id="222" w:author="Eric White" w:date="2026-06-29T11:14:00Z" w16du:dateUtc="2026-06-29T15:14:00Z">
                      <w:rPr>
                        <w:rFonts w:ascii="Cambria Math" w:eastAsia="Cambria Math" w:hAnsi="Cambria Math" w:cs="Cambria Math"/>
                      </w:rPr>
                      <m:t>a</m:t>
                    </w:ins>
                  </m:r>
                </m:e>
                <m:sup>
                  <m:r>
                    <w:ins w:id="223" w:author="Eric White" w:date="2026-06-29T11:14:00Z" w16du:dateUtc="2026-06-29T15:14:00Z">
                      <w:rPr>
                        <w:rFonts w:ascii="Cambria Math" w:eastAsia="Cambria Math" w:hAnsi="Cambria Math" w:cs="Cambria Math"/>
                      </w:rPr>
                      <m:t>n-k</m:t>
                    </w:ins>
                  </m:r>
                </m:sup>
              </m:sSup>
            </m:e>
          </m:nary>
        </m:oMath>
      </m:oMathPara>
    </w:p>
    <w:p w14:paraId="36198FA6" w14:textId="77777777" w:rsidR="009D2F74" w:rsidRDefault="007E6509" w:rsidP="001B1CD7">
      <w:pPr>
        <w:rPr>
          <w:ins w:id="224" w:author="Eric White" w:date="2026-06-29T11:14:00Z" w16du:dateUtc="2026-06-29T15:14:00Z"/>
        </w:rPr>
      </w:pPr>
      <w:ins w:id="225" w:author="Eric White" w:date="2026-06-29T11:14:00Z" w16du:dateUtc="2026-06-29T15:14:00Z">
        <w:r>
          <w:t>β</w:t>
        </w:r>
      </w:ins>
    </w:p>
    <w:p w14:paraId="0DA8A235" w14:textId="77777777" w:rsidR="009D2F74" w:rsidRPr="001B1CD7" w:rsidRDefault="007E6509" w:rsidP="001B1CD7">
      <w:pPr>
        <w:rPr>
          <w:ins w:id="226" w:author="Eric White" w:date="2026-06-29T11:14:00Z" w16du:dateUtc="2026-06-29T15:14:00Z"/>
        </w:rPr>
      </w:pPr>
      <w:ins w:id="227" w:author="Eric White" w:date="2026-06-29T11:14:00Z" w16du:dateUtc="2026-06-29T15:14:00Z">
        <w:r>
          <w:t>¥≤≥</w:t>
        </w:r>
      </w:ins>
    </w:p>
    <w:p w14:paraId="196388FF" w14:textId="5D28AAE5" w:rsidR="009D2F74" w:rsidRDefault="007E6509">
      <w:pPr>
        <w:rPr>
          <w:ins w:id="228" w:author="Eric White" w:date="2026-06-29T11:14:00Z" w16du:dateUtc="2026-06-29T15:14:00Z"/>
        </w:rPr>
      </w:pPr>
      <w:ins w:id="229" w:author="Eric White" w:date="2026-06-29T11:14:00Z" w16du:dateUtc="2026-06-29T15:14:00Z">
        <w:r>
          <w:fldChar w:fldCharType="begin"/>
        </w:r>
        <w:r>
          <w:instrText xml:space="preserve"> DATE \@ "dddd, MMMM d, yyyy" </w:instrText>
        </w:r>
        <w:r>
          <w:fldChar w:fldCharType="separate"/>
        </w:r>
      </w:ins>
      <w:r w:rsidR="005C06E1">
        <w:rPr>
          <w:noProof/>
        </w:rPr>
        <w:t>Monday, June 29, 2026</w:t>
      </w:r>
      <w:ins w:id="230" w:author="Eric White" w:date="2026-06-29T11:14:00Z" w16du:dateUtc="2026-06-29T15:14:00Z">
        <w:r>
          <w:fldChar w:fldCharType="end"/>
        </w:r>
      </w:ins>
    </w:p>
    <w:p w14:paraId="1A8B6BE4" w14:textId="77777777" w:rsidR="009D2F74" w:rsidRDefault="009D2F74">
      <w:pPr>
        <w:rPr>
          <w:ins w:id="231" w:author="Eric White" w:date="2026-06-29T11:14:00Z" w16du:dateUtc="2026-06-29T15:14:00Z"/>
        </w:rPr>
      </w:pPr>
    </w:p>
    <w:p w14:paraId="71B6C7B7" w14:textId="77777777" w:rsidR="009D2F74" w:rsidRDefault="007E6509">
      <w:pPr>
        <w:rPr>
          <w:ins w:id="232" w:author="Eric White" w:date="2026-06-29T11:14:00Z" w16du:dateUtc="2026-06-29T15:14:00Z"/>
        </w:rPr>
      </w:pPr>
      <w:ins w:id="233" w:author="Eric White" w:date="2026-06-29T11:14:00Z" w16du:dateUtc="2026-06-29T15:14:00Z">
        <w:r w:rsidRPr="008F32D2">
          <w:rPr>
            <w:b/>
            <w:i/>
            <w:highlight w:val="yellow"/>
            <w:u w:val="single"/>
          </w:rPr>
          <w:t>Video provides a powerful way to help you prove your point.</w:t>
        </w:r>
        <w:r>
          <w:t xml:space="preserve"> When you click Online Video, you can paste in the embed code for the video you want to add. You can also type a keyword to search online for the video that best fits your document.</w:t>
        </w:r>
      </w:ins>
    </w:p>
    <w:p w14:paraId="0C18B909" w14:textId="77777777" w:rsidR="009D2F74" w:rsidRDefault="007E6509">
      <w:pPr>
        <w:rPr>
          <w:ins w:id="234" w:author="Eric White" w:date="2026-06-29T11:14:00Z" w16du:dateUtc="2026-06-29T15:14:00Z"/>
        </w:rPr>
      </w:pPr>
      <w:ins w:id="235" w:author="Eric White" w:date="2026-06-29T11:14:00Z" w16du:dateUtc="2026-06-29T15:14:00Z">
        <w:r>
          <w:t>Following hyperlink is to a bookmark on this same page.</w:t>
        </w:r>
      </w:ins>
    </w:p>
    <w:p w14:paraId="2B7F43FF" w14:textId="77777777" w:rsidR="009D2F74" w:rsidRDefault="007E6509">
      <w:pPr>
        <w:rPr>
          <w:ins w:id="236" w:author="Eric White" w:date="2026-06-29T11:14:00Z" w16du:dateUtc="2026-06-29T15:14:00Z"/>
        </w:rPr>
      </w:pPr>
      <w:ins w:id="237" w:author="Eric White" w:date="2026-06-29T11:14:00Z" w16du:dateUtc="2026-06-29T15:14:00Z">
        <w:r>
          <w:fldChar w:fldCharType="begin"/>
        </w:r>
        <w:r>
          <w:instrText>HYPERLINK \l "ABookmark"</w:instrText>
        </w:r>
        <w:r>
          <w:fldChar w:fldCharType="separate"/>
        </w:r>
        <w:r w:rsidRPr="00E13AB6">
          <w:rPr>
            <w:rStyle w:val="Hyperlink"/>
          </w:rPr>
          <w:t>Video provides a powerful</w:t>
        </w:r>
        <w:r>
          <w:fldChar w:fldCharType="end"/>
        </w:r>
        <w:r>
          <w:t xml:space="preserve"> way to help you prove your point.</w:t>
        </w:r>
      </w:ins>
    </w:p>
    <w:p w14:paraId="4C604A2E" w14:textId="77777777" w:rsidR="009D2F74" w:rsidRDefault="007E6509">
      <w:pPr>
        <w:rPr>
          <w:ins w:id="238" w:author="Eric White" w:date="2026-06-29T11:14:00Z" w16du:dateUtc="2026-06-29T15:14:00Z"/>
        </w:rPr>
      </w:pPr>
      <w:ins w:id="239" w:author="Eric White" w:date="2026-06-29T11:14:00Z" w16du:dateUtc="2026-06-29T15:14:00Z">
        <w:r>
          <w:t>When you click Online Video, you can paste in the embed code for the video you want to add.</w:t>
        </w:r>
      </w:ins>
    </w:p>
    <w:p w14:paraId="250A978F" w14:textId="77777777" w:rsidR="009D2F74" w:rsidRDefault="007E6509">
      <w:pPr>
        <w:rPr>
          <w:ins w:id="240" w:author="Eric White" w:date="2026-06-29T11:14:00Z" w16du:dateUtc="2026-06-29T15:14:00Z"/>
        </w:rPr>
      </w:pPr>
      <w:ins w:id="241" w:author="Eric White" w:date="2026-06-29T11:14:00Z" w16du:dateUtc="2026-06-29T15:14:00Z">
        <w:r>
          <w:t>When you click Design and choose a new Theme, the pictures, charts, and SmartArt graphics change to match your new theme.</w:t>
        </w:r>
      </w:ins>
    </w:p>
    <w:p w14:paraId="2265226A" w14:textId="77777777" w:rsidR="009D2F74" w:rsidRDefault="007E6509">
      <w:pPr>
        <w:rPr>
          <w:ins w:id="242" w:author="Eric White" w:date="2026-06-29T11:14:00Z" w16du:dateUtc="2026-06-29T15:14:00Z"/>
        </w:rPr>
      </w:pPr>
      <w:bookmarkStart w:id="243" w:name="ABookmark"/>
      <w:ins w:id="244" w:author="Eric White" w:date="2026-06-29T11:14:00Z" w16du:dateUtc="2026-06-29T15:14:00Z">
        <w:r w:rsidRPr="00E13AB6">
          <w:rPr>
            <w:highlight w:val="yellow"/>
          </w:rPr>
          <w:lastRenderedPageBreak/>
          <w:t>This is the bookmark here.</w:t>
        </w:r>
        <w:bookmarkEnd w:id="243"/>
        <w:r>
          <w:t xml:space="preserve"> Your headings change to match the new theme.</w:t>
        </w:r>
      </w:ins>
    </w:p>
    <w:p w14:paraId="1CE611B4" w14:textId="77777777" w:rsidR="009D2F74" w:rsidRDefault="007E6509">
      <w:pPr>
        <w:rPr>
          <w:ins w:id="245" w:author="Eric White" w:date="2026-06-29T11:14:00Z" w16du:dateUtc="2026-06-29T15:14:00Z"/>
        </w:rPr>
      </w:pPr>
      <w:ins w:id="246" w:author="Eric White" w:date="2026-06-29T11:14:00Z" w16du:dateUtc="2026-06-29T15:14:00Z">
        <w:r>
          <w:t>Save time in Word with new buttons that show up where you need them.</w:t>
        </w:r>
      </w:ins>
    </w:p>
    <w:p w14:paraId="4141EE06" w14:textId="77777777" w:rsidR="009D2F74" w:rsidRDefault="007E6509" w:rsidP="00751EB4">
      <w:pPr>
        <w:pStyle w:val="ListParagraph"/>
        <w:numPr>
          <w:ilvl w:val="0"/>
          <w:numId w:val="6"/>
        </w:numPr>
        <w:spacing w:line="259" w:lineRule="auto"/>
        <w:rPr>
          <w:ins w:id="247" w:author="Eric White" w:date="2026-06-29T11:14:00Z" w16du:dateUtc="2026-06-29T15:14:00Z"/>
          <w:noProof/>
        </w:rPr>
      </w:pPr>
      <w:ins w:id="248" w:author="Eric White" w:date="2026-06-29T11:14:00Z" w16du:dateUtc="2026-06-29T15:14:00Z">
        <w:r>
          <w:rPr>
            <w:noProof/>
          </w:rPr>
          <w:t>Lorem ipsum dolor sit amet, consectetuer adipiscing elit.</w:t>
        </w:r>
      </w:ins>
    </w:p>
    <w:p w14:paraId="19552889" w14:textId="77777777" w:rsidR="009D2F74" w:rsidRDefault="007E6509" w:rsidP="00751EB4">
      <w:pPr>
        <w:pStyle w:val="ListParagraph"/>
        <w:numPr>
          <w:ilvl w:val="0"/>
          <w:numId w:val="6"/>
        </w:numPr>
        <w:spacing w:line="259" w:lineRule="auto"/>
        <w:rPr>
          <w:ins w:id="249" w:author="Eric White" w:date="2026-06-29T11:14:00Z" w16du:dateUtc="2026-06-29T15:14:00Z"/>
          <w:noProof/>
        </w:rPr>
      </w:pPr>
      <w:ins w:id="250" w:author="Eric White" w:date="2026-06-29T11:14:00Z" w16du:dateUtc="2026-06-29T15:14:00Z">
        <w:r>
          <w:rPr>
            <w:noProof/>
          </w:rPr>
          <w:t>Maecenas porttitor congue massa.</w:t>
        </w:r>
      </w:ins>
    </w:p>
    <w:p w14:paraId="7300C6C4" w14:textId="77777777" w:rsidR="009D2F74" w:rsidRDefault="007E6509" w:rsidP="00751EB4">
      <w:pPr>
        <w:pStyle w:val="ListParagraph"/>
        <w:numPr>
          <w:ilvl w:val="0"/>
          <w:numId w:val="6"/>
        </w:numPr>
        <w:spacing w:line="259" w:lineRule="auto"/>
        <w:rPr>
          <w:ins w:id="251" w:author="Eric White" w:date="2026-06-29T11:14:00Z" w16du:dateUtc="2026-06-29T15:14:00Z"/>
          <w:noProof/>
        </w:rPr>
      </w:pPr>
      <w:ins w:id="252" w:author="Eric White" w:date="2026-06-29T11:14:00Z" w16du:dateUtc="2026-06-29T15:14:00Z">
        <w:r>
          <w:rPr>
            <w:noProof/>
          </w:rPr>
          <w:t>Fusce posuere, magna sed pulvinar ultricies, purus lectus malesuada libero, sit amet commodo magna eros quis urna.</w:t>
        </w:r>
      </w:ins>
    </w:p>
    <w:p w14:paraId="7FD6337A" w14:textId="77777777" w:rsidR="009D2F74" w:rsidRDefault="007E6509" w:rsidP="00751EB4">
      <w:pPr>
        <w:pStyle w:val="ListParagraph"/>
        <w:numPr>
          <w:ilvl w:val="0"/>
          <w:numId w:val="6"/>
        </w:numPr>
        <w:spacing w:line="259" w:lineRule="auto"/>
        <w:rPr>
          <w:ins w:id="253" w:author="Eric White" w:date="2026-06-29T11:14:00Z" w16du:dateUtc="2026-06-29T15:14:00Z"/>
          <w:noProof/>
        </w:rPr>
      </w:pPr>
      <w:ins w:id="254" w:author="Eric White" w:date="2026-06-29T11:14:00Z" w16du:dateUtc="2026-06-29T15:14:00Z">
        <w:r>
          <w:rPr>
            <w:noProof/>
          </w:rPr>
          <w:t>Nunc viverra imperdiet enim.</w:t>
        </w:r>
      </w:ins>
    </w:p>
    <w:p w14:paraId="5781CD46" w14:textId="77777777" w:rsidR="009D2F74" w:rsidRDefault="007E6509" w:rsidP="00751EB4">
      <w:pPr>
        <w:pStyle w:val="ListParagraph"/>
        <w:numPr>
          <w:ilvl w:val="0"/>
          <w:numId w:val="6"/>
        </w:numPr>
        <w:spacing w:line="259" w:lineRule="auto"/>
        <w:rPr>
          <w:ins w:id="255" w:author="Eric White" w:date="2026-06-29T11:14:00Z" w16du:dateUtc="2026-06-29T15:14:00Z"/>
        </w:rPr>
      </w:pPr>
      <w:ins w:id="256" w:author="Eric White" w:date="2026-06-29T11:14:00Z" w16du:dateUtc="2026-06-29T15:14:00Z">
        <w:r>
          <w:rPr>
            <w:noProof/>
          </w:rPr>
          <w:t>Fusce est.</w:t>
        </w:r>
      </w:ins>
    </w:p>
    <w:p w14:paraId="29ACDD4F" w14:textId="77777777" w:rsidR="009D2F74" w:rsidRDefault="007E6509">
      <w:pPr>
        <w:rPr>
          <w:ins w:id="257" w:author="Eric White" w:date="2026-06-29T11:14:00Z" w16du:dateUtc="2026-06-29T15:14:00Z"/>
        </w:rPr>
      </w:pPr>
      <w:ins w:id="258" w:author="Eric White" w:date="2026-06-29T11:14:00Z" w16du:dateUtc="2026-06-29T15:14:00Z">
        <w:r>
          <w:rPr>
            <w:noProof/>
          </w:rPr>
          <mc:AlternateContent>
            <mc:Choice Requires="wps">
              <w:drawing>
                <wp:anchor distT="45720" distB="45720" distL="114300" distR="114300" simplePos="0" relativeHeight="251671552" behindDoc="0" locked="0" layoutInCell="1" allowOverlap="1" wp14:anchorId="14D85FC7" wp14:editId="4BDF2398">
                  <wp:simplePos x="0" y="0"/>
                  <wp:positionH relativeFrom="column">
                    <wp:align>center</wp:align>
                  </wp:positionH>
                  <wp:positionV relativeFrom="paragraph">
                    <wp:posOffset>182880</wp:posOffset>
                  </wp:positionV>
                  <wp:extent cx="2360930" cy="1404620"/>
                  <wp:effectExtent l="0" t="0" r="22860" b="11430"/>
                  <wp:wrapSquare wrapText="bothSides"/>
                  <wp:docPr id="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3656EF4F" w14:textId="77777777" w:rsidR="009D2F74" w:rsidRDefault="007E6509">
                              <w:pPr>
                                <w:rPr>
                                  <w:ins w:id="259" w:author="Eric White" w:date="2026-06-29T11:14:00Z" w16du:dateUtc="2026-06-29T15:14:00Z"/>
                                </w:rPr>
                              </w:pPr>
                              <w:ins w:id="260" w:author="Eric White" w:date="2026-06-29T11:14:00Z" w16du:dateUtc="2026-06-29T15:14:00Z">
                                <w:r>
                                  <w:t>Here is a text box.</w:t>
                                </w:r>
                              </w:ins>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14D85FC7" id="Text Box 2" o:spid="_x0000_s1030" type="#_x0000_t202" style="position:absolute;margin-left:0;margin-top:14.4pt;width:185.9pt;height:110.6pt;z-index:251671552;visibility:visible;mso-wrap-style:square;mso-width-percent:400;mso-height-percent:200;mso-wrap-distance-left:9pt;mso-wrap-distance-top:3.6pt;mso-wrap-distance-right:9pt;mso-wrap-distance-bottom:3.6pt;mso-position-horizontal:center;mso-position-horizontal-relative:text;mso-position-vertical:absolute;mso-position-vertical-relative:text;mso-width-percent:400;mso-height-percent:20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">
                  <v:textbox style="mso-fit-shape-to-text:t">
                    <w:txbxContent>
                      <w:p w14:paraId="3656EF4F" w14:textId="77777777" w:rsidR="009D2F74" w:rsidRDefault="007E6509">
                        <w:pPr>
                          <w:rPr>
                            <w:ins w:id="261" w:author="Eric White" w:date="2026-06-29T11:14:00Z" w16du:dateUtc="2026-06-29T15:14:00Z"/>
                          </w:rPr>
                        </w:pPr>
                        <w:ins w:id="262" w:author="Eric White" w:date="2026-06-29T11:14:00Z" w16du:dateUtc="2026-06-29T15:14:00Z">
                          <w:r>
                            <w:t>Here is a text box.</w:t>
                          </w:r>
                        </w:ins>
                      </w:p>
                    </w:txbxContent>
                  </v:textbox>
                  <w10:wrap type="square"/>
                </v:shape>
              </w:pict>
            </mc:Fallback>
          </mc:AlternateContent>
        </w:r>
      </w:ins>
    </w:p>
    <w:bookmarkStart w:id="263" w:name="_MON_1476039688"/>
    <w:bookmarkEnd w:id="263"/>
    <w:p w14:paraId="67B2E23C" w14:textId="77777777" w:rsidR="0018060C" w:rsidRPr="00EB684A" w:rsidRDefault="009D2F74" w:rsidP="00EB684A">
      <w:pPr>
        <w:rPr>
          <w:ins w:id="264" w:author="Eric White" w:date="2026-06-29T11:14:00Z" w16du:dateUtc="2026-06-29T15:14:00Z"/>
        </w:rPr>
      </w:pPr>
      <w:ins w:id="265" w:author="Eric White" w:date="2026-06-29T11:14:00Z" w16du:dateUtc="2026-06-29T15:14:00Z">
        <w:r>
          <w:rPr>
            <w:noProof/>
          </w:rPr>
          <w:object w:dxaOrig="7241" w:dyaOrig="2928" w14:anchorId="070E982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362.05pt;height:146.1pt;mso-width-percent:0;mso-height-percent:0;mso-width-percent:0;mso-height-percent:0" o:ole="">
              <v:imagedata r:id="rId18" o:title=""/>
            </v:shape>
            <o:OLEObject Type="Embed" ProgID="Excel.Sheet.12" ShapeID="_x0000_i1025" DrawAspect="Content" ObjectID="_1844236853" r:id="rId19"/>
          </w:object>
        </w:r>
      </w:ins>
    </w:p>
    <w:p w14:paraId="549DFD06" w14:textId="77777777" w:rsidR="009D2F74" w:rsidRDefault="007E6509" w:rsidP="00ED7F78">
      <w:pPr>
        <w:pStyle w:val="Heading1"/>
        <w:rPr>
          <w:ins w:id="266" w:author="Eric White" w:date="2026-06-29T11:14:00Z" w16du:dateUtc="2026-06-29T15:14:00Z"/>
        </w:rPr>
      </w:pPr>
      <w:ins w:id="267" w:author="Eric White" w:date="2026-06-29T11:14:00Z" w16du:dateUtc="2026-06-29T15:14:00Z">
        <w:r>
          <w:t>Heading1</w:t>
        </w:r>
      </w:ins>
    </w:p>
    <w:p w14:paraId="4C00B83B" w14:textId="77777777" w:rsidR="009D2F74" w:rsidRDefault="007E6509">
      <w:pPr>
        <w:rPr>
          <w:ins w:id="268" w:author="Eric White" w:date="2026-06-29T11:14:00Z" w16du:dateUtc="2026-06-29T15:14:00Z"/>
        </w:rPr>
      </w:pPr>
      <w:ins w:id="269" w:author="Eric White" w:date="2026-06-29T11:14:00Z" w16du:dateUtc="2026-06-29T15:14:00Z">
        <w:r>
          <w:t>Video provides a powerful way to help you prove your point. When you click Online Video, you can paste in the embed code for the video you want to add. You can also type a keyword to search online for the video that best fits your document.</w:t>
        </w:r>
      </w:ins>
    </w:p>
    <w:p w14:paraId="52A87C3C" w14:textId="77777777" w:rsidR="009D2F74" w:rsidRDefault="007E6509">
      <w:pPr>
        <w:rPr>
          <w:ins w:id="270" w:author="Eric White" w:date="2026-06-29T11:14:00Z" w16du:dateUtc="2026-06-29T15:14:00Z"/>
        </w:rPr>
      </w:pPr>
      <w:ins w:id="271" w:author="Eric White" w:date="2026-06-29T11:14:00Z" w16du:dateUtc="2026-06-29T15:14:00Z">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ins>
    </w:p>
    <w:p w14:paraId="24B2EA9B" w14:textId="77777777" w:rsidR="009D2F74" w:rsidRDefault="007E6509" w:rsidP="00ED7F78">
      <w:pPr>
        <w:pStyle w:val="Heading2"/>
        <w:rPr>
          <w:ins w:id="272" w:author="Eric White" w:date="2026-06-29T11:14:00Z" w16du:dateUtc="2026-06-29T15:14:00Z"/>
        </w:rPr>
      </w:pPr>
      <w:ins w:id="273" w:author="Eric White" w:date="2026-06-29T11:14:00Z" w16du:dateUtc="2026-06-29T15:14:00Z">
        <w:r>
          <w:lastRenderedPageBreak/>
          <w:t>Heading 2</w:t>
        </w:r>
      </w:ins>
    </w:p>
    <w:p w14:paraId="7EDF09DB" w14:textId="77777777" w:rsidR="009D2F74" w:rsidRDefault="007E6509">
      <w:pPr>
        <w:rPr>
          <w:ins w:id="274" w:author="Eric White" w:date="2026-06-29T11:14:00Z" w16du:dateUtc="2026-06-29T15:14:00Z"/>
        </w:rPr>
      </w:pPr>
      <w:ins w:id="275" w:author="Eric White" w:date="2026-06-29T11:14:00Z" w16du:dateUtc="2026-06-29T15:14:00Z">
        <w:r>
          <w:t>Themes and styles also help keep your document coordinated. When you click Design and choose a new Theme, the pictures, charts, and SmartArt graphics change to match your new theme. When you apply styles, your headings change to match the new theme.</w:t>
        </w:r>
      </w:ins>
    </w:p>
    <w:p w14:paraId="4D8A16AF" w14:textId="77777777" w:rsidR="009D2F74" w:rsidRDefault="007E6509">
      <w:pPr>
        <w:rPr>
          <w:ins w:id="276" w:author="Eric White" w:date="2026-06-29T11:14:00Z" w16du:dateUtc="2026-06-29T15:14:00Z"/>
        </w:rPr>
      </w:pPr>
      <w:ins w:id="277" w:author="Eric White" w:date="2026-06-29T11:14:00Z" w16du:dateUtc="2026-06-29T15:14:00Z">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ins>
    </w:p>
    <w:p w14:paraId="459528CA" w14:textId="77777777" w:rsidR="0018060C" w:rsidRDefault="007E6509">
      <w:pPr>
        <w:rPr>
          <w:ins w:id="278" w:author="Eric White" w:date="2026-06-29T11:14:00Z" w16du:dateUtc="2026-06-29T15:14:00Z"/>
        </w:rPr>
      </w:pPr>
      <w:ins w:id="279" w:author="Eric White" w:date="2026-06-29T11:14:00Z" w16du:dateUtc="2026-06-29T15:14:00Z">
        <w:r>
          <w:t>Reading is easier, too, in the new Reading view. You can collapse parts of the document and focus on the text you want. If you need to stop reading before you reach the end, Word remembers where you left off - even on another device.</w:t>
        </w:r>
      </w:ins>
    </w:p>
    <w:p w14:paraId="064AB8D5" w14:textId="77777777" w:rsidR="009D2F74" w:rsidRDefault="009D2F74">
      <w:pPr>
        <w:rPr>
          <w:ins w:id="280" w:author="Eric White" w:date="2026-06-29T11:14:00Z" w16du:dateUtc="2026-06-29T15:14:00Z"/>
        </w:rPr>
      </w:pPr>
    </w:p>
    <w:p w14:paraId="7BA188FC" w14:textId="77777777" w:rsidR="009D2F74" w:rsidRDefault="007E6509">
      <w:pPr>
        <w:pStyle w:val="TOCHeading"/>
        <w:rPr>
          <w:ins w:id="281" w:author="Eric White" w:date="2026-06-29T11:14:00Z" w16du:dateUtc="2026-06-29T15:14:00Z"/>
        </w:rPr>
      </w:pPr>
      <w:ins w:id="282" w:author="Eric White" w:date="2026-06-29T11:14:00Z" w16du:dateUtc="2026-06-29T15:14:00Z">
        <w:r>
          <w:t>Contents</w:t>
        </w:r>
      </w:ins>
    </w:p>
    <w:p w14:paraId="7F1121EE" w14:textId="77777777" w:rsidR="009D2F74" w:rsidRDefault="007E6509">
      <w:pPr>
        <w:pStyle w:val="TOC1"/>
        <w:tabs>
          <w:tab w:val="right" w:leader="dot" w:pos="9350"/>
        </w:tabs>
        <w:rPr>
          <w:ins w:id="283" w:author="Eric White" w:date="2026-06-29T11:14:00Z" w16du:dateUtc="2026-06-29T15:14:00Z"/>
          <w:noProof/>
        </w:rPr>
      </w:pPr>
      <w:ins w:id="284" w:author="Eric White" w:date="2026-06-29T11:14:00Z" w16du:dateUtc="2026-06-29T15:14:00Z">
        <w:r>
          <w:fldChar w:fldCharType="begin"/>
        </w:r>
        <w:r>
          <w:instrText xml:space="preserve"> TOC \o "1-3" \h \z \u </w:instrText>
        </w:r>
        <w:r>
          <w:fldChar w:fldCharType="separate"/>
        </w:r>
        <w:r>
          <w:fldChar w:fldCharType="begin"/>
        </w:r>
        <w:r>
          <w:instrText>HYPERLINK \l "_Toc402299822"</w:instrText>
        </w:r>
        <w:r>
          <w:fldChar w:fldCharType="separate"/>
        </w:r>
        <w:r w:rsidRPr="000E030A">
          <w:rPr>
            <w:rStyle w:val="Hyperlink"/>
            <w:noProof/>
          </w:rPr>
          <w:t>Heading 1</w:t>
        </w:r>
        <w:r>
          <w:rPr>
            <w:noProof/>
            <w:webHidden/>
          </w:rPr>
          <w:tab/>
        </w:r>
        <w:r>
          <w:rPr>
            <w:noProof/>
            <w:webHidden/>
          </w:rPr>
          <w:fldChar w:fldCharType="begin"/>
        </w:r>
        <w:r>
          <w:rPr>
            <w:noProof/>
            <w:webHidden/>
          </w:rPr>
          <w:instrText xml:space="preserve"> PAGEREF _Toc402299822 \h </w:instrText>
        </w:r>
        <w:r>
          <w:rPr>
            <w:noProof/>
            <w:webHidden/>
          </w:rPr>
        </w:r>
        <w:r>
          <w:rPr>
            <w:noProof/>
            <w:webHidden/>
          </w:rPr>
          <w:fldChar w:fldCharType="separate"/>
        </w:r>
        <w:r>
          <w:rPr>
            <w:noProof/>
            <w:webHidden/>
          </w:rPr>
          <w:t>1</w:t>
        </w:r>
        <w:r>
          <w:rPr>
            <w:noProof/>
            <w:webHidden/>
          </w:rPr>
          <w:fldChar w:fldCharType="end"/>
        </w:r>
        <w:r>
          <w:fldChar w:fldCharType="end"/>
        </w:r>
      </w:ins>
    </w:p>
    <w:p w14:paraId="4F4FA75D" w14:textId="77777777" w:rsidR="009D2F74" w:rsidRDefault="007E6509">
      <w:pPr>
        <w:pStyle w:val="TOC2"/>
        <w:tabs>
          <w:tab w:val="right" w:leader="dot" w:pos="9350"/>
        </w:tabs>
        <w:rPr>
          <w:ins w:id="285" w:author="Eric White" w:date="2026-06-29T11:14:00Z" w16du:dateUtc="2026-06-29T15:14:00Z"/>
          <w:noProof/>
        </w:rPr>
      </w:pPr>
      <w:ins w:id="286" w:author="Eric White" w:date="2026-06-29T11:14:00Z" w16du:dateUtc="2026-06-29T15:14:00Z">
        <w:r>
          <w:fldChar w:fldCharType="begin"/>
        </w:r>
        <w:r>
          <w:instrText>HYPERLINK \l "_Toc402299823"</w:instrText>
        </w:r>
        <w:r>
          <w:fldChar w:fldCharType="separate"/>
        </w:r>
        <w:r w:rsidRPr="000E030A">
          <w:rPr>
            <w:rStyle w:val="Hyperlink"/>
            <w:noProof/>
          </w:rPr>
          <w:t>Heading 2</w:t>
        </w:r>
        <w:r>
          <w:rPr>
            <w:noProof/>
            <w:webHidden/>
          </w:rPr>
          <w:tab/>
        </w:r>
        <w:r>
          <w:rPr>
            <w:noProof/>
            <w:webHidden/>
          </w:rPr>
          <w:fldChar w:fldCharType="begin"/>
        </w:r>
        <w:r>
          <w:rPr>
            <w:noProof/>
            <w:webHidden/>
          </w:rPr>
          <w:instrText xml:space="preserve"> PAGEREF _Toc402299823 \h </w:instrText>
        </w:r>
        <w:r>
          <w:rPr>
            <w:noProof/>
            <w:webHidden/>
          </w:rPr>
        </w:r>
        <w:r>
          <w:rPr>
            <w:noProof/>
            <w:webHidden/>
          </w:rPr>
          <w:fldChar w:fldCharType="separate"/>
        </w:r>
        <w:r>
          <w:rPr>
            <w:noProof/>
            <w:webHidden/>
          </w:rPr>
          <w:t>1</w:t>
        </w:r>
        <w:r>
          <w:rPr>
            <w:noProof/>
            <w:webHidden/>
          </w:rPr>
          <w:fldChar w:fldCharType="end"/>
        </w:r>
        <w:r>
          <w:fldChar w:fldCharType="end"/>
        </w:r>
      </w:ins>
    </w:p>
    <w:p w14:paraId="3DD47706" w14:textId="77777777" w:rsidR="009D2F74" w:rsidRDefault="007E6509">
      <w:pPr>
        <w:pStyle w:val="TOC1"/>
        <w:tabs>
          <w:tab w:val="right" w:leader="dot" w:pos="9350"/>
        </w:tabs>
        <w:rPr>
          <w:ins w:id="287" w:author="Eric White" w:date="2026-06-29T11:14:00Z" w16du:dateUtc="2026-06-29T15:14:00Z"/>
          <w:noProof/>
        </w:rPr>
      </w:pPr>
      <w:ins w:id="288" w:author="Eric White" w:date="2026-06-29T11:14:00Z" w16du:dateUtc="2026-06-29T15:14:00Z">
        <w:r>
          <w:fldChar w:fldCharType="begin"/>
        </w:r>
        <w:r>
          <w:instrText>HYPERLINK \l "_Toc402299824"</w:instrText>
        </w:r>
        <w:r>
          <w:fldChar w:fldCharType="separate"/>
        </w:r>
        <w:r w:rsidRPr="000E030A">
          <w:rPr>
            <w:rStyle w:val="Hyperlink"/>
            <w:noProof/>
          </w:rPr>
          <w:t>Heading 1 again</w:t>
        </w:r>
        <w:r>
          <w:rPr>
            <w:noProof/>
            <w:webHidden/>
          </w:rPr>
          <w:tab/>
        </w:r>
        <w:r>
          <w:rPr>
            <w:noProof/>
            <w:webHidden/>
          </w:rPr>
          <w:fldChar w:fldCharType="begin"/>
        </w:r>
        <w:r>
          <w:rPr>
            <w:noProof/>
            <w:webHidden/>
          </w:rPr>
          <w:instrText xml:space="preserve"> PAGEREF _Toc402299824 \h </w:instrText>
        </w:r>
        <w:r>
          <w:rPr>
            <w:noProof/>
            <w:webHidden/>
          </w:rPr>
        </w:r>
        <w:r>
          <w:rPr>
            <w:noProof/>
            <w:webHidden/>
          </w:rPr>
          <w:fldChar w:fldCharType="separate"/>
        </w:r>
        <w:r>
          <w:rPr>
            <w:noProof/>
            <w:webHidden/>
          </w:rPr>
          <w:t>1</w:t>
        </w:r>
        <w:r>
          <w:rPr>
            <w:noProof/>
            <w:webHidden/>
          </w:rPr>
          <w:fldChar w:fldCharType="end"/>
        </w:r>
        <w:r>
          <w:fldChar w:fldCharType="end"/>
        </w:r>
      </w:ins>
    </w:p>
    <w:p w14:paraId="1AE6EBA9" w14:textId="77777777" w:rsidR="009D2F74" w:rsidRDefault="007E6509">
      <w:pPr>
        <w:pStyle w:val="TOC2"/>
        <w:tabs>
          <w:tab w:val="right" w:leader="dot" w:pos="9350"/>
        </w:tabs>
        <w:rPr>
          <w:ins w:id="289" w:author="Eric White" w:date="2026-06-29T11:14:00Z" w16du:dateUtc="2026-06-29T15:14:00Z"/>
          <w:noProof/>
        </w:rPr>
      </w:pPr>
      <w:ins w:id="290" w:author="Eric White" w:date="2026-06-29T11:14:00Z" w16du:dateUtc="2026-06-29T15:14:00Z">
        <w:r>
          <w:fldChar w:fldCharType="begin"/>
        </w:r>
        <w:r>
          <w:instrText>HYPERLINK \l "_Toc402299825"</w:instrText>
        </w:r>
        <w:r>
          <w:fldChar w:fldCharType="separate"/>
        </w:r>
        <w:r w:rsidRPr="000E030A">
          <w:rPr>
            <w:rStyle w:val="Hyperlink"/>
            <w:noProof/>
          </w:rPr>
          <w:t>Heading 2 again</w:t>
        </w:r>
        <w:r>
          <w:rPr>
            <w:noProof/>
            <w:webHidden/>
          </w:rPr>
          <w:tab/>
        </w:r>
        <w:r>
          <w:rPr>
            <w:noProof/>
            <w:webHidden/>
          </w:rPr>
          <w:fldChar w:fldCharType="begin"/>
        </w:r>
        <w:r>
          <w:rPr>
            <w:noProof/>
            <w:webHidden/>
          </w:rPr>
          <w:instrText xml:space="preserve"> PAGEREF _Toc402299825 \h </w:instrText>
        </w:r>
        <w:r>
          <w:rPr>
            <w:noProof/>
            <w:webHidden/>
          </w:rPr>
        </w:r>
        <w:r>
          <w:rPr>
            <w:noProof/>
            <w:webHidden/>
          </w:rPr>
          <w:fldChar w:fldCharType="separate"/>
        </w:r>
        <w:r>
          <w:rPr>
            <w:noProof/>
            <w:webHidden/>
          </w:rPr>
          <w:t>1</w:t>
        </w:r>
        <w:r>
          <w:rPr>
            <w:noProof/>
            <w:webHidden/>
          </w:rPr>
          <w:fldChar w:fldCharType="end"/>
        </w:r>
        <w:r>
          <w:fldChar w:fldCharType="end"/>
        </w:r>
      </w:ins>
    </w:p>
    <w:p w14:paraId="27EB7B00" w14:textId="77777777" w:rsidR="009D2F74" w:rsidRDefault="007E6509">
      <w:pPr>
        <w:rPr>
          <w:ins w:id="291" w:author="Eric White" w:date="2026-06-29T11:14:00Z" w16du:dateUtc="2026-06-29T15:14:00Z"/>
        </w:rPr>
      </w:pPr>
      <w:ins w:id="292" w:author="Eric White" w:date="2026-06-29T11:14:00Z" w16du:dateUtc="2026-06-29T15:14:00Z">
        <w:r>
          <w:rPr>
            <w:b/>
            <w:bCs/>
            <w:noProof/>
          </w:rPr>
          <w:fldChar w:fldCharType="end"/>
        </w:r>
      </w:ins>
    </w:p>
    <w:p w14:paraId="0FDA8938" w14:textId="77777777" w:rsidR="009D2F74" w:rsidRDefault="009D2F74">
      <w:pPr>
        <w:rPr>
          <w:ins w:id="293" w:author="Eric White" w:date="2026-06-29T11:14:00Z" w16du:dateUtc="2026-06-29T15:14:00Z"/>
        </w:rPr>
      </w:pPr>
    </w:p>
    <w:p w14:paraId="4DCED121" w14:textId="77777777" w:rsidR="009D2F74" w:rsidRDefault="009D2F74">
      <w:pPr>
        <w:rPr>
          <w:ins w:id="294" w:author="Eric White" w:date="2026-06-29T11:14:00Z" w16du:dateUtc="2026-06-29T15:14:00Z"/>
        </w:rPr>
      </w:pPr>
    </w:p>
    <w:p w14:paraId="1239CA24" w14:textId="77777777" w:rsidR="009D2F74" w:rsidRDefault="009D2F74">
      <w:pPr>
        <w:rPr>
          <w:ins w:id="295" w:author="Eric White" w:date="2026-06-29T11:14:00Z" w16du:dateUtc="2026-06-29T15:14:00Z"/>
        </w:rPr>
      </w:pPr>
    </w:p>
    <w:p w14:paraId="4E0C70D0" w14:textId="77777777" w:rsidR="009D2F74" w:rsidRDefault="007E6509" w:rsidP="005E4538">
      <w:pPr>
        <w:pStyle w:val="Heading1"/>
        <w:rPr>
          <w:ins w:id="296" w:author="Eric White" w:date="2026-06-29T11:14:00Z" w16du:dateUtc="2026-06-29T15:14:00Z"/>
        </w:rPr>
      </w:pPr>
      <w:bookmarkStart w:id="297" w:name="_Toc402299822"/>
      <w:ins w:id="298" w:author="Eric White" w:date="2026-06-29T11:14:00Z" w16du:dateUtc="2026-06-29T15:14:00Z">
        <w:r>
          <w:lastRenderedPageBreak/>
          <w:t>Heading 1</w:t>
        </w:r>
        <w:bookmarkEnd w:id="297"/>
      </w:ins>
    </w:p>
    <w:p w14:paraId="4E50BC12" w14:textId="77777777" w:rsidR="009D2F74" w:rsidRDefault="007E6509" w:rsidP="005E4538">
      <w:pPr>
        <w:pStyle w:val="Heading2"/>
        <w:rPr>
          <w:ins w:id="299" w:author="Eric White" w:date="2026-06-29T11:14:00Z" w16du:dateUtc="2026-06-29T15:14:00Z"/>
        </w:rPr>
      </w:pPr>
      <w:bookmarkStart w:id="300" w:name="_Toc402299823"/>
      <w:ins w:id="301" w:author="Eric White" w:date="2026-06-29T11:14:00Z" w16du:dateUtc="2026-06-29T15:14:00Z">
        <w:r>
          <w:t>Heading 2</w:t>
        </w:r>
        <w:bookmarkEnd w:id="300"/>
      </w:ins>
    </w:p>
    <w:p w14:paraId="0A4BD695" w14:textId="77777777" w:rsidR="009D2F74" w:rsidRDefault="007E6509" w:rsidP="005E4538">
      <w:pPr>
        <w:pStyle w:val="Heading1"/>
        <w:rPr>
          <w:ins w:id="302" w:author="Eric White" w:date="2026-06-29T11:14:00Z" w16du:dateUtc="2026-06-29T15:14:00Z"/>
        </w:rPr>
      </w:pPr>
      <w:bookmarkStart w:id="303" w:name="_Toc402299824"/>
      <w:ins w:id="304" w:author="Eric White" w:date="2026-06-29T11:14:00Z" w16du:dateUtc="2026-06-29T15:14:00Z">
        <w:r>
          <w:t>Heading 1 again</w:t>
        </w:r>
        <w:bookmarkEnd w:id="303"/>
      </w:ins>
    </w:p>
    <w:p w14:paraId="1A73D604" w14:textId="77777777" w:rsidR="009D2F74" w:rsidRDefault="007E6509" w:rsidP="005E4538">
      <w:pPr>
        <w:pStyle w:val="Heading2"/>
        <w:rPr>
          <w:ins w:id="305" w:author="Eric White" w:date="2026-06-29T11:14:00Z" w16du:dateUtc="2026-06-29T15:14:00Z"/>
        </w:rPr>
      </w:pPr>
      <w:bookmarkStart w:id="306" w:name="_Toc402299825"/>
      <w:ins w:id="307" w:author="Eric White" w:date="2026-06-29T11:14:00Z" w16du:dateUtc="2026-06-29T15:14:00Z">
        <w:r>
          <w:t>Heading 2 again</w:t>
        </w:r>
        <w:bookmarkEnd w:id="306"/>
      </w:ins>
    </w:p>
    <w:p w14:paraId="68E620A8" w14:textId="77777777" w:rsidR="009D2F74" w:rsidRDefault="009D2F74">
      <w:pPr>
        <w:rPr>
          <w:ins w:id="308" w:author="Eric White" w:date="2026-06-29T11:14:00Z" w16du:dateUtc="2026-06-29T15:14:00Z"/>
        </w:rPr>
      </w:pPr>
    </w:p>
    <w:p w14:paraId="5F7FB8A0" w14:textId="77777777" w:rsidR="0018060C" w:rsidRDefault="007E6509">
      <w:pPr>
        <w:rPr>
          <w:ins w:id="309" w:author="Eric White" w:date="2026-06-29T11:14:00Z" w16du:dateUtc="2026-06-29T15:14:00Z"/>
        </w:rPr>
      </w:pPr>
      <w:ins w:id="310" w:author="Eric White" w:date="2026-06-29T11:14:00Z" w16du:dateUtc="2026-06-29T15:14:00Z">
        <w:r>
          <w:rPr>
            <w:noProof/>
          </w:rPr>
          <w:lastRenderedPageBreak/>
          <w:drawing>
            <wp:inline distT="0" distB="0" distL="0" distR="0" wp14:anchorId="2BDEF569" wp14:editId="2379780A">
              <wp:extent cx="5943600" cy="4618990"/>
              <wp:effectExtent l="0" t="0" r="0" b="0"/>
              <wp:docPr id="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8C7E21.tmp"/>
                      <pic:cNvPicPr/>
                    </pic:nvPicPr>
                    <pic:blipFill>
                      <a:blip r:embed="rId20">
                        <a:extLst>
                          <a:ext uri="{28A0092B-C50C-407E-A947-70E740481C1C}">
                            <a14:useLocalDpi xmlns:a14="http://schemas.microsoft.com/office/drawing/2010/main" val="0"/>
                          </a:ext>
                        </a:extLst>
                      </a:blip>
                      <a:stretch>
                        <a:fillRect/>
                      </a:stretch>
                    </pic:blipFill>
                    <pic:spPr>
                      <a:xfrm>
                        <a:off x="0" y="0"/>
                        <a:ext cx="5943600" cy="4618990"/>
                      </a:xfrm>
                      <a:prstGeom prst="rect">
                        <a:avLst/>
                      </a:prstGeom>
                    </pic:spPr>
                  </pic:pic>
                </a:graphicData>
              </a:graphic>
            </wp:inline>
          </w:drawing>
        </w:r>
      </w:ins>
    </w:p>
    <w:p w14:paraId="41DACC09" w14:textId="77777777" w:rsidR="0018060C" w:rsidRDefault="007E6509">
      <w:pPr>
        <w:rPr>
          <w:ins w:id="311" w:author="Eric White" w:date="2026-06-29T11:14:00Z" w16du:dateUtc="2026-06-29T15:14:00Z"/>
        </w:rPr>
      </w:pPr>
      <w:ins w:id="312" w:author="Eric White" w:date="2026-06-29T11:14:00Z" w16du:dateUtc="2026-06-29T15:14:00Z">
        <w:r>
          <w:t>This is a section that is in landscape mode.</w:t>
        </w:r>
      </w:ins>
    </w:p>
    <w:p w14:paraId="01D23D0E" w14:textId="77777777" w:rsidR="009D2F74" w:rsidRDefault="009D2F74">
      <w:pPr>
        <w:rPr>
          <w:ins w:id="313" w:author="Eric White" w:date="2026-06-29T11:14:00Z" w16du:dateUtc="2026-06-29T15:14:00Z"/>
        </w:rPr>
        <w:sectPr w:rsidR="00757004" w:rsidSect="00757004">
          <w:headerReference w:type="even" r:id="rId21"/>
          <w:headerReference w:type="default" r:id="rId22"/>
          <w:footerReference w:type="even" r:id="rId23"/>
          <w:footerReference w:type="default" r:id="rId24"/>
          <w:headerReference w:type="first" r:id="rId25"/>
          <w:footerReference w:type="first" r:id="rId26"/>
          <w:pgSz w:w="15840" w:h="12240" w:orient="landscape"/>
          <w:pgMar w:top="1440" w:right="1440" w:bottom="1440" w:left="1440" w:header="720" w:footer="720" w:gutter="0"/>
          <w:cols w:space="720"/>
          <w:docGrid w:linePitch="360"/>
        </w:sectPr>
      </w:pPr>
    </w:p>
    <w:p w14:paraId="797CF602" w14:textId="77777777" w:rsidR="009D2F74" w:rsidRDefault="007E6509">
      <w:pPr>
        <w:rPr>
          <w:ins w:id="314" w:author="Eric White" w:date="2026-06-29T11:14:00Z" w16du:dateUtc="2026-06-29T15:14:00Z"/>
        </w:rPr>
        <w:sectPr w:rsidR="00757004" w:rsidSect="00757004">
          <w:headerReference w:type="even" r:id="rId27"/>
          <w:headerReference w:type="default" r:id="rId28"/>
          <w:footerReference w:type="even" r:id="rId29"/>
          <w:footerReference w:type="default" r:id="rId30"/>
          <w:headerReference w:type="first" r:id="rId31"/>
          <w:footerReference w:type="first" r:id="rId32"/>
          <w:pgSz w:w="12240" w:h="15840"/>
          <w:pgMar w:top="1440" w:right="1440" w:bottom="1440" w:left="1440" w:header="720" w:footer="720" w:gutter="0"/>
          <w:cols w:space="720"/>
          <w:docGrid w:linePitch="360"/>
        </w:sectPr>
      </w:pPr>
      <w:ins w:id="315" w:author="Eric White" w:date="2026-06-29T11:14:00Z" w16du:dateUtc="2026-06-29T15:14:00Z">
        <w:r>
          <w:lastRenderedPageBreak/>
          <w:t>This is in the following section.</w:t>
        </w:r>
      </w:ins>
    </w:p>
    <w:p w14:paraId="49F6A636" w14:textId="77777777" w:rsidR="009D2F74" w:rsidRDefault="007E6509" w:rsidP="006770F0">
      <w:pPr>
        <w:jc w:val="right"/>
        <w:rPr>
          <w:ins w:id="316" w:author="Eric White" w:date="2026-06-29T11:14:00Z" w16du:dateUtc="2026-06-29T15:14:00Z"/>
        </w:rPr>
      </w:pPr>
      <w:ins w:id="317" w:author="Eric White" w:date="2026-06-29T11:14:00Z" w16du:dateUtc="2026-06-29T15:14:00Z">
        <w:r>
          <w:lastRenderedPageBreak/>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ins>
    </w:p>
    <w:p w14:paraId="16533D5C" w14:textId="77777777" w:rsidR="009D2F74" w:rsidRDefault="007E6509">
      <w:pPr>
        <w:rPr>
          <w:ins w:id="318" w:author="Eric White" w:date="2026-06-29T11:14:00Z" w16du:dateUtc="2026-06-29T15:14:00Z"/>
        </w:rPr>
      </w:pPr>
      <w:ins w:id="319" w:author="Eric White" w:date="2026-06-29T11:14:00Z" w16du:dateUtc="2026-06-29T15:14:00Z">
        <w:r>
          <w:t xml:space="preserve">Video provides a </w:t>
        </w:r>
        <w:r>
          <w:rPr>
            <w:rStyle w:val="FootnoteReference"/>
          </w:rPr>
          <w:footnoteReference w:id="1"/>
        </w:r>
        <w:r>
          <w:t>powerful way to help you prove your point.</w:t>
        </w:r>
      </w:ins>
    </w:p>
    <w:p w14:paraId="1265C0CD" w14:textId="77777777" w:rsidR="009D2F74" w:rsidRPr="00375D24" w:rsidRDefault="007E6509">
      <w:pPr>
        <w:rPr>
          <w:ins w:id="321" w:author="Eric White" w:date="2026-06-29T11:14:00Z" w16du:dateUtc="2026-06-29T15:14:00Z"/>
          <w:rFonts w:ascii="Wide Latin" w:hAnsi="Wide Latin"/>
        </w:rPr>
      </w:pPr>
      <w:ins w:id="322" w:author="Eric White" w:date="2026-06-29T11:14:00Z" w16du:dateUtc="2026-06-29T15:14:00Z">
        <w:r w:rsidRPr="00375D24">
          <w:rPr>
            <w:rFonts w:ascii="Wide Latin" w:hAnsi="Wide Latin"/>
          </w:rPr>
          <w:t>Video provides a powerful way to help you prove your point.</w:t>
        </w:r>
      </w:ins>
    </w:p>
    <w:p w14:paraId="64A22BCC" w14:textId="77777777" w:rsidR="009D2F74" w:rsidRPr="00375D24" w:rsidRDefault="007E6509">
      <w:pPr>
        <w:rPr>
          <w:ins w:id="323" w:author="Eric White" w:date="2026-06-29T11:14:00Z" w16du:dateUtc="2026-06-29T15:14:00Z"/>
          <w:rFonts w:ascii="Times New Roman" w:hAnsi="Times New Roman" w:cs="Times New Roman"/>
          <w:sz w:val="40"/>
        </w:rPr>
      </w:pPr>
      <w:ins w:id="324" w:author="Eric White" w:date="2026-06-29T11:14:00Z" w16du:dateUtc="2026-06-29T15:14:00Z">
        <w:r w:rsidRPr="00375D24">
          <w:rPr>
            <w:rFonts w:ascii="Times New Roman" w:hAnsi="Times New Roman" w:cs="Times New Roman"/>
            <w:sz w:val="40"/>
          </w:rPr>
          <w:t>When you click Online Video, you can paste in the embed code for the video you want to add.</w:t>
        </w:r>
      </w:ins>
    </w:p>
    <w:p w14:paraId="3C771B35" w14:textId="77777777" w:rsidR="009D2F74" w:rsidRPr="00375D24" w:rsidRDefault="007E6509">
      <w:pPr>
        <w:rPr>
          <w:ins w:id="325" w:author="Eric White" w:date="2026-06-29T11:14:00Z" w16du:dateUtc="2026-06-29T15:14:00Z"/>
          <w:rFonts w:ascii="Consolas" w:hAnsi="Consolas" w:cs="Consolas"/>
          <w:sz w:val="12"/>
        </w:rPr>
      </w:pPr>
      <w:ins w:id="326" w:author="Eric White" w:date="2026-06-29T11:14:00Z" w16du:dateUtc="2026-06-29T15:14:00Z">
        <w:r w:rsidRPr="00375D24">
          <w:rPr>
            <w:rFonts w:ascii="Consolas" w:hAnsi="Consolas" w:cs="Consolas"/>
            <w:sz w:val="12"/>
          </w:rPr>
          <w:t>You can also type a keyword to search online for the video that best fits your document.</w:t>
        </w:r>
      </w:ins>
    </w:p>
    <w:p w14:paraId="405BA1E3" w14:textId="77777777" w:rsidR="009D2F74" w:rsidRPr="00FD5E0B" w:rsidRDefault="007E6509">
      <w:pPr>
        <w:rPr>
          <w:ins w:id="327" w:author="Eric White" w:date="2026-06-29T11:14:00Z" w16du:dateUtc="2026-06-29T15:14:00Z"/>
          <w:b/>
          <w:color w:val="262626" w:themeColor="text1" w:themeTint="D9"/>
          <w:sz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ins w:id="328" w:author="Eric White" w:date="2026-06-29T11:14:00Z" w16du:dateUtc="2026-06-29T15:14:00Z">
        <w:r w:rsidRPr="00FD5E0B">
          <w:rPr>
            <w:b/>
            <w:color w:val="262626" w:themeColor="text1" w:themeTint="D9"/>
            <w:sz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Video provides a powerful way to help you prove your point.</w:t>
        </w:r>
      </w:ins>
    </w:p>
    <w:p w14:paraId="165E4EF2" w14:textId="77777777" w:rsidR="009D2F74" w:rsidRPr="00FD5E0B" w:rsidRDefault="007E6509">
      <w:pPr>
        <w:rPr>
          <w:ins w:id="329" w:author="Eric White" w:date="2026-06-29T11:14:00Z" w16du:dateUtc="2026-06-29T15:14:00Z"/>
          <w:sz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ins w:id="330" w:author="Eric White" w:date="2026-06-29T11:14:00Z" w16du:dateUtc="2026-06-29T15:14:00Z">
        <w:r w:rsidRPr="00FD5E0B">
          <w:rPr>
            <w:sz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When you click Online Video, you can paste in the embed code for the video you want to add.</w:t>
        </w:r>
      </w:ins>
    </w:p>
    <w:p w14:paraId="3B074659" w14:textId="77777777" w:rsidR="009D2F74" w:rsidRPr="00FD5E0B" w:rsidRDefault="007E6509">
      <w:pPr>
        <w:rPr>
          <w:ins w:id="331" w:author="Eric White" w:date="2026-06-29T11:14:00Z" w16du:dateUtc="2026-06-29T15:14:00Z"/>
          <w:b/>
          <w:color w:val="F6C5AC" w:themeColor="accent2" w:themeTint="66"/>
          <w14:textOutline w14:w="11112" w14:cap="flat" w14:cmpd="sng" w14:algn="ctr">
            <w14:solidFill>
              <w14:schemeClr w14:val="accent2"/>
            </w14:solidFill>
            <w14:prstDash w14:val="solid"/>
            <w14:round/>
          </w14:textOutline>
        </w:rPr>
      </w:pPr>
      <w:ins w:id="332" w:author="Eric White" w:date="2026-06-29T11:14:00Z" w16du:dateUtc="2026-06-29T15:14:00Z">
        <w:r w:rsidRPr="00FD5E0B">
          <w:rPr>
            <w:b/>
            <w:color w:val="F6C5AC" w:themeColor="accent2" w:themeTint="66"/>
            <w14:textOutline w14:w="11112" w14:cap="flat" w14:cmpd="sng" w14:algn="ctr">
              <w14:solidFill>
                <w14:schemeClr w14:val="accent2"/>
              </w14:solidFill>
              <w14:prstDash w14:val="solid"/>
              <w14:round/>
            </w14:textOutline>
          </w:rPr>
          <w:t>You can also type a keyword to search online for the video that best fits your document.</w:t>
        </w:r>
      </w:ins>
    </w:p>
    <w:p w14:paraId="21229329" w14:textId="77777777" w:rsidR="009D2F74" w:rsidRDefault="007E6509">
      <w:pPr>
        <w:rPr>
          <w:ins w:id="333" w:author="Eric White" w:date="2026-06-29T11:14:00Z" w16du:dateUtc="2026-06-29T15:14:00Z"/>
        </w:rPr>
      </w:pPr>
      <w:ins w:id="334" w:author="Eric White" w:date="2026-06-29T11:14:00Z" w16du:dateUtc="2026-06-29T15:14:00Z">
        <w:r>
          <w:t>Following is a hyperlink.</w:t>
        </w:r>
      </w:ins>
    </w:p>
    <w:p w14:paraId="467442AB" w14:textId="77777777" w:rsidR="009D2F74" w:rsidRDefault="007E6509">
      <w:pPr>
        <w:rPr>
          <w:ins w:id="335" w:author="Eric White" w:date="2026-06-29T11:14:00Z" w16du:dateUtc="2026-06-29T15:14:00Z"/>
        </w:rPr>
      </w:pPr>
      <w:ins w:id="336" w:author="Eric White" w:date="2026-06-29T11:14:00Z" w16du:dateUtc="2026-06-29T15:14:00Z">
        <w:r>
          <w:fldChar w:fldCharType="begin"/>
        </w:r>
        <w:r>
          <w:instrText>HYPERLINK "http://www.ericwhite.com"</w:instrText>
        </w:r>
        <w:r>
          <w:fldChar w:fldCharType="separate"/>
        </w:r>
        <w:r w:rsidRPr="005849D4">
          <w:rPr>
            <w:rStyle w:val="Hyperlink"/>
          </w:rPr>
          <w:t>EricWhite.com</w:t>
        </w:r>
        <w:r>
          <w:fldChar w:fldCharType="end"/>
        </w:r>
      </w:ins>
    </w:p>
    <w:p w14:paraId="752E6B7E" w14:textId="77777777" w:rsidR="009D2F74" w:rsidRDefault="007E6509" w:rsidP="001B6543">
      <w:pPr>
        <w:pStyle w:val="ListParagraph"/>
        <w:numPr>
          <w:ilvl w:val="0"/>
          <w:numId w:val="7"/>
        </w:numPr>
        <w:spacing w:line="259" w:lineRule="auto"/>
        <w:rPr>
          <w:ins w:id="337" w:author="Eric White" w:date="2026-06-29T11:14:00Z" w16du:dateUtc="2026-06-29T15:14:00Z"/>
        </w:rPr>
      </w:pPr>
      <w:ins w:id="338" w:author="Eric White" w:date="2026-06-29T11:14:00Z" w16du:dateUtc="2026-06-29T15:14:00Z">
        <w:r>
          <w:t>Video provides a powerful way to help you prove your point.</w:t>
        </w:r>
      </w:ins>
    </w:p>
    <w:p w14:paraId="10DEA4A8" w14:textId="77777777" w:rsidR="009D2F74" w:rsidRDefault="007E6509" w:rsidP="001B6543">
      <w:pPr>
        <w:pStyle w:val="ListParagraph"/>
        <w:numPr>
          <w:ilvl w:val="1"/>
          <w:numId w:val="7"/>
        </w:numPr>
        <w:spacing w:line="259" w:lineRule="auto"/>
        <w:rPr>
          <w:ins w:id="339" w:author="Eric White" w:date="2026-06-29T11:14:00Z" w16du:dateUtc="2026-06-29T15:14:00Z"/>
        </w:rPr>
      </w:pPr>
      <w:ins w:id="340" w:author="Eric White" w:date="2026-06-29T11:14:00Z" w16du:dateUtc="2026-06-29T15:14:00Z">
        <w:r>
          <w:t>When you click Online Video, you can paste in the embed code for the video you want to add.</w:t>
        </w:r>
      </w:ins>
    </w:p>
    <w:p w14:paraId="485F7974" w14:textId="77777777" w:rsidR="009D2F74" w:rsidRDefault="007E6509" w:rsidP="001B6543">
      <w:pPr>
        <w:pStyle w:val="ListParagraph"/>
        <w:numPr>
          <w:ilvl w:val="1"/>
          <w:numId w:val="7"/>
        </w:numPr>
        <w:spacing w:line="259" w:lineRule="auto"/>
        <w:rPr>
          <w:ins w:id="341" w:author="Eric White" w:date="2026-06-29T11:14:00Z" w16du:dateUtc="2026-06-29T15:14:00Z"/>
        </w:rPr>
      </w:pPr>
      <w:ins w:id="342" w:author="Eric White" w:date="2026-06-29T11:14:00Z" w16du:dateUtc="2026-06-29T15:14:00Z">
        <w:r>
          <w:t>You can also type a keyword to search online for the video that best fits your document.</w:t>
        </w:r>
      </w:ins>
    </w:p>
    <w:p w14:paraId="11C3285E" w14:textId="77777777" w:rsidR="009D2F74" w:rsidRDefault="007E6509" w:rsidP="001B6543">
      <w:pPr>
        <w:pStyle w:val="ListParagraph"/>
        <w:numPr>
          <w:ilvl w:val="0"/>
          <w:numId w:val="7"/>
        </w:numPr>
        <w:spacing w:line="259" w:lineRule="auto"/>
        <w:rPr>
          <w:ins w:id="343" w:author="Eric White" w:date="2026-06-29T11:14:00Z" w16du:dateUtc="2026-06-29T15:14:00Z"/>
        </w:rPr>
      </w:pPr>
      <w:ins w:id="344" w:author="Eric White" w:date="2026-06-29T11:14:00Z" w16du:dateUtc="2026-06-29T15:14:00Z">
        <w:r>
          <w:t>To make your document look professionally produced, Word provides header, footer, cover page, and text box designs that complement each other.</w:t>
        </w:r>
      </w:ins>
    </w:p>
    <w:p w14:paraId="06F04DBB" w14:textId="77777777" w:rsidR="009D2F74" w:rsidRDefault="007E6509" w:rsidP="001B6543">
      <w:pPr>
        <w:pStyle w:val="ListParagraph"/>
        <w:numPr>
          <w:ilvl w:val="1"/>
          <w:numId w:val="7"/>
        </w:numPr>
        <w:spacing w:line="259" w:lineRule="auto"/>
        <w:rPr>
          <w:ins w:id="345" w:author="Eric White" w:date="2026-06-29T11:14:00Z" w16du:dateUtc="2026-06-29T15:14:00Z"/>
        </w:rPr>
      </w:pPr>
      <w:ins w:id="346" w:author="Eric White" w:date="2026-06-29T11:14:00Z" w16du:dateUtc="2026-06-29T15:14:00Z">
        <w:r>
          <w:t>For example, you can add a matching cover page, header, and sidebar.</w:t>
        </w:r>
      </w:ins>
    </w:p>
    <w:p w14:paraId="4BE2BF85" w14:textId="77777777" w:rsidR="009D2F74" w:rsidRDefault="007E6509" w:rsidP="007E6A89">
      <w:pPr>
        <w:pStyle w:val="ListParagraph"/>
        <w:numPr>
          <w:ilvl w:val="0"/>
          <w:numId w:val="8"/>
        </w:numPr>
        <w:spacing w:line="259" w:lineRule="auto"/>
        <w:rPr>
          <w:ins w:id="347" w:author="Eric White" w:date="2026-06-29T11:14:00Z" w16du:dateUtc="2026-06-29T15:14:00Z"/>
        </w:rPr>
      </w:pPr>
      <w:ins w:id="348" w:author="Eric White" w:date="2026-06-29T11:14:00Z" w16du:dateUtc="2026-06-29T15:14:00Z">
        <w:r>
          <w:lastRenderedPageBreak/>
          <w:t>Video provides a powerful way to help you prove your point.</w:t>
        </w:r>
      </w:ins>
    </w:p>
    <w:p w14:paraId="54DA412F" w14:textId="77777777" w:rsidR="009D2F74" w:rsidRDefault="007E6509" w:rsidP="007E6A89">
      <w:pPr>
        <w:pStyle w:val="ListParagraph"/>
        <w:numPr>
          <w:ilvl w:val="1"/>
          <w:numId w:val="8"/>
        </w:numPr>
        <w:spacing w:line="259" w:lineRule="auto"/>
        <w:rPr>
          <w:ins w:id="349" w:author="Eric White" w:date="2026-06-29T11:14:00Z" w16du:dateUtc="2026-06-29T15:14:00Z"/>
        </w:rPr>
      </w:pPr>
      <w:ins w:id="350" w:author="Eric White" w:date="2026-06-29T11:14:00Z" w16du:dateUtc="2026-06-29T15:14:00Z">
        <w:r>
          <w:t>When you click Online Video, you can paste in the embed code for the video you want to add.</w:t>
        </w:r>
      </w:ins>
    </w:p>
    <w:p w14:paraId="5403892E" w14:textId="77777777" w:rsidR="009D2F74" w:rsidRDefault="007E6509" w:rsidP="007E6A89">
      <w:pPr>
        <w:pStyle w:val="ListParagraph"/>
        <w:numPr>
          <w:ilvl w:val="1"/>
          <w:numId w:val="8"/>
        </w:numPr>
        <w:spacing w:line="259" w:lineRule="auto"/>
        <w:rPr>
          <w:ins w:id="351" w:author="Eric White" w:date="2026-06-29T11:14:00Z" w16du:dateUtc="2026-06-29T15:14:00Z"/>
        </w:rPr>
      </w:pPr>
      <w:ins w:id="352" w:author="Eric White" w:date="2026-06-29T11:14:00Z" w16du:dateUtc="2026-06-29T15:14:00Z">
        <w:r>
          <w:t>You can also type a keyword to search online for the video that best fits your document.</w:t>
        </w:r>
      </w:ins>
    </w:p>
    <w:p w14:paraId="26B29323" w14:textId="77777777" w:rsidR="009D2F74" w:rsidRDefault="007E6509" w:rsidP="007E6A89">
      <w:pPr>
        <w:pStyle w:val="ListParagraph"/>
        <w:numPr>
          <w:ilvl w:val="1"/>
          <w:numId w:val="8"/>
        </w:numPr>
        <w:spacing w:line="259" w:lineRule="auto"/>
        <w:rPr>
          <w:ins w:id="353" w:author="Eric White" w:date="2026-06-29T11:14:00Z" w16du:dateUtc="2026-06-29T15:14:00Z"/>
        </w:rPr>
      </w:pPr>
      <w:ins w:id="354" w:author="Eric White" w:date="2026-06-29T11:14:00Z" w16du:dateUtc="2026-06-29T15:14:00Z">
        <w:r>
          <w:t>To make your document look professionally produced, Word provides header, footer, cover page, and text box designs that complement each other.</w:t>
        </w:r>
      </w:ins>
    </w:p>
    <w:p w14:paraId="2BC36EFF" w14:textId="77777777" w:rsidR="009D2F74" w:rsidRDefault="007E6509" w:rsidP="007E6A89">
      <w:pPr>
        <w:pStyle w:val="ListParagraph"/>
        <w:numPr>
          <w:ilvl w:val="0"/>
          <w:numId w:val="8"/>
        </w:numPr>
        <w:spacing w:line="259" w:lineRule="auto"/>
        <w:rPr>
          <w:ins w:id="355" w:author="Eric White" w:date="2026-06-29T11:14:00Z" w16du:dateUtc="2026-06-29T15:14:00Z"/>
        </w:rPr>
      </w:pPr>
      <w:ins w:id="356" w:author="Eric White" w:date="2026-06-29T11:14:00Z" w16du:dateUtc="2026-06-29T15:14:00Z">
        <w:r>
          <w:t>For example, you can add a matching cover page, header, and sidebar.</w:t>
        </w:r>
      </w:ins>
    </w:p>
    <w:p w14:paraId="0385F8D8" w14:textId="77777777" w:rsidR="009D2F74" w:rsidRDefault="007E6509" w:rsidP="007E6A89">
      <w:pPr>
        <w:pStyle w:val="ListParagraph"/>
        <w:numPr>
          <w:ilvl w:val="1"/>
          <w:numId w:val="8"/>
        </w:numPr>
        <w:spacing w:line="259" w:lineRule="auto"/>
        <w:rPr>
          <w:ins w:id="357" w:author="Eric White" w:date="2026-06-29T11:14:00Z" w16du:dateUtc="2026-06-29T15:14:00Z"/>
        </w:rPr>
      </w:pPr>
      <w:ins w:id="358" w:author="Eric White" w:date="2026-06-29T11:14:00Z" w16du:dateUtc="2026-06-29T15:14:00Z">
        <w:r>
          <w:t>Click Insert and then choose the elements you want from the different galleries.</w:t>
        </w:r>
      </w:ins>
    </w:p>
    <w:p w14:paraId="45A81F88" w14:textId="77777777" w:rsidR="009D2F74" w:rsidRDefault="007E6509" w:rsidP="007E6A89">
      <w:pPr>
        <w:pStyle w:val="ListParagraph"/>
        <w:numPr>
          <w:ilvl w:val="1"/>
          <w:numId w:val="8"/>
        </w:numPr>
        <w:spacing w:line="259" w:lineRule="auto"/>
        <w:rPr>
          <w:ins w:id="359" w:author="Eric White" w:date="2026-06-29T11:14:00Z" w16du:dateUtc="2026-06-29T15:14:00Z"/>
        </w:rPr>
      </w:pPr>
      <w:ins w:id="360" w:author="Eric White" w:date="2026-06-29T11:14:00Z" w16du:dateUtc="2026-06-29T15:14:00Z">
        <w:r>
          <w:t>Themes and styles also help keep your document coordinated.</w:t>
        </w:r>
      </w:ins>
    </w:p>
    <w:p w14:paraId="5DCE6C90" w14:textId="77777777" w:rsidR="009D2F74" w:rsidRDefault="007E6509" w:rsidP="007E6A89">
      <w:pPr>
        <w:pStyle w:val="ListParagraph"/>
        <w:numPr>
          <w:ilvl w:val="0"/>
          <w:numId w:val="8"/>
        </w:numPr>
        <w:spacing w:line="259" w:lineRule="auto"/>
        <w:rPr>
          <w:ins w:id="361" w:author="Eric White" w:date="2026-06-29T11:14:00Z" w16du:dateUtc="2026-06-29T15:14:00Z"/>
        </w:rPr>
      </w:pPr>
      <w:ins w:id="362" w:author="Eric White" w:date="2026-06-29T11:14:00Z" w16du:dateUtc="2026-06-29T15:14:00Z">
        <w:r>
          <w:t>When you click Design and choose a new Theme, the pictures, charts, and SmartArt graphics change to match your new theme.</w:t>
        </w:r>
      </w:ins>
    </w:p>
    <w:p w14:paraId="5327A714" w14:textId="77777777" w:rsidR="009D2F74" w:rsidRDefault="007E6509" w:rsidP="007E6A89">
      <w:pPr>
        <w:pStyle w:val="ListParagraph"/>
        <w:numPr>
          <w:ilvl w:val="1"/>
          <w:numId w:val="8"/>
        </w:numPr>
        <w:spacing w:line="259" w:lineRule="auto"/>
        <w:rPr>
          <w:ins w:id="363" w:author="Eric White" w:date="2026-06-29T11:14:00Z" w16du:dateUtc="2026-06-29T15:14:00Z"/>
        </w:rPr>
      </w:pPr>
      <w:ins w:id="364" w:author="Eric White" w:date="2026-06-29T11:14:00Z" w16du:dateUtc="2026-06-29T15:14:00Z">
        <w:r>
          <w:t>When you apply styles, your headings change to match the new theme.</w:t>
        </w:r>
      </w:ins>
    </w:p>
    <w:p w14:paraId="33419125" w14:textId="77777777" w:rsidR="00AD20E4" w:rsidRDefault="007E6509" w:rsidP="007E6A89">
      <w:pPr>
        <w:pStyle w:val="ListParagraph"/>
        <w:numPr>
          <w:ilvl w:val="1"/>
          <w:numId w:val="8"/>
        </w:numPr>
        <w:spacing w:line="259" w:lineRule="auto"/>
        <w:rPr>
          <w:ins w:id="365" w:author="Eric White" w:date="2026-06-29T11:14:00Z" w16du:dateUtc="2026-06-29T15:14:00Z"/>
        </w:rPr>
      </w:pPr>
      <w:ins w:id="366" w:author="Eric White" w:date="2026-06-29T11:14:00Z" w16du:dateUtc="2026-06-29T15:14:00Z">
        <w:r>
          <w:t>Save time in Word with new buttons that show up where you need them.</w:t>
        </w:r>
      </w:ins>
    </w:p>
    <w:p w14:paraId="7569FAFA" w14:textId="77777777" w:rsidR="009D2F74" w:rsidRDefault="009D2F74">
      <w:pPr>
        <w:rPr>
          <w:ins w:id="367" w:author="Eric White" w:date="2026-06-29T11:14:00Z" w16du:dateUtc="2026-06-29T15:14:00Z"/>
        </w:rPr>
      </w:pPr>
    </w:p>
    <w:p w14:paraId="7DCE2E0C" w14:textId="77777777" w:rsidR="009D2F74" w:rsidRDefault="007E6509">
      <w:pPr>
        <w:rPr>
          <w:ins w:id="368" w:author="Eric White" w:date="2026-06-29T11:14:00Z" w16du:dateUtc="2026-06-29T15:14:00Z"/>
        </w:rPr>
      </w:pPr>
      <w:ins w:id="369" w:author="Eric White" w:date="2026-06-29T11:14:00Z" w16du:dateUtc="2026-06-29T15:14:00Z">
        <w:r w:rsidRPr="008F32D2">
          <w:rPr>
            <w:b/>
            <w:i/>
            <w:highlight w:val="yellow"/>
            <w:u w:val="single"/>
          </w:rPr>
          <w:t>Video provides a powerful way to help you prove your point.</w:t>
        </w:r>
        <w:r>
          <w:t xml:space="preserve"> When you click Online Video, you can paste</w:t>
        </w:r>
      </w:ins>
      <w:del w:id="370" w:author="Eric White" w:date="2014-10-28T20:44:00Z">
        <w:r w:rsidDel="00D350BA">
          <w:delText xml:space="preserve"> in the embed code for the video you want to add</w:delText>
        </w:r>
      </w:del>
      <w:ins w:id="371" w:author="Eric White" w:date="2026-06-29T11:14:00Z" w16du:dateUtc="2026-06-29T15:14:00Z">
        <w:r>
          <w:t>. You can also type a keyword to search online for the video that best fits your document.</w:t>
        </w:r>
      </w:ins>
    </w:p>
    <w:tbl>
      <w:tblPr>
        <w:tblStyle w:val="GridTable4-Accent5"/>
        <w:tblW w:w="0" w:type="dxa"/>
        <w:tblLook w:val="04A0" w:firstRow="1" w:lastRow="0" w:firstColumn="1" w:lastColumn="0" w:noHBand="0" w:noVBand="1"/>
      </w:tblPr>
      <w:tblGrid>
        <w:gridCol w:w="3116"/>
        <w:gridCol w:w="3117"/>
        <w:gridCol w:w="3117"/>
      </w:tblGrid>
      <w:tr w:rsidR="00C4274D" w14:paraId="28433401" w14:textId="77777777" w:rsidTr="00665111">
        <w:trPr>
          <w:cnfStyle w:val="100000000000" w:firstRow="1" w:lastRow="0" w:firstColumn="0" w:lastColumn="0" w:oddVBand="0" w:evenVBand="0" w:oddHBand="0" w:evenHBand="0" w:firstRowFirstColumn="0" w:firstRowLastColumn="0" w:lastRowFirstColumn="0" w:lastRowLastColumn="0"/>
          <w:ins w:id="372" w:author="Eric White" w:date="2026-06-29T11:14:00Z" w16du:dateUtc="2026-06-29T15:14:00Z"/>
        </w:trPr>
        <w:tc>
          <w:tcPr>
            <w:cnfStyle w:val="001000000000" w:firstRow="0" w:lastRow="0" w:firstColumn="1" w:lastColumn="0" w:oddVBand="0" w:evenVBand="0" w:oddHBand="0" w:evenHBand="0" w:firstRowFirstColumn="0" w:firstRowLastColumn="0" w:lastRowFirstColumn="0" w:lastRowLastColumn="0"/>
            <w:tcW w:w="3116" w:type="dxa"/>
          </w:tcPr>
          <w:p w14:paraId="69C96B7B" w14:textId="77777777" w:rsidR="009D2F74" w:rsidRDefault="007E6509">
            <w:pPr>
              <w:rPr>
                <w:ins w:id="373" w:author="Eric White" w:date="2026-06-29T11:14:00Z" w16du:dateUtc="2026-06-29T15:14:00Z"/>
              </w:rPr>
            </w:pPr>
            <w:ins w:id="374" w:author="Eric White" w:date="2026-06-29T11:14:00Z" w16du:dateUtc="2026-06-29T15:14:00Z">
              <w:r>
                <w:rPr>
                  <w:noProof/>
                </w:rPr>
                <w:t>Lorem ipsum dolor sit amet</w:t>
              </w:r>
            </w:ins>
          </w:p>
        </w:tc>
        <w:tc>
          <w:tcPr>
            <w:tcW w:w="3117" w:type="dxa"/>
          </w:tcPr>
          <w:p w14:paraId="6F2D47E4" w14:textId="77777777" w:rsidR="009D2F74" w:rsidRPr="00C4274D" w:rsidRDefault="007E6509">
            <w:pPr>
              <w:cnfStyle w:val="100000000000" w:firstRow="1" w:lastRow="0" w:firstColumn="0" w:lastColumn="0" w:oddVBand="0" w:evenVBand="0" w:oddHBand="0" w:evenHBand="0" w:firstRowFirstColumn="0" w:firstRowLastColumn="0" w:lastRowFirstColumn="0" w:lastRowLastColumn="0"/>
              <w:rPr>
                <w:ins w:id="375" w:author="Eric White" w:date="2026-06-29T11:14:00Z" w16du:dateUtc="2026-06-29T15:14:00Z"/>
                <w:b w:val="0"/>
              </w:rPr>
            </w:pPr>
            <w:ins w:id="376" w:author="Eric White" w:date="2026-06-29T11:14:00Z" w16du:dateUtc="2026-06-29T15:14:00Z">
              <w:r>
                <w:rPr>
                  <w:noProof/>
                </w:rPr>
                <w:t>Consectetuer adipiscing elit</w:t>
              </w:r>
            </w:ins>
          </w:p>
        </w:tc>
        <w:tc>
          <w:tcPr>
            <w:tcW w:w="3117" w:type="dxa"/>
          </w:tcPr>
          <w:p w14:paraId="372BD97C" w14:textId="77777777" w:rsidR="009D2F74" w:rsidRDefault="007E6509">
            <w:pPr>
              <w:cnfStyle w:val="100000000000" w:firstRow="1" w:lastRow="0" w:firstColumn="0" w:lastColumn="0" w:oddVBand="0" w:evenVBand="0" w:oddHBand="0" w:evenHBand="0" w:firstRowFirstColumn="0" w:firstRowLastColumn="0" w:lastRowFirstColumn="0" w:lastRowLastColumn="0"/>
              <w:rPr>
                <w:ins w:id="377" w:author="Eric White" w:date="2026-06-29T11:14:00Z" w16du:dateUtc="2026-06-29T15:14:00Z"/>
              </w:rPr>
            </w:pPr>
            <w:ins w:id="378" w:author="Eric White" w:date="2026-06-29T11:14:00Z" w16du:dateUtc="2026-06-29T15:14:00Z">
              <w:r>
                <w:rPr>
                  <w:noProof/>
                </w:rPr>
                <w:t>Maecenas porttitor congue massa.</w:t>
              </w:r>
            </w:ins>
          </w:p>
        </w:tc>
      </w:tr>
      <w:tr w:rsidR="00C4274D" w:rsidDel="00D350BA" w14:paraId="483CB5CB" w14:textId="77777777" w:rsidTr="00665111">
        <w:trPr>
          <w:cnfStyle w:val="000000100000" w:firstRow="0" w:lastRow="0" w:firstColumn="0" w:lastColumn="0" w:oddVBand="0" w:evenVBand="0" w:oddHBand="1" w:evenHBand="0" w:firstRowFirstColumn="0" w:firstRowLastColumn="0" w:lastRowFirstColumn="0" w:lastRowLastColumn="0"/>
          <w:del w:id="379" w:author="Eric White" w:date="2014-10-28T20:44:00Z"/>
        </w:trPr>
        <w:tc>
          <w:tcPr>
            <w:cnfStyle w:val="001000000000" w:firstRow="0" w:lastRow="0" w:firstColumn="1" w:lastColumn="0" w:oddVBand="0" w:evenVBand="0" w:oddHBand="0" w:evenHBand="0" w:firstRowFirstColumn="0" w:firstRowLastColumn="0" w:lastRowFirstColumn="0" w:lastRowLastColumn="0"/>
            <w:tcW w:w="3116" w:type="dxa"/>
          </w:tcPr>
          <w:p w14:paraId="352EC88E" w14:textId="77777777" w:rsidR="009D2F74" w:rsidDel="00D350BA" w:rsidRDefault="007E6509">
            <w:pPr>
              <w:rPr>
                <w:del w:id="380" w:author="Eric White" w:date="2014-10-28T20:44:00Z"/>
              </w:rPr>
            </w:pPr>
            <w:del w:id="381" w:author="Eric White" w:date="2014-10-28T20:44:00Z">
              <w:r w:rsidDel="00D350BA">
                <w:delText>100</w:delText>
              </w:r>
            </w:del>
          </w:p>
        </w:tc>
        <w:tc>
          <w:tcPr>
            <w:tcW w:w="3117" w:type="dxa"/>
          </w:tcPr>
          <w:p w14:paraId="5ED0C048" w14:textId="77777777" w:rsidR="009D2F74" w:rsidDel="00D350BA" w:rsidRDefault="007E6509">
            <w:pPr>
              <w:cnfStyle w:val="000000100000" w:firstRow="0" w:lastRow="0" w:firstColumn="0" w:lastColumn="0" w:oddVBand="0" w:evenVBand="0" w:oddHBand="1" w:evenHBand="0" w:firstRowFirstColumn="0" w:firstRowLastColumn="0" w:lastRowFirstColumn="0" w:lastRowLastColumn="0"/>
              <w:rPr>
                <w:del w:id="382" w:author="Eric White" w:date="2014-10-28T20:44:00Z"/>
              </w:rPr>
            </w:pPr>
            <w:del w:id="383" w:author="Eric White" w:date="2014-10-28T20:44:00Z">
              <w:r w:rsidDel="00D350BA">
                <w:delText>200</w:delText>
              </w:r>
            </w:del>
          </w:p>
        </w:tc>
        <w:tc>
          <w:tcPr>
            <w:tcW w:w="3117" w:type="dxa"/>
          </w:tcPr>
          <w:p w14:paraId="096D7C0D" w14:textId="77777777" w:rsidR="009D2F74" w:rsidDel="00D350BA" w:rsidRDefault="007E6509">
            <w:pPr>
              <w:cnfStyle w:val="000000100000" w:firstRow="0" w:lastRow="0" w:firstColumn="0" w:lastColumn="0" w:oddVBand="0" w:evenVBand="0" w:oddHBand="1" w:evenHBand="0" w:firstRowFirstColumn="0" w:firstRowLastColumn="0" w:lastRowFirstColumn="0" w:lastRowLastColumn="0"/>
              <w:rPr>
                <w:del w:id="384" w:author="Eric White" w:date="2014-10-28T20:44:00Z"/>
              </w:rPr>
            </w:pPr>
            <w:del w:id="385" w:author="Eric White" w:date="2014-10-28T20:44:00Z">
              <w:r w:rsidDel="00D350BA">
                <w:delText>300</w:delText>
              </w:r>
            </w:del>
          </w:p>
        </w:tc>
      </w:tr>
      <w:tr w:rsidR="00C4274D" w14:paraId="6B9CB10B" w14:textId="77777777" w:rsidTr="00665111">
        <w:trPr>
          <w:ins w:id="386" w:author="Eric White" w:date="2026-06-29T11:14:00Z" w16du:dateUtc="2026-06-29T15:14:00Z"/>
        </w:trPr>
        <w:tc>
          <w:tcPr>
            <w:cnfStyle w:val="001000000000" w:firstRow="0" w:lastRow="0" w:firstColumn="1" w:lastColumn="0" w:oddVBand="0" w:evenVBand="0" w:oddHBand="0" w:evenHBand="0" w:firstRowFirstColumn="0" w:firstRowLastColumn="0" w:lastRowFirstColumn="0" w:lastRowLastColumn="0"/>
            <w:tcW w:w="3116" w:type="dxa"/>
          </w:tcPr>
          <w:p w14:paraId="5C1719FD" w14:textId="77777777" w:rsidR="009D2F74" w:rsidRDefault="007E6509">
            <w:pPr>
              <w:rPr>
                <w:ins w:id="387" w:author="Eric White" w:date="2026-06-29T11:14:00Z" w16du:dateUtc="2026-06-29T15:14:00Z"/>
              </w:rPr>
            </w:pPr>
            <w:ins w:id="388" w:author="Eric White" w:date="2026-06-29T11:14:00Z" w16du:dateUtc="2026-06-29T15:14:00Z">
              <w:r>
                <w:t>400</w:t>
              </w:r>
            </w:ins>
          </w:p>
        </w:tc>
        <w:tc>
          <w:tcPr>
            <w:tcW w:w="3117" w:type="dxa"/>
          </w:tcPr>
          <w:p w14:paraId="7D4CF8AA" w14:textId="77777777" w:rsidR="009D2F74" w:rsidRDefault="007E6509">
            <w:pPr>
              <w:cnfStyle w:val="000000000000" w:firstRow="0" w:lastRow="0" w:firstColumn="0" w:lastColumn="0" w:oddVBand="0" w:evenVBand="0" w:oddHBand="0" w:evenHBand="0" w:firstRowFirstColumn="0" w:firstRowLastColumn="0" w:lastRowFirstColumn="0" w:lastRowLastColumn="0"/>
              <w:rPr>
                <w:ins w:id="389" w:author="Eric White" w:date="2026-06-29T11:14:00Z" w16du:dateUtc="2026-06-29T15:14:00Z"/>
              </w:rPr>
            </w:pPr>
            <w:ins w:id="390" w:author="Eric White" w:date="2026-06-29T11:14:00Z" w16du:dateUtc="2026-06-29T15:14:00Z">
              <w:r>
                <w:t>500</w:t>
              </w:r>
            </w:ins>
          </w:p>
        </w:tc>
        <w:tc>
          <w:tcPr>
            <w:tcW w:w="3117" w:type="dxa"/>
          </w:tcPr>
          <w:p w14:paraId="0CEC9855" w14:textId="77777777" w:rsidR="009D2F74" w:rsidRDefault="007E6509">
            <w:pPr>
              <w:cnfStyle w:val="000000000000" w:firstRow="0" w:lastRow="0" w:firstColumn="0" w:lastColumn="0" w:oddVBand="0" w:evenVBand="0" w:oddHBand="0" w:evenHBand="0" w:firstRowFirstColumn="0" w:firstRowLastColumn="0" w:lastRowFirstColumn="0" w:lastRowLastColumn="0"/>
              <w:rPr>
                <w:ins w:id="391" w:author="Eric White" w:date="2026-06-29T11:14:00Z" w16du:dateUtc="2026-06-29T15:14:00Z"/>
              </w:rPr>
            </w:pPr>
            <w:ins w:id="392" w:author="Eric White" w:date="2026-06-29T11:14:00Z" w16du:dateUtc="2026-06-29T15:14:00Z">
              <w:r>
                <w:t>600</w:t>
              </w:r>
            </w:ins>
          </w:p>
        </w:tc>
      </w:tr>
    </w:tbl>
    <w:p w14:paraId="7540EDBA" w14:textId="77777777" w:rsidR="009D2F74" w:rsidRDefault="009D2F74" w:rsidP="00C4274D">
      <w:pPr>
        <w:rPr>
          <w:ins w:id="393" w:author="Eric White" w:date="2026-06-29T11:14:00Z" w16du:dateUtc="2026-06-29T15:14:00Z"/>
        </w:rPr>
      </w:pPr>
    </w:p>
    <w:p w14:paraId="56ECE6CA" w14:textId="77777777" w:rsidR="009D2F74" w:rsidRDefault="007E6509" w:rsidP="006F1BE6">
      <w:pPr>
        <w:jc w:val="both"/>
        <w:rPr>
          <w:ins w:id="394" w:author="Eric White" w:date="2026-06-29T11:14:00Z" w16du:dateUtc="2026-06-29T15:14:00Z"/>
        </w:rPr>
      </w:pPr>
      <w:ins w:id="395" w:author="Eric White" w:date="2026-06-29T11:14:00Z" w16du:dateUtc="2026-06-29T15:14:00Z">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ins>
    </w:p>
    <w:p w14:paraId="595EB4B7" w14:textId="77777777" w:rsidR="009D2F74" w:rsidRDefault="007E6509" w:rsidP="00CD35D8">
      <w:pPr>
        <w:ind w:left="720" w:hanging="720"/>
        <w:rPr>
          <w:ins w:id="396" w:author="Eric White" w:date="2026-06-29T11:14:00Z" w16du:dateUtc="2026-06-29T15:14:00Z"/>
        </w:rPr>
      </w:pPr>
      <w:ins w:id="397" w:author="Eric White" w:date="2026-06-29T11:14:00Z" w16du:dateUtc="2026-06-29T15:14:00Z">
        <w:r>
          <w:t>Video provides a powerful way to help you prove your point. When you click Online Video, you can paste in the embed code for the video you want to add. You can also type a keyword to search online for the video that best fits your document.</w:t>
        </w:r>
      </w:ins>
    </w:p>
    <w:p w14:paraId="2147A873" w14:textId="77777777" w:rsidR="009D2F74" w:rsidRDefault="007E6509" w:rsidP="00CD35D8">
      <w:pPr>
        <w:ind w:firstLine="720"/>
        <w:rPr>
          <w:ins w:id="398" w:author="Eric White" w:date="2026-06-29T11:14:00Z" w16du:dateUtc="2026-06-29T15:14:00Z"/>
        </w:rPr>
      </w:pPr>
      <w:ins w:id="399" w:author="Eric White" w:date="2026-06-29T11:14:00Z" w16du:dateUtc="2026-06-29T15:14:00Z">
        <w:r>
          <w:t>To make your document look professionally produced, Word provides header, footer, cover page, and text box designs that complement each other.</w:t>
        </w:r>
      </w:ins>
    </w:p>
    <w:p w14:paraId="551600B1" w14:textId="77777777" w:rsidR="009D2F74" w:rsidRDefault="007E6509" w:rsidP="00CD35D8">
      <w:pPr>
        <w:ind w:left="1440"/>
        <w:rPr>
          <w:ins w:id="400" w:author="Eric White" w:date="2026-06-29T11:14:00Z" w16du:dateUtc="2026-06-29T15:14:00Z"/>
        </w:rPr>
      </w:pPr>
      <w:ins w:id="401" w:author="Eric White" w:date="2026-06-29T11:14:00Z" w16du:dateUtc="2026-06-29T15:14:00Z">
        <w:r>
          <w:t>For example, you can add a matching cover page, header, and sidebar.</w:t>
        </w:r>
      </w:ins>
    </w:p>
    <w:p w14:paraId="482579FD" w14:textId="77777777" w:rsidR="009D2F74" w:rsidRDefault="007E6509" w:rsidP="00CD35D8">
      <w:pPr>
        <w:ind w:left="2880"/>
        <w:rPr>
          <w:ins w:id="402" w:author="Eric White" w:date="2026-06-29T11:14:00Z" w16du:dateUtc="2026-06-29T15:14:00Z"/>
        </w:rPr>
      </w:pPr>
      <w:ins w:id="403" w:author="Eric White" w:date="2026-06-29T11:14:00Z" w16du:dateUtc="2026-06-29T15:14:00Z">
        <w:r>
          <w:lastRenderedPageBreak/>
          <w:t>Click Insert and then choose the elements you want from the different galleries.</w:t>
        </w:r>
      </w:ins>
    </w:p>
    <w:p w14:paraId="0A4F1831" w14:textId="1131E0A6" w:rsidR="00E46312" w:rsidRDefault="007E6509" w:rsidP="00E46312">
      <w:pPr>
        <w:rPr>
          <w:del w:id="404" w:author="Eric White" w:date="2026-06-29T11:14:00Z" w16du:dateUtc="2026-06-29T15:14:00Z"/>
        </w:rPr>
      </w:pPr>
      <w:ins w:id="405" w:author="Eric White" w:date="2026-06-29T11:14:00Z" w16du:dateUtc="2026-06-29T15:14:00Z">
        <w:r>
          <w:rPr>
            <w:noProof/>
          </w:rPr>
          <w:drawing>
            <wp:inline distT="0" distB="0" distL="0" distR="0" wp14:anchorId="05FEE8A2" wp14:editId="1F2F4FE4">
              <wp:extent cx="5486400" cy="3200400"/>
              <wp:effectExtent l="0" t="0" r="19050" b="0"/>
              <wp:docPr id="17"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3" r:lo="rId34" r:qs="rId35" r:cs="rId36"/>
                </a:graphicData>
              </a:graphic>
            </wp:inline>
          </w:drawing>
        </w:r>
      </w:ins>
      <w:del w:id="406" w:author="Eric White" w:date="2026-06-29T11:14:00Z" w16du:dateUtc="2026-06-29T15:14:00Z">
        <w:r w:rsidR="00E46312">
          <w:delText xml:space="preserve">Num words: </w:delText>
        </w:r>
        <w:r w:rsidR="00991485">
          <w:fldChar w:fldCharType="begin"/>
        </w:r>
        <w:r w:rsidR="00991485">
          <w:delInstrText xml:space="preserve"> NUMWORDS </w:delInstrText>
        </w:r>
        <w:r w:rsidR="00991485">
          <w:fldChar w:fldCharType="separate"/>
        </w:r>
        <w:r w:rsidR="00991485">
          <w:rPr>
            <w:noProof/>
          </w:rPr>
          <w:delText>12</w:delText>
        </w:r>
        <w:r w:rsidR="00991485">
          <w:rPr>
            <w:noProof/>
          </w:rPr>
          <w:fldChar w:fldCharType="end"/>
        </w:r>
      </w:del>
    </w:p>
    <w:p w14:paraId="105022F6" w14:textId="7E9F0C27" w:rsidR="00E46312" w:rsidRDefault="00E46312" w:rsidP="00E46312">
      <w:pPr>
        <w:rPr>
          <w:del w:id="407" w:author="Eric White" w:date="2026-06-29T11:14:00Z" w16du:dateUtc="2026-06-29T15:14:00Z"/>
        </w:rPr>
      </w:pPr>
      <w:del w:id="408" w:author="Eric White" w:date="2026-06-29T11:14:00Z" w16du:dateUtc="2026-06-29T15:14:00Z">
        <w:r>
          <w:delText xml:space="preserve">Num chars: </w:delText>
        </w:r>
        <w:r w:rsidR="00991485">
          <w:fldChar w:fldCharType="begin"/>
        </w:r>
        <w:r w:rsidR="00991485">
          <w:delInstrText xml:space="preserve"> NUMCHARS </w:delInstrText>
        </w:r>
        <w:r w:rsidR="00991485">
          <w:fldChar w:fldCharType="separate"/>
        </w:r>
        <w:r w:rsidR="00991485">
          <w:rPr>
            <w:noProof/>
          </w:rPr>
          <w:delText>41</w:delText>
        </w:r>
        <w:r w:rsidR="00991485">
          <w:rPr>
            <w:noProof/>
          </w:rPr>
          <w:fldChar w:fldCharType="end"/>
        </w:r>
      </w:del>
    </w:p>
    <w:p w14:paraId="3B5C781E" w14:textId="05F9C6B2" w:rsidR="00F57268" w:rsidRDefault="00E46312" w:rsidP="00E46312">
      <w:pPr>
        <w:rPr>
          <w:del w:id="409" w:author="Eric White" w:date="2026-06-29T11:14:00Z" w16du:dateUtc="2026-06-29T15:14:00Z"/>
        </w:rPr>
      </w:pPr>
      <w:del w:id="410" w:author="Eric White" w:date="2026-06-29T11:14:00Z" w16du:dateUtc="2026-06-29T15:14:00Z">
        <w:r>
          <w:delText xml:space="preserve">Num pages: </w:delText>
        </w:r>
        <w:r w:rsidR="00991485">
          <w:fldChar w:fldCharType="begin"/>
        </w:r>
        <w:r w:rsidR="00991485">
          <w:delInstrText xml:space="preserve"> NUMPAGES </w:delInstrText>
        </w:r>
        <w:r w:rsidR="00991485">
          <w:fldChar w:fldCharType="separate"/>
        </w:r>
        <w:r w:rsidR="00991485">
          <w:rPr>
            <w:noProof/>
          </w:rPr>
          <w:delText>3</w:delText>
        </w:r>
        <w:r w:rsidR="00991485">
          <w:rPr>
            <w:noProof/>
          </w:rPr>
          <w:fldChar w:fldCharType="end"/>
        </w:r>
      </w:del>
    </w:p>
    <w:p w14:paraId="6CCA4876" w14:textId="77777777" w:rsidR="00F57268" w:rsidRDefault="00F57268">
      <w:pPr>
        <w:rPr>
          <w:del w:id="411" w:author="Eric White" w:date="2026-06-29T11:14:00Z" w16du:dateUtc="2026-06-29T15:14:00Z"/>
        </w:rPr>
      </w:pPr>
      <w:del w:id="412" w:author="Eric White" w:date="2026-06-29T11:14:00Z" w16du:dateUtc="2026-06-29T15:14:00Z">
        <w:r>
          <w:br w:type="page"/>
        </w:r>
      </w:del>
    </w:p>
    <w:p w14:paraId="1B1556DB" w14:textId="1EF8B6EF" w:rsidR="006245F8" w:rsidRDefault="00F57268" w:rsidP="00E46312">
      <w:pPr>
        <w:rPr>
          <w:del w:id="413" w:author="Eric White" w:date="2026-06-29T11:14:00Z" w16du:dateUtc="2026-06-29T15:14:00Z"/>
        </w:rPr>
      </w:pPr>
      <w:del w:id="414" w:author="Eric White" w:date="2026-06-29T11:14:00Z" w16du:dateUtc="2026-06-29T15:14:00Z">
        <w:r>
          <w:lastRenderedPageBreak/>
          <w:delText>test</w:delText>
        </w:r>
      </w:del>
    </w:p>
    <w:p w14:paraId="468EC31E" w14:textId="77777777" w:rsidR="006245F8" w:rsidRDefault="006245F8">
      <w:pPr>
        <w:rPr>
          <w:del w:id="415" w:author="Eric White" w:date="2026-06-29T11:14:00Z" w16du:dateUtc="2026-06-29T15:14:00Z"/>
        </w:rPr>
      </w:pPr>
      <w:del w:id="416" w:author="Eric White" w:date="2026-06-29T11:14:00Z" w16du:dateUtc="2026-06-29T15:14:00Z">
        <w:r>
          <w:br w:type="page"/>
        </w:r>
      </w:del>
    </w:p>
    <w:p w14:paraId="476C40A4" w14:textId="3A6D859F" w:rsidR="00E46312" w:rsidRDefault="006245F8" w:rsidP="00E46312">
      <w:del w:id="417" w:author="Eric White" w:date="2026-06-29T11:14:00Z" w16du:dateUtc="2026-06-29T15:14:00Z">
        <w:r>
          <w:lastRenderedPageBreak/>
          <w:delText>page 3</w:delText>
        </w:r>
      </w:del>
    </w:p>
    <w:sectPr w:rsidR="00E46312">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72" w:author="Eric White" w:date="2014-10-28T20:22:00Z" w:initials="EW">
    <w:p w14:paraId="4E5C8309" w14:textId="77777777" w:rsidR="009D2F74" w:rsidRDefault="007E6509">
      <w:pPr>
        <w:pStyle w:val="CommentText"/>
      </w:pPr>
      <w:r>
        <w:rPr>
          <w:rStyle w:val="CommentReference"/>
        </w:rPr>
        <w:annotationRef/>
      </w:r>
      <w:r>
        <w:t>This is a comment.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4E5C8309"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4E5C8309" w16cid:durableId="4E5C830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8F34712" w14:textId="77777777" w:rsidR="009D2F74" w:rsidRDefault="009D2F74">
      <w:pPr>
        <w:spacing w:after="0" w:line="240" w:lineRule="auto"/>
      </w:pPr>
      <w:r>
        <w:separator/>
      </w:r>
    </w:p>
  </w:endnote>
  <w:endnote w:type="continuationSeparator" w:id="0">
    <w:p w14:paraId="0B0249E3" w14:textId="77777777" w:rsidR="009D2F74" w:rsidRDefault="009D2F74">
      <w:pPr>
        <w:spacing w:after="0" w:line="240" w:lineRule="auto"/>
      </w:pPr>
      <w:r>
        <w:continuationSeparator/>
      </w:r>
    </w:p>
  </w:endnote>
  <w:endnote w:id="1">
    <w:p w14:paraId="68990B77" w14:textId="77777777" w:rsidR="009D2F74" w:rsidRDefault="007E6509">
      <w:pPr>
        <w:pStyle w:val="EndnoteText"/>
      </w:pPr>
      <w:ins w:id="83" w:author="Eric White" w:date="2026-06-29T11:14:00Z" w16du:dateUtc="2026-06-29T15:14:00Z">
        <w:r>
          <w:rPr>
            <w:rStyle w:val="EndnoteReference"/>
          </w:rPr>
          <w:endnoteRef/>
        </w:r>
        <w:r>
          <w:t xml:space="preserve"> This is an endnote.</w:t>
        </w:r>
      </w:ins>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 w:name="Wide Latin">
    <w:panose1 w:val="020A0A07050505020404"/>
    <w:charset w:val="4D"/>
    <w:family w:val="roman"/>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AB1AD57" w14:textId="77777777" w:rsidR="009D2F74" w:rsidRDefault="009D2F7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3FD8A38" w14:textId="77777777" w:rsidR="009D2F74" w:rsidRDefault="009D2F7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FBB8FC" w14:textId="77777777" w:rsidR="009D2F74" w:rsidRDefault="009D2F7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C8DC628" w14:textId="77777777" w:rsidR="00AD20E4" w:rsidRDefault="00AD20E4">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1842E03" w14:textId="77777777" w:rsidR="00AD20E4" w:rsidRDefault="00AD20E4">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399AC8E" w14:textId="77777777" w:rsidR="00AD20E4" w:rsidRDefault="00AD20E4">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CA7427F" w14:textId="77777777" w:rsidR="00AD20E4" w:rsidRDefault="00AD20E4">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9D25C26" w14:textId="77777777" w:rsidR="00AD20E4" w:rsidRDefault="00AD20E4">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353CAE6" w14:textId="77777777" w:rsidR="00AD20E4" w:rsidRDefault="00AD20E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35F271D" w14:textId="77777777" w:rsidR="009D2F74" w:rsidRDefault="009D2F74">
      <w:pPr>
        <w:spacing w:after="0" w:line="240" w:lineRule="auto"/>
      </w:pPr>
      <w:r>
        <w:separator/>
      </w:r>
    </w:p>
  </w:footnote>
  <w:footnote w:type="continuationSeparator" w:id="0">
    <w:p w14:paraId="01319883" w14:textId="77777777" w:rsidR="009D2F74" w:rsidRDefault="009D2F74">
      <w:pPr>
        <w:spacing w:after="0" w:line="240" w:lineRule="auto"/>
      </w:pPr>
      <w:r>
        <w:continuationSeparator/>
      </w:r>
    </w:p>
  </w:footnote>
  <w:footnote w:id="1">
    <w:p w14:paraId="2984BC4D" w14:textId="77777777" w:rsidR="009D2F74" w:rsidRDefault="007E6509">
      <w:pPr>
        <w:pStyle w:val="FootnoteText"/>
      </w:pPr>
      <w:ins w:id="320" w:author="Eric White" w:date="2026-06-29T11:14:00Z" w16du:dateUtc="2026-06-29T15:14:00Z">
        <w:r>
          <w:rPr>
            <w:rStyle w:val="FootnoteReference"/>
          </w:rPr>
          <w:footnoteRef/>
        </w:r>
        <w:r>
          <w:t xml:space="preserve"> This is a footnote.</w:t>
        </w:r>
      </w:ins>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E3AC056" w14:textId="77777777" w:rsidR="009D2F74" w:rsidRDefault="009D2F7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393556026"/>
      <w:docPartObj>
        <w:docPartGallery w:val="Watermarks"/>
        <w:docPartUnique/>
      </w:docPartObj>
    </w:sdtPr>
    <w:sdtEndPr/>
    <w:sdtContent>
      <w:p w14:paraId="62B150C8" w14:textId="77777777" w:rsidR="009D2F74" w:rsidRDefault="009D2F74">
        <w:pPr>
          <w:pStyle w:val="Header"/>
        </w:pPr>
        <w:ins w:id="85" w:author="Eric White" w:date="2026-06-29T11:14:00Z" w16du:dateUtc="2026-06-29T15:14:00Z">
          <w:r>
            <w:rPr>
              <w:noProof/>
            </w:rPr>
            <w:pict w14:anchorId="5F28496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6" type="#_x0000_t136" alt="" style="position:absolute;margin-left:0;margin-top:0;width:527.85pt;height:131.95pt;rotation:315;z-index:-251655168;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Calibri&quot;;font-size:1pt" string="CONFIDENTIAL"/>
                <w10:wrap anchorx="margin" anchory="margin"/>
              </v:shape>
            </w:pict>
          </w:r>
        </w:ins>
        <w:del w:id="86" w:author="Eric White" w:date="2026-06-29T11:14:00Z" w16du:dateUtc="2026-06-29T15:14:00Z">
          <w:r>
            <w:rPr>
              <w:noProof/>
            </w:rPr>
            <w:pict w14:anchorId="1AB6864C">
              <v:shapetype id="_x0000_t202" coordsize="21600,21600" o:spt="202" path="m,l,21600r21600,l21600,xe">
                <v:stroke joinstyle="miter"/>
                <v:path gradientshapeok="t" o:connecttype="rect"/>
              </v:shapetype>
              <v:shape id="PowerPlusWaterMarkObject357476642" o:spid="_x0000_s1025" type="#_x0000_t202" style="position:absolute;margin-left:0;margin-top:0;width:527.85pt;height:131.95pt;rotation:-45;z-index:-251657216;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" o:allowincell="f" filled="f" stroked="f">
                <v:stroke joinstyle="round"/>
                <o:lock v:ext="edit" rotation="t" aspectratio="t" verticies="t" adjusthandles="t" grouping="t" shapetype="t"/>
                <v:textbox>
                  <w:txbxContent/>
                </v:textbox>
                <w10:wrap anchorx="margin" anchory="margin"/>
              </v:shape>
            </w:pict>
          </w:r>
        </w:del>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031F9E7" w14:textId="77777777" w:rsidR="009D2F74" w:rsidRDefault="009D2F74">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B4F4475" w14:textId="77777777" w:rsidR="00AD20E4" w:rsidRDefault="00AD20E4">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B9B6E91" w14:textId="77777777" w:rsidR="00AD20E4" w:rsidRDefault="00AD20E4">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4B72BD7" w14:textId="77777777" w:rsidR="00AD20E4" w:rsidRDefault="00AD20E4">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0D6E9BF" w14:textId="77777777" w:rsidR="00AD20E4" w:rsidRDefault="00AD20E4">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BBBBEC8" w14:textId="77777777" w:rsidR="00AD20E4" w:rsidRDefault="00AD20E4">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8C5902E" w14:textId="77777777" w:rsidR="00AD20E4" w:rsidRDefault="00AD20E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F83665"/>
    <w:multiLevelType w:val="hybridMultilevel"/>
    <w:tmpl w:val="20DAB5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51456C"/>
    <w:multiLevelType w:val="hybridMultilevel"/>
    <w:tmpl w:val="ED7A1A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4997E98"/>
    <w:multiLevelType w:val="hybridMultilevel"/>
    <w:tmpl w:val="CB1A5F3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8874C18"/>
    <w:multiLevelType w:val="multilevel"/>
    <w:tmpl w:val="FF00329C"/>
    <w:styleLink w:val="CurrentList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524A3270"/>
    <w:multiLevelType w:val="hybridMultilevel"/>
    <w:tmpl w:val="696CAAB0"/>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7273AF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59A43272"/>
    <w:multiLevelType w:val="multilevel"/>
    <w:tmpl w:val="8CD2DDC4"/>
    <w:styleLink w:val="CurrentList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637F4EA1"/>
    <w:multiLevelType w:val="hybridMultilevel"/>
    <w:tmpl w:val="FF0032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88060349">
    <w:abstractNumId w:val="1"/>
  </w:num>
  <w:num w:numId="2" w16cid:durableId="324207074">
    <w:abstractNumId w:val="7"/>
  </w:num>
  <w:num w:numId="3" w16cid:durableId="222183699">
    <w:abstractNumId w:val="6"/>
  </w:num>
  <w:num w:numId="4" w16cid:durableId="1776947461">
    <w:abstractNumId w:val="3"/>
  </w:num>
  <w:num w:numId="5" w16cid:durableId="1858958866">
    <w:abstractNumId w:val="5"/>
  </w:num>
  <w:num w:numId="6" w16cid:durableId="1757088698">
    <w:abstractNumId w:val="0"/>
  </w:num>
  <w:num w:numId="7" w16cid:durableId="1112672867">
    <w:abstractNumId w:val="2"/>
  </w:num>
  <w:num w:numId="8" w16cid:durableId="1496720370">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6312"/>
    <w:rsid w:val="000139E2"/>
    <w:rsid w:val="00022A2E"/>
    <w:rsid w:val="0018060C"/>
    <w:rsid w:val="002173BF"/>
    <w:rsid w:val="00231324"/>
    <w:rsid w:val="002776A0"/>
    <w:rsid w:val="00325BC5"/>
    <w:rsid w:val="005B4417"/>
    <w:rsid w:val="005C06E1"/>
    <w:rsid w:val="006245F8"/>
    <w:rsid w:val="006C6E89"/>
    <w:rsid w:val="007E6509"/>
    <w:rsid w:val="00894F66"/>
    <w:rsid w:val="00991485"/>
    <w:rsid w:val="009D2F74"/>
    <w:rsid w:val="009E3BBD"/>
    <w:rsid w:val="00AD20E4"/>
    <w:rsid w:val="00AD7FBA"/>
    <w:rsid w:val="00CA022A"/>
    <w:rsid w:val="00D1208C"/>
    <w:rsid w:val="00DE6D6B"/>
    <w:rsid w:val="00E249CD"/>
    <w:rsid w:val="00E46312"/>
    <w:rsid w:val="00F572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87A7F3"/>
  <w15:chartTrackingRefBased/>
  <w15:docId w15:val="{54C46BD9-E323-E749-AA27-D41BE214BE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2A32"/>
    <w:pPr>
      <w:keepNext/>
      <w:keepLines/>
      <w:spacing w:before="240" w:after="0" w:line="259" w:lineRule="auto"/>
      <w:outlineLvl w:val="0"/>
      <w:pPrChange w:id="0" w:author="Eric White" w:date="2026-06-29T11:14:00Z">
        <w:pPr>
          <w:keepNext/>
          <w:keepLines/>
          <w:spacing w:before="360" w:after="80" w:line="278" w:lineRule="auto"/>
          <w:outlineLvl w:val="0"/>
        </w:pPr>
      </w:pPrChange>
    </w:pPr>
    <w:rPr>
      <w:rFonts w:asciiTheme="majorHAnsi" w:eastAsiaTheme="majorEastAsia" w:hAnsiTheme="majorHAnsi" w:cstheme="majorBidi"/>
      <w:color w:val="0F4761" w:themeColor="accent1" w:themeShade="BF"/>
      <w:kern w:val="0"/>
      <w:sz w:val="32"/>
      <w:szCs w:val="32"/>
      <w14:ligatures w14:val="none"/>
      <w:rPrChange w:id="0" w:author="Eric White" w:date="2026-06-29T11:14:00Z">
        <w:rPr>
          <w:rFonts w:asciiTheme="majorHAnsi" w:eastAsiaTheme="majorEastAsia" w:hAnsiTheme="majorHAnsi" w:cstheme="majorBidi"/>
          <w:color w:val="0F4761" w:themeColor="accent1" w:themeShade="BF"/>
          <w:kern w:val="2"/>
          <w:sz w:val="40"/>
          <w:szCs w:val="40"/>
          <w:lang w:val="en-US" w:eastAsia="en-US" w:bidi="ar-SA"/>
          <w14:ligatures w14:val="standardContextual"/>
        </w:rPr>
      </w:rPrChange>
    </w:rPr>
  </w:style>
  <w:style w:type="paragraph" w:styleId="Heading2">
    <w:name w:val="heading 2"/>
    <w:basedOn w:val="Normal"/>
    <w:next w:val="Normal"/>
    <w:link w:val="Heading2Char"/>
    <w:uiPriority w:val="9"/>
    <w:unhideWhenUsed/>
    <w:qFormat/>
    <w:rsid w:val="00C92A32"/>
    <w:pPr>
      <w:keepNext/>
      <w:keepLines/>
      <w:spacing w:before="40" w:after="0" w:line="259" w:lineRule="auto"/>
      <w:outlineLvl w:val="1"/>
      <w:pPrChange w:id="1" w:author="Eric White" w:date="2026-06-29T11:14:00Z">
        <w:pPr>
          <w:keepNext/>
          <w:keepLines/>
          <w:spacing w:before="160" w:after="80" w:line="278" w:lineRule="auto"/>
          <w:outlineLvl w:val="1"/>
        </w:pPr>
      </w:pPrChange>
    </w:pPr>
    <w:rPr>
      <w:rFonts w:asciiTheme="majorHAnsi" w:eastAsiaTheme="majorEastAsia" w:hAnsiTheme="majorHAnsi" w:cstheme="majorBidi"/>
      <w:color w:val="0F4761" w:themeColor="accent1" w:themeShade="BF"/>
      <w:kern w:val="0"/>
      <w:sz w:val="26"/>
      <w:szCs w:val="26"/>
      <w14:ligatures w14:val="none"/>
      <w:rPrChange w:id="1" w:author="Eric White" w:date="2026-06-29T11:14:00Z">
        <w:rPr>
          <w:rFonts w:asciiTheme="majorHAnsi" w:eastAsiaTheme="majorEastAsia" w:hAnsiTheme="majorHAnsi" w:cstheme="majorBidi"/>
          <w:color w:val="0F4761" w:themeColor="accent1" w:themeShade="BF"/>
          <w:kern w:val="2"/>
          <w:sz w:val="32"/>
          <w:szCs w:val="32"/>
          <w:lang w:val="en-US" w:eastAsia="en-US" w:bidi="ar-SA"/>
          <w14:ligatures w14:val="standardContextual"/>
        </w:rPr>
      </w:rPrChange>
    </w:rPr>
  </w:style>
  <w:style w:type="paragraph" w:styleId="Heading3">
    <w:name w:val="heading 3"/>
    <w:basedOn w:val="Normal"/>
    <w:next w:val="Normal"/>
    <w:link w:val="Heading3Char"/>
    <w:uiPriority w:val="9"/>
    <w:semiHidden/>
    <w:unhideWhenUsed/>
    <w:qFormat/>
    <w:rsid w:val="00ED7F78"/>
    <w:pPr>
      <w:pBdr>
        <w:top w:val="single" w:sz="6" w:space="2" w:color="156082" w:themeColor="accent1"/>
      </w:pBdr>
      <w:spacing w:before="300" w:after="0" w:line="259" w:lineRule="auto"/>
      <w:outlineLvl w:val="2"/>
      <w:pPrChange w:id="2" w:author="Eric White" w:date="2026-06-29T11:14:00Z">
        <w:pPr>
          <w:keepNext/>
          <w:keepLines/>
          <w:spacing w:before="160" w:after="80" w:line="278" w:lineRule="auto"/>
          <w:outlineLvl w:val="2"/>
        </w:pPr>
      </w:pPrChange>
    </w:pPr>
    <w:rPr>
      <w:caps/>
      <w:color w:val="0A2F40" w:themeColor="accent1" w:themeShade="7F"/>
      <w:spacing w:val="15"/>
      <w:kern w:val="0"/>
      <w:sz w:val="22"/>
      <w:szCs w:val="22"/>
      <w14:ligatures w14:val="none"/>
      <w:rPrChange w:id="2" w:author="Eric White" w:date="2026-06-29T11:14:00Z">
        <w:rPr>
          <w:rFonts w:asciiTheme="minorHAnsi" w:eastAsiaTheme="majorEastAsia" w:hAnsiTheme="minorHAnsi" w:cstheme="majorBidi"/>
          <w:color w:val="0F4761" w:themeColor="accent1" w:themeShade="BF"/>
          <w:kern w:val="2"/>
          <w:sz w:val="28"/>
          <w:szCs w:val="28"/>
          <w:lang w:val="en-US" w:eastAsia="en-US" w:bidi="ar-SA"/>
          <w14:ligatures w14:val="standardContextual"/>
        </w:rPr>
      </w:rPrChange>
    </w:rPr>
  </w:style>
  <w:style w:type="paragraph" w:styleId="Heading4">
    <w:name w:val="heading 4"/>
    <w:basedOn w:val="Normal"/>
    <w:next w:val="Normal"/>
    <w:link w:val="Heading4Char"/>
    <w:uiPriority w:val="9"/>
    <w:semiHidden/>
    <w:unhideWhenUsed/>
    <w:qFormat/>
    <w:rsid w:val="00ED7F78"/>
    <w:pPr>
      <w:pBdr>
        <w:top w:val="dotted" w:sz="6" w:space="2" w:color="156082" w:themeColor="accent1"/>
      </w:pBdr>
      <w:spacing w:before="200" w:after="0" w:line="259" w:lineRule="auto"/>
      <w:outlineLvl w:val="3"/>
      <w:pPrChange w:id="3" w:author="Eric White" w:date="2026-06-29T11:14:00Z">
        <w:pPr>
          <w:keepNext/>
          <w:keepLines/>
          <w:spacing w:before="80" w:after="40" w:line="278" w:lineRule="auto"/>
          <w:outlineLvl w:val="3"/>
        </w:pPr>
      </w:pPrChange>
    </w:pPr>
    <w:rPr>
      <w:caps/>
      <w:color w:val="0F4761" w:themeColor="accent1" w:themeShade="BF"/>
      <w:spacing w:val="10"/>
      <w:kern w:val="0"/>
      <w:sz w:val="22"/>
      <w:szCs w:val="22"/>
      <w14:ligatures w14:val="none"/>
      <w:rPrChange w:id="3" w:author="Eric White" w:date="2026-06-29T11:14:00Z">
        <w:rPr>
          <w:rFonts w:asciiTheme="minorHAnsi" w:eastAsiaTheme="majorEastAsia" w:hAnsiTheme="minorHAnsi" w:cstheme="majorBidi"/>
          <w:i/>
          <w:iCs/>
          <w:color w:val="0F4761" w:themeColor="accent1" w:themeShade="BF"/>
          <w:kern w:val="2"/>
          <w:sz w:val="24"/>
          <w:szCs w:val="24"/>
          <w:lang w:val="en-US" w:eastAsia="en-US" w:bidi="ar-SA"/>
          <w14:ligatures w14:val="standardContextual"/>
        </w:rPr>
      </w:rPrChange>
    </w:rPr>
  </w:style>
  <w:style w:type="paragraph" w:styleId="Heading5">
    <w:name w:val="heading 5"/>
    <w:basedOn w:val="Normal"/>
    <w:next w:val="Normal"/>
    <w:link w:val="Heading5Char"/>
    <w:uiPriority w:val="9"/>
    <w:semiHidden/>
    <w:unhideWhenUsed/>
    <w:qFormat/>
    <w:rsid w:val="00ED7F78"/>
    <w:pPr>
      <w:pBdr>
        <w:bottom w:val="single" w:sz="6" w:space="1" w:color="156082" w:themeColor="accent1"/>
      </w:pBdr>
      <w:spacing w:before="200" w:after="0" w:line="259" w:lineRule="auto"/>
      <w:outlineLvl w:val="4"/>
      <w:pPrChange w:id="4" w:author="Eric White" w:date="2026-06-29T11:14:00Z">
        <w:pPr>
          <w:keepNext/>
          <w:keepLines/>
          <w:spacing w:before="80" w:after="40" w:line="278" w:lineRule="auto"/>
          <w:outlineLvl w:val="4"/>
        </w:pPr>
      </w:pPrChange>
    </w:pPr>
    <w:rPr>
      <w:caps/>
      <w:color w:val="0F4761" w:themeColor="accent1" w:themeShade="BF"/>
      <w:spacing w:val="10"/>
      <w:kern w:val="0"/>
      <w:sz w:val="22"/>
      <w:szCs w:val="22"/>
      <w14:ligatures w14:val="none"/>
      <w:rPrChange w:id="4" w:author="Eric White" w:date="2026-06-29T11:14:00Z">
        <w:rPr>
          <w:rFonts w:asciiTheme="minorHAnsi" w:eastAsiaTheme="majorEastAsia" w:hAnsiTheme="minorHAnsi" w:cstheme="majorBidi"/>
          <w:color w:val="0F4761" w:themeColor="accent1" w:themeShade="BF"/>
          <w:kern w:val="2"/>
          <w:sz w:val="24"/>
          <w:szCs w:val="24"/>
          <w:lang w:val="en-US" w:eastAsia="en-US" w:bidi="ar-SA"/>
          <w14:ligatures w14:val="standardContextual"/>
        </w:rPr>
      </w:rPrChange>
    </w:rPr>
  </w:style>
  <w:style w:type="paragraph" w:styleId="Heading6">
    <w:name w:val="heading 6"/>
    <w:basedOn w:val="Normal"/>
    <w:next w:val="Normal"/>
    <w:link w:val="Heading6Char"/>
    <w:uiPriority w:val="9"/>
    <w:semiHidden/>
    <w:unhideWhenUsed/>
    <w:qFormat/>
    <w:rsid w:val="00ED7F78"/>
    <w:pPr>
      <w:pBdr>
        <w:bottom w:val="dotted" w:sz="6" w:space="1" w:color="156082" w:themeColor="accent1"/>
      </w:pBdr>
      <w:spacing w:before="200" w:after="0" w:line="259" w:lineRule="auto"/>
      <w:outlineLvl w:val="5"/>
      <w:pPrChange w:id="5" w:author="Eric White" w:date="2026-06-29T11:14:00Z">
        <w:pPr>
          <w:keepNext/>
          <w:keepLines/>
          <w:spacing w:before="40" w:line="278" w:lineRule="auto"/>
          <w:outlineLvl w:val="5"/>
        </w:pPr>
      </w:pPrChange>
    </w:pPr>
    <w:rPr>
      <w:caps/>
      <w:color w:val="0F4761" w:themeColor="accent1" w:themeShade="BF"/>
      <w:spacing w:val="10"/>
      <w:kern w:val="0"/>
      <w:sz w:val="22"/>
      <w:szCs w:val="22"/>
      <w14:ligatures w14:val="none"/>
      <w:rPrChange w:id="5" w:author="Eric White" w:date="2026-06-29T11:14:00Z">
        <w:rPr>
          <w:rFonts w:asciiTheme="minorHAnsi" w:eastAsiaTheme="majorEastAsia" w:hAnsiTheme="minorHAnsi" w:cstheme="majorBidi"/>
          <w:i/>
          <w:iCs/>
          <w:color w:val="595959" w:themeColor="text1" w:themeTint="A6"/>
          <w:kern w:val="2"/>
          <w:sz w:val="24"/>
          <w:szCs w:val="24"/>
          <w:lang w:val="en-US" w:eastAsia="en-US" w:bidi="ar-SA"/>
          <w14:ligatures w14:val="standardContextual"/>
        </w:rPr>
      </w:rPrChange>
    </w:rPr>
  </w:style>
  <w:style w:type="paragraph" w:styleId="Heading7">
    <w:name w:val="heading 7"/>
    <w:basedOn w:val="Normal"/>
    <w:next w:val="Normal"/>
    <w:link w:val="Heading7Char"/>
    <w:uiPriority w:val="9"/>
    <w:semiHidden/>
    <w:unhideWhenUsed/>
    <w:qFormat/>
    <w:rsid w:val="00ED7F78"/>
    <w:pPr>
      <w:spacing w:before="200" w:after="0" w:line="259" w:lineRule="auto"/>
      <w:outlineLvl w:val="6"/>
      <w:pPrChange w:id="6" w:author="Eric White" w:date="2026-06-29T11:14:00Z">
        <w:pPr>
          <w:keepNext/>
          <w:keepLines/>
          <w:spacing w:before="40" w:line="278" w:lineRule="auto"/>
          <w:outlineLvl w:val="6"/>
        </w:pPr>
      </w:pPrChange>
    </w:pPr>
    <w:rPr>
      <w:caps/>
      <w:color w:val="0F4761" w:themeColor="accent1" w:themeShade="BF"/>
      <w:spacing w:val="10"/>
      <w:kern w:val="0"/>
      <w:sz w:val="22"/>
      <w:szCs w:val="22"/>
      <w14:ligatures w14:val="none"/>
      <w:rPrChange w:id="6" w:author="Eric White" w:date="2026-06-29T11:14:00Z">
        <w:rPr>
          <w:rFonts w:asciiTheme="minorHAnsi" w:eastAsiaTheme="majorEastAsia" w:hAnsiTheme="minorHAnsi" w:cstheme="majorBidi"/>
          <w:color w:val="595959" w:themeColor="text1" w:themeTint="A6"/>
          <w:kern w:val="2"/>
          <w:sz w:val="24"/>
          <w:szCs w:val="24"/>
          <w:lang w:val="en-US" w:eastAsia="en-US" w:bidi="ar-SA"/>
          <w14:ligatures w14:val="standardContextual"/>
        </w:rPr>
      </w:rPrChange>
    </w:rPr>
  </w:style>
  <w:style w:type="paragraph" w:styleId="Heading8">
    <w:name w:val="heading 8"/>
    <w:basedOn w:val="Normal"/>
    <w:next w:val="Normal"/>
    <w:link w:val="Heading8Char"/>
    <w:uiPriority w:val="9"/>
    <w:semiHidden/>
    <w:unhideWhenUsed/>
    <w:qFormat/>
    <w:rsid w:val="00ED7F78"/>
    <w:pPr>
      <w:spacing w:before="200" w:after="0" w:line="259" w:lineRule="auto"/>
      <w:outlineLvl w:val="7"/>
      <w:pPrChange w:id="7" w:author="Eric White" w:date="2026-06-29T11:14:00Z">
        <w:pPr>
          <w:keepNext/>
          <w:keepLines/>
          <w:spacing w:line="278" w:lineRule="auto"/>
          <w:outlineLvl w:val="7"/>
        </w:pPr>
      </w:pPrChange>
    </w:pPr>
    <w:rPr>
      <w:caps/>
      <w:spacing w:val="10"/>
      <w:kern w:val="0"/>
      <w:sz w:val="18"/>
      <w:szCs w:val="18"/>
      <w14:ligatures w14:val="none"/>
      <w:rPrChange w:id="7" w:author="Eric White" w:date="2026-06-29T11:14:00Z">
        <w:rPr>
          <w:rFonts w:asciiTheme="minorHAnsi" w:eastAsiaTheme="majorEastAsia" w:hAnsiTheme="minorHAnsi" w:cstheme="majorBidi"/>
          <w:i/>
          <w:iCs/>
          <w:color w:val="272727" w:themeColor="text1" w:themeTint="D8"/>
          <w:kern w:val="2"/>
          <w:sz w:val="24"/>
          <w:szCs w:val="24"/>
          <w:lang w:val="en-US" w:eastAsia="en-US" w:bidi="ar-SA"/>
          <w14:ligatures w14:val="standardContextual"/>
        </w:rPr>
      </w:rPrChange>
    </w:rPr>
  </w:style>
  <w:style w:type="paragraph" w:styleId="Heading9">
    <w:name w:val="heading 9"/>
    <w:basedOn w:val="Normal"/>
    <w:next w:val="Normal"/>
    <w:link w:val="Heading9Char"/>
    <w:uiPriority w:val="9"/>
    <w:semiHidden/>
    <w:unhideWhenUsed/>
    <w:qFormat/>
    <w:rsid w:val="00ED7F78"/>
    <w:pPr>
      <w:spacing w:before="200" w:after="0" w:line="259" w:lineRule="auto"/>
      <w:outlineLvl w:val="8"/>
      <w:pPrChange w:id="8" w:author="Eric White" w:date="2026-06-29T11:14:00Z">
        <w:pPr>
          <w:keepNext/>
          <w:keepLines/>
          <w:spacing w:line="278" w:lineRule="auto"/>
          <w:outlineLvl w:val="8"/>
        </w:pPr>
      </w:pPrChange>
    </w:pPr>
    <w:rPr>
      <w:i/>
      <w:iCs/>
      <w:caps/>
      <w:spacing w:val="10"/>
      <w:kern w:val="0"/>
      <w:sz w:val="18"/>
      <w:szCs w:val="18"/>
      <w14:ligatures w14:val="none"/>
      <w:rPrChange w:id="8" w:author="Eric White" w:date="2026-06-29T11:14:00Z">
        <w:rPr>
          <w:rFonts w:asciiTheme="minorHAnsi" w:eastAsiaTheme="majorEastAsia" w:hAnsiTheme="minorHAnsi" w:cstheme="majorBidi"/>
          <w:color w:val="272727" w:themeColor="text1" w:themeTint="D8"/>
          <w:kern w:val="2"/>
          <w:sz w:val="24"/>
          <w:szCs w:val="24"/>
          <w:lang w:val="en-US" w:eastAsia="en-US" w:bidi="ar-SA"/>
          <w14:ligatures w14:val="standardContextual"/>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6312"/>
    <w:rPr>
      <w:rFonts w:asciiTheme="majorHAnsi" w:eastAsiaTheme="majorEastAsia" w:hAnsiTheme="majorHAnsi" w:cstheme="majorBidi"/>
      <w:color w:val="0F4761" w:themeColor="accent1" w:themeShade="BF"/>
      <w:kern w:val="0"/>
      <w:sz w:val="32"/>
      <w:szCs w:val="32"/>
      <w14:ligatures w14:val="none"/>
    </w:rPr>
  </w:style>
  <w:style w:type="character" w:customStyle="1" w:styleId="Heading2Char">
    <w:name w:val="Heading 2 Char"/>
    <w:basedOn w:val="DefaultParagraphFont"/>
    <w:link w:val="Heading2"/>
    <w:uiPriority w:val="9"/>
    <w:rsid w:val="00E46312"/>
    <w:rPr>
      <w:rFonts w:asciiTheme="majorHAnsi" w:eastAsiaTheme="majorEastAsia" w:hAnsiTheme="majorHAnsi" w:cstheme="majorBidi"/>
      <w:color w:val="0F4761" w:themeColor="accent1" w:themeShade="BF"/>
      <w:kern w:val="0"/>
      <w:sz w:val="26"/>
      <w:szCs w:val="26"/>
      <w14:ligatures w14:val="none"/>
    </w:rPr>
  </w:style>
  <w:style w:type="character" w:customStyle="1" w:styleId="Heading3Char">
    <w:name w:val="Heading 3 Char"/>
    <w:basedOn w:val="DefaultParagraphFont"/>
    <w:link w:val="Heading3"/>
    <w:uiPriority w:val="9"/>
    <w:semiHidden/>
    <w:rsid w:val="00E46312"/>
    <w:rPr>
      <w:caps/>
      <w:color w:val="0A2F40" w:themeColor="accent1" w:themeShade="7F"/>
      <w:spacing w:val="15"/>
      <w:kern w:val="0"/>
      <w:sz w:val="22"/>
      <w:szCs w:val="22"/>
      <w14:ligatures w14:val="none"/>
    </w:rPr>
  </w:style>
  <w:style w:type="character" w:customStyle="1" w:styleId="Heading4Char">
    <w:name w:val="Heading 4 Char"/>
    <w:basedOn w:val="DefaultParagraphFont"/>
    <w:link w:val="Heading4"/>
    <w:uiPriority w:val="9"/>
    <w:semiHidden/>
    <w:rsid w:val="00E46312"/>
    <w:rPr>
      <w:caps/>
      <w:color w:val="0F4761" w:themeColor="accent1" w:themeShade="BF"/>
      <w:spacing w:val="10"/>
      <w:kern w:val="0"/>
      <w:sz w:val="22"/>
      <w:szCs w:val="22"/>
      <w14:ligatures w14:val="none"/>
    </w:rPr>
  </w:style>
  <w:style w:type="character" w:customStyle="1" w:styleId="Heading5Char">
    <w:name w:val="Heading 5 Char"/>
    <w:basedOn w:val="DefaultParagraphFont"/>
    <w:link w:val="Heading5"/>
    <w:uiPriority w:val="9"/>
    <w:semiHidden/>
    <w:rsid w:val="00E46312"/>
    <w:rPr>
      <w:caps/>
      <w:color w:val="0F4761" w:themeColor="accent1" w:themeShade="BF"/>
      <w:spacing w:val="10"/>
      <w:kern w:val="0"/>
      <w:sz w:val="22"/>
      <w:szCs w:val="22"/>
      <w14:ligatures w14:val="none"/>
    </w:rPr>
  </w:style>
  <w:style w:type="character" w:customStyle="1" w:styleId="Heading6Char">
    <w:name w:val="Heading 6 Char"/>
    <w:basedOn w:val="DefaultParagraphFont"/>
    <w:link w:val="Heading6"/>
    <w:uiPriority w:val="9"/>
    <w:semiHidden/>
    <w:rsid w:val="00E46312"/>
    <w:rPr>
      <w:caps/>
      <w:color w:val="0F4761" w:themeColor="accent1" w:themeShade="BF"/>
      <w:spacing w:val="10"/>
      <w:kern w:val="0"/>
      <w:sz w:val="22"/>
      <w:szCs w:val="22"/>
      <w14:ligatures w14:val="none"/>
    </w:rPr>
  </w:style>
  <w:style w:type="character" w:customStyle="1" w:styleId="Heading7Char">
    <w:name w:val="Heading 7 Char"/>
    <w:basedOn w:val="DefaultParagraphFont"/>
    <w:link w:val="Heading7"/>
    <w:uiPriority w:val="9"/>
    <w:semiHidden/>
    <w:rsid w:val="00E46312"/>
    <w:rPr>
      <w:caps/>
      <w:color w:val="0F4761" w:themeColor="accent1" w:themeShade="BF"/>
      <w:spacing w:val="10"/>
      <w:kern w:val="0"/>
      <w:sz w:val="22"/>
      <w:szCs w:val="22"/>
      <w14:ligatures w14:val="none"/>
    </w:rPr>
  </w:style>
  <w:style w:type="character" w:customStyle="1" w:styleId="Heading8Char">
    <w:name w:val="Heading 8 Char"/>
    <w:basedOn w:val="DefaultParagraphFont"/>
    <w:link w:val="Heading8"/>
    <w:uiPriority w:val="9"/>
    <w:semiHidden/>
    <w:rsid w:val="00E46312"/>
    <w:rPr>
      <w:caps/>
      <w:spacing w:val="10"/>
      <w:kern w:val="0"/>
      <w:sz w:val="18"/>
      <w:szCs w:val="18"/>
      <w14:ligatures w14:val="none"/>
    </w:rPr>
  </w:style>
  <w:style w:type="character" w:customStyle="1" w:styleId="Heading9Char">
    <w:name w:val="Heading 9 Char"/>
    <w:basedOn w:val="DefaultParagraphFont"/>
    <w:link w:val="Heading9"/>
    <w:uiPriority w:val="9"/>
    <w:semiHidden/>
    <w:rsid w:val="00E46312"/>
    <w:rPr>
      <w:i/>
      <w:iCs/>
      <w:caps/>
      <w:spacing w:val="10"/>
      <w:kern w:val="0"/>
      <w:sz w:val="18"/>
      <w:szCs w:val="18"/>
      <w14:ligatures w14:val="none"/>
    </w:rPr>
  </w:style>
  <w:style w:type="paragraph" w:styleId="Title">
    <w:name w:val="Title"/>
    <w:basedOn w:val="Normal"/>
    <w:next w:val="Normal"/>
    <w:link w:val="TitleChar"/>
    <w:uiPriority w:val="10"/>
    <w:qFormat/>
    <w:rsid w:val="00ED7F78"/>
    <w:pPr>
      <w:spacing w:after="0" w:line="259" w:lineRule="auto"/>
      <w:pPrChange w:id="9" w:author="Eric White" w:date="2026-06-29T11:14:00Z">
        <w:pPr>
          <w:spacing w:after="80"/>
          <w:contextualSpacing/>
        </w:pPr>
      </w:pPrChange>
    </w:pPr>
    <w:rPr>
      <w:rFonts w:asciiTheme="majorHAnsi" w:eastAsiaTheme="majorEastAsia" w:hAnsiTheme="majorHAnsi" w:cstheme="majorBidi"/>
      <w:caps/>
      <w:color w:val="156082" w:themeColor="accent1"/>
      <w:spacing w:val="10"/>
      <w:kern w:val="0"/>
      <w:sz w:val="52"/>
      <w:szCs w:val="52"/>
      <w14:ligatures w14:val="none"/>
      <w:rPrChange w:id="9" w:author="Eric White" w:date="2026-06-29T11:14:00Z">
        <w:rPr>
          <w:rFonts w:asciiTheme="majorHAnsi" w:eastAsiaTheme="majorEastAsia" w:hAnsiTheme="majorHAnsi" w:cstheme="majorBidi"/>
          <w:spacing w:val="-10"/>
          <w:kern w:val="28"/>
          <w:sz w:val="56"/>
          <w:szCs w:val="56"/>
          <w:lang w:val="en-US" w:eastAsia="en-US" w:bidi="ar-SA"/>
          <w14:ligatures w14:val="standardContextual"/>
        </w:rPr>
      </w:rPrChange>
    </w:rPr>
  </w:style>
  <w:style w:type="character" w:customStyle="1" w:styleId="TitleChar">
    <w:name w:val="Title Char"/>
    <w:basedOn w:val="DefaultParagraphFont"/>
    <w:link w:val="Title"/>
    <w:uiPriority w:val="10"/>
    <w:rsid w:val="00E46312"/>
    <w:rPr>
      <w:rFonts w:asciiTheme="majorHAnsi" w:eastAsiaTheme="majorEastAsia" w:hAnsiTheme="majorHAnsi" w:cstheme="majorBidi"/>
      <w:caps/>
      <w:color w:val="156082" w:themeColor="accent1"/>
      <w:spacing w:val="10"/>
      <w:kern w:val="0"/>
      <w:sz w:val="52"/>
      <w:szCs w:val="52"/>
      <w14:ligatures w14:val="none"/>
    </w:rPr>
  </w:style>
  <w:style w:type="paragraph" w:styleId="Subtitle">
    <w:name w:val="Subtitle"/>
    <w:basedOn w:val="Normal"/>
    <w:next w:val="Normal"/>
    <w:link w:val="SubtitleChar"/>
    <w:uiPriority w:val="11"/>
    <w:qFormat/>
    <w:rsid w:val="00ED7F78"/>
    <w:pPr>
      <w:spacing w:after="500" w:line="240" w:lineRule="auto"/>
      <w:pPrChange w:id="10" w:author="Eric White" w:date="2026-06-29T11:14:00Z">
        <w:pPr>
          <w:numPr>
            <w:ilvl w:val="1"/>
          </w:numPr>
          <w:spacing w:after="160" w:line="278" w:lineRule="auto"/>
        </w:pPr>
      </w:pPrChange>
    </w:pPr>
    <w:rPr>
      <w:caps/>
      <w:color w:val="595959" w:themeColor="text1" w:themeTint="A6"/>
      <w:spacing w:val="10"/>
      <w:kern w:val="0"/>
      <w:sz w:val="21"/>
      <w:szCs w:val="21"/>
      <w14:ligatures w14:val="none"/>
      <w:rPrChange w:id="10" w:author="Eric White" w:date="2026-06-29T11:14:00Z">
        <w:rPr>
          <w:rFonts w:asciiTheme="minorHAnsi" w:eastAsiaTheme="majorEastAsia" w:hAnsiTheme="minorHAnsi" w:cstheme="majorBidi"/>
          <w:color w:val="595959" w:themeColor="text1" w:themeTint="A6"/>
          <w:spacing w:val="15"/>
          <w:kern w:val="2"/>
          <w:sz w:val="28"/>
          <w:szCs w:val="28"/>
          <w:lang w:val="en-US" w:eastAsia="en-US" w:bidi="ar-SA"/>
          <w14:ligatures w14:val="standardContextual"/>
        </w:rPr>
      </w:rPrChange>
    </w:rPr>
  </w:style>
  <w:style w:type="character" w:customStyle="1" w:styleId="SubtitleChar">
    <w:name w:val="Subtitle Char"/>
    <w:basedOn w:val="DefaultParagraphFont"/>
    <w:link w:val="Subtitle"/>
    <w:uiPriority w:val="11"/>
    <w:rsid w:val="00E46312"/>
    <w:rPr>
      <w:caps/>
      <w:color w:val="595959" w:themeColor="text1" w:themeTint="A6"/>
      <w:spacing w:val="10"/>
      <w:kern w:val="0"/>
      <w:sz w:val="21"/>
      <w:szCs w:val="21"/>
      <w14:ligatures w14:val="none"/>
    </w:rPr>
  </w:style>
  <w:style w:type="paragraph" w:styleId="Quote">
    <w:name w:val="Quote"/>
    <w:basedOn w:val="Normal"/>
    <w:next w:val="Normal"/>
    <w:link w:val="QuoteChar"/>
    <w:uiPriority w:val="29"/>
    <w:qFormat/>
    <w:rsid w:val="00ED7F78"/>
    <w:pPr>
      <w:spacing w:line="259" w:lineRule="auto"/>
      <w:pPrChange w:id="11" w:author="Eric White" w:date="2026-06-29T11:14:00Z">
        <w:pPr>
          <w:spacing w:before="160" w:after="160" w:line="278" w:lineRule="auto"/>
          <w:jc w:val="center"/>
        </w:pPr>
      </w:pPrChange>
    </w:pPr>
    <w:rPr>
      <w:i/>
      <w:iCs/>
      <w:kern w:val="0"/>
      <w14:ligatures w14:val="none"/>
      <w:rPrChange w:id="11" w:author="Eric White" w:date="2026-06-29T11:14:00Z">
        <w:rPr>
          <w:rFonts w:asciiTheme="minorHAnsi" w:eastAsiaTheme="minorHAnsi" w:hAnsiTheme="minorHAnsi" w:cstheme="minorBidi"/>
          <w:i/>
          <w:iCs/>
          <w:color w:val="404040" w:themeColor="text1" w:themeTint="BF"/>
          <w:kern w:val="2"/>
          <w:sz w:val="24"/>
          <w:szCs w:val="24"/>
          <w:lang w:val="en-US" w:eastAsia="en-US" w:bidi="ar-SA"/>
          <w14:ligatures w14:val="standardContextual"/>
        </w:rPr>
      </w:rPrChange>
    </w:rPr>
  </w:style>
  <w:style w:type="character" w:customStyle="1" w:styleId="QuoteChar">
    <w:name w:val="Quote Char"/>
    <w:basedOn w:val="DefaultParagraphFont"/>
    <w:link w:val="Quote"/>
    <w:uiPriority w:val="29"/>
    <w:rsid w:val="00E46312"/>
    <w:rPr>
      <w:i/>
      <w:iCs/>
      <w:kern w:val="0"/>
      <w14:ligatures w14:val="none"/>
    </w:rPr>
  </w:style>
  <w:style w:type="paragraph" w:styleId="ListParagraph">
    <w:name w:val="List Paragraph"/>
    <w:basedOn w:val="Normal"/>
    <w:uiPriority w:val="34"/>
    <w:qFormat/>
    <w:rsid w:val="00E46312"/>
    <w:pPr>
      <w:ind w:left="720"/>
      <w:contextualSpacing/>
    </w:pPr>
  </w:style>
  <w:style w:type="character" w:styleId="IntenseEmphasis">
    <w:name w:val="Intense Emphasis"/>
    <w:uiPriority w:val="21"/>
    <w:qFormat/>
    <w:rsid w:val="00ED7F78"/>
    <w:rPr>
      <w:b/>
      <w:bCs/>
      <w:caps/>
      <w:color w:val="0A2F40" w:themeColor="accent1" w:themeShade="7F"/>
      <w:spacing w:val="10"/>
      <w:rPrChange w:id="12" w:author="Eric White" w:date="2026-06-29T11:14:00Z">
        <w:rPr>
          <w:i/>
          <w:iCs/>
          <w:color w:val="0F4761" w:themeColor="accent1" w:themeShade="BF"/>
        </w:rPr>
      </w:rPrChange>
    </w:rPr>
  </w:style>
  <w:style w:type="paragraph" w:styleId="IntenseQuote">
    <w:name w:val="Intense Quote"/>
    <w:basedOn w:val="Normal"/>
    <w:next w:val="Normal"/>
    <w:link w:val="IntenseQuoteChar"/>
    <w:uiPriority w:val="30"/>
    <w:qFormat/>
    <w:rsid w:val="00ED7F78"/>
    <w:pPr>
      <w:spacing w:before="240" w:after="240" w:line="240" w:lineRule="auto"/>
      <w:ind w:left="1080" w:right="1080"/>
      <w:jc w:val="center"/>
      <w:pPrChange w:id="13" w:author="Eric White" w:date="2026-06-29T11:14:00Z">
        <w:pPr>
          <w:pBdr>
            <w:top w:val="single" w:sz="4" w:space="10" w:color="0F4761" w:themeColor="accent1" w:themeShade="BF"/>
            <w:bottom w:val="single" w:sz="4" w:space="10" w:color="0F4761" w:themeColor="accent1" w:themeShade="BF"/>
          </w:pBdr>
          <w:spacing w:before="360" w:after="360" w:line="278" w:lineRule="auto"/>
          <w:ind w:left="864" w:right="864"/>
          <w:jc w:val="center"/>
        </w:pPr>
      </w:pPrChange>
    </w:pPr>
    <w:rPr>
      <w:color w:val="156082" w:themeColor="accent1"/>
      <w:kern w:val="0"/>
      <w14:ligatures w14:val="none"/>
      <w:rPrChange w:id="13" w:author="Eric White" w:date="2026-06-29T11:14:00Z">
        <w:rPr>
          <w:rFonts w:asciiTheme="minorHAnsi" w:eastAsiaTheme="minorHAnsi" w:hAnsiTheme="minorHAnsi" w:cstheme="minorBidi"/>
          <w:i/>
          <w:iCs/>
          <w:color w:val="0F4761" w:themeColor="accent1" w:themeShade="BF"/>
          <w:kern w:val="2"/>
          <w:sz w:val="24"/>
          <w:szCs w:val="24"/>
          <w:lang w:val="en-US" w:eastAsia="en-US" w:bidi="ar-SA"/>
          <w14:ligatures w14:val="standardContextual"/>
        </w:rPr>
      </w:rPrChange>
    </w:rPr>
  </w:style>
  <w:style w:type="character" w:customStyle="1" w:styleId="IntenseQuoteChar">
    <w:name w:val="Intense Quote Char"/>
    <w:basedOn w:val="DefaultParagraphFont"/>
    <w:link w:val="IntenseQuote"/>
    <w:uiPriority w:val="30"/>
    <w:rsid w:val="00E46312"/>
    <w:rPr>
      <w:color w:val="156082" w:themeColor="accent1"/>
      <w:kern w:val="0"/>
      <w14:ligatures w14:val="none"/>
    </w:rPr>
  </w:style>
  <w:style w:type="character" w:styleId="IntenseReference">
    <w:name w:val="Intense Reference"/>
    <w:uiPriority w:val="32"/>
    <w:qFormat/>
    <w:rsid w:val="00ED7F78"/>
    <w:rPr>
      <w:b/>
      <w:bCs/>
      <w:i/>
      <w:iCs/>
      <w:caps/>
      <w:color w:val="156082" w:themeColor="accent1"/>
      <w:rPrChange w:id="14" w:author="Eric White" w:date="2026-06-29T11:14:00Z">
        <w:rPr>
          <w:b/>
          <w:bCs/>
          <w:smallCaps/>
          <w:color w:val="0F4761" w:themeColor="accent1" w:themeShade="BF"/>
          <w:spacing w:val="5"/>
        </w:rPr>
      </w:rPrChange>
    </w:rPr>
  </w:style>
  <w:style w:type="numbering" w:customStyle="1" w:styleId="CurrentList1">
    <w:name w:val="Current List1"/>
    <w:uiPriority w:val="99"/>
    <w:rsid w:val="00E46312"/>
    <w:pPr>
      <w:numPr>
        <w:numId w:val="3"/>
      </w:numPr>
    </w:pPr>
  </w:style>
  <w:style w:type="numbering" w:customStyle="1" w:styleId="CurrentList2">
    <w:name w:val="Current List2"/>
    <w:uiPriority w:val="99"/>
    <w:rsid w:val="00E46312"/>
    <w:pPr>
      <w:numPr>
        <w:numId w:val="4"/>
      </w:numPr>
    </w:pPr>
  </w:style>
  <w:style w:type="character" w:styleId="CommentReference">
    <w:name w:val="annotation reference"/>
    <w:basedOn w:val="DefaultParagraphFont"/>
    <w:uiPriority w:val="99"/>
    <w:semiHidden/>
    <w:unhideWhenUsed/>
    <w:rsid w:val="005C06E1"/>
    <w:rPr>
      <w:sz w:val="16"/>
      <w:szCs w:val="16"/>
    </w:rPr>
  </w:style>
  <w:style w:type="paragraph" w:styleId="CommentText">
    <w:name w:val="annotation text"/>
    <w:basedOn w:val="Normal"/>
    <w:link w:val="CommentTextChar"/>
    <w:uiPriority w:val="99"/>
    <w:semiHidden/>
    <w:unhideWhenUsed/>
    <w:rsid w:val="006A1A5D"/>
    <w:pPr>
      <w:spacing w:line="240" w:lineRule="auto"/>
      <w:pPrChange w:id="15" w:author="Eric White" w:date="2026-06-29T11:14:00Z">
        <w:pPr>
          <w:spacing w:after="160"/>
        </w:pPr>
      </w:pPrChange>
    </w:pPr>
    <w:rPr>
      <w:kern w:val="0"/>
      <w:sz w:val="20"/>
      <w:szCs w:val="20"/>
      <w14:ligatures w14:val="none"/>
      <w:rPrChange w:id="15" w:author="Eric White" w:date="2026-06-29T11:14:00Z">
        <w:rPr>
          <w:rFonts w:asciiTheme="minorHAnsi" w:eastAsiaTheme="minorHAnsi" w:hAnsiTheme="minorHAnsi" w:cstheme="minorBidi"/>
          <w:lang w:val="en-US" w:eastAsia="en-US" w:bidi="ar-SA"/>
        </w:rPr>
      </w:rPrChange>
    </w:rPr>
  </w:style>
  <w:style w:type="character" w:customStyle="1" w:styleId="CommentTextChar">
    <w:name w:val="Comment Text Char"/>
    <w:basedOn w:val="DefaultParagraphFont"/>
    <w:link w:val="CommentText"/>
    <w:uiPriority w:val="99"/>
    <w:semiHidden/>
    <w:rsid w:val="005C06E1"/>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5C06E1"/>
    <w:rPr>
      <w:b/>
      <w:bCs/>
    </w:rPr>
  </w:style>
  <w:style w:type="character" w:customStyle="1" w:styleId="CommentSubjectChar">
    <w:name w:val="Comment Subject Char"/>
    <w:basedOn w:val="CommentTextChar"/>
    <w:link w:val="CommentSubject"/>
    <w:uiPriority w:val="99"/>
    <w:semiHidden/>
    <w:rsid w:val="005C06E1"/>
    <w:rPr>
      <w:b/>
      <w:bCs/>
      <w:kern w:val="0"/>
      <w:sz w:val="20"/>
      <w:szCs w:val="20"/>
      <w14:ligatures w14:val="none"/>
    </w:rPr>
  </w:style>
  <w:style w:type="paragraph" w:styleId="BalloonText">
    <w:name w:val="Balloon Text"/>
    <w:basedOn w:val="Normal"/>
    <w:link w:val="BalloonTextChar"/>
    <w:uiPriority w:val="99"/>
    <w:semiHidden/>
    <w:unhideWhenUsed/>
    <w:rsid w:val="006A1A5D"/>
    <w:pPr>
      <w:spacing w:after="0" w:line="240" w:lineRule="auto"/>
      <w:pPrChange w:id="16" w:author="Eric White" w:date="2026-06-29T11:14:00Z">
        <w:pPr/>
      </w:pPrChange>
    </w:pPr>
    <w:rPr>
      <w:rFonts w:ascii="Segoe UI" w:hAnsi="Segoe UI" w:cs="Segoe UI"/>
      <w:kern w:val="0"/>
      <w:sz w:val="18"/>
      <w:szCs w:val="18"/>
      <w14:ligatures w14:val="none"/>
      <w:rPrChange w:id="16" w:author="Eric White" w:date="2026-06-29T11:14:00Z">
        <w:rPr>
          <w:rFonts w:ascii="Segoe UI" w:eastAsiaTheme="minorHAnsi" w:hAnsi="Segoe UI" w:cs="Segoe UI"/>
          <w:sz w:val="18"/>
          <w:szCs w:val="18"/>
          <w:lang w:val="en-US" w:eastAsia="en-US" w:bidi="ar-SA"/>
        </w:rPr>
      </w:rPrChange>
    </w:rPr>
  </w:style>
  <w:style w:type="character" w:customStyle="1" w:styleId="BalloonTextChar">
    <w:name w:val="Balloon Text Char"/>
    <w:basedOn w:val="DefaultParagraphFont"/>
    <w:link w:val="BalloonText"/>
    <w:uiPriority w:val="99"/>
    <w:semiHidden/>
    <w:rsid w:val="005C06E1"/>
    <w:rPr>
      <w:rFonts w:ascii="Segoe UI" w:hAnsi="Segoe UI" w:cs="Segoe UI"/>
      <w:kern w:val="0"/>
      <w:sz w:val="18"/>
      <w:szCs w:val="18"/>
      <w14:ligatures w14:val="none"/>
    </w:rPr>
  </w:style>
  <w:style w:type="character" w:styleId="PlaceholderText">
    <w:name w:val="Placeholder Text"/>
    <w:basedOn w:val="DefaultParagraphFont"/>
    <w:uiPriority w:val="99"/>
    <w:semiHidden/>
    <w:rsid w:val="005C06E1"/>
    <w:rPr>
      <w:color w:val="808080"/>
    </w:rPr>
  </w:style>
  <w:style w:type="paragraph" w:styleId="EndnoteText">
    <w:name w:val="endnote text"/>
    <w:basedOn w:val="Normal"/>
    <w:link w:val="EndnoteTextChar"/>
    <w:uiPriority w:val="99"/>
    <w:semiHidden/>
    <w:unhideWhenUsed/>
    <w:rsid w:val="00C32A83"/>
    <w:pPr>
      <w:spacing w:after="0" w:line="240" w:lineRule="auto"/>
      <w:pPrChange w:id="17" w:author="Eric White" w:date="2026-06-29T11:14:00Z">
        <w:pPr/>
      </w:pPrChange>
    </w:pPr>
    <w:rPr>
      <w:kern w:val="0"/>
      <w:sz w:val="20"/>
      <w:szCs w:val="20"/>
      <w14:ligatures w14:val="none"/>
      <w:rPrChange w:id="17" w:author="Eric White" w:date="2026-06-29T11:14:00Z">
        <w:rPr>
          <w:rFonts w:asciiTheme="minorHAnsi" w:eastAsiaTheme="minorHAnsi" w:hAnsiTheme="minorHAnsi" w:cstheme="minorBidi"/>
          <w:lang w:val="en-US" w:eastAsia="en-US" w:bidi="ar-SA"/>
        </w:rPr>
      </w:rPrChange>
    </w:rPr>
  </w:style>
  <w:style w:type="character" w:customStyle="1" w:styleId="EndnoteTextChar">
    <w:name w:val="Endnote Text Char"/>
    <w:basedOn w:val="DefaultParagraphFont"/>
    <w:link w:val="EndnoteText"/>
    <w:uiPriority w:val="99"/>
    <w:semiHidden/>
    <w:rsid w:val="005C06E1"/>
    <w:rPr>
      <w:kern w:val="0"/>
      <w:sz w:val="20"/>
      <w:szCs w:val="20"/>
      <w14:ligatures w14:val="none"/>
    </w:rPr>
  </w:style>
  <w:style w:type="character" w:styleId="EndnoteReference">
    <w:name w:val="endnote reference"/>
    <w:basedOn w:val="DefaultParagraphFont"/>
    <w:uiPriority w:val="99"/>
    <w:semiHidden/>
    <w:unhideWhenUsed/>
    <w:rsid w:val="005C06E1"/>
    <w:rPr>
      <w:vertAlign w:val="superscript"/>
    </w:rPr>
  </w:style>
  <w:style w:type="paragraph" w:styleId="Header">
    <w:name w:val="header"/>
    <w:basedOn w:val="Normal"/>
    <w:link w:val="HeaderChar"/>
    <w:uiPriority w:val="99"/>
    <w:unhideWhenUsed/>
    <w:rsid w:val="00FC44AB"/>
    <w:pPr>
      <w:tabs>
        <w:tab w:val="center" w:pos="4680"/>
        <w:tab w:val="right" w:pos="9360"/>
      </w:tabs>
      <w:spacing w:after="0" w:line="240" w:lineRule="auto"/>
      <w:pPrChange w:id="18" w:author="Eric White" w:date="2026-06-29T11:14:00Z">
        <w:pPr>
          <w:tabs>
            <w:tab w:val="center" w:pos="4680"/>
            <w:tab w:val="right" w:pos="9360"/>
          </w:tabs>
        </w:pPr>
      </w:pPrChange>
    </w:pPr>
    <w:rPr>
      <w:kern w:val="0"/>
      <w:sz w:val="22"/>
      <w:szCs w:val="22"/>
      <w14:ligatures w14:val="none"/>
      <w:rPrChange w:id="18" w:author="Eric White" w:date="2026-06-29T11:14:00Z">
        <w:rPr>
          <w:rFonts w:asciiTheme="minorHAnsi" w:eastAsiaTheme="minorHAnsi" w:hAnsiTheme="minorHAnsi" w:cstheme="minorBidi"/>
          <w:sz w:val="22"/>
          <w:szCs w:val="22"/>
          <w:lang w:val="en-US" w:eastAsia="en-US" w:bidi="ar-SA"/>
        </w:rPr>
      </w:rPrChange>
    </w:rPr>
  </w:style>
  <w:style w:type="character" w:customStyle="1" w:styleId="HeaderChar">
    <w:name w:val="Header Char"/>
    <w:basedOn w:val="DefaultParagraphFont"/>
    <w:link w:val="Header"/>
    <w:uiPriority w:val="99"/>
    <w:rsid w:val="005C06E1"/>
    <w:rPr>
      <w:kern w:val="0"/>
      <w:sz w:val="22"/>
      <w:szCs w:val="22"/>
      <w14:ligatures w14:val="none"/>
    </w:rPr>
  </w:style>
  <w:style w:type="paragraph" w:styleId="Footer">
    <w:name w:val="footer"/>
    <w:basedOn w:val="Normal"/>
    <w:link w:val="FooterChar"/>
    <w:uiPriority w:val="99"/>
    <w:unhideWhenUsed/>
    <w:rsid w:val="00FC44AB"/>
    <w:pPr>
      <w:tabs>
        <w:tab w:val="center" w:pos="4680"/>
        <w:tab w:val="right" w:pos="9360"/>
      </w:tabs>
      <w:spacing w:after="0" w:line="240" w:lineRule="auto"/>
      <w:pPrChange w:id="19" w:author="Eric White" w:date="2026-06-29T11:14:00Z">
        <w:pPr>
          <w:tabs>
            <w:tab w:val="center" w:pos="4680"/>
            <w:tab w:val="right" w:pos="9360"/>
          </w:tabs>
        </w:pPr>
      </w:pPrChange>
    </w:pPr>
    <w:rPr>
      <w:kern w:val="0"/>
      <w:sz w:val="22"/>
      <w:szCs w:val="22"/>
      <w14:ligatures w14:val="none"/>
      <w:rPrChange w:id="19" w:author="Eric White" w:date="2026-06-29T11:14:00Z">
        <w:rPr>
          <w:rFonts w:asciiTheme="minorHAnsi" w:eastAsiaTheme="minorHAnsi" w:hAnsiTheme="minorHAnsi" w:cstheme="minorBidi"/>
          <w:sz w:val="22"/>
          <w:szCs w:val="22"/>
          <w:lang w:val="en-US" w:eastAsia="en-US" w:bidi="ar-SA"/>
        </w:rPr>
      </w:rPrChange>
    </w:rPr>
  </w:style>
  <w:style w:type="character" w:customStyle="1" w:styleId="FooterChar">
    <w:name w:val="Footer Char"/>
    <w:basedOn w:val="DefaultParagraphFont"/>
    <w:link w:val="Footer"/>
    <w:uiPriority w:val="99"/>
    <w:rsid w:val="005C06E1"/>
    <w:rPr>
      <w:kern w:val="0"/>
      <w:sz w:val="22"/>
      <w:szCs w:val="22"/>
      <w14:ligatures w14:val="none"/>
    </w:rPr>
  </w:style>
  <w:style w:type="table" w:styleId="TableGrid">
    <w:name w:val="Table Grid"/>
    <w:basedOn w:val="TableNormal"/>
    <w:uiPriority w:val="39"/>
    <w:rsid w:val="005C06E1"/>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5">
    <w:name w:val="Grid Table 4 Accent 5"/>
    <w:basedOn w:val="TableNormal"/>
    <w:uiPriority w:val="49"/>
    <w:rsid w:val="005C06E1"/>
    <w:pPr>
      <w:spacing w:after="0" w:line="240" w:lineRule="auto"/>
    </w:pPr>
    <w:rPr>
      <w:kern w:val="0"/>
      <w:sz w:val="22"/>
      <w:szCs w:val="22"/>
      <w14:ligatures w14:val="none"/>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paragraph" w:styleId="NoSpacing">
    <w:name w:val="No Spacing"/>
    <w:link w:val="NoSpacingChar"/>
    <w:uiPriority w:val="1"/>
    <w:qFormat/>
    <w:rsid w:val="004E6D44"/>
    <w:pPr>
      <w:spacing w:after="0" w:line="240" w:lineRule="auto"/>
      <w:pPrChange w:id="20" w:author="Eric White" w:date="2026-06-29T11:14:00Z">
        <w:pPr/>
      </w:pPrChange>
    </w:pPr>
    <w:rPr>
      <w:rFonts w:eastAsiaTheme="minorEastAsia"/>
      <w:kern w:val="0"/>
      <w:sz w:val="22"/>
      <w:szCs w:val="22"/>
      <w14:ligatures w14:val="none"/>
      <w:rPrChange w:id="20" w:author="Eric White" w:date="2026-06-29T11:14:00Z">
        <w:rPr>
          <w:rFonts w:asciiTheme="minorHAnsi" w:eastAsiaTheme="minorEastAsia" w:hAnsiTheme="minorHAnsi" w:cstheme="minorBidi"/>
          <w:sz w:val="22"/>
          <w:szCs w:val="22"/>
          <w:lang w:val="en-US" w:eastAsia="en-US" w:bidi="ar-SA"/>
        </w:rPr>
      </w:rPrChange>
    </w:rPr>
  </w:style>
  <w:style w:type="character" w:customStyle="1" w:styleId="NoSpacingChar">
    <w:name w:val="No Spacing Char"/>
    <w:basedOn w:val="DefaultParagraphFont"/>
    <w:link w:val="NoSpacing"/>
    <w:uiPriority w:val="1"/>
    <w:rsid w:val="005C06E1"/>
    <w:rPr>
      <w:rFonts w:eastAsiaTheme="minorEastAsia"/>
      <w:kern w:val="0"/>
      <w:sz w:val="22"/>
      <w:szCs w:val="22"/>
      <w14:ligatures w14:val="none"/>
    </w:rPr>
  </w:style>
  <w:style w:type="character" w:styleId="Hyperlink">
    <w:name w:val="Hyperlink"/>
    <w:basedOn w:val="DefaultParagraphFont"/>
    <w:uiPriority w:val="99"/>
    <w:unhideWhenUsed/>
    <w:rsid w:val="005C06E1"/>
    <w:rPr>
      <w:color w:val="467886" w:themeColor="hyperlink"/>
      <w:u w:val="single"/>
    </w:rPr>
  </w:style>
  <w:style w:type="paragraph" w:styleId="Caption">
    <w:name w:val="caption"/>
    <w:basedOn w:val="Normal"/>
    <w:next w:val="Normal"/>
    <w:uiPriority w:val="35"/>
    <w:semiHidden/>
    <w:unhideWhenUsed/>
    <w:qFormat/>
    <w:rsid w:val="00ED7F78"/>
    <w:pPr>
      <w:spacing w:line="259" w:lineRule="auto"/>
      <w:pPrChange w:id="21" w:author="Eric White" w:date="2026-06-29T11:14:00Z">
        <w:pPr>
          <w:spacing w:after="160" w:line="259" w:lineRule="auto"/>
        </w:pPr>
      </w:pPrChange>
    </w:pPr>
    <w:rPr>
      <w:b/>
      <w:bCs/>
      <w:color w:val="0F4761" w:themeColor="accent1" w:themeShade="BF"/>
      <w:kern w:val="0"/>
      <w:sz w:val="16"/>
      <w:szCs w:val="16"/>
      <w14:ligatures w14:val="none"/>
      <w:rPrChange w:id="21" w:author="Eric White" w:date="2026-06-29T11:14:00Z">
        <w:rPr>
          <w:rFonts w:asciiTheme="minorHAnsi" w:eastAsiaTheme="minorHAnsi" w:hAnsiTheme="minorHAnsi" w:cstheme="minorBidi"/>
          <w:b/>
          <w:bCs/>
          <w:color w:val="0F4761" w:themeColor="accent1" w:themeShade="BF"/>
          <w:sz w:val="16"/>
          <w:szCs w:val="16"/>
          <w:lang w:val="en-US" w:eastAsia="en-US" w:bidi="ar-SA"/>
        </w:rPr>
      </w:rPrChange>
    </w:rPr>
  </w:style>
  <w:style w:type="character" w:styleId="Strong">
    <w:name w:val="Strong"/>
    <w:uiPriority w:val="22"/>
    <w:qFormat/>
    <w:rsid w:val="005C06E1"/>
    <w:rPr>
      <w:b/>
      <w:bCs/>
    </w:rPr>
  </w:style>
  <w:style w:type="character" w:styleId="Emphasis">
    <w:name w:val="Emphasis"/>
    <w:uiPriority w:val="20"/>
    <w:qFormat/>
    <w:rsid w:val="005C06E1"/>
    <w:rPr>
      <w:caps/>
      <w:color w:val="0A2F40" w:themeColor="accent1" w:themeShade="7F"/>
      <w:spacing w:val="5"/>
    </w:rPr>
  </w:style>
  <w:style w:type="character" w:styleId="SubtleEmphasis">
    <w:name w:val="Subtle Emphasis"/>
    <w:uiPriority w:val="19"/>
    <w:qFormat/>
    <w:rsid w:val="005C06E1"/>
    <w:rPr>
      <w:i/>
      <w:iCs/>
      <w:color w:val="0A2F40" w:themeColor="accent1" w:themeShade="7F"/>
    </w:rPr>
  </w:style>
  <w:style w:type="character" w:styleId="SubtleReference">
    <w:name w:val="Subtle Reference"/>
    <w:uiPriority w:val="31"/>
    <w:qFormat/>
    <w:rsid w:val="005C06E1"/>
    <w:rPr>
      <w:b/>
      <w:bCs/>
      <w:color w:val="156082" w:themeColor="accent1"/>
    </w:rPr>
  </w:style>
  <w:style w:type="character" w:styleId="BookTitle">
    <w:name w:val="Book Title"/>
    <w:uiPriority w:val="33"/>
    <w:qFormat/>
    <w:rsid w:val="005C06E1"/>
    <w:rPr>
      <w:b/>
      <w:bCs/>
      <w:i/>
      <w:iCs/>
      <w:spacing w:val="0"/>
    </w:rPr>
  </w:style>
  <w:style w:type="paragraph" w:styleId="TOCHeading">
    <w:name w:val="TOC Heading"/>
    <w:basedOn w:val="Heading1"/>
    <w:next w:val="Normal"/>
    <w:uiPriority w:val="39"/>
    <w:semiHidden/>
    <w:unhideWhenUsed/>
    <w:qFormat/>
    <w:rsid w:val="00ED7F78"/>
    <w:pPr>
      <w:outlineLvl w:val="9"/>
      <w:pPrChange w:id="22" w:author="Eric White" w:date="2026-06-29T11:14:00Z">
        <w:pPr>
          <w:keepNext/>
          <w:keepLines/>
          <w:spacing w:before="240" w:line="259" w:lineRule="auto"/>
        </w:pPr>
      </w:pPrChange>
    </w:pPr>
    <w:rPr>
      <w:rPrChange w:id="22" w:author="Eric White" w:date="2026-06-29T11:14:00Z">
        <w:rPr>
          <w:rFonts w:asciiTheme="majorHAnsi" w:eastAsiaTheme="majorEastAsia" w:hAnsiTheme="majorHAnsi" w:cstheme="majorBidi"/>
          <w:color w:val="0F4761" w:themeColor="accent1" w:themeShade="BF"/>
          <w:sz w:val="32"/>
          <w:szCs w:val="32"/>
          <w:lang w:val="en-US" w:eastAsia="en-US" w:bidi="ar-SA"/>
        </w:rPr>
      </w:rPrChange>
    </w:rPr>
  </w:style>
  <w:style w:type="paragraph" w:styleId="TOC1">
    <w:name w:val="toc 1"/>
    <w:basedOn w:val="Normal"/>
    <w:next w:val="Normal"/>
    <w:autoRedefine/>
    <w:uiPriority w:val="39"/>
    <w:unhideWhenUsed/>
    <w:rsid w:val="005E4538"/>
    <w:pPr>
      <w:spacing w:after="100" w:line="259" w:lineRule="auto"/>
      <w:pPrChange w:id="23" w:author="Eric White" w:date="2026-06-29T11:14:00Z">
        <w:pPr>
          <w:spacing w:after="100" w:line="259" w:lineRule="auto"/>
        </w:pPr>
      </w:pPrChange>
    </w:pPr>
    <w:rPr>
      <w:kern w:val="0"/>
      <w:sz w:val="22"/>
      <w:szCs w:val="22"/>
      <w14:ligatures w14:val="none"/>
      <w:rPrChange w:id="23" w:author="Eric White" w:date="2026-06-29T11:14:00Z">
        <w:rPr>
          <w:rFonts w:asciiTheme="minorHAnsi" w:eastAsiaTheme="minorHAnsi" w:hAnsiTheme="minorHAnsi" w:cstheme="minorBidi"/>
          <w:sz w:val="22"/>
          <w:szCs w:val="22"/>
          <w:lang w:val="en-US" w:eastAsia="en-US" w:bidi="ar-SA"/>
        </w:rPr>
      </w:rPrChange>
    </w:rPr>
  </w:style>
  <w:style w:type="paragraph" w:styleId="TOC2">
    <w:name w:val="toc 2"/>
    <w:basedOn w:val="Normal"/>
    <w:next w:val="Normal"/>
    <w:autoRedefine/>
    <w:uiPriority w:val="39"/>
    <w:unhideWhenUsed/>
    <w:rsid w:val="005E4538"/>
    <w:pPr>
      <w:spacing w:after="100" w:line="259" w:lineRule="auto"/>
      <w:ind w:left="220"/>
      <w:pPrChange w:id="24" w:author="Eric White" w:date="2026-06-29T11:14:00Z">
        <w:pPr>
          <w:spacing w:after="100" w:line="259" w:lineRule="auto"/>
          <w:ind w:left="220"/>
        </w:pPr>
      </w:pPrChange>
    </w:pPr>
    <w:rPr>
      <w:kern w:val="0"/>
      <w:sz w:val="22"/>
      <w:szCs w:val="22"/>
      <w14:ligatures w14:val="none"/>
      <w:rPrChange w:id="24" w:author="Eric White" w:date="2026-06-29T11:14:00Z">
        <w:rPr>
          <w:rFonts w:asciiTheme="minorHAnsi" w:eastAsiaTheme="minorHAnsi" w:hAnsiTheme="minorHAnsi" w:cstheme="minorBidi"/>
          <w:sz w:val="22"/>
          <w:szCs w:val="22"/>
          <w:lang w:val="en-US" w:eastAsia="en-US" w:bidi="ar-SA"/>
        </w:rPr>
      </w:rPrChange>
    </w:rPr>
  </w:style>
  <w:style w:type="paragraph" w:styleId="FootnoteText">
    <w:name w:val="footnote text"/>
    <w:basedOn w:val="Normal"/>
    <w:link w:val="FootnoteTextChar"/>
    <w:uiPriority w:val="99"/>
    <w:semiHidden/>
    <w:unhideWhenUsed/>
    <w:rsid w:val="00D66685"/>
    <w:pPr>
      <w:spacing w:after="0" w:line="240" w:lineRule="auto"/>
      <w:pPrChange w:id="25" w:author="Eric White" w:date="2026-06-29T11:14:00Z">
        <w:pPr/>
      </w:pPrChange>
    </w:pPr>
    <w:rPr>
      <w:kern w:val="0"/>
      <w:sz w:val="20"/>
      <w:szCs w:val="20"/>
      <w14:ligatures w14:val="none"/>
      <w:rPrChange w:id="25" w:author="Eric White" w:date="2026-06-29T11:14:00Z">
        <w:rPr>
          <w:rFonts w:asciiTheme="minorHAnsi" w:eastAsiaTheme="minorHAnsi" w:hAnsiTheme="minorHAnsi" w:cstheme="minorBidi"/>
          <w:lang w:val="en-US" w:eastAsia="en-US" w:bidi="ar-SA"/>
        </w:rPr>
      </w:rPrChange>
    </w:rPr>
  </w:style>
  <w:style w:type="character" w:customStyle="1" w:styleId="FootnoteTextChar">
    <w:name w:val="Footnote Text Char"/>
    <w:basedOn w:val="DefaultParagraphFont"/>
    <w:link w:val="FootnoteText"/>
    <w:uiPriority w:val="99"/>
    <w:semiHidden/>
    <w:rsid w:val="005C06E1"/>
    <w:rPr>
      <w:kern w:val="0"/>
      <w:sz w:val="20"/>
      <w:szCs w:val="20"/>
      <w14:ligatures w14:val="none"/>
    </w:rPr>
  </w:style>
  <w:style w:type="character" w:styleId="FootnoteReference">
    <w:name w:val="footnote reference"/>
    <w:basedOn w:val="DefaultParagraphFont"/>
    <w:uiPriority w:val="99"/>
    <w:semiHidden/>
    <w:unhideWhenUsed/>
    <w:rsid w:val="005C06E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2.emf"/><Relationship Id="rId26" Type="http://schemas.openxmlformats.org/officeDocument/2006/relationships/footer" Target="footer6.xml"/><Relationship Id="rId39" Type="http://schemas.openxmlformats.org/officeDocument/2006/relationships/theme" Target="theme/theme1.xml"/><Relationship Id="rId21" Type="http://schemas.openxmlformats.org/officeDocument/2006/relationships/header" Target="header4.xml"/><Relationship Id="rId34" Type="http://schemas.openxmlformats.org/officeDocument/2006/relationships/diagramLayout" Target="diagrams/layout1.xml"/><Relationship Id="rId7" Type="http://schemas.openxmlformats.org/officeDocument/2006/relationships/chart" Target="charts/chart1.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header" Target="header6.xml"/><Relationship Id="rId33" Type="http://schemas.openxmlformats.org/officeDocument/2006/relationships/diagramData" Target="diagrams/data1.xm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3.xml"/><Relationship Id="rId20" Type="http://schemas.openxmlformats.org/officeDocument/2006/relationships/image" Target="media/image3.bin"/><Relationship Id="rId29" Type="http://schemas.openxmlformats.org/officeDocument/2006/relationships/footer" Target="foot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bin"/><Relationship Id="rId24" Type="http://schemas.openxmlformats.org/officeDocument/2006/relationships/footer" Target="footer5.xml"/><Relationship Id="rId32" Type="http://schemas.openxmlformats.org/officeDocument/2006/relationships/footer" Target="footer9.xml"/><Relationship Id="rId37" Type="http://schemas.microsoft.com/office/2007/relationships/diagramDrawing" Target="diagrams/drawing1.xml"/><Relationship Id="rId5" Type="http://schemas.openxmlformats.org/officeDocument/2006/relationships/footnotes" Target="footnotes.xml"/><Relationship Id="rId15" Type="http://schemas.openxmlformats.org/officeDocument/2006/relationships/footer" Target="footer2.xml"/><Relationship Id="rId23" Type="http://schemas.openxmlformats.org/officeDocument/2006/relationships/footer" Target="footer4.xml"/><Relationship Id="rId28" Type="http://schemas.openxmlformats.org/officeDocument/2006/relationships/header" Target="header8.xml"/><Relationship Id="rId36" Type="http://schemas.openxmlformats.org/officeDocument/2006/relationships/diagramColors" Target="diagrams/colors1.xml"/><Relationship Id="rId10" Type="http://schemas.microsoft.com/office/2016/09/relationships/commentsIds" Target="commentsIds.xml"/><Relationship Id="rId19" Type="http://schemas.openxmlformats.org/officeDocument/2006/relationships/package" Target="embeddings/Microsoft_Excel_Worksheet1.xlsx"/><Relationship Id="rId31" Type="http://schemas.openxmlformats.org/officeDocument/2006/relationships/header" Target="header9.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footer" Target="footer1.xml"/><Relationship Id="rId22" Type="http://schemas.openxmlformats.org/officeDocument/2006/relationships/header" Target="header5.xml"/><Relationship Id="rId27" Type="http://schemas.openxmlformats.org/officeDocument/2006/relationships/header" Target="header7.xml"/><Relationship Id="rId30" Type="http://schemas.openxmlformats.org/officeDocument/2006/relationships/footer" Target="footer8.xml"/><Relationship Id="rId35" Type="http://schemas.openxmlformats.org/officeDocument/2006/relationships/diagramQuickStyle" Target="diagrams/quickStyle1.xml"/><Relationship Id="rId8" Type="http://schemas.openxmlformats.org/officeDocument/2006/relationships/comments" Target="comments.xml"/><Relationship Id="rId3" Type="http://schemas.openxmlformats.org/officeDocument/2006/relationships/settings" Target="settings.xml"/></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Sheet1!$B$1</c:f>
              <c:strCache>
                <c:ptCount val="1"/>
                <c:pt idx="0">
                  <c:v>Series 1</c:v>
                </c:pt>
              </c:strCache>
            </c:strRef>
          </c:tx>
          <c:spPr>
            <a:solidFill>
              <a:schemeClr val="accent1"/>
            </a:solidFill>
            <a:ln>
              <a:noFill/>
            </a:ln>
            <a:effectLst/>
          </c:spPr>
          <c:invertIfNegative val="0"/>
          <c:cat>
            <c:strRef>
              <c:f>Sheet1!$A$2:$A$5</c:f>
              <c:strCache>
                <c:ptCount val="4"/>
                <c:pt idx="0">
                  <c:v>Category 1</c:v>
                </c:pt>
                <c:pt idx="1">
                  <c:v>Category 2</c:v>
                </c:pt>
                <c:pt idx="2">
                  <c:v>Category 3</c:v>
                </c:pt>
                <c:pt idx="3">
                  <c:v>Category 4</c:v>
                </c:pt>
              </c:strCache>
            </c:strRef>
          </c:cat>
          <c:val>
            <c:numRef>
              <c:f>Sheet1!$B$2:$B$5</c:f>
              <c:numCache>
                <c:formatCode>General</c:formatCode>
                <c:ptCount val="4"/>
                <c:pt idx="0">
                  <c:v>4.3</c:v>
                </c:pt>
                <c:pt idx="1">
                  <c:v>2.5</c:v>
                </c:pt>
                <c:pt idx="2">
                  <c:v>3.5</c:v>
                </c:pt>
                <c:pt idx="3">
                  <c:v>4.5</c:v>
                </c:pt>
              </c:numCache>
            </c:numRef>
          </c:val>
          <c:extLst>
            <c:ext xmlns:c16="http://schemas.microsoft.com/office/drawing/2014/chart" uri="{C3380CC4-5D6E-409C-BE32-E72D297353CC}">
              <c16:uniqueId val="{00000000-BB06-6340-A4D7-360519F18111}"/>
            </c:ext>
          </c:extLst>
        </c:ser>
        <c:ser>
          <c:idx val="1"/>
          <c:order val="1"/>
          <c:tx>
            <c:strRef>
              <c:f>Sheet1!$C$1</c:f>
              <c:strCache>
                <c:ptCount val="1"/>
                <c:pt idx="0">
                  <c:v>Series 2</c:v>
                </c:pt>
              </c:strCache>
            </c:strRef>
          </c:tx>
          <c:spPr>
            <a:solidFill>
              <a:schemeClr val="accent2"/>
            </a:solidFill>
            <a:ln>
              <a:noFill/>
            </a:ln>
            <a:effectLst/>
          </c:spPr>
          <c:invertIfNegative val="0"/>
          <c:cat>
            <c:strRef>
              <c:f>Sheet1!$A$2:$A$5</c:f>
              <c:strCache>
                <c:ptCount val="4"/>
                <c:pt idx="0">
                  <c:v>Category 1</c:v>
                </c:pt>
                <c:pt idx="1">
                  <c:v>Category 2</c:v>
                </c:pt>
                <c:pt idx="2">
                  <c:v>Category 3</c:v>
                </c:pt>
                <c:pt idx="3">
                  <c:v>Category 4</c:v>
                </c:pt>
              </c:strCache>
            </c:strRef>
          </c:cat>
          <c:val>
            <c:numRef>
              <c:f>Sheet1!$C$2:$C$5</c:f>
              <c:numCache>
                <c:formatCode>General</c:formatCode>
                <c:ptCount val="4"/>
                <c:pt idx="0">
                  <c:v>2.4</c:v>
                </c:pt>
                <c:pt idx="1">
                  <c:v>4.4000000000000004</c:v>
                </c:pt>
                <c:pt idx="2">
                  <c:v>1.8</c:v>
                </c:pt>
                <c:pt idx="3">
                  <c:v>2.8</c:v>
                </c:pt>
              </c:numCache>
            </c:numRef>
          </c:val>
          <c:extLst>
            <c:ext xmlns:c16="http://schemas.microsoft.com/office/drawing/2014/chart" uri="{C3380CC4-5D6E-409C-BE32-E72D297353CC}">
              <c16:uniqueId val="{00000001-BB06-6340-A4D7-360519F18111}"/>
            </c:ext>
          </c:extLst>
        </c:ser>
        <c:ser>
          <c:idx val="2"/>
          <c:order val="2"/>
          <c:tx>
            <c:strRef>
              <c:f>Sheet1!$D$1</c:f>
              <c:strCache>
                <c:ptCount val="1"/>
                <c:pt idx="0">
                  <c:v>Series 3</c:v>
                </c:pt>
              </c:strCache>
            </c:strRef>
          </c:tx>
          <c:spPr>
            <a:solidFill>
              <a:schemeClr val="accent3"/>
            </a:solidFill>
            <a:ln>
              <a:noFill/>
            </a:ln>
            <a:effectLst/>
          </c:spPr>
          <c:invertIfNegative val="0"/>
          <c:cat>
            <c:strRef>
              <c:f>Sheet1!$A$2:$A$5</c:f>
              <c:strCache>
                <c:ptCount val="4"/>
                <c:pt idx="0">
                  <c:v>Category 1</c:v>
                </c:pt>
                <c:pt idx="1">
                  <c:v>Category 2</c:v>
                </c:pt>
                <c:pt idx="2">
                  <c:v>Category 3</c:v>
                </c:pt>
                <c:pt idx="3">
                  <c:v>Category 4</c:v>
                </c:pt>
              </c:strCache>
            </c:strRef>
          </c:cat>
          <c:val>
            <c:numRef>
              <c:f>Sheet1!$D$2:$D$5</c:f>
              <c:numCache>
                <c:formatCode>General</c:formatCode>
                <c:ptCount val="4"/>
                <c:pt idx="0">
                  <c:v>2</c:v>
                </c:pt>
                <c:pt idx="1">
                  <c:v>2</c:v>
                </c:pt>
                <c:pt idx="2">
                  <c:v>3</c:v>
                </c:pt>
                <c:pt idx="3">
                  <c:v>5</c:v>
                </c:pt>
              </c:numCache>
            </c:numRef>
          </c:val>
          <c:extLst>
            <c:ext xmlns:c16="http://schemas.microsoft.com/office/drawing/2014/chart" uri="{C3380CC4-5D6E-409C-BE32-E72D297353CC}">
              <c16:uniqueId val="{00000002-BB06-6340-A4D7-360519F18111}"/>
            </c:ext>
          </c:extLst>
        </c:ser>
        <c:dLbls>
          <c:showLegendKey val="0"/>
          <c:showVal val="0"/>
          <c:showCatName val="0"/>
          <c:showSerName val="0"/>
          <c:showPercent val="0"/>
          <c:showBubbleSize val="0"/>
        </c:dLbls>
        <c:gapWidth val="219"/>
        <c:overlap val="-27"/>
        <c:axId val="548922456"/>
        <c:axId val="548922848"/>
      </c:barChart>
      <c:catAx>
        <c:axId val="54892245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48922848"/>
        <c:crosses val="autoZero"/>
        <c:auto val="1"/>
        <c:lblAlgn val="ctr"/>
        <c:lblOffset val="100"/>
        <c:noMultiLvlLbl val="0"/>
      </c:catAx>
      <c:valAx>
        <c:axId val="54892284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4892245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F234BCEC-6073-447A-AE27-5A711EA9B02B}" type="doc">
      <dgm:prSet loTypeId="urn:microsoft.com/office/officeart/2005/8/layout/list1" loCatId="list" qsTypeId="urn:microsoft.com/office/officeart/2005/8/quickstyle/simple1" qsCatId="simple" csTypeId="urn:microsoft.com/office/officeart/2005/8/colors/accent1_2" csCatId="accent1" phldr="1"/>
      <dgm:spPr/>
      <dgm:t>
        <a:bodyPr/>
        <a:lstStyle/>
        <a:p>
          <a:endParaRPr lang="en-US"/>
        </a:p>
      </dgm:t>
    </dgm:pt>
    <dgm:pt modelId="{4B6711F0-9784-4ECD-A01A-61C95ED41683}">
      <dgm:prSet phldrT="[Text]"/>
      <dgm:spPr/>
      <dgm:t>
        <a:bodyPr/>
        <a:lstStyle/>
        <a:p>
          <a:r>
            <a:rPr lang="en-US"/>
            <a:t>Item 1</a:t>
          </a:r>
        </a:p>
      </dgm:t>
    </dgm:pt>
    <dgm:pt modelId="{B8A7512B-6B55-401D-917F-ED48EA840000}" type="parTrans" cxnId="{0D540088-96BB-4126-8FD0-C20FC4B05131}">
      <dgm:prSet/>
      <dgm:spPr/>
      <dgm:t>
        <a:bodyPr/>
        <a:lstStyle/>
        <a:p>
          <a:endParaRPr lang="en-US"/>
        </a:p>
      </dgm:t>
    </dgm:pt>
    <dgm:pt modelId="{ACF89A07-B067-459D-8648-8DC6675E2C24}" type="sibTrans" cxnId="{0D540088-96BB-4126-8FD0-C20FC4B05131}">
      <dgm:prSet/>
      <dgm:spPr/>
      <dgm:t>
        <a:bodyPr/>
        <a:lstStyle/>
        <a:p>
          <a:endParaRPr lang="en-US"/>
        </a:p>
      </dgm:t>
    </dgm:pt>
    <dgm:pt modelId="{2233FC90-28FF-4E61-886E-4273680BB6D3}">
      <dgm:prSet phldrT="[Text]"/>
      <dgm:spPr/>
      <dgm:t>
        <a:bodyPr/>
        <a:lstStyle/>
        <a:p>
          <a:r>
            <a:rPr lang="en-US"/>
            <a:t>Item 2</a:t>
          </a:r>
        </a:p>
      </dgm:t>
    </dgm:pt>
    <dgm:pt modelId="{803F5A71-6A7C-46F2-BDB0-5E8AD6371437}" type="parTrans" cxnId="{EC877EB0-AB4C-4510-8AA5-E9E7AE9477DE}">
      <dgm:prSet/>
      <dgm:spPr/>
      <dgm:t>
        <a:bodyPr/>
        <a:lstStyle/>
        <a:p>
          <a:endParaRPr lang="en-US"/>
        </a:p>
      </dgm:t>
    </dgm:pt>
    <dgm:pt modelId="{FF7E39A4-2AE3-462D-8EB9-601EBFDD3943}" type="sibTrans" cxnId="{EC877EB0-AB4C-4510-8AA5-E9E7AE9477DE}">
      <dgm:prSet/>
      <dgm:spPr/>
      <dgm:t>
        <a:bodyPr/>
        <a:lstStyle/>
        <a:p>
          <a:endParaRPr lang="en-US"/>
        </a:p>
      </dgm:t>
    </dgm:pt>
    <dgm:pt modelId="{C152DEE9-0C99-47F2-9D77-9C596C51F41B}">
      <dgm:prSet phldrT="[Text]"/>
      <dgm:spPr/>
      <dgm:t>
        <a:bodyPr/>
        <a:lstStyle/>
        <a:p>
          <a:r>
            <a:rPr lang="en-US"/>
            <a:t>Item 3</a:t>
          </a:r>
        </a:p>
      </dgm:t>
    </dgm:pt>
    <dgm:pt modelId="{6E783AAD-C7CB-495F-A819-B60A42732337}" type="parTrans" cxnId="{6A69AF1C-E2A2-468D-9616-496EA7F68C32}">
      <dgm:prSet/>
      <dgm:spPr/>
      <dgm:t>
        <a:bodyPr/>
        <a:lstStyle/>
        <a:p>
          <a:endParaRPr lang="en-US"/>
        </a:p>
      </dgm:t>
    </dgm:pt>
    <dgm:pt modelId="{1858B730-3CAF-456D-9D67-8FE7D37DD423}" type="sibTrans" cxnId="{6A69AF1C-E2A2-468D-9616-496EA7F68C32}">
      <dgm:prSet/>
      <dgm:spPr/>
      <dgm:t>
        <a:bodyPr/>
        <a:lstStyle/>
        <a:p>
          <a:endParaRPr lang="en-US"/>
        </a:p>
      </dgm:t>
    </dgm:pt>
    <dgm:pt modelId="{EBC89927-B953-4BAF-8E05-2A50C0B48C33}" type="pres">
      <dgm:prSet presAssocID="{F234BCEC-6073-447A-AE27-5A711EA9B02B}" presName="linear" presStyleCnt="0">
        <dgm:presLayoutVars>
          <dgm:dir/>
          <dgm:animLvl val="lvl"/>
          <dgm:resizeHandles val="exact"/>
        </dgm:presLayoutVars>
      </dgm:prSet>
      <dgm:spPr/>
    </dgm:pt>
    <dgm:pt modelId="{928A5A45-95B1-4D49-9D44-D226F93A92D7}" type="pres">
      <dgm:prSet presAssocID="{4B6711F0-9784-4ECD-A01A-61C95ED41683}" presName="parentLin" presStyleCnt="0"/>
      <dgm:spPr/>
    </dgm:pt>
    <dgm:pt modelId="{ABBFFC1D-C209-428E-A439-F29E8BD3626E}" type="pres">
      <dgm:prSet presAssocID="{4B6711F0-9784-4ECD-A01A-61C95ED41683}" presName="parentLeftMargin" presStyleLbl="node1" presStyleIdx="0" presStyleCnt="3"/>
      <dgm:spPr/>
    </dgm:pt>
    <dgm:pt modelId="{BEDA8E25-BDC8-4169-BB3F-A5089091E57E}" type="pres">
      <dgm:prSet presAssocID="{4B6711F0-9784-4ECD-A01A-61C95ED41683}" presName="parentText" presStyleLbl="node1" presStyleIdx="0" presStyleCnt="3">
        <dgm:presLayoutVars>
          <dgm:chMax val="0"/>
          <dgm:bulletEnabled val="1"/>
        </dgm:presLayoutVars>
      </dgm:prSet>
      <dgm:spPr/>
    </dgm:pt>
    <dgm:pt modelId="{C1196124-FB41-4127-ACA1-E937855C994F}" type="pres">
      <dgm:prSet presAssocID="{4B6711F0-9784-4ECD-A01A-61C95ED41683}" presName="negativeSpace" presStyleCnt="0"/>
      <dgm:spPr/>
    </dgm:pt>
    <dgm:pt modelId="{E69C432B-90BC-4ABD-87CA-31144D9DEE3F}" type="pres">
      <dgm:prSet presAssocID="{4B6711F0-9784-4ECD-A01A-61C95ED41683}" presName="childText" presStyleLbl="conFgAcc1" presStyleIdx="0" presStyleCnt="3">
        <dgm:presLayoutVars>
          <dgm:bulletEnabled val="1"/>
        </dgm:presLayoutVars>
      </dgm:prSet>
      <dgm:spPr/>
    </dgm:pt>
    <dgm:pt modelId="{5B4D6D5B-FD54-40B7-B57D-5D5EF43F9E49}" type="pres">
      <dgm:prSet presAssocID="{ACF89A07-B067-459D-8648-8DC6675E2C24}" presName="spaceBetweenRectangles" presStyleCnt="0"/>
      <dgm:spPr/>
    </dgm:pt>
    <dgm:pt modelId="{714E05C5-0C60-4C73-B9E9-9AD9615E5B5F}" type="pres">
      <dgm:prSet presAssocID="{2233FC90-28FF-4E61-886E-4273680BB6D3}" presName="parentLin" presStyleCnt="0"/>
      <dgm:spPr/>
    </dgm:pt>
    <dgm:pt modelId="{729DC15F-8884-4D04-BE93-AD9A134C99A0}" type="pres">
      <dgm:prSet presAssocID="{2233FC90-28FF-4E61-886E-4273680BB6D3}" presName="parentLeftMargin" presStyleLbl="node1" presStyleIdx="0" presStyleCnt="3"/>
      <dgm:spPr/>
    </dgm:pt>
    <dgm:pt modelId="{F5A6B133-1EFE-4696-B2F5-83299B17DBDD}" type="pres">
      <dgm:prSet presAssocID="{2233FC90-28FF-4E61-886E-4273680BB6D3}" presName="parentText" presStyleLbl="node1" presStyleIdx="1" presStyleCnt="3">
        <dgm:presLayoutVars>
          <dgm:chMax val="0"/>
          <dgm:bulletEnabled val="1"/>
        </dgm:presLayoutVars>
      </dgm:prSet>
      <dgm:spPr/>
    </dgm:pt>
    <dgm:pt modelId="{154EB3C3-8DDD-450D-8565-C1454672828E}" type="pres">
      <dgm:prSet presAssocID="{2233FC90-28FF-4E61-886E-4273680BB6D3}" presName="negativeSpace" presStyleCnt="0"/>
      <dgm:spPr/>
    </dgm:pt>
    <dgm:pt modelId="{D228189E-4DE6-4C15-BA6B-580A06BBE021}" type="pres">
      <dgm:prSet presAssocID="{2233FC90-28FF-4E61-886E-4273680BB6D3}" presName="childText" presStyleLbl="conFgAcc1" presStyleIdx="1" presStyleCnt="3">
        <dgm:presLayoutVars>
          <dgm:bulletEnabled val="1"/>
        </dgm:presLayoutVars>
      </dgm:prSet>
      <dgm:spPr/>
    </dgm:pt>
    <dgm:pt modelId="{E09E2836-3EF6-45E4-AE86-2CF466B355DF}" type="pres">
      <dgm:prSet presAssocID="{FF7E39A4-2AE3-462D-8EB9-601EBFDD3943}" presName="spaceBetweenRectangles" presStyleCnt="0"/>
      <dgm:spPr/>
    </dgm:pt>
    <dgm:pt modelId="{41AAB4C1-E472-4856-AA34-0E2326939948}" type="pres">
      <dgm:prSet presAssocID="{C152DEE9-0C99-47F2-9D77-9C596C51F41B}" presName="parentLin" presStyleCnt="0"/>
      <dgm:spPr/>
    </dgm:pt>
    <dgm:pt modelId="{94C881B7-9C0B-4FEE-8CDB-EC9376DA67A3}" type="pres">
      <dgm:prSet presAssocID="{C152DEE9-0C99-47F2-9D77-9C596C51F41B}" presName="parentLeftMargin" presStyleLbl="node1" presStyleIdx="1" presStyleCnt="3"/>
      <dgm:spPr/>
    </dgm:pt>
    <dgm:pt modelId="{754D8052-5098-4050-BEE9-FA0490150674}" type="pres">
      <dgm:prSet presAssocID="{C152DEE9-0C99-47F2-9D77-9C596C51F41B}" presName="parentText" presStyleLbl="node1" presStyleIdx="2" presStyleCnt="3">
        <dgm:presLayoutVars>
          <dgm:chMax val="0"/>
          <dgm:bulletEnabled val="1"/>
        </dgm:presLayoutVars>
      </dgm:prSet>
      <dgm:spPr/>
    </dgm:pt>
    <dgm:pt modelId="{1624522F-649F-4321-86F1-94846B88F337}" type="pres">
      <dgm:prSet presAssocID="{C152DEE9-0C99-47F2-9D77-9C596C51F41B}" presName="negativeSpace" presStyleCnt="0"/>
      <dgm:spPr/>
    </dgm:pt>
    <dgm:pt modelId="{F1365A1B-AEBD-4394-BB4A-4FD93ABEF638}" type="pres">
      <dgm:prSet presAssocID="{C152DEE9-0C99-47F2-9D77-9C596C51F41B}" presName="childText" presStyleLbl="conFgAcc1" presStyleIdx="2" presStyleCnt="3">
        <dgm:presLayoutVars>
          <dgm:bulletEnabled val="1"/>
        </dgm:presLayoutVars>
      </dgm:prSet>
      <dgm:spPr/>
    </dgm:pt>
  </dgm:ptLst>
  <dgm:cxnLst>
    <dgm:cxn modelId="{79D56A01-97CA-4A76-B90E-4C36B8DCE364}" type="presOf" srcId="{4B6711F0-9784-4ECD-A01A-61C95ED41683}" destId="{BEDA8E25-BDC8-4169-BB3F-A5089091E57E}" srcOrd="1" destOrd="0" presId="urn:microsoft.com/office/officeart/2005/8/layout/list1"/>
    <dgm:cxn modelId="{6A69AF1C-E2A2-468D-9616-496EA7F68C32}" srcId="{F234BCEC-6073-447A-AE27-5A711EA9B02B}" destId="{C152DEE9-0C99-47F2-9D77-9C596C51F41B}" srcOrd="2" destOrd="0" parTransId="{6E783AAD-C7CB-495F-A819-B60A42732337}" sibTransId="{1858B730-3CAF-456D-9D67-8FE7D37DD423}"/>
    <dgm:cxn modelId="{0DED2A21-B6AB-4E77-AB3D-B0FA39008D05}" type="presOf" srcId="{2233FC90-28FF-4E61-886E-4273680BB6D3}" destId="{F5A6B133-1EFE-4696-B2F5-83299B17DBDD}" srcOrd="1" destOrd="0" presId="urn:microsoft.com/office/officeart/2005/8/layout/list1"/>
    <dgm:cxn modelId="{06FC2034-403A-4945-9A5C-4537611689A5}" type="presOf" srcId="{F234BCEC-6073-447A-AE27-5A711EA9B02B}" destId="{EBC89927-B953-4BAF-8E05-2A50C0B48C33}" srcOrd="0" destOrd="0" presId="urn:microsoft.com/office/officeart/2005/8/layout/list1"/>
    <dgm:cxn modelId="{C737DC39-D766-4F3A-8244-E1EEB9E73331}" type="presOf" srcId="{4B6711F0-9784-4ECD-A01A-61C95ED41683}" destId="{ABBFFC1D-C209-428E-A439-F29E8BD3626E}" srcOrd="0" destOrd="0" presId="urn:microsoft.com/office/officeart/2005/8/layout/list1"/>
    <dgm:cxn modelId="{996D2042-975F-4F28-990F-97103AF08226}" type="presOf" srcId="{2233FC90-28FF-4E61-886E-4273680BB6D3}" destId="{729DC15F-8884-4D04-BE93-AD9A134C99A0}" srcOrd="0" destOrd="0" presId="urn:microsoft.com/office/officeart/2005/8/layout/list1"/>
    <dgm:cxn modelId="{EB2CD44B-382B-4C9B-A7A6-E79C2E564F5E}" type="presOf" srcId="{C152DEE9-0C99-47F2-9D77-9C596C51F41B}" destId="{754D8052-5098-4050-BEE9-FA0490150674}" srcOrd="1" destOrd="0" presId="urn:microsoft.com/office/officeart/2005/8/layout/list1"/>
    <dgm:cxn modelId="{A33DA064-DE97-4CA8-8635-BCDAE7D00EAF}" type="presOf" srcId="{C152DEE9-0C99-47F2-9D77-9C596C51F41B}" destId="{94C881B7-9C0B-4FEE-8CDB-EC9376DA67A3}" srcOrd="0" destOrd="0" presId="urn:microsoft.com/office/officeart/2005/8/layout/list1"/>
    <dgm:cxn modelId="{0D540088-96BB-4126-8FD0-C20FC4B05131}" srcId="{F234BCEC-6073-447A-AE27-5A711EA9B02B}" destId="{4B6711F0-9784-4ECD-A01A-61C95ED41683}" srcOrd="0" destOrd="0" parTransId="{B8A7512B-6B55-401D-917F-ED48EA840000}" sibTransId="{ACF89A07-B067-459D-8648-8DC6675E2C24}"/>
    <dgm:cxn modelId="{EC877EB0-AB4C-4510-8AA5-E9E7AE9477DE}" srcId="{F234BCEC-6073-447A-AE27-5A711EA9B02B}" destId="{2233FC90-28FF-4E61-886E-4273680BB6D3}" srcOrd="1" destOrd="0" parTransId="{803F5A71-6A7C-46F2-BDB0-5E8AD6371437}" sibTransId="{FF7E39A4-2AE3-462D-8EB9-601EBFDD3943}"/>
    <dgm:cxn modelId="{1A59EEB3-AD82-47F4-8020-E2C81C7CC127}" type="presParOf" srcId="{EBC89927-B953-4BAF-8E05-2A50C0B48C33}" destId="{928A5A45-95B1-4D49-9D44-D226F93A92D7}" srcOrd="0" destOrd="0" presId="urn:microsoft.com/office/officeart/2005/8/layout/list1"/>
    <dgm:cxn modelId="{0812B2FA-DCF8-473A-A38A-2C250F8C81EB}" type="presParOf" srcId="{928A5A45-95B1-4D49-9D44-D226F93A92D7}" destId="{ABBFFC1D-C209-428E-A439-F29E8BD3626E}" srcOrd="0" destOrd="0" presId="urn:microsoft.com/office/officeart/2005/8/layout/list1"/>
    <dgm:cxn modelId="{50D93361-658F-4662-9FE3-F07DA1BCA0A2}" type="presParOf" srcId="{928A5A45-95B1-4D49-9D44-D226F93A92D7}" destId="{BEDA8E25-BDC8-4169-BB3F-A5089091E57E}" srcOrd="1" destOrd="0" presId="urn:microsoft.com/office/officeart/2005/8/layout/list1"/>
    <dgm:cxn modelId="{D83C366B-1B9B-4DF5-B204-83A951D9972A}" type="presParOf" srcId="{EBC89927-B953-4BAF-8E05-2A50C0B48C33}" destId="{C1196124-FB41-4127-ACA1-E937855C994F}" srcOrd="1" destOrd="0" presId="urn:microsoft.com/office/officeart/2005/8/layout/list1"/>
    <dgm:cxn modelId="{CFA82627-6CA3-4153-A275-E9D20BA53ECF}" type="presParOf" srcId="{EBC89927-B953-4BAF-8E05-2A50C0B48C33}" destId="{E69C432B-90BC-4ABD-87CA-31144D9DEE3F}" srcOrd="2" destOrd="0" presId="urn:microsoft.com/office/officeart/2005/8/layout/list1"/>
    <dgm:cxn modelId="{8D2C9F24-E53F-4A7D-BC8A-B4CAB7BADB34}" type="presParOf" srcId="{EBC89927-B953-4BAF-8E05-2A50C0B48C33}" destId="{5B4D6D5B-FD54-40B7-B57D-5D5EF43F9E49}" srcOrd="3" destOrd="0" presId="urn:microsoft.com/office/officeart/2005/8/layout/list1"/>
    <dgm:cxn modelId="{840C8481-E876-410A-8AA1-6DFC73D57CAF}" type="presParOf" srcId="{EBC89927-B953-4BAF-8E05-2A50C0B48C33}" destId="{714E05C5-0C60-4C73-B9E9-9AD9615E5B5F}" srcOrd="4" destOrd="0" presId="urn:microsoft.com/office/officeart/2005/8/layout/list1"/>
    <dgm:cxn modelId="{A65736F8-106C-4552-A5BD-48F42B964CF2}" type="presParOf" srcId="{714E05C5-0C60-4C73-B9E9-9AD9615E5B5F}" destId="{729DC15F-8884-4D04-BE93-AD9A134C99A0}" srcOrd="0" destOrd="0" presId="urn:microsoft.com/office/officeart/2005/8/layout/list1"/>
    <dgm:cxn modelId="{C4B14FCE-46D4-4F16-B009-84540C0B05B2}" type="presParOf" srcId="{714E05C5-0C60-4C73-B9E9-9AD9615E5B5F}" destId="{F5A6B133-1EFE-4696-B2F5-83299B17DBDD}" srcOrd="1" destOrd="0" presId="urn:microsoft.com/office/officeart/2005/8/layout/list1"/>
    <dgm:cxn modelId="{C6A6F44C-A284-4F6A-8A87-7276D6D8002F}" type="presParOf" srcId="{EBC89927-B953-4BAF-8E05-2A50C0B48C33}" destId="{154EB3C3-8DDD-450D-8565-C1454672828E}" srcOrd="5" destOrd="0" presId="urn:microsoft.com/office/officeart/2005/8/layout/list1"/>
    <dgm:cxn modelId="{B5064B1F-59CF-4732-84A1-01B7E8D756E7}" type="presParOf" srcId="{EBC89927-B953-4BAF-8E05-2A50C0B48C33}" destId="{D228189E-4DE6-4C15-BA6B-580A06BBE021}" srcOrd="6" destOrd="0" presId="urn:microsoft.com/office/officeart/2005/8/layout/list1"/>
    <dgm:cxn modelId="{5EDB74F7-A511-4095-A3B3-C032311A39F2}" type="presParOf" srcId="{EBC89927-B953-4BAF-8E05-2A50C0B48C33}" destId="{E09E2836-3EF6-45E4-AE86-2CF466B355DF}" srcOrd="7" destOrd="0" presId="urn:microsoft.com/office/officeart/2005/8/layout/list1"/>
    <dgm:cxn modelId="{ECAF2CB2-56BA-45A3-9EE7-09F38D7BD293}" type="presParOf" srcId="{EBC89927-B953-4BAF-8E05-2A50C0B48C33}" destId="{41AAB4C1-E472-4856-AA34-0E2326939948}" srcOrd="8" destOrd="0" presId="urn:microsoft.com/office/officeart/2005/8/layout/list1"/>
    <dgm:cxn modelId="{4F9566E9-DEA1-4C1F-9855-7D8E37F49D6E}" type="presParOf" srcId="{41AAB4C1-E472-4856-AA34-0E2326939948}" destId="{94C881B7-9C0B-4FEE-8CDB-EC9376DA67A3}" srcOrd="0" destOrd="0" presId="urn:microsoft.com/office/officeart/2005/8/layout/list1"/>
    <dgm:cxn modelId="{C9AC7885-A07B-404D-9FFF-0FD5CEB6EFD3}" type="presParOf" srcId="{41AAB4C1-E472-4856-AA34-0E2326939948}" destId="{754D8052-5098-4050-BEE9-FA0490150674}" srcOrd="1" destOrd="0" presId="urn:microsoft.com/office/officeart/2005/8/layout/list1"/>
    <dgm:cxn modelId="{3DC6D00D-1E16-4400-B3D1-0036B421F3DB}" type="presParOf" srcId="{EBC89927-B953-4BAF-8E05-2A50C0B48C33}" destId="{1624522F-649F-4321-86F1-94846B88F337}" srcOrd="9" destOrd="0" presId="urn:microsoft.com/office/officeart/2005/8/layout/list1"/>
    <dgm:cxn modelId="{21C8AAA2-971E-4D34-B999-30A81C80DA88}" type="presParOf" srcId="{EBC89927-B953-4BAF-8E05-2A50C0B48C33}" destId="{F1365A1B-AEBD-4394-BB4A-4FD93ABEF638}" srcOrd="10" destOrd="0" presId="urn:microsoft.com/office/officeart/2005/8/layout/list1"/>
  </dgm:cxnLst>
  <dgm:bg/>
  <dgm:whole/>
  <dgm:extLst>
    <a:ext uri="http://schemas.microsoft.com/office/drawing/2008/diagram">
      <dsp:dataModelExt xmlns:dsp="http://schemas.microsoft.com/office/drawing/2008/diagram" relId="rId37"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69C432B-90BC-4ABD-87CA-31144D9DEE3F}">
      <dsp:nvSpPr>
        <dsp:cNvPr id="0" name=""/>
        <dsp:cNvSpPr/>
      </dsp:nvSpPr>
      <dsp:spPr>
        <a:xfrm>
          <a:off x="0" y="386280"/>
          <a:ext cx="5486400" cy="6048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BEDA8E25-BDC8-4169-BB3F-A5089091E57E}">
      <dsp:nvSpPr>
        <dsp:cNvPr id="0" name=""/>
        <dsp:cNvSpPr/>
      </dsp:nvSpPr>
      <dsp:spPr>
        <a:xfrm>
          <a:off x="274320" y="32040"/>
          <a:ext cx="3840480" cy="70848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1066800">
            <a:lnSpc>
              <a:spcPct val="90000"/>
            </a:lnSpc>
            <a:spcBef>
              <a:spcPct val="0"/>
            </a:spcBef>
            <a:spcAft>
              <a:spcPct val="35000"/>
            </a:spcAft>
            <a:buNone/>
          </a:pPr>
          <a:r>
            <a:rPr lang="en-US" sz="2400" kern="1200"/>
            <a:t>Item 1</a:t>
          </a:r>
        </a:p>
      </dsp:txBody>
      <dsp:txXfrm>
        <a:off x="308905" y="66625"/>
        <a:ext cx="3771310" cy="639310"/>
      </dsp:txXfrm>
    </dsp:sp>
    <dsp:sp modelId="{D228189E-4DE6-4C15-BA6B-580A06BBE021}">
      <dsp:nvSpPr>
        <dsp:cNvPr id="0" name=""/>
        <dsp:cNvSpPr/>
      </dsp:nvSpPr>
      <dsp:spPr>
        <a:xfrm>
          <a:off x="0" y="1474920"/>
          <a:ext cx="5486400" cy="6048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F5A6B133-1EFE-4696-B2F5-83299B17DBDD}">
      <dsp:nvSpPr>
        <dsp:cNvPr id="0" name=""/>
        <dsp:cNvSpPr/>
      </dsp:nvSpPr>
      <dsp:spPr>
        <a:xfrm>
          <a:off x="274320" y="1120680"/>
          <a:ext cx="3840480" cy="70848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1066800">
            <a:lnSpc>
              <a:spcPct val="90000"/>
            </a:lnSpc>
            <a:spcBef>
              <a:spcPct val="0"/>
            </a:spcBef>
            <a:spcAft>
              <a:spcPct val="35000"/>
            </a:spcAft>
            <a:buNone/>
          </a:pPr>
          <a:r>
            <a:rPr lang="en-US" sz="2400" kern="1200"/>
            <a:t>Item 2</a:t>
          </a:r>
        </a:p>
      </dsp:txBody>
      <dsp:txXfrm>
        <a:off x="308905" y="1155265"/>
        <a:ext cx="3771310" cy="639310"/>
      </dsp:txXfrm>
    </dsp:sp>
    <dsp:sp modelId="{F1365A1B-AEBD-4394-BB4A-4FD93ABEF638}">
      <dsp:nvSpPr>
        <dsp:cNvPr id="0" name=""/>
        <dsp:cNvSpPr/>
      </dsp:nvSpPr>
      <dsp:spPr>
        <a:xfrm>
          <a:off x="0" y="2563560"/>
          <a:ext cx="5486400" cy="6048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754D8052-5098-4050-BEE9-FA0490150674}">
      <dsp:nvSpPr>
        <dsp:cNvPr id="0" name=""/>
        <dsp:cNvSpPr/>
      </dsp:nvSpPr>
      <dsp:spPr>
        <a:xfrm>
          <a:off x="274320" y="2209320"/>
          <a:ext cx="3840480" cy="70848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1066800">
            <a:lnSpc>
              <a:spcPct val="90000"/>
            </a:lnSpc>
            <a:spcBef>
              <a:spcPct val="0"/>
            </a:spcBef>
            <a:spcAft>
              <a:spcPct val="35000"/>
            </a:spcAft>
            <a:buNone/>
          </a:pPr>
          <a:r>
            <a:rPr lang="en-US" sz="2400" kern="1200"/>
            <a:t>Item 3</a:t>
          </a:r>
        </a:p>
      </dsp:txBody>
      <dsp:txXfrm>
        <a:off x="308905" y="2243905"/>
        <a:ext cx="3771310" cy="639310"/>
      </dsp:txXfrm>
    </dsp:sp>
  </dsp:spTree>
</dsp:drawing>
</file>

<file path=word/diagrams/layout1.xml><?xml version="1.0" encoding="utf-8"?>
<dgm:layoutDef xmlns:dgm="http://schemas.openxmlformats.org/drawingml/2006/diagram" xmlns:a="http://schemas.openxmlformats.org/drawingml/2006/main" uniqueId="urn:microsoft.com/office/officeart/2005/8/layout/list1">
  <dgm:title val=""/>
  <dgm:desc val=""/>
  <dgm:catLst>
    <dgm:cat type="list" pri="4000"/>
  </dgm:catLst>
  <dgm:sampData>
    <dgm:dataModel>
      <dgm:ptLst>
        <dgm:pt modelId="0" type="doc"/>
        <dgm:pt modelId="1">
          <dgm:prSet phldr="1"/>
        </dgm:pt>
        <dgm:pt modelId="2">
          <dgm:prSet phldr="1"/>
        </dgm:pt>
        <dgm:pt modelId="3">
          <dgm:prSet phldr="1"/>
        </dgm:pt>
      </dgm:ptLst>
      <dgm:cxnLst>
        <dgm:cxn modelId="4" srcId="0" destId="1" srcOrd="0" destOrd="0"/>
        <dgm:cxn modelId="5" srcId="0" destId="2" srcOrd="1" destOrd="0"/>
        <dgm:cxn modelId="6" srcId="0" destId="3" srcOrd="2" destOrd="0"/>
      </dgm:cxnLst>
      <dgm:bg/>
      <dgm:whole/>
    </dgm:dataModel>
  </dgm:sampData>
  <dgm:styleData>
    <dgm:dataModel>
      <dgm:ptLst>
        <dgm:pt modelId="0" type="doc"/>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dir/>
      <dgm:animLvl val="lvl"/>
      <dgm:resizeHandles val="exact"/>
    </dgm:varLst>
    <dgm:choose name="Name0">
      <dgm:if name="Name1" func="var" arg="dir" op="equ" val="norm">
        <dgm:alg type="lin">
          <dgm:param type="linDir" val="fromT"/>
          <dgm:param type="vertAlign" val="mid"/>
          <dgm:param type="horzAlign" val="l"/>
          <dgm:param type="nodeHorzAlign" val="l"/>
        </dgm:alg>
      </dgm:if>
      <dgm:else name="Name2">
        <dgm:alg type="lin">
          <dgm:param type="linDir" val="fromT"/>
          <dgm:param type="vertAlign" val="mid"/>
          <dgm:param type="horzAlign" val="r"/>
          <dgm:param type="nodeHorzAlign" val="r"/>
        </dgm:alg>
      </dgm:else>
    </dgm:choose>
    <dgm:shape xmlns:r="http://schemas.openxmlformats.org/officeDocument/2006/relationships" r:blip="">
      <dgm:adjLst/>
    </dgm:shape>
    <dgm:presOf/>
    <dgm:constrLst>
      <dgm:constr type="w" for="ch" forName="parentLin" refType="w"/>
      <dgm:constr type="h" for="ch" forName="parentLin" val="INF"/>
      <dgm:constr type="w" for="des" forName="parentLeftMargin" refType="w" fact="0.05"/>
      <dgm:constr type="w" for="des" forName="parentText" refType="w" fact="0.7"/>
      <dgm:constr type="h" for="des" forName="parentText" refType="primFontSz" refFor="des" refForName="parentText" fact="0.82"/>
      <dgm:constr type="h" for="ch" forName="negativeSpace" refType="primFontSz" refFor="des" refForName="parentText" fact="-0.41"/>
      <dgm:constr type="h" for="ch" forName="negativeSpace" refType="h" refFor="des" refForName="parentText" op="lte" fact="-0.82"/>
      <dgm:constr type="h" for="ch" forName="negativeSpace" refType="h" refFor="des" refForName="parentText" op="gte" fact="-0.82"/>
      <dgm:constr type="w" for="ch" forName="childText" refType="w"/>
      <dgm:constr type="h" for="ch" forName="childText" refType="primFontSz" refFor="des" refForName="parentText" fact="0.7"/>
      <dgm:constr type="primFontSz" for="des" forName="parentText" val="65"/>
      <dgm:constr type="primFontSz" for="ch" forName="childText" refType="primFontSz" refFor="des" refForName="parentText"/>
      <dgm:constr type="tMarg" for="ch" forName="childText" refType="primFontSz" refFor="des" refForName="parentText" fact="1.64"/>
      <dgm:constr type="tMarg" for="ch" forName="childText" refType="h" refFor="des" refForName="parentText" op="lte" fact="3.28"/>
      <dgm:constr type="tMarg" for="ch" forName="childText" refType="h" refFor="des" refForName="parentText" op="gte" fact="3.28"/>
      <dgm:constr type="lMarg" for="ch" forName="childText" refType="w" fact="0.22"/>
      <dgm:constr type="rMarg" for="ch" forName="childText" refType="lMarg" refFor="ch" refForName="childText"/>
      <dgm:constr type="lMarg" for="des" forName="parentText" refType="w" fact="0.075"/>
      <dgm:constr type="rMarg" for="des" forName="parentText" refType="lMarg" refFor="des" refForName="parentText"/>
      <dgm:constr type="h" for="ch" forName="spaceBetweenRectangles" refType="primFontSz" refFor="des" refForName="parentText" fact="0.15"/>
    </dgm:constrLst>
    <dgm:ruleLst>
      <dgm:rule type="primFontSz" for="des" forName="parentText" val="5" fact="NaN" max="NaN"/>
    </dgm:ruleLst>
    <dgm:forEach name="Name3" axis="ch" ptType="node">
      <dgm:layoutNode name="parentLin">
        <dgm:choose name="Name4">
          <dgm:if name="Name5" func="var" arg="dir" op="equ" val="norm">
            <dgm:alg type="lin">
              <dgm:param type="linDir" val="fromL"/>
              <dgm:param type="horzAlign" val="l"/>
              <dgm:param type="nodeHorzAlign" val="l"/>
            </dgm:alg>
          </dgm:if>
          <dgm:else name="Name6">
            <dgm:alg type="lin">
              <dgm:param type="linDir" val="fromR"/>
              <dgm:param type="horzAlign" val="r"/>
              <dgm:param type="nodeHorzAlign" val="r"/>
            </dgm:alg>
          </dgm:else>
        </dgm:choose>
        <dgm:shape xmlns:r="http://schemas.openxmlformats.org/officeDocument/2006/relationships" r:blip="">
          <dgm:adjLst/>
        </dgm:shape>
        <dgm:presOf/>
        <dgm:constrLst/>
        <dgm:ruleLst/>
        <dgm:layoutNode name="parentLeftMargin">
          <dgm:alg type="sp"/>
          <dgm:shape xmlns:r="http://schemas.openxmlformats.org/officeDocument/2006/relationships" type="rect" r:blip="" hideGeom="1">
            <dgm:adjLst/>
          </dgm:shape>
          <dgm:presOf axis="self"/>
          <dgm:constrLst>
            <dgm:constr type="h"/>
          </dgm:constrLst>
          <dgm:ruleLst/>
        </dgm:layoutNode>
        <dgm:layoutNode name="parentText" styleLbl="node1">
          <dgm:varLst>
            <dgm:chMax val="0"/>
            <dgm:bulletEnabled val="1"/>
          </dgm:varLst>
          <dgm:choose name="Name7">
            <dgm:if name="Name8" func="var" arg="dir" op="equ" val="norm">
              <dgm:alg type="tx">
                <dgm:param type="parTxLTRAlign" val="l"/>
                <dgm:param type="parTxRTLAlign" val="l"/>
              </dgm:alg>
            </dgm:if>
            <dgm:else name="Name9">
              <dgm:alg type="tx">
                <dgm:param type="parTxLTRAlign" val="r"/>
                <dgm:param type="parTxRTLAlign" val="r"/>
              </dgm:alg>
            </dgm:else>
          </dgm:choose>
          <dgm:shape xmlns:r="http://schemas.openxmlformats.org/officeDocument/2006/relationships" type="roundRect" r:blip="">
            <dgm:adjLst/>
          </dgm:shape>
          <dgm:presOf axis="self" ptType="node"/>
          <dgm:constrLst>
            <dgm:constr type="tMarg"/>
            <dgm:constr type="bMarg"/>
          </dgm:constrLst>
          <dgm:ruleLst/>
        </dgm:layoutNode>
      </dgm:layoutNode>
      <dgm:layoutNode name="negativeSpace">
        <dgm:alg type="sp"/>
        <dgm:shape xmlns:r="http://schemas.openxmlformats.org/officeDocument/2006/relationships" r:blip="">
          <dgm:adjLst/>
        </dgm:shape>
        <dgm:presOf/>
        <dgm:constrLst/>
        <dgm:ruleLst/>
      </dgm:layoutNode>
      <dgm:layoutNode name="childText" styleLbl="conFgAcc1">
        <dgm:varLst>
          <dgm:bulletEnabled val="1"/>
        </dgm:varLst>
        <dgm:alg type="tx">
          <dgm:param type="stBulletLvl" val="1"/>
        </dgm:alg>
        <dgm:shape xmlns:r="http://schemas.openxmlformats.org/officeDocument/2006/relationships" type="rect" r:blip="" zOrderOff="-2">
          <dgm:adjLst/>
        </dgm:shape>
        <dgm:presOf axis="des" ptType="node"/>
        <dgm:constrLst>
          <dgm:constr type="secFontSz" refType="primFontSz"/>
        </dgm:constrLst>
        <dgm:ruleLst>
          <dgm:rule type="h" val="INF" fact="NaN" max="NaN"/>
        </dgm:ruleLst>
      </dgm:layoutNode>
      <dgm:forEach name="Name10" axis="followSib" ptType="sibTrans" cnt="1">
        <dgm:layoutNode name="spaceBetweenRectangles">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16</Pages>
  <Words>1841</Words>
  <Characters>10498</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 Bernal</dc:creator>
  <cp:keywords/>
  <dc:description/>
  <cp:lastModifiedBy>Arthur Souza Rodrigues</cp:lastModifiedBy>
  <cp:revision>1</cp:revision>
  <dcterms:created xsi:type="dcterms:W3CDTF">2026-03-18T20:49:00Z</dcterms:created>
  <dcterms:modified xsi:type="dcterms:W3CDTF">2026-06-29T15:14:00Z</dcterms:modified>
</cp:coreProperties>
</file>