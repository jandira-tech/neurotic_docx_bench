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886F09">
      <w:pPr>
        <w:spacing w:after="20"/>
      </w:pPr>
      <w:commentRangeStart w:id="12"/>
      <w:commentRangeStart w:id="13"/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886F09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4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5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115D6" w14:paraId="1B12DB5D" w14:textId="77777777">
        <w:trPr>
          <w:trPrChange w:id="16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7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BD6514">
              <w:fldChar w:fldCharType="begin"/>
            </w:r>
            <w:r w:rsidR="00BD6514">
              <w:instrText>HYPERLINK "https://www.npmjs.com/package/@eigenpal/docx-js-editor" \h</w:instrText>
            </w:r>
            <w:r w:rsidR="00BD6514">
              <w:fldChar w:fldCharType="separate"/>
            </w:r>
            <w:r w:rsidR="00BD651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BD6514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8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4CBC884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BD6514">
              <w:fldChar w:fldCharType="begin"/>
            </w:r>
            <w:r w:rsidR="00BD6514">
              <w:instrText>HYPERLINK "https://github.com/eigenpal/docx-editor" \h</w:instrText>
            </w:r>
            <w:r w:rsidR="00BD6514">
              <w:fldChar w:fldCharType="separate"/>
            </w:r>
            <w:r w:rsidR="00BD651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BD6514">
              <w:fldChar w:fldCharType="end"/>
            </w:r>
          </w:p>
        </w:tc>
      </w:tr>
    </w:tbl>
    <w:p w14:paraId="6721D1A6" w14:textId="77777777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2E497CCA" w:rsidR="00BD6514" w:rsidRDefault="00886F09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54450AB4" w:rsidR="00BD6514" w:rsidRDefault="00886F09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9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20">
          <w:tblGrid>
            <w:gridCol w:w="5"/>
            <w:gridCol w:w="9355"/>
            <w:gridCol w:w="5"/>
          </w:tblGrid>
        </w:tblGridChange>
      </w:tblGrid>
      <w:tr w:rsidR="005115D6" w14:paraId="7BE5D553" w14:textId="77777777">
        <w:trPr>
          <w:trPrChange w:id="2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2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commentRangeEnd w:id="12"/>
    <w:p w14:paraId="2163BE00" w14:textId="77777777" w:rsidR="00BD6514" w:rsidRDefault="00ED30A4">
      <w:pPr>
        <w:spacing w:before="160"/>
      </w:pPr>
      <w:r>
        <w:rPr>
          <w:rStyle w:val="CommentReference"/>
          <w:sz w:val="22"/>
          <w:szCs w:val="22"/>
        </w:rPr>
        <w:commentReference w:id="12"/>
      </w:r>
      <w:commentRangeEnd w:id="13"/>
      <w:r>
        <w:rPr>
          <w:rStyle w:val="CommentReference"/>
          <w:sz w:val="22"/>
          <w:szCs w:val="22"/>
        </w:rPr>
        <w:commentReference w:id="13"/>
      </w:r>
    </w:p>
    <w:p w14:paraId="124B2800" w14:textId="77777777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886F09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886F09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886F09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886F09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886F09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886F09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23"/>
      <w:commentRangeStart w:id="24"/>
      <w:r>
        <w:rPr>
          <w:color w:val="0F172A"/>
        </w:rPr>
        <w:t xml:space="preserve">add a comment anchored to that selection         </w:t>
      </w:r>
      <w:commentRangeEnd w:id="24"/>
      <w:r>
        <w:rPr>
          <w:rStyle w:val="CommentReference"/>
          <w:color w:val="0F172A"/>
          <w:sz w:val="22"/>
          <w:szCs w:val="22"/>
        </w:rPr>
        <w:commentReference w:id="24"/>
      </w:r>
      <w:commentRangeEnd w:id="23"/>
      <w:r>
        <w:rPr>
          <w:rStyle w:val="CommentReference"/>
          <w:color w:val="0F172A"/>
          <w:sz w:val="22"/>
          <w:szCs w:val="22"/>
        </w:rPr>
        <w:commentReference w:id="23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886F09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886F09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886F09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886F09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5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6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115D6" w14:paraId="1B6DF911" w14:textId="77777777">
        <w:trPr>
          <w:trPrChange w:id="2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8" w:author="Arthur Souza Rodrigues" w:date="2026-07-05T01:31:00Z" w16du:dateUtc="2026-07-05T05:3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DCB1E86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9" w:author="Arthur Souza Rodrigues" w:date="2026-07-05T01:31:00Z" w16du:dateUtc="2026-07-05T05:3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7-05T01:31:00Z" w16du:dateUtc="2026-07-05T05:3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5B5C901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1" w:author="Arthur Souza Rodrigues" w:date="2026-07-05T01:31:00Z" w16du:dateUtc="2026-07-05T05:3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rPr>
          <w:trPrChange w:id="3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3A66678" w14:textId="29548C00" w:rsidR="00BD6514" w:rsidRDefault="00886F09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rPr>
          <w:trPrChange w:id="3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95A767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F132E33" w14:textId="77777777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rPr>
          <w:trPrChange w:id="4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B775B84" w14:textId="321050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A5E4F1D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0EC1084" w14:textId="4BB7A7B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BD6514" w:rsidRDefault="00886F09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rPr>
          <w:trPrChange w:id="4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D6C116F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720FEF5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rPr>
          <w:trPrChange w:id="5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582CC6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rPr>
          <w:trPrChange w:id="5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6422EE" w14:textId="7DC086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B507E9" w14:textId="39B43C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14C0281" w14:textId="2C0BBC80" w:rsidR="00BD6514" w:rsidRDefault="00886F09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rPr>
          <w:trPrChange w:id="6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679B6C5" w14:textId="67735D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BD6514" w:rsidRDefault="00886F09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886F09">
      <w:r>
        <w:br w:type="page"/>
      </w:r>
    </w:p>
    <w:p w14:paraId="763C62D1" w14:textId="7D8B6000" w:rsidR="00BD6514" w:rsidRDefault="00886F09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7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68">
          <w:tblGrid>
            <w:gridCol w:w="5"/>
            <w:gridCol w:w="9355"/>
            <w:gridCol w:w="5"/>
          </w:tblGrid>
        </w:tblGridChange>
      </w:tblGrid>
      <w:tr w:rsidR="005115D6" w14:paraId="2990B494" w14:textId="77777777">
        <w:trPr>
          <w:trPrChange w:id="69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70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C7FEA63" w14:textId="18C99C85" w:rsidR="00537FA1" w:rsidRDefault="00886F09">
      <w:pPr>
        <w:pBdr>
          <w:bottom w:val="single" w:sz="3" w:space="4" w:color="E2E8F0"/>
        </w:pBdr>
        <w:spacing w:before="300" w:after="80"/>
        <w:pPrChange w:id="71" w:author="Arthur Souza Rodrigues" w:date="2026-07-05T01:31:00Z" w16du:dateUtc="2026-07-05T05:31:00Z">
          <w:pPr>
            <w:spacing w:before="160"/>
          </w:pPr>
        </w:pPrChange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886F09">
      <w:pPr>
        <w:spacing w:before="60" w:after="60"/>
        <w:rPr>
          <w:ins w:id="72" w:author="Arthur Souza Rodrigues" w:date="2026-07-05T01:31:00Z" w16du:dateUtc="2026-07-05T05:31:00Z"/>
        </w:rPr>
      </w:pPr>
      <w:ins w:id="73" w:author="Arthur Souza Rodrigues" w:date="2026-07-05T01:31:00Z" w16du:dateUtc="2026-07-05T05:31:00Z">
        <w:r>
          <w:rPr>
            <w:color w:val="0F172A"/>
          </w:rPr>
          <w:t xml:space="preserve">Read         </w:t>
        </w:r>
        <w:r w:rsidR="0031481F">
          <w:fldChar w:fldCharType="begin"/>
        </w:r>
        <w:r w:rsidR="0031481F">
          <w:instrText>HYPERLINK "https://github.com/eigenpal/docx-editor/blob/main/docs/PLUGINS.md" \h</w:instrText>
        </w:r>
        <w:r w:rsidR="0031481F">
          <w:fldChar w:fldCharType="separate"/>
        </w:r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31481F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2B851729" w14:textId="24089F00" w:rsidR="0031481F" w:rsidRDefault="0031481F">
      <w:pPr>
        <w:spacing w:before="60"/>
        <w:rPr>
          <w:ins w:id="74" w:author="Arthur Souza Rodrigues" w:date="2026-07-05T01:31:00Z" w16du:dateUtc="2026-07-05T05:31:00Z"/>
        </w:rPr>
      </w:pPr>
    </w:p>
    <w:p w14:paraId="5D0DEE00" w14:textId="77777777" w:rsidR="0031481F" w:rsidRDefault="00886F09">
      <w:pPr>
        <w:spacing w:before="180" w:after="40"/>
        <w:rPr>
          <w:ins w:id="75" w:author="Arthur Souza Rodrigues" w:date="2026-07-05T01:31:00Z" w16du:dateUtc="2026-07-05T05:31:00Z"/>
        </w:rPr>
      </w:pPr>
      <w:ins w:id="76" w:author="Arthur Souza Rodrigues" w:date="2026-07-05T01:31:00Z" w16du:dateUtc="2026-07-05T05:31:00Z">
        <w:r>
          <w:rPr>
            <w:b/>
            <w:bCs/>
            <w:color w:val="0F172A"/>
          </w:rPr>
          <w:t xml:space="preserve">Ground rules         </w:t>
        </w:r>
      </w:ins>
    </w:p>
    <w:p w14:paraId="273DBD3A" w14:textId="68145E00" w:rsidR="0031481F" w:rsidRDefault="00886F09">
      <w:pPr>
        <w:pStyle w:val="ListParagraph"/>
        <w:numPr>
          <w:ilvl w:val="0"/>
          <w:numId w:val="3"/>
        </w:numPr>
        <w:spacing w:before="40" w:after="40"/>
        <w:rPr>
          <w:ins w:id="77" w:author="Arthur Souza Rodrigues" w:date="2026-07-05T01:31:00Z" w16du:dateUtc="2026-07-05T05:31:00Z"/>
        </w:rPr>
      </w:pPr>
      <w:ins w:id="78" w:author="Arthur Souza Rodrigues" w:date="2026-07-05T01:31:00Z" w16du:dateUtc="2026-07-05T05:31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31481F" w:rsidRDefault="00886F09">
      <w:pPr>
        <w:pStyle w:val="ListParagraph"/>
        <w:numPr>
          <w:ilvl w:val="0"/>
          <w:numId w:val="3"/>
        </w:numPr>
        <w:spacing w:before="40" w:after="40"/>
        <w:rPr>
          <w:ins w:id="79" w:author="Arthur Souza Rodrigues" w:date="2026-07-05T01:31:00Z" w16du:dateUtc="2026-07-05T05:31:00Z"/>
        </w:rPr>
      </w:pPr>
      <w:ins w:id="80" w:author="Arthur Souza Rodrigues" w:date="2026-07-05T01:31:00Z" w16du:dateUtc="2026-07-05T05:31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55E5C8B3" w14:textId="144420A9" w:rsidR="0031481F" w:rsidRDefault="00886F09">
      <w:pPr>
        <w:pStyle w:val="ListParagraph"/>
        <w:numPr>
          <w:ilvl w:val="0"/>
          <w:numId w:val="3"/>
        </w:numPr>
        <w:spacing w:before="40" w:after="40"/>
        <w:rPr>
          <w:ins w:id="81" w:author="Arthur Souza Rodrigues" w:date="2026-07-05T01:31:00Z" w16du:dateUtc="2026-07-05T05:31:00Z"/>
        </w:rPr>
      </w:pPr>
      <w:ins w:id="82" w:author="Arthur Souza Rodrigues" w:date="2026-07-05T01:31:00Z" w16du:dateUtc="2026-07-05T05:31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886F09">
      <w:pPr>
        <w:pStyle w:val="ListParagraph"/>
        <w:numPr>
          <w:ilvl w:val="0"/>
          <w:numId w:val="3"/>
        </w:numPr>
        <w:spacing w:before="40" w:after="40"/>
        <w:rPr>
          <w:ins w:id="83" w:author="Arthur Souza Rodrigues" w:date="2026-07-05T01:31:00Z" w16du:dateUtc="2026-07-05T05:31:00Z"/>
        </w:rPr>
      </w:pPr>
      <w:ins w:id="84" w:author="Arthur Souza Rodrigues" w:date="2026-07-05T01:31:00Z" w16du:dateUtc="2026-07-05T05:31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47378C71" w14:textId="10AA3000" w:rsidR="0031481F" w:rsidRDefault="0031481F">
      <w:pPr>
        <w:spacing w:before="80"/>
        <w:rPr>
          <w:ins w:id="85" w:author="Arthur Souza Rodrigues" w:date="2026-07-05T01:31:00Z" w16du:dateUtc="2026-07-05T05:31:00Z"/>
        </w:rPr>
      </w:pPr>
    </w:p>
    <w:p w14:paraId="7AB6E680" w14:textId="77777777" w:rsidR="0031481F" w:rsidRDefault="00886F09">
      <w:pPr>
        <w:spacing w:before="180" w:after="40"/>
        <w:rPr>
          <w:ins w:id="86" w:author="Arthur Souza Rodrigues" w:date="2026-07-05T01:31:00Z" w16du:dateUtc="2026-07-05T05:31:00Z"/>
        </w:rPr>
      </w:pPr>
      <w:ins w:id="87" w:author="Arthur Souza Rodrigues" w:date="2026-07-05T01:31:00Z" w16du:dateUtc="2026-07-05T05:31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ins w:id="88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886F09">
            <w:pPr>
              <w:rPr>
                <w:ins w:id="89" w:author="Arthur Souza Rodrigues" w:date="2026-07-05T01:31:00Z" w16du:dateUtc="2026-07-05T05:31:00Z"/>
              </w:rPr>
            </w:pPr>
            <w:ins w:id="9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31481F" w:rsidRDefault="00886F09">
            <w:pPr>
              <w:rPr>
                <w:ins w:id="91" w:author="Arthur Souza Rodrigues" w:date="2026-07-05T01:31:00Z" w16du:dateUtc="2026-07-05T05:31:00Z"/>
              </w:rPr>
            </w:pPr>
            <w:ins w:id="9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397FC1FD" w14:textId="77777777" w:rsidR="00ED30A4" w:rsidRDefault="00ED30A4" w:rsidP="00ED30A4">
      <w:pPr>
        <w:spacing w:after="20"/>
        <w:rPr>
          <w:ins w:id="93" w:author="Arthur Souza Rodrigues" w:date="2026-07-05T01:31:00Z" w16du:dateUtc="2026-07-05T05:31:00Z"/>
        </w:rPr>
      </w:pPr>
      <w:commentRangeStart w:id="94"/>
      <w:commentRangeStart w:id="95"/>
      <w:ins w:id="96" w:author="Arthur Souza Rodrigues" w:date="2026-07-05T01:31:00Z" w16du:dateUtc="2026-07-05T05:31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541DDC0" w14:textId="77777777" w:rsidR="00ED30A4" w:rsidRDefault="00ED30A4" w:rsidP="00ED30A4">
      <w:pPr>
        <w:spacing w:after="60"/>
        <w:rPr>
          <w:ins w:id="97" w:author="Arthur Souza Rodrigues" w:date="2026-07-05T01:31:00Z" w16du:dateUtc="2026-07-05T05:31:00Z"/>
        </w:rPr>
      </w:pPr>
      <w:ins w:id="98" w:author="Arthur Souza Rodrigues" w:date="2026-07-05T01:31:00Z" w16du:dateUtc="2026-07-05T05:31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7AE4FC97" w14:textId="77777777" w:rsidR="00ED30A4" w:rsidRDefault="00ED30A4" w:rsidP="00ED30A4">
      <w:pPr>
        <w:spacing w:after="60"/>
        <w:rPr>
          <w:ins w:id="99" w:author="Arthur Souza Rodrigues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ins w:id="100" w:author="Arthur Souza Rodrigues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ins w:id="101" w:author="Arthur Souza Rodrigues" w:date="2026-07-05T01:31:00Z" w16du:dateUtc="2026-07-05T05:31:00Z"/>
              </w:rPr>
            </w:pPr>
            <w:ins w:id="102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ins w:id="103" w:author="Arthur Souza Rodrigues" w:date="2026-07-05T01:31:00Z" w16du:dateUtc="2026-07-05T05:31:00Z"/>
              </w:rPr>
            </w:pPr>
            <w:ins w:id="104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105" w:author="Arthur Souza Rodrigues" w:date="2026-07-05T01:31:00Z" w16du:dateUtc="2026-07-05T05:31:00Z"/>
        </w:rPr>
      </w:pPr>
      <w:ins w:id="106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31AC4505" w14:textId="14A5AF0A" w:rsidR="00ED30A4" w:rsidRDefault="00ED30A4" w:rsidP="00ED30A4">
      <w:pPr>
        <w:spacing w:before="60" w:after="60"/>
        <w:rPr>
          <w:ins w:id="107" w:author="Arthur Souza Rodrigues" w:date="2026-07-05T01:31:00Z" w16du:dateUtc="2026-07-05T05:31:00Z"/>
        </w:rPr>
      </w:pPr>
      <w:ins w:id="108" w:author="Arthur Souza Rodrigues" w:date="2026-07-05T01:31:00Z" w16du:dateUtc="2026-07-05T05:31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38E0AF9A" w14:textId="77777777" w:rsidR="00ED30A4" w:rsidRDefault="00ED30A4" w:rsidP="00ED30A4">
      <w:pPr>
        <w:spacing w:before="60"/>
        <w:rPr>
          <w:ins w:id="109" w:author="Arthur Souza Rodrigues" w:date="2026-07-05T01:31:00Z" w16du:dateUtc="2026-07-05T05:31:00Z"/>
        </w:rPr>
      </w:pPr>
    </w:p>
    <w:p w14:paraId="1EBD782C" w14:textId="3338DC97" w:rsidR="00ED30A4" w:rsidRDefault="00ED30A4" w:rsidP="00ED30A4">
      <w:pPr>
        <w:spacing w:before="60" w:after="60"/>
        <w:rPr>
          <w:ins w:id="110" w:author="Arthur Souza Rodrigues" w:date="2026-07-05T01:31:00Z" w16du:dateUtc="2026-07-05T05:31:00Z"/>
        </w:rPr>
      </w:pPr>
      <w:ins w:id="111" w:author="Arthur Souza Rodrigues" w:date="2026-07-05T01:31:00Z" w16du:dateUtc="2026-07-05T05:31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5B7DF90" w14:textId="77777777" w:rsidR="00ED30A4" w:rsidRDefault="00ED30A4" w:rsidP="00ED30A4">
      <w:pPr>
        <w:spacing w:before="80"/>
        <w:rPr>
          <w:ins w:id="112" w:author="Arthur Souza Rodrigues" w:date="2026-07-05T01:31:00Z" w16du:dateUtc="2026-07-05T05:3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113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ins w:id="114" w:author="Arthur Souza Rodrigues" w:date="2026-07-05T01:31:00Z" w16du:dateUtc="2026-07-05T05:31:00Z"/>
              </w:rPr>
            </w:pPr>
            <w:ins w:id="115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12E0C036" w14:textId="77777777" w:rsidR="00ED30A4" w:rsidRDefault="00ED30A4" w:rsidP="00F14043">
            <w:pPr>
              <w:rPr>
                <w:ins w:id="116" w:author="Arthur Souza Rodrigues" w:date="2026-07-05T01:31:00Z" w16du:dateUtc="2026-07-05T05:31:00Z"/>
              </w:rPr>
            </w:pPr>
            <w:ins w:id="117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  <w:t xml:space="preserve">import '@eigenpal/docx-js-editor/styles.css'               </w:t>
              </w:r>
            </w:ins>
          </w:p>
          <w:p w14:paraId="533A925C" w14:textId="77777777" w:rsidR="00ED30A4" w:rsidRDefault="00ED30A4" w:rsidP="00F14043">
            <w:pPr>
              <w:rPr>
                <w:ins w:id="118" w:author="Arthur Souza Rodrigues" w:date="2026-07-05T01:31:00Z" w16du:dateUtc="2026-07-05T05:31:00Z"/>
              </w:rPr>
            </w:pPr>
          </w:p>
          <w:p w14:paraId="090DBCDA" w14:textId="77777777" w:rsidR="00ED30A4" w:rsidRDefault="00ED30A4" w:rsidP="00F14043">
            <w:pPr>
              <w:rPr>
                <w:ins w:id="119" w:author="Arthur Souza Rodrigues" w:date="2026-07-05T01:31:00Z" w16du:dateUtc="2026-07-05T05:31:00Z"/>
              </w:rPr>
            </w:pPr>
            <w:ins w:id="12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6F129A1C" w14:textId="77777777" w:rsidR="00ED30A4" w:rsidRDefault="00ED30A4" w:rsidP="00F14043">
            <w:pPr>
              <w:rPr>
                <w:ins w:id="121" w:author="Arthur Souza Rodrigues" w:date="2026-07-05T01:31:00Z" w16du:dateUtc="2026-07-05T05:31:00Z"/>
              </w:rPr>
            </w:pPr>
            <w:ins w:id="12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7AF16BD" w14:textId="77777777" w:rsidR="00ED30A4" w:rsidRDefault="00ED30A4" w:rsidP="00F14043">
            <w:pPr>
              <w:rPr>
                <w:ins w:id="123" w:author="Arthur Souza Rodrigues" w:date="2026-07-05T01:31:00Z" w16du:dateUtc="2026-07-05T05:31:00Z"/>
              </w:rPr>
            </w:pPr>
            <w:ins w:id="124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53082029" w14:textId="77777777" w:rsidR="00ED30A4" w:rsidRDefault="00ED30A4" w:rsidP="00F14043">
            <w:pPr>
              <w:rPr>
                <w:ins w:id="125" w:author="Arthur Souza Rodrigues" w:date="2026-07-05T01:31:00Z" w16du:dateUtc="2026-07-05T05:31:00Z"/>
              </w:rPr>
            </w:pPr>
            <w:ins w:id="126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79C69404" w14:textId="77777777" w:rsidR="00ED30A4" w:rsidRDefault="00ED30A4" w:rsidP="00F14043">
            <w:pPr>
              <w:rPr>
                <w:ins w:id="127" w:author="Arthur Souza Rodrigues" w:date="2026-07-05T01:31:00Z" w16du:dateUtc="2026-07-05T05:31:00Z"/>
              </w:rPr>
            </w:pPr>
            <w:ins w:id="128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2295676" w14:textId="77777777" w:rsidR="00ED30A4" w:rsidRDefault="00ED30A4" w:rsidP="00F14043">
            <w:pPr>
              <w:rPr>
                <w:ins w:id="129" w:author="Arthur Souza Rodrigues" w:date="2026-07-05T01:31:00Z" w16du:dateUtc="2026-07-05T05:31:00Z"/>
              </w:rPr>
            </w:pPr>
            <w:ins w:id="13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16E6D432" w14:textId="77777777" w:rsidR="00ED30A4" w:rsidRDefault="00ED30A4" w:rsidP="00F14043">
            <w:pPr>
              <w:rPr>
                <w:ins w:id="131" w:author="Arthur Souza Rodrigues" w:date="2026-07-05T01:31:00Z" w16du:dateUtc="2026-07-05T05:31:00Z"/>
              </w:rPr>
            </w:pPr>
            <w:ins w:id="13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30674826" w14:textId="77777777" w:rsidR="00ED30A4" w:rsidRDefault="00ED30A4" w:rsidP="00F14043">
            <w:pPr>
              <w:rPr>
                <w:ins w:id="133" w:author="Arthur Souza Rodrigues" w:date="2026-07-05T01:31:00Z" w16du:dateUtc="2026-07-05T05:31:00Z"/>
              </w:rPr>
            </w:pPr>
            <w:ins w:id="134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commentRangeEnd w:id="94"/>
    <w:p w14:paraId="28C3E9A3" w14:textId="77777777" w:rsidR="00ED30A4" w:rsidRDefault="00ED30A4" w:rsidP="00ED30A4">
      <w:pPr>
        <w:spacing w:before="160"/>
        <w:rPr>
          <w:ins w:id="135" w:author="Arthur Souza Rodrigues" w:date="2026-07-05T01:31:00Z" w16du:dateUtc="2026-07-05T05:31:00Z"/>
        </w:rPr>
      </w:pPr>
      <w:ins w:id="136" w:author="Arthur Souza Rodrigues" w:date="2026-07-05T01:31:00Z" w16du:dateUtc="2026-07-05T05:31:00Z">
        <w:r>
          <w:rPr>
            <w:rStyle w:val="CommentReference"/>
            <w:sz w:val="22"/>
            <w:szCs w:val="22"/>
          </w:rPr>
          <w:lastRenderedPageBreak/>
          <w:commentReference w:id="94"/>
        </w:r>
        <w:commentRangeEnd w:id="95"/>
        <w:r>
          <w:rPr>
            <w:rStyle w:val="CommentReference"/>
            <w:sz w:val="22"/>
            <w:szCs w:val="22"/>
          </w:rPr>
          <w:commentReference w:id="95"/>
        </w:r>
      </w:ins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137"/>
      <w:commentRangeStart w:id="138"/>
      <w:r>
        <w:rPr>
          <w:color w:val="0F172A"/>
        </w:rPr>
        <w:t xml:space="preserve">add a comment anchored to that selection         </w:t>
      </w:r>
      <w:commentRangeEnd w:id="138"/>
      <w:r w:rsidR="00ED30A4">
        <w:rPr>
          <w:rStyle w:val="CommentReference"/>
          <w:color w:val="0F172A"/>
          <w:sz w:val="22"/>
          <w:szCs w:val="22"/>
        </w:rPr>
        <w:commentReference w:id="138"/>
      </w:r>
      <w:commentRangeEnd w:id="137"/>
      <w:r>
        <w:rPr>
          <w:rStyle w:val="CommentReference"/>
          <w:color w:val="0F172A"/>
          <w:sz w:val="22"/>
          <w:szCs w:val="22"/>
        </w:rPr>
        <w:commentReference w:id="137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7A48548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Read         </w:t>
      </w:r>
      <w:hyperlink r:id="rId11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D99FB5E" w14:textId="77777777" w:rsidR="00537FA1" w:rsidRDefault="00537FA1" w:rsidP="00537FA1">
      <w:pPr>
        <w:spacing w:before="60"/>
      </w:pPr>
    </w:p>
    <w:p w14:paraId="074D0152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075F6E40" w14:textId="09864AE0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1149F248" w14:textId="77777777" w:rsidR="00537FA1" w:rsidRDefault="00537FA1" w:rsidP="00537FA1">
      <w:pPr>
        <w:spacing w:before="80"/>
      </w:pPr>
    </w:p>
    <w:p w14:paraId="5CE061C9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50F24199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D79792D" w14:textId="77777777" w:rsidR="00537FA1" w:rsidRDefault="00537FA1" w:rsidP="00537FA1">
      <w:pPr>
        <w:spacing w:before="200"/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CB1AE5" w14:textId="77777777" w:rsidR="00537FA1" w:rsidRDefault="00537FA1" w:rsidP="00537FA1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6AECED47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25B6F2D2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98BB0D3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43753E4A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D436C00" w14:textId="6FF0F000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39" w:author="Arthur Souza Rodrigues" w:date="2026-07-05T01:31:00Z" w16du:dateUtc="2026-07-05T05:31:00Z">
          <w:tblPr>
            <w:tblW w:w="9360" w:type="dxa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40">
          <w:tblGrid>
            <w:gridCol w:w="4680"/>
            <w:gridCol w:w="4680"/>
          </w:tblGrid>
        </w:tblGridChange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  <w:tcPrChange w:id="141" w:author="Arthur Souza Rodrigues" w:date="2026-07-05T01:31:00Z" w16du:dateUtc="2026-07-05T05:31:00Z">
              <w:tcPr>
                <w:tcW w:w="4680" w:type="dxa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4A295E97" w14:textId="45F16900" w:rsidR="00BD6514" w:rsidRDefault="00886F09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886F09">
            <w:pPr>
              <w:spacing w:after="320"/>
            </w:pPr>
            <w:r>
              <w:rPr>
                <w:color w:val="64748B"/>
                <w:sz w:val="20"/>
                <w:szCs w:val="20"/>
              </w:rPr>
              <w:lastRenderedPageBreak/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  <w:tcPrChange w:id="142" w:author="Arthur Souza Rodrigues" w:date="2026-07-05T01:31:00Z" w16du:dateUtc="2026-07-05T05:31:00Z">
              <w:tcPr>
                <w:tcW w:w="4680" w:type="dxa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079630FC" w14:textId="1E5E2600" w:rsidR="00BD6514" w:rsidRDefault="00886F09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  <w:t xml:space="preserve">Contributor               </w:t>
            </w:r>
          </w:p>
          <w:p w14:paraId="466A8EE4" w14:textId="23392000" w:rsidR="00BD6514" w:rsidRDefault="00886F09">
            <w:pPr>
              <w:spacing w:after="320"/>
            </w:pPr>
            <w:r>
              <w:rPr>
                <w:color w:val="64748B"/>
                <w:sz w:val="20"/>
                <w:szCs w:val="20"/>
              </w:rPr>
              <w:lastRenderedPageBreak/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886F09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2"/>
      <w:footerReference w:type="default" r:id="rId13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Arthur Souza Rodrigues" w:date="2026-07-04T23:17:00Z" w:initials="AS">
    <w:p w14:paraId="1BC5096D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3" w:author="Arthur Souza Rodrigues" w:date="2026-07-04T23:17:00Z" w:initials="AS">
    <w:p w14:paraId="0247F82F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24" w:author="User" w:date="2026-03-05T19:41:00Z" w:initials="">
    <w:p w14:paraId="4FDEEBBE" w14:textId="77777777" w:rsidR="0031481F" w:rsidRDefault="00886F09">
      <w:r>
        <w:rPr>
          <w:rStyle w:val="CommentReference"/>
        </w:rPr>
        <w:annotationRef/>
      </w:r>
      <w:r>
        <w:t xml:space="preserve">Just like that!         </w:t>
      </w:r>
    </w:p>
  </w:comment>
  <w:comment w:id="23" w:author="User" w:date="2026-03-05T19:41:00Z" w:initials="">
    <w:p w14:paraId="758E8A85" w14:textId="77777777" w:rsidR="00BD6514" w:rsidRDefault="00886F09">
      <w:r>
        <w:rPr>
          <w:rStyle w:val="CommentReference"/>
        </w:rPr>
        <w:annotationRef/>
      </w:r>
      <w:r>
        <w:t xml:space="preserve">Just like that!         </w:t>
      </w:r>
    </w:p>
  </w:comment>
  <w:comment w:id="94" w:author="Arthur Souza Rodrigues" w:date="2026-07-04T23:17:00Z" w:initials="AS">
    <w:p w14:paraId="64F77A48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95" w:author="Arthur Souza Rodrigues" w:date="2026-07-04T23:17:00Z" w:initials="AS">
    <w:p w14:paraId="051AFFD1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138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  <w:comment w:id="137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758E8A85" w15:done="0"/>
  <w15:commentEx w15:paraId="64F77A48" w15:done="0"/>
  <w15:commentEx w15:paraId="051AFFD1" w15:paraIdParent="64F77A48" w15:done="0"/>
  <w15:commentEx w15:paraId="77D4985D" w15:done="0"/>
  <w15:commentEx w15:paraId="06841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2ABC19CA"/>
  <w16cid:commentId w16cid:paraId="758E8A85" w16cid:durableId="758E8A85"/>
  <w16cid:commentId w16cid:paraId="64F77A48" w16cid:durableId="1A9540E8"/>
  <w16cid:commentId w16cid:paraId="051AFFD1" w16cid:durableId="2884D50F"/>
  <w16cid:commentId w16cid:paraId="77D4985D" w16cid:durableId="306040C7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EA6CB6" w14:textId="77777777" w:rsidR="00886F09" w:rsidRDefault="00886F09">
      <w:r>
        <w:separator/>
      </w:r>
    </w:p>
  </w:endnote>
  <w:endnote w:type="continuationSeparator" w:id="0">
    <w:p w14:paraId="2D9449EA" w14:textId="77777777" w:rsidR="00886F09" w:rsidRDefault="00886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886F09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6BD9AC" w14:textId="77777777" w:rsidR="00886F09" w:rsidRDefault="00886F09">
      <w:r>
        <w:separator/>
      </w:r>
    </w:p>
  </w:footnote>
  <w:footnote w:type="continuationSeparator" w:id="0">
    <w:p w14:paraId="73B3DFAD" w14:textId="77777777" w:rsidR="00886F09" w:rsidRDefault="00886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886F09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  <w:num w:numId="4" w16cid:durableId="781920468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1076AE"/>
    <w:rsid w:val="0031481F"/>
    <w:rsid w:val="00336008"/>
    <w:rsid w:val="004320DA"/>
    <w:rsid w:val="005115D6"/>
    <w:rsid w:val="00536214"/>
    <w:rsid w:val="00537FA1"/>
    <w:rsid w:val="007B7001"/>
    <w:rsid w:val="00886F09"/>
    <w:rsid w:val="00A337E2"/>
    <w:rsid w:val="00A37AC8"/>
    <w:rsid w:val="00AC4726"/>
    <w:rsid w:val="00BD6514"/>
    <w:rsid w:val="00BF0F5F"/>
    <w:rsid w:val="00DC2887"/>
    <w:rsid w:val="00DD7B63"/>
    <w:rsid w:val="00E84C52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  <w:pPrChange w:id="0" w:author="Arthur Souza Rodrigues" w:date="2026-07-05T01:3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  <w:pPrChange w:id="1" w:author="Arthur Souza Rodrigues" w:date="2026-07-05T01:3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uiPriority w:val="9"/>
    <w:semiHidden/>
    <w:unhideWhenUsed/>
    <w:qFormat/>
    <w:pPr>
      <w:outlineLvl w:val="2"/>
      <w:pPrChange w:id="2" w:author="Arthur Souza Rodrigues" w:date="2026-07-05T01:3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uiPriority w:val="9"/>
    <w:semiHidden/>
    <w:unhideWhenUsed/>
    <w:qFormat/>
    <w:pPr>
      <w:outlineLvl w:val="3"/>
      <w:pPrChange w:id="3" w:author="Arthur Souza Rodrigues" w:date="2026-07-05T01:31:00Z">
        <w:pPr>
          <w:outlineLvl w:val="3"/>
        </w:pPr>
      </w:pPrChange>
    </w:pPr>
    <w:rPr>
      <w:i/>
      <w:iCs/>
      <w:color w:val="2E74B5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  <w:pPrChange w:id="4" w:author="Arthur Souza Rodrigues" w:date="2026-07-05T01:31:00Z">
        <w:pPr>
          <w:outlineLvl w:val="4"/>
        </w:pPr>
      </w:pPrChange>
    </w:pPr>
    <w:rPr>
      <w:color w:val="2E74B5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uiPriority w:val="9"/>
    <w:semiHidden/>
    <w:unhideWhenUsed/>
    <w:qFormat/>
    <w:pPr>
      <w:outlineLvl w:val="5"/>
      <w:pPrChange w:id="5" w:author="Arthur Souza Rodrigues" w:date="2026-07-05T01:31:00Z">
        <w:pPr>
          <w:outlineLvl w:val="5"/>
        </w:pPr>
      </w:pPrChange>
    </w:pPr>
    <w:rPr>
      <w:color w:val="1F4D78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PrChange w:id="6" w:author="Arthur Souza Rodrigues" w:date="2026-07-05T01:31:00Z">
        <w:pPr/>
      </w:pPrChange>
    </w:pPr>
    <w:rPr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qFormat/>
    <w:pPr>
      <w:pPrChange w:id="7" w:author="Arthur Souza Rodrigues" w:date="2026-07-05T01:31:00Z">
        <w:pPr/>
      </w:pPrChange>
    </w:pPr>
    <w:rPr>
      <w:b/>
      <w:bCs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pPrChange w:id="8" w:author="Arthur Souza Rodrigues" w:date="2026-07-05T01:31:00Z">
        <w:pPr/>
      </w:pPrChange>
    </w:pPr>
    <w:rPr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  <w:rPrChange w:id="9" w:author="Arthur Souza Rodrigues" w:date="2026-07-05T01:31:00Z">
        <w:rPr>
          <w:color w:val="0563C1"/>
          <w:u w:val="single"/>
        </w:rPr>
      </w:rPrChange>
    </w:rPr>
  </w:style>
  <w:style w:type="character" w:styleId="FootnoteReference">
    <w:name w:val="footnote reference"/>
    <w:uiPriority w:val="99"/>
    <w:semiHidden/>
    <w:unhideWhenUsed/>
    <w:rPr>
      <w:vertAlign w:val="superscript"/>
      <w:rPrChange w:id="10" w:author="Arthur Souza Rodrigues" w:date="2026-07-05T01:31:00Z">
        <w:rPr>
          <w:vertAlign w:val="superscript"/>
        </w:rPr>
      </w:rPrChange>
    </w:rPr>
  </w:style>
  <w:style w:type="paragraph" w:styleId="FootnoteText">
    <w:name w:val="footnote text"/>
    <w:link w:val="FootnoteTextChar"/>
    <w:uiPriority w:val="99"/>
    <w:semiHidden/>
    <w:unhideWhenUsed/>
    <w:pPr>
      <w:pPrChange w:id="11" w:author="Arthur Souza Rodrigues" w:date="2026-07-05T01:31:00Z">
        <w:pPr/>
      </w:pPrChange>
    </w:pPr>
    <w:rPr>
      <w:sz w:val="20"/>
      <w:szCs w:val="20"/>
      <w:rPrChange w:id="11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7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7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eigenpal/docx-editor/blob/main/docs/PLUGINS.md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2026-07-05T05:31:00Z</dcterms:modified>
</cp:coreProperties>
</file>