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F9D034" w14:textId="77777777" w:rsidR="00AF6D54" w:rsidRDefault="005D5C18">
      <w:pPr>
        <w:jc w:val="right"/>
        <w:pPrChange w:id="0" w:author="Comparison" w:date="2026-07-05T01:10:00Z" w16du:dateUtc="2026-07-05T05:10:00Z">
          <w:pPr/>
        </w:pPrChange>
      </w:pPr>
      <w:r>
        <w:rPr>
          <w:rPrChange w:id="1" w:author="Comparison" w:date="2026-07-05T01:10:00Z" w16du:dateUtc="2026-07-05T05:10:00Z">
            <w:rPr>
              <w:b/>
              <w:bCs/>
            </w:rPr>
          </w:rPrChange>
        </w:rPr>
        <w:t xml:space="preserve">Right </w:t>
      </w:r>
      <w:ins w:id="2" w:author="Comparison" w:date="2026-07-05T01:10:00Z" w16du:dateUtc="2026-07-05T05:10:00Z">
        <w:r>
          <w:t>Aligned Italic</w:t>
        </w:r>
      </w:ins>
      <w:del w:id="3" w:author="Comparison" w:date="2026-07-05T01:10:00Z" w16du:dateUtc="2026-07-05T05:10:00Z">
        <w:r>
          <w:rPr>
            <w:b/>
            <w:bCs/>
          </w:rPr>
          <w:delText>Align Bold</w:delText>
        </w:r>
      </w:del>
      <w:r>
        <w:rPr>
          <w:rPrChange w:id="4" w:author="Comparison" w:date="2026-07-05T01:10:00Z" w16du:dateUtc="2026-07-05T05:10:00Z">
            <w:rPr>
              <w:b/>
              <w:bCs/>
            </w:rPr>
          </w:rPrChange>
        </w:rPr>
        <w:t xml:space="preserve"> Demo</w:t>
      </w:r>
    </w:p>
    <w:p w14:paraId="73B5637B" w14:textId="77777777" w:rsidR="00AF6D54" w:rsidRDefault="005D5C18">
      <w:pPr>
        <w:jc w:val="right"/>
        <w:pPrChange w:id="5" w:author="Comparison" w:date="2026-07-05T01:10:00Z" w16du:dateUtc="2026-07-05T05:10:00Z">
          <w:pPr/>
        </w:pPrChange>
      </w:pPr>
      <w:r>
        <w:rPr>
          <w:rPrChange w:id="6" w:author="Comparison" w:date="2026-07-05T01:10:00Z" w16du:dateUtc="2026-07-05T05:10:00Z">
            <w:rPr>
              <w:b/>
              <w:bCs/>
            </w:rPr>
          </w:rPrChange>
        </w:rPr>
        <w:t xml:space="preserve">This </w:t>
      </w:r>
      <w:ins w:id="7" w:author="Comparison" w:date="2026-07-05T01:10:00Z" w16du:dateUtc="2026-07-05T05:10:00Z">
        <w:r>
          <w:t xml:space="preserve">text is </w:t>
        </w:r>
      </w:ins>
      <w:del w:id="8" w:author="Comparison" w:date="2026-07-05T01:10:00Z" w16du:dateUtc="2026-07-05T05:10:00Z">
        <w:r>
          <w:rPr>
            <w:b/>
            <w:bCs/>
          </w:rPr>
          <w:delText xml:space="preserve">document combines </w:delText>
        </w:r>
      </w:del>
      <w:r>
        <w:rPr>
          <w:rPrChange w:id="9" w:author="Comparison" w:date="2026-07-05T01:10:00Z" w16du:dateUtc="2026-07-05T05:10:00Z">
            <w:rPr>
              <w:b/>
              <w:bCs/>
            </w:rPr>
          </w:rPrChange>
        </w:rPr>
        <w:t>right</w:t>
      </w:r>
      <w:ins w:id="10" w:author="Comparison" w:date="2026-07-05T01:10:00Z" w16du:dateUtc="2026-07-05T05:10:00Z">
        <w:r>
          <w:t>-aligned and italic</w:t>
        </w:r>
      </w:ins>
      <w:del w:id="11" w:author="Comparison" w:date="2026-07-05T01:10:00Z" w16du:dateUtc="2026-07-05T05:10:00Z">
        <w:r>
          <w:rPr>
            <w:b/>
            <w:bCs/>
          </w:rPr>
          <w:delText xml:space="preserve"> alignment with bold formatting</w:delText>
        </w:r>
      </w:del>
      <w:r>
        <w:rPr>
          <w:rPrChange w:id="12" w:author="Comparison" w:date="2026-07-05T01:10:00Z" w16du:dateUtc="2026-07-05T05:10:00Z">
            <w:rPr>
              <w:b/>
              <w:bCs/>
            </w:rPr>
          </w:rPrChange>
        </w:rPr>
        <w:t>.</w:t>
      </w:r>
    </w:p>
    <w:p w14:paraId="10B66AFC" w14:textId="77777777" w:rsidR="00AF6D54" w:rsidRDefault="005D5C18">
      <w:pPr>
        <w:jc w:val="right"/>
        <w:pPrChange w:id="13" w:author="Comparison" w:date="2026-07-05T01:10:00Z" w16du:dateUtc="2026-07-05T05:10:00Z">
          <w:pPr/>
        </w:pPrChange>
      </w:pPr>
      <w:r>
        <w:rPr>
          <w:rPrChange w:id="14" w:author="Comparison" w:date="2026-07-05T01:10:00Z" w16du:dateUtc="2026-07-05T05:10:00Z">
            <w:rPr>
              <w:b/>
              <w:bCs/>
            </w:rPr>
          </w:rPrChange>
        </w:rPr>
        <w:t xml:space="preserve">Right-aligned </w:t>
      </w:r>
      <w:ins w:id="15" w:author="Comparison" w:date="2026-07-05T01:10:00Z" w16du:dateUtc="2026-07-05T05:10:00Z">
        <w:r>
          <w:t>italic text creates an elegant signature effect</w:t>
        </w:r>
      </w:ins>
      <w:del w:id="16" w:author="Comparison" w:date="2026-07-05T01:10:00Z" w16du:dateUtc="2026-07-05T05:10:00Z">
        <w:r>
          <w:rPr>
            <w:b/>
            <w:bCs/>
          </w:rPr>
          <w:delText>bold text is used for dates and signatures</w:delText>
        </w:r>
      </w:del>
      <w:r>
        <w:rPr>
          <w:rPrChange w:id="17" w:author="Comparison" w:date="2026-07-05T01:10:00Z" w16du:dateUtc="2026-07-05T05:10:00Z">
            <w:rPr>
              <w:b/>
              <w:bCs/>
            </w:rPr>
          </w:rPrChange>
        </w:rPr>
        <w:t>.</w:t>
      </w:r>
    </w:p>
    <w:sectPr w:rsidR="00AF6D5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6D54"/>
    <w:rsid w:val="0043346A"/>
    <w:rsid w:val="005D5C18"/>
    <w:rsid w:val="0061462D"/>
    <w:rsid w:val="00AF6D54"/>
    <w:rsid w:val="00B37A4C"/>
    <w:rsid w:val="00DB3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215751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2026-05-14T17:15:00Z</dcterms:created>
  <dcterms:modified xsi:type="dcterms:W3CDTF">2026-07-05T05:10:00Z</dcterms:modified>
</cp:coreProperties>
</file>