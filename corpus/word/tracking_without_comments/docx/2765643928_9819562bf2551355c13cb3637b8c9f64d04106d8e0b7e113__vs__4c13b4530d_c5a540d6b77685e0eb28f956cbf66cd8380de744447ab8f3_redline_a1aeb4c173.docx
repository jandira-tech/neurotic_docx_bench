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8870CB" w14:textId="47E2FD4D" w:rsidR="00F31DA2" w:rsidRPr="009C32DD" w:rsidRDefault="0017741D" w:rsidP="001602A4">
      <w:pPr>
        <w:pStyle w:val="BodyText"/>
        <w:spacing w:line="360" w:lineRule="auto"/>
        <w:ind w:left="118"/>
        <w:contextualSpacing/>
        <w:rPr>
          <w:ins w:id="6" w:author="Carla Markx" w:date="2026-09-25T20:01:00Z" w16du:dateUtc="2026-09-26T00:01:00Z"/>
          <w:rFonts w:ascii="Avenir Book" w:hAnsi="Avenir Book"/>
          <w:b/>
          <w:sz w:val="28"/>
          <w:szCs w:val="28"/>
        </w:rPr>
      </w:pPr>
      <w:ins w:id="7" w:author="Carla Markx" w:date="2026-09-25T20:01:00Z" w16du:dateUtc="2026-09-26T00:01:00Z">
        <w:r>
          <w:rPr>
            <w:noProof/>
          </w:rPr>
          <mc:AlternateContent>
            <mc:Choice Requires="wps">
              <w:drawing>
                <wp:anchor distT="0" distB="0" distL="114300" distR="114300" simplePos="0" relativeHeight="251659264" behindDoc="0" locked="0" layoutInCell="1" allowOverlap="1" wp14:anchorId="34530963" wp14:editId="6363FD0C">
                  <wp:simplePos x="0" y="0"/>
                  <wp:positionH relativeFrom="margin">
                    <wp:posOffset>960120</wp:posOffset>
                  </wp:positionH>
                  <wp:positionV relativeFrom="paragraph">
                    <wp:posOffset>598170</wp:posOffset>
                  </wp:positionV>
                  <wp:extent cx="5513705" cy="506095"/>
                  <wp:effectExtent l="0" t="0" r="0" b="8255"/>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3705" cy="506095"/>
                          </a:xfrm>
                          <a:prstGeom prst="rect">
                            <a:avLst/>
                          </a:prstGeom>
                          <a:solidFill>
                            <a:srgbClr val="FFC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2BB430" w14:textId="72455C79" w:rsidR="0017741D" w:rsidRDefault="0017741D" w:rsidP="001602A4">
                              <w:pPr>
                                <w:jc w:val="center"/>
                                <w:outlineLvl w:val="0"/>
                                <w:rPr>
                                  <w:ins w:id="8" w:author="Carla Markx" w:date="2026-09-25T20:01:00Z" w16du:dateUtc="2026-09-26T00:01:00Z"/>
                                  <w:rFonts w:ascii="Cambria" w:hAnsi="Cambria"/>
                                  <w:b/>
                                  <w:sz w:val="32"/>
                                  <w:szCs w:val="32"/>
                                </w:rPr>
                              </w:pPr>
                              <w:ins w:id="9" w:author="Carla Markx" w:date="2026-09-25T20:01:00Z" w16du:dateUtc="2026-09-26T00:01:00Z">
                                <w:r>
                                  <w:rPr>
                                    <w:rFonts w:ascii="Cambria" w:hAnsi="Cambria"/>
                                    <w:b/>
                                    <w:sz w:val="32"/>
                                    <w:szCs w:val="32"/>
                                  </w:rPr>
                                  <w:t>Youth Protection Program</w:t>
                                </w:r>
                              </w:ins>
                            </w:p>
                            <w:p w14:paraId="0E6A862A" w14:textId="6A1C4FBB" w:rsidR="001602A4" w:rsidRPr="001602A4" w:rsidRDefault="001602A4" w:rsidP="001602A4">
                              <w:pPr>
                                <w:jc w:val="center"/>
                                <w:outlineLvl w:val="0"/>
                                <w:rPr>
                                  <w:ins w:id="10" w:author="Carla Markx" w:date="2026-09-25T20:01:00Z" w16du:dateUtc="2026-09-26T00:01:00Z"/>
                                  <w:rFonts w:ascii="Cambria" w:hAnsi="Cambria" w:cs="Calibri"/>
                                  <w:b/>
                                  <w:sz w:val="32"/>
                                  <w:szCs w:val="32"/>
                                </w:rPr>
                              </w:pPr>
                              <w:ins w:id="11" w:author="Carla Markx" w:date="2026-09-25T20:01:00Z" w16du:dateUtc="2026-09-26T00:01:00Z">
                                <w:r w:rsidRPr="001602A4">
                                  <w:rPr>
                                    <w:rFonts w:ascii="Cambria" w:hAnsi="Cambria"/>
                                    <w:b/>
                                    <w:sz w:val="32"/>
                                    <w:szCs w:val="32"/>
                                  </w:rPr>
                                  <w:t>Participation Agreement and Waiver Form</w:t>
                                </w:r>
                              </w:ins>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530963" id="_x0000_t202" coordsize="21600,21600" o:spt="202" path="m,l,21600r21600,l21600,xe">
                  <v:stroke joinstyle="miter"/>
                  <v:path gradientshapeok="t" o:connecttype="rect"/>
                </v:shapetype>
                <v:shape id="Text Box 19" o:spid="_x0000_s1026" type="#_x0000_t202" style="position:absolute;left:0;text-align:left;margin-left:75.6pt;margin-top:47.1pt;width:434.15pt;height:39.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" fillcolor="#ffc000" stroked="f">
                  <v:textbox inset="0,0,0,0">
                    <w:txbxContent>
                      <w:p w14:paraId="5B2BB430" w14:textId="72455C79" w:rsidR="0017741D" w:rsidRDefault="0017741D" w:rsidP="001602A4">
                        <w:pPr>
                          <w:jc w:val="center"/>
                          <w:outlineLvl w:val="0"/>
                          <w:rPr>
                            <w:ins w:id="12" w:author="Carla Markx" w:date="2026-09-25T20:01:00Z" w16du:dateUtc="2026-09-26T00:01:00Z"/>
                            <w:rFonts w:ascii="Cambria" w:hAnsi="Cambria"/>
                            <w:b/>
                            <w:sz w:val="32"/>
                            <w:szCs w:val="32"/>
                          </w:rPr>
                        </w:pPr>
                        <w:ins w:id="13" w:author="Carla Markx" w:date="2026-09-25T20:01:00Z" w16du:dateUtc="2026-09-26T00:01:00Z">
                          <w:r>
                            <w:rPr>
                              <w:rFonts w:ascii="Cambria" w:hAnsi="Cambria"/>
                              <w:b/>
                              <w:sz w:val="32"/>
                              <w:szCs w:val="32"/>
                            </w:rPr>
                            <w:t>Youth Protection Program</w:t>
                          </w:r>
                        </w:ins>
                      </w:p>
                      <w:p w14:paraId="0E6A862A" w14:textId="6A1C4FBB" w:rsidR="001602A4" w:rsidRPr="001602A4" w:rsidRDefault="001602A4" w:rsidP="001602A4">
                        <w:pPr>
                          <w:jc w:val="center"/>
                          <w:outlineLvl w:val="0"/>
                          <w:rPr>
                            <w:ins w:id="14" w:author="Carla Markx" w:date="2026-09-25T20:01:00Z" w16du:dateUtc="2026-09-26T00:01:00Z"/>
                            <w:rFonts w:ascii="Cambria" w:hAnsi="Cambria" w:cs="Calibri"/>
                            <w:b/>
                            <w:sz w:val="32"/>
                            <w:szCs w:val="32"/>
                          </w:rPr>
                        </w:pPr>
                        <w:ins w:id="15" w:author="Carla Markx" w:date="2026-09-25T20:01:00Z" w16du:dateUtc="2026-09-26T00:01:00Z">
                          <w:r w:rsidRPr="001602A4">
                            <w:rPr>
                              <w:rFonts w:ascii="Cambria" w:hAnsi="Cambria"/>
                              <w:b/>
                              <w:sz w:val="32"/>
                              <w:szCs w:val="32"/>
                            </w:rPr>
                            <w:t>Participation Agreement and Waiver Form</w:t>
                          </w:r>
                        </w:ins>
                      </w:p>
                    </w:txbxContent>
                  </v:textbox>
                  <w10:wrap anchorx="margin"/>
                </v:shape>
              </w:pict>
            </mc:Fallback>
          </mc:AlternateContent>
        </w:r>
        <w:r>
          <w:rPr>
            <w:noProof/>
          </w:rPr>
          <w:drawing>
            <wp:anchor distT="0" distB="0" distL="114300" distR="114300" simplePos="0" relativeHeight="251660288" behindDoc="0" locked="0" layoutInCell="1" allowOverlap="1" wp14:anchorId="709BD9C1" wp14:editId="466F3B24">
              <wp:simplePos x="0" y="0"/>
              <wp:positionH relativeFrom="column">
                <wp:posOffset>1315085</wp:posOffset>
              </wp:positionH>
              <wp:positionV relativeFrom="paragraph">
                <wp:posOffset>377190</wp:posOffset>
              </wp:positionV>
              <wp:extent cx="4744085" cy="127000"/>
              <wp:effectExtent l="0" t="0" r="0" b="6350"/>
              <wp:wrapNone/>
              <wp:docPr id="2" name="Picture 2" descr="UniversitySignature_Krgb_300p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iversitySignature_Krgb_300ppi"/>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44085" cy="127000"/>
                      </a:xfrm>
                      <a:prstGeom prst="rect">
                        <a:avLst/>
                      </a:prstGeom>
                      <a:noFill/>
                    </pic:spPr>
                  </pic:pic>
                </a:graphicData>
              </a:graphic>
              <wp14:sizeRelH relativeFrom="page">
                <wp14:pctWidth>0</wp14:pctWidth>
              </wp14:sizeRelH>
              <wp14:sizeRelV relativeFrom="page">
                <wp14:pctHeight>0</wp14:pctHeight>
              </wp14:sizeRelV>
            </wp:anchor>
          </w:drawing>
        </w:r>
        <w:r w:rsidR="001602A4">
          <w:rPr>
            <w:noProof/>
            <w:sz w:val="20"/>
          </w:rPr>
          <w:drawing>
            <wp:inline distT="0" distB="0" distL="0" distR="0" wp14:anchorId="25FDA332" wp14:editId="3AD98926">
              <wp:extent cx="817245" cy="1094740"/>
              <wp:effectExtent l="0" t="0" r="1905" b="0"/>
              <wp:docPr id="1" name="Picture 1" descr="TheTab_KGrgb_300p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Tab_KGrgb_300pp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17245" cy="1094740"/>
                      </a:xfrm>
                      <a:prstGeom prst="rect">
                        <a:avLst/>
                      </a:prstGeom>
                      <a:noFill/>
                      <a:ln>
                        <a:noFill/>
                      </a:ln>
                    </pic:spPr>
                  </pic:pic>
                </a:graphicData>
              </a:graphic>
            </wp:inline>
          </w:drawing>
        </w:r>
      </w:ins>
    </w:p>
    <w:p w14:paraId="695BE240" w14:textId="77777777" w:rsidR="00F31DA2" w:rsidRPr="009C32DD" w:rsidRDefault="00F31DA2" w:rsidP="00F31DA2">
      <w:pPr>
        <w:rPr>
          <w:ins w:id="16" w:author="Carla Markx" w:date="2026-09-25T20:01:00Z" w16du:dateUtc="2026-09-26T00:01:00Z"/>
          <w:rFonts w:ascii="Avenir Book" w:hAnsi="Avenir Book"/>
          <w:b/>
          <w:sz w:val="20"/>
          <w:szCs w:val="20"/>
        </w:rPr>
      </w:pPr>
    </w:p>
    <w:p w14:paraId="643DCC34" w14:textId="7568E75D" w:rsidR="001602A4" w:rsidRPr="00820B4E" w:rsidRDefault="001602A4" w:rsidP="001602A4">
      <w:pPr>
        <w:spacing w:line="360" w:lineRule="auto"/>
        <w:rPr>
          <w:ins w:id="17" w:author="Carla Markx" w:date="2026-09-25T20:01:00Z" w16du:dateUtc="2026-09-26T00:01:00Z"/>
          <w:rFonts w:ascii="Cambria" w:hAnsi="Cambria"/>
        </w:rPr>
      </w:pPr>
      <w:ins w:id="18" w:author="Carla Markx" w:date="2026-09-25T20:01:00Z" w16du:dateUtc="2026-09-26T00:01:00Z">
        <w:r w:rsidRPr="00820B4E">
          <w:rPr>
            <w:rFonts w:ascii="Cambria" w:hAnsi="Cambria"/>
            <w:u w:val="single"/>
          </w:rPr>
          <w:t>Program/Activity Information</w:t>
        </w:r>
        <w:r w:rsidR="007A763A" w:rsidRPr="00820B4E">
          <w:rPr>
            <w:rFonts w:ascii="Cambria" w:hAnsi="Cambria"/>
          </w:rPr>
          <w:t>:</w:t>
        </w:r>
      </w:ins>
    </w:p>
    <w:p w14:paraId="01F4A5CF" w14:textId="7D938D5D" w:rsidR="001602A4" w:rsidRPr="00820B4E" w:rsidRDefault="001602A4" w:rsidP="001602A4">
      <w:pPr>
        <w:spacing w:line="360" w:lineRule="auto"/>
        <w:rPr>
          <w:ins w:id="19" w:author="Carla Markx" w:date="2026-09-25T20:01:00Z" w16du:dateUtc="2026-09-26T00:01:00Z"/>
          <w:rFonts w:ascii="Cambria" w:hAnsi="Cambria"/>
          <w:u w:val="single"/>
        </w:rPr>
      </w:pPr>
      <w:ins w:id="20" w:author="Carla Markx" w:date="2026-09-25T20:01:00Z" w16du:dateUtc="2026-09-26T00:01:00Z">
        <w:r w:rsidRPr="00820B4E">
          <w:rPr>
            <w:rFonts w:ascii="Cambria" w:hAnsi="Cambria"/>
          </w:rPr>
          <w:t xml:space="preserve">Name </w:t>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ins>
    </w:p>
    <w:p w14:paraId="26E9A05A" w14:textId="5F7BAABA" w:rsidR="001602A4" w:rsidRPr="00820B4E" w:rsidRDefault="001602A4" w:rsidP="001602A4">
      <w:pPr>
        <w:spacing w:line="360" w:lineRule="auto"/>
        <w:rPr>
          <w:ins w:id="21" w:author="Carla Markx" w:date="2026-09-25T20:01:00Z" w16du:dateUtc="2026-09-26T00:01:00Z"/>
          <w:rFonts w:ascii="Cambria" w:hAnsi="Cambria"/>
        </w:rPr>
      </w:pPr>
      <w:ins w:id="22" w:author="Carla Markx" w:date="2026-09-25T20:01:00Z" w16du:dateUtc="2026-09-26T00:01:00Z">
        <w:r w:rsidRPr="00820B4E">
          <w:rPr>
            <w:rFonts w:ascii="Cambria" w:hAnsi="Cambria"/>
          </w:rPr>
          <w:t>Date(s):</w:t>
        </w:r>
        <w:r w:rsidRPr="00820B4E">
          <w:rPr>
            <w:rFonts w:ascii="Cambria" w:hAnsi="Cambria"/>
            <w:u w:val="single"/>
          </w:rPr>
          <w:t xml:space="preserve"> </w:t>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007A763A" w:rsidRPr="00820B4E">
          <w:rPr>
            <w:rFonts w:ascii="Cambria" w:hAnsi="Cambria"/>
            <w:u w:val="single"/>
          </w:rPr>
          <w:tab/>
        </w:r>
        <w:r w:rsidR="007A763A" w:rsidRPr="00820B4E">
          <w:rPr>
            <w:rFonts w:ascii="Cambria" w:hAnsi="Cambria"/>
            <w:u w:val="single"/>
          </w:rPr>
          <w:tab/>
        </w:r>
      </w:ins>
    </w:p>
    <w:p w14:paraId="2189A27C" w14:textId="642E1D92" w:rsidR="001602A4" w:rsidRPr="00820B4E" w:rsidRDefault="007A763A" w:rsidP="001602A4">
      <w:pPr>
        <w:spacing w:line="360" w:lineRule="auto"/>
        <w:rPr>
          <w:ins w:id="23" w:author="Carla Markx" w:date="2026-09-25T20:01:00Z" w16du:dateUtc="2026-09-26T00:01:00Z"/>
          <w:rFonts w:ascii="Cambria" w:hAnsi="Cambria"/>
          <w:u w:val="single"/>
        </w:rPr>
      </w:pPr>
      <w:ins w:id="24" w:author="Carla Markx" w:date="2026-09-25T20:01:00Z" w16du:dateUtc="2026-09-26T00:01:00Z">
        <w:r w:rsidRPr="00820B4E">
          <w:rPr>
            <w:rFonts w:ascii="Cambria" w:hAnsi="Cambria"/>
          </w:rPr>
          <w:t xml:space="preserve">Location: </w:t>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ins>
    </w:p>
    <w:p w14:paraId="382B2FF0" w14:textId="77777777" w:rsidR="001602A4" w:rsidRPr="00820B4E" w:rsidRDefault="001602A4" w:rsidP="001602A4">
      <w:pPr>
        <w:spacing w:line="360" w:lineRule="auto"/>
        <w:rPr>
          <w:ins w:id="25" w:author="Carla Markx" w:date="2026-09-25T20:01:00Z" w16du:dateUtc="2026-09-26T00:01:00Z"/>
          <w:rFonts w:ascii="Cambria" w:hAnsi="Cambria"/>
          <w:u w:val="single"/>
        </w:rPr>
      </w:pPr>
    </w:p>
    <w:p w14:paraId="6BDAE034" w14:textId="5C6A4F16" w:rsidR="001602A4" w:rsidRPr="00820B4E" w:rsidRDefault="001602A4" w:rsidP="001602A4">
      <w:pPr>
        <w:spacing w:line="360" w:lineRule="auto"/>
        <w:rPr>
          <w:ins w:id="26" w:author="Carla Markx" w:date="2026-09-25T20:01:00Z" w16du:dateUtc="2026-09-26T00:01:00Z"/>
          <w:rFonts w:ascii="Cambria" w:hAnsi="Cambria"/>
        </w:rPr>
      </w:pPr>
      <w:ins w:id="27" w:author="Carla Markx" w:date="2026-09-25T20:01:00Z" w16du:dateUtc="2026-09-26T00:01:00Z">
        <w:r w:rsidRPr="00820B4E">
          <w:rPr>
            <w:rFonts w:ascii="Cambria" w:hAnsi="Cambria"/>
            <w:u w:val="single"/>
          </w:rPr>
          <w:t>Participant Information</w:t>
        </w:r>
        <w:r w:rsidR="007A763A" w:rsidRPr="00820B4E">
          <w:rPr>
            <w:rFonts w:ascii="Cambria" w:hAnsi="Cambria"/>
            <w:spacing w:val="-2"/>
          </w:rPr>
          <w:t>:</w:t>
        </w:r>
      </w:ins>
    </w:p>
    <w:p w14:paraId="46D818CF" w14:textId="5B020CED" w:rsidR="001602A4" w:rsidRPr="00820B4E" w:rsidRDefault="007A763A" w:rsidP="001602A4">
      <w:pPr>
        <w:spacing w:line="360" w:lineRule="auto"/>
        <w:rPr>
          <w:ins w:id="28" w:author="Carla Markx" w:date="2026-09-25T20:01:00Z" w16du:dateUtc="2026-09-26T00:01:00Z"/>
          <w:rFonts w:ascii="Cambria" w:hAnsi="Cambria"/>
        </w:rPr>
      </w:pPr>
      <w:ins w:id="29" w:author="Carla Markx" w:date="2026-09-25T20:01:00Z" w16du:dateUtc="2026-09-26T00:01:00Z">
        <w:r w:rsidRPr="00820B4E">
          <w:rPr>
            <w:rFonts w:ascii="Cambria" w:hAnsi="Cambria"/>
          </w:rPr>
          <w:t>Participant</w:t>
        </w:r>
        <w:r w:rsidR="001602A4" w:rsidRPr="00820B4E">
          <w:rPr>
            <w:rFonts w:ascii="Cambria" w:hAnsi="Cambria"/>
          </w:rPr>
          <w:t>’s Name:</w:t>
        </w:r>
        <w:r w:rsidR="001602A4" w:rsidRPr="00820B4E">
          <w:rPr>
            <w:rFonts w:ascii="Cambria" w:hAnsi="Cambria"/>
            <w:u w:val="single"/>
          </w:rPr>
          <w:t xml:space="preserve"> </w:t>
        </w:r>
        <w:r w:rsidR="001602A4" w:rsidRPr="00820B4E">
          <w:rPr>
            <w:rFonts w:ascii="Cambria" w:hAnsi="Cambria"/>
            <w:u w:val="single"/>
          </w:rPr>
          <w:tab/>
        </w:r>
        <w:r w:rsidR="001602A4" w:rsidRPr="00820B4E">
          <w:rPr>
            <w:rFonts w:ascii="Cambria" w:hAnsi="Cambria"/>
            <w:u w:val="single"/>
          </w:rPr>
          <w:tab/>
        </w:r>
        <w:r w:rsidR="001602A4" w:rsidRPr="00820B4E">
          <w:rPr>
            <w:rFonts w:ascii="Cambria" w:hAnsi="Cambria"/>
            <w:u w:val="single"/>
          </w:rPr>
          <w:tab/>
        </w:r>
        <w:r w:rsidR="001602A4" w:rsidRPr="00820B4E">
          <w:rPr>
            <w:rFonts w:ascii="Cambria" w:hAnsi="Cambria"/>
            <w:u w:val="single"/>
          </w:rPr>
          <w:tab/>
        </w:r>
        <w:r w:rsidR="001602A4" w:rsidRPr="00820B4E">
          <w:rPr>
            <w:rFonts w:ascii="Cambria" w:hAnsi="Cambria"/>
            <w:u w:val="single"/>
          </w:rPr>
          <w:tab/>
        </w:r>
        <w:r w:rsidR="001602A4" w:rsidRPr="00820B4E">
          <w:rPr>
            <w:rFonts w:ascii="Cambria" w:hAnsi="Cambria"/>
            <w:u w:val="single"/>
          </w:rPr>
          <w:tab/>
        </w:r>
        <w:r w:rsidR="001602A4" w:rsidRPr="00820B4E">
          <w:rPr>
            <w:rFonts w:ascii="Cambria" w:hAnsi="Cambria"/>
            <w:u w:val="single"/>
          </w:rPr>
          <w:tab/>
        </w:r>
        <w:r w:rsidR="001602A4" w:rsidRPr="00820B4E">
          <w:rPr>
            <w:rFonts w:ascii="Cambria" w:hAnsi="Cambria"/>
            <w:u w:val="single"/>
          </w:rPr>
          <w:tab/>
        </w:r>
        <w:r w:rsidR="001602A4" w:rsidRPr="00820B4E">
          <w:rPr>
            <w:rFonts w:ascii="Cambria" w:hAnsi="Cambria"/>
            <w:u w:val="single"/>
          </w:rPr>
          <w:tab/>
        </w:r>
        <w:r w:rsidR="001602A4" w:rsidRPr="00820B4E">
          <w:rPr>
            <w:rFonts w:ascii="Cambria" w:hAnsi="Cambria"/>
            <w:u w:val="single"/>
          </w:rPr>
          <w:tab/>
        </w:r>
        <w:r w:rsidR="001602A4" w:rsidRPr="00820B4E">
          <w:rPr>
            <w:rFonts w:ascii="Cambria" w:hAnsi="Cambria"/>
            <w:u w:val="single"/>
          </w:rPr>
          <w:tab/>
        </w:r>
      </w:ins>
    </w:p>
    <w:p w14:paraId="6B3CA905" w14:textId="5480DBF6" w:rsidR="001602A4" w:rsidRPr="00820B4E" w:rsidRDefault="001602A4" w:rsidP="001602A4">
      <w:pPr>
        <w:spacing w:line="360" w:lineRule="auto"/>
        <w:rPr>
          <w:ins w:id="30" w:author="Carla Markx" w:date="2026-09-25T20:01:00Z" w16du:dateUtc="2026-09-26T00:01:00Z"/>
          <w:rFonts w:ascii="Cambria" w:hAnsi="Cambria"/>
        </w:rPr>
      </w:pPr>
      <w:ins w:id="31" w:author="Carla Markx" w:date="2026-09-25T20:01:00Z" w16du:dateUtc="2026-09-26T00:01:00Z">
        <w:r w:rsidRPr="00820B4E">
          <w:rPr>
            <w:rFonts w:ascii="Cambria" w:hAnsi="Cambria"/>
          </w:rPr>
          <w:t xml:space="preserve">Address: </w:t>
        </w:r>
        <w:r w:rsidRPr="00820B4E">
          <w:rPr>
            <w:rFonts w:ascii="Cambria" w:hAnsi="Cambria"/>
            <w:u w:val="single"/>
          </w:rPr>
          <w:t xml:space="preserve"> </w:t>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w w:val="52"/>
            <w:u w:val="single"/>
          </w:rPr>
          <w:t xml:space="preserve"> </w:t>
        </w:r>
      </w:ins>
    </w:p>
    <w:p w14:paraId="112D0D45" w14:textId="6E834BE6" w:rsidR="001602A4" w:rsidRPr="00820B4E" w:rsidRDefault="001602A4" w:rsidP="001602A4">
      <w:pPr>
        <w:spacing w:line="360" w:lineRule="auto"/>
        <w:rPr>
          <w:ins w:id="32" w:author="Carla Markx" w:date="2026-09-25T20:01:00Z" w16du:dateUtc="2026-09-26T00:01:00Z"/>
          <w:rFonts w:ascii="Cambria" w:hAnsi="Cambria"/>
          <w:u w:val="single"/>
        </w:rPr>
      </w:pPr>
      <w:ins w:id="33" w:author="Carla Markx" w:date="2026-09-25T20:01:00Z" w16du:dateUtc="2026-09-26T00:01:00Z">
        <w:r w:rsidRPr="00820B4E">
          <w:rPr>
            <w:rFonts w:ascii="Cambria" w:hAnsi="Cambria"/>
          </w:rPr>
          <w:t>City:</w:t>
        </w:r>
        <w:r w:rsidRPr="00820B4E">
          <w:rPr>
            <w:rFonts w:ascii="Cambria" w:hAnsi="Cambria"/>
            <w:u w:val="single"/>
          </w:rPr>
          <w:t xml:space="preserve"> </w:t>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rPr>
          <w:t xml:space="preserve"> State:</w:t>
        </w:r>
        <w:r w:rsidRPr="00820B4E">
          <w:rPr>
            <w:rFonts w:ascii="Cambria" w:hAnsi="Cambria"/>
            <w:u w:val="single"/>
          </w:rPr>
          <w:t xml:space="preserve"> </w:t>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rPr>
          <w:t xml:space="preserve"> Zip:</w:t>
        </w:r>
        <w:r w:rsidRPr="00820B4E">
          <w:rPr>
            <w:rFonts w:ascii="Cambria" w:hAnsi="Cambria"/>
            <w:u w:val="single"/>
          </w:rPr>
          <w:tab/>
        </w:r>
        <w:r w:rsidRPr="00820B4E">
          <w:rPr>
            <w:rFonts w:ascii="Cambria" w:hAnsi="Cambria"/>
            <w:u w:val="single"/>
          </w:rPr>
          <w:tab/>
        </w:r>
        <w:r w:rsidRPr="00820B4E">
          <w:rPr>
            <w:rFonts w:ascii="Cambria" w:hAnsi="Cambria"/>
            <w:u w:val="single"/>
          </w:rPr>
          <w:tab/>
        </w:r>
      </w:ins>
    </w:p>
    <w:p w14:paraId="0862CBA3" w14:textId="4A53E246" w:rsidR="001602A4" w:rsidRPr="00820B4E" w:rsidRDefault="001602A4" w:rsidP="001602A4">
      <w:pPr>
        <w:spacing w:line="360" w:lineRule="auto"/>
        <w:rPr>
          <w:ins w:id="34" w:author="Carla Markx" w:date="2026-09-25T20:01:00Z" w16du:dateUtc="2026-09-26T00:01:00Z"/>
          <w:rFonts w:ascii="Cambria" w:hAnsi="Cambria"/>
          <w:u w:val="single"/>
        </w:rPr>
      </w:pPr>
      <w:ins w:id="35" w:author="Carla Markx" w:date="2026-09-25T20:01:00Z" w16du:dateUtc="2026-09-26T00:01:00Z">
        <w:r w:rsidRPr="00820B4E">
          <w:rPr>
            <w:rFonts w:ascii="Cambria" w:hAnsi="Cambria"/>
          </w:rPr>
          <w:t>Phone</w:t>
        </w:r>
        <w:r w:rsidRPr="00820B4E">
          <w:rPr>
            <w:rFonts w:ascii="Cambria" w:hAnsi="Cambria"/>
            <w:spacing w:val="-1"/>
          </w:rPr>
          <w:t xml:space="preserve"> </w:t>
        </w:r>
        <w:r w:rsidRPr="00820B4E">
          <w:rPr>
            <w:rFonts w:ascii="Cambria" w:hAnsi="Cambria"/>
          </w:rPr>
          <w:t>Number:</w:t>
        </w:r>
        <w:r w:rsidRPr="00820B4E">
          <w:rPr>
            <w:rFonts w:ascii="Cambria" w:hAnsi="Cambria"/>
            <w:u w:val="single"/>
          </w:rPr>
          <w:t xml:space="preserve"> </w:t>
        </w:r>
        <w:r w:rsidRPr="00820B4E">
          <w:rPr>
            <w:rFonts w:ascii="Cambria" w:hAnsi="Cambria"/>
            <w:u w:val="single"/>
          </w:rPr>
          <w:tab/>
        </w:r>
        <w:r w:rsidRPr="00820B4E">
          <w:rPr>
            <w:rFonts w:ascii="Cambria" w:hAnsi="Cambria"/>
            <w:u w:val="single"/>
          </w:rPr>
          <w:tab/>
        </w:r>
        <w:r w:rsidR="007A763A" w:rsidRPr="00820B4E">
          <w:rPr>
            <w:rFonts w:ascii="Cambria" w:hAnsi="Cambria"/>
            <w:u w:val="single"/>
          </w:rPr>
          <w:tab/>
        </w:r>
        <w:r w:rsidR="007A763A" w:rsidRPr="00820B4E">
          <w:rPr>
            <w:rFonts w:ascii="Cambria" w:hAnsi="Cambria"/>
            <w:u w:val="single"/>
          </w:rPr>
          <w:tab/>
        </w:r>
        <w:r w:rsidRPr="00820B4E">
          <w:rPr>
            <w:rFonts w:ascii="Cambria" w:hAnsi="Cambria"/>
          </w:rPr>
          <w:t xml:space="preserve"> Alternate Phone</w:t>
        </w:r>
        <w:r w:rsidRPr="00820B4E">
          <w:rPr>
            <w:rFonts w:ascii="Cambria" w:hAnsi="Cambria"/>
            <w:spacing w:val="-1"/>
          </w:rPr>
          <w:t xml:space="preserve"> </w:t>
        </w:r>
        <w:r w:rsidRPr="00820B4E">
          <w:rPr>
            <w:rFonts w:ascii="Cambria" w:hAnsi="Cambria"/>
          </w:rPr>
          <w:t>Number:</w:t>
        </w:r>
        <w:r w:rsidRPr="00820B4E">
          <w:rPr>
            <w:rFonts w:ascii="Cambria" w:hAnsi="Cambria"/>
            <w:spacing w:val="1"/>
          </w:rPr>
          <w:t xml:space="preserve"> </w:t>
        </w:r>
        <w:r w:rsidRPr="00820B4E">
          <w:rPr>
            <w:rFonts w:ascii="Cambria" w:hAnsi="Cambria"/>
            <w:u w:val="single"/>
          </w:rPr>
          <w:t xml:space="preserve"> </w:t>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rPr>
          <w:t xml:space="preserve"> </w:t>
        </w:r>
      </w:ins>
    </w:p>
    <w:p w14:paraId="6233937A" w14:textId="0F1C716C" w:rsidR="00F31DA2" w:rsidRPr="00820B4E" w:rsidRDefault="001602A4" w:rsidP="001602A4">
      <w:pPr>
        <w:rPr>
          <w:ins w:id="36" w:author="Carla Markx" w:date="2026-09-25T20:01:00Z" w16du:dateUtc="2026-09-26T00:01:00Z"/>
          <w:rFonts w:ascii="Cambria" w:hAnsi="Cambria"/>
        </w:rPr>
      </w:pPr>
      <w:ins w:id="37" w:author="Carla Markx" w:date="2026-09-25T20:01:00Z" w16du:dateUtc="2026-09-26T00:01:00Z">
        <w:r w:rsidRPr="00820B4E">
          <w:rPr>
            <w:rFonts w:ascii="Cambria" w:hAnsi="Cambria"/>
          </w:rPr>
          <w:t xml:space="preserve">Date of Birth: </w:t>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007A763A" w:rsidRPr="00820B4E">
          <w:rPr>
            <w:rFonts w:ascii="Cambria" w:hAnsi="Cambria"/>
            <w:u w:val="single"/>
          </w:rPr>
          <w:tab/>
        </w:r>
      </w:ins>
    </w:p>
    <w:p w14:paraId="6FAD96F2" w14:textId="77777777" w:rsidR="00F31DA2" w:rsidRPr="00820B4E" w:rsidRDefault="00F31DA2" w:rsidP="00F31DA2">
      <w:pPr>
        <w:rPr>
          <w:ins w:id="38" w:author="Carla Markx" w:date="2026-09-25T20:01:00Z" w16du:dateUtc="2026-09-26T00:01:00Z"/>
          <w:rFonts w:ascii="Cambria" w:hAnsi="Cambria"/>
        </w:rPr>
      </w:pPr>
    </w:p>
    <w:p w14:paraId="7184A3C5" w14:textId="77777777" w:rsidR="00F31DA2" w:rsidRPr="00820B4E" w:rsidRDefault="00F31DA2" w:rsidP="00F31DA2">
      <w:pPr>
        <w:jc w:val="center"/>
        <w:outlineLvl w:val="0"/>
        <w:rPr>
          <w:ins w:id="39" w:author="Carla Markx" w:date="2026-09-25T20:01:00Z" w16du:dateUtc="2026-09-26T00:01:00Z"/>
          <w:rFonts w:ascii="Cambria" w:hAnsi="Cambria"/>
          <w:b/>
          <w:bCs/>
        </w:rPr>
      </w:pPr>
      <w:ins w:id="40" w:author="Carla Markx" w:date="2026-09-25T20:01:00Z" w16du:dateUtc="2026-09-26T00:01:00Z">
        <w:r w:rsidRPr="00820B4E">
          <w:rPr>
            <w:rFonts w:ascii="Cambria" w:hAnsi="Cambria"/>
            <w:b/>
            <w:bCs/>
            <w:u w:val="single"/>
          </w:rPr>
          <w:t>RELEASE, WAIVER OF LIABILITY, AND COVENANT NOT TO SUE</w:t>
        </w:r>
      </w:ins>
    </w:p>
    <w:p w14:paraId="088B9F1A" w14:textId="77777777" w:rsidR="00F31DA2" w:rsidRPr="00820B4E" w:rsidRDefault="00F31DA2" w:rsidP="00F31DA2">
      <w:pPr>
        <w:rPr>
          <w:ins w:id="41" w:author="Carla Markx" w:date="2026-09-25T20:01:00Z" w16du:dateUtc="2026-09-26T00:01:00Z"/>
          <w:rFonts w:ascii="Cambria" w:hAnsi="Cambria"/>
        </w:rPr>
      </w:pPr>
    </w:p>
    <w:p w14:paraId="2A928854" w14:textId="4DB8014A" w:rsidR="00667FEC" w:rsidRPr="00820B4E" w:rsidRDefault="00667FEC" w:rsidP="00F31DA2">
      <w:pPr>
        <w:jc w:val="both"/>
        <w:rPr>
          <w:ins w:id="42" w:author="Carla Markx" w:date="2026-09-25T20:01:00Z" w16du:dateUtc="2026-09-26T00:01:00Z"/>
          <w:rFonts w:ascii="Cambria" w:hAnsi="Cambria"/>
        </w:rPr>
      </w:pPr>
      <w:ins w:id="43" w:author="Carla Markx" w:date="2026-09-25T20:01:00Z" w16du:dateUtc="2026-09-26T00:01:00Z">
        <w:r w:rsidRPr="00820B4E">
          <w:rPr>
            <w:rFonts w:ascii="Cambria" w:hAnsi="Cambria"/>
          </w:rPr>
          <w:t>I (</w:t>
        </w:r>
        <w:r w:rsidR="001602A4" w:rsidRPr="00820B4E">
          <w:rPr>
            <w:rFonts w:ascii="Cambria" w:hAnsi="Cambria"/>
          </w:rPr>
          <w:t>parent/guardian n</w:t>
        </w:r>
        <w:r w:rsidRPr="00820B4E">
          <w:rPr>
            <w:rFonts w:ascii="Cambria" w:hAnsi="Cambria"/>
          </w:rPr>
          <w:t>ame)</w:t>
        </w:r>
        <w:r w:rsidR="001602A4" w:rsidRPr="00820B4E">
          <w:rPr>
            <w:rFonts w:ascii="Cambria" w:hAnsi="Cambria"/>
          </w:rPr>
          <w:t xml:space="preserve"> </w:t>
        </w:r>
        <w:r w:rsidR="001602A4" w:rsidRPr="00820B4E">
          <w:rPr>
            <w:rFonts w:ascii="Cambria" w:hAnsi="Cambria"/>
            <w:u w:val="single"/>
          </w:rPr>
          <w:tab/>
        </w:r>
        <w:r w:rsidR="001602A4" w:rsidRPr="00820B4E">
          <w:rPr>
            <w:rFonts w:ascii="Cambria" w:hAnsi="Cambria"/>
            <w:u w:val="single"/>
          </w:rPr>
          <w:tab/>
        </w:r>
        <w:r w:rsidR="001602A4" w:rsidRPr="00820B4E">
          <w:rPr>
            <w:rFonts w:ascii="Cambria" w:hAnsi="Cambria"/>
            <w:u w:val="single"/>
          </w:rPr>
          <w:tab/>
        </w:r>
        <w:r w:rsidR="001602A4" w:rsidRPr="00820B4E">
          <w:rPr>
            <w:rFonts w:ascii="Cambria" w:hAnsi="Cambria"/>
            <w:u w:val="single"/>
          </w:rPr>
          <w:tab/>
        </w:r>
        <w:r w:rsidR="001602A4" w:rsidRPr="00820B4E">
          <w:rPr>
            <w:rFonts w:ascii="Cambria" w:hAnsi="Cambria"/>
            <w:u w:val="single"/>
          </w:rPr>
          <w:tab/>
        </w:r>
        <w:r w:rsidR="001602A4" w:rsidRPr="00820B4E">
          <w:rPr>
            <w:rFonts w:ascii="Cambria" w:hAnsi="Cambria"/>
            <w:u w:val="single"/>
          </w:rPr>
          <w:tab/>
          <w:t xml:space="preserve">    </w:t>
        </w:r>
        <w:r w:rsidR="0097403C">
          <w:rPr>
            <w:rFonts w:ascii="Cambria" w:hAnsi="Cambria"/>
            <w:u w:val="single"/>
          </w:rPr>
          <w:t xml:space="preserve">            </w:t>
        </w:r>
        <w:r w:rsidR="0097403C" w:rsidRPr="00820B4E">
          <w:rPr>
            <w:rFonts w:ascii="Cambria" w:hAnsi="Cambria"/>
            <w:u w:val="single"/>
          </w:rPr>
          <w:t xml:space="preserve"> ,</w:t>
        </w:r>
        <w:r w:rsidRPr="00820B4E">
          <w:rPr>
            <w:rFonts w:ascii="Cambria" w:hAnsi="Cambria"/>
          </w:rPr>
          <w:t xml:space="preserve"> the parent or legal guardian of the Participant, (</w:t>
        </w:r>
        <w:r w:rsidR="001602A4" w:rsidRPr="00820B4E">
          <w:rPr>
            <w:rFonts w:ascii="Cambria" w:hAnsi="Cambria"/>
          </w:rPr>
          <w:t>participant’s name</w:t>
        </w:r>
        <w:r w:rsidRPr="00820B4E">
          <w:rPr>
            <w:rFonts w:ascii="Cambria" w:hAnsi="Cambria"/>
          </w:rPr>
          <w:t>)</w:t>
        </w:r>
        <w:r w:rsidR="001602A4" w:rsidRPr="00820B4E">
          <w:rPr>
            <w:rFonts w:ascii="Cambria" w:hAnsi="Cambria"/>
          </w:rPr>
          <w:t xml:space="preserve"> </w:t>
        </w:r>
        <w:r w:rsidR="001602A4" w:rsidRPr="00820B4E">
          <w:rPr>
            <w:rFonts w:ascii="Cambria" w:hAnsi="Cambria"/>
            <w:u w:val="single"/>
          </w:rPr>
          <w:tab/>
        </w:r>
        <w:r w:rsidR="001602A4" w:rsidRPr="00820B4E">
          <w:rPr>
            <w:rFonts w:ascii="Cambria" w:hAnsi="Cambria"/>
            <w:u w:val="single"/>
          </w:rPr>
          <w:tab/>
        </w:r>
        <w:r w:rsidR="001602A4" w:rsidRPr="00820B4E">
          <w:rPr>
            <w:rFonts w:ascii="Cambria" w:hAnsi="Cambria"/>
            <w:u w:val="single"/>
          </w:rPr>
          <w:tab/>
        </w:r>
        <w:r w:rsidR="001602A4" w:rsidRPr="00820B4E">
          <w:rPr>
            <w:rFonts w:ascii="Cambria" w:hAnsi="Cambria"/>
            <w:u w:val="single"/>
          </w:rPr>
          <w:tab/>
        </w:r>
        <w:r w:rsidR="001602A4" w:rsidRPr="00820B4E">
          <w:rPr>
            <w:rFonts w:ascii="Cambria" w:hAnsi="Cambria"/>
            <w:u w:val="single"/>
          </w:rPr>
          <w:tab/>
        </w:r>
        <w:r w:rsidR="001602A4" w:rsidRPr="00820B4E">
          <w:rPr>
            <w:rFonts w:ascii="Cambria" w:hAnsi="Cambria"/>
            <w:u w:val="single"/>
          </w:rPr>
          <w:tab/>
          <w:t xml:space="preserve">      </w:t>
        </w:r>
        <w:r w:rsidRPr="00820B4E">
          <w:rPr>
            <w:rFonts w:ascii="Cambria" w:hAnsi="Cambria"/>
          </w:rPr>
          <w:t>, for the sole consideration, the sufficiency of which is hereby acknowledged, of</w:t>
        </w:r>
        <w:r w:rsidR="008D5E8C" w:rsidRPr="00820B4E">
          <w:rPr>
            <w:rFonts w:ascii="Cambria" w:hAnsi="Cambria"/>
          </w:rPr>
          <w:t xml:space="preserve"> my and/or my child’s</w:t>
        </w:r>
        <w:r w:rsidRPr="00820B4E">
          <w:rPr>
            <w:rFonts w:ascii="Cambria" w:hAnsi="Cambria"/>
          </w:rPr>
          <w:t xml:space="preserve"> right to participate in the event or program described as Program/Activity Name (the Program), do hereby agree to the following relating to the Program</w:t>
        </w:r>
        <w:r w:rsidR="007A763A" w:rsidRPr="00820B4E">
          <w:rPr>
            <w:rFonts w:ascii="Cambria" w:hAnsi="Cambria"/>
          </w:rPr>
          <w:t>:</w:t>
        </w:r>
      </w:ins>
    </w:p>
    <w:p w14:paraId="5284BEBA" w14:textId="77777777" w:rsidR="00667FEC" w:rsidRPr="00820B4E" w:rsidRDefault="00667FEC" w:rsidP="00F31DA2">
      <w:pPr>
        <w:jc w:val="both"/>
        <w:rPr>
          <w:ins w:id="44" w:author="Carla Markx" w:date="2026-09-25T20:01:00Z" w16du:dateUtc="2026-09-26T00:01:00Z"/>
          <w:rFonts w:ascii="Cambria" w:hAnsi="Cambria"/>
        </w:rPr>
      </w:pPr>
    </w:p>
    <w:p w14:paraId="0901985B" w14:textId="18F98CCA" w:rsidR="00F31DA2" w:rsidRPr="00820B4E" w:rsidRDefault="00667FEC" w:rsidP="00F31DA2">
      <w:pPr>
        <w:jc w:val="both"/>
        <w:rPr>
          <w:ins w:id="45" w:author="Carla Markx" w:date="2026-09-25T20:01:00Z" w16du:dateUtc="2026-09-26T00:01:00Z"/>
          <w:rFonts w:ascii="Cambria" w:hAnsi="Cambria"/>
          <w:b/>
        </w:rPr>
      </w:pPr>
      <w:ins w:id="46" w:author="Carla Markx" w:date="2026-09-25T20:01:00Z" w16du:dateUtc="2026-09-26T00:01:00Z">
        <w:r w:rsidRPr="00820B4E">
          <w:rPr>
            <w:rFonts w:ascii="Cambria" w:hAnsi="Cambria"/>
          </w:rPr>
          <w:t xml:space="preserve">I fully and voluntarily consent to my child’s participation in the Program. </w:t>
        </w:r>
        <w:r w:rsidR="00F31DA2" w:rsidRPr="00820B4E">
          <w:rPr>
            <w:rFonts w:ascii="Cambria" w:hAnsi="Cambria"/>
          </w:rPr>
          <w:t>I hereby acknowledge my awareness that participation in the Program may expose me/my child to risk of property damage, bodily</w:t>
        </w:r>
        <w:r w:rsidR="00592CB4" w:rsidRPr="00820B4E">
          <w:rPr>
            <w:rFonts w:ascii="Cambria" w:hAnsi="Cambria"/>
          </w:rPr>
          <w:t>,</w:t>
        </w:r>
        <w:r w:rsidR="00F31DA2" w:rsidRPr="00820B4E">
          <w:rPr>
            <w:rFonts w:ascii="Cambria" w:hAnsi="Cambria"/>
          </w:rPr>
          <w:t xml:space="preserve"> or personal injury. Participation could include certain physical activities such as </w:t>
        </w:r>
        <w:r w:rsidR="00F31DA2" w:rsidRPr="00820B4E">
          <w:rPr>
            <w:rFonts w:ascii="Cambria" w:hAnsi="Cambria"/>
            <w:color w:val="FF0000"/>
            <w:u w:val="single"/>
          </w:rPr>
          <w:t>[List activities] Examples: swimming, lifting, crossing streets, parking lots and intersections</w:t>
        </w:r>
        <w:r w:rsidR="00F31DA2" w:rsidRPr="00820B4E">
          <w:rPr>
            <w:rFonts w:ascii="Cambria" w:hAnsi="Cambria"/>
          </w:rPr>
          <w:t xml:space="preserve">. I understand that the risks that I/my child may encounter include, but are not limited to </w:t>
        </w:r>
        <w:r w:rsidR="00F31DA2" w:rsidRPr="00820B4E">
          <w:rPr>
            <w:rFonts w:ascii="Cambria" w:hAnsi="Cambria"/>
            <w:color w:val="FF0000"/>
            <w:u w:val="single"/>
          </w:rPr>
          <w:t xml:space="preserve">[List risks associated with activities] Examples: transportation accidents, </w:t>
        </w:r>
        <w:r w:rsidR="00F31DA2" w:rsidRPr="00820B4E">
          <w:rPr>
            <w:rFonts w:ascii="Cambria" w:hAnsi="Cambria" w:cs="Calibri"/>
            <w:color w:val="FF0000"/>
            <w:u w:val="single"/>
          </w:rPr>
          <w:t>injury from falls, injury in inclement weather, bumps, bruises, cuts and abrasions, muscle strains and sprains, and exposure to contagious diseases</w:t>
        </w:r>
        <w:r w:rsidR="00F31DA2" w:rsidRPr="00820B4E">
          <w:rPr>
            <w:rFonts w:ascii="Cambria" w:hAnsi="Cambria" w:cs="Calibri"/>
          </w:rPr>
          <w:t xml:space="preserve"> which may cause </w:t>
        </w:r>
        <w:r w:rsidR="007A763A" w:rsidRPr="00820B4E">
          <w:rPr>
            <w:rFonts w:ascii="Cambria" w:hAnsi="Cambria" w:cs="Calibri"/>
          </w:rPr>
          <w:t xml:space="preserve">injury and/or </w:t>
        </w:r>
        <w:r w:rsidR="00F31DA2" w:rsidRPr="00820B4E">
          <w:rPr>
            <w:rFonts w:ascii="Cambria" w:hAnsi="Cambria" w:cs="Calibri"/>
          </w:rPr>
          <w:t>death</w:t>
        </w:r>
        <w:r w:rsidR="00F31DA2" w:rsidRPr="00820B4E">
          <w:rPr>
            <w:rFonts w:ascii="Cambria" w:hAnsi="Cambria"/>
          </w:rPr>
          <w:t>, as well as other risks that may not be foreseeable. I knowingly and freely assume any and all such risks</w:t>
        </w:r>
        <w:r w:rsidR="008D5E8C" w:rsidRPr="00820B4E">
          <w:rPr>
            <w:rFonts w:ascii="Cambria" w:hAnsi="Cambria"/>
          </w:rPr>
          <w:t xml:space="preserve"> for myself and my child</w:t>
        </w:r>
        <w:r w:rsidRPr="00820B4E">
          <w:rPr>
            <w:rFonts w:ascii="Cambria" w:hAnsi="Cambria"/>
          </w:rPr>
          <w:t>.</w:t>
        </w:r>
      </w:ins>
    </w:p>
    <w:p w14:paraId="44265467" w14:textId="77777777" w:rsidR="00667FEC" w:rsidRPr="00820B4E" w:rsidRDefault="00667FEC" w:rsidP="00667FEC">
      <w:pPr>
        <w:jc w:val="both"/>
        <w:rPr>
          <w:ins w:id="47" w:author="Carla Markx" w:date="2026-09-25T20:01:00Z" w16du:dateUtc="2026-09-26T00:01:00Z"/>
          <w:rFonts w:ascii="Cambria" w:hAnsi="Cambria"/>
        </w:rPr>
      </w:pPr>
    </w:p>
    <w:p w14:paraId="2C5CDCB6" w14:textId="63BB18AF" w:rsidR="008D5E8C" w:rsidRPr="00820B4E" w:rsidRDefault="008D5E8C" w:rsidP="008D5E8C">
      <w:pPr>
        <w:jc w:val="both"/>
        <w:rPr>
          <w:ins w:id="48" w:author="Carla Markx" w:date="2026-09-25T20:01:00Z" w16du:dateUtc="2026-09-26T00:01:00Z"/>
          <w:rFonts w:ascii="Cambria" w:hAnsi="Cambria"/>
        </w:rPr>
      </w:pPr>
      <w:ins w:id="49" w:author="Carla Markx" w:date="2026-09-25T20:01:00Z" w16du:dateUtc="2026-09-26T00:01:00Z">
        <w:r w:rsidRPr="00820B4E">
          <w:rPr>
            <w:rFonts w:ascii="Cambria" w:hAnsi="Cambria"/>
          </w:rPr>
          <w:t xml:space="preserve">In consideration for receiving permission for me and/or my child to participate in the Program, which is sponsored by </w:t>
        </w:r>
        <w:r w:rsidR="00820B4E" w:rsidRPr="00820B4E">
          <w:rPr>
            <w:rFonts w:ascii="Cambria" w:hAnsi="Cambria"/>
            <w:color w:val="FF0000"/>
          </w:rPr>
          <w:t>[</w:t>
        </w:r>
        <w:r w:rsidR="00AA7483">
          <w:rPr>
            <w:rFonts w:ascii="Cambria" w:hAnsi="Cambria"/>
            <w:color w:val="FF0000"/>
          </w:rPr>
          <w:t xml:space="preserve">insert </w:t>
        </w:r>
        <w:r w:rsidR="00820B4E" w:rsidRPr="00820B4E">
          <w:rPr>
            <w:rFonts w:ascii="Cambria" w:hAnsi="Cambria"/>
            <w:color w:val="FF0000"/>
          </w:rPr>
          <w:t>UCF Department</w:t>
        </w:r>
        <w:r w:rsidR="00AA7483">
          <w:rPr>
            <w:rFonts w:ascii="Cambria" w:hAnsi="Cambria"/>
            <w:color w:val="FF0000"/>
          </w:rPr>
          <w:t>/Unit</w:t>
        </w:r>
        <w:r w:rsidR="00820B4E" w:rsidRPr="00820B4E">
          <w:rPr>
            <w:rFonts w:ascii="Cambria" w:hAnsi="Cambria"/>
            <w:color w:val="FF0000"/>
          </w:rPr>
          <w:t xml:space="preserve"> Name]</w:t>
        </w:r>
        <w:r w:rsidRPr="00820B4E">
          <w:rPr>
            <w:rFonts w:ascii="Cambria" w:hAnsi="Cambria"/>
          </w:rPr>
          <w:t xml:space="preserve"> (herein referred to as SPONSOR), I hereby </w:t>
        </w:r>
        <w:r w:rsidRPr="00820B4E">
          <w:rPr>
            <w:rFonts w:ascii="Cambria" w:hAnsi="Cambria"/>
            <w:b/>
          </w:rPr>
          <w:t xml:space="preserve">RELEASE, WAIVE, DISCHARGE, AND COVENANT NOT TO SUE, AND </w:t>
        </w:r>
        <w:r w:rsidRPr="00820B4E">
          <w:rPr>
            <w:rFonts w:ascii="Cambria" w:hAnsi="Cambria"/>
            <w:b/>
          </w:rPr>
          <w:lastRenderedPageBreak/>
          <w:t>AGREE TO INDEMNIFY AND HOLD HARMLESS</w:t>
        </w:r>
        <w:r w:rsidRPr="00820B4E">
          <w:rPr>
            <w:rFonts w:ascii="Cambria" w:hAnsi="Cambria"/>
          </w:rPr>
          <w:t xml:space="preserve"> for any and all purposes SPONSOR, The UNIVERSITY OF CENTRAL FLORIDA, the UCF BOARD OF TRUSTEES, the STATE OF FLORIDA and the FLORIDA BOARD OF GOVERNORS and their respective officers, servants, agents, volunteers, or employees (herein collectively referred to as RELEASEES) </w:t>
        </w:r>
        <w:r w:rsidRPr="00820B4E">
          <w:rPr>
            <w:rFonts w:ascii="Cambria" w:hAnsi="Cambria"/>
            <w:b/>
          </w:rPr>
          <w:t>FROM ANY AND ALL LIABILITIES, RESPONSIBILITIES, CLAIMS, DEMANDS, CAUSES OF ACTION OR INJURY, INCLUDING DEATH</w:t>
        </w:r>
        <w:r w:rsidRPr="00820B4E">
          <w:rPr>
            <w:rFonts w:ascii="Cambria" w:hAnsi="Cambria"/>
          </w:rPr>
          <w:t>, that may be sustained by me</w:t>
        </w:r>
        <w:r w:rsidR="009056A7" w:rsidRPr="00820B4E">
          <w:rPr>
            <w:rFonts w:ascii="Cambria" w:hAnsi="Cambria"/>
          </w:rPr>
          <w:t xml:space="preserve"> or my child</w:t>
        </w:r>
        <w:r w:rsidRPr="00820B4E">
          <w:rPr>
            <w:rFonts w:ascii="Cambria" w:hAnsi="Cambria"/>
          </w:rPr>
          <w:t xml:space="preserve"> while participating in </w:t>
        </w:r>
        <w:r w:rsidR="009056A7" w:rsidRPr="00820B4E">
          <w:rPr>
            <w:rFonts w:ascii="Cambria" w:hAnsi="Cambria"/>
          </w:rPr>
          <w:t>the Program</w:t>
        </w:r>
        <w:r w:rsidRPr="00820B4E">
          <w:rPr>
            <w:rFonts w:ascii="Cambria" w:hAnsi="Cambria"/>
          </w:rPr>
          <w:t xml:space="preserve">, whether caused by RELEASEES’ negligence or otherwise, or while on the premises owned or leased by RELEASEES.  I acknowledge there may be physically strenuous activities.  I know of no medical reason why I </w:t>
        </w:r>
        <w:r w:rsidR="009056A7" w:rsidRPr="00820B4E">
          <w:rPr>
            <w:rFonts w:ascii="Cambria" w:hAnsi="Cambria"/>
          </w:rPr>
          <w:t xml:space="preserve">or my child </w:t>
        </w:r>
        <w:r w:rsidRPr="00820B4E">
          <w:rPr>
            <w:rFonts w:ascii="Cambria" w:hAnsi="Cambria"/>
          </w:rPr>
          <w:t>should not participate.</w:t>
        </w:r>
      </w:ins>
    </w:p>
    <w:p w14:paraId="018BF974" w14:textId="77777777" w:rsidR="008D5E8C" w:rsidRPr="00820B4E" w:rsidRDefault="008D5E8C" w:rsidP="008D5E8C">
      <w:pPr>
        <w:rPr>
          <w:ins w:id="50" w:author="Carla Markx" w:date="2026-09-25T20:01:00Z" w16du:dateUtc="2026-09-26T00:01:00Z"/>
          <w:rFonts w:ascii="Cambria" w:hAnsi="Cambria"/>
        </w:rPr>
      </w:pPr>
    </w:p>
    <w:p w14:paraId="71ED879E" w14:textId="0DEFAA40" w:rsidR="008D5E8C" w:rsidRPr="00820B4E" w:rsidRDefault="008D5E8C" w:rsidP="008D5E8C">
      <w:pPr>
        <w:jc w:val="both"/>
        <w:rPr>
          <w:ins w:id="51" w:author="Carla Markx" w:date="2026-09-25T20:01:00Z" w16du:dateUtc="2026-09-26T00:01:00Z"/>
          <w:rFonts w:ascii="Cambria" w:hAnsi="Cambria"/>
        </w:rPr>
      </w:pPr>
      <w:ins w:id="52" w:author="Carla Markx" w:date="2026-09-25T20:01:00Z" w16du:dateUtc="2026-09-26T00:01:00Z">
        <w:r w:rsidRPr="00820B4E">
          <w:rPr>
            <w:rFonts w:ascii="Cambria" w:hAnsi="Cambria"/>
          </w:rPr>
          <w:t xml:space="preserve">I am fully aware that there are inherent risks involved with </w:t>
        </w:r>
        <w:r w:rsidR="009056A7" w:rsidRPr="00820B4E">
          <w:rPr>
            <w:rFonts w:ascii="Cambria" w:hAnsi="Cambria"/>
          </w:rPr>
          <w:t>the Program</w:t>
        </w:r>
        <w:r w:rsidRPr="00820B4E">
          <w:rPr>
            <w:rFonts w:ascii="Cambria" w:hAnsi="Cambria"/>
          </w:rPr>
          <w:t xml:space="preserve">, including but not limited to possible physical injury and loss of life and I choose to voluntarily participate in said </w:t>
        </w:r>
        <w:r w:rsidR="009056A7" w:rsidRPr="00820B4E">
          <w:rPr>
            <w:rFonts w:ascii="Cambria" w:hAnsi="Cambria"/>
          </w:rPr>
          <w:t>Program</w:t>
        </w:r>
        <w:r w:rsidRPr="00820B4E">
          <w:rPr>
            <w:rFonts w:ascii="Cambria" w:hAnsi="Cambria"/>
          </w:rPr>
          <w:t xml:space="preserve"> with full knowledge that said </w:t>
        </w:r>
        <w:r w:rsidR="009056A7" w:rsidRPr="00820B4E">
          <w:rPr>
            <w:rFonts w:ascii="Cambria" w:hAnsi="Cambria"/>
          </w:rPr>
          <w:t>Program</w:t>
        </w:r>
        <w:r w:rsidRPr="00820B4E">
          <w:rPr>
            <w:rFonts w:ascii="Cambria" w:hAnsi="Cambria"/>
          </w:rPr>
          <w:t xml:space="preserve"> may be hazardous to me</w:t>
        </w:r>
        <w:r w:rsidR="009056A7" w:rsidRPr="00820B4E">
          <w:rPr>
            <w:rFonts w:ascii="Cambria" w:hAnsi="Cambria"/>
          </w:rPr>
          <w:t xml:space="preserve"> and/or my child</w:t>
        </w:r>
        <w:r w:rsidRPr="00820B4E">
          <w:rPr>
            <w:rFonts w:ascii="Cambria" w:hAnsi="Cambria"/>
          </w:rPr>
          <w:t xml:space="preserve"> and my property</w:t>
        </w:r>
        <w:r w:rsidR="009056A7" w:rsidRPr="00820B4E">
          <w:rPr>
            <w:rFonts w:ascii="Cambria" w:hAnsi="Cambria"/>
          </w:rPr>
          <w:t>/my child’s property</w:t>
        </w:r>
        <w:r w:rsidRPr="00820B4E">
          <w:rPr>
            <w:rFonts w:ascii="Cambria" w:hAnsi="Cambria"/>
          </w:rPr>
          <w:t xml:space="preserve">.  </w:t>
        </w:r>
        <w:r w:rsidRPr="00820B4E">
          <w:rPr>
            <w:rFonts w:ascii="Cambria" w:hAnsi="Cambria"/>
            <w:b/>
          </w:rPr>
          <w:t>I VOLUNTARILY ASSUME FULL RESPONSIBILITY FOR ANY RISKS OF LOSS, PROPERTY DAMAGE OR PERSONAL INJURY, INCLUDING DEATH</w:t>
        </w:r>
        <w:r w:rsidRPr="00820B4E">
          <w:rPr>
            <w:rFonts w:ascii="Cambria" w:hAnsi="Cambria"/>
          </w:rPr>
          <w:t>, that may be sustained by me</w:t>
        </w:r>
        <w:r w:rsidR="009056A7" w:rsidRPr="00820B4E">
          <w:rPr>
            <w:rFonts w:ascii="Cambria" w:hAnsi="Cambria"/>
          </w:rPr>
          <w:t xml:space="preserve"> and/or my child</w:t>
        </w:r>
        <w:r w:rsidRPr="00820B4E">
          <w:rPr>
            <w:rFonts w:ascii="Cambria" w:hAnsi="Cambria"/>
          </w:rPr>
          <w:t xml:space="preserve"> as a result of participating in said </w:t>
        </w:r>
        <w:r w:rsidR="009056A7" w:rsidRPr="00820B4E">
          <w:rPr>
            <w:rFonts w:ascii="Cambria" w:hAnsi="Cambria"/>
          </w:rPr>
          <w:t>Program</w:t>
        </w:r>
        <w:r w:rsidRPr="00820B4E">
          <w:rPr>
            <w:rFonts w:ascii="Cambria" w:hAnsi="Cambria"/>
          </w:rPr>
          <w:t xml:space="preserve">  I further agree to indemnify and hold harmless the RELEASEES for any loss, liability, judgment, settlement, damage or costs, including court costs and attorney’s fees for both the trial and appellate levels that may occur as a result of or in any way related to my</w:t>
        </w:r>
        <w:r w:rsidR="009056A7" w:rsidRPr="00820B4E">
          <w:rPr>
            <w:rFonts w:ascii="Cambria" w:hAnsi="Cambria"/>
          </w:rPr>
          <w:t>/my child’s</w:t>
        </w:r>
        <w:r w:rsidRPr="00820B4E">
          <w:rPr>
            <w:rFonts w:ascii="Cambria" w:hAnsi="Cambria"/>
          </w:rPr>
          <w:t xml:space="preserve"> participation in said </w:t>
        </w:r>
        <w:r w:rsidR="009056A7" w:rsidRPr="00820B4E">
          <w:rPr>
            <w:rFonts w:ascii="Cambria" w:hAnsi="Cambria"/>
          </w:rPr>
          <w:t>Program</w:t>
        </w:r>
        <w:r w:rsidRPr="00820B4E">
          <w:rPr>
            <w:rFonts w:ascii="Cambria" w:hAnsi="Cambria"/>
          </w:rPr>
          <w:t>, whether caused by RELEASEES’ negligence or otherwise.</w:t>
        </w:r>
      </w:ins>
    </w:p>
    <w:p w14:paraId="4078A63F" w14:textId="77777777" w:rsidR="008D5E8C" w:rsidRPr="00820B4E" w:rsidRDefault="008D5E8C" w:rsidP="008D5E8C">
      <w:pPr>
        <w:rPr>
          <w:ins w:id="53" w:author="Carla Markx" w:date="2026-09-25T20:01:00Z" w16du:dateUtc="2026-09-26T00:01:00Z"/>
          <w:rFonts w:ascii="Cambria" w:hAnsi="Cambria"/>
        </w:rPr>
      </w:pPr>
    </w:p>
    <w:p w14:paraId="6F8E88D7" w14:textId="2BCB79F5" w:rsidR="008D5E8C" w:rsidRPr="00820B4E" w:rsidRDefault="008D5E8C" w:rsidP="008D5E8C">
      <w:pPr>
        <w:rPr>
          <w:ins w:id="54" w:author="Carla Markx" w:date="2026-09-25T20:01:00Z" w16du:dateUtc="2026-09-26T00:01:00Z"/>
          <w:rFonts w:ascii="Cambria" w:hAnsi="Cambria"/>
        </w:rPr>
      </w:pPr>
      <w:ins w:id="55" w:author="Carla Markx" w:date="2026-09-25T20:01:00Z" w16du:dateUtc="2026-09-26T00:01:00Z">
        <w:r w:rsidRPr="00820B4E">
          <w:rPr>
            <w:rFonts w:ascii="Cambria" w:hAnsi="Cambria"/>
          </w:rPr>
          <w:t>I understand that RELEASEES do not maintain any insurance policy covering any circumstance arising from my participation in the</w:t>
        </w:r>
        <w:r w:rsidR="009056A7" w:rsidRPr="00820B4E">
          <w:rPr>
            <w:rFonts w:ascii="Cambria" w:hAnsi="Cambria"/>
          </w:rPr>
          <w:t xml:space="preserve"> Program</w:t>
        </w:r>
        <w:r w:rsidRPr="00820B4E">
          <w:rPr>
            <w:rFonts w:ascii="Cambria" w:hAnsi="Cambria"/>
          </w:rPr>
          <w:t xml:space="preserve"> or any event related to that participation.  As such, I am aware that I should review my personal insurance coverage.</w:t>
        </w:r>
      </w:ins>
    </w:p>
    <w:p w14:paraId="4968DBFD" w14:textId="77777777" w:rsidR="008D5E8C" w:rsidRPr="00820B4E" w:rsidRDefault="008D5E8C" w:rsidP="008D5E8C">
      <w:pPr>
        <w:jc w:val="both"/>
        <w:rPr>
          <w:ins w:id="56" w:author="Carla Markx" w:date="2026-09-25T20:01:00Z" w16du:dateUtc="2026-09-26T00:01:00Z"/>
          <w:rFonts w:ascii="Cambria" w:hAnsi="Cambria"/>
        </w:rPr>
      </w:pPr>
    </w:p>
    <w:p w14:paraId="56CC4E41" w14:textId="77777777" w:rsidR="008D5E8C" w:rsidRPr="00820B4E" w:rsidRDefault="008D5E8C" w:rsidP="008D5E8C">
      <w:pPr>
        <w:jc w:val="both"/>
        <w:rPr>
          <w:ins w:id="57" w:author="Carla Markx" w:date="2026-09-25T20:01:00Z" w16du:dateUtc="2026-09-26T00:01:00Z"/>
          <w:rFonts w:ascii="Cambria" w:hAnsi="Cambria"/>
        </w:rPr>
      </w:pPr>
      <w:ins w:id="58" w:author="Carla Markx" w:date="2026-09-25T20:01:00Z" w16du:dateUtc="2026-09-26T00:01:00Z">
        <w:r w:rsidRPr="00820B4E">
          <w:rPr>
            <w:rFonts w:ascii="Cambria" w:hAnsi="Cambria"/>
          </w:rPr>
          <w:t xml:space="preserve">I hereby represent that </w:t>
        </w:r>
        <w:r w:rsidRPr="00820B4E">
          <w:rPr>
            <w:rFonts w:ascii="Cambria" w:hAnsi="Cambria"/>
            <w:b/>
          </w:rPr>
          <w:t>I HAVE READ THIS RELEASE FORM IN ITS ENTIRETY AND UNDERSTAND ALL OF THE TERMS AND CONDITIONS IT CONTAINS AND UNDERSTAND THAT I AM GIVING UP SUBSTANTIAL RIGHTS BY SIGNING IT</w:t>
        </w:r>
        <w:r w:rsidRPr="00820B4E">
          <w:rPr>
            <w:rFonts w:ascii="Cambria" w:hAnsi="Cambria"/>
          </w:rPr>
          <w:t xml:space="preserve">, </w:t>
        </w:r>
        <w:r w:rsidRPr="00820B4E">
          <w:rPr>
            <w:rFonts w:ascii="Cambria" w:hAnsi="Cambria"/>
            <w:b/>
          </w:rPr>
          <w:t>AND SIGN IT VOLUNTARILY</w:t>
        </w:r>
        <w:r w:rsidRPr="00820B4E">
          <w:rPr>
            <w:rFonts w:ascii="Cambria" w:hAnsi="Cambria"/>
          </w:rPr>
          <w:t xml:space="preserve"> as my own free act and deed; no oral representations, statements, or inducements apart from this release form have been made.  I execute this document for full, adequate and complete consideration fully intending to be bound by the same, now and in the future.  </w:t>
        </w:r>
      </w:ins>
    </w:p>
    <w:p w14:paraId="57247301" w14:textId="77777777" w:rsidR="008D5E8C" w:rsidRPr="00820B4E" w:rsidRDefault="008D5E8C" w:rsidP="00667FEC">
      <w:pPr>
        <w:jc w:val="both"/>
        <w:rPr>
          <w:ins w:id="59" w:author="Carla Markx" w:date="2026-09-25T20:01:00Z" w16du:dateUtc="2026-09-26T00:01:00Z"/>
          <w:rFonts w:ascii="Cambria" w:hAnsi="Cambria"/>
        </w:rPr>
      </w:pPr>
    </w:p>
    <w:p w14:paraId="762B92B5" w14:textId="538C62CD" w:rsidR="00F31DA2" w:rsidRPr="00820B4E" w:rsidRDefault="00F31DA2" w:rsidP="00F31DA2">
      <w:pPr>
        <w:spacing w:line="231" w:lineRule="exact"/>
        <w:jc w:val="both"/>
        <w:rPr>
          <w:ins w:id="60" w:author="Carla Markx" w:date="2026-09-25T20:01:00Z" w16du:dateUtc="2026-09-26T00:01:00Z"/>
          <w:rFonts w:ascii="Cambria" w:hAnsi="Cambria"/>
        </w:rPr>
      </w:pPr>
      <w:ins w:id="61" w:author="Carla Markx" w:date="2026-09-25T20:01:00Z" w16du:dateUtc="2026-09-26T00:01:00Z">
        <w:r w:rsidRPr="00820B4E">
          <w:rPr>
            <w:rFonts w:ascii="Cambria" w:hAnsi="Cambria"/>
          </w:rPr>
          <w:t xml:space="preserve">I understand that the acceptance of this Release, Waiver of Liability, and Covenant </w:t>
        </w:r>
        <w:r w:rsidR="0069747D" w:rsidRPr="00820B4E">
          <w:rPr>
            <w:rFonts w:ascii="Cambria" w:hAnsi="Cambria"/>
          </w:rPr>
          <w:t>N</w:t>
        </w:r>
        <w:r w:rsidRPr="00820B4E">
          <w:rPr>
            <w:rFonts w:ascii="Cambria" w:hAnsi="Cambria"/>
          </w:rPr>
          <w:t xml:space="preserve">ot to </w:t>
        </w:r>
        <w:r w:rsidR="0069747D" w:rsidRPr="00820B4E">
          <w:rPr>
            <w:rFonts w:ascii="Cambria" w:hAnsi="Cambria"/>
          </w:rPr>
          <w:t>S</w:t>
        </w:r>
        <w:r w:rsidRPr="00820B4E">
          <w:rPr>
            <w:rFonts w:ascii="Cambria" w:hAnsi="Cambria"/>
          </w:rPr>
          <w:t xml:space="preserve">ue shall not constitute a waiver, in whole or part, of sovereign immunity by </w:t>
        </w:r>
        <w:r w:rsidR="009056A7" w:rsidRPr="00820B4E">
          <w:rPr>
            <w:rFonts w:ascii="Cambria" w:hAnsi="Cambria"/>
          </w:rPr>
          <w:t>Releasees</w:t>
        </w:r>
        <w:r w:rsidRPr="00820B4E">
          <w:rPr>
            <w:rFonts w:ascii="Cambria" w:hAnsi="Cambria"/>
          </w:rPr>
          <w:t xml:space="preserve">.  </w:t>
        </w:r>
      </w:ins>
    </w:p>
    <w:p w14:paraId="00A82E88" w14:textId="77777777" w:rsidR="00F31DA2" w:rsidRPr="00820B4E" w:rsidRDefault="00F31DA2" w:rsidP="00F31DA2">
      <w:pPr>
        <w:spacing w:line="231" w:lineRule="exact"/>
        <w:jc w:val="both"/>
        <w:rPr>
          <w:ins w:id="62" w:author="Carla Markx" w:date="2026-09-25T20:01:00Z" w16du:dateUtc="2026-09-26T00:01:00Z"/>
          <w:rFonts w:ascii="Cambria" w:hAnsi="Cambria"/>
        </w:rPr>
      </w:pPr>
    </w:p>
    <w:p w14:paraId="5E699A91" w14:textId="48F91B76" w:rsidR="00F31DA2" w:rsidRPr="00820B4E" w:rsidRDefault="00F31DA2" w:rsidP="00667FEC">
      <w:pPr>
        <w:spacing w:line="231" w:lineRule="auto"/>
        <w:jc w:val="both"/>
        <w:rPr>
          <w:ins w:id="63" w:author="Carla Markx" w:date="2026-09-25T20:01:00Z" w16du:dateUtc="2026-09-26T00:01:00Z"/>
          <w:rFonts w:ascii="Cambria" w:hAnsi="Cambria"/>
        </w:rPr>
      </w:pPr>
      <w:ins w:id="64" w:author="Carla Markx" w:date="2026-09-25T20:01:00Z" w16du:dateUtc="2026-09-26T00:01:00Z">
        <w:r w:rsidRPr="00820B4E">
          <w:rPr>
            <w:rFonts w:ascii="Cambria" w:hAnsi="Cambria"/>
          </w:rPr>
          <w:t xml:space="preserve">I certify that I understand and have read the above carefully before signing. </w:t>
        </w:r>
        <w:r w:rsidR="00667FEC" w:rsidRPr="00820B4E">
          <w:rPr>
            <w:rFonts w:ascii="Cambria" w:hAnsi="Cambria"/>
          </w:rPr>
          <w:t xml:space="preserve">I acknowledge and represent that I freely and voluntarily sign this Agreement, and that it is my express intent that this Agreement shall contractually bind my heirs, executors, administrators, and assigns, and my child’s heirs, executors, administrators, and assigns, as well as myself and my child. </w:t>
        </w:r>
      </w:ins>
    </w:p>
    <w:p w14:paraId="145B9D39" w14:textId="77777777" w:rsidR="00F31DA2" w:rsidRPr="00820B4E" w:rsidRDefault="00F31DA2" w:rsidP="00F31DA2">
      <w:pPr>
        <w:spacing w:line="231" w:lineRule="auto"/>
        <w:rPr>
          <w:ins w:id="65" w:author="Carla Markx" w:date="2026-09-25T20:01:00Z" w16du:dateUtc="2026-09-26T00:01:00Z"/>
          <w:rFonts w:ascii="Cambria" w:hAnsi="Cambria"/>
        </w:rPr>
      </w:pPr>
    </w:p>
    <w:p w14:paraId="19AB4071" w14:textId="3AF0E56E" w:rsidR="00F31DA2" w:rsidRPr="00820B4E" w:rsidRDefault="0069747D" w:rsidP="00F31DA2">
      <w:pPr>
        <w:spacing w:line="231" w:lineRule="auto"/>
        <w:rPr>
          <w:ins w:id="66" w:author="Carla Markx" w:date="2026-09-25T20:01:00Z" w16du:dateUtc="2026-09-26T00:01:00Z"/>
          <w:rFonts w:ascii="Cambria" w:hAnsi="Cambria"/>
          <w:u w:val="single"/>
        </w:rPr>
      </w:pPr>
      <w:ins w:id="67" w:author="Carla Markx" w:date="2026-09-25T20:01:00Z" w16du:dateUtc="2026-09-26T00:01:00Z">
        <w:r w:rsidRPr="00820B4E">
          <w:rPr>
            <w:rFonts w:ascii="Cambria" w:hAnsi="Cambria"/>
          </w:rPr>
          <w:t>Print Parent/Guardian Name:</w:t>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ins>
    </w:p>
    <w:p w14:paraId="59D3F362" w14:textId="6B49B877" w:rsidR="00F31DA2" w:rsidRPr="00820B4E" w:rsidRDefault="00F31DA2" w:rsidP="00F31DA2">
      <w:pPr>
        <w:spacing w:line="231" w:lineRule="auto"/>
        <w:rPr>
          <w:ins w:id="68" w:author="Carla Markx" w:date="2026-09-25T20:01:00Z" w16du:dateUtc="2026-09-26T00:01:00Z"/>
          <w:rFonts w:ascii="Cambria" w:hAnsi="Cambria"/>
        </w:rPr>
      </w:pPr>
    </w:p>
    <w:p w14:paraId="332CE99E" w14:textId="77777777" w:rsidR="00F31DA2" w:rsidRPr="00820B4E" w:rsidRDefault="00F31DA2" w:rsidP="00F31DA2">
      <w:pPr>
        <w:spacing w:line="231" w:lineRule="auto"/>
        <w:rPr>
          <w:ins w:id="69" w:author="Carla Markx" w:date="2026-09-25T20:01:00Z" w16du:dateUtc="2026-09-26T00:01:00Z"/>
          <w:rFonts w:ascii="Cambria" w:hAnsi="Cambria"/>
        </w:rPr>
      </w:pPr>
    </w:p>
    <w:p w14:paraId="2B4D76AD" w14:textId="77777777" w:rsidR="00A378EA" w:rsidRPr="00A378EA" w:rsidRDefault="00F31DA2" w:rsidP="00A378EA">
      <w:pPr>
        <w:ind w:left="720"/>
        <w:jc w:val="both"/>
        <w:rPr>
          <w:del w:id="70" w:author="Carla Markx" w:date="2026-09-25T20:01:00Z" w16du:dateUtc="2026-09-26T00:01:00Z"/>
          <w:rFonts w:ascii="Times New Roman" w:hAnsi="Times New Roman"/>
          <w:lang w:eastAsia="en-ZA"/>
        </w:rPr>
      </w:pPr>
      <w:ins w:id="71" w:author="Carla Markx" w:date="2026-09-25T20:01:00Z" w16du:dateUtc="2026-09-26T00:01:00Z">
        <w:r w:rsidRPr="00820B4E">
          <w:rPr>
            <w:rFonts w:ascii="Cambria" w:hAnsi="Cambria"/>
          </w:rPr>
          <w:t>Parent/Guardian Signature:</w:t>
        </w:r>
        <w:r w:rsidR="0069747D" w:rsidRPr="00820B4E">
          <w:rPr>
            <w:rFonts w:ascii="Cambria" w:hAnsi="Cambria"/>
            <w:u w:val="single"/>
          </w:rPr>
          <w:tab/>
        </w:r>
        <w:r w:rsidR="0069747D" w:rsidRPr="00820B4E">
          <w:rPr>
            <w:rFonts w:ascii="Cambria" w:hAnsi="Cambria"/>
            <w:u w:val="single"/>
          </w:rPr>
          <w:tab/>
        </w:r>
        <w:r w:rsidR="0069747D" w:rsidRPr="00820B4E">
          <w:rPr>
            <w:rFonts w:ascii="Cambria" w:hAnsi="Cambria"/>
            <w:u w:val="single"/>
          </w:rPr>
          <w:tab/>
        </w:r>
        <w:r w:rsidR="0069747D" w:rsidRPr="00820B4E">
          <w:rPr>
            <w:rFonts w:ascii="Cambria" w:hAnsi="Cambria"/>
            <w:u w:val="single"/>
          </w:rPr>
          <w:tab/>
        </w:r>
        <w:r w:rsidR="0069747D" w:rsidRPr="00820B4E">
          <w:rPr>
            <w:rFonts w:ascii="Cambria" w:hAnsi="Cambria"/>
            <w:u w:val="single"/>
          </w:rPr>
          <w:tab/>
        </w:r>
        <w:r w:rsidR="0069747D" w:rsidRPr="00820B4E">
          <w:rPr>
            <w:rFonts w:ascii="Cambria" w:hAnsi="Cambria"/>
            <w:u w:val="single"/>
          </w:rPr>
          <w:tab/>
        </w:r>
        <w:r w:rsidR="0069747D" w:rsidRPr="00820B4E">
          <w:rPr>
            <w:rFonts w:ascii="Cambria" w:hAnsi="Cambria"/>
            <w:u w:val="single"/>
          </w:rPr>
          <w:tab/>
        </w:r>
        <w:r w:rsidR="0069747D" w:rsidRPr="00820B4E">
          <w:rPr>
            <w:rFonts w:ascii="Cambria" w:hAnsi="Cambria"/>
          </w:rPr>
          <w:t xml:space="preserve"> Date:</w:t>
        </w:r>
        <w:r w:rsidR="0069747D" w:rsidRPr="00820B4E">
          <w:rPr>
            <w:rFonts w:ascii="Cambria" w:hAnsi="Cambria"/>
            <w:u w:val="single"/>
          </w:rPr>
          <w:tab/>
        </w:r>
        <w:r w:rsidR="0069747D" w:rsidRPr="00820B4E">
          <w:rPr>
            <w:rFonts w:ascii="Cambria" w:hAnsi="Cambria"/>
            <w:u w:val="single"/>
          </w:rPr>
          <w:tab/>
        </w:r>
        <w:r w:rsidR="0069747D" w:rsidRPr="00820B4E">
          <w:rPr>
            <w:rFonts w:ascii="Cambria" w:hAnsi="Cambria"/>
            <w:u w:val="single"/>
          </w:rPr>
          <w:tab/>
        </w:r>
      </w:ins>
      <w:del w:id="72" w:author="Carla Markx" w:date="2026-09-25T20:01:00Z" w16du:dateUtc="2026-09-26T00:01:00Z">
        <w:r w:rsidR="00A378EA" w:rsidRPr="00A378EA">
          <w:rPr>
            <w:rFonts w:ascii="Book Antiqua" w:hAnsi="Book Antiqua"/>
            <w:b/>
            <w:bCs/>
            <w:color w:val="000000"/>
            <w:shd w:val="clear" w:color="auto" w:fill="FFFFFF"/>
            <w:lang w:eastAsia="en-ZA"/>
          </w:rPr>
          <w:delText xml:space="preserve">ACHPR/Res. 474 (EXT.OS/ XXXI) 2021: </w:delText>
        </w:r>
        <w:r w:rsidR="00A378EA" w:rsidRPr="00A378EA">
          <w:rPr>
            <w:rFonts w:ascii="Book Antiqua" w:hAnsi="Book Antiqua"/>
            <w:b/>
            <w:bCs/>
            <w:color w:val="000000"/>
            <w:lang w:eastAsia="en-ZA"/>
          </w:rPr>
          <w:delText>Resolution on the Prohibition of Excessive Use of Force by Law Enforcement Officers in African States</w:delText>
        </w:r>
      </w:del>
    </w:p>
    <w:p w14:paraId="55CEA3F0" w14:textId="77777777" w:rsidR="00A378EA" w:rsidRPr="00A378EA" w:rsidRDefault="00A378EA" w:rsidP="00A378EA">
      <w:pPr>
        <w:rPr>
          <w:del w:id="73" w:author="Carla Markx" w:date="2026-09-25T20:01:00Z" w16du:dateUtc="2026-09-26T00:01:00Z"/>
          <w:rFonts w:ascii="Times New Roman" w:hAnsi="Times New Roman"/>
          <w:lang w:eastAsia="en-ZA"/>
        </w:rPr>
      </w:pPr>
    </w:p>
    <w:p w14:paraId="737406E6" w14:textId="77777777" w:rsidR="00A378EA" w:rsidRPr="00A378EA" w:rsidRDefault="00A378EA" w:rsidP="00A378EA">
      <w:pPr>
        <w:jc w:val="both"/>
        <w:rPr>
          <w:del w:id="74" w:author="Carla Markx" w:date="2026-09-25T20:01:00Z" w16du:dateUtc="2026-09-26T00:01:00Z"/>
          <w:rFonts w:ascii="Times New Roman" w:hAnsi="Times New Roman"/>
          <w:lang w:eastAsia="en-ZA"/>
        </w:rPr>
      </w:pPr>
      <w:del w:id="75" w:author="Carla Markx" w:date="2026-09-25T20:01:00Z" w16du:dateUtc="2026-09-26T00:01:00Z">
        <w:r w:rsidRPr="00A378EA">
          <w:rPr>
            <w:rFonts w:ascii="Book Antiqua" w:hAnsi="Book Antiqua"/>
            <w:i/>
            <w:iCs/>
            <w:color w:val="000000"/>
            <w:lang w:eastAsia="en-ZA"/>
          </w:rPr>
          <w:delText xml:space="preserve">The African Commission on Human and Peoples’ Rights (the Commission) meeting at its </w:delText>
        </w:r>
        <w:r w:rsidRPr="00A378EA">
          <w:rPr>
            <w:rFonts w:ascii="Times New Roman" w:hAnsi="Times New Roman"/>
            <w:i/>
            <w:iCs/>
            <w:color w:val="000000"/>
            <w:lang w:eastAsia="en-ZA"/>
          </w:rPr>
          <w:delText>31</w:delText>
        </w:r>
        <w:r w:rsidRPr="00A378EA">
          <w:rPr>
            <w:rFonts w:ascii="Times New Roman" w:hAnsi="Times New Roman"/>
            <w:i/>
            <w:iCs/>
            <w:color w:val="000000"/>
            <w:sz w:val="14"/>
            <w:szCs w:val="14"/>
            <w:vertAlign w:val="superscript"/>
            <w:lang w:eastAsia="en-ZA"/>
          </w:rPr>
          <w:delText>st</w:delText>
        </w:r>
        <w:r w:rsidRPr="00A378EA">
          <w:rPr>
            <w:rFonts w:ascii="Times New Roman" w:hAnsi="Times New Roman"/>
            <w:i/>
            <w:iCs/>
            <w:color w:val="000000"/>
            <w:lang w:eastAsia="en-ZA"/>
          </w:rPr>
          <w:delText xml:space="preserve"> Extraordinary Session held virtually, from 19 to 25 February 2021:</w:delText>
        </w:r>
      </w:del>
    </w:p>
    <w:p w14:paraId="4539A828" w14:textId="77777777" w:rsidR="00A378EA" w:rsidRPr="00A378EA" w:rsidRDefault="00A378EA" w:rsidP="00A378EA">
      <w:pPr>
        <w:rPr>
          <w:del w:id="76" w:author="Carla Markx" w:date="2026-09-25T20:01:00Z" w16du:dateUtc="2026-09-26T00:01:00Z"/>
          <w:rFonts w:ascii="Times New Roman" w:hAnsi="Times New Roman"/>
          <w:lang w:eastAsia="en-ZA"/>
        </w:rPr>
      </w:pPr>
    </w:p>
    <w:p w14:paraId="4FF4D116" w14:textId="77777777" w:rsidR="00A378EA" w:rsidRPr="00A378EA" w:rsidRDefault="00A378EA" w:rsidP="00A378EA">
      <w:pPr>
        <w:jc w:val="both"/>
        <w:rPr>
          <w:del w:id="77" w:author="Carla Markx" w:date="2026-09-25T20:01:00Z" w16du:dateUtc="2026-09-26T00:01:00Z"/>
          <w:rFonts w:ascii="Times New Roman" w:hAnsi="Times New Roman"/>
          <w:lang w:eastAsia="en-ZA"/>
        </w:rPr>
      </w:pPr>
      <w:del w:id="78" w:author="Carla Markx" w:date="2026-09-25T20:01:00Z" w16du:dateUtc="2026-09-26T00:01:00Z">
        <w:r w:rsidRPr="00A378EA">
          <w:rPr>
            <w:rFonts w:ascii="Book Antiqua" w:hAnsi="Book Antiqua"/>
            <w:b/>
            <w:bCs/>
            <w:color w:val="000000"/>
            <w:lang w:eastAsia="en-ZA"/>
          </w:rPr>
          <w:delText>Recalling</w:delText>
        </w:r>
        <w:r w:rsidRPr="00A378EA">
          <w:rPr>
            <w:rFonts w:ascii="Book Antiqua" w:hAnsi="Book Antiqua"/>
            <w:color w:val="000000"/>
            <w:lang w:eastAsia="en-ZA"/>
          </w:rPr>
          <w:delText xml:space="preserve"> its mandate to promote and ensure the protection of human and peoples’ rights under Article 45 of the African Charter on Human and Peoples’ Rights (the African Charter);</w:delText>
        </w:r>
      </w:del>
    </w:p>
    <w:p w14:paraId="7E060890" w14:textId="77777777" w:rsidR="00A378EA" w:rsidRPr="00A378EA" w:rsidRDefault="00A378EA" w:rsidP="00A378EA">
      <w:pPr>
        <w:rPr>
          <w:del w:id="79" w:author="Carla Markx" w:date="2026-09-25T20:01:00Z" w16du:dateUtc="2026-09-26T00:01:00Z"/>
          <w:rFonts w:ascii="Times New Roman" w:hAnsi="Times New Roman"/>
          <w:lang w:eastAsia="en-ZA"/>
        </w:rPr>
      </w:pPr>
    </w:p>
    <w:p w14:paraId="488378C5" w14:textId="77777777" w:rsidR="00A378EA" w:rsidRPr="00A378EA" w:rsidRDefault="00A378EA" w:rsidP="00A378EA">
      <w:pPr>
        <w:jc w:val="both"/>
        <w:rPr>
          <w:del w:id="80" w:author="Carla Markx" w:date="2026-09-25T20:01:00Z" w16du:dateUtc="2026-09-26T00:01:00Z"/>
          <w:rFonts w:ascii="Times New Roman" w:hAnsi="Times New Roman"/>
          <w:lang w:eastAsia="en-ZA"/>
        </w:rPr>
      </w:pPr>
      <w:del w:id="81" w:author="Carla Markx" w:date="2026-09-25T20:01:00Z" w16du:dateUtc="2026-09-26T00:01:00Z">
        <w:r w:rsidRPr="00A378EA">
          <w:rPr>
            <w:rFonts w:ascii="Book Antiqua" w:hAnsi="Book Antiqua"/>
            <w:b/>
            <w:bCs/>
            <w:color w:val="000000"/>
            <w:lang w:eastAsia="en-ZA"/>
          </w:rPr>
          <w:delText>Recognizing</w:delText>
        </w:r>
        <w:r w:rsidRPr="00A378EA">
          <w:rPr>
            <w:rFonts w:ascii="Book Antiqua" w:hAnsi="Book Antiqua"/>
            <w:color w:val="000000"/>
            <w:lang w:eastAsia="en-ZA"/>
          </w:rPr>
          <w:delText xml:space="preserve"> the central role of Law Enforcement Officers in the maintenance and enforcement of law and order, the promotion of citizen’s safety and the respect for human rights;</w:delText>
        </w:r>
      </w:del>
    </w:p>
    <w:p w14:paraId="76BCEC2A" w14:textId="77777777" w:rsidR="00A378EA" w:rsidRPr="00A378EA" w:rsidRDefault="00A378EA" w:rsidP="00A378EA">
      <w:pPr>
        <w:rPr>
          <w:del w:id="82" w:author="Carla Markx" w:date="2026-09-25T20:01:00Z" w16du:dateUtc="2026-09-26T00:01:00Z"/>
          <w:rFonts w:ascii="Times New Roman" w:hAnsi="Times New Roman"/>
          <w:lang w:eastAsia="en-ZA"/>
        </w:rPr>
      </w:pPr>
    </w:p>
    <w:p w14:paraId="48BCF5DA" w14:textId="77777777" w:rsidR="00A378EA" w:rsidRPr="00A378EA" w:rsidRDefault="00A378EA" w:rsidP="00A378EA">
      <w:pPr>
        <w:jc w:val="both"/>
        <w:rPr>
          <w:del w:id="83" w:author="Carla Markx" w:date="2026-09-25T20:01:00Z" w16du:dateUtc="2026-09-26T00:01:00Z"/>
          <w:rFonts w:ascii="Times New Roman" w:hAnsi="Times New Roman"/>
          <w:lang w:eastAsia="en-ZA"/>
        </w:rPr>
      </w:pPr>
      <w:del w:id="84" w:author="Carla Markx" w:date="2026-09-25T20:01:00Z" w16du:dateUtc="2026-09-26T00:01:00Z">
        <w:r w:rsidRPr="00A378EA">
          <w:rPr>
            <w:rFonts w:ascii="Book Antiqua" w:hAnsi="Book Antiqua"/>
            <w:b/>
            <w:bCs/>
            <w:color w:val="000000"/>
            <w:lang w:eastAsia="en-ZA"/>
          </w:rPr>
          <w:delText>Recalling</w:delText>
        </w:r>
        <w:r w:rsidRPr="00A378EA">
          <w:rPr>
            <w:rFonts w:ascii="Book Antiqua" w:hAnsi="Book Antiqua"/>
            <w:b/>
            <w:bCs/>
            <w:i/>
            <w:iCs/>
            <w:color w:val="000000"/>
            <w:lang w:eastAsia="en-ZA"/>
          </w:rPr>
          <w:delText xml:space="preserve">  </w:delText>
        </w:r>
        <w:r w:rsidRPr="00A378EA">
          <w:rPr>
            <w:rFonts w:ascii="Book Antiqua" w:hAnsi="Book Antiqua"/>
            <w:color w:val="000000"/>
            <w:lang w:eastAsia="en-ZA"/>
          </w:rPr>
          <w:delText xml:space="preserve">Resolution </w:delText>
        </w:r>
        <w:r w:rsidRPr="00A378EA">
          <w:rPr>
            <w:rFonts w:ascii="Book Antiqua" w:hAnsi="Book Antiqua"/>
            <w:b/>
            <w:bCs/>
            <w:color w:val="000000"/>
            <w:lang w:eastAsia="en-ZA"/>
          </w:rPr>
          <w:delText>ACHPR/Res.259(LIV)2013</w:delText>
        </w:r>
        <w:r w:rsidRPr="00A378EA">
          <w:rPr>
            <w:rFonts w:ascii="Book Antiqua" w:hAnsi="Book Antiqua"/>
            <w:color w:val="000000"/>
            <w:lang w:eastAsia="en-ZA"/>
          </w:rPr>
          <w:delText xml:space="preserve"> on Police and Human Rights in Africa, the Guidelines for the Policing of Assemblies by Law Enforcement Officials in Africa and the Guidelines and Measures for the Prohibition and Prevention of Torture and Cruel, Inhuman or Degrading Treatment or Punishment in Africa (Robben Island Guidelines);</w:delText>
        </w:r>
      </w:del>
    </w:p>
    <w:p w14:paraId="143089EF" w14:textId="77777777" w:rsidR="00A378EA" w:rsidRPr="00A378EA" w:rsidRDefault="00A378EA" w:rsidP="00A378EA">
      <w:pPr>
        <w:rPr>
          <w:del w:id="85" w:author="Carla Markx" w:date="2026-09-25T20:01:00Z" w16du:dateUtc="2026-09-26T00:01:00Z"/>
          <w:rFonts w:ascii="Times New Roman" w:hAnsi="Times New Roman"/>
          <w:lang w:eastAsia="en-ZA"/>
        </w:rPr>
      </w:pPr>
    </w:p>
    <w:p w14:paraId="25285238" w14:textId="77777777" w:rsidR="00A378EA" w:rsidRPr="00A378EA" w:rsidRDefault="00A378EA" w:rsidP="00A378EA">
      <w:pPr>
        <w:jc w:val="both"/>
        <w:rPr>
          <w:del w:id="86" w:author="Carla Markx" w:date="2026-09-25T20:01:00Z" w16du:dateUtc="2026-09-26T00:01:00Z"/>
          <w:rFonts w:ascii="Times New Roman" w:hAnsi="Times New Roman"/>
          <w:lang w:eastAsia="en-ZA"/>
        </w:rPr>
      </w:pPr>
      <w:del w:id="87" w:author="Carla Markx" w:date="2026-09-25T20:01:00Z" w16du:dateUtc="2026-09-26T00:01:00Z">
        <w:r w:rsidRPr="00A378EA">
          <w:rPr>
            <w:rFonts w:ascii="Book Antiqua" w:hAnsi="Book Antiqua"/>
            <w:b/>
            <w:bCs/>
            <w:color w:val="000000"/>
            <w:lang w:eastAsia="en-ZA"/>
          </w:rPr>
          <w:delText>Recalling</w:delText>
        </w:r>
        <w:r w:rsidRPr="00A378EA">
          <w:rPr>
            <w:rFonts w:ascii="Book Antiqua" w:hAnsi="Book Antiqua"/>
            <w:color w:val="000000"/>
            <w:lang w:eastAsia="en-ZA"/>
          </w:rPr>
          <w:delText xml:space="preserve"> its Press Statements of 28 February 2020 on the Corona Virus Crisis; 24 March 2020 on Human Rights Based Effective Response to the novel COVID-19 Virus in Africa; 17 April 2020 on Reports of Excessive use of Force by the Police during the COVID-19 Pandemic; 12 and 22 October 2020 respectively, on Human Rights Violations by Law Enforcement Institution in Nigeria, 23 November 2020 on the Socio-political Situation in the Republic of Uganda;;</w:delText>
        </w:r>
      </w:del>
    </w:p>
    <w:p w14:paraId="16E6F142" w14:textId="77777777" w:rsidR="00A378EA" w:rsidRPr="00A378EA" w:rsidRDefault="00A378EA" w:rsidP="00A378EA">
      <w:pPr>
        <w:rPr>
          <w:del w:id="88" w:author="Carla Markx" w:date="2026-09-25T20:01:00Z" w16du:dateUtc="2026-09-26T00:01:00Z"/>
          <w:rFonts w:ascii="Times New Roman" w:hAnsi="Times New Roman"/>
          <w:lang w:eastAsia="en-ZA"/>
        </w:rPr>
      </w:pPr>
    </w:p>
    <w:p w14:paraId="34C22C52" w14:textId="77777777" w:rsidR="00A378EA" w:rsidRPr="00A378EA" w:rsidRDefault="00A378EA" w:rsidP="00A378EA">
      <w:pPr>
        <w:jc w:val="both"/>
        <w:rPr>
          <w:del w:id="89" w:author="Carla Markx" w:date="2026-09-25T20:01:00Z" w16du:dateUtc="2026-09-26T00:01:00Z"/>
          <w:rFonts w:ascii="Times New Roman" w:hAnsi="Times New Roman"/>
          <w:lang w:eastAsia="en-ZA"/>
        </w:rPr>
      </w:pPr>
      <w:del w:id="90" w:author="Carla Markx" w:date="2026-09-25T20:01:00Z" w16du:dateUtc="2026-09-26T00:01:00Z">
        <w:r w:rsidRPr="00A378EA">
          <w:rPr>
            <w:rFonts w:ascii="Book Antiqua" w:hAnsi="Book Antiqua"/>
            <w:b/>
            <w:bCs/>
            <w:color w:val="000000"/>
            <w:lang w:eastAsia="en-ZA"/>
          </w:rPr>
          <w:delText>Concerned</w:delText>
        </w:r>
        <w:r w:rsidRPr="00A378EA">
          <w:rPr>
            <w:rFonts w:ascii="Book Antiqua" w:hAnsi="Book Antiqua"/>
            <w:color w:val="000000"/>
            <w:lang w:eastAsia="en-ZA"/>
          </w:rPr>
          <w:delText xml:space="preserve"> that the COVID 19 Pandemic and subsequent State of Emergencies has also led to the  non-compliance by Law Enforcement Officers with basic human rights standards in the execution of their duties, including reported incidents of use of excessive and disproportionate force, extrajudicial killings and summary executions, arbitrary and illegal arrest, torture and mistreatment;</w:delText>
        </w:r>
      </w:del>
    </w:p>
    <w:p w14:paraId="182B1A3C" w14:textId="77777777" w:rsidR="00A378EA" w:rsidRPr="00A378EA" w:rsidRDefault="00A378EA" w:rsidP="00A378EA">
      <w:pPr>
        <w:rPr>
          <w:del w:id="91" w:author="Carla Markx" w:date="2026-09-25T20:01:00Z" w16du:dateUtc="2026-09-26T00:01:00Z"/>
          <w:rFonts w:ascii="Times New Roman" w:hAnsi="Times New Roman"/>
          <w:lang w:eastAsia="en-ZA"/>
        </w:rPr>
      </w:pPr>
    </w:p>
    <w:p w14:paraId="489A3E79" w14:textId="77777777" w:rsidR="00A378EA" w:rsidRPr="00A378EA" w:rsidRDefault="00A378EA" w:rsidP="00A378EA">
      <w:pPr>
        <w:jc w:val="both"/>
        <w:rPr>
          <w:del w:id="92" w:author="Carla Markx" w:date="2026-09-25T20:01:00Z" w16du:dateUtc="2026-09-26T00:01:00Z"/>
          <w:rFonts w:ascii="Times New Roman" w:hAnsi="Times New Roman"/>
          <w:lang w:eastAsia="en-ZA"/>
        </w:rPr>
      </w:pPr>
      <w:del w:id="93" w:author="Carla Markx" w:date="2026-09-25T20:01:00Z" w16du:dateUtc="2026-09-26T00:01:00Z">
        <w:r w:rsidRPr="00A378EA">
          <w:rPr>
            <w:rFonts w:ascii="Book Antiqua" w:hAnsi="Book Antiqua"/>
            <w:b/>
            <w:bCs/>
            <w:color w:val="000000"/>
            <w:lang w:eastAsia="en-ZA"/>
          </w:rPr>
          <w:delText>Further Concerned</w:delText>
        </w:r>
        <w:r w:rsidRPr="00A378EA">
          <w:rPr>
            <w:rFonts w:ascii="Book Antiqua" w:hAnsi="Book Antiqua"/>
            <w:color w:val="000000"/>
            <w:lang w:eastAsia="en-ZA"/>
          </w:rPr>
          <w:delText xml:space="preserve"> by the reports of excessive use of force by Law Enforcement Officers against peaceful demonstrators  in some African States including the use of live ammunition, tear gas and water cannons by law enforcement authorities in suppressing and dispersing demonstrators, which has claimed the lives of many people;</w:delText>
        </w:r>
      </w:del>
    </w:p>
    <w:p w14:paraId="605B7728" w14:textId="77777777" w:rsidR="00A378EA" w:rsidRPr="00A378EA" w:rsidRDefault="00A378EA" w:rsidP="00A378EA">
      <w:pPr>
        <w:rPr>
          <w:del w:id="94" w:author="Carla Markx" w:date="2026-09-25T20:01:00Z" w16du:dateUtc="2026-09-26T00:01:00Z"/>
          <w:rFonts w:ascii="Times New Roman" w:hAnsi="Times New Roman"/>
          <w:lang w:eastAsia="en-ZA"/>
        </w:rPr>
      </w:pPr>
    </w:p>
    <w:p w14:paraId="2FF71326" w14:textId="77777777" w:rsidR="00A378EA" w:rsidRPr="00A378EA" w:rsidRDefault="00A378EA" w:rsidP="00A378EA">
      <w:pPr>
        <w:jc w:val="both"/>
        <w:rPr>
          <w:del w:id="95" w:author="Carla Markx" w:date="2026-09-25T20:01:00Z" w16du:dateUtc="2026-09-26T00:01:00Z"/>
          <w:rFonts w:ascii="Times New Roman" w:hAnsi="Times New Roman"/>
          <w:lang w:eastAsia="en-ZA"/>
        </w:rPr>
      </w:pPr>
      <w:del w:id="96" w:author="Carla Markx" w:date="2026-09-25T20:01:00Z" w16du:dateUtc="2026-09-26T00:01:00Z">
        <w:r w:rsidRPr="00A378EA">
          <w:rPr>
            <w:rFonts w:ascii="Book Antiqua" w:hAnsi="Book Antiqua"/>
            <w:b/>
            <w:bCs/>
            <w:color w:val="000000"/>
            <w:lang w:eastAsia="en-ZA"/>
          </w:rPr>
          <w:delText>Noting</w:delText>
        </w:r>
        <w:r w:rsidRPr="00A378EA">
          <w:rPr>
            <w:rFonts w:ascii="Book Antiqua" w:hAnsi="Book Antiqua"/>
            <w:color w:val="000000"/>
            <w:lang w:eastAsia="en-ZA"/>
          </w:rPr>
          <w:delText xml:space="preserve"> the importance of human rights training for Law Enforcement Officers as well as efficient mechanisms to follow up on human rights compliance by the Police; and the need to ensure that Law Enforcement Officers are given clear and strict guidelines for operations, particularly in emergency situations;</w:delText>
        </w:r>
      </w:del>
    </w:p>
    <w:p w14:paraId="34A65593" w14:textId="77777777" w:rsidR="00A378EA" w:rsidRPr="00A378EA" w:rsidRDefault="00A378EA" w:rsidP="00A378EA">
      <w:pPr>
        <w:rPr>
          <w:del w:id="97" w:author="Carla Markx" w:date="2026-09-25T20:01:00Z" w16du:dateUtc="2026-09-26T00:01:00Z"/>
          <w:rFonts w:ascii="Times New Roman" w:hAnsi="Times New Roman"/>
          <w:lang w:eastAsia="en-ZA"/>
        </w:rPr>
      </w:pPr>
    </w:p>
    <w:p w14:paraId="6C2DA7CA" w14:textId="77777777" w:rsidR="00A378EA" w:rsidRPr="00A378EA" w:rsidRDefault="00A378EA" w:rsidP="00A378EA">
      <w:pPr>
        <w:jc w:val="both"/>
        <w:rPr>
          <w:del w:id="98" w:author="Carla Markx" w:date="2026-09-25T20:01:00Z" w16du:dateUtc="2026-09-26T00:01:00Z"/>
          <w:rFonts w:ascii="Times New Roman" w:hAnsi="Times New Roman"/>
          <w:lang w:eastAsia="en-ZA"/>
        </w:rPr>
      </w:pPr>
      <w:del w:id="99" w:author="Carla Markx" w:date="2026-09-25T20:01:00Z" w16du:dateUtc="2026-09-26T00:01:00Z">
        <w:r w:rsidRPr="00A378EA">
          <w:rPr>
            <w:rFonts w:ascii="Book Antiqua" w:hAnsi="Book Antiqua"/>
            <w:b/>
            <w:bCs/>
            <w:color w:val="000000"/>
            <w:lang w:eastAsia="en-ZA"/>
          </w:rPr>
          <w:delText>Further noting</w:delText>
        </w:r>
        <w:r w:rsidRPr="00A378EA">
          <w:rPr>
            <w:rFonts w:ascii="Book Antiqua" w:hAnsi="Book Antiqua"/>
            <w:b/>
            <w:bCs/>
            <w:i/>
            <w:iCs/>
            <w:color w:val="000000"/>
            <w:lang w:eastAsia="en-ZA"/>
          </w:rPr>
          <w:delText xml:space="preserve"> </w:delText>
        </w:r>
        <w:r w:rsidRPr="00A378EA">
          <w:rPr>
            <w:rFonts w:ascii="Book Antiqua" w:hAnsi="Book Antiqua"/>
            <w:color w:val="000000"/>
            <w:lang w:eastAsia="en-ZA"/>
          </w:rPr>
          <w:delText xml:space="preserve">the importance of </w:delText>
        </w:r>
        <w:r w:rsidRPr="00A378EA">
          <w:rPr>
            <w:rFonts w:ascii="Bookman Old Style" w:hAnsi="Bookman Old Style"/>
            <w:color w:val="000000"/>
            <w:lang w:eastAsia="en-ZA"/>
          </w:rPr>
          <w:delText>an Independent Police Oversight Mechanism where civilians can freely access and lodge complaints against Law Enforcement Officers in cases of alleged misconduct</w:delText>
        </w:r>
        <w:r w:rsidRPr="00A378EA">
          <w:rPr>
            <w:rFonts w:ascii="Book Antiqua" w:hAnsi="Book Antiqua"/>
            <w:color w:val="000000"/>
            <w:lang w:eastAsia="en-ZA"/>
          </w:rPr>
          <w:delText>;</w:delText>
        </w:r>
      </w:del>
    </w:p>
    <w:p w14:paraId="2E8AE3D9" w14:textId="77777777" w:rsidR="00A378EA" w:rsidRPr="00A378EA" w:rsidRDefault="00A378EA" w:rsidP="00A378EA">
      <w:pPr>
        <w:rPr>
          <w:del w:id="100" w:author="Carla Markx" w:date="2026-09-25T20:01:00Z" w16du:dateUtc="2026-09-26T00:01:00Z"/>
          <w:rFonts w:ascii="Times New Roman" w:hAnsi="Times New Roman"/>
          <w:lang w:eastAsia="en-ZA"/>
        </w:rPr>
      </w:pPr>
    </w:p>
    <w:p w14:paraId="2153D23A" w14:textId="77777777" w:rsidR="00A378EA" w:rsidRPr="00A378EA" w:rsidRDefault="00A378EA" w:rsidP="00A378EA">
      <w:pPr>
        <w:jc w:val="both"/>
        <w:rPr>
          <w:del w:id="101" w:author="Carla Markx" w:date="2026-09-25T20:01:00Z" w16du:dateUtc="2026-09-26T00:01:00Z"/>
          <w:rFonts w:ascii="Times New Roman" w:hAnsi="Times New Roman"/>
          <w:lang w:eastAsia="en-ZA"/>
        </w:rPr>
      </w:pPr>
      <w:del w:id="102" w:author="Carla Markx" w:date="2026-09-25T20:01:00Z" w16du:dateUtc="2026-09-26T00:01:00Z">
        <w:r w:rsidRPr="00A378EA">
          <w:rPr>
            <w:rFonts w:ascii="Book Antiqua" w:hAnsi="Book Antiqua"/>
            <w:color w:val="000000"/>
            <w:lang w:eastAsia="en-ZA"/>
          </w:rPr>
          <w:delText>Recognising the need to provide those whose rights have been violated by Law Enforcement Officers, access to remedial measures, including legal assistance, reparations and compensation;</w:delText>
        </w:r>
      </w:del>
    </w:p>
    <w:p w14:paraId="27B4BF1B" w14:textId="77777777" w:rsidR="00A378EA" w:rsidRPr="00A378EA" w:rsidRDefault="00A378EA" w:rsidP="00A378EA">
      <w:pPr>
        <w:rPr>
          <w:del w:id="103" w:author="Carla Markx" w:date="2026-09-25T20:01:00Z" w16du:dateUtc="2026-09-26T00:01:00Z"/>
          <w:rFonts w:ascii="Times New Roman" w:hAnsi="Times New Roman"/>
          <w:lang w:eastAsia="en-ZA"/>
        </w:rPr>
      </w:pPr>
    </w:p>
    <w:p w14:paraId="5C1445F3" w14:textId="77777777" w:rsidR="00A378EA" w:rsidRPr="00A378EA" w:rsidRDefault="00A378EA" w:rsidP="00A378EA">
      <w:pPr>
        <w:jc w:val="both"/>
        <w:rPr>
          <w:del w:id="104" w:author="Carla Markx" w:date="2026-09-25T20:01:00Z" w16du:dateUtc="2026-09-26T00:01:00Z"/>
          <w:rFonts w:ascii="Times New Roman" w:hAnsi="Times New Roman"/>
          <w:lang w:eastAsia="en-ZA"/>
        </w:rPr>
      </w:pPr>
      <w:del w:id="105" w:author="Carla Markx" w:date="2026-09-25T20:01:00Z" w16du:dateUtc="2026-09-26T00:01:00Z">
        <w:r w:rsidRPr="00A378EA">
          <w:rPr>
            <w:rFonts w:ascii="Book Antiqua" w:hAnsi="Book Antiqua"/>
            <w:b/>
            <w:bCs/>
            <w:color w:val="000000"/>
            <w:lang w:eastAsia="en-ZA"/>
          </w:rPr>
          <w:delText>Reminding</w:delText>
        </w:r>
        <w:r w:rsidRPr="00A378EA">
          <w:rPr>
            <w:rFonts w:ascii="Book Antiqua" w:hAnsi="Book Antiqua"/>
            <w:color w:val="000000"/>
            <w:lang w:eastAsia="en-ZA"/>
          </w:rPr>
          <w:delText xml:space="preserve"> State Parties that there are regional and international human rights principles that guide the use of force and firearms, with emphasis on the principles of legality, necessity, proportionality and accountability;</w:delText>
        </w:r>
      </w:del>
    </w:p>
    <w:p w14:paraId="10CC5EA3" w14:textId="77777777" w:rsidR="00A378EA" w:rsidRPr="00A378EA" w:rsidRDefault="00A378EA" w:rsidP="00A378EA">
      <w:pPr>
        <w:rPr>
          <w:del w:id="106" w:author="Carla Markx" w:date="2026-09-25T20:01:00Z" w16du:dateUtc="2026-09-26T00:01:00Z"/>
          <w:rFonts w:ascii="Times New Roman" w:hAnsi="Times New Roman"/>
          <w:lang w:eastAsia="en-ZA"/>
        </w:rPr>
      </w:pPr>
    </w:p>
    <w:p w14:paraId="0B574126" w14:textId="77777777" w:rsidR="00A378EA" w:rsidRPr="00A378EA" w:rsidRDefault="00A378EA" w:rsidP="00A378EA">
      <w:pPr>
        <w:jc w:val="both"/>
        <w:rPr>
          <w:del w:id="107" w:author="Carla Markx" w:date="2026-09-25T20:01:00Z" w16du:dateUtc="2026-09-26T00:01:00Z"/>
          <w:rFonts w:ascii="Times New Roman" w:hAnsi="Times New Roman"/>
          <w:lang w:eastAsia="en-ZA"/>
        </w:rPr>
      </w:pPr>
      <w:del w:id="108" w:author="Carla Markx" w:date="2026-09-25T20:01:00Z" w16du:dateUtc="2026-09-26T00:01:00Z">
        <w:r w:rsidRPr="00A378EA">
          <w:rPr>
            <w:rFonts w:ascii="Book Antiqua" w:hAnsi="Book Antiqua"/>
            <w:b/>
            <w:bCs/>
            <w:color w:val="000000"/>
            <w:lang w:eastAsia="en-ZA"/>
          </w:rPr>
          <w:delText>Further reminding</w:delText>
        </w:r>
        <w:r w:rsidRPr="00A378EA">
          <w:rPr>
            <w:rFonts w:ascii="Book Antiqua" w:hAnsi="Book Antiqua"/>
            <w:color w:val="000000"/>
            <w:lang w:eastAsia="en-ZA"/>
          </w:rPr>
          <w:delText xml:space="preserve"> State Parties that the right to life, protection against torture, cruel and degrading treatment are absolute and irrevocable rights, even in a State of Emergency;</w:delText>
        </w:r>
      </w:del>
    </w:p>
    <w:p w14:paraId="2D6B0F8B" w14:textId="77777777" w:rsidR="00A378EA" w:rsidRPr="00A378EA" w:rsidRDefault="00A378EA" w:rsidP="00A378EA">
      <w:pPr>
        <w:rPr>
          <w:del w:id="109" w:author="Carla Markx" w:date="2026-09-25T20:01:00Z" w16du:dateUtc="2026-09-26T00:01:00Z"/>
          <w:rFonts w:ascii="Times New Roman" w:hAnsi="Times New Roman"/>
          <w:lang w:eastAsia="en-ZA"/>
        </w:rPr>
      </w:pPr>
    </w:p>
    <w:p w14:paraId="7F401EEF" w14:textId="77777777" w:rsidR="00A378EA" w:rsidRPr="00A378EA" w:rsidRDefault="00A378EA" w:rsidP="00A378EA">
      <w:pPr>
        <w:jc w:val="both"/>
        <w:rPr>
          <w:del w:id="110" w:author="Carla Markx" w:date="2026-09-25T20:01:00Z" w16du:dateUtc="2026-09-26T00:01:00Z"/>
          <w:rFonts w:ascii="Times New Roman" w:hAnsi="Times New Roman"/>
          <w:lang w:eastAsia="en-ZA"/>
        </w:rPr>
      </w:pPr>
      <w:del w:id="111" w:author="Carla Markx" w:date="2026-09-25T20:01:00Z" w16du:dateUtc="2026-09-26T00:01:00Z">
        <w:r w:rsidRPr="00A378EA">
          <w:rPr>
            <w:rFonts w:ascii="Book Antiqua" w:hAnsi="Book Antiqua"/>
            <w:b/>
            <w:bCs/>
            <w:color w:val="000000"/>
            <w:lang w:eastAsia="en-ZA"/>
          </w:rPr>
          <w:delText>The Commission calls on State Parties to the African Charter to:</w:delText>
        </w:r>
      </w:del>
    </w:p>
    <w:p w14:paraId="59EFB60D" w14:textId="77777777" w:rsidR="00A378EA" w:rsidRPr="00A378EA" w:rsidRDefault="00A378EA" w:rsidP="00A378EA">
      <w:pPr>
        <w:rPr>
          <w:del w:id="112" w:author="Carla Markx" w:date="2026-09-25T20:01:00Z" w16du:dateUtc="2026-09-26T00:01:00Z"/>
          <w:rFonts w:ascii="Times New Roman" w:hAnsi="Times New Roman"/>
          <w:lang w:eastAsia="en-ZA"/>
        </w:rPr>
      </w:pPr>
      <w:del w:id="113" w:author="Carla Markx" w:date="2026-09-25T20:01:00Z" w16du:dateUtc="2026-09-26T00:01:00Z">
        <w:r w:rsidRPr="00A378EA">
          <w:rPr>
            <w:rFonts w:ascii="Times New Roman" w:hAnsi="Times New Roman"/>
            <w:lang w:eastAsia="en-ZA"/>
          </w:rPr>
          <w:br/>
        </w:r>
      </w:del>
    </w:p>
    <w:p w14:paraId="5C27FAE5" w14:textId="77777777" w:rsidR="00A378EA" w:rsidRPr="00A378EA" w:rsidRDefault="00A378EA" w:rsidP="00A378EA">
      <w:pPr>
        <w:numPr>
          <w:ilvl w:val="0"/>
          <w:numId w:val="1"/>
        </w:numPr>
        <w:ind w:left="0"/>
        <w:jc w:val="both"/>
        <w:textAlignment w:val="baseline"/>
        <w:rPr>
          <w:del w:id="114" w:author="Carla Markx" w:date="2026-09-25T20:01:00Z" w16du:dateUtc="2026-09-26T00:01:00Z"/>
          <w:rFonts w:ascii="Book Antiqua" w:hAnsi="Book Antiqua"/>
          <w:color w:val="000000"/>
          <w:lang w:eastAsia="en-ZA"/>
        </w:rPr>
      </w:pPr>
      <w:del w:id="115" w:author="Carla Markx" w:date="2026-09-25T20:01:00Z" w16du:dateUtc="2026-09-26T00:01:00Z">
        <w:r w:rsidRPr="00A378EA">
          <w:rPr>
            <w:rFonts w:ascii="Book Antiqua" w:hAnsi="Book Antiqua"/>
            <w:b/>
            <w:bCs/>
            <w:color w:val="000000"/>
            <w:lang w:eastAsia="en-ZA"/>
          </w:rPr>
          <w:delText>Ensure</w:delText>
        </w:r>
        <w:r w:rsidRPr="00A378EA">
          <w:rPr>
            <w:rFonts w:ascii="Book Antiqua" w:hAnsi="Book Antiqua"/>
            <w:color w:val="000000"/>
            <w:lang w:eastAsia="en-ZA"/>
          </w:rPr>
          <w:delText xml:space="preserve"> that the use of force by Law Enforcement and Public Security Forces is consistent with the principles of legality, necessity, proportionality and accountability and do not endanger human life;</w:delText>
        </w:r>
      </w:del>
    </w:p>
    <w:p w14:paraId="04D10BCC" w14:textId="77777777" w:rsidR="00A378EA" w:rsidRPr="00A378EA" w:rsidRDefault="00A378EA" w:rsidP="00A378EA">
      <w:pPr>
        <w:rPr>
          <w:del w:id="116" w:author="Carla Markx" w:date="2026-09-25T20:01:00Z" w16du:dateUtc="2026-09-26T00:01:00Z"/>
          <w:rFonts w:ascii="Times New Roman" w:hAnsi="Times New Roman"/>
          <w:lang w:eastAsia="en-ZA"/>
        </w:rPr>
      </w:pPr>
      <w:del w:id="117" w:author="Carla Markx" w:date="2026-09-25T20:01:00Z" w16du:dateUtc="2026-09-26T00:01:00Z">
        <w:r w:rsidRPr="00A378EA">
          <w:rPr>
            <w:rFonts w:ascii="Times New Roman" w:hAnsi="Times New Roman"/>
            <w:lang w:eastAsia="en-ZA"/>
          </w:rPr>
          <w:br/>
        </w:r>
      </w:del>
    </w:p>
    <w:p w14:paraId="62BE3419" w14:textId="77777777" w:rsidR="00A378EA" w:rsidRPr="00A378EA" w:rsidRDefault="00A378EA" w:rsidP="00A378EA">
      <w:pPr>
        <w:numPr>
          <w:ilvl w:val="0"/>
          <w:numId w:val="2"/>
        </w:numPr>
        <w:jc w:val="both"/>
        <w:textAlignment w:val="baseline"/>
        <w:rPr>
          <w:del w:id="118" w:author="Carla Markx" w:date="2026-09-25T20:01:00Z" w16du:dateUtc="2026-09-26T00:01:00Z"/>
          <w:rFonts w:ascii="Book Antiqua" w:hAnsi="Book Antiqua"/>
          <w:color w:val="000000"/>
          <w:lang w:eastAsia="en-ZA"/>
        </w:rPr>
      </w:pPr>
      <w:del w:id="119" w:author="Carla Markx" w:date="2026-09-25T20:01:00Z" w16du:dateUtc="2026-09-26T00:01:00Z">
        <w:r w:rsidRPr="00A378EA">
          <w:rPr>
            <w:rFonts w:ascii="Book Antiqua" w:hAnsi="Book Antiqua"/>
            <w:b/>
            <w:bCs/>
            <w:color w:val="000000"/>
            <w:lang w:eastAsia="en-ZA"/>
          </w:rPr>
          <w:delText>Provide</w:delText>
        </w:r>
        <w:r w:rsidRPr="00A378EA">
          <w:rPr>
            <w:rFonts w:ascii="Book Antiqua" w:hAnsi="Book Antiqua"/>
            <w:color w:val="000000"/>
            <w:lang w:eastAsia="en-ZA"/>
          </w:rPr>
          <w:delText xml:space="preserve"> for the absolute prohibition against torture and other cruel, inhuman or degrading treatment or punishment, and declare that: all "options such as “necessity”, “national emergency”, “public order”... shall not be invoked as a justification of torture or cruel, inhuman or degrading treatment or punishment;</w:delText>
        </w:r>
      </w:del>
    </w:p>
    <w:p w14:paraId="35E19C9E" w14:textId="77777777" w:rsidR="00A378EA" w:rsidRPr="00A378EA" w:rsidRDefault="00A378EA" w:rsidP="00A378EA">
      <w:pPr>
        <w:rPr>
          <w:del w:id="120" w:author="Carla Markx" w:date="2026-09-25T20:01:00Z" w16du:dateUtc="2026-09-26T00:01:00Z"/>
          <w:rFonts w:ascii="Times New Roman" w:hAnsi="Times New Roman"/>
          <w:lang w:eastAsia="en-ZA"/>
        </w:rPr>
      </w:pPr>
      <w:del w:id="121" w:author="Carla Markx" w:date="2026-09-25T20:01:00Z" w16du:dateUtc="2026-09-26T00:01:00Z">
        <w:r w:rsidRPr="00A378EA">
          <w:rPr>
            <w:rFonts w:ascii="Times New Roman" w:hAnsi="Times New Roman"/>
            <w:lang w:eastAsia="en-ZA"/>
          </w:rPr>
          <w:br/>
        </w:r>
      </w:del>
    </w:p>
    <w:p w14:paraId="2B4224B4" w14:textId="77777777" w:rsidR="00A378EA" w:rsidRPr="00A378EA" w:rsidRDefault="00A378EA" w:rsidP="00A378EA">
      <w:pPr>
        <w:numPr>
          <w:ilvl w:val="0"/>
          <w:numId w:val="3"/>
        </w:numPr>
        <w:jc w:val="both"/>
        <w:textAlignment w:val="baseline"/>
        <w:rPr>
          <w:del w:id="122" w:author="Carla Markx" w:date="2026-09-25T20:01:00Z" w16du:dateUtc="2026-09-26T00:01:00Z"/>
          <w:rFonts w:ascii="Book Antiqua" w:hAnsi="Book Antiqua"/>
          <w:color w:val="000000"/>
          <w:lang w:eastAsia="en-ZA"/>
        </w:rPr>
      </w:pPr>
      <w:del w:id="123" w:author="Carla Markx" w:date="2026-09-25T20:01:00Z" w16du:dateUtc="2026-09-26T00:01:00Z">
        <w:r w:rsidRPr="00A378EA">
          <w:rPr>
            <w:rFonts w:ascii="Book Antiqua" w:hAnsi="Book Antiqua"/>
            <w:b/>
            <w:bCs/>
            <w:color w:val="000000"/>
            <w:lang w:eastAsia="en-ZA"/>
          </w:rPr>
          <w:delText>Ensure</w:delText>
        </w:r>
        <w:r w:rsidRPr="00A378EA">
          <w:rPr>
            <w:rFonts w:ascii="Book Antiqua" w:hAnsi="Book Antiqua"/>
            <w:color w:val="000000"/>
            <w:lang w:eastAsia="en-ZA"/>
          </w:rPr>
          <w:delText xml:space="preserve"> that the measures adopted by State Parties meet the minimum standards for the protection of human rights and are accompanied by policy measures adapted in order to mitigate negative effects, particularly in the most vulnerable sector of society;  </w:delText>
        </w:r>
      </w:del>
    </w:p>
    <w:p w14:paraId="2386D5EC" w14:textId="77777777" w:rsidR="00A378EA" w:rsidRPr="00A378EA" w:rsidRDefault="00A378EA" w:rsidP="00A378EA">
      <w:pPr>
        <w:rPr>
          <w:del w:id="124" w:author="Carla Markx" w:date="2026-09-25T20:01:00Z" w16du:dateUtc="2026-09-26T00:01:00Z"/>
          <w:rFonts w:ascii="Times New Roman" w:hAnsi="Times New Roman"/>
          <w:lang w:eastAsia="en-ZA"/>
        </w:rPr>
      </w:pPr>
      <w:del w:id="125" w:author="Carla Markx" w:date="2026-09-25T20:01:00Z" w16du:dateUtc="2026-09-26T00:01:00Z">
        <w:r w:rsidRPr="00A378EA">
          <w:rPr>
            <w:rFonts w:ascii="Times New Roman" w:hAnsi="Times New Roman"/>
            <w:lang w:eastAsia="en-ZA"/>
          </w:rPr>
          <w:br/>
        </w:r>
      </w:del>
    </w:p>
    <w:p w14:paraId="06C991FC" w14:textId="77777777" w:rsidR="00A378EA" w:rsidRPr="00A378EA" w:rsidRDefault="00A378EA" w:rsidP="00A378EA">
      <w:pPr>
        <w:numPr>
          <w:ilvl w:val="0"/>
          <w:numId w:val="4"/>
        </w:numPr>
        <w:jc w:val="both"/>
        <w:textAlignment w:val="baseline"/>
        <w:rPr>
          <w:del w:id="126" w:author="Carla Markx" w:date="2026-09-25T20:01:00Z" w16du:dateUtc="2026-09-26T00:01:00Z"/>
          <w:rFonts w:ascii="Book Antiqua" w:hAnsi="Book Antiqua"/>
          <w:color w:val="000000"/>
          <w:lang w:eastAsia="en-ZA"/>
        </w:rPr>
      </w:pPr>
      <w:del w:id="127" w:author="Carla Markx" w:date="2026-09-25T20:01:00Z" w16du:dateUtc="2026-09-26T00:01:00Z">
        <w:r w:rsidRPr="00A378EA">
          <w:rPr>
            <w:rFonts w:ascii="Book Antiqua" w:hAnsi="Book Antiqua"/>
            <w:b/>
            <w:bCs/>
            <w:color w:val="000000"/>
            <w:lang w:eastAsia="en-ZA"/>
          </w:rPr>
          <w:delText>Ensure</w:delText>
        </w:r>
        <w:r w:rsidRPr="00A378EA">
          <w:rPr>
            <w:rFonts w:ascii="Book Antiqua" w:hAnsi="Book Antiqua"/>
            <w:color w:val="000000"/>
            <w:lang w:eastAsia="en-ZA"/>
          </w:rPr>
          <w:delText xml:space="preserve"> that Law Enforcement Officers are given strict guidelines for operations in emergency situations and that, allegations of violations are investigated and the perpetrators brought to justice; </w:delText>
        </w:r>
      </w:del>
    </w:p>
    <w:p w14:paraId="7DF21C74" w14:textId="77777777" w:rsidR="00A378EA" w:rsidRPr="00A378EA" w:rsidRDefault="00A378EA" w:rsidP="00A378EA">
      <w:pPr>
        <w:rPr>
          <w:del w:id="128" w:author="Carla Markx" w:date="2026-09-25T20:01:00Z" w16du:dateUtc="2026-09-26T00:01:00Z"/>
          <w:rFonts w:ascii="Times New Roman" w:hAnsi="Times New Roman"/>
          <w:lang w:eastAsia="en-ZA"/>
        </w:rPr>
      </w:pPr>
      <w:del w:id="129" w:author="Carla Markx" w:date="2026-09-25T20:01:00Z" w16du:dateUtc="2026-09-26T00:01:00Z">
        <w:r w:rsidRPr="00A378EA">
          <w:rPr>
            <w:rFonts w:ascii="Times New Roman" w:hAnsi="Times New Roman"/>
            <w:lang w:eastAsia="en-ZA"/>
          </w:rPr>
          <w:br/>
        </w:r>
      </w:del>
    </w:p>
    <w:p w14:paraId="4C3A78EA" w14:textId="77777777" w:rsidR="00A378EA" w:rsidRPr="00A378EA" w:rsidRDefault="00A378EA" w:rsidP="00A378EA">
      <w:pPr>
        <w:numPr>
          <w:ilvl w:val="0"/>
          <w:numId w:val="5"/>
        </w:numPr>
        <w:jc w:val="both"/>
        <w:textAlignment w:val="baseline"/>
        <w:rPr>
          <w:del w:id="130" w:author="Carla Markx" w:date="2026-09-25T20:01:00Z" w16du:dateUtc="2026-09-26T00:01:00Z"/>
          <w:rFonts w:ascii="Book Antiqua" w:hAnsi="Book Antiqua"/>
          <w:color w:val="000000"/>
          <w:lang w:eastAsia="en-ZA"/>
        </w:rPr>
      </w:pPr>
      <w:del w:id="131" w:author="Carla Markx" w:date="2026-09-25T20:01:00Z" w16du:dateUtc="2026-09-26T00:01:00Z">
        <w:r w:rsidRPr="00A378EA">
          <w:rPr>
            <w:rFonts w:ascii="Book Antiqua" w:hAnsi="Book Antiqua"/>
            <w:b/>
            <w:bCs/>
            <w:color w:val="000000"/>
            <w:lang w:eastAsia="en-ZA"/>
          </w:rPr>
          <w:delText>Ensures</w:delText>
        </w:r>
        <w:r w:rsidRPr="00A378EA">
          <w:rPr>
            <w:rFonts w:ascii="Book Antiqua" w:hAnsi="Book Antiqua"/>
            <w:color w:val="000000"/>
            <w:lang w:eastAsia="en-ZA"/>
          </w:rPr>
          <w:delText xml:space="preserve"> that Law Enforcement Officers are provided with appropriate equipment for their own protection and non-lethal materials for use and that reasonable force may only be used to arrest an imminent threat;</w:delText>
        </w:r>
      </w:del>
    </w:p>
    <w:p w14:paraId="7A3D7CB3" w14:textId="77777777" w:rsidR="00A378EA" w:rsidRPr="00A378EA" w:rsidRDefault="00A378EA" w:rsidP="00A378EA">
      <w:pPr>
        <w:rPr>
          <w:del w:id="132" w:author="Carla Markx" w:date="2026-09-25T20:01:00Z" w16du:dateUtc="2026-09-26T00:01:00Z"/>
          <w:rFonts w:ascii="Times New Roman" w:hAnsi="Times New Roman"/>
          <w:lang w:eastAsia="en-ZA"/>
        </w:rPr>
      </w:pPr>
      <w:del w:id="133" w:author="Carla Markx" w:date="2026-09-25T20:01:00Z" w16du:dateUtc="2026-09-26T00:01:00Z">
        <w:r w:rsidRPr="00A378EA">
          <w:rPr>
            <w:rFonts w:ascii="Times New Roman" w:hAnsi="Times New Roman"/>
            <w:lang w:eastAsia="en-ZA"/>
          </w:rPr>
          <w:br/>
        </w:r>
      </w:del>
    </w:p>
    <w:p w14:paraId="23E5DB1C" w14:textId="77777777" w:rsidR="00A378EA" w:rsidRPr="00A378EA" w:rsidRDefault="00A378EA" w:rsidP="00A378EA">
      <w:pPr>
        <w:numPr>
          <w:ilvl w:val="0"/>
          <w:numId w:val="6"/>
        </w:numPr>
        <w:jc w:val="both"/>
        <w:textAlignment w:val="baseline"/>
        <w:rPr>
          <w:del w:id="134" w:author="Carla Markx" w:date="2026-09-25T20:01:00Z" w16du:dateUtc="2026-09-26T00:01:00Z"/>
          <w:rFonts w:ascii="Book Antiqua" w:hAnsi="Book Antiqua"/>
          <w:color w:val="000000"/>
          <w:lang w:eastAsia="en-ZA"/>
        </w:rPr>
      </w:pPr>
      <w:del w:id="135" w:author="Carla Markx" w:date="2026-09-25T20:01:00Z" w16du:dateUtc="2026-09-26T00:01:00Z">
        <w:r w:rsidRPr="00A378EA">
          <w:rPr>
            <w:rFonts w:ascii="Book Antiqua" w:hAnsi="Book Antiqua"/>
            <w:b/>
            <w:bCs/>
            <w:color w:val="000000"/>
            <w:lang w:eastAsia="en-ZA"/>
          </w:rPr>
          <w:delText>Provide</w:delText>
        </w:r>
        <w:r w:rsidRPr="00A378EA">
          <w:rPr>
            <w:rFonts w:ascii="Book Antiqua" w:hAnsi="Book Antiqua"/>
            <w:color w:val="000000"/>
            <w:lang w:eastAsia="en-ZA"/>
          </w:rPr>
          <w:delText xml:space="preserve"> those whose rights have been violated by Law Enforcement Officers, access to remedial measures, including legal assistance, reparations and compensation; and</w:delText>
        </w:r>
      </w:del>
    </w:p>
    <w:p w14:paraId="44139338" w14:textId="77777777" w:rsidR="00A378EA" w:rsidRPr="00A378EA" w:rsidRDefault="00A378EA" w:rsidP="00A378EA">
      <w:pPr>
        <w:rPr>
          <w:del w:id="136" w:author="Carla Markx" w:date="2026-09-25T20:01:00Z" w16du:dateUtc="2026-09-26T00:01:00Z"/>
          <w:rFonts w:ascii="Times New Roman" w:hAnsi="Times New Roman"/>
          <w:lang w:eastAsia="en-ZA"/>
        </w:rPr>
      </w:pPr>
      <w:del w:id="137" w:author="Carla Markx" w:date="2026-09-25T20:01:00Z" w16du:dateUtc="2026-09-26T00:01:00Z">
        <w:r w:rsidRPr="00A378EA">
          <w:rPr>
            <w:rFonts w:ascii="Times New Roman" w:hAnsi="Times New Roman"/>
            <w:lang w:eastAsia="en-ZA"/>
          </w:rPr>
          <w:br/>
        </w:r>
      </w:del>
    </w:p>
    <w:p w14:paraId="3E03A136" w14:textId="77777777" w:rsidR="00A378EA" w:rsidRPr="00A378EA" w:rsidRDefault="00A378EA" w:rsidP="00A378EA">
      <w:pPr>
        <w:numPr>
          <w:ilvl w:val="0"/>
          <w:numId w:val="7"/>
        </w:numPr>
        <w:jc w:val="both"/>
        <w:textAlignment w:val="baseline"/>
        <w:rPr>
          <w:del w:id="138" w:author="Carla Markx" w:date="2026-09-25T20:01:00Z" w16du:dateUtc="2026-09-26T00:01:00Z"/>
          <w:rFonts w:ascii="Book Antiqua" w:hAnsi="Book Antiqua"/>
          <w:color w:val="000000"/>
          <w:lang w:eastAsia="en-ZA"/>
        </w:rPr>
      </w:pPr>
      <w:del w:id="139" w:author="Carla Markx" w:date="2026-09-25T20:01:00Z" w16du:dateUtc="2026-09-26T00:01:00Z">
        <w:r w:rsidRPr="00A378EA">
          <w:rPr>
            <w:rFonts w:ascii="Book Antiqua" w:hAnsi="Book Antiqua"/>
            <w:b/>
            <w:bCs/>
            <w:color w:val="000000"/>
            <w:lang w:eastAsia="en-ZA"/>
          </w:rPr>
          <w:delText>Guarantee</w:delText>
        </w:r>
        <w:r w:rsidRPr="00A378EA">
          <w:rPr>
            <w:rFonts w:ascii="Book Antiqua" w:hAnsi="Book Antiqua"/>
            <w:color w:val="000000"/>
            <w:lang w:eastAsia="en-ZA"/>
          </w:rPr>
          <w:delText xml:space="preserve"> the fundamental rights of its citizens, including the rights to life and physical integrity, liberty, access to justice and a fair trial, as well as freedoms of expression, association and assembly as outlined in the provisions of articles 4, 6, 7, 9, 10 and 11 of the African Charter and other relevant regional and international human rights instruments.</w:delText>
        </w:r>
      </w:del>
    </w:p>
    <w:p w14:paraId="2C4C749A" w14:textId="77777777" w:rsidR="00A378EA" w:rsidRPr="00A378EA" w:rsidRDefault="00A378EA" w:rsidP="00A378EA">
      <w:pPr>
        <w:rPr>
          <w:del w:id="140" w:author="Carla Markx" w:date="2026-09-25T20:01:00Z" w16du:dateUtc="2026-09-26T00:01:00Z"/>
          <w:rFonts w:ascii="Times New Roman" w:hAnsi="Times New Roman"/>
          <w:lang w:eastAsia="en-ZA"/>
        </w:rPr>
      </w:pPr>
    </w:p>
    <w:p w14:paraId="0C220593" w14:textId="77777777" w:rsidR="00A378EA" w:rsidRPr="00A378EA" w:rsidRDefault="00A378EA" w:rsidP="00A378EA">
      <w:pPr>
        <w:jc w:val="both"/>
        <w:rPr>
          <w:del w:id="141" w:author="Carla Markx" w:date="2026-09-25T20:01:00Z" w16du:dateUtc="2026-09-26T00:01:00Z"/>
          <w:rFonts w:ascii="Times New Roman" w:hAnsi="Times New Roman"/>
          <w:lang w:eastAsia="en-ZA"/>
        </w:rPr>
      </w:pPr>
      <w:del w:id="142" w:author="Carla Markx" w:date="2026-09-25T20:01:00Z" w16du:dateUtc="2026-09-26T00:01:00Z">
        <w:r w:rsidRPr="00A378EA">
          <w:rPr>
            <w:rFonts w:ascii="Book Antiqua" w:hAnsi="Book Antiqua"/>
            <w:b/>
            <w:bCs/>
            <w:color w:val="000000"/>
            <w:lang w:eastAsia="en-ZA"/>
          </w:rPr>
          <w:delText>Done virtually, on 25 February 2021</w:delText>
        </w:r>
      </w:del>
    </w:p>
    <w:p w14:paraId="103C92C6" w14:textId="77777777" w:rsidR="006F7B9B" w:rsidRPr="00AA7483" w:rsidRDefault="006F7B9B" w:rsidP="009F0846">
      <w:pPr>
        <w:spacing w:line="231" w:lineRule="auto"/>
        <w:rPr>
          <w:rFonts w:ascii="Cambria" w:hAnsi="Cambria"/>
          <w:u w:val="single"/>
          <w:rPrChange w:id="143" w:author="Carla Markx" w:date="2026-09-25T20:01:00Z" w16du:dateUtc="2026-09-26T00:01:00Z">
            <w:rPr/>
          </w:rPrChange>
        </w:rPr>
        <w:pPrChange w:id="144" w:author="Carla Markx" w:date="2026-09-25T20:01:00Z" w16du:dateUtc="2026-09-26T00:01:00Z">
          <w:pPr/>
        </w:pPrChange>
      </w:pPr>
    </w:p>
    <w:sectPr w:rsidR="006F7B9B" w:rsidRPr="00AA7483" w:rsidSect="009F0846">
      <w:pgSz w:w="12240" w:h="15840"/>
      <w:pgMar w:top="990" w:right="1440" w:bottom="1440" w:left="1440" w:header="720" w:footer="720" w:gutter="0"/>
      <w:cols w:space="720"/>
      <w:docGrid w:linePitch="360"/>
      <w:sectPrChange w:id="145" w:author="Carla Markx" w:date="2026-09-25T20:01:00Z" w16du:dateUtc="2026-09-26T00:01:00Z">
        <w:sectPr w:rsidR="006F7B9B" w:rsidRPr="00AA7483" w:rsidSect="009F0846">
          <w:pgSz w:w="11906" w:h="16838"/>
          <w:pgMar w:top="1440" w:right="1440" w:bottom="1440" w:left="1440" w:header="708" w:footer="708" w:gutter="0"/>
          <w:cols w:space="708"/>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venir Book">
    <w:panose1 w:val="02000503020000020003"/>
    <w:charset w:val="00"/>
    <w:family w:val="auto"/>
    <w:pitch w:val="variable"/>
    <w:sig w:usb0="800000AF" w:usb1="5000204A" w:usb2="00000000" w:usb3="00000000" w:csb0="0000009B" w:csb1="00000000"/>
  </w:font>
  <w:font w:name="Cambria">
    <w:panose1 w:val="02040503050406030204"/>
    <w:charset w:val="00"/>
    <w:family w:val="roman"/>
    <w:pitch w:val="variable"/>
    <w:sig w:usb0="E00002FF" w:usb1="400004FF"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E66584"/>
    <w:multiLevelType w:val="multilevel"/>
    <w:tmpl w:val="807A49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4290F"/>
    <w:multiLevelType w:val="multilevel"/>
    <w:tmpl w:val="ACAE24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AF3C5B"/>
    <w:multiLevelType w:val="multilevel"/>
    <w:tmpl w:val="45F086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0634B7"/>
    <w:multiLevelType w:val="multilevel"/>
    <w:tmpl w:val="20BC35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FE2383"/>
    <w:multiLevelType w:val="multilevel"/>
    <w:tmpl w:val="3014E6A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926E6C"/>
    <w:multiLevelType w:val="multilevel"/>
    <w:tmpl w:val="D5388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7624E3"/>
    <w:multiLevelType w:val="multilevel"/>
    <w:tmpl w:val="C568B7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5997017">
    <w:abstractNumId w:val="5"/>
  </w:num>
  <w:num w:numId="2" w16cid:durableId="1206679209">
    <w:abstractNumId w:val="6"/>
    <w:lvlOverride w:ilvl="0">
      <w:lvl w:ilvl="0">
        <w:numFmt w:val="decimal"/>
        <w:lvlText w:val="%1."/>
        <w:lvlJc w:val="left"/>
      </w:lvl>
    </w:lvlOverride>
  </w:num>
  <w:num w:numId="3" w16cid:durableId="750586417">
    <w:abstractNumId w:val="1"/>
    <w:lvlOverride w:ilvl="0">
      <w:lvl w:ilvl="0">
        <w:numFmt w:val="decimal"/>
        <w:lvlText w:val="%1."/>
        <w:lvlJc w:val="left"/>
      </w:lvl>
    </w:lvlOverride>
  </w:num>
  <w:num w:numId="4" w16cid:durableId="389117457">
    <w:abstractNumId w:val="2"/>
    <w:lvlOverride w:ilvl="0">
      <w:lvl w:ilvl="0">
        <w:numFmt w:val="decimal"/>
        <w:lvlText w:val="%1."/>
        <w:lvlJc w:val="left"/>
      </w:lvl>
    </w:lvlOverride>
  </w:num>
  <w:num w:numId="5" w16cid:durableId="1805194341">
    <w:abstractNumId w:val="0"/>
    <w:lvlOverride w:ilvl="0">
      <w:lvl w:ilvl="0">
        <w:numFmt w:val="decimal"/>
        <w:lvlText w:val="%1."/>
        <w:lvlJc w:val="left"/>
      </w:lvl>
    </w:lvlOverride>
  </w:num>
  <w:num w:numId="6" w16cid:durableId="524052955">
    <w:abstractNumId w:val="3"/>
    <w:lvlOverride w:ilvl="0">
      <w:lvl w:ilvl="0">
        <w:numFmt w:val="decimal"/>
        <w:lvlText w:val="%1."/>
        <w:lvlJc w:val="left"/>
      </w:lvl>
    </w:lvlOverride>
  </w:num>
  <w:num w:numId="7" w16cid:durableId="479809770">
    <w:abstractNumId w:val="4"/>
    <w:lvlOverride w:ilvl="0">
      <w:lvl w:ilvl="0">
        <w:numFmt w:val="decimal"/>
        <w:lvlText w:val="%1."/>
        <w:lvlJc w:val="left"/>
      </w:lvl>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8EA"/>
    <w:rsid w:val="00043C12"/>
    <w:rsid w:val="00050557"/>
    <w:rsid w:val="000B6CB7"/>
    <w:rsid w:val="001602A4"/>
    <w:rsid w:val="0017741D"/>
    <w:rsid w:val="00180514"/>
    <w:rsid w:val="00191085"/>
    <w:rsid w:val="001D70CE"/>
    <w:rsid w:val="00235948"/>
    <w:rsid w:val="002D3BB0"/>
    <w:rsid w:val="00361B7F"/>
    <w:rsid w:val="003B21C8"/>
    <w:rsid w:val="003D4974"/>
    <w:rsid w:val="00580907"/>
    <w:rsid w:val="00592CB4"/>
    <w:rsid w:val="005977CF"/>
    <w:rsid w:val="005A30D3"/>
    <w:rsid w:val="005B1A74"/>
    <w:rsid w:val="005E33BB"/>
    <w:rsid w:val="00667FEC"/>
    <w:rsid w:val="006815EF"/>
    <w:rsid w:val="0069747D"/>
    <w:rsid w:val="006B1D07"/>
    <w:rsid w:val="006F7B9B"/>
    <w:rsid w:val="00703BBF"/>
    <w:rsid w:val="00734CAF"/>
    <w:rsid w:val="00795F7D"/>
    <w:rsid w:val="007A763A"/>
    <w:rsid w:val="007D6CD5"/>
    <w:rsid w:val="00820B4E"/>
    <w:rsid w:val="00834F5D"/>
    <w:rsid w:val="008C7A78"/>
    <w:rsid w:val="008D5E8C"/>
    <w:rsid w:val="008E01C4"/>
    <w:rsid w:val="009056A7"/>
    <w:rsid w:val="00956105"/>
    <w:rsid w:val="0096189E"/>
    <w:rsid w:val="0097403C"/>
    <w:rsid w:val="009C32DD"/>
    <w:rsid w:val="009F0846"/>
    <w:rsid w:val="00A378EA"/>
    <w:rsid w:val="00A8552B"/>
    <w:rsid w:val="00AA7483"/>
    <w:rsid w:val="00B6031B"/>
    <w:rsid w:val="00BB7D17"/>
    <w:rsid w:val="00BE27A8"/>
    <w:rsid w:val="00C717B9"/>
    <w:rsid w:val="00C920C4"/>
    <w:rsid w:val="00CE486D"/>
    <w:rsid w:val="00D71E2D"/>
    <w:rsid w:val="00D85170"/>
    <w:rsid w:val="00E2145E"/>
    <w:rsid w:val="00EA482E"/>
    <w:rsid w:val="00F31DA2"/>
    <w:rsid w:val="00FB293D"/>
    <w:rsid w:val="00FC5827"/>
    <w:rsid w:val="00FD369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9DFA2"/>
  <w15:chartTrackingRefBased/>
  <w15:docId w15:val="{0131EDC7-1F43-48CC-8B69-BF8735FA9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DA2"/>
    <w:pPr>
      <w:spacing w:after="0" w:line="240" w:lineRule="auto"/>
      <w:pPrChange w:id="0" w:author="Carla Markx" w:date="2026-09-25T20:01:00Z">
        <w:pPr>
          <w:spacing w:after="160" w:line="259" w:lineRule="auto"/>
        </w:pPr>
      </w:pPrChange>
    </w:pPr>
    <w:rPr>
      <w:rFonts w:eastAsia="Times New Roman" w:cs="Times New Roman"/>
      <w:sz w:val="24"/>
      <w:szCs w:val="24"/>
      <w:lang w:val="en-US"/>
      <w:rPrChange w:id="0" w:author="Carla Markx" w:date="2026-09-25T20:01:00Z">
        <w:rPr>
          <w:rFonts w:asciiTheme="minorHAnsi" w:eastAsiaTheme="minorHAnsi" w:hAnsiTheme="minorHAnsi" w:cstheme="minorBidi"/>
          <w:sz w:val="22"/>
          <w:szCs w:val="22"/>
          <w:lang w:val="en-ZA"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7FEC"/>
    <w:pPr>
      <w:spacing w:before="100" w:beforeAutospacing="1" w:after="100" w:afterAutospacing="1"/>
      <w:pPrChange w:id="1" w:author="Carla Markx" w:date="2026-09-25T20:01:00Z">
        <w:pPr>
          <w:spacing w:before="100" w:beforeAutospacing="1" w:after="100" w:afterAutospacing="1"/>
        </w:pPr>
      </w:pPrChange>
    </w:pPr>
    <w:rPr>
      <w:rFonts w:ascii="Times New Roman" w:eastAsiaTheme="minorHAnsi" w:hAnsi="Times New Roman"/>
      <w:rPrChange w:id="1" w:author="Carla Markx" w:date="2026-09-25T20:01:00Z">
        <w:rPr>
          <w:sz w:val="24"/>
          <w:szCs w:val="24"/>
          <w:lang w:val="en-US" w:eastAsia="en-ZA" w:bidi="ar-SA"/>
        </w:rPr>
      </w:rPrChange>
    </w:rPr>
  </w:style>
  <w:style w:type="table" w:styleId="TableGrid">
    <w:name w:val="Table Grid"/>
    <w:basedOn w:val="TableNormal"/>
    <w:uiPriority w:val="39"/>
    <w:rsid w:val="00CE486D"/>
    <w:pPr>
      <w:spacing w:after="0" w:line="240" w:lineRule="auto"/>
    </w:pPr>
    <w:rPr>
      <w:rFonts w:eastAsia="Times New Roman" w:cs="Times New Roman"/>
      <w:szCs w:val="24"/>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DocumentMap">
    <w:name w:val="Document Map"/>
    <w:basedOn w:val="Normal"/>
    <w:link w:val="DocumentMapChar"/>
    <w:uiPriority w:val="99"/>
    <w:semiHidden/>
    <w:unhideWhenUsed/>
    <w:rsid w:val="00F31DA2"/>
    <w:pPr>
      <w:pPrChange w:id="2" w:author="Carla Markx" w:date="2026-09-25T20:01:00Z">
        <w:pPr/>
      </w:pPrChange>
    </w:pPr>
    <w:rPr>
      <w:rFonts w:ascii="Times New Roman" w:hAnsi="Times New Roman"/>
      <w:rPrChange w:id="2" w:author="Carla Markx" w:date="2026-09-25T20:01:00Z">
        <w:rPr>
          <w:sz w:val="24"/>
          <w:szCs w:val="24"/>
          <w:lang w:val="en-US" w:eastAsia="en-US" w:bidi="ar-SA"/>
        </w:rPr>
      </w:rPrChange>
    </w:rPr>
  </w:style>
  <w:style w:type="character" w:customStyle="1" w:styleId="DocumentMapChar">
    <w:name w:val="Document Map Char"/>
    <w:basedOn w:val="DefaultParagraphFont"/>
    <w:link w:val="DocumentMap"/>
    <w:uiPriority w:val="99"/>
    <w:semiHidden/>
    <w:rsid w:val="00CE486D"/>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BB7D17"/>
    <w:pPr>
      <w:pPrChange w:id="3" w:author="Carla Markx" w:date="2026-09-25T20:01:00Z">
        <w:pPr/>
      </w:pPrChange>
    </w:pPr>
    <w:rPr>
      <w:rFonts w:ascii="Times New Roman" w:hAnsi="Times New Roman"/>
      <w:sz w:val="18"/>
      <w:szCs w:val="18"/>
      <w:rPrChange w:id="3" w:author="Carla Markx" w:date="2026-09-25T20:01:00Z">
        <w:rPr>
          <w:sz w:val="18"/>
          <w:szCs w:val="18"/>
          <w:lang w:val="en-US" w:eastAsia="en-US" w:bidi="ar-SA"/>
        </w:rPr>
      </w:rPrChange>
    </w:rPr>
  </w:style>
  <w:style w:type="character" w:customStyle="1" w:styleId="BalloonTextChar">
    <w:name w:val="Balloon Text Char"/>
    <w:basedOn w:val="DefaultParagraphFont"/>
    <w:link w:val="BalloonText"/>
    <w:uiPriority w:val="99"/>
    <w:semiHidden/>
    <w:rsid w:val="00CE486D"/>
    <w:rPr>
      <w:rFonts w:ascii="Times New Roman" w:eastAsia="Times New Roman" w:hAnsi="Times New Roman" w:cs="Times New Roman"/>
      <w:sz w:val="18"/>
      <w:szCs w:val="18"/>
      <w:lang w:val="en-US"/>
    </w:rPr>
  </w:style>
  <w:style w:type="character" w:styleId="CommentReference">
    <w:name w:val="annotation reference"/>
    <w:basedOn w:val="DefaultParagraphFont"/>
    <w:uiPriority w:val="99"/>
    <w:semiHidden/>
    <w:unhideWhenUsed/>
    <w:rsid w:val="00CE486D"/>
    <w:rPr>
      <w:sz w:val="18"/>
      <w:szCs w:val="18"/>
    </w:rPr>
  </w:style>
  <w:style w:type="paragraph" w:styleId="CommentText">
    <w:name w:val="annotation text"/>
    <w:basedOn w:val="Normal"/>
    <w:link w:val="CommentTextChar"/>
    <w:uiPriority w:val="99"/>
    <w:semiHidden/>
    <w:unhideWhenUsed/>
    <w:rsid w:val="008C7A78"/>
    <w:pPr>
      <w:pPrChange w:id="4" w:author="Carla Markx" w:date="2026-09-25T20:01:00Z">
        <w:pPr/>
      </w:pPrChange>
    </w:pPr>
    <w:rPr>
      <w:rPrChange w:id="4" w:author="Carla Markx" w:date="2026-09-25T20:01:00Z">
        <w:rPr>
          <w:rFonts w:asciiTheme="minorHAnsi" w:hAnsiTheme="minorHAnsi"/>
          <w:sz w:val="24"/>
          <w:szCs w:val="24"/>
          <w:lang w:val="en-US" w:eastAsia="en-US" w:bidi="ar-SA"/>
        </w:rPr>
      </w:rPrChange>
    </w:rPr>
  </w:style>
  <w:style w:type="character" w:customStyle="1" w:styleId="CommentTextChar">
    <w:name w:val="Comment Text Char"/>
    <w:basedOn w:val="DefaultParagraphFont"/>
    <w:link w:val="CommentText"/>
    <w:uiPriority w:val="99"/>
    <w:semiHidden/>
    <w:rsid w:val="00CE486D"/>
    <w:rPr>
      <w:rFonts w:eastAsia="Times New Roman" w:cs="Times New Roman"/>
      <w:sz w:val="24"/>
      <w:szCs w:val="24"/>
      <w:lang w:val="en-US"/>
    </w:rPr>
  </w:style>
  <w:style w:type="paragraph" w:styleId="CommentSubject">
    <w:name w:val="annotation subject"/>
    <w:basedOn w:val="CommentText"/>
    <w:next w:val="CommentText"/>
    <w:link w:val="CommentSubjectChar"/>
    <w:uiPriority w:val="99"/>
    <w:semiHidden/>
    <w:unhideWhenUsed/>
    <w:rsid w:val="00CE486D"/>
    <w:rPr>
      <w:b/>
      <w:bCs/>
      <w:sz w:val="20"/>
      <w:szCs w:val="20"/>
    </w:rPr>
  </w:style>
  <w:style w:type="character" w:customStyle="1" w:styleId="CommentSubjectChar">
    <w:name w:val="Comment Subject Char"/>
    <w:basedOn w:val="CommentTextChar"/>
    <w:link w:val="CommentSubject"/>
    <w:uiPriority w:val="99"/>
    <w:semiHidden/>
    <w:rsid w:val="00CE486D"/>
    <w:rPr>
      <w:rFonts w:eastAsia="Times New Roman" w:cs="Times New Roman"/>
      <w:b/>
      <w:bCs/>
      <w:sz w:val="20"/>
      <w:szCs w:val="20"/>
      <w:lang w:val="en-US"/>
    </w:rPr>
  </w:style>
  <w:style w:type="paragraph" w:styleId="BodyText">
    <w:name w:val="Body Text"/>
    <w:basedOn w:val="Normal"/>
    <w:link w:val="BodyTextChar"/>
    <w:uiPriority w:val="1"/>
    <w:unhideWhenUsed/>
    <w:qFormat/>
    <w:rsid w:val="001602A4"/>
    <w:pPr>
      <w:widowControl w:val="0"/>
      <w:autoSpaceDE w:val="0"/>
      <w:autoSpaceDN w:val="0"/>
      <w:pPrChange w:id="5" w:author="Carla Markx" w:date="2026-09-25T20:01:00Z">
        <w:pPr>
          <w:widowControl w:val="0"/>
          <w:autoSpaceDE w:val="0"/>
          <w:autoSpaceDN w:val="0"/>
        </w:pPr>
      </w:pPrChange>
    </w:pPr>
    <w:rPr>
      <w:rFonts w:ascii="Times New Roman" w:hAnsi="Times New Roman"/>
      <w:sz w:val="22"/>
      <w:szCs w:val="22"/>
      <w:rPrChange w:id="5" w:author="Carla Markx" w:date="2026-09-25T20:01:00Z">
        <w:rPr>
          <w:sz w:val="24"/>
          <w:szCs w:val="24"/>
          <w:lang w:val="en-US" w:eastAsia="en-US" w:bidi="ar-SA"/>
        </w:rPr>
      </w:rPrChange>
    </w:rPr>
  </w:style>
  <w:style w:type="character" w:customStyle="1" w:styleId="BodyTextChar">
    <w:name w:val="Body Text Char"/>
    <w:basedOn w:val="DefaultParagraphFont"/>
    <w:link w:val="BodyText"/>
    <w:uiPriority w:val="1"/>
    <w:rsid w:val="00CE486D"/>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7845058">
      <w:bodyDiv w:val="1"/>
      <w:marLeft w:val="0"/>
      <w:marRight w:val="0"/>
      <w:marTop w:val="0"/>
      <w:marBottom w:val="0"/>
      <w:divBdr>
        <w:top w:val="none" w:sz="0" w:space="0" w:color="auto"/>
        <w:left w:val="none" w:sz="0" w:space="0" w:color="auto"/>
        <w:bottom w:val="none" w:sz="0" w:space="0" w:color="auto"/>
        <w:right w:val="none" w:sz="0" w:space="0" w:color="auto"/>
      </w:divBdr>
    </w:div>
    <w:div w:id="67311907">
      <w:bodyDiv w:val="1"/>
      <w:marLeft w:val="0"/>
      <w:marRight w:val="0"/>
      <w:marTop w:val="0"/>
      <w:marBottom w:val="0"/>
      <w:divBdr>
        <w:top w:val="none" w:sz="0" w:space="0" w:color="auto"/>
        <w:left w:val="none" w:sz="0" w:space="0" w:color="auto"/>
        <w:bottom w:val="none" w:sz="0" w:space="0" w:color="auto"/>
        <w:right w:val="none" w:sz="0" w:space="0" w:color="auto"/>
      </w:divBdr>
      <w:divsChild>
        <w:div w:id="1531257311">
          <w:marLeft w:val="0"/>
          <w:marRight w:val="0"/>
          <w:marTop w:val="0"/>
          <w:marBottom w:val="0"/>
          <w:divBdr>
            <w:top w:val="none" w:sz="0" w:space="0" w:color="auto"/>
            <w:left w:val="none" w:sz="0" w:space="0" w:color="auto"/>
            <w:bottom w:val="none" w:sz="0" w:space="0" w:color="auto"/>
            <w:right w:val="none" w:sz="0" w:space="0" w:color="auto"/>
          </w:divBdr>
          <w:divsChild>
            <w:div w:id="1482455791">
              <w:marLeft w:val="0"/>
              <w:marRight w:val="0"/>
              <w:marTop w:val="0"/>
              <w:marBottom w:val="0"/>
              <w:divBdr>
                <w:top w:val="none" w:sz="0" w:space="0" w:color="auto"/>
                <w:left w:val="none" w:sz="0" w:space="0" w:color="auto"/>
                <w:bottom w:val="none" w:sz="0" w:space="0" w:color="auto"/>
                <w:right w:val="none" w:sz="0" w:space="0" w:color="auto"/>
              </w:divBdr>
              <w:divsChild>
                <w:div w:id="132770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837806">
      <w:bodyDiv w:val="1"/>
      <w:marLeft w:val="0"/>
      <w:marRight w:val="0"/>
      <w:marTop w:val="0"/>
      <w:marBottom w:val="0"/>
      <w:divBdr>
        <w:top w:val="none" w:sz="0" w:space="0" w:color="auto"/>
        <w:left w:val="none" w:sz="0" w:space="0" w:color="auto"/>
        <w:bottom w:val="none" w:sz="0" w:space="0" w:color="auto"/>
        <w:right w:val="none" w:sz="0" w:space="0" w:color="auto"/>
      </w:divBdr>
      <w:divsChild>
        <w:div w:id="1139803333">
          <w:marLeft w:val="0"/>
          <w:marRight w:val="0"/>
          <w:marTop w:val="0"/>
          <w:marBottom w:val="0"/>
          <w:divBdr>
            <w:top w:val="none" w:sz="0" w:space="0" w:color="auto"/>
            <w:left w:val="none" w:sz="0" w:space="0" w:color="auto"/>
            <w:bottom w:val="none" w:sz="0" w:space="0" w:color="auto"/>
            <w:right w:val="none" w:sz="0" w:space="0" w:color="auto"/>
          </w:divBdr>
          <w:divsChild>
            <w:div w:id="30230007">
              <w:marLeft w:val="0"/>
              <w:marRight w:val="0"/>
              <w:marTop w:val="0"/>
              <w:marBottom w:val="0"/>
              <w:divBdr>
                <w:top w:val="none" w:sz="0" w:space="0" w:color="auto"/>
                <w:left w:val="none" w:sz="0" w:space="0" w:color="auto"/>
                <w:bottom w:val="none" w:sz="0" w:space="0" w:color="auto"/>
                <w:right w:val="none" w:sz="0" w:space="0" w:color="auto"/>
              </w:divBdr>
              <w:divsChild>
                <w:div w:id="120471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415637">
      <w:bodyDiv w:val="1"/>
      <w:marLeft w:val="0"/>
      <w:marRight w:val="0"/>
      <w:marTop w:val="0"/>
      <w:marBottom w:val="0"/>
      <w:divBdr>
        <w:top w:val="none" w:sz="0" w:space="0" w:color="auto"/>
        <w:left w:val="none" w:sz="0" w:space="0" w:color="auto"/>
        <w:bottom w:val="none" w:sz="0" w:space="0" w:color="auto"/>
        <w:right w:val="none" w:sz="0" w:space="0" w:color="auto"/>
      </w:divBdr>
      <w:divsChild>
        <w:div w:id="947586379">
          <w:marLeft w:val="0"/>
          <w:marRight w:val="0"/>
          <w:marTop w:val="0"/>
          <w:marBottom w:val="0"/>
          <w:divBdr>
            <w:top w:val="none" w:sz="0" w:space="0" w:color="auto"/>
            <w:left w:val="none" w:sz="0" w:space="0" w:color="auto"/>
            <w:bottom w:val="none" w:sz="0" w:space="0" w:color="auto"/>
            <w:right w:val="none" w:sz="0" w:space="0" w:color="auto"/>
          </w:divBdr>
          <w:divsChild>
            <w:div w:id="1861313831">
              <w:marLeft w:val="0"/>
              <w:marRight w:val="0"/>
              <w:marTop w:val="0"/>
              <w:marBottom w:val="0"/>
              <w:divBdr>
                <w:top w:val="none" w:sz="0" w:space="0" w:color="auto"/>
                <w:left w:val="none" w:sz="0" w:space="0" w:color="auto"/>
                <w:bottom w:val="none" w:sz="0" w:space="0" w:color="auto"/>
                <w:right w:val="none" w:sz="0" w:space="0" w:color="auto"/>
              </w:divBdr>
              <w:divsChild>
                <w:div w:id="166935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850774">
      <w:bodyDiv w:val="1"/>
      <w:marLeft w:val="0"/>
      <w:marRight w:val="0"/>
      <w:marTop w:val="0"/>
      <w:marBottom w:val="0"/>
      <w:divBdr>
        <w:top w:val="none" w:sz="0" w:space="0" w:color="auto"/>
        <w:left w:val="none" w:sz="0" w:space="0" w:color="auto"/>
        <w:bottom w:val="none" w:sz="0" w:space="0" w:color="auto"/>
        <w:right w:val="none" w:sz="0" w:space="0" w:color="auto"/>
      </w:divBdr>
      <w:divsChild>
        <w:div w:id="948045061">
          <w:marLeft w:val="0"/>
          <w:marRight w:val="0"/>
          <w:marTop w:val="0"/>
          <w:marBottom w:val="0"/>
          <w:divBdr>
            <w:top w:val="none" w:sz="0" w:space="0" w:color="auto"/>
            <w:left w:val="none" w:sz="0" w:space="0" w:color="auto"/>
            <w:bottom w:val="none" w:sz="0" w:space="0" w:color="auto"/>
            <w:right w:val="none" w:sz="0" w:space="0" w:color="auto"/>
          </w:divBdr>
          <w:divsChild>
            <w:div w:id="859902028">
              <w:marLeft w:val="0"/>
              <w:marRight w:val="0"/>
              <w:marTop w:val="0"/>
              <w:marBottom w:val="0"/>
              <w:divBdr>
                <w:top w:val="none" w:sz="0" w:space="0" w:color="auto"/>
                <w:left w:val="none" w:sz="0" w:space="0" w:color="auto"/>
                <w:bottom w:val="none" w:sz="0" w:space="0" w:color="auto"/>
                <w:right w:val="none" w:sz="0" w:space="0" w:color="auto"/>
              </w:divBdr>
              <w:divsChild>
                <w:div w:id="82805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131835">
      <w:bodyDiv w:val="1"/>
      <w:marLeft w:val="0"/>
      <w:marRight w:val="0"/>
      <w:marTop w:val="0"/>
      <w:marBottom w:val="0"/>
      <w:divBdr>
        <w:top w:val="none" w:sz="0" w:space="0" w:color="auto"/>
        <w:left w:val="none" w:sz="0" w:space="0" w:color="auto"/>
        <w:bottom w:val="none" w:sz="0" w:space="0" w:color="auto"/>
        <w:right w:val="none" w:sz="0" w:space="0" w:color="auto"/>
      </w:divBdr>
    </w:div>
    <w:div w:id="780613941">
      <w:bodyDiv w:val="1"/>
      <w:marLeft w:val="0"/>
      <w:marRight w:val="0"/>
      <w:marTop w:val="0"/>
      <w:marBottom w:val="0"/>
      <w:divBdr>
        <w:top w:val="none" w:sz="0" w:space="0" w:color="auto"/>
        <w:left w:val="none" w:sz="0" w:space="0" w:color="auto"/>
        <w:bottom w:val="none" w:sz="0" w:space="0" w:color="auto"/>
        <w:right w:val="none" w:sz="0" w:space="0" w:color="auto"/>
      </w:divBdr>
    </w:div>
    <w:div w:id="1047870648">
      <w:bodyDiv w:val="1"/>
      <w:marLeft w:val="0"/>
      <w:marRight w:val="0"/>
      <w:marTop w:val="0"/>
      <w:marBottom w:val="0"/>
      <w:divBdr>
        <w:top w:val="none" w:sz="0" w:space="0" w:color="auto"/>
        <w:left w:val="none" w:sz="0" w:space="0" w:color="auto"/>
        <w:bottom w:val="none" w:sz="0" w:space="0" w:color="auto"/>
        <w:right w:val="none" w:sz="0" w:space="0" w:color="auto"/>
      </w:divBdr>
      <w:divsChild>
        <w:div w:id="1486320326">
          <w:marLeft w:val="0"/>
          <w:marRight w:val="0"/>
          <w:marTop w:val="0"/>
          <w:marBottom w:val="0"/>
          <w:divBdr>
            <w:top w:val="none" w:sz="0" w:space="0" w:color="auto"/>
            <w:left w:val="none" w:sz="0" w:space="0" w:color="auto"/>
            <w:bottom w:val="none" w:sz="0" w:space="0" w:color="auto"/>
            <w:right w:val="none" w:sz="0" w:space="0" w:color="auto"/>
          </w:divBdr>
          <w:divsChild>
            <w:div w:id="701980481">
              <w:marLeft w:val="0"/>
              <w:marRight w:val="0"/>
              <w:marTop w:val="0"/>
              <w:marBottom w:val="0"/>
              <w:divBdr>
                <w:top w:val="none" w:sz="0" w:space="0" w:color="auto"/>
                <w:left w:val="none" w:sz="0" w:space="0" w:color="auto"/>
                <w:bottom w:val="none" w:sz="0" w:space="0" w:color="auto"/>
                <w:right w:val="none" w:sz="0" w:space="0" w:color="auto"/>
              </w:divBdr>
              <w:divsChild>
                <w:div w:id="8573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142407">
          <w:marLeft w:val="0"/>
          <w:marRight w:val="0"/>
          <w:marTop w:val="0"/>
          <w:marBottom w:val="0"/>
          <w:divBdr>
            <w:top w:val="none" w:sz="0" w:space="0" w:color="auto"/>
            <w:left w:val="none" w:sz="0" w:space="0" w:color="auto"/>
            <w:bottom w:val="none" w:sz="0" w:space="0" w:color="auto"/>
            <w:right w:val="none" w:sz="0" w:space="0" w:color="auto"/>
          </w:divBdr>
          <w:divsChild>
            <w:div w:id="1615088010">
              <w:marLeft w:val="0"/>
              <w:marRight w:val="0"/>
              <w:marTop w:val="0"/>
              <w:marBottom w:val="0"/>
              <w:divBdr>
                <w:top w:val="none" w:sz="0" w:space="0" w:color="auto"/>
                <w:left w:val="none" w:sz="0" w:space="0" w:color="auto"/>
                <w:bottom w:val="none" w:sz="0" w:space="0" w:color="auto"/>
                <w:right w:val="none" w:sz="0" w:space="0" w:color="auto"/>
              </w:divBdr>
              <w:divsChild>
                <w:div w:id="123531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640878">
      <w:bodyDiv w:val="1"/>
      <w:marLeft w:val="0"/>
      <w:marRight w:val="0"/>
      <w:marTop w:val="0"/>
      <w:marBottom w:val="0"/>
      <w:divBdr>
        <w:top w:val="none" w:sz="0" w:space="0" w:color="auto"/>
        <w:left w:val="none" w:sz="0" w:space="0" w:color="auto"/>
        <w:bottom w:val="none" w:sz="0" w:space="0" w:color="auto"/>
        <w:right w:val="none" w:sz="0" w:space="0" w:color="auto"/>
      </w:divBdr>
      <w:divsChild>
        <w:div w:id="1910454838">
          <w:marLeft w:val="0"/>
          <w:marRight w:val="0"/>
          <w:marTop w:val="0"/>
          <w:marBottom w:val="0"/>
          <w:divBdr>
            <w:top w:val="none" w:sz="0" w:space="0" w:color="auto"/>
            <w:left w:val="none" w:sz="0" w:space="0" w:color="auto"/>
            <w:bottom w:val="none" w:sz="0" w:space="0" w:color="auto"/>
            <w:right w:val="none" w:sz="0" w:space="0" w:color="auto"/>
          </w:divBdr>
          <w:divsChild>
            <w:div w:id="1444424269">
              <w:marLeft w:val="0"/>
              <w:marRight w:val="0"/>
              <w:marTop w:val="0"/>
              <w:marBottom w:val="0"/>
              <w:divBdr>
                <w:top w:val="none" w:sz="0" w:space="0" w:color="auto"/>
                <w:left w:val="none" w:sz="0" w:space="0" w:color="auto"/>
                <w:bottom w:val="none" w:sz="0" w:space="0" w:color="auto"/>
                <w:right w:val="none" w:sz="0" w:space="0" w:color="auto"/>
              </w:divBdr>
              <w:divsChild>
                <w:div w:id="104231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539734">
      <w:bodyDiv w:val="1"/>
      <w:marLeft w:val="0"/>
      <w:marRight w:val="0"/>
      <w:marTop w:val="0"/>
      <w:marBottom w:val="0"/>
      <w:divBdr>
        <w:top w:val="none" w:sz="0" w:space="0" w:color="auto"/>
        <w:left w:val="none" w:sz="0" w:space="0" w:color="auto"/>
        <w:bottom w:val="none" w:sz="0" w:space="0" w:color="auto"/>
        <w:right w:val="none" w:sz="0" w:space="0" w:color="auto"/>
      </w:divBdr>
      <w:divsChild>
        <w:div w:id="1482964558">
          <w:marLeft w:val="0"/>
          <w:marRight w:val="0"/>
          <w:marTop w:val="0"/>
          <w:marBottom w:val="0"/>
          <w:divBdr>
            <w:top w:val="none" w:sz="0" w:space="0" w:color="auto"/>
            <w:left w:val="none" w:sz="0" w:space="0" w:color="auto"/>
            <w:bottom w:val="none" w:sz="0" w:space="0" w:color="auto"/>
            <w:right w:val="none" w:sz="0" w:space="0" w:color="auto"/>
          </w:divBdr>
          <w:divsChild>
            <w:div w:id="1139766322">
              <w:marLeft w:val="0"/>
              <w:marRight w:val="0"/>
              <w:marTop w:val="0"/>
              <w:marBottom w:val="0"/>
              <w:divBdr>
                <w:top w:val="none" w:sz="0" w:space="0" w:color="auto"/>
                <w:left w:val="none" w:sz="0" w:space="0" w:color="auto"/>
                <w:bottom w:val="none" w:sz="0" w:space="0" w:color="auto"/>
                <w:right w:val="none" w:sz="0" w:space="0" w:color="auto"/>
              </w:divBdr>
              <w:divsChild>
                <w:div w:id="161736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642591">
      <w:bodyDiv w:val="1"/>
      <w:marLeft w:val="0"/>
      <w:marRight w:val="0"/>
      <w:marTop w:val="0"/>
      <w:marBottom w:val="0"/>
      <w:divBdr>
        <w:top w:val="none" w:sz="0" w:space="0" w:color="auto"/>
        <w:left w:val="none" w:sz="0" w:space="0" w:color="auto"/>
        <w:bottom w:val="none" w:sz="0" w:space="0" w:color="auto"/>
        <w:right w:val="none" w:sz="0" w:space="0" w:color="auto"/>
      </w:divBdr>
      <w:divsChild>
        <w:div w:id="1322153821">
          <w:marLeft w:val="0"/>
          <w:marRight w:val="0"/>
          <w:marTop w:val="0"/>
          <w:marBottom w:val="0"/>
          <w:divBdr>
            <w:top w:val="none" w:sz="0" w:space="0" w:color="auto"/>
            <w:left w:val="none" w:sz="0" w:space="0" w:color="auto"/>
            <w:bottom w:val="none" w:sz="0" w:space="0" w:color="auto"/>
            <w:right w:val="none" w:sz="0" w:space="0" w:color="auto"/>
          </w:divBdr>
          <w:divsChild>
            <w:div w:id="2100907476">
              <w:marLeft w:val="0"/>
              <w:marRight w:val="0"/>
              <w:marTop w:val="0"/>
              <w:marBottom w:val="0"/>
              <w:divBdr>
                <w:top w:val="none" w:sz="0" w:space="0" w:color="auto"/>
                <w:left w:val="none" w:sz="0" w:space="0" w:color="auto"/>
                <w:bottom w:val="none" w:sz="0" w:space="0" w:color="auto"/>
                <w:right w:val="none" w:sz="0" w:space="0" w:color="auto"/>
              </w:divBdr>
              <w:divsChild>
                <w:div w:id="178672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267860">
      <w:bodyDiv w:val="1"/>
      <w:marLeft w:val="0"/>
      <w:marRight w:val="0"/>
      <w:marTop w:val="0"/>
      <w:marBottom w:val="0"/>
      <w:divBdr>
        <w:top w:val="none" w:sz="0" w:space="0" w:color="auto"/>
        <w:left w:val="none" w:sz="0" w:space="0" w:color="auto"/>
        <w:bottom w:val="none" w:sz="0" w:space="0" w:color="auto"/>
        <w:right w:val="none" w:sz="0" w:space="0" w:color="auto"/>
      </w:divBdr>
      <w:divsChild>
        <w:div w:id="91168248">
          <w:marLeft w:val="0"/>
          <w:marRight w:val="0"/>
          <w:marTop w:val="0"/>
          <w:marBottom w:val="0"/>
          <w:divBdr>
            <w:top w:val="none" w:sz="0" w:space="0" w:color="auto"/>
            <w:left w:val="none" w:sz="0" w:space="0" w:color="auto"/>
            <w:bottom w:val="none" w:sz="0" w:space="0" w:color="auto"/>
            <w:right w:val="none" w:sz="0" w:space="0" w:color="auto"/>
          </w:divBdr>
          <w:divsChild>
            <w:div w:id="1098328103">
              <w:marLeft w:val="0"/>
              <w:marRight w:val="0"/>
              <w:marTop w:val="0"/>
              <w:marBottom w:val="0"/>
              <w:divBdr>
                <w:top w:val="none" w:sz="0" w:space="0" w:color="auto"/>
                <w:left w:val="none" w:sz="0" w:space="0" w:color="auto"/>
                <w:bottom w:val="none" w:sz="0" w:space="0" w:color="auto"/>
                <w:right w:val="none" w:sz="0" w:space="0" w:color="auto"/>
              </w:divBdr>
              <w:divsChild>
                <w:div w:id="179262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029551">
      <w:bodyDiv w:val="1"/>
      <w:marLeft w:val="0"/>
      <w:marRight w:val="0"/>
      <w:marTop w:val="0"/>
      <w:marBottom w:val="0"/>
      <w:divBdr>
        <w:top w:val="none" w:sz="0" w:space="0" w:color="auto"/>
        <w:left w:val="none" w:sz="0" w:space="0" w:color="auto"/>
        <w:bottom w:val="none" w:sz="0" w:space="0" w:color="auto"/>
        <w:right w:val="none" w:sz="0" w:space="0" w:color="auto"/>
      </w:divBdr>
      <w:divsChild>
        <w:div w:id="1334845251">
          <w:marLeft w:val="0"/>
          <w:marRight w:val="0"/>
          <w:marTop w:val="0"/>
          <w:marBottom w:val="0"/>
          <w:divBdr>
            <w:top w:val="none" w:sz="0" w:space="0" w:color="auto"/>
            <w:left w:val="none" w:sz="0" w:space="0" w:color="auto"/>
            <w:bottom w:val="none" w:sz="0" w:space="0" w:color="auto"/>
            <w:right w:val="none" w:sz="0" w:space="0" w:color="auto"/>
          </w:divBdr>
          <w:divsChild>
            <w:div w:id="369646821">
              <w:marLeft w:val="0"/>
              <w:marRight w:val="0"/>
              <w:marTop w:val="0"/>
              <w:marBottom w:val="0"/>
              <w:divBdr>
                <w:top w:val="none" w:sz="0" w:space="0" w:color="auto"/>
                <w:left w:val="none" w:sz="0" w:space="0" w:color="auto"/>
                <w:bottom w:val="none" w:sz="0" w:space="0" w:color="auto"/>
                <w:right w:val="none" w:sz="0" w:space="0" w:color="auto"/>
              </w:divBdr>
              <w:divsChild>
                <w:div w:id="169792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13953E-BF56-A94C-9123-A8046135C6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1484</Words>
  <Characters>8463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Altech Autopage Cellular</Company>
  <LinksUpToDate>false</LinksUpToDate>
  <CharactersWithSpaces>9928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Arthur Souza Rodrigues</cp:lastModifiedBy>
  <cp:revision>1</cp:revision>
  <dcterms:created xsi:type="dcterms:W3CDTF">2021-10-31T07:50:00Z</dcterms:created>
  <dcterms:modified xsi:type="dcterms:W3CDTF">2026-09-26T00:01:00Z</dcterms:modified>
</cp:coreProperties>
</file>