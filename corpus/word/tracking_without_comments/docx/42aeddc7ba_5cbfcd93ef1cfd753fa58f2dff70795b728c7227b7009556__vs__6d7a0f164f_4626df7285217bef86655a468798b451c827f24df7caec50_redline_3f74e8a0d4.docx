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1970D5" w14:textId="0AAE746B" w:rsidR="008A6AD6" w:rsidRDefault="00F007B9">
      <w:pPr>
        <w:spacing w:before="82" w:line="290" w:lineRule="auto"/>
        <w:ind w:left="2668" w:right="4719"/>
        <w:rPr>
          <w:ins w:id="21" w:author="MacLachlan, Jamison B (EHS)" w:date="2026-09-25T21:13:00Z" w16du:dateUtc="2026-09-26T01:13:00Z"/>
          <w:rFonts w:ascii="Gill Sans MT"/>
          <w:sz w:val="20"/>
        </w:rPr>
      </w:pPr>
      <w:ins w:id="22" w:author="MacLachlan, Jamison B (EHS)" w:date="2026-09-25T21:13:00Z" w16du:dateUtc="2026-09-26T01:13:00Z">
        <w:r>
          <w:rPr>
            <w:noProof/>
          </w:rPr>
          <mc:AlternateContent>
            <mc:Choice Requires="wpg">
              <w:drawing>
                <wp:anchor distT="0" distB="0" distL="114300" distR="114300" simplePos="0" relativeHeight="251659264" behindDoc="0" locked="0" layoutInCell="1" allowOverlap="1" wp14:anchorId="72CE43B2" wp14:editId="1137900D">
                  <wp:simplePos x="0" y="0"/>
                  <wp:positionH relativeFrom="page">
                    <wp:posOffset>457200</wp:posOffset>
                  </wp:positionH>
                  <wp:positionV relativeFrom="paragraph">
                    <wp:posOffset>38100</wp:posOffset>
                  </wp:positionV>
                  <wp:extent cx="1472565" cy="748665"/>
                  <wp:effectExtent l="0" t="0" r="0" b="0"/>
                  <wp:wrapNone/>
                  <wp:docPr id="1" name="Group 1" descr="MassHealth Logo"/>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72565" cy="748665"/>
                            <a:chOff x="720" y="60"/>
                            <a:chExt cx="2319" cy="1179"/>
                          </a:xfrm>
                        </wpg:grpSpPr>
                        <wps:wsp>
                          <wps:cNvPr id="2" name="docshape2"/>
                          <wps:cNvSpPr>
                            <a:spLocks/>
                          </wps:cNvSpPr>
                          <wps:spPr bwMode="auto">
                            <a:xfrm>
                              <a:off x="924" y="59"/>
                              <a:ext cx="2114" cy="1179"/>
                            </a:xfrm>
                            <a:custGeom>
                              <a:avLst/>
                              <a:gdLst>
                                <a:gd name="T0" fmla="+- 0 2622 925"/>
                                <a:gd name="T1" fmla="*/ T0 w 2114"/>
                                <a:gd name="T2" fmla="+- 0 1031 60"/>
                                <a:gd name="T3" fmla="*/ 1031 h 1179"/>
                                <a:gd name="T4" fmla="+- 0 2542 925"/>
                                <a:gd name="T5" fmla="*/ T4 w 2114"/>
                                <a:gd name="T6" fmla="+- 0 1172 60"/>
                                <a:gd name="T7" fmla="*/ 1172 h 1179"/>
                                <a:gd name="T8" fmla="+- 0 2434 925"/>
                                <a:gd name="T9" fmla="*/ T8 w 2114"/>
                                <a:gd name="T10" fmla="+- 0 1221 60"/>
                                <a:gd name="T11" fmla="*/ 1221 h 1179"/>
                                <a:gd name="T12" fmla="+- 0 2515 925"/>
                                <a:gd name="T13" fmla="*/ T12 w 2114"/>
                                <a:gd name="T14" fmla="+- 0 1210 60"/>
                                <a:gd name="T15" fmla="*/ 1210 h 1179"/>
                                <a:gd name="T16" fmla="+- 0 2682 925"/>
                                <a:gd name="T17" fmla="*/ T16 w 2114"/>
                                <a:gd name="T18" fmla="+- 0 1123 60"/>
                                <a:gd name="T19" fmla="*/ 1123 h 1179"/>
                                <a:gd name="T20" fmla="+- 0 2786 925"/>
                                <a:gd name="T21" fmla="*/ T20 w 2114"/>
                                <a:gd name="T22" fmla="+- 0 1061 60"/>
                                <a:gd name="T23" fmla="*/ 1061 h 1179"/>
                                <a:gd name="T24" fmla="+- 0 3028 925"/>
                                <a:gd name="T25" fmla="*/ T24 w 2114"/>
                                <a:gd name="T26" fmla="+- 0 1023 60"/>
                                <a:gd name="T27" fmla="*/ 1023 h 1179"/>
                                <a:gd name="T28" fmla="+- 0 2687 925"/>
                                <a:gd name="T29" fmla="*/ T28 w 2114"/>
                                <a:gd name="T30" fmla="+- 0 850 60"/>
                                <a:gd name="T31" fmla="*/ 850 h 1179"/>
                                <a:gd name="T32" fmla="+- 0 2207 925"/>
                                <a:gd name="T33" fmla="*/ T32 w 2114"/>
                                <a:gd name="T34" fmla="+- 0 894 60"/>
                                <a:gd name="T35" fmla="*/ 894 h 1179"/>
                                <a:gd name="T36" fmla="+- 0 2276 925"/>
                                <a:gd name="T37" fmla="*/ T36 w 2114"/>
                                <a:gd name="T38" fmla="+- 0 1004 60"/>
                                <a:gd name="T39" fmla="*/ 1004 h 1179"/>
                                <a:gd name="T40" fmla="+- 0 2305 925"/>
                                <a:gd name="T41" fmla="*/ T40 w 2114"/>
                                <a:gd name="T42" fmla="+- 0 1034 60"/>
                                <a:gd name="T43" fmla="*/ 1034 h 1179"/>
                                <a:gd name="T44" fmla="+- 0 2324 925"/>
                                <a:gd name="T45" fmla="*/ T44 w 2114"/>
                                <a:gd name="T46" fmla="+- 0 1112 60"/>
                                <a:gd name="T47" fmla="*/ 1112 h 1179"/>
                                <a:gd name="T48" fmla="+- 0 2414 925"/>
                                <a:gd name="T49" fmla="*/ T48 w 2114"/>
                                <a:gd name="T50" fmla="+- 0 1154 60"/>
                                <a:gd name="T51" fmla="*/ 1154 h 1179"/>
                                <a:gd name="T52" fmla="+- 0 2442 925"/>
                                <a:gd name="T53" fmla="*/ T52 w 2114"/>
                                <a:gd name="T54" fmla="+- 0 1101 60"/>
                                <a:gd name="T55" fmla="*/ 1101 h 1179"/>
                                <a:gd name="T56" fmla="+- 0 2552 925"/>
                                <a:gd name="T57" fmla="*/ T56 w 2114"/>
                                <a:gd name="T58" fmla="+- 0 1024 60"/>
                                <a:gd name="T59" fmla="*/ 1024 h 1179"/>
                                <a:gd name="T60" fmla="+- 0 3036 925"/>
                                <a:gd name="T61" fmla="*/ T60 w 2114"/>
                                <a:gd name="T62" fmla="+- 0 977 60"/>
                                <a:gd name="T63" fmla="*/ 977 h 1179"/>
                                <a:gd name="T64" fmla="+- 0 2676 925"/>
                                <a:gd name="T65" fmla="*/ T64 w 2114"/>
                                <a:gd name="T66" fmla="+- 0 900 60"/>
                                <a:gd name="T67" fmla="*/ 900 h 1179"/>
                                <a:gd name="T68" fmla="+- 0 2440 925"/>
                                <a:gd name="T69" fmla="*/ T68 w 2114"/>
                                <a:gd name="T70" fmla="+- 0 1101 60"/>
                                <a:gd name="T71" fmla="*/ 1101 h 1179"/>
                                <a:gd name="T72" fmla="+- 0 2970 925"/>
                                <a:gd name="T73" fmla="*/ T72 w 2114"/>
                                <a:gd name="T74" fmla="+- 0 1023 60"/>
                                <a:gd name="T75" fmla="*/ 1023 h 1179"/>
                                <a:gd name="T76" fmla="+- 0 3009 925"/>
                                <a:gd name="T77" fmla="*/ T76 w 2114"/>
                                <a:gd name="T78" fmla="+- 0 823 60"/>
                                <a:gd name="T79" fmla="*/ 823 h 1179"/>
                                <a:gd name="T80" fmla="+- 0 2993 925"/>
                                <a:gd name="T81" fmla="*/ T80 w 2114"/>
                                <a:gd name="T82" fmla="+- 0 920 60"/>
                                <a:gd name="T83" fmla="*/ 920 h 1179"/>
                                <a:gd name="T84" fmla="+- 0 2821 925"/>
                                <a:gd name="T85" fmla="*/ T84 w 2114"/>
                                <a:gd name="T86" fmla="+- 0 977 60"/>
                                <a:gd name="T87" fmla="*/ 977 h 1179"/>
                                <a:gd name="T88" fmla="+- 0 3029 925"/>
                                <a:gd name="T89" fmla="*/ T88 w 2114"/>
                                <a:gd name="T90" fmla="+- 0 875 60"/>
                                <a:gd name="T91" fmla="*/ 875 h 1179"/>
                                <a:gd name="T92" fmla="+- 0 2180 925"/>
                                <a:gd name="T93" fmla="*/ T92 w 2114"/>
                                <a:gd name="T94" fmla="+- 0 853 60"/>
                                <a:gd name="T95" fmla="*/ 853 h 1179"/>
                                <a:gd name="T96" fmla="+- 0 2676 925"/>
                                <a:gd name="T97" fmla="*/ T96 w 2114"/>
                                <a:gd name="T98" fmla="+- 0 812 60"/>
                                <a:gd name="T99" fmla="*/ 812 h 1179"/>
                                <a:gd name="T100" fmla="+- 0 2582 925"/>
                                <a:gd name="T101" fmla="*/ T100 w 2114"/>
                                <a:gd name="T102" fmla="+- 0 768 60"/>
                                <a:gd name="T103" fmla="*/ 768 h 1179"/>
                                <a:gd name="T104" fmla="+- 0 2943 925"/>
                                <a:gd name="T105" fmla="*/ T104 w 2114"/>
                                <a:gd name="T106" fmla="+- 0 734 60"/>
                                <a:gd name="T107" fmla="*/ 734 h 1179"/>
                                <a:gd name="T108" fmla="+- 0 2994 925"/>
                                <a:gd name="T109" fmla="*/ T108 w 2114"/>
                                <a:gd name="T110" fmla="+- 0 786 60"/>
                                <a:gd name="T111" fmla="*/ 786 h 1179"/>
                                <a:gd name="T112" fmla="+- 0 2626 925"/>
                                <a:gd name="T113" fmla="*/ T112 w 2114"/>
                                <a:gd name="T114" fmla="+- 0 812 60"/>
                                <a:gd name="T115" fmla="*/ 812 h 1179"/>
                                <a:gd name="T116" fmla="+- 0 1068 925"/>
                                <a:gd name="T117" fmla="*/ T116 w 2114"/>
                                <a:gd name="T118" fmla="+- 0 172 60"/>
                                <a:gd name="T119" fmla="*/ 172 h 1179"/>
                                <a:gd name="T120" fmla="+- 0 1333 925"/>
                                <a:gd name="T121" fmla="*/ T120 w 2114"/>
                                <a:gd name="T122" fmla="+- 0 770 60"/>
                                <a:gd name="T123" fmla="*/ 770 h 1179"/>
                                <a:gd name="T124" fmla="+- 0 2612 925"/>
                                <a:gd name="T125" fmla="*/ T124 w 2114"/>
                                <a:gd name="T126" fmla="+- 0 723 60"/>
                                <a:gd name="T127" fmla="*/ 723 h 1179"/>
                                <a:gd name="T128" fmla="+- 0 2571 925"/>
                                <a:gd name="T129" fmla="*/ T128 w 2114"/>
                                <a:gd name="T130" fmla="+- 0 624 60"/>
                                <a:gd name="T131" fmla="*/ 624 h 1179"/>
                                <a:gd name="T132" fmla="+- 0 2542 925"/>
                                <a:gd name="T133" fmla="*/ T132 w 2114"/>
                                <a:gd name="T134" fmla="+- 0 576 60"/>
                                <a:gd name="T135" fmla="*/ 576 h 1179"/>
                                <a:gd name="T136" fmla="+- 0 2491 925"/>
                                <a:gd name="T137" fmla="*/ T136 w 2114"/>
                                <a:gd name="T138" fmla="+- 0 556 60"/>
                                <a:gd name="T139" fmla="*/ 556 h 1179"/>
                                <a:gd name="T140" fmla="+- 0 2398 925"/>
                                <a:gd name="T141" fmla="*/ T140 w 2114"/>
                                <a:gd name="T142" fmla="+- 0 523 60"/>
                                <a:gd name="T143" fmla="*/ 523 h 1179"/>
                                <a:gd name="T144" fmla="+- 0 2425 925"/>
                                <a:gd name="T145" fmla="*/ T144 w 2114"/>
                                <a:gd name="T146" fmla="+- 0 445 60"/>
                                <a:gd name="T147" fmla="*/ 445 h 1179"/>
                                <a:gd name="T148" fmla="+- 0 2481 925"/>
                                <a:gd name="T149" fmla="*/ T148 w 2114"/>
                                <a:gd name="T150" fmla="+- 0 381 60"/>
                                <a:gd name="T151" fmla="*/ 381 h 1179"/>
                                <a:gd name="T152" fmla="+- 0 2480 925"/>
                                <a:gd name="T153" fmla="*/ T152 w 2114"/>
                                <a:gd name="T154" fmla="+- 0 340 60"/>
                                <a:gd name="T155" fmla="*/ 340 h 1179"/>
                                <a:gd name="T156" fmla="+- 0 2609 925"/>
                                <a:gd name="T157" fmla="*/ T156 w 2114"/>
                                <a:gd name="T158" fmla="+- 0 304 60"/>
                                <a:gd name="T159" fmla="*/ 304 h 1179"/>
                                <a:gd name="T160" fmla="+- 0 2646 925"/>
                                <a:gd name="T161" fmla="*/ T160 w 2114"/>
                                <a:gd name="T162" fmla="+- 0 261 60"/>
                                <a:gd name="T163" fmla="*/ 261 h 1179"/>
                                <a:gd name="T164" fmla="+- 0 2561 925"/>
                                <a:gd name="T165" fmla="*/ T164 w 2114"/>
                                <a:gd name="T166" fmla="+- 0 227 60"/>
                                <a:gd name="T167" fmla="*/ 227 h 1179"/>
                                <a:gd name="T168" fmla="+- 0 2532 925"/>
                                <a:gd name="T169" fmla="*/ T168 w 2114"/>
                                <a:gd name="T170" fmla="+- 0 213 60"/>
                                <a:gd name="T171" fmla="*/ 213 h 1179"/>
                                <a:gd name="T172" fmla="+- 0 2607 925"/>
                                <a:gd name="T173" fmla="*/ T172 w 2114"/>
                                <a:gd name="T174" fmla="+- 0 739 60"/>
                                <a:gd name="T175" fmla="*/ 739 h 1179"/>
                                <a:gd name="T176" fmla="+- 0 2180 925"/>
                                <a:gd name="T177" fmla="*/ T176 w 2114"/>
                                <a:gd name="T178" fmla="+- 0 754 60"/>
                                <a:gd name="T179" fmla="*/ 754 h 1179"/>
                                <a:gd name="T180" fmla="+- 0 2607 925"/>
                                <a:gd name="T181" fmla="*/ T180 w 2114"/>
                                <a:gd name="T182" fmla="+- 0 739 60"/>
                                <a:gd name="T183" fmla="*/ 739 h 1179"/>
                                <a:gd name="T184" fmla="+- 0 2877 925"/>
                                <a:gd name="T185" fmla="*/ T184 w 2114"/>
                                <a:gd name="T186" fmla="+- 0 744 60"/>
                                <a:gd name="T187" fmla="*/ 744 h 1179"/>
                                <a:gd name="T188" fmla="+- 0 2926 925"/>
                                <a:gd name="T189" fmla="*/ T188 w 2114"/>
                                <a:gd name="T190" fmla="+- 0 679 60"/>
                                <a:gd name="T191" fmla="*/ 679 h 1179"/>
                                <a:gd name="T192" fmla="+- 0 2429 925"/>
                                <a:gd name="T193" fmla="*/ T192 w 2114"/>
                                <a:gd name="T194" fmla="+- 0 536 60"/>
                                <a:gd name="T195" fmla="*/ 536 h 1179"/>
                                <a:gd name="T196" fmla="+- 0 2469 925"/>
                                <a:gd name="T197" fmla="*/ T196 w 2114"/>
                                <a:gd name="T198" fmla="+- 0 520 60"/>
                                <a:gd name="T199" fmla="*/ 520 h 1179"/>
                                <a:gd name="T200" fmla="+- 0 2429 925"/>
                                <a:gd name="T201" fmla="*/ T200 w 2114"/>
                                <a:gd name="T202" fmla="+- 0 491 60"/>
                                <a:gd name="T203" fmla="*/ 491 h 1179"/>
                                <a:gd name="T204" fmla="+- 0 2596 925"/>
                                <a:gd name="T205" fmla="*/ T204 w 2114"/>
                                <a:gd name="T206" fmla="+- 0 232 60"/>
                                <a:gd name="T207" fmla="*/ 232 h 1179"/>
                                <a:gd name="T208" fmla="+- 0 2632 925"/>
                                <a:gd name="T209" fmla="*/ T208 w 2114"/>
                                <a:gd name="T210" fmla="+- 0 231 60"/>
                                <a:gd name="T211" fmla="*/ 231 h 1179"/>
                                <a:gd name="T212" fmla="+- 0 2429 925"/>
                                <a:gd name="T213" fmla="*/ T212 w 2114"/>
                                <a:gd name="T214" fmla="+- 0 75 60"/>
                                <a:gd name="T215" fmla="*/ 75 h 1179"/>
                                <a:gd name="T216" fmla="+- 0 2317 925"/>
                                <a:gd name="T217" fmla="*/ T216 w 2114"/>
                                <a:gd name="T218" fmla="+- 0 121 60"/>
                                <a:gd name="T219" fmla="*/ 121 h 1179"/>
                                <a:gd name="T220" fmla="+- 0 2541 925"/>
                                <a:gd name="T221" fmla="*/ T220 w 2114"/>
                                <a:gd name="T222" fmla="+- 0 204 60"/>
                                <a:gd name="T223" fmla="*/ 204 h 1179"/>
                                <a:gd name="T224" fmla="+- 0 2507 925"/>
                                <a:gd name="T225" fmla="*/ T224 w 2114"/>
                                <a:gd name="T226" fmla="+- 0 72 60"/>
                                <a:gd name="T227" fmla="*/ 72 h 1179"/>
                                <a:gd name="T228" fmla="+- 0 2455 925"/>
                                <a:gd name="T229" fmla="*/ T228 w 2114"/>
                                <a:gd name="T230" fmla="+- 0 60 60"/>
                                <a:gd name="T231" fmla="*/ 60 h 117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114" h="1179">
                                  <a:moveTo>
                                    <a:pt x="2111" y="920"/>
                                  </a:moveTo>
                                  <a:lnTo>
                                    <a:pt x="1696" y="920"/>
                                  </a:lnTo>
                                  <a:lnTo>
                                    <a:pt x="1697" y="960"/>
                                  </a:lnTo>
                                  <a:lnTo>
                                    <a:pt x="1697" y="971"/>
                                  </a:lnTo>
                                  <a:lnTo>
                                    <a:pt x="1695" y="1001"/>
                                  </a:lnTo>
                                  <a:lnTo>
                                    <a:pt x="1689" y="1028"/>
                                  </a:lnTo>
                                  <a:lnTo>
                                    <a:pt x="1676" y="1065"/>
                                  </a:lnTo>
                                  <a:lnTo>
                                    <a:pt x="1617" y="1112"/>
                                  </a:lnTo>
                                  <a:lnTo>
                                    <a:pt x="1572" y="1140"/>
                                  </a:lnTo>
                                  <a:lnTo>
                                    <a:pt x="1541" y="1154"/>
                                  </a:lnTo>
                                  <a:lnTo>
                                    <a:pt x="1524" y="1159"/>
                                  </a:lnTo>
                                  <a:lnTo>
                                    <a:pt x="1509" y="1161"/>
                                  </a:lnTo>
                                  <a:lnTo>
                                    <a:pt x="1509" y="1178"/>
                                  </a:lnTo>
                                  <a:lnTo>
                                    <a:pt x="1558" y="1168"/>
                                  </a:lnTo>
                                  <a:lnTo>
                                    <a:pt x="1572" y="1160"/>
                                  </a:lnTo>
                                  <a:lnTo>
                                    <a:pt x="1590" y="1150"/>
                                  </a:lnTo>
                                  <a:lnTo>
                                    <a:pt x="1683" y="1093"/>
                                  </a:lnTo>
                                  <a:lnTo>
                                    <a:pt x="1715" y="1075"/>
                                  </a:lnTo>
                                  <a:lnTo>
                                    <a:pt x="1736" y="1066"/>
                                  </a:lnTo>
                                  <a:lnTo>
                                    <a:pt x="1757" y="1063"/>
                                  </a:lnTo>
                                  <a:lnTo>
                                    <a:pt x="1787" y="1063"/>
                                  </a:lnTo>
                                  <a:lnTo>
                                    <a:pt x="1792" y="1031"/>
                                  </a:lnTo>
                                  <a:lnTo>
                                    <a:pt x="1811" y="1013"/>
                                  </a:lnTo>
                                  <a:lnTo>
                                    <a:pt x="1861" y="1001"/>
                                  </a:lnTo>
                                  <a:lnTo>
                                    <a:pt x="1955" y="988"/>
                                  </a:lnTo>
                                  <a:lnTo>
                                    <a:pt x="2011" y="970"/>
                                  </a:lnTo>
                                  <a:lnTo>
                                    <a:pt x="2045" y="963"/>
                                  </a:lnTo>
                                  <a:lnTo>
                                    <a:pt x="2103" y="963"/>
                                  </a:lnTo>
                                  <a:lnTo>
                                    <a:pt x="2109" y="945"/>
                                  </a:lnTo>
                                  <a:lnTo>
                                    <a:pt x="2109" y="944"/>
                                  </a:lnTo>
                                  <a:lnTo>
                                    <a:pt x="2111" y="920"/>
                                  </a:lnTo>
                                  <a:close/>
                                  <a:moveTo>
                                    <a:pt x="1762" y="790"/>
                                  </a:moveTo>
                                  <a:lnTo>
                                    <a:pt x="1279" y="790"/>
                                  </a:lnTo>
                                  <a:lnTo>
                                    <a:pt x="1282" y="801"/>
                                  </a:lnTo>
                                  <a:lnTo>
                                    <a:pt x="1283" y="813"/>
                                  </a:lnTo>
                                  <a:lnTo>
                                    <a:pt x="1282" y="834"/>
                                  </a:lnTo>
                                  <a:lnTo>
                                    <a:pt x="1281" y="870"/>
                                  </a:lnTo>
                                  <a:lnTo>
                                    <a:pt x="1313" y="890"/>
                                  </a:lnTo>
                                  <a:lnTo>
                                    <a:pt x="1336" y="918"/>
                                  </a:lnTo>
                                  <a:lnTo>
                                    <a:pt x="1351" y="944"/>
                                  </a:lnTo>
                                  <a:lnTo>
                                    <a:pt x="1359" y="960"/>
                                  </a:lnTo>
                                  <a:lnTo>
                                    <a:pt x="1362" y="967"/>
                                  </a:lnTo>
                                  <a:lnTo>
                                    <a:pt x="1368" y="971"/>
                                  </a:lnTo>
                                  <a:lnTo>
                                    <a:pt x="1380" y="974"/>
                                  </a:lnTo>
                                  <a:lnTo>
                                    <a:pt x="1401" y="979"/>
                                  </a:lnTo>
                                  <a:lnTo>
                                    <a:pt x="1399" y="1022"/>
                                  </a:lnTo>
                                  <a:lnTo>
                                    <a:pt x="1399" y="1039"/>
                                  </a:lnTo>
                                  <a:lnTo>
                                    <a:pt x="1399" y="1052"/>
                                  </a:lnTo>
                                  <a:lnTo>
                                    <a:pt x="1404" y="1075"/>
                                  </a:lnTo>
                                  <a:lnTo>
                                    <a:pt x="1414" y="1105"/>
                                  </a:lnTo>
                                  <a:lnTo>
                                    <a:pt x="1462" y="1100"/>
                                  </a:lnTo>
                                  <a:lnTo>
                                    <a:pt x="1489" y="1094"/>
                                  </a:lnTo>
                                  <a:lnTo>
                                    <a:pt x="1507" y="1086"/>
                                  </a:lnTo>
                                  <a:lnTo>
                                    <a:pt x="1524" y="1072"/>
                                  </a:lnTo>
                                  <a:lnTo>
                                    <a:pt x="1513" y="1041"/>
                                  </a:lnTo>
                                  <a:lnTo>
                                    <a:pt x="1517" y="1041"/>
                                  </a:lnTo>
                                  <a:lnTo>
                                    <a:pt x="1523" y="1039"/>
                                  </a:lnTo>
                                  <a:lnTo>
                                    <a:pt x="1569" y="1022"/>
                                  </a:lnTo>
                                  <a:lnTo>
                                    <a:pt x="1602" y="986"/>
                                  </a:lnTo>
                                  <a:lnTo>
                                    <a:pt x="1627" y="964"/>
                                  </a:lnTo>
                                  <a:lnTo>
                                    <a:pt x="1654" y="945"/>
                                  </a:lnTo>
                                  <a:lnTo>
                                    <a:pt x="1696" y="920"/>
                                  </a:lnTo>
                                  <a:lnTo>
                                    <a:pt x="2111" y="920"/>
                                  </a:lnTo>
                                  <a:lnTo>
                                    <a:pt x="2111" y="917"/>
                                  </a:lnTo>
                                  <a:lnTo>
                                    <a:pt x="1821" y="917"/>
                                  </a:lnTo>
                                  <a:lnTo>
                                    <a:pt x="1781" y="909"/>
                                  </a:lnTo>
                                  <a:lnTo>
                                    <a:pt x="1762" y="886"/>
                                  </a:lnTo>
                                  <a:lnTo>
                                    <a:pt x="1751" y="840"/>
                                  </a:lnTo>
                                  <a:lnTo>
                                    <a:pt x="1762" y="790"/>
                                  </a:lnTo>
                                  <a:close/>
                                  <a:moveTo>
                                    <a:pt x="1517" y="1041"/>
                                  </a:moveTo>
                                  <a:lnTo>
                                    <a:pt x="1513" y="1041"/>
                                  </a:lnTo>
                                  <a:lnTo>
                                    <a:pt x="1515" y="1041"/>
                                  </a:lnTo>
                                  <a:lnTo>
                                    <a:pt x="1517" y="1041"/>
                                  </a:lnTo>
                                  <a:close/>
                                  <a:moveTo>
                                    <a:pt x="2103" y="963"/>
                                  </a:moveTo>
                                  <a:lnTo>
                                    <a:pt x="2045" y="963"/>
                                  </a:lnTo>
                                  <a:lnTo>
                                    <a:pt x="2069" y="968"/>
                                  </a:lnTo>
                                  <a:lnTo>
                                    <a:pt x="2098" y="983"/>
                                  </a:lnTo>
                                  <a:lnTo>
                                    <a:pt x="2103" y="963"/>
                                  </a:lnTo>
                                  <a:close/>
                                  <a:moveTo>
                                    <a:pt x="2084" y="763"/>
                                  </a:moveTo>
                                  <a:lnTo>
                                    <a:pt x="2053" y="763"/>
                                  </a:lnTo>
                                  <a:lnTo>
                                    <a:pt x="2067" y="770"/>
                                  </a:lnTo>
                                  <a:lnTo>
                                    <a:pt x="2070" y="800"/>
                                  </a:lnTo>
                                  <a:lnTo>
                                    <a:pt x="2068" y="860"/>
                                  </a:lnTo>
                                  <a:lnTo>
                                    <a:pt x="2034" y="889"/>
                                  </a:lnTo>
                                  <a:lnTo>
                                    <a:pt x="2005" y="904"/>
                                  </a:lnTo>
                                  <a:lnTo>
                                    <a:pt x="1964" y="912"/>
                                  </a:lnTo>
                                  <a:lnTo>
                                    <a:pt x="1896" y="917"/>
                                  </a:lnTo>
                                  <a:lnTo>
                                    <a:pt x="1821" y="917"/>
                                  </a:lnTo>
                                  <a:lnTo>
                                    <a:pt x="2111" y="917"/>
                                  </a:lnTo>
                                  <a:lnTo>
                                    <a:pt x="2114" y="889"/>
                                  </a:lnTo>
                                  <a:lnTo>
                                    <a:pt x="2104" y="815"/>
                                  </a:lnTo>
                                  <a:lnTo>
                                    <a:pt x="2084" y="763"/>
                                  </a:lnTo>
                                  <a:close/>
                                  <a:moveTo>
                                    <a:pt x="1672" y="694"/>
                                  </a:moveTo>
                                  <a:lnTo>
                                    <a:pt x="1255" y="694"/>
                                  </a:lnTo>
                                  <a:lnTo>
                                    <a:pt x="1255" y="793"/>
                                  </a:lnTo>
                                  <a:lnTo>
                                    <a:pt x="1279" y="790"/>
                                  </a:lnTo>
                                  <a:lnTo>
                                    <a:pt x="1762" y="790"/>
                                  </a:lnTo>
                                  <a:lnTo>
                                    <a:pt x="1763" y="763"/>
                                  </a:lnTo>
                                  <a:lnTo>
                                    <a:pt x="1751" y="752"/>
                                  </a:lnTo>
                                  <a:lnTo>
                                    <a:pt x="1701" y="752"/>
                                  </a:lnTo>
                                  <a:lnTo>
                                    <a:pt x="1688" y="750"/>
                                  </a:lnTo>
                                  <a:lnTo>
                                    <a:pt x="1675" y="737"/>
                                  </a:lnTo>
                                  <a:lnTo>
                                    <a:pt x="1657" y="708"/>
                                  </a:lnTo>
                                  <a:lnTo>
                                    <a:pt x="1672" y="694"/>
                                  </a:lnTo>
                                  <a:close/>
                                  <a:moveTo>
                                    <a:pt x="2013" y="633"/>
                                  </a:moveTo>
                                  <a:lnTo>
                                    <a:pt x="2008" y="633"/>
                                  </a:lnTo>
                                  <a:lnTo>
                                    <a:pt x="2018" y="674"/>
                                  </a:lnTo>
                                  <a:lnTo>
                                    <a:pt x="2026" y="771"/>
                                  </a:lnTo>
                                  <a:lnTo>
                                    <a:pt x="2053" y="763"/>
                                  </a:lnTo>
                                  <a:lnTo>
                                    <a:pt x="2084" y="763"/>
                                  </a:lnTo>
                                  <a:lnTo>
                                    <a:pt x="2069" y="726"/>
                                  </a:lnTo>
                                  <a:lnTo>
                                    <a:pt x="2029" y="651"/>
                                  </a:lnTo>
                                  <a:lnTo>
                                    <a:pt x="2013" y="633"/>
                                  </a:lnTo>
                                  <a:close/>
                                  <a:moveTo>
                                    <a:pt x="1722" y="745"/>
                                  </a:moveTo>
                                  <a:lnTo>
                                    <a:pt x="1701" y="752"/>
                                  </a:lnTo>
                                  <a:lnTo>
                                    <a:pt x="1751" y="752"/>
                                  </a:lnTo>
                                  <a:lnTo>
                                    <a:pt x="1751" y="751"/>
                                  </a:lnTo>
                                  <a:lnTo>
                                    <a:pt x="1722" y="745"/>
                                  </a:lnTo>
                                  <a:close/>
                                  <a:moveTo>
                                    <a:pt x="143" y="112"/>
                                  </a:moveTo>
                                  <a:lnTo>
                                    <a:pt x="0" y="639"/>
                                  </a:lnTo>
                                  <a:lnTo>
                                    <a:pt x="8" y="668"/>
                                  </a:lnTo>
                                  <a:lnTo>
                                    <a:pt x="410" y="679"/>
                                  </a:lnTo>
                                  <a:lnTo>
                                    <a:pt x="408" y="710"/>
                                  </a:lnTo>
                                  <a:lnTo>
                                    <a:pt x="440" y="701"/>
                                  </a:lnTo>
                                  <a:lnTo>
                                    <a:pt x="446" y="679"/>
                                  </a:lnTo>
                                  <a:lnTo>
                                    <a:pt x="1682" y="679"/>
                                  </a:lnTo>
                                  <a:lnTo>
                                    <a:pt x="1687" y="663"/>
                                  </a:lnTo>
                                  <a:lnTo>
                                    <a:pt x="1693" y="635"/>
                                  </a:lnTo>
                                  <a:lnTo>
                                    <a:pt x="1665" y="603"/>
                                  </a:lnTo>
                                  <a:lnTo>
                                    <a:pt x="1651" y="582"/>
                                  </a:lnTo>
                                  <a:lnTo>
                                    <a:pt x="1646" y="564"/>
                                  </a:lnTo>
                                  <a:lnTo>
                                    <a:pt x="1647" y="539"/>
                                  </a:lnTo>
                                  <a:lnTo>
                                    <a:pt x="1635" y="531"/>
                                  </a:lnTo>
                                  <a:lnTo>
                                    <a:pt x="1627" y="524"/>
                                  </a:lnTo>
                                  <a:lnTo>
                                    <a:pt x="1617" y="516"/>
                                  </a:lnTo>
                                  <a:lnTo>
                                    <a:pt x="1602" y="502"/>
                                  </a:lnTo>
                                  <a:lnTo>
                                    <a:pt x="1580" y="502"/>
                                  </a:lnTo>
                                  <a:lnTo>
                                    <a:pt x="1567" y="497"/>
                                  </a:lnTo>
                                  <a:lnTo>
                                    <a:pt x="1566" y="496"/>
                                  </a:lnTo>
                                  <a:lnTo>
                                    <a:pt x="1494" y="496"/>
                                  </a:lnTo>
                                  <a:lnTo>
                                    <a:pt x="1480" y="489"/>
                                  </a:lnTo>
                                  <a:lnTo>
                                    <a:pt x="1473" y="480"/>
                                  </a:lnTo>
                                  <a:lnTo>
                                    <a:pt x="1473" y="463"/>
                                  </a:lnTo>
                                  <a:lnTo>
                                    <a:pt x="1477" y="431"/>
                                  </a:lnTo>
                                  <a:lnTo>
                                    <a:pt x="1504" y="431"/>
                                  </a:lnTo>
                                  <a:lnTo>
                                    <a:pt x="1509" y="426"/>
                                  </a:lnTo>
                                  <a:lnTo>
                                    <a:pt x="1500" y="385"/>
                                  </a:lnTo>
                                  <a:lnTo>
                                    <a:pt x="1508" y="362"/>
                                  </a:lnTo>
                                  <a:lnTo>
                                    <a:pt x="1539" y="339"/>
                                  </a:lnTo>
                                  <a:lnTo>
                                    <a:pt x="1548" y="328"/>
                                  </a:lnTo>
                                  <a:lnTo>
                                    <a:pt x="1556" y="321"/>
                                  </a:lnTo>
                                  <a:lnTo>
                                    <a:pt x="1565" y="315"/>
                                  </a:lnTo>
                                  <a:lnTo>
                                    <a:pt x="1580" y="306"/>
                                  </a:lnTo>
                                  <a:lnTo>
                                    <a:pt x="1582" y="295"/>
                                  </a:lnTo>
                                  <a:lnTo>
                                    <a:pt x="1555" y="280"/>
                                  </a:lnTo>
                                  <a:lnTo>
                                    <a:pt x="1595" y="263"/>
                                  </a:lnTo>
                                  <a:lnTo>
                                    <a:pt x="1622" y="254"/>
                                  </a:lnTo>
                                  <a:lnTo>
                                    <a:pt x="1648" y="248"/>
                                  </a:lnTo>
                                  <a:lnTo>
                                    <a:pt x="1684" y="244"/>
                                  </a:lnTo>
                                  <a:lnTo>
                                    <a:pt x="1692" y="227"/>
                                  </a:lnTo>
                                  <a:lnTo>
                                    <a:pt x="1698" y="217"/>
                                  </a:lnTo>
                                  <a:lnTo>
                                    <a:pt x="1707" y="210"/>
                                  </a:lnTo>
                                  <a:lnTo>
                                    <a:pt x="1721" y="201"/>
                                  </a:lnTo>
                                  <a:lnTo>
                                    <a:pt x="1717" y="190"/>
                                  </a:lnTo>
                                  <a:lnTo>
                                    <a:pt x="1714" y="184"/>
                                  </a:lnTo>
                                  <a:lnTo>
                                    <a:pt x="1660" y="184"/>
                                  </a:lnTo>
                                  <a:lnTo>
                                    <a:pt x="1636" y="167"/>
                                  </a:lnTo>
                                  <a:lnTo>
                                    <a:pt x="1618" y="159"/>
                                  </a:lnTo>
                                  <a:lnTo>
                                    <a:pt x="1609" y="156"/>
                                  </a:lnTo>
                                  <a:lnTo>
                                    <a:pt x="1606" y="155"/>
                                  </a:lnTo>
                                  <a:lnTo>
                                    <a:pt x="1607" y="153"/>
                                  </a:lnTo>
                                  <a:lnTo>
                                    <a:pt x="1609" y="151"/>
                                  </a:lnTo>
                                  <a:lnTo>
                                    <a:pt x="1306" y="151"/>
                                  </a:lnTo>
                                  <a:lnTo>
                                    <a:pt x="143" y="112"/>
                                  </a:lnTo>
                                  <a:close/>
                                  <a:moveTo>
                                    <a:pt x="1682" y="679"/>
                                  </a:moveTo>
                                  <a:lnTo>
                                    <a:pt x="446" y="679"/>
                                  </a:lnTo>
                                  <a:lnTo>
                                    <a:pt x="1007" y="689"/>
                                  </a:lnTo>
                                  <a:lnTo>
                                    <a:pt x="1009" y="702"/>
                                  </a:lnTo>
                                  <a:lnTo>
                                    <a:pt x="1255" y="694"/>
                                  </a:lnTo>
                                  <a:lnTo>
                                    <a:pt x="1672" y="694"/>
                                  </a:lnTo>
                                  <a:lnTo>
                                    <a:pt x="1673" y="693"/>
                                  </a:lnTo>
                                  <a:lnTo>
                                    <a:pt x="1682" y="680"/>
                                  </a:lnTo>
                                  <a:lnTo>
                                    <a:pt x="1682" y="679"/>
                                  </a:lnTo>
                                  <a:close/>
                                  <a:moveTo>
                                    <a:pt x="2001" y="619"/>
                                  </a:moveTo>
                                  <a:lnTo>
                                    <a:pt x="1971" y="622"/>
                                  </a:lnTo>
                                  <a:lnTo>
                                    <a:pt x="1925" y="653"/>
                                  </a:lnTo>
                                  <a:lnTo>
                                    <a:pt x="1952" y="684"/>
                                  </a:lnTo>
                                  <a:lnTo>
                                    <a:pt x="1988" y="639"/>
                                  </a:lnTo>
                                  <a:lnTo>
                                    <a:pt x="2008" y="633"/>
                                  </a:lnTo>
                                  <a:lnTo>
                                    <a:pt x="2013" y="633"/>
                                  </a:lnTo>
                                  <a:lnTo>
                                    <a:pt x="2001" y="619"/>
                                  </a:lnTo>
                                  <a:close/>
                                  <a:moveTo>
                                    <a:pt x="1544" y="460"/>
                                  </a:moveTo>
                                  <a:lnTo>
                                    <a:pt x="1525" y="461"/>
                                  </a:lnTo>
                                  <a:lnTo>
                                    <a:pt x="1513" y="465"/>
                                  </a:lnTo>
                                  <a:lnTo>
                                    <a:pt x="1504" y="476"/>
                                  </a:lnTo>
                                  <a:lnTo>
                                    <a:pt x="1494" y="496"/>
                                  </a:lnTo>
                                  <a:lnTo>
                                    <a:pt x="1566" y="496"/>
                                  </a:lnTo>
                                  <a:lnTo>
                                    <a:pt x="1557" y="485"/>
                                  </a:lnTo>
                                  <a:lnTo>
                                    <a:pt x="1544" y="460"/>
                                  </a:lnTo>
                                  <a:close/>
                                  <a:moveTo>
                                    <a:pt x="1504" y="431"/>
                                  </a:moveTo>
                                  <a:lnTo>
                                    <a:pt x="1477" y="431"/>
                                  </a:lnTo>
                                  <a:lnTo>
                                    <a:pt x="1499" y="437"/>
                                  </a:lnTo>
                                  <a:lnTo>
                                    <a:pt x="1504" y="431"/>
                                  </a:lnTo>
                                  <a:close/>
                                  <a:moveTo>
                                    <a:pt x="1697" y="155"/>
                                  </a:moveTo>
                                  <a:lnTo>
                                    <a:pt x="1686" y="160"/>
                                  </a:lnTo>
                                  <a:lnTo>
                                    <a:pt x="1678" y="165"/>
                                  </a:lnTo>
                                  <a:lnTo>
                                    <a:pt x="1671" y="172"/>
                                  </a:lnTo>
                                  <a:lnTo>
                                    <a:pt x="1660" y="184"/>
                                  </a:lnTo>
                                  <a:lnTo>
                                    <a:pt x="1714" y="184"/>
                                  </a:lnTo>
                                  <a:lnTo>
                                    <a:pt x="1713" y="181"/>
                                  </a:lnTo>
                                  <a:lnTo>
                                    <a:pt x="1707" y="171"/>
                                  </a:lnTo>
                                  <a:lnTo>
                                    <a:pt x="1697" y="155"/>
                                  </a:lnTo>
                                  <a:close/>
                                  <a:moveTo>
                                    <a:pt x="1530" y="0"/>
                                  </a:moveTo>
                                  <a:lnTo>
                                    <a:pt x="1517" y="9"/>
                                  </a:lnTo>
                                  <a:lnTo>
                                    <a:pt x="1504" y="15"/>
                                  </a:lnTo>
                                  <a:lnTo>
                                    <a:pt x="1487" y="20"/>
                                  </a:lnTo>
                                  <a:lnTo>
                                    <a:pt x="1458" y="27"/>
                                  </a:lnTo>
                                  <a:lnTo>
                                    <a:pt x="1421" y="43"/>
                                  </a:lnTo>
                                  <a:lnTo>
                                    <a:pt x="1392" y="61"/>
                                  </a:lnTo>
                                  <a:lnTo>
                                    <a:pt x="1359" y="93"/>
                                  </a:lnTo>
                                  <a:lnTo>
                                    <a:pt x="1306" y="151"/>
                                  </a:lnTo>
                                  <a:lnTo>
                                    <a:pt x="1609" y="151"/>
                                  </a:lnTo>
                                  <a:lnTo>
                                    <a:pt x="1616" y="144"/>
                                  </a:lnTo>
                                  <a:lnTo>
                                    <a:pt x="1605" y="138"/>
                                  </a:lnTo>
                                  <a:lnTo>
                                    <a:pt x="1598" y="122"/>
                                  </a:lnTo>
                                  <a:lnTo>
                                    <a:pt x="1592" y="85"/>
                                  </a:lnTo>
                                  <a:lnTo>
                                    <a:pt x="1582" y="12"/>
                                  </a:lnTo>
                                  <a:lnTo>
                                    <a:pt x="1565" y="12"/>
                                  </a:lnTo>
                                  <a:lnTo>
                                    <a:pt x="1554" y="10"/>
                                  </a:lnTo>
                                  <a:lnTo>
                                    <a:pt x="1544" y="7"/>
                                  </a:lnTo>
                                  <a:lnTo>
                                    <a:pt x="1530" y="0"/>
                                  </a:lnTo>
                                  <a:close/>
                                </a:path>
                              </a:pathLst>
                            </a:custGeom>
                            <a:solidFill>
                              <a:srgbClr val="BCBE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docshape3"/>
                          <wps:cNvSpPr>
                            <a:spLocks/>
                          </wps:cNvSpPr>
                          <wps:spPr bwMode="auto">
                            <a:xfrm>
                              <a:off x="720" y="352"/>
                              <a:ext cx="2141" cy="268"/>
                            </a:xfrm>
                            <a:custGeom>
                              <a:avLst/>
                              <a:gdLst>
                                <a:gd name="T0" fmla="+- 0 886 720"/>
                                <a:gd name="T1" fmla="*/ T0 w 2141"/>
                                <a:gd name="T2" fmla="+- 0 515 352"/>
                                <a:gd name="T3" fmla="*/ 515 h 268"/>
                                <a:gd name="T4" fmla="+- 0 739 720"/>
                                <a:gd name="T5" fmla="*/ T4 w 2141"/>
                                <a:gd name="T6" fmla="+- 0 411 352"/>
                                <a:gd name="T7" fmla="*/ 411 h 268"/>
                                <a:gd name="T8" fmla="+- 0 792 720"/>
                                <a:gd name="T9" fmla="*/ T8 w 2141"/>
                                <a:gd name="T10" fmla="+- 0 530 352"/>
                                <a:gd name="T11" fmla="*/ 530 h 268"/>
                                <a:gd name="T12" fmla="+- 0 843 720"/>
                                <a:gd name="T13" fmla="*/ T12 w 2141"/>
                                <a:gd name="T14" fmla="+- 0 615 352"/>
                                <a:gd name="T15" fmla="*/ 615 h 268"/>
                                <a:gd name="T16" fmla="+- 0 973 720"/>
                                <a:gd name="T17" fmla="*/ T16 w 2141"/>
                                <a:gd name="T18" fmla="+- 0 550 352"/>
                                <a:gd name="T19" fmla="*/ 550 h 268"/>
                                <a:gd name="T20" fmla="+- 0 1046 720"/>
                                <a:gd name="T21" fmla="*/ T20 w 2141"/>
                                <a:gd name="T22" fmla="+- 0 394 352"/>
                                <a:gd name="T23" fmla="*/ 394 h 268"/>
                                <a:gd name="T24" fmla="+- 0 1188 720"/>
                                <a:gd name="T25" fmla="*/ T24 w 2141"/>
                                <a:gd name="T26" fmla="+- 0 414 352"/>
                                <a:gd name="T27" fmla="*/ 414 h 268"/>
                                <a:gd name="T28" fmla="+- 0 1106 720"/>
                                <a:gd name="T29" fmla="*/ T28 w 2141"/>
                                <a:gd name="T30" fmla="+- 0 467 352"/>
                                <a:gd name="T31" fmla="*/ 467 h 268"/>
                                <a:gd name="T32" fmla="+- 0 1194 720"/>
                                <a:gd name="T33" fmla="*/ T32 w 2141"/>
                                <a:gd name="T34" fmla="+- 0 471 352"/>
                                <a:gd name="T35" fmla="*/ 471 h 268"/>
                                <a:gd name="T36" fmla="+- 0 1068 720"/>
                                <a:gd name="T37" fmla="*/ T36 w 2141"/>
                                <a:gd name="T38" fmla="+- 0 593 352"/>
                                <a:gd name="T39" fmla="*/ 593 h 268"/>
                                <a:gd name="T40" fmla="+- 0 1177 720"/>
                                <a:gd name="T41" fmla="*/ T40 w 2141"/>
                                <a:gd name="T42" fmla="+- 0 575 352"/>
                                <a:gd name="T43" fmla="*/ 575 h 268"/>
                                <a:gd name="T44" fmla="+- 0 1141 720"/>
                                <a:gd name="T45" fmla="*/ T44 w 2141"/>
                                <a:gd name="T46" fmla="+- 0 549 352"/>
                                <a:gd name="T47" fmla="*/ 549 h 268"/>
                                <a:gd name="T48" fmla="+- 0 1264 720"/>
                                <a:gd name="T49" fmla="*/ T48 w 2141"/>
                                <a:gd name="T50" fmla="+- 0 615 352"/>
                                <a:gd name="T51" fmla="*/ 615 h 268"/>
                                <a:gd name="T52" fmla="+- 0 1411 720"/>
                                <a:gd name="T53" fmla="*/ T52 w 2141"/>
                                <a:gd name="T54" fmla="+- 0 416 352"/>
                                <a:gd name="T55" fmla="*/ 416 h 268"/>
                                <a:gd name="T56" fmla="+- 0 1298 720"/>
                                <a:gd name="T57" fmla="*/ T56 w 2141"/>
                                <a:gd name="T58" fmla="+- 0 470 352"/>
                                <a:gd name="T59" fmla="*/ 470 h 268"/>
                                <a:gd name="T60" fmla="+- 0 1341 720"/>
                                <a:gd name="T61" fmla="*/ T60 w 2141"/>
                                <a:gd name="T62" fmla="+- 0 568 352"/>
                                <a:gd name="T63" fmla="*/ 568 h 268"/>
                                <a:gd name="T64" fmla="+- 0 1307 720"/>
                                <a:gd name="T65" fmla="*/ T64 w 2141"/>
                                <a:gd name="T66" fmla="+- 0 615 352"/>
                                <a:gd name="T67" fmla="*/ 615 h 268"/>
                                <a:gd name="T68" fmla="+- 0 1435 720"/>
                                <a:gd name="T69" fmla="*/ T68 w 2141"/>
                                <a:gd name="T70" fmla="+- 0 590 352"/>
                                <a:gd name="T71" fmla="*/ 590 h 268"/>
                                <a:gd name="T72" fmla="+- 0 1375 720"/>
                                <a:gd name="T73" fmla="*/ T72 w 2141"/>
                                <a:gd name="T74" fmla="+- 0 465 352"/>
                                <a:gd name="T75" fmla="*/ 465 h 268"/>
                                <a:gd name="T76" fmla="+- 0 1625 720"/>
                                <a:gd name="T77" fmla="*/ T76 w 2141"/>
                                <a:gd name="T78" fmla="+- 0 474 352"/>
                                <a:gd name="T79" fmla="*/ 474 h 268"/>
                                <a:gd name="T80" fmla="+- 0 1518 720"/>
                                <a:gd name="T81" fmla="*/ T80 w 2141"/>
                                <a:gd name="T82" fmla="+- 0 418 352"/>
                                <a:gd name="T83" fmla="*/ 418 h 268"/>
                                <a:gd name="T84" fmla="+- 0 1532 720"/>
                                <a:gd name="T85" fmla="*/ T84 w 2141"/>
                                <a:gd name="T86" fmla="+- 0 542 352"/>
                                <a:gd name="T87" fmla="*/ 542 h 268"/>
                                <a:gd name="T88" fmla="+- 0 1474 720"/>
                                <a:gd name="T89" fmla="*/ T88 w 2141"/>
                                <a:gd name="T90" fmla="+- 0 559 352"/>
                                <a:gd name="T91" fmla="*/ 559 h 268"/>
                                <a:gd name="T92" fmla="+- 0 1536 720"/>
                                <a:gd name="T93" fmla="*/ T92 w 2141"/>
                                <a:gd name="T94" fmla="+- 0 620 352"/>
                                <a:gd name="T95" fmla="*/ 620 h 268"/>
                                <a:gd name="T96" fmla="+- 0 1586 720"/>
                                <a:gd name="T97" fmla="*/ T96 w 2141"/>
                                <a:gd name="T98" fmla="+- 0 508 352"/>
                                <a:gd name="T99" fmla="*/ 508 h 268"/>
                                <a:gd name="T100" fmla="+- 0 1603 720"/>
                                <a:gd name="T101" fmla="*/ T100 w 2141"/>
                                <a:gd name="T102" fmla="+- 0 468 352"/>
                                <a:gd name="T103" fmla="*/ 468 h 268"/>
                                <a:gd name="T104" fmla="+- 0 1835 720"/>
                                <a:gd name="T105" fmla="*/ T104 w 2141"/>
                                <a:gd name="T106" fmla="+- 0 411 352"/>
                                <a:gd name="T107" fmla="*/ 411 h 268"/>
                                <a:gd name="T108" fmla="+- 0 1648 720"/>
                                <a:gd name="T109" fmla="*/ T108 w 2141"/>
                                <a:gd name="T110" fmla="+- 0 352 352"/>
                                <a:gd name="T111" fmla="*/ 352 h 268"/>
                                <a:gd name="T112" fmla="+- 0 1722 720"/>
                                <a:gd name="T113" fmla="*/ T112 w 2141"/>
                                <a:gd name="T114" fmla="+- 0 577 352"/>
                                <a:gd name="T115" fmla="*/ 577 h 268"/>
                                <a:gd name="T116" fmla="+- 0 1824 720"/>
                                <a:gd name="T117" fmla="*/ T116 w 2141"/>
                                <a:gd name="T118" fmla="+- 0 615 352"/>
                                <a:gd name="T119" fmla="*/ 615 h 268"/>
                                <a:gd name="T120" fmla="+- 0 2143 720"/>
                                <a:gd name="T121" fmla="*/ T120 w 2141"/>
                                <a:gd name="T122" fmla="+- 0 499 352"/>
                                <a:gd name="T123" fmla="*/ 499 h 268"/>
                                <a:gd name="T124" fmla="+- 0 2071 720"/>
                                <a:gd name="T125" fmla="*/ T124 w 2141"/>
                                <a:gd name="T126" fmla="+- 0 417 352"/>
                                <a:gd name="T127" fmla="*/ 417 h 268"/>
                                <a:gd name="T128" fmla="+- 0 2042 720"/>
                                <a:gd name="T129" fmla="*/ T128 w 2141"/>
                                <a:gd name="T130" fmla="+- 0 458 352"/>
                                <a:gd name="T131" fmla="*/ 458 h 268"/>
                                <a:gd name="T132" fmla="+- 0 2043 720"/>
                                <a:gd name="T133" fmla="*/ T132 w 2141"/>
                                <a:gd name="T134" fmla="+- 0 414 352"/>
                                <a:gd name="T135" fmla="*/ 414 h 268"/>
                                <a:gd name="T136" fmla="+- 0 1965 720"/>
                                <a:gd name="T137" fmla="*/ T136 w 2141"/>
                                <a:gd name="T138" fmla="+- 0 601 352"/>
                                <a:gd name="T139" fmla="*/ 601 h 268"/>
                                <a:gd name="T140" fmla="+- 0 2116 720"/>
                                <a:gd name="T141" fmla="*/ T140 w 2141"/>
                                <a:gd name="T142" fmla="+- 0 612 352"/>
                                <a:gd name="T143" fmla="*/ 612 h 268"/>
                                <a:gd name="T144" fmla="+- 0 2057 720"/>
                                <a:gd name="T145" fmla="*/ T144 w 2141"/>
                                <a:gd name="T146" fmla="+- 0 570 352"/>
                                <a:gd name="T147" fmla="*/ 570 h 268"/>
                                <a:gd name="T148" fmla="+- 0 2143 720"/>
                                <a:gd name="T149" fmla="*/ T148 w 2141"/>
                                <a:gd name="T150" fmla="+- 0 519 352"/>
                                <a:gd name="T151" fmla="*/ 519 h 268"/>
                                <a:gd name="T152" fmla="+- 0 2312 720"/>
                                <a:gd name="T153" fmla="*/ T152 w 2141"/>
                                <a:gd name="T154" fmla="+- 0 418 352"/>
                                <a:gd name="T155" fmla="*/ 418 h 268"/>
                                <a:gd name="T156" fmla="+- 0 2172 720"/>
                                <a:gd name="T157" fmla="*/ T156 w 2141"/>
                                <a:gd name="T158" fmla="+- 0 474 352"/>
                                <a:gd name="T159" fmla="*/ 474 h 268"/>
                                <a:gd name="T160" fmla="+- 0 2279 720"/>
                                <a:gd name="T161" fmla="*/ T160 w 2141"/>
                                <a:gd name="T162" fmla="+- 0 458 352"/>
                                <a:gd name="T163" fmla="*/ 458 h 268"/>
                                <a:gd name="T164" fmla="+- 0 2145 720"/>
                                <a:gd name="T165" fmla="*/ T164 w 2141"/>
                                <a:gd name="T166" fmla="+- 0 574 352"/>
                                <a:gd name="T167" fmla="*/ 574 h 268"/>
                                <a:gd name="T168" fmla="+- 0 2249 720"/>
                                <a:gd name="T169" fmla="*/ T168 w 2141"/>
                                <a:gd name="T170" fmla="+- 0 618 352"/>
                                <a:gd name="T171" fmla="*/ 618 h 268"/>
                                <a:gd name="T172" fmla="+- 0 2219 720"/>
                                <a:gd name="T173" fmla="*/ T172 w 2141"/>
                                <a:gd name="T174" fmla="+- 0 562 352"/>
                                <a:gd name="T175" fmla="*/ 562 h 268"/>
                                <a:gd name="T176" fmla="+- 0 2273 720"/>
                                <a:gd name="T177" fmla="*/ T176 w 2141"/>
                                <a:gd name="T178" fmla="+- 0 615 352"/>
                                <a:gd name="T179" fmla="*/ 615 h 268"/>
                                <a:gd name="T180" fmla="+- 0 2379 720"/>
                                <a:gd name="T181" fmla="*/ T180 w 2141"/>
                                <a:gd name="T182" fmla="+- 0 418 352"/>
                                <a:gd name="T183" fmla="*/ 418 h 268"/>
                                <a:gd name="T184" fmla="+- 0 2451 720"/>
                                <a:gd name="T185" fmla="*/ T184 w 2141"/>
                                <a:gd name="T186" fmla="+- 0 474 352"/>
                                <a:gd name="T187" fmla="*/ 474 h 268"/>
                                <a:gd name="T188" fmla="+- 0 2505 720"/>
                                <a:gd name="T189" fmla="*/ T188 w 2141"/>
                                <a:gd name="T190" fmla="+- 0 383 352"/>
                                <a:gd name="T191" fmla="*/ 383 h 268"/>
                                <a:gd name="T192" fmla="+- 0 2493 720"/>
                                <a:gd name="T193" fmla="*/ T192 w 2141"/>
                                <a:gd name="T194" fmla="+- 0 544 352"/>
                                <a:gd name="T195" fmla="*/ 544 h 268"/>
                                <a:gd name="T196" fmla="+- 0 2568 720"/>
                                <a:gd name="T197" fmla="*/ T196 w 2141"/>
                                <a:gd name="T198" fmla="+- 0 620 352"/>
                                <a:gd name="T199" fmla="*/ 620 h 268"/>
                                <a:gd name="T200" fmla="+- 0 2573 720"/>
                                <a:gd name="T201" fmla="*/ T200 w 2141"/>
                                <a:gd name="T202" fmla="+- 0 564 352"/>
                                <a:gd name="T203" fmla="*/ 564 h 268"/>
                                <a:gd name="T204" fmla="+- 0 2861 720"/>
                                <a:gd name="T205" fmla="*/ T204 w 2141"/>
                                <a:gd name="T206" fmla="+- 0 476 352"/>
                                <a:gd name="T207" fmla="*/ 476 h 268"/>
                                <a:gd name="T208" fmla="+- 0 2743 720"/>
                                <a:gd name="T209" fmla="*/ T208 w 2141"/>
                                <a:gd name="T210" fmla="+- 0 420 352"/>
                                <a:gd name="T211" fmla="*/ 420 h 268"/>
                                <a:gd name="T212" fmla="+- 0 2719 720"/>
                                <a:gd name="T213" fmla="*/ T212 w 2141"/>
                                <a:gd name="T214" fmla="+- 0 352 352"/>
                                <a:gd name="T215" fmla="*/ 352 h 268"/>
                                <a:gd name="T216" fmla="+- 0 2706 720"/>
                                <a:gd name="T217" fmla="*/ T216 w 2141"/>
                                <a:gd name="T218" fmla="+- 0 615 352"/>
                                <a:gd name="T219" fmla="*/ 615 h 268"/>
                                <a:gd name="T220" fmla="+- 0 2729 720"/>
                                <a:gd name="T221" fmla="*/ T220 w 2141"/>
                                <a:gd name="T222" fmla="+- 0 484 352"/>
                                <a:gd name="T223" fmla="*/ 484 h 268"/>
                                <a:gd name="T224" fmla="+- 0 2783 720"/>
                                <a:gd name="T225" fmla="*/ T224 w 2141"/>
                                <a:gd name="T226" fmla="+- 0 512 352"/>
                                <a:gd name="T227" fmla="*/ 512 h 268"/>
                                <a:gd name="T228" fmla="+- 0 2861 720"/>
                                <a:gd name="T229" fmla="*/ T228 w 2141"/>
                                <a:gd name="T230" fmla="+- 0 476 352"/>
                                <a:gd name="T231" fmla="*/ 476 h 2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2141" h="268">
                                  <a:moveTo>
                                    <a:pt x="328" y="0"/>
                                  </a:moveTo>
                                  <a:lnTo>
                                    <a:pt x="220" y="0"/>
                                  </a:lnTo>
                                  <a:lnTo>
                                    <a:pt x="213" y="24"/>
                                  </a:lnTo>
                                  <a:lnTo>
                                    <a:pt x="201" y="53"/>
                                  </a:lnTo>
                                  <a:lnTo>
                                    <a:pt x="186" y="97"/>
                                  </a:lnTo>
                                  <a:lnTo>
                                    <a:pt x="166" y="163"/>
                                  </a:lnTo>
                                  <a:lnTo>
                                    <a:pt x="156" y="118"/>
                                  </a:lnTo>
                                  <a:lnTo>
                                    <a:pt x="135" y="28"/>
                                  </a:lnTo>
                                  <a:lnTo>
                                    <a:pt x="129" y="0"/>
                                  </a:lnTo>
                                  <a:lnTo>
                                    <a:pt x="23" y="0"/>
                                  </a:lnTo>
                                  <a:lnTo>
                                    <a:pt x="19" y="59"/>
                                  </a:lnTo>
                                  <a:lnTo>
                                    <a:pt x="13" y="130"/>
                                  </a:lnTo>
                                  <a:lnTo>
                                    <a:pt x="7" y="202"/>
                                  </a:lnTo>
                                  <a:lnTo>
                                    <a:pt x="0" y="263"/>
                                  </a:lnTo>
                                  <a:lnTo>
                                    <a:pt x="68" y="263"/>
                                  </a:lnTo>
                                  <a:lnTo>
                                    <a:pt x="69" y="228"/>
                                  </a:lnTo>
                                  <a:lnTo>
                                    <a:pt x="72" y="178"/>
                                  </a:lnTo>
                                  <a:lnTo>
                                    <a:pt x="75" y="124"/>
                                  </a:lnTo>
                                  <a:lnTo>
                                    <a:pt x="80" y="77"/>
                                  </a:lnTo>
                                  <a:lnTo>
                                    <a:pt x="87" y="111"/>
                                  </a:lnTo>
                                  <a:lnTo>
                                    <a:pt x="109" y="199"/>
                                  </a:lnTo>
                                  <a:lnTo>
                                    <a:pt x="123" y="263"/>
                                  </a:lnTo>
                                  <a:lnTo>
                                    <a:pt x="193" y="263"/>
                                  </a:lnTo>
                                  <a:lnTo>
                                    <a:pt x="240" y="123"/>
                                  </a:lnTo>
                                  <a:lnTo>
                                    <a:pt x="254" y="77"/>
                                  </a:lnTo>
                                  <a:lnTo>
                                    <a:pt x="255" y="77"/>
                                  </a:lnTo>
                                  <a:lnTo>
                                    <a:pt x="255" y="144"/>
                                  </a:lnTo>
                                  <a:lnTo>
                                    <a:pt x="253" y="198"/>
                                  </a:lnTo>
                                  <a:lnTo>
                                    <a:pt x="251" y="238"/>
                                  </a:lnTo>
                                  <a:lnTo>
                                    <a:pt x="250" y="263"/>
                                  </a:lnTo>
                                  <a:lnTo>
                                    <a:pt x="321" y="263"/>
                                  </a:lnTo>
                                  <a:lnTo>
                                    <a:pt x="322" y="182"/>
                                  </a:lnTo>
                                  <a:lnTo>
                                    <a:pt x="324" y="105"/>
                                  </a:lnTo>
                                  <a:lnTo>
                                    <a:pt x="326" y="42"/>
                                  </a:lnTo>
                                  <a:lnTo>
                                    <a:pt x="328" y="0"/>
                                  </a:lnTo>
                                  <a:close/>
                                  <a:moveTo>
                                    <a:pt x="550" y="115"/>
                                  </a:moveTo>
                                  <a:lnTo>
                                    <a:pt x="546" y="93"/>
                                  </a:lnTo>
                                  <a:lnTo>
                                    <a:pt x="532" y="76"/>
                                  </a:lnTo>
                                  <a:lnTo>
                                    <a:pt x="507" y="66"/>
                                  </a:lnTo>
                                  <a:lnTo>
                                    <a:pt x="468" y="62"/>
                                  </a:lnTo>
                                  <a:lnTo>
                                    <a:pt x="445" y="63"/>
                                  </a:lnTo>
                                  <a:lnTo>
                                    <a:pt x="421" y="65"/>
                                  </a:lnTo>
                                  <a:lnTo>
                                    <a:pt x="398" y="69"/>
                                  </a:lnTo>
                                  <a:lnTo>
                                    <a:pt x="375" y="74"/>
                                  </a:lnTo>
                                  <a:lnTo>
                                    <a:pt x="367" y="122"/>
                                  </a:lnTo>
                                  <a:lnTo>
                                    <a:pt x="386" y="115"/>
                                  </a:lnTo>
                                  <a:lnTo>
                                    <a:pt x="407" y="109"/>
                                  </a:lnTo>
                                  <a:lnTo>
                                    <a:pt x="428" y="105"/>
                                  </a:lnTo>
                                  <a:lnTo>
                                    <a:pt x="449" y="104"/>
                                  </a:lnTo>
                                  <a:lnTo>
                                    <a:pt x="460" y="104"/>
                                  </a:lnTo>
                                  <a:lnTo>
                                    <a:pt x="474" y="106"/>
                                  </a:lnTo>
                                  <a:lnTo>
                                    <a:pt x="474" y="119"/>
                                  </a:lnTo>
                                  <a:lnTo>
                                    <a:pt x="453" y="137"/>
                                  </a:lnTo>
                                  <a:lnTo>
                                    <a:pt x="406" y="147"/>
                                  </a:lnTo>
                                  <a:lnTo>
                                    <a:pt x="360" y="167"/>
                                  </a:lnTo>
                                  <a:lnTo>
                                    <a:pt x="339" y="212"/>
                                  </a:lnTo>
                                  <a:lnTo>
                                    <a:pt x="340" y="222"/>
                                  </a:lnTo>
                                  <a:lnTo>
                                    <a:pt x="348" y="241"/>
                                  </a:lnTo>
                                  <a:lnTo>
                                    <a:pt x="370" y="260"/>
                                  </a:lnTo>
                                  <a:lnTo>
                                    <a:pt x="412" y="268"/>
                                  </a:lnTo>
                                  <a:lnTo>
                                    <a:pt x="423" y="268"/>
                                  </a:lnTo>
                                  <a:lnTo>
                                    <a:pt x="433" y="267"/>
                                  </a:lnTo>
                                  <a:lnTo>
                                    <a:pt x="444" y="266"/>
                                  </a:lnTo>
                                  <a:lnTo>
                                    <a:pt x="457" y="223"/>
                                  </a:lnTo>
                                  <a:lnTo>
                                    <a:pt x="450" y="225"/>
                                  </a:lnTo>
                                  <a:lnTo>
                                    <a:pt x="443" y="226"/>
                                  </a:lnTo>
                                  <a:lnTo>
                                    <a:pt x="425" y="226"/>
                                  </a:lnTo>
                                  <a:lnTo>
                                    <a:pt x="414" y="223"/>
                                  </a:lnTo>
                                  <a:lnTo>
                                    <a:pt x="414" y="210"/>
                                  </a:lnTo>
                                  <a:lnTo>
                                    <a:pt x="421" y="197"/>
                                  </a:lnTo>
                                  <a:lnTo>
                                    <a:pt x="438" y="188"/>
                                  </a:lnTo>
                                  <a:lnTo>
                                    <a:pt x="458" y="182"/>
                                  </a:lnTo>
                                  <a:lnTo>
                                    <a:pt x="474" y="175"/>
                                  </a:lnTo>
                                  <a:lnTo>
                                    <a:pt x="470" y="241"/>
                                  </a:lnTo>
                                  <a:lnTo>
                                    <a:pt x="468" y="263"/>
                                  </a:lnTo>
                                  <a:lnTo>
                                    <a:pt x="544" y="263"/>
                                  </a:lnTo>
                                  <a:lnTo>
                                    <a:pt x="545" y="225"/>
                                  </a:lnTo>
                                  <a:lnTo>
                                    <a:pt x="550" y="115"/>
                                  </a:lnTo>
                                  <a:close/>
                                  <a:moveTo>
                                    <a:pt x="728" y="122"/>
                                  </a:moveTo>
                                  <a:lnTo>
                                    <a:pt x="725" y="68"/>
                                  </a:lnTo>
                                  <a:lnTo>
                                    <a:pt x="708" y="66"/>
                                  </a:lnTo>
                                  <a:lnTo>
                                    <a:pt x="691" y="64"/>
                                  </a:lnTo>
                                  <a:lnTo>
                                    <a:pt x="674" y="62"/>
                                  </a:lnTo>
                                  <a:lnTo>
                                    <a:pt x="657" y="62"/>
                                  </a:lnTo>
                                  <a:lnTo>
                                    <a:pt x="621" y="66"/>
                                  </a:lnTo>
                                  <a:lnTo>
                                    <a:pt x="597" y="77"/>
                                  </a:lnTo>
                                  <a:lnTo>
                                    <a:pt x="582" y="95"/>
                                  </a:lnTo>
                                  <a:lnTo>
                                    <a:pt x="578" y="118"/>
                                  </a:lnTo>
                                  <a:lnTo>
                                    <a:pt x="588" y="148"/>
                                  </a:lnTo>
                                  <a:lnTo>
                                    <a:pt x="612" y="171"/>
                                  </a:lnTo>
                                  <a:lnTo>
                                    <a:pt x="636" y="190"/>
                                  </a:lnTo>
                                  <a:lnTo>
                                    <a:pt x="646" y="204"/>
                                  </a:lnTo>
                                  <a:lnTo>
                                    <a:pt x="646" y="216"/>
                                  </a:lnTo>
                                  <a:lnTo>
                                    <a:pt x="621" y="216"/>
                                  </a:lnTo>
                                  <a:lnTo>
                                    <a:pt x="606" y="215"/>
                                  </a:lnTo>
                                  <a:lnTo>
                                    <a:pt x="592" y="212"/>
                                  </a:lnTo>
                                  <a:lnTo>
                                    <a:pt x="577" y="207"/>
                                  </a:lnTo>
                                  <a:lnTo>
                                    <a:pt x="563" y="202"/>
                                  </a:lnTo>
                                  <a:lnTo>
                                    <a:pt x="569" y="259"/>
                                  </a:lnTo>
                                  <a:lnTo>
                                    <a:pt x="587" y="263"/>
                                  </a:lnTo>
                                  <a:lnTo>
                                    <a:pt x="604" y="265"/>
                                  </a:lnTo>
                                  <a:lnTo>
                                    <a:pt x="621" y="267"/>
                                  </a:lnTo>
                                  <a:lnTo>
                                    <a:pt x="639" y="268"/>
                                  </a:lnTo>
                                  <a:lnTo>
                                    <a:pt x="667" y="265"/>
                                  </a:lnTo>
                                  <a:lnTo>
                                    <a:pt x="694" y="256"/>
                                  </a:lnTo>
                                  <a:lnTo>
                                    <a:pt x="715" y="238"/>
                                  </a:lnTo>
                                  <a:lnTo>
                                    <a:pt x="723" y="211"/>
                                  </a:lnTo>
                                  <a:lnTo>
                                    <a:pt x="713" y="179"/>
                                  </a:lnTo>
                                  <a:lnTo>
                                    <a:pt x="689" y="156"/>
                                  </a:lnTo>
                                  <a:lnTo>
                                    <a:pt x="666" y="139"/>
                                  </a:lnTo>
                                  <a:lnTo>
                                    <a:pt x="655" y="123"/>
                                  </a:lnTo>
                                  <a:lnTo>
                                    <a:pt x="655" y="113"/>
                                  </a:lnTo>
                                  <a:lnTo>
                                    <a:pt x="682" y="113"/>
                                  </a:lnTo>
                                  <a:lnTo>
                                    <a:pt x="695" y="114"/>
                                  </a:lnTo>
                                  <a:lnTo>
                                    <a:pt x="706" y="116"/>
                                  </a:lnTo>
                                  <a:lnTo>
                                    <a:pt x="718" y="119"/>
                                  </a:lnTo>
                                  <a:lnTo>
                                    <a:pt x="728" y="122"/>
                                  </a:lnTo>
                                  <a:close/>
                                  <a:moveTo>
                                    <a:pt x="905" y="122"/>
                                  </a:moveTo>
                                  <a:lnTo>
                                    <a:pt x="902" y="68"/>
                                  </a:lnTo>
                                  <a:lnTo>
                                    <a:pt x="885" y="66"/>
                                  </a:lnTo>
                                  <a:lnTo>
                                    <a:pt x="868" y="64"/>
                                  </a:lnTo>
                                  <a:lnTo>
                                    <a:pt x="851" y="62"/>
                                  </a:lnTo>
                                  <a:lnTo>
                                    <a:pt x="834" y="62"/>
                                  </a:lnTo>
                                  <a:lnTo>
                                    <a:pt x="798" y="66"/>
                                  </a:lnTo>
                                  <a:lnTo>
                                    <a:pt x="773" y="77"/>
                                  </a:lnTo>
                                  <a:lnTo>
                                    <a:pt x="759" y="95"/>
                                  </a:lnTo>
                                  <a:lnTo>
                                    <a:pt x="754" y="118"/>
                                  </a:lnTo>
                                  <a:lnTo>
                                    <a:pt x="765" y="148"/>
                                  </a:lnTo>
                                  <a:lnTo>
                                    <a:pt x="789" y="171"/>
                                  </a:lnTo>
                                  <a:lnTo>
                                    <a:pt x="812" y="190"/>
                                  </a:lnTo>
                                  <a:lnTo>
                                    <a:pt x="823" y="204"/>
                                  </a:lnTo>
                                  <a:lnTo>
                                    <a:pt x="823" y="216"/>
                                  </a:lnTo>
                                  <a:lnTo>
                                    <a:pt x="797" y="216"/>
                                  </a:lnTo>
                                  <a:lnTo>
                                    <a:pt x="783" y="215"/>
                                  </a:lnTo>
                                  <a:lnTo>
                                    <a:pt x="768" y="212"/>
                                  </a:lnTo>
                                  <a:lnTo>
                                    <a:pt x="754" y="207"/>
                                  </a:lnTo>
                                  <a:lnTo>
                                    <a:pt x="740" y="202"/>
                                  </a:lnTo>
                                  <a:lnTo>
                                    <a:pt x="746" y="259"/>
                                  </a:lnTo>
                                  <a:lnTo>
                                    <a:pt x="763" y="263"/>
                                  </a:lnTo>
                                  <a:lnTo>
                                    <a:pt x="781" y="265"/>
                                  </a:lnTo>
                                  <a:lnTo>
                                    <a:pt x="798" y="267"/>
                                  </a:lnTo>
                                  <a:lnTo>
                                    <a:pt x="816" y="268"/>
                                  </a:lnTo>
                                  <a:lnTo>
                                    <a:pt x="844" y="265"/>
                                  </a:lnTo>
                                  <a:lnTo>
                                    <a:pt x="871" y="256"/>
                                  </a:lnTo>
                                  <a:lnTo>
                                    <a:pt x="892" y="238"/>
                                  </a:lnTo>
                                  <a:lnTo>
                                    <a:pt x="900" y="211"/>
                                  </a:lnTo>
                                  <a:lnTo>
                                    <a:pt x="889" y="179"/>
                                  </a:lnTo>
                                  <a:lnTo>
                                    <a:pt x="866" y="156"/>
                                  </a:lnTo>
                                  <a:lnTo>
                                    <a:pt x="842" y="139"/>
                                  </a:lnTo>
                                  <a:lnTo>
                                    <a:pt x="832" y="123"/>
                                  </a:lnTo>
                                  <a:lnTo>
                                    <a:pt x="832" y="113"/>
                                  </a:lnTo>
                                  <a:lnTo>
                                    <a:pt x="859" y="113"/>
                                  </a:lnTo>
                                  <a:lnTo>
                                    <a:pt x="871" y="114"/>
                                  </a:lnTo>
                                  <a:lnTo>
                                    <a:pt x="883" y="116"/>
                                  </a:lnTo>
                                  <a:lnTo>
                                    <a:pt x="894" y="119"/>
                                  </a:lnTo>
                                  <a:lnTo>
                                    <a:pt x="905" y="122"/>
                                  </a:lnTo>
                                  <a:close/>
                                  <a:moveTo>
                                    <a:pt x="1201" y="0"/>
                                  </a:moveTo>
                                  <a:lnTo>
                                    <a:pt x="1115" y="0"/>
                                  </a:lnTo>
                                  <a:lnTo>
                                    <a:pt x="1115" y="34"/>
                                  </a:lnTo>
                                  <a:lnTo>
                                    <a:pt x="1115" y="59"/>
                                  </a:lnTo>
                                  <a:lnTo>
                                    <a:pt x="1113" y="98"/>
                                  </a:lnTo>
                                  <a:lnTo>
                                    <a:pt x="1008" y="98"/>
                                  </a:lnTo>
                                  <a:lnTo>
                                    <a:pt x="1009" y="73"/>
                                  </a:lnTo>
                                  <a:lnTo>
                                    <a:pt x="1010" y="49"/>
                                  </a:lnTo>
                                  <a:lnTo>
                                    <a:pt x="1014" y="0"/>
                                  </a:lnTo>
                                  <a:lnTo>
                                    <a:pt x="928" y="0"/>
                                  </a:lnTo>
                                  <a:lnTo>
                                    <a:pt x="927" y="79"/>
                                  </a:lnTo>
                                  <a:lnTo>
                                    <a:pt x="924" y="145"/>
                                  </a:lnTo>
                                  <a:lnTo>
                                    <a:pt x="920" y="205"/>
                                  </a:lnTo>
                                  <a:lnTo>
                                    <a:pt x="916" y="263"/>
                                  </a:lnTo>
                                  <a:lnTo>
                                    <a:pt x="1001" y="263"/>
                                  </a:lnTo>
                                  <a:lnTo>
                                    <a:pt x="1002" y="225"/>
                                  </a:lnTo>
                                  <a:lnTo>
                                    <a:pt x="1005" y="154"/>
                                  </a:lnTo>
                                  <a:lnTo>
                                    <a:pt x="1110" y="154"/>
                                  </a:lnTo>
                                  <a:lnTo>
                                    <a:pt x="1109" y="182"/>
                                  </a:lnTo>
                                  <a:lnTo>
                                    <a:pt x="1108" y="209"/>
                                  </a:lnTo>
                                  <a:lnTo>
                                    <a:pt x="1106" y="236"/>
                                  </a:lnTo>
                                  <a:lnTo>
                                    <a:pt x="1104" y="263"/>
                                  </a:lnTo>
                                  <a:lnTo>
                                    <a:pt x="1190" y="263"/>
                                  </a:lnTo>
                                  <a:lnTo>
                                    <a:pt x="1191" y="181"/>
                                  </a:lnTo>
                                  <a:lnTo>
                                    <a:pt x="1194" y="114"/>
                                  </a:lnTo>
                                  <a:lnTo>
                                    <a:pt x="1197" y="57"/>
                                  </a:lnTo>
                                  <a:lnTo>
                                    <a:pt x="1201" y="0"/>
                                  </a:lnTo>
                                  <a:close/>
                                  <a:moveTo>
                                    <a:pt x="1423" y="147"/>
                                  </a:moveTo>
                                  <a:lnTo>
                                    <a:pt x="1422" y="141"/>
                                  </a:lnTo>
                                  <a:lnTo>
                                    <a:pt x="1417" y="110"/>
                                  </a:lnTo>
                                  <a:lnTo>
                                    <a:pt x="1413" y="106"/>
                                  </a:lnTo>
                                  <a:lnTo>
                                    <a:pt x="1398" y="84"/>
                                  </a:lnTo>
                                  <a:lnTo>
                                    <a:pt x="1366" y="67"/>
                                  </a:lnTo>
                                  <a:lnTo>
                                    <a:pt x="1351" y="65"/>
                                  </a:lnTo>
                                  <a:lnTo>
                                    <a:pt x="1351" y="141"/>
                                  </a:lnTo>
                                  <a:lnTo>
                                    <a:pt x="1287" y="141"/>
                                  </a:lnTo>
                                  <a:lnTo>
                                    <a:pt x="1291" y="128"/>
                                  </a:lnTo>
                                  <a:lnTo>
                                    <a:pt x="1298" y="117"/>
                                  </a:lnTo>
                                  <a:lnTo>
                                    <a:pt x="1308" y="109"/>
                                  </a:lnTo>
                                  <a:lnTo>
                                    <a:pt x="1322" y="106"/>
                                  </a:lnTo>
                                  <a:lnTo>
                                    <a:pt x="1335" y="108"/>
                                  </a:lnTo>
                                  <a:lnTo>
                                    <a:pt x="1344" y="115"/>
                                  </a:lnTo>
                                  <a:lnTo>
                                    <a:pt x="1349" y="126"/>
                                  </a:lnTo>
                                  <a:lnTo>
                                    <a:pt x="1351" y="141"/>
                                  </a:lnTo>
                                  <a:lnTo>
                                    <a:pt x="1351" y="65"/>
                                  </a:lnTo>
                                  <a:lnTo>
                                    <a:pt x="1323" y="62"/>
                                  </a:lnTo>
                                  <a:lnTo>
                                    <a:pt x="1261" y="76"/>
                                  </a:lnTo>
                                  <a:lnTo>
                                    <a:pt x="1227" y="109"/>
                                  </a:lnTo>
                                  <a:lnTo>
                                    <a:pt x="1213" y="145"/>
                                  </a:lnTo>
                                  <a:lnTo>
                                    <a:pt x="1210" y="171"/>
                                  </a:lnTo>
                                  <a:lnTo>
                                    <a:pt x="1220" y="219"/>
                                  </a:lnTo>
                                  <a:lnTo>
                                    <a:pt x="1245" y="249"/>
                                  </a:lnTo>
                                  <a:lnTo>
                                    <a:pt x="1283" y="264"/>
                                  </a:lnTo>
                                  <a:lnTo>
                                    <a:pt x="1328" y="268"/>
                                  </a:lnTo>
                                  <a:lnTo>
                                    <a:pt x="1345" y="267"/>
                                  </a:lnTo>
                                  <a:lnTo>
                                    <a:pt x="1362" y="266"/>
                                  </a:lnTo>
                                  <a:lnTo>
                                    <a:pt x="1379" y="264"/>
                                  </a:lnTo>
                                  <a:lnTo>
                                    <a:pt x="1396" y="260"/>
                                  </a:lnTo>
                                  <a:lnTo>
                                    <a:pt x="1403" y="218"/>
                                  </a:lnTo>
                                  <a:lnTo>
                                    <a:pt x="1406" y="205"/>
                                  </a:lnTo>
                                  <a:lnTo>
                                    <a:pt x="1389" y="210"/>
                                  </a:lnTo>
                                  <a:lnTo>
                                    <a:pt x="1372" y="214"/>
                                  </a:lnTo>
                                  <a:lnTo>
                                    <a:pt x="1354" y="217"/>
                                  </a:lnTo>
                                  <a:lnTo>
                                    <a:pt x="1337" y="218"/>
                                  </a:lnTo>
                                  <a:lnTo>
                                    <a:pt x="1318" y="216"/>
                                  </a:lnTo>
                                  <a:lnTo>
                                    <a:pt x="1301" y="209"/>
                                  </a:lnTo>
                                  <a:lnTo>
                                    <a:pt x="1289" y="196"/>
                                  </a:lnTo>
                                  <a:lnTo>
                                    <a:pt x="1285" y="176"/>
                                  </a:lnTo>
                                  <a:lnTo>
                                    <a:pt x="1421" y="176"/>
                                  </a:lnTo>
                                  <a:lnTo>
                                    <a:pt x="1423" y="167"/>
                                  </a:lnTo>
                                  <a:lnTo>
                                    <a:pt x="1423" y="157"/>
                                  </a:lnTo>
                                  <a:lnTo>
                                    <a:pt x="1423" y="147"/>
                                  </a:lnTo>
                                  <a:close/>
                                  <a:moveTo>
                                    <a:pt x="1635" y="115"/>
                                  </a:moveTo>
                                  <a:lnTo>
                                    <a:pt x="1631" y="93"/>
                                  </a:lnTo>
                                  <a:lnTo>
                                    <a:pt x="1617" y="76"/>
                                  </a:lnTo>
                                  <a:lnTo>
                                    <a:pt x="1592" y="66"/>
                                  </a:lnTo>
                                  <a:lnTo>
                                    <a:pt x="1553" y="62"/>
                                  </a:lnTo>
                                  <a:lnTo>
                                    <a:pt x="1530" y="63"/>
                                  </a:lnTo>
                                  <a:lnTo>
                                    <a:pt x="1506" y="65"/>
                                  </a:lnTo>
                                  <a:lnTo>
                                    <a:pt x="1483" y="69"/>
                                  </a:lnTo>
                                  <a:lnTo>
                                    <a:pt x="1460" y="74"/>
                                  </a:lnTo>
                                  <a:lnTo>
                                    <a:pt x="1452" y="122"/>
                                  </a:lnTo>
                                  <a:lnTo>
                                    <a:pt x="1472" y="115"/>
                                  </a:lnTo>
                                  <a:lnTo>
                                    <a:pt x="1492" y="109"/>
                                  </a:lnTo>
                                  <a:lnTo>
                                    <a:pt x="1513" y="105"/>
                                  </a:lnTo>
                                  <a:lnTo>
                                    <a:pt x="1534" y="104"/>
                                  </a:lnTo>
                                  <a:lnTo>
                                    <a:pt x="1545" y="104"/>
                                  </a:lnTo>
                                  <a:lnTo>
                                    <a:pt x="1559" y="106"/>
                                  </a:lnTo>
                                  <a:lnTo>
                                    <a:pt x="1559" y="119"/>
                                  </a:lnTo>
                                  <a:lnTo>
                                    <a:pt x="1538" y="137"/>
                                  </a:lnTo>
                                  <a:lnTo>
                                    <a:pt x="1491" y="147"/>
                                  </a:lnTo>
                                  <a:lnTo>
                                    <a:pt x="1445" y="167"/>
                                  </a:lnTo>
                                  <a:lnTo>
                                    <a:pt x="1424" y="212"/>
                                  </a:lnTo>
                                  <a:lnTo>
                                    <a:pt x="1425" y="222"/>
                                  </a:lnTo>
                                  <a:lnTo>
                                    <a:pt x="1434" y="241"/>
                                  </a:lnTo>
                                  <a:lnTo>
                                    <a:pt x="1455" y="260"/>
                                  </a:lnTo>
                                  <a:lnTo>
                                    <a:pt x="1497" y="268"/>
                                  </a:lnTo>
                                  <a:lnTo>
                                    <a:pt x="1508" y="268"/>
                                  </a:lnTo>
                                  <a:lnTo>
                                    <a:pt x="1518" y="267"/>
                                  </a:lnTo>
                                  <a:lnTo>
                                    <a:pt x="1529" y="266"/>
                                  </a:lnTo>
                                  <a:lnTo>
                                    <a:pt x="1542" y="223"/>
                                  </a:lnTo>
                                  <a:lnTo>
                                    <a:pt x="1535" y="225"/>
                                  </a:lnTo>
                                  <a:lnTo>
                                    <a:pt x="1528" y="226"/>
                                  </a:lnTo>
                                  <a:lnTo>
                                    <a:pt x="1510" y="226"/>
                                  </a:lnTo>
                                  <a:lnTo>
                                    <a:pt x="1499" y="223"/>
                                  </a:lnTo>
                                  <a:lnTo>
                                    <a:pt x="1499" y="210"/>
                                  </a:lnTo>
                                  <a:lnTo>
                                    <a:pt x="1506" y="197"/>
                                  </a:lnTo>
                                  <a:lnTo>
                                    <a:pt x="1524" y="188"/>
                                  </a:lnTo>
                                  <a:lnTo>
                                    <a:pt x="1543" y="182"/>
                                  </a:lnTo>
                                  <a:lnTo>
                                    <a:pt x="1559" y="175"/>
                                  </a:lnTo>
                                  <a:lnTo>
                                    <a:pt x="1555" y="241"/>
                                  </a:lnTo>
                                  <a:lnTo>
                                    <a:pt x="1553" y="263"/>
                                  </a:lnTo>
                                  <a:lnTo>
                                    <a:pt x="1629" y="263"/>
                                  </a:lnTo>
                                  <a:lnTo>
                                    <a:pt x="1630" y="225"/>
                                  </a:lnTo>
                                  <a:lnTo>
                                    <a:pt x="1635" y="115"/>
                                  </a:lnTo>
                                  <a:close/>
                                  <a:moveTo>
                                    <a:pt x="1740" y="0"/>
                                  </a:moveTo>
                                  <a:lnTo>
                                    <a:pt x="1661" y="0"/>
                                  </a:lnTo>
                                  <a:lnTo>
                                    <a:pt x="1659" y="66"/>
                                  </a:lnTo>
                                  <a:lnTo>
                                    <a:pt x="1656" y="132"/>
                                  </a:lnTo>
                                  <a:lnTo>
                                    <a:pt x="1652" y="198"/>
                                  </a:lnTo>
                                  <a:lnTo>
                                    <a:pt x="1647" y="263"/>
                                  </a:lnTo>
                                  <a:lnTo>
                                    <a:pt x="1725" y="263"/>
                                  </a:lnTo>
                                  <a:lnTo>
                                    <a:pt x="1727" y="199"/>
                                  </a:lnTo>
                                  <a:lnTo>
                                    <a:pt x="1731" y="122"/>
                                  </a:lnTo>
                                  <a:lnTo>
                                    <a:pt x="1736" y="50"/>
                                  </a:lnTo>
                                  <a:lnTo>
                                    <a:pt x="1740" y="0"/>
                                  </a:lnTo>
                                  <a:close/>
                                  <a:moveTo>
                                    <a:pt x="1898" y="66"/>
                                  </a:moveTo>
                                  <a:lnTo>
                                    <a:pt x="1854" y="66"/>
                                  </a:lnTo>
                                  <a:lnTo>
                                    <a:pt x="1856" y="15"/>
                                  </a:lnTo>
                                  <a:lnTo>
                                    <a:pt x="1785" y="31"/>
                                  </a:lnTo>
                                  <a:lnTo>
                                    <a:pt x="1782" y="66"/>
                                  </a:lnTo>
                                  <a:lnTo>
                                    <a:pt x="1750" y="66"/>
                                  </a:lnTo>
                                  <a:lnTo>
                                    <a:pt x="1748" y="118"/>
                                  </a:lnTo>
                                  <a:lnTo>
                                    <a:pt x="1778" y="118"/>
                                  </a:lnTo>
                                  <a:lnTo>
                                    <a:pt x="1776" y="144"/>
                                  </a:lnTo>
                                  <a:lnTo>
                                    <a:pt x="1773" y="192"/>
                                  </a:lnTo>
                                  <a:lnTo>
                                    <a:pt x="1772" y="215"/>
                                  </a:lnTo>
                                  <a:lnTo>
                                    <a:pt x="1777" y="241"/>
                                  </a:lnTo>
                                  <a:lnTo>
                                    <a:pt x="1790" y="258"/>
                                  </a:lnTo>
                                  <a:lnTo>
                                    <a:pt x="1810" y="266"/>
                                  </a:lnTo>
                                  <a:lnTo>
                                    <a:pt x="1835" y="268"/>
                                  </a:lnTo>
                                  <a:lnTo>
                                    <a:pt x="1848" y="268"/>
                                  </a:lnTo>
                                  <a:lnTo>
                                    <a:pt x="1861" y="266"/>
                                  </a:lnTo>
                                  <a:lnTo>
                                    <a:pt x="1874" y="264"/>
                                  </a:lnTo>
                                  <a:lnTo>
                                    <a:pt x="1887" y="262"/>
                                  </a:lnTo>
                                  <a:lnTo>
                                    <a:pt x="1897" y="207"/>
                                  </a:lnTo>
                                  <a:lnTo>
                                    <a:pt x="1879" y="212"/>
                                  </a:lnTo>
                                  <a:lnTo>
                                    <a:pt x="1853" y="212"/>
                                  </a:lnTo>
                                  <a:lnTo>
                                    <a:pt x="1850" y="199"/>
                                  </a:lnTo>
                                  <a:lnTo>
                                    <a:pt x="1850" y="166"/>
                                  </a:lnTo>
                                  <a:lnTo>
                                    <a:pt x="1852" y="118"/>
                                  </a:lnTo>
                                  <a:lnTo>
                                    <a:pt x="1897" y="118"/>
                                  </a:lnTo>
                                  <a:lnTo>
                                    <a:pt x="1898" y="66"/>
                                  </a:lnTo>
                                  <a:close/>
                                  <a:moveTo>
                                    <a:pt x="2141" y="124"/>
                                  </a:moveTo>
                                  <a:lnTo>
                                    <a:pt x="2135" y="94"/>
                                  </a:lnTo>
                                  <a:lnTo>
                                    <a:pt x="2119" y="75"/>
                                  </a:lnTo>
                                  <a:lnTo>
                                    <a:pt x="2096" y="65"/>
                                  </a:lnTo>
                                  <a:lnTo>
                                    <a:pt x="2068" y="62"/>
                                  </a:lnTo>
                                  <a:lnTo>
                                    <a:pt x="2043" y="63"/>
                                  </a:lnTo>
                                  <a:lnTo>
                                    <a:pt x="2023" y="68"/>
                                  </a:lnTo>
                                  <a:lnTo>
                                    <a:pt x="2007" y="78"/>
                                  </a:lnTo>
                                  <a:lnTo>
                                    <a:pt x="1993" y="94"/>
                                  </a:lnTo>
                                  <a:lnTo>
                                    <a:pt x="1992" y="93"/>
                                  </a:lnTo>
                                  <a:lnTo>
                                    <a:pt x="1993" y="69"/>
                                  </a:lnTo>
                                  <a:lnTo>
                                    <a:pt x="1995" y="42"/>
                                  </a:lnTo>
                                  <a:lnTo>
                                    <a:pt x="1999" y="0"/>
                                  </a:lnTo>
                                  <a:lnTo>
                                    <a:pt x="1921" y="0"/>
                                  </a:lnTo>
                                  <a:lnTo>
                                    <a:pt x="1919" y="75"/>
                                  </a:lnTo>
                                  <a:lnTo>
                                    <a:pt x="1916" y="149"/>
                                  </a:lnTo>
                                  <a:lnTo>
                                    <a:pt x="1912" y="215"/>
                                  </a:lnTo>
                                  <a:lnTo>
                                    <a:pt x="1907" y="263"/>
                                  </a:lnTo>
                                  <a:lnTo>
                                    <a:pt x="1986" y="263"/>
                                  </a:lnTo>
                                  <a:lnTo>
                                    <a:pt x="1987" y="232"/>
                                  </a:lnTo>
                                  <a:lnTo>
                                    <a:pt x="1989" y="201"/>
                                  </a:lnTo>
                                  <a:lnTo>
                                    <a:pt x="1991" y="175"/>
                                  </a:lnTo>
                                  <a:lnTo>
                                    <a:pt x="1995" y="156"/>
                                  </a:lnTo>
                                  <a:lnTo>
                                    <a:pt x="2001" y="143"/>
                                  </a:lnTo>
                                  <a:lnTo>
                                    <a:pt x="2009" y="132"/>
                                  </a:lnTo>
                                  <a:lnTo>
                                    <a:pt x="2021" y="126"/>
                                  </a:lnTo>
                                  <a:lnTo>
                                    <a:pt x="2034" y="123"/>
                                  </a:lnTo>
                                  <a:lnTo>
                                    <a:pt x="2049" y="126"/>
                                  </a:lnTo>
                                  <a:lnTo>
                                    <a:pt x="2057" y="135"/>
                                  </a:lnTo>
                                  <a:lnTo>
                                    <a:pt x="2062" y="146"/>
                                  </a:lnTo>
                                  <a:lnTo>
                                    <a:pt x="2063" y="160"/>
                                  </a:lnTo>
                                  <a:lnTo>
                                    <a:pt x="2063" y="186"/>
                                  </a:lnTo>
                                  <a:lnTo>
                                    <a:pt x="2061" y="212"/>
                                  </a:lnTo>
                                  <a:lnTo>
                                    <a:pt x="2057" y="263"/>
                                  </a:lnTo>
                                  <a:lnTo>
                                    <a:pt x="2135" y="263"/>
                                  </a:lnTo>
                                  <a:lnTo>
                                    <a:pt x="2136" y="222"/>
                                  </a:lnTo>
                                  <a:lnTo>
                                    <a:pt x="2141" y="124"/>
                                  </a:lnTo>
                                  <a:close/>
                                </a:path>
                              </a:pathLst>
                            </a:custGeom>
                            <a:solidFill>
                              <a:srgbClr val="231F2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1CE39B" id="Group 1" o:spid="_x0000_s1026" alt="MassHealth Logo" style="position:absolute;margin-left:36pt;margin-top:3pt;width:115.95pt;height:58.95pt;z-index:251658240;mso-position-horizontal-relative:page" coordorigin="720,60" coordsize="2319,11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">
                  <v:shape id="docshape2" o:spid="_x0000_s1027" style="position:absolute;left:924;top:59;width:2114;height:1179;visibility:visible;mso-wrap-style:square;v-text-anchor:top" coordsize="2114,11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" path="m2111,920r-415,l1697,960r,11l1695,1001r-6,27l1676,1065r-59,47l1572,1140r-31,14l1524,1159r-15,2l1509,1178r49,-10l1572,1160r18,-10l1683,1093r32,-18l1736,1066r21,-3l1787,1063r5,-32l1811,1013r50,-12l1955,988r56,-18l2045,963r58,l2109,945r,-1l2111,920xm1762,790r-483,l1282,801r1,12l1282,834r-1,36l1313,890r23,28l1351,944r8,16l1362,967r6,4l1380,974r21,5l1399,1022r,17l1399,1052r5,23l1414,1105r48,-5l1489,1094r18,-8l1524,1072r-11,-31l1517,1041r6,-2l1569,1022r33,-36l1627,964r27,-19l1696,920r415,l2111,917r-290,l1781,909r-19,-23l1751,840r11,-50xm1517,1041r-4,l1515,1041r2,xm2103,963r-58,l2069,968r29,15l2103,963xm2084,763r-31,l2067,770r3,30l2068,860r-34,29l2005,904r-41,8l1896,917r-75,l2111,917r3,-28l2104,815r-20,-52xm1672,694r-417,l1255,793r24,-3l1762,790r1,-27l1751,752r-50,l1688,750r-13,-13l1657,708r15,-14xm2013,633r-5,l2018,674r8,97l2053,763r31,l2069,726r-40,-75l2013,633xm1722,745r-21,7l1751,752r,-1l1722,745xm143,112l,639r8,29l410,679r-2,31l440,701r6,-22l1682,679r5,-16l1693,635r-28,-32l1651,582r-5,-18l1647,539r-12,-8l1627,524r-10,-8l1602,502r-22,l1567,497r-1,-1l1494,496r-14,-7l1473,480r,-17l1477,431r27,l1509,426r-9,-41l1508,362r31,-23l1548,328r8,-7l1565,315r15,-9l1582,295r-27,-15l1595,263r27,-9l1648,248r36,-4l1692,227r6,-10l1707,210r14,-9l1717,190r-3,-6l1660,184r-24,-17l1618,159r-9,-3l1606,155r1,-2l1609,151r-303,l143,112xm1682,679r-1236,l1007,689r2,13l1255,694r417,l1673,693r9,-13l1682,679xm2001,619r-30,3l1925,653r27,31l1988,639r20,-6l2013,633r-12,-14xm1544,460r-19,1l1513,465r-9,11l1494,496r72,l1557,485r-13,-25xm1504,431r-27,l1499,437r5,-6xm1697,155r-11,5l1678,165r-7,7l1660,184r54,l1713,181r-6,-10l1697,155xm1530,r-13,9l1504,15r-17,5l1458,27r-37,16l1392,61r-33,32l1306,151r303,l1616,144r-11,-6l1598,122r-6,-37l1582,12r-17,l1554,10,1544,7,1530,xe" fillcolor="#bcbec0" stroked="f">
                    <v:path arrowok="t" o:connecttype="custom" o:connectlocs="1697,1031;1617,1172;1509,1221;1590,1210;1757,1123;1861,1061;2103,1023;1762,850;1282,894;1351,1004;1380,1034;1399,1112;1489,1154;1517,1101;1627,1024;2111,977;1751,900;1515,1101;2045,1023;2084,823;2068,920;1896,977;2104,875;1255,853;1751,812;1657,768;2018,734;2069,786;1701,812;143,172;408,770;1687,723;1646,624;1617,576;1566,556;1473,523;1500,445;1556,381;1555,340;1684,304;1721,261;1636,227;1607,213;1682,739;1255,754;1682,739;1952,744;2001,679;1504,536;1544,520;1504,491;1671,232;1707,231;1504,75;1392,121;1616,204;1582,72;1530,60" o:connectangles="0,0,0,0,0,0,0,0,0,0,0,0,0,0,0,0,0,0,0,0,0,0,0,0,0,0,0,0,0,0,0,0,0,0,0,0,0,0,0,0,0,0,0,0,0,0,0,0,0,0,0,0,0,0,0,0,0,0"/>
                  </v:shape>
                  <v:shape id="docshape3" o:spid="_x0000_s1028" style="position:absolute;left:720;top:352;width:2141;height:268;visibility:visible;mso-wrap-style:square;v-text-anchor:top" coordsize="2141,2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" path="m328,l220,r-7,24l201,53,186,97r-20,66l156,118,135,28,129,,23,,19,59r-6,71l7,202,,263r68,l69,228r3,-50l75,124,80,77r7,34l109,199r14,64l193,263,240,123,254,77r1,l255,144r-2,54l251,238r-1,25l321,263r1,-81l324,105r2,-63l328,xm550,115l546,93,532,76,507,66,468,62r-23,1l421,65r-23,4l375,74r-8,48l386,115r21,-6l428,105r21,-1l460,104r14,2l474,119r-21,18l406,147r-46,20l339,212r1,10l348,241r22,19l412,268r11,l433,267r11,-1l457,223r-7,2l443,226r-18,l414,223r,-13l421,197r17,-9l458,182r16,-7l470,241r-2,22l544,263r1,-38l550,115xm728,122l725,68,708,66,691,64,674,62r-17,l621,66,597,77,582,95r-4,23l588,148r24,23l636,190r10,14l646,216r-25,l606,215r-14,-3l577,207r-14,-5l569,259r18,4l604,265r17,2l639,268r28,-3l694,256r21,-18l723,211,713,179,689,156,666,139,655,123r,-10l682,113r13,1l706,116r12,3l728,122xm905,122l902,68,885,66,868,64,851,62r-17,l798,66,773,77,759,95r-5,23l765,148r24,23l812,190r11,14l823,216r-26,l783,215r-15,-3l754,207r-14,-5l746,259r17,4l781,265r17,2l816,268r28,-3l871,256r21,-18l900,211,889,179,866,156,842,139,832,123r,-10l859,113r12,1l883,116r11,3l905,122xm1201,r-86,l1115,34r,25l1113,98r-105,l1009,73r1,-24l1014,,928,r-1,79l924,145r-4,60l916,263r85,l1002,225r3,-71l1110,154r-1,28l1108,209r-2,27l1104,263r86,l1191,181r3,-67l1197,57,1201,xm1423,147r-1,-6l1417,110r-4,-4l1398,84,1366,67r-15,-2l1351,141r-64,l1291,128r7,-11l1308,109r14,-3l1335,108r9,7l1349,126r2,15l1351,65r-28,-3l1261,76r-34,33l1213,145r-3,26l1220,219r25,30l1283,264r45,4l1345,267r17,-1l1379,264r17,-4l1403,218r3,-13l1389,210r-17,4l1354,217r-17,1l1318,216r-17,-7l1289,196r-4,-20l1421,176r2,-9l1423,157r,-10xm1635,115r-4,-22l1617,76,1592,66r-39,-4l1530,63r-24,2l1483,69r-23,5l1452,122r20,-7l1492,109r21,-4l1534,104r11,l1559,106r,13l1538,137r-47,10l1445,167r-21,45l1425,222r9,19l1455,260r42,8l1508,268r10,-1l1529,266r13,-43l1535,225r-7,1l1510,226r-11,-3l1499,210r7,-13l1524,188r19,-6l1559,175r-4,66l1553,263r76,l1630,225r5,-110xm1740,r-79,l1659,66r-3,66l1652,198r-5,65l1725,263r2,-64l1731,122r5,-72l1740,xm1898,66r-44,l1856,15r-71,16l1782,66r-32,l1748,118r30,l1776,144r-3,48l1772,215r5,26l1790,258r20,8l1835,268r13,l1861,266r13,-2l1887,262r10,-55l1879,212r-26,l1850,199r,-33l1852,118r45,l1898,66xm2141,124r-6,-30l2119,75,2096,65r-28,-3l2043,63r-20,5l2007,78r-14,16l1992,93r1,-24l1995,42,1999,r-78,l1919,75r-3,74l1912,215r-5,48l1986,263r1,-31l1989,201r2,-26l1995,156r6,-13l2009,132r12,-6l2034,123r15,3l2057,135r5,11l2063,160r,26l2061,212r-4,51l2135,263r1,-41l2141,124xe" fillcolor="#231f20" stroked="f">
                    <v:path arrowok="t" o:connecttype="custom" o:connectlocs="166,515;19,411;72,530;123,615;253,550;326,394;468,414;386,467;474,471;348,593;457,575;421,549;544,615;691,416;578,470;621,568;587,615;715,590;655,465;905,474;798,418;812,542;754,559;816,620;866,508;883,468;1115,411;928,352;1002,577;1104,615;1423,499;1351,417;1322,458;1323,414;1245,601;1396,612;1337,570;1423,519;1592,418;1452,474;1559,458;1425,574;1529,618;1499,562;1553,615;1659,418;1731,474;1785,383;1773,544;1848,620;1853,564;2141,476;2023,420;1999,352;1986,615;2009,484;2063,512;2141,476" o:connectangles="0,0,0,0,0,0,0,0,0,0,0,0,0,0,0,0,0,0,0,0,0,0,0,0,0,0,0,0,0,0,0,0,0,0,0,0,0,0,0,0,0,0,0,0,0,0,0,0,0,0,0,0,0,0,0,0,0,0"/>
                  </v:shape>
                  <w10:wrap anchorx="page"/>
                </v:group>
              </w:pict>
            </mc:Fallback>
          </mc:AlternateContent>
        </w:r>
        <w:r w:rsidR="009740FF">
          <w:rPr>
            <w:rFonts w:ascii="Trebuchet MS"/>
            <w:b/>
            <w:color w:val="231F20"/>
            <w:spacing w:val="-2"/>
            <w:sz w:val="20"/>
          </w:rPr>
          <w:t>Commonwealth</w:t>
        </w:r>
        <w:r w:rsidR="009740FF">
          <w:rPr>
            <w:rFonts w:ascii="Trebuchet MS"/>
            <w:b/>
            <w:color w:val="231F20"/>
            <w:spacing w:val="-14"/>
            <w:sz w:val="20"/>
          </w:rPr>
          <w:t xml:space="preserve"> </w:t>
        </w:r>
        <w:r w:rsidR="009740FF">
          <w:rPr>
            <w:rFonts w:ascii="Trebuchet MS"/>
            <w:b/>
            <w:color w:val="231F20"/>
            <w:spacing w:val="-2"/>
            <w:sz w:val="20"/>
          </w:rPr>
          <w:t>of</w:t>
        </w:r>
        <w:r w:rsidR="009740FF">
          <w:rPr>
            <w:rFonts w:ascii="Trebuchet MS"/>
            <w:b/>
            <w:color w:val="231F20"/>
            <w:spacing w:val="-13"/>
            <w:sz w:val="20"/>
          </w:rPr>
          <w:t xml:space="preserve"> </w:t>
        </w:r>
        <w:r w:rsidR="009740FF">
          <w:rPr>
            <w:rFonts w:ascii="Trebuchet MS"/>
            <w:b/>
            <w:color w:val="231F20"/>
            <w:spacing w:val="-2"/>
            <w:sz w:val="20"/>
          </w:rPr>
          <w:t xml:space="preserve">Massachusetts </w:t>
        </w:r>
        <w:r w:rsidR="009740FF">
          <w:rPr>
            <w:rFonts w:ascii="Gill Sans MT"/>
            <w:color w:val="231F20"/>
            <w:w w:val="85"/>
            <w:sz w:val="20"/>
          </w:rPr>
          <w:t xml:space="preserve">Executive Office of Health and Human Services </w:t>
        </w:r>
        <w:r w:rsidR="009740FF">
          <w:fldChar w:fldCharType="begin"/>
        </w:r>
        <w:r w:rsidR="009740FF">
          <w:instrText>HYPERLINK "http://www.mass.gov/masshealth" \h</w:instrText>
        </w:r>
        <w:r w:rsidR="009740FF">
          <w:fldChar w:fldCharType="separate"/>
        </w:r>
        <w:r w:rsidR="009740FF">
          <w:rPr>
            <w:rFonts w:ascii="Gill Sans MT"/>
            <w:color w:val="231F20"/>
            <w:spacing w:val="-2"/>
            <w:sz w:val="20"/>
          </w:rPr>
          <w:t>www.mass.gov/masshealth</w:t>
        </w:r>
        <w:r w:rsidR="009740FF">
          <w:fldChar w:fldCharType="end"/>
        </w:r>
      </w:ins>
    </w:p>
    <w:p w14:paraId="590A6C4D" w14:textId="77777777" w:rsidR="008A6AD6" w:rsidRDefault="008A6AD6">
      <w:pPr>
        <w:pStyle w:val="BodyText"/>
        <w:rPr>
          <w:ins w:id="23" w:author="MacLachlan, Jamison B (EHS)" w:date="2026-09-25T21:13:00Z" w16du:dateUtc="2026-09-26T01:13:00Z"/>
          <w:rFonts w:ascii="Gill Sans MT"/>
          <w:sz w:val="22"/>
        </w:rPr>
      </w:pPr>
    </w:p>
    <w:p w14:paraId="7FE9A667" w14:textId="77777777" w:rsidR="008A6AD6" w:rsidRDefault="008A6AD6">
      <w:pPr>
        <w:pStyle w:val="BodyText"/>
        <w:spacing w:before="3"/>
        <w:rPr>
          <w:ins w:id="24" w:author="MacLachlan, Jamison B (EHS)" w:date="2026-09-25T21:13:00Z" w16du:dateUtc="2026-09-26T01:13:00Z"/>
          <w:rFonts w:ascii="Gill Sans MT"/>
          <w:sz w:val="25"/>
        </w:rPr>
      </w:pPr>
    </w:p>
    <w:p w14:paraId="41A1B4DB" w14:textId="1F8224AE" w:rsidR="008A6AD6" w:rsidRDefault="00BB204F" w:rsidP="009740FF">
      <w:pPr>
        <w:pStyle w:val="Heading1"/>
        <w:rPr>
          <w:ins w:id="25" w:author="MacLachlan, Jamison B (EHS)" w:date="2026-09-25T21:13:00Z" w16du:dateUtc="2026-09-26T01:13:00Z"/>
        </w:rPr>
      </w:pPr>
      <w:ins w:id="26" w:author="MacLachlan, Jamison B (EHS)" w:date="2026-09-25T21:13:00Z" w16du:dateUtc="2026-09-26T01:13:00Z">
        <w:r>
          <w:t xml:space="preserve">December </w:t>
        </w:r>
        <w:r w:rsidR="009740FF">
          <w:t>2023</w:t>
        </w:r>
        <w:r w:rsidR="009740FF">
          <w:rPr>
            <w:spacing w:val="-15"/>
          </w:rPr>
          <w:t xml:space="preserve"> </w:t>
        </w:r>
        <w:r w:rsidR="009740FF">
          <w:t>Update</w:t>
        </w:r>
        <w:r w:rsidR="009740FF">
          <w:rPr>
            <w:spacing w:val="-15"/>
          </w:rPr>
          <w:t xml:space="preserve"> </w:t>
        </w:r>
        <w:r w:rsidR="009740FF">
          <w:t>on</w:t>
        </w:r>
        <w:r w:rsidR="009740FF">
          <w:rPr>
            <w:spacing w:val="-14"/>
          </w:rPr>
          <w:t xml:space="preserve"> </w:t>
        </w:r>
        <w:r w:rsidR="009740FF">
          <w:t>MassHealth</w:t>
        </w:r>
        <w:r w:rsidR="009740FF">
          <w:rPr>
            <w:spacing w:val="-15"/>
          </w:rPr>
          <w:t xml:space="preserve"> </w:t>
        </w:r>
        <w:r w:rsidR="009740FF">
          <w:rPr>
            <w:spacing w:val="-2"/>
          </w:rPr>
          <w:t>Redetermination</w:t>
        </w:r>
      </w:ins>
    </w:p>
    <w:p w14:paraId="73A3FDB6" w14:textId="77777777" w:rsidR="008A6AD6" w:rsidRPr="009740FF" w:rsidRDefault="009740FF" w:rsidP="00B475CE">
      <w:pPr>
        <w:pStyle w:val="Heading2"/>
        <w:ind w:left="0"/>
        <w:rPr>
          <w:ins w:id="27" w:author="MacLachlan, Jamison B (EHS)" w:date="2026-09-25T21:13:00Z" w16du:dateUtc="2026-09-26T01:13:00Z"/>
        </w:rPr>
      </w:pPr>
      <w:ins w:id="28" w:author="MacLachlan, Jamison B (EHS)" w:date="2026-09-25T21:13:00Z" w16du:dateUtc="2026-09-26T01:13:00Z">
        <w:r w:rsidRPr="009740FF">
          <w:t>Background on MassHealth redeterminations</w:t>
        </w:r>
      </w:ins>
    </w:p>
    <w:p w14:paraId="75492C3F" w14:textId="77777777" w:rsidR="008A6AD6" w:rsidRDefault="009740FF" w:rsidP="00B475CE">
      <w:pPr>
        <w:pStyle w:val="BodyText"/>
        <w:spacing w:before="141" w:line="261" w:lineRule="auto"/>
        <w:ind w:right="176"/>
        <w:rPr>
          <w:ins w:id="29" w:author="MacLachlan, Jamison B (EHS)" w:date="2026-09-25T21:13:00Z" w16du:dateUtc="2026-09-26T01:13:00Z"/>
        </w:rPr>
      </w:pPr>
      <w:ins w:id="30" w:author="MacLachlan, Jamison B (EHS)" w:date="2026-09-25T21:13:00Z" w16du:dateUtc="2026-09-26T01:13:00Z">
        <w:r>
          <w:rPr>
            <w:color w:val="231F20"/>
          </w:rPr>
          <w:t>In</w:t>
        </w:r>
        <w:r>
          <w:rPr>
            <w:color w:val="231F20"/>
            <w:spacing w:val="-4"/>
          </w:rPr>
          <w:t xml:space="preserve"> </w:t>
        </w:r>
        <w:r>
          <w:rPr>
            <w:color w:val="231F20"/>
          </w:rPr>
          <w:t>March</w:t>
        </w:r>
        <w:r>
          <w:rPr>
            <w:color w:val="231F20"/>
            <w:spacing w:val="-4"/>
          </w:rPr>
          <w:t xml:space="preserve"> </w:t>
        </w:r>
        <w:r>
          <w:rPr>
            <w:color w:val="231F20"/>
          </w:rPr>
          <w:t>2020,</w:t>
        </w:r>
        <w:r>
          <w:rPr>
            <w:color w:val="231F20"/>
            <w:spacing w:val="-4"/>
          </w:rPr>
          <w:t xml:space="preserve"> </w:t>
        </w:r>
        <w:r>
          <w:rPr>
            <w:color w:val="231F20"/>
          </w:rPr>
          <w:t>the</w:t>
        </w:r>
        <w:r>
          <w:rPr>
            <w:color w:val="231F20"/>
            <w:spacing w:val="-4"/>
          </w:rPr>
          <w:t xml:space="preserve"> </w:t>
        </w:r>
        <w:r>
          <w:rPr>
            <w:color w:val="231F20"/>
          </w:rPr>
          <w:t>federal</w:t>
        </w:r>
        <w:r>
          <w:rPr>
            <w:color w:val="231F20"/>
            <w:spacing w:val="-4"/>
          </w:rPr>
          <w:t xml:space="preserve"> </w:t>
        </w:r>
        <w:r>
          <w:rPr>
            <w:color w:val="231F20"/>
          </w:rPr>
          <w:t>government</w:t>
        </w:r>
        <w:r>
          <w:rPr>
            <w:color w:val="231F20"/>
            <w:spacing w:val="-4"/>
          </w:rPr>
          <w:t xml:space="preserve"> </w:t>
        </w:r>
        <w:r>
          <w:rPr>
            <w:color w:val="231F20"/>
          </w:rPr>
          <w:t>declared</w:t>
        </w:r>
        <w:r>
          <w:rPr>
            <w:color w:val="231F20"/>
            <w:spacing w:val="-4"/>
          </w:rPr>
          <w:t xml:space="preserve"> </w:t>
        </w:r>
        <w:r>
          <w:rPr>
            <w:color w:val="231F20"/>
          </w:rPr>
          <w:t>a</w:t>
        </w:r>
        <w:r>
          <w:rPr>
            <w:color w:val="231F20"/>
            <w:spacing w:val="-4"/>
          </w:rPr>
          <w:t xml:space="preserve"> </w:t>
        </w:r>
        <w:r>
          <w:rPr>
            <w:color w:val="231F20"/>
          </w:rPr>
          <w:t>public</w:t>
        </w:r>
        <w:r>
          <w:rPr>
            <w:color w:val="231F20"/>
            <w:spacing w:val="-4"/>
          </w:rPr>
          <w:t xml:space="preserve"> </w:t>
        </w:r>
        <w:r>
          <w:rPr>
            <w:color w:val="231F20"/>
          </w:rPr>
          <w:t>health</w:t>
        </w:r>
        <w:r>
          <w:rPr>
            <w:color w:val="231F20"/>
            <w:spacing w:val="-4"/>
          </w:rPr>
          <w:t xml:space="preserve"> </w:t>
        </w:r>
        <w:r>
          <w:rPr>
            <w:color w:val="231F20"/>
          </w:rPr>
          <w:t>emergency</w:t>
        </w:r>
        <w:r>
          <w:rPr>
            <w:color w:val="231F20"/>
            <w:spacing w:val="-6"/>
          </w:rPr>
          <w:t xml:space="preserve"> </w:t>
        </w:r>
        <w:r>
          <w:rPr>
            <w:color w:val="231F20"/>
          </w:rPr>
          <w:t>(PHE)</w:t>
        </w:r>
        <w:r>
          <w:rPr>
            <w:color w:val="231F20"/>
            <w:spacing w:val="-4"/>
          </w:rPr>
          <w:t xml:space="preserve"> </w:t>
        </w:r>
        <w:r>
          <w:rPr>
            <w:color w:val="231F20"/>
          </w:rPr>
          <w:t>due</w:t>
        </w:r>
        <w:r>
          <w:rPr>
            <w:color w:val="231F20"/>
            <w:spacing w:val="-4"/>
          </w:rPr>
          <w:t xml:space="preserve"> </w:t>
        </w:r>
        <w:r>
          <w:rPr>
            <w:color w:val="231F20"/>
          </w:rPr>
          <w:t>to</w:t>
        </w:r>
        <w:r>
          <w:rPr>
            <w:color w:val="231F20"/>
            <w:spacing w:val="-4"/>
          </w:rPr>
          <w:t xml:space="preserve"> </w:t>
        </w:r>
        <w:r>
          <w:rPr>
            <w:color w:val="231F20"/>
          </w:rPr>
          <w:t>the</w:t>
        </w:r>
        <w:r>
          <w:rPr>
            <w:color w:val="231F20"/>
            <w:spacing w:val="-4"/>
          </w:rPr>
          <w:t xml:space="preserve"> </w:t>
        </w:r>
        <w:r>
          <w:rPr>
            <w:color w:val="231F20"/>
          </w:rPr>
          <w:t>COVID-19</w:t>
        </w:r>
        <w:r>
          <w:rPr>
            <w:color w:val="231F20"/>
            <w:spacing w:val="-4"/>
          </w:rPr>
          <w:t xml:space="preserve"> </w:t>
        </w:r>
        <w:r>
          <w:rPr>
            <w:color w:val="231F20"/>
          </w:rPr>
          <w:t>pandemic.</w:t>
        </w:r>
        <w:r>
          <w:rPr>
            <w:color w:val="231F20"/>
            <w:spacing w:val="-4"/>
          </w:rPr>
          <w:t xml:space="preserve"> </w:t>
        </w:r>
        <w:r>
          <w:rPr>
            <w:color w:val="231F20"/>
          </w:rPr>
          <w:t>In</w:t>
        </w:r>
        <w:r>
          <w:rPr>
            <w:color w:val="231F20"/>
            <w:spacing w:val="-4"/>
          </w:rPr>
          <w:t xml:space="preserve"> </w:t>
        </w:r>
        <w:r>
          <w:rPr>
            <w:color w:val="231F20"/>
          </w:rPr>
          <w:t>response to</w:t>
        </w:r>
        <w:r>
          <w:rPr>
            <w:color w:val="231F20"/>
            <w:spacing w:val="35"/>
          </w:rPr>
          <w:t xml:space="preserve"> </w:t>
        </w:r>
        <w:r>
          <w:rPr>
            <w:color w:val="231F20"/>
          </w:rPr>
          <w:t>the</w:t>
        </w:r>
        <w:r>
          <w:rPr>
            <w:color w:val="231F20"/>
            <w:spacing w:val="35"/>
          </w:rPr>
          <w:t xml:space="preserve"> </w:t>
        </w:r>
        <w:r>
          <w:rPr>
            <w:color w:val="231F20"/>
          </w:rPr>
          <w:t>PHE</w:t>
        </w:r>
        <w:r>
          <w:rPr>
            <w:color w:val="231F20"/>
            <w:spacing w:val="35"/>
          </w:rPr>
          <w:t xml:space="preserve"> </w:t>
        </w:r>
        <w:r>
          <w:rPr>
            <w:color w:val="231F20"/>
          </w:rPr>
          <w:t>and</w:t>
        </w:r>
        <w:r>
          <w:rPr>
            <w:color w:val="231F20"/>
            <w:spacing w:val="35"/>
          </w:rPr>
          <w:t xml:space="preserve"> </w:t>
        </w:r>
        <w:r>
          <w:rPr>
            <w:color w:val="231F20"/>
          </w:rPr>
          <w:t>consistent</w:t>
        </w:r>
        <w:r>
          <w:rPr>
            <w:color w:val="231F20"/>
            <w:spacing w:val="30"/>
          </w:rPr>
          <w:t xml:space="preserve"> </w:t>
        </w:r>
        <w:r>
          <w:rPr>
            <w:color w:val="231F20"/>
          </w:rPr>
          <w:t>with</w:t>
        </w:r>
        <w:r>
          <w:rPr>
            <w:color w:val="231F20"/>
            <w:spacing w:val="35"/>
          </w:rPr>
          <w:t xml:space="preserve"> </w:t>
        </w:r>
        <w:r>
          <w:rPr>
            <w:color w:val="231F20"/>
          </w:rPr>
          <w:t>federal</w:t>
        </w:r>
        <w:r>
          <w:rPr>
            <w:color w:val="231F20"/>
            <w:spacing w:val="35"/>
          </w:rPr>
          <w:t xml:space="preserve"> </w:t>
        </w:r>
        <w:r>
          <w:rPr>
            <w:color w:val="231F20"/>
          </w:rPr>
          <w:t>requirements,</w:t>
        </w:r>
        <w:r>
          <w:rPr>
            <w:color w:val="231F20"/>
            <w:spacing w:val="34"/>
          </w:rPr>
          <w:t xml:space="preserve"> </w:t>
        </w:r>
        <w:r>
          <w:rPr>
            <w:color w:val="231F20"/>
          </w:rPr>
          <w:t>MassHealth</w:t>
        </w:r>
        <w:r>
          <w:rPr>
            <w:color w:val="231F20"/>
            <w:spacing w:val="35"/>
          </w:rPr>
          <w:t xml:space="preserve"> </w:t>
        </w:r>
        <w:r>
          <w:rPr>
            <w:color w:val="231F20"/>
          </w:rPr>
          <w:t>put</w:t>
        </w:r>
        <w:r>
          <w:rPr>
            <w:color w:val="231F20"/>
            <w:spacing w:val="35"/>
          </w:rPr>
          <w:t xml:space="preserve"> </w:t>
        </w:r>
        <w:r>
          <w:rPr>
            <w:color w:val="231F20"/>
          </w:rPr>
          <w:t>protections</w:t>
        </w:r>
        <w:r>
          <w:rPr>
            <w:color w:val="231F20"/>
            <w:spacing w:val="35"/>
          </w:rPr>
          <w:t xml:space="preserve"> </w:t>
        </w:r>
        <w:r>
          <w:rPr>
            <w:color w:val="231F20"/>
          </w:rPr>
          <w:t>in</w:t>
        </w:r>
        <w:r>
          <w:rPr>
            <w:color w:val="231F20"/>
            <w:spacing w:val="35"/>
          </w:rPr>
          <w:t xml:space="preserve"> </w:t>
        </w:r>
        <w:r>
          <w:rPr>
            <w:color w:val="231F20"/>
          </w:rPr>
          <w:t>place</w:t>
        </w:r>
        <w:r>
          <w:rPr>
            <w:color w:val="231F20"/>
            <w:spacing w:val="35"/>
          </w:rPr>
          <w:t xml:space="preserve"> </w:t>
        </w:r>
        <w:r>
          <w:rPr>
            <w:color w:val="231F20"/>
          </w:rPr>
          <w:t>that</w:t>
        </w:r>
        <w:r>
          <w:rPr>
            <w:color w:val="231F20"/>
            <w:spacing w:val="35"/>
          </w:rPr>
          <w:t xml:space="preserve"> </w:t>
        </w:r>
        <w:r>
          <w:rPr>
            <w:color w:val="231F20"/>
          </w:rPr>
          <w:t>prevented</w:t>
        </w:r>
        <w:r>
          <w:rPr>
            <w:color w:val="231F20"/>
            <w:spacing w:val="35"/>
          </w:rPr>
          <w:t xml:space="preserve"> </w:t>
        </w:r>
        <w:r>
          <w:rPr>
            <w:color w:val="231F20"/>
          </w:rPr>
          <w:t>members’ MassHealth coverage from ending during the COVID-19 emergency. On April 1, 2023, these continuous coverage protections ended and MassHealth began the year-long process to redetermine all members’ eligibility, as required by CMS.</w:t>
        </w:r>
      </w:ins>
    </w:p>
    <w:p w14:paraId="133353EB" w14:textId="77777777" w:rsidR="008A6AD6" w:rsidRPr="009740FF" w:rsidRDefault="009740FF" w:rsidP="00B475CE">
      <w:pPr>
        <w:pStyle w:val="Heading2"/>
        <w:ind w:left="0"/>
        <w:rPr>
          <w:ins w:id="31" w:author="MacLachlan, Jamison B (EHS)" w:date="2026-09-25T21:13:00Z" w16du:dateUtc="2026-09-26T01:13:00Z"/>
        </w:rPr>
      </w:pPr>
      <w:ins w:id="32" w:author="MacLachlan, Jamison B (EHS)" w:date="2026-09-25T21:13:00Z" w16du:dateUtc="2026-09-26T01:13:00Z">
        <w:r w:rsidRPr="009740FF">
          <w:t>About the redeterminations data dashboard</w:t>
        </w:r>
      </w:ins>
    </w:p>
    <w:p w14:paraId="3327088F" w14:textId="69A6C2F1" w:rsidR="008A6AD6" w:rsidRDefault="009740FF" w:rsidP="00B475CE">
      <w:pPr>
        <w:pStyle w:val="BodyText"/>
        <w:spacing w:before="141" w:line="261" w:lineRule="auto"/>
        <w:ind w:right="176"/>
        <w:rPr>
          <w:ins w:id="33" w:author="MacLachlan, Jamison B (EHS)" w:date="2026-09-25T21:13:00Z" w16du:dateUtc="2026-09-26T01:13:00Z"/>
        </w:rPr>
      </w:pPr>
      <w:ins w:id="34" w:author="MacLachlan, Jamison B (EHS)" w:date="2026-09-25T21:13:00Z" w16du:dateUtc="2026-09-26T01:13:00Z">
        <w:r>
          <w:rPr>
            <w:color w:val="231F20"/>
          </w:rPr>
          <w:t>MassHealth</w:t>
        </w:r>
        <w:r>
          <w:rPr>
            <w:color w:val="231F20"/>
            <w:spacing w:val="-10"/>
          </w:rPr>
          <w:t xml:space="preserve"> </w:t>
        </w:r>
        <w:r>
          <w:rPr>
            <w:color w:val="231F20"/>
          </w:rPr>
          <w:t>is</w:t>
        </w:r>
        <w:r>
          <w:rPr>
            <w:color w:val="231F20"/>
            <w:spacing w:val="-10"/>
          </w:rPr>
          <w:t xml:space="preserve"> </w:t>
        </w:r>
        <w:r>
          <w:rPr>
            <w:color w:val="231F20"/>
          </w:rPr>
          <w:t>committed</w:t>
        </w:r>
        <w:r>
          <w:rPr>
            <w:color w:val="231F20"/>
            <w:spacing w:val="-10"/>
          </w:rPr>
          <w:t xml:space="preserve"> </w:t>
        </w:r>
        <w:r>
          <w:rPr>
            <w:color w:val="231F20"/>
          </w:rPr>
          <w:t>to</w:t>
        </w:r>
        <w:r>
          <w:rPr>
            <w:color w:val="231F20"/>
            <w:spacing w:val="-10"/>
          </w:rPr>
          <w:t xml:space="preserve"> </w:t>
        </w:r>
        <w:r>
          <w:rPr>
            <w:color w:val="231F20"/>
          </w:rPr>
          <w:t>publishing</w:t>
        </w:r>
        <w:r>
          <w:rPr>
            <w:color w:val="231F20"/>
            <w:spacing w:val="-10"/>
          </w:rPr>
          <w:t xml:space="preserve"> </w:t>
        </w:r>
        <w:r>
          <w:rPr>
            <w:color w:val="231F20"/>
          </w:rPr>
          <w:t>a</w:t>
        </w:r>
        <w:r>
          <w:rPr>
            <w:color w:val="231F20"/>
            <w:spacing w:val="-10"/>
          </w:rPr>
          <w:t xml:space="preserve"> </w:t>
        </w:r>
        <w:r>
          <w:rPr>
            <w:color w:val="231F20"/>
          </w:rPr>
          <w:t>monthly</w:t>
        </w:r>
        <w:r>
          <w:rPr>
            <w:color w:val="231F20"/>
            <w:spacing w:val="-12"/>
          </w:rPr>
          <w:t xml:space="preserve"> </w:t>
        </w:r>
        <w:r>
          <w:rPr>
            <w:color w:val="231F20"/>
          </w:rPr>
          <w:t>dashboard</w:t>
        </w:r>
        <w:r w:rsidR="00870C25">
          <w:rPr>
            <w:color w:val="231F20"/>
            <w:spacing w:val="-10"/>
          </w:rPr>
          <w:t xml:space="preserve"> </w:t>
        </w:r>
        <w:r>
          <w:rPr>
            <w:color w:val="231F20"/>
          </w:rPr>
          <w:t>that</w:t>
        </w:r>
        <w:r>
          <w:rPr>
            <w:color w:val="231F20"/>
            <w:spacing w:val="-10"/>
          </w:rPr>
          <w:t xml:space="preserve"> </w:t>
        </w:r>
        <w:r>
          <w:rPr>
            <w:color w:val="231F20"/>
          </w:rPr>
          <w:t>provides</w:t>
        </w:r>
        <w:r>
          <w:rPr>
            <w:color w:val="231F20"/>
            <w:spacing w:val="-10"/>
          </w:rPr>
          <w:t xml:space="preserve"> </w:t>
        </w:r>
        <w:r>
          <w:rPr>
            <w:color w:val="231F20"/>
          </w:rPr>
          <w:t>data</w:t>
        </w:r>
        <w:r>
          <w:rPr>
            <w:color w:val="231F20"/>
            <w:spacing w:val="-10"/>
          </w:rPr>
          <w:t xml:space="preserve"> </w:t>
        </w:r>
        <w:r>
          <w:rPr>
            <w:color w:val="231F20"/>
          </w:rPr>
          <w:t>on</w:t>
        </w:r>
        <w:r>
          <w:rPr>
            <w:color w:val="231F20"/>
            <w:spacing w:val="-10"/>
          </w:rPr>
          <w:t xml:space="preserve"> </w:t>
        </w:r>
        <w:r>
          <w:rPr>
            <w:color w:val="231F20"/>
          </w:rPr>
          <w:t xml:space="preserve">MassHealth’s caseload and detail on members joining and departing from MassHealth. This transparency will be critical to identifying populations that require additional support during the redetermination period and will give the public greater visibility into this important initiative. The dashboard will provide data through the end of the month prior to each release; for example, the </w:t>
        </w:r>
        <w:r w:rsidR="00BB204F">
          <w:rPr>
            <w:color w:val="231F20"/>
          </w:rPr>
          <w:t xml:space="preserve">December </w:t>
        </w:r>
        <w:r>
          <w:rPr>
            <w:color w:val="231F20"/>
          </w:rPr>
          <w:t>dashboard</w:t>
        </w:r>
        <w:r w:rsidR="0071115A">
          <w:rPr>
            <w:color w:val="231F20"/>
          </w:rPr>
          <w:t xml:space="preserve"> update</w:t>
        </w:r>
        <w:r>
          <w:rPr>
            <w:color w:val="231F20"/>
          </w:rPr>
          <w:t xml:space="preserve"> contains enrollment data through the end of </w:t>
        </w:r>
        <w:r w:rsidR="00BB204F">
          <w:rPr>
            <w:color w:val="231F20"/>
          </w:rPr>
          <w:t xml:space="preserve">November </w:t>
        </w:r>
        <w:r w:rsidR="002818E2">
          <w:rPr>
            <w:color w:val="231F20"/>
          </w:rPr>
          <w:t>2023</w:t>
        </w:r>
        <w:r>
          <w:rPr>
            <w:color w:val="231F20"/>
          </w:rPr>
          <w:t>.</w:t>
        </w:r>
      </w:ins>
    </w:p>
    <w:p w14:paraId="254658D9" w14:textId="6AB9A74C" w:rsidR="0C2BD99B" w:rsidRDefault="009740FF" w:rsidP="00B475CE">
      <w:pPr>
        <w:pStyle w:val="Heading2"/>
        <w:spacing w:after="120"/>
        <w:ind w:left="0"/>
        <w:rPr>
          <w:ins w:id="35" w:author="MacLachlan, Jamison B (EHS)" w:date="2026-09-25T21:13:00Z" w16du:dateUtc="2026-09-26T01:13:00Z"/>
        </w:rPr>
      </w:pPr>
      <w:ins w:id="36" w:author="MacLachlan, Jamison B (EHS)" w:date="2026-09-25T21:13:00Z" w16du:dateUtc="2026-09-26T01:13:00Z">
        <w:r>
          <w:t xml:space="preserve">Highlights from </w:t>
        </w:r>
        <w:r w:rsidR="00BB204F">
          <w:t xml:space="preserve">December </w:t>
        </w:r>
        <w:r>
          <w:t>2023 dashboard</w:t>
        </w:r>
      </w:ins>
    </w:p>
    <w:p w14:paraId="56D376C6" w14:textId="380F78E0" w:rsidR="5F3412FF" w:rsidRPr="00B475CE" w:rsidRDefault="00BB204F" w:rsidP="0C2BD99B">
      <w:pPr>
        <w:rPr>
          <w:ins w:id="37" w:author="MacLachlan, Jamison B (EHS)" w:date="2026-09-25T21:13:00Z" w16du:dateUtc="2026-09-26T01:13:00Z"/>
          <w:b/>
          <w:bCs/>
          <w:sz w:val="21"/>
          <w:szCs w:val="21"/>
          <w:u w:val="single"/>
        </w:rPr>
      </w:pPr>
      <w:ins w:id="38" w:author="MacLachlan, Jamison B (EHS)" w:date="2026-09-25T21:13:00Z" w16du:dateUtc="2026-09-26T01:13:00Z">
        <w:r w:rsidRPr="4385A32B">
          <w:rPr>
            <w:b/>
            <w:bCs/>
            <w:sz w:val="21"/>
            <w:szCs w:val="21"/>
            <w:u w:val="single"/>
          </w:rPr>
          <w:t xml:space="preserve">November </w:t>
        </w:r>
        <w:r w:rsidR="6D1D0923" w:rsidRPr="4385A32B">
          <w:rPr>
            <w:b/>
            <w:bCs/>
            <w:sz w:val="21"/>
            <w:szCs w:val="21"/>
            <w:u w:val="single"/>
          </w:rPr>
          <w:t>Data</w:t>
        </w:r>
      </w:ins>
    </w:p>
    <w:p w14:paraId="7B7A7ACF" w14:textId="281052E2" w:rsidR="008A6AD6" w:rsidRPr="006C06E6" w:rsidRDefault="4DAE85B1" w:rsidP="6385ABC4">
      <w:pPr>
        <w:tabs>
          <w:tab w:val="left" w:pos="352"/>
        </w:tabs>
        <w:spacing w:before="121" w:line="242" w:lineRule="auto"/>
        <w:ind w:left="90" w:right="953"/>
        <w:rPr>
          <w:ins w:id="39" w:author="MacLachlan, Jamison B (EHS)" w:date="2026-09-25T21:13:00Z" w16du:dateUtc="2026-09-26T01:13:00Z"/>
          <w:color w:val="231F20"/>
          <w:sz w:val="21"/>
          <w:szCs w:val="21"/>
          <w:vertAlign w:val="superscript"/>
        </w:rPr>
      </w:pPr>
      <w:ins w:id="40" w:author="MacLachlan, Jamison B (EHS)" w:date="2026-09-25T21:13:00Z" w16du:dateUtc="2026-09-26T01:13:00Z">
        <w:r w:rsidRPr="00080B68">
          <w:rPr>
            <w:color w:val="231F20"/>
            <w:sz w:val="21"/>
            <w:szCs w:val="21"/>
          </w:rPr>
          <w:t>Overall</w:t>
        </w:r>
        <w:r w:rsidR="323E4BFB" w:rsidRPr="0C5D9E68">
          <w:rPr>
            <w:color w:val="231F20"/>
            <w:sz w:val="21"/>
            <w:szCs w:val="21"/>
          </w:rPr>
          <w:t>,</w:t>
        </w:r>
        <w:r w:rsidR="17221DE4" w:rsidRPr="00080B68">
          <w:rPr>
            <w:color w:val="231F20"/>
            <w:sz w:val="21"/>
            <w:szCs w:val="21"/>
          </w:rPr>
          <w:t xml:space="preserve"> </w:t>
        </w:r>
        <w:r w:rsidR="3E208B09" w:rsidRPr="73CBA149">
          <w:rPr>
            <w:color w:val="231F20"/>
            <w:sz w:val="21"/>
            <w:szCs w:val="21"/>
          </w:rPr>
          <w:t xml:space="preserve">during </w:t>
        </w:r>
        <w:r w:rsidR="4350566A" w:rsidRPr="42FCE186">
          <w:rPr>
            <w:color w:val="231F20"/>
            <w:sz w:val="21"/>
            <w:szCs w:val="21"/>
          </w:rPr>
          <w:t xml:space="preserve">November </w:t>
        </w:r>
        <w:r w:rsidR="3E208B09" w:rsidRPr="73CBA149">
          <w:rPr>
            <w:color w:val="231F20"/>
            <w:sz w:val="21"/>
            <w:szCs w:val="21"/>
          </w:rPr>
          <w:t>2023</w:t>
        </w:r>
        <w:r w:rsidRPr="00080B68">
          <w:rPr>
            <w:color w:val="231F20"/>
            <w:sz w:val="21"/>
            <w:szCs w:val="21"/>
          </w:rPr>
          <w:t>,</w:t>
        </w:r>
        <w:r w:rsidRPr="00080B68">
          <w:rPr>
            <w:color w:val="231F20"/>
            <w:spacing w:val="-11"/>
            <w:sz w:val="21"/>
            <w:szCs w:val="21"/>
          </w:rPr>
          <w:t xml:space="preserve"> </w:t>
        </w:r>
        <w:r w:rsidRPr="00080B68">
          <w:rPr>
            <w:color w:val="231F20"/>
            <w:sz w:val="21"/>
            <w:szCs w:val="21"/>
          </w:rPr>
          <w:t>the</w:t>
        </w:r>
        <w:r w:rsidRPr="00080B68">
          <w:rPr>
            <w:color w:val="231F20"/>
            <w:spacing w:val="-9"/>
            <w:sz w:val="21"/>
            <w:szCs w:val="21"/>
          </w:rPr>
          <w:t xml:space="preserve"> </w:t>
        </w:r>
        <w:r w:rsidRPr="00080B68">
          <w:rPr>
            <w:color w:val="231F20"/>
            <w:sz w:val="21"/>
            <w:szCs w:val="21"/>
          </w:rPr>
          <w:t>MassHealth</w:t>
        </w:r>
        <w:r w:rsidRPr="00080B68">
          <w:rPr>
            <w:color w:val="231F20"/>
            <w:spacing w:val="-9"/>
            <w:sz w:val="21"/>
            <w:szCs w:val="21"/>
          </w:rPr>
          <w:t xml:space="preserve"> </w:t>
        </w:r>
        <w:r w:rsidRPr="00080B68">
          <w:rPr>
            <w:color w:val="231F20"/>
            <w:sz w:val="21"/>
            <w:szCs w:val="21"/>
          </w:rPr>
          <w:t>caseload</w:t>
        </w:r>
        <w:r w:rsidR="0106C1E5" w:rsidRPr="201E077A">
          <w:rPr>
            <w:color w:val="231F20"/>
            <w:sz w:val="21"/>
            <w:szCs w:val="21"/>
          </w:rPr>
          <w:t xml:space="preserve"> </w:t>
        </w:r>
        <w:r w:rsidR="51CEEF95" w:rsidRPr="00080B68">
          <w:rPr>
            <w:color w:val="231F20"/>
            <w:spacing w:val="-12"/>
            <w:sz w:val="21"/>
            <w:szCs w:val="21"/>
          </w:rPr>
          <w:t xml:space="preserve">decreased by </w:t>
        </w:r>
        <w:r w:rsidR="7DD86F2B" w:rsidRPr="5A5918F5">
          <w:rPr>
            <w:color w:val="231F20"/>
            <w:sz w:val="21"/>
            <w:szCs w:val="21"/>
          </w:rPr>
          <w:t xml:space="preserve">approximately </w:t>
        </w:r>
        <w:r w:rsidR="57630BCA" w:rsidRPr="42FCE186">
          <w:rPr>
            <w:color w:val="231F20"/>
            <w:sz w:val="21"/>
            <w:szCs w:val="21"/>
          </w:rPr>
          <w:t>101</w:t>
        </w:r>
        <w:r w:rsidR="0E714EB6" w:rsidRPr="00080B68">
          <w:rPr>
            <w:color w:val="231F20"/>
            <w:spacing w:val="-12"/>
            <w:sz w:val="21"/>
            <w:szCs w:val="21"/>
          </w:rPr>
          <w:t xml:space="preserve">,000 members, or </w:t>
        </w:r>
        <w:r w:rsidR="166BED70" w:rsidRPr="42FCE186">
          <w:rPr>
            <w:color w:val="231F20"/>
            <w:sz w:val="21"/>
            <w:szCs w:val="21"/>
          </w:rPr>
          <w:t>4.56</w:t>
        </w:r>
        <w:r w:rsidR="51CEEF95" w:rsidRPr="00080B68">
          <w:rPr>
            <w:color w:val="231F20"/>
            <w:spacing w:val="-12"/>
            <w:sz w:val="21"/>
            <w:szCs w:val="21"/>
          </w:rPr>
          <w:t>%</w:t>
        </w:r>
        <w:r w:rsidR="261A5934" w:rsidRPr="201E077A">
          <w:rPr>
            <w:color w:val="231F20"/>
            <w:sz w:val="21"/>
            <w:szCs w:val="21"/>
          </w:rPr>
          <w:t>,</w:t>
        </w:r>
        <w:r w:rsidR="1203569C" w:rsidRPr="5A5918F5">
          <w:rPr>
            <w:color w:val="231F20"/>
            <w:sz w:val="21"/>
            <w:szCs w:val="21"/>
          </w:rPr>
          <w:t xml:space="preserve"> from the </w:t>
        </w:r>
        <w:r w:rsidR="1203569C" w:rsidRPr="006C06E6">
          <w:rPr>
            <w:color w:val="231F20"/>
            <w:sz w:val="21"/>
            <w:szCs w:val="21"/>
          </w:rPr>
          <w:t>prior month</w:t>
        </w:r>
        <w:r w:rsidR="1722F322" w:rsidRPr="006C06E6">
          <w:rPr>
            <w:color w:val="231F20"/>
            <w:sz w:val="21"/>
            <w:szCs w:val="21"/>
          </w:rPr>
          <w:t>.</w:t>
        </w:r>
        <w:r w:rsidRPr="006C06E6">
          <w:rPr>
            <w:color w:val="231F20"/>
            <w:sz w:val="21"/>
            <w:szCs w:val="21"/>
          </w:rPr>
          <w:t xml:space="preserve"> </w:t>
        </w:r>
        <w:r w:rsidR="3EF640F3" w:rsidRPr="006C06E6">
          <w:rPr>
            <w:color w:val="231F20"/>
            <w:sz w:val="21"/>
            <w:szCs w:val="21"/>
          </w:rPr>
          <w:t>A</w:t>
        </w:r>
        <w:r w:rsidRPr="006C06E6">
          <w:rPr>
            <w:color w:val="231F20"/>
            <w:sz w:val="21"/>
            <w:szCs w:val="21"/>
          </w:rPr>
          <w:t>pproximately</w:t>
        </w:r>
        <w:r w:rsidRPr="006C06E6">
          <w:rPr>
            <w:color w:val="231F20"/>
            <w:spacing w:val="-3"/>
            <w:sz w:val="21"/>
            <w:szCs w:val="21"/>
          </w:rPr>
          <w:t xml:space="preserve"> </w:t>
        </w:r>
        <w:r w:rsidR="14C3ED44" w:rsidRPr="42FCE186">
          <w:rPr>
            <w:color w:val="231F20"/>
            <w:sz w:val="21"/>
            <w:szCs w:val="21"/>
          </w:rPr>
          <w:t>16</w:t>
        </w:r>
        <w:r w:rsidR="0C0600CC" w:rsidRPr="006C06E6">
          <w:rPr>
            <w:color w:val="231F20"/>
            <w:sz w:val="21"/>
            <w:szCs w:val="21"/>
          </w:rPr>
          <w:t>,000</w:t>
        </w:r>
        <w:r w:rsidRPr="006C06E6">
          <w:rPr>
            <w:color w:val="231F20"/>
            <w:spacing w:val="-1"/>
            <w:sz w:val="21"/>
            <w:szCs w:val="21"/>
          </w:rPr>
          <w:t xml:space="preserve"> </w:t>
        </w:r>
        <w:r w:rsidRPr="006C06E6">
          <w:rPr>
            <w:color w:val="231F20"/>
            <w:sz w:val="21"/>
            <w:szCs w:val="21"/>
          </w:rPr>
          <w:t>members</w:t>
        </w:r>
        <w:r w:rsidRPr="006C06E6">
          <w:rPr>
            <w:color w:val="231F20"/>
            <w:spacing w:val="-1"/>
            <w:sz w:val="21"/>
            <w:szCs w:val="21"/>
          </w:rPr>
          <w:t xml:space="preserve"> </w:t>
        </w:r>
        <w:r w:rsidRPr="006C06E6">
          <w:rPr>
            <w:color w:val="231F20"/>
            <w:sz w:val="21"/>
            <w:szCs w:val="21"/>
          </w:rPr>
          <w:t>newly</w:t>
        </w:r>
        <w:r w:rsidRPr="006C06E6">
          <w:rPr>
            <w:color w:val="231F20"/>
            <w:spacing w:val="-3"/>
            <w:sz w:val="21"/>
            <w:szCs w:val="21"/>
          </w:rPr>
          <w:t xml:space="preserve"> </w:t>
        </w:r>
        <w:r w:rsidR="33C8D236" w:rsidRPr="0C5D9E68">
          <w:rPr>
            <w:color w:val="231F20"/>
            <w:sz w:val="21"/>
            <w:szCs w:val="21"/>
          </w:rPr>
          <w:t>gained coverage</w:t>
        </w:r>
        <w:r w:rsidR="6C787199" w:rsidRPr="006C06E6">
          <w:rPr>
            <w:color w:val="231F20"/>
            <w:sz w:val="21"/>
            <w:szCs w:val="21"/>
          </w:rPr>
          <w:t>, approxima</w:t>
        </w:r>
        <w:r w:rsidR="0556080A" w:rsidRPr="006C06E6">
          <w:rPr>
            <w:color w:val="231F20"/>
            <w:sz w:val="21"/>
            <w:szCs w:val="21"/>
          </w:rPr>
          <w:t xml:space="preserve">tely </w:t>
        </w:r>
        <w:r w:rsidR="030DB563" w:rsidRPr="0C5D9E68">
          <w:rPr>
            <w:color w:val="231F20"/>
            <w:sz w:val="21"/>
            <w:szCs w:val="21"/>
          </w:rPr>
          <w:t>1</w:t>
        </w:r>
        <w:r w:rsidR="14C3ED44" w:rsidRPr="42FCE186">
          <w:rPr>
            <w:color w:val="231F20"/>
            <w:sz w:val="21"/>
            <w:szCs w:val="21"/>
          </w:rPr>
          <w:t>2</w:t>
        </w:r>
        <w:r w:rsidR="030DB563" w:rsidRPr="0C5D9E68">
          <w:rPr>
            <w:color w:val="231F20"/>
            <w:sz w:val="21"/>
            <w:szCs w:val="21"/>
          </w:rPr>
          <w:t>,000</w:t>
        </w:r>
        <w:r w:rsidR="1596062E" w:rsidRPr="006C06E6">
          <w:rPr>
            <w:color w:val="231F20"/>
            <w:sz w:val="21"/>
            <w:szCs w:val="21"/>
          </w:rPr>
          <w:t xml:space="preserve"> </w:t>
        </w:r>
        <w:r w:rsidR="0556080A" w:rsidRPr="006C06E6">
          <w:rPr>
            <w:color w:val="231F20"/>
            <w:sz w:val="21"/>
            <w:szCs w:val="21"/>
          </w:rPr>
          <w:t xml:space="preserve">re-joined </w:t>
        </w:r>
        <w:r w:rsidR="030DB563" w:rsidRPr="0C5D9E68">
          <w:rPr>
            <w:color w:val="231F20"/>
            <w:sz w:val="21"/>
            <w:szCs w:val="21"/>
          </w:rPr>
          <w:t>coverage</w:t>
        </w:r>
        <w:r w:rsidR="0556080A" w:rsidRPr="006C06E6">
          <w:rPr>
            <w:color w:val="231F20"/>
            <w:sz w:val="21"/>
            <w:szCs w:val="21"/>
          </w:rPr>
          <w:t>,</w:t>
        </w:r>
        <w:r w:rsidRPr="006C06E6">
          <w:rPr>
            <w:color w:val="231F20"/>
            <w:spacing w:val="-1"/>
            <w:sz w:val="21"/>
            <w:szCs w:val="21"/>
          </w:rPr>
          <w:t xml:space="preserve"> </w:t>
        </w:r>
        <w:r w:rsidRPr="006C06E6">
          <w:rPr>
            <w:color w:val="231F20"/>
            <w:sz w:val="21"/>
            <w:szCs w:val="21"/>
          </w:rPr>
          <w:t>and</w:t>
        </w:r>
        <w:r w:rsidRPr="006C06E6">
          <w:rPr>
            <w:color w:val="231F20"/>
            <w:spacing w:val="-1"/>
            <w:sz w:val="21"/>
            <w:szCs w:val="21"/>
          </w:rPr>
          <w:t xml:space="preserve"> </w:t>
        </w:r>
        <w:r w:rsidRPr="006C06E6">
          <w:rPr>
            <w:color w:val="231F20"/>
            <w:sz w:val="21"/>
            <w:szCs w:val="21"/>
          </w:rPr>
          <w:t>approximately</w:t>
        </w:r>
        <w:r w:rsidRPr="006C06E6">
          <w:rPr>
            <w:color w:val="231F20"/>
            <w:spacing w:val="-3"/>
            <w:sz w:val="21"/>
            <w:szCs w:val="21"/>
          </w:rPr>
          <w:t xml:space="preserve"> </w:t>
        </w:r>
        <w:r w:rsidR="14C3ED44" w:rsidRPr="4385A32B">
          <w:rPr>
            <w:color w:val="231F20"/>
            <w:sz w:val="21"/>
            <w:szCs w:val="21"/>
          </w:rPr>
          <w:t>129</w:t>
        </w:r>
        <w:r w:rsidRPr="006C06E6">
          <w:rPr>
            <w:color w:val="231F20"/>
            <w:sz w:val="21"/>
            <w:szCs w:val="21"/>
          </w:rPr>
          <w:t>,000</w:t>
        </w:r>
        <w:r w:rsidRPr="006C06E6">
          <w:rPr>
            <w:color w:val="231F20"/>
            <w:spacing w:val="-1"/>
            <w:sz w:val="21"/>
            <w:szCs w:val="21"/>
          </w:rPr>
          <w:t xml:space="preserve"> </w:t>
        </w:r>
        <w:r w:rsidRPr="006C06E6">
          <w:rPr>
            <w:color w:val="231F20"/>
            <w:sz w:val="21"/>
            <w:szCs w:val="21"/>
          </w:rPr>
          <w:t>departed.</w:t>
        </w:r>
        <w:r w:rsidR="009740FF" w:rsidRPr="17892367">
          <w:rPr>
            <w:rStyle w:val="FootnoteReference"/>
            <w:color w:val="231F20"/>
            <w:sz w:val="21"/>
            <w:szCs w:val="21"/>
          </w:rPr>
          <w:footnoteReference w:id="2"/>
        </w:r>
      </w:ins>
    </w:p>
    <w:p w14:paraId="24C643C6" w14:textId="2E60956F" w:rsidR="008A6AD6" w:rsidRPr="006C06E6" w:rsidRDefault="009740FF" w:rsidP="00B01B0A">
      <w:pPr>
        <w:pStyle w:val="ListParagraph"/>
        <w:numPr>
          <w:ilvl w:val="0"/>
          <w:numId w:val="11"/>
        </w:numPr>
        <w:tabs>
          <w:tab w:val="left" w:pos="495"/>
        </w:tabs>
        <w:rPr>
          <w:ins w:id="42" w:author="MacLachlan, Jamison B (EHS)" w:date="2026-09-25T21:13:00Z" w16du:dateUtc="2026-09-26T01:13:00Z"/>
          <w:sz w:val="21"/>
          <w:szCs w:val="21"/>
        </w:rPr>
      </w:pPr>
      <w:ins w:id="43" w:author="MacLachlan, Jamison B (EHS)" w:date="2026-09-25T21:13:00Z" w16du:dateUtc="2026-09-26T01:13:00Z">
        <w:r w:rsidRPr="006C06E6">
          <w:rPr>
            <w:color w:val="231F20"/>
            <w:spacing w:val="-2"/>
            <w:sz w:val="21"/>
            <w:szCs w:val="21"/>
          </w:rPr>
          <w:t>The</w:t>
        </w:r>
        <w:r w:rsidRPr="006C06E6">
          <w:rPr>
            <w:color w:val="231F20"/>
            <w:spacing w:val="-1"/>
            <w:sz w:val="21"/>
            <w:szCs w:val="21"/>
          </w:rPr>
          <w:t xml:space="preserve"> </w:t>
        </w:r>
        <w:r w:rsidRPr="006C06E6">
          <w:rPr>
            <w:color w:val="231F20"/>
            <w:spacing w:val="-2"/>
            <w:sz w:val="21"/>
            <w:szCs w:val="21"/>
          </w:rPr>
          <w:t>~</w:t>
        </w:r>
        <w:r w:rsidR="004D221A" w:rsidRPr="42FCE186">
          <w:rPr>
            <w:color w:val="231F20"/>
            <w:sz w:val="21"/>
            <w:szCs w:val="21"/>
          </w:rPr>
          <w:t>16</w:t>
        </w:r>
        <w:r w:rsidRPr="006C06E6">
          <w:rPr>
            <w:color w:val="231F20"/>
            <w:spacing w:val="-2"/>
            <w:sz w:val="21"/>
            <w:szCs w:val="21"/>
          </w:rPr>
          <w:t>,000</w:t>
        </w:r>
        <w:r w:rsidRPr="006C06E6">
          <w:rPr>
            <w:color w:val="231F20"/>
            <w:sz w:val="21"/>
            <w:szCs w:val="21"/>
          </w:rPr>
          <w:t xml:space="preserve"> </w:t>
        </w:r>
        <w:r w:rsidRPr="006C06E6">
          <w:rPr>
            <w:color w:val="231F20"/>
            <w:spacing w:val="-2"/>
            <w:sz w:val="21"/>
            <w:szCs w:val="21"/>
          </w:rPr>
          <w:t>arrivals</w:t>
        </w:r>
        <w:r w:rsidRPr="006C06E6">
          <w:rPr>
            <w:color w:val="231F20"/>
            <w:spacing w:val="-1"/>
            <w:sz w:val="21"/>
            <w:szCs w:val="21"/>
          </w:rPr>
          <w:t xml:space="preserve"> </w:t>
        </w:r>
        <w:r w:rsidR="00870C25" w:rsidRPr="006C06E6">
          <w:rPr>
            <w:color w:val="231F20"/>
            <w:spacing w:val="-1"/>
            <w:sz w:val="21"/>
            <w:szCs w:val="21"/>
          </w:rPr>
          <w:t>are</w:t>
        </w:r>
        <w:r w:rsidR="2BF69345" w:rsidRPr="006C06E6">
          <w:rPr>
            <w:color w:val="231F20"/>
            <w:spacing w:val="-1"/>
            <w:sz w:val="21"/>
            <w:szCs w:val="21"/>
          </w:rPr>
          <w:t xml:space="preserve"> slightly lower</w:t>
        </w:r>
        <w:r w:rsidR="5E830E72" w:rsidRPr="006C06E6">
          <w:rPr>
            <w:color w:val="231F20"/>
            <w:spacing w:val="-2"/>
            <w:sz w:val="21"/>
            <w:szCs w:val="21"/>
          </w:rPr>
          <w:t xml:space="preserve"> </w:t>
        </w:r>
        <w:r w:rsidR="006F6705" w:rsidRPr="006C06E6">
          <w:rPr>
            <w:color w:val="231F20"/>
            <w:spacing w:val="-2"/>
            <w:sz w:val="21"/>
            <w:szCs w:val="21"/>
          </w:rPr>
          <w:t>than in</w:t>
        </w:r>
        <w:r w:rsidR="5E830E72" w:rsidRPr="006C06E6">
          <w:rPr>
            <w:color w:val="231F20"/>
            <w:spacing w:val="-2"/>
            <w:sz w:val="21"/>
            <w:szCs w:val="21"/>
          </w:rPr>
          <w:t xml:space="preserve"> past months</w:t>
        </w:r>
        <w:r w:rsidRPr="006C06E6">
          <w:rPr>
            <w:color w:val="231F20"/>
            <w:spacing w:val="-2"/>
            <w:sz w:val="21"/>
            <w:szCs w:val="21"/>
          </w:rPr>
          <w:t>.</w:t>
        </w:r>
      </w:ins>
    </w:p>
    <w:p w14:paraId="0C5EF72B" w14:textId="5EC1BC2C" w:rsidR="1AA3DD93" w:rsidRPr="006C06E6" w:rsidRDefault="69235BAB" w:rsidP="0C2BD99B">
      <w:pPr>
        <w:pStyle w:val="ListParagraph"/>
        <w:numPr>
          <w:ilvl w:val="0"/>
          <w:numId w:val="11"/>
        </w:numPr>
        <w:tabs>
          <w:tab w:val="left" w:pos="495"/>
        </w:tabs>
        <w:rPr>
          <w:ins w:id="44" w:author="MacLachlan, Jamison B (EHS)" w:date="2026-09-25T21:13:00Z" w16du:dateUtc="2026-09-26T01:13:00Z"/>
          <w:color w:val="231F20"/>
          <w:sz w:val="21"/>
          <w:szCs w:val="21"/>
        </w:rPr>
      </w:pPr>
      <w:ins w:id="45" w:author="MacLachlan, Jamison B (EHS)" w:date="2026-09-25T21:13:00Z" w16du:dateUtc="2026-09-26T01:13:00Z">
        <w:r w:rsidRPr="688E361A">
          <w:rPr>
            <w:color w:val="231F20"/>
            <w:sz w:val="21"/>
            <w:szCs w:val="21"/>
          </w:rPr>
          <w:t>Th</w:t>
        </w:r>
        <w:r w:rsidR="0F174F4C" w:rsidRPr="688E361A">
          <w:rPr>
            <w:color w:val="231F20"/>
            <w:sz w:val="21"/>
            <w:szCs w:val="21"/>
          </w:rPr>
          <w:t>e</w:t>
        </w:r>
        <w:r w:rsidRPr="688E361A">
          <w:rPr>
            <w:color w:val="231F20"/>
            <w:sz w:val="21"/>
            <w:szCs w:val="21"/>
          </w:rPr>
          <w:t xml:space="preserve"> ~</w:t>
        </w:r>
        <w:r w:rsidR="0AAD91BD" w:rsidRPr="688E361A">
          <w:rPr>
            <w:color w:val="231F20"/>
            <w:sz w:val="21"/>
            <w:szCs w:val="21"/>
          </w:rPr>
          <w:t>1</w:t>
        </w:r>
        <w:r w:rsidR="60A38D91" w:rsidRPr="688E361A">
          <w:rPr>
            <w:color w:val="231F20"/>
            <w:sz w:val="21"/>
            <w:szCs w:val="21"/>
          </w:rPr>
          <w:t>2</w:t>
        </w:r>
        <w:r w:rsidRPr="688E361A">
          <w:rPr>
            <w:color w:val="231F20"/>
            <w:sz w:val="21"/>
            <w:szCs w:val="21"/>
          </w:rPr>
          <w:t>,</w:t>
        </w:r>
        <w:r w:rsidR="0AAD91BD" w:rsidRPr="688E361A">
          <w:rPr>
            <w:color w:val="231F20"/>
            <w:sz w:val="21"/>
            <w:szCs w:val="21"/>
          </w:rPr>
          <w:t>0</w:t>
        </w:r>
        <w:r w:rsidRPr="688E361A">
          <w:rPr>
            <w:color w:val="231F20"/>
            <w:sz w:val="21"/>
            <w:szCs w:val="21"/>
          </w:rPr>
          <w:t xml:space="preserve">00 member </w:t>
        </w:r>
        <w:r w:rsidR="22356A3D" w:rsidRPr="688E361A">
          <w:rPr>
            <w:color w:val="231F20"/>
            <w:sz w:val="21"/>
            <w:szCs w:val="21"/>
          </w:rPr>
          <w:t>re-openings reflect members who</w:t>
        </w:r>
        <w:r w:rsidR="22DFCA2F" w:rsidRPr="688E361A">
          <w:rPr>
            <w:color w:val="231F20"/>
            <w:sz w:val="21"/>
            <w:szCs w:val="21"/>
          </w:rPr>
          <w:t xml:space="preserve"> departed and re-joined</w:t>
        </w:r>
        <w:r w:rsidRPr="688E361A">
          <w:rPr>
            <w:color w:val="231F20"/>
            <w:sz w:val="21"/>
            <w:szCs w:val="21"/>
          </w:rPr>
          <w:t xml:space="preserve"> MassHealth </w:t>
        </w:r>
        <w:r w:rsidR="26EC7B82" w:rsidRPr="688E361A">
          <w:rPr>
            <w:color w:val="231F20"/>
            <w:sz w:val="21"/>
            <w:szCs w:val="21"/>
          </w:rPr>
          <w:t>within</w:t>
        </w:r>
        <w:r w:rsidRPr="688E361A">
          <w:rPr>
            <w:color w:val="231F20"/>
            <w:sz w:val="21"/>
            <w:szCs w:val="21"/>
          </w:rPr>
          <w:t xml:space="preserve"> 12 months</w:t>
        </w:r>
        <w:r w:rsidRPr="688E361A">
          <w:rPr>
            <w:sz w:val="21"/>
            <w:szCs w:val="21"/>
          </w:rPr>
          <w:t>.</w:t>
        </w:r>
        <w:r w:rsidR="64C08212" w:rsidRPr="688E361A">
          <w:rPr>
            <w:sz w:val="21"/>
            <w:szCs w:val="21"/>
          </w:rPr>
          <w:t xml:space="preserve"> This represents </w:t>
        </w:r>
        <w:r w:rsidR="2B7BE8A0" w:rsidRPr="688E361A">
          <w:rPr>
            <w:sz w:val="21"/>
            <w:szCs w:val="21"/>
          </w:rPr>
          <w:t>a small</w:t>
        </w:r>
        <w:r w:rsidR="64C08212" w:rsidRPr="688E361A">
          <w:rPr>
            <w:sz w:val="21"/>
            <w:szCs w:val="21"/>
          </w:rPr>
          <w:t xml:space="preserve"> fraction of all disenrolled individuals and is a far lower rate of re-</w:t>
        </w:r>
        <w:r w:rsidR="261A5934" w:rsidRPr="688E361A">
          <w:rPr>
            <w:sz w:val="21"/>
            <w:szCs w:val="21"/>
          </w:rPr>
          <w:t>opening</w:t>
        </w:r>
        <w:r w:rsidR="64C08212" w:rsidRPr="688E361A">
          <w:rPr>
            <w:sz w:val="21"/>
            <w:szCs w:val="21"/>
          </w:rPr>
          <w:t xml:space="preserve"> than MassHealth observed before </w:t>
        </w:r>
        <w:r w:rsidR="64C08212" w:rsidRPr="688E361A">
          <w:rPr>
            <w:color w:val="231F20"/>
            <w:sz w:val="21"/>
            <w:szCs w:val="21"/>
          </w:rPr>
          <w:t>the COVID-19 Public Health Emergency</w:t>
        </w:r>
        <w:r w:rsidR="008C5787">
          <w:rPr>
            <w:color w:val="231F20"/>
            <w:sz w:val="21"/>
            <w:szCs w:val="21"/>
          </w:rPr>
          <w:t>.</w:t>
        </w:r>
      </w:ins>
    </w:p>
    <w:p w14:paraId="40B213A5" w14:textId="6BDB7FC6" w:rsidR="007C095B" w:rsidRPr="006C06E6" w:rsidRDefault="4DAE85B1" w:rsidP="688E361A">
      <w:pPr>
        <w:pStyle w:val="ListParagraph"/>
        <w:numPr>
          <w:ilvl w:val="0"/>
          <w:numId w:val="11"/>
        </w:numPr>
        <w:tabs>
          <w:tab w:val="left" w:pos="487"/>
        </w:tabs>
        <w:spacing w:before="64" w:line="242" w:lineRule="auto"/>
        <w:ind w:right="209"/>
        <w:rPr>
          <w:ins w:id="46" w:author="MacLachlan, Jamison B (EHS)" w:date="2026-09-25T21:13:00Z" w16du:dateUtc="2026-09-26T01:13:00Z"/>
          <w:rFonts w:asciiTheme="minorHAnsi" w:eastAsiaTheme="minorEastAsia" w:hAnsiTheme="minorHAnsi" w:cstheme="minorBidi"/>
          <w:color w:val="231F20"/>
          <w:sz w:val="21"/>
          <w:szCs w:val="21"/>
        </w:rPr>
      </w:pPr>
      <w:ins w:id="47" w:author="MacLachlan, Jamison B (EHS)" w:date="2026-09-25T21:13:00Z" w16du:dateUtc="2026-09-26T01:13:00Z">
        <w:r w:rsidRPr="006C06E6">
          <w:rPr>
            <w:color w:val="231F20"/>
            <w:spacing w:val="-4"/>
            <w:sz w:val="21"/>
            <w:szCs w:val="21"/>
          </w:rPr>
          <w:t>The</w:t>
        </w:r>
        <w:r w:rsidRPr="006C06E6">
          <w:rPr>
            <w:color w:val="231F20"/>
            <w:spacing w:val="-14"/>
            <w:sz w:val="21"/>
            <w:szCs w:val="21"/>
          </w:rPr>
          <w:t xml:space="preserve"> </w:t>
        </w:r>
        <w:r w:rsidRPr="006C06E6">
          <w:rPr>
            <w:color w:val="231F20"/>
            <w:spacing w:val="-4"/>
            <w:sz w:val="21"/>
            <w:szCs w:val="21"/>
          </w:rPr>
          <w:t>~</w:t>
        </w:r>
        <w:r w:rsidR="73B43A1F" w:rsidRPr="70E0E0B5">
          <w:rPr>
            <w:color w:val="231F20"/>
            <w:sz w:val="21"/>
            <w:szCs w:val="21"/>
          </w:rPr>
          <w:t>129</w:t>
        </w:r>
        <w:r w:rsidRPr="006C06E6">
          <w:rPr>
            <w:color w:val="231F20"/>
            <w:spacing w:val="-4"/>
            <w:sz w:val="21"/>
            <w:szCs w:val="21"/>
          </w:rPr>
          <w:t>,000</w:t>
        </w:r>
        <w:r w:rsidRPr="006C06E6">
          <w:rPr>
            <w:color w:val="231F20"/>
            <w:spacing w:val="-14"/>
            <w:sz w:val="21"/>
            <w:szCs w:val="21"/>
          </w:rPr>
          <w:t xml:space="preserve"> </w:t>
        </w:r>
        <w:r w:rsidRPr="006C06E6">
          <w:rPr>
            <w:color w:val="231F20"/>
            <w:spacing w:val="-4"/>
            <w:sz w:val="21"/>
            <w:szCs w:val="21"/>
          </w:rPr>
          <w:t>departures</w:t>
        </w:r>
        <w:r w:rsidRPr="006C06E6">
          <w:rPr>
            <w:color w:val="231F20"/>
            <w:spacing w:val="-14"/>
            <w:sz w:val="21"/>
            <w:szCs w:val="21"/>
          </w:rPr>
          <w:t xml:space="preserve"> </w:t>
        </w:r>
        <w:r w:rsidR="0E36F6BF" w:rsidRPr="006C06E6">
          <w:rPr>
            <w:color w:val="231F20"/>
            <w:sz w:val="21"/>
            <w:szCs w:val="21"/>
          </w:rPr>
          <w:t>represent a</w:t>
        </w:r>
        <w:r w:rsidR="2B1192E8" w:rsidRPr="006C06E6">
          <w:rPr>
            <w:color w:val="231F20"/>
            <w:sz w:val="21"/>
            <w:szCs w:val="21"/>
          </w:rPr>
          <w:t>n expected</w:t>
        </w:r>
        <w:r w:rsidR="60651104" w:rsidRPr="006C06E6">
          <w:rPr>
            <w:color w:val="231F20"/>
            <w:sz w:val="21"/>
            <w:szCs w:val="21"/>
          </w:rPr>
          <w:t xml:space="preserve"> </w:t>
        </w:r>
        <w:r w:rsidR="73B43A1F" w:rsidRPr="70E0E0B5">
          <w:rPr>
            <w:color w:val="231F20"/>
            <w:sz w:val="21"/>
            <w:szCs w:val="21"/>
          </w:rPr>
          <w:t xml:space="preserve">increase in </w:t>
        </w:r>
        <w:r w:rsidR="3B0FD5FD" w:rsidRPr="006C06E6">
          <w:rPr>
            <w:color w:val="231F20"/>
            <w:sz w:val="21"/>
            <w:szCs w:val="21"/>
          </w:rPr>
          <w:t>volume</w:t>
        </w:r>
        <w:r w:rsidR="548404D6" w:rsidRPr="006C06E6">
          <w:rPr>
            <w:color w:val="231F20"/>
            <w:sz w:val="21"/>
            <w:szCs w:val="21"/>
          </w:rPr>
          <w:t xml:space="preserve"> of departures</w:t>
        </w:r>
        <w:r w:rsidR="3B0FD5FD" w:rsidRPr="006C06E6">
          <w:rPr>
            <w:color w:val="231F20"/>
            <w:sz w:val="21"/>
            <w:szCs w:val="21"/>
          </w:rPr>
          <w:t xml:space="preserve"> </w:t>
        </w:r>
        <w:r w:rsidR="0E36F6BF" w:rsidRPr="006C06E6">
          <w:rPr>
            <w:color w:val="231F20"/>
            <w:sz w:val="21"/>
            <w:szCs w:val="21"/>
          </w:rPr>
          <w:t xml:space="preserve">as the redeterminations process </w:t>
        </w:r>
        <w:r w:rsidR="50E9AD4F" w:rsidRPr="006C06E6">
          <w:rPr>
            <w:color w:val="231F20"/>
            <w:sz w:val="21"/>
            <w:szCs w:val="21"/>
          </w:rPr>
          <w:t>continued for a</w:t>
        </w:r>
        <w:r w:rsidR="69C9C5AE" w:rsidRPr="688E361A">
          <w:rPr>
            <w:rFonts w:asciiTheme="minorHAnsi" w:eastAsiaTheme="minorEastAsia" w:hAnsiTheme="minorHAnsi" w:cstheme="minorBidi"/>
            <w:color w:val="231F20"/>
            <w:sz w:val="21"/>
            <w:szCs w:val="21"/>
          </w:rPr>
          <w:t xml:space="preserve"> seventh </w:t>
        </w:r>
        <w:r w:rsidR="0E36F6BF" w:rsidRPr="688E361A">
          <w:rPr>
            <w:rFonts w:asciiTheme="minorHAnsi" w:eastAsiaTheme="minorEastAsia" w:hAnsiTheme="minorHAnsi" w:cstheme="minorBidi"/>
            <w:color w:val="231F20"/>
            <w:sz w:val="21"/>
            <w:szCs w:val="21"/>
          </w:rPr>
          <w:t>month.</w:t>
        </w:r>
        <w:r w:rsidR="514DF1DC" w:rsidRPr="688E361A">
          <w:rPr>
            <w:rFonts w:asciiTheme="minorHAnsi" w:eastAsiaTheme="minorEastAsia" w:hAnsiTheme="minorHAnsi" w:cstheme="minorBidi"/>
            <w:color w:val="231F20"/>
            <w:sz w:val="21"/>
            <w:szCs w:val="21"/>
          </w:rPr>
          <w:t xml:space="preserve"> More information about this expected increase in closures through the end of the year can</w:t>
        </w:r>
        <w:r w:rsidR="14E0605C" w:rsidRPr="688E361A">
          <w:rPr>
            <w:rFonts w:asciiTheme="minorHAnsi" w:eastAsiaTheme="minorEastAsia" w:hAnsiTheme="minorHAnsi" w:cstheme="minorBidi"/>
            <w:color w:val="231F20"/>
            <w:sz w:val="21"/>
            <w:szCs w:val="21"/>
          </w:rPr>
          <w:t xml:space="preserve"> </w:t>
        </w:r>
        <w:r w:rsidR="514DF1DC" w:rsidRPr="008C5787">
          <w:rPr>
            <w:rFonts w:asciiTheme="minorHAnsi" w:eastAsiaTheme="minorEastAsia" w:hAnsiTheme="minorHAnsi" w:cstheme="minorBidi"/>
            <w:sz w:val="21"/>
            <w:szCs w:val="21"/>
          </w:rPr>
          <w:t>be</w:t>
        </w:r>
        <w:r w:rsidR="514DF1DC" w:rsidRPr="688E361A">
          <w:rPr>
            <w:rFonts w:asciiTheme="minorHAnsi" w:eastAsiaTheme="minorEastAsia" w:hAnsiTheme="minorHAnsi" w:cstheme="minorBidi"/>
            <w:color w:val="231F20"/>
            <w:sz w:val="21"/>
            <w:szCs w:val="21"/>
          </w:rPr>
          <w:t xml:space="preserve"> found below</w:t>
        </w:r>
        <w:r w:rsidR="5CB000CB" w:rsidRPr="688E361A">
          <w:rPr>
            <w:rFonts w:asciiTheme="minorHAnsi" w:eastAsiaTheme="minorEastAsia" w:hAnsiTheme="minorHAnsi" w:cstheme="minorBidi"/>
            <w:color w:val="231F20"/>
            <w:sz w:val="21"/>
            <w:szCs w:val="21"/>
          </w:rPr>
          <w:t xml:space="preserve"> (</w:t>
        </w:r>
        <w:r w:rsidR="3DA256D7" w:rsidRPr="688E361A">
          <w:rPr>
            <w:rFonts w:asciiTheme="minorHAnsi" w:eastAsiaTheme="minorEastAsia" w:hAnsiTheme="minorHAnsi" w:cstheme="minorBidi"/>
            <w:color w:val="231F20"/>
            <w:sz w:val="21"/>
            <w:szCs w:val="21"/>
          </w:rPr>
          <w:t>See:</w:t>
        </w:r>
        <w:r w:rsidR="5C6E3720" w:rsidRPr="688E361A">
          <w:rPr>
            <w:rFonts w:asciiTheme="minorHAnsi" w:eastAsiaTheme="minorEastAsia" w:hAnsiTheme="minorHAnsi" w:cstheme="minorBidi"/>
            <w:color w:val="231F20"/>
            <w:sz w:val="21"/>
            <w:szCs w:val="21"/>
          </w:rPr>
          <w:t xml:space="preserve"> Expected Increase in Closures through End-of-Year).</w:t>
        </w:r>
        <w:r w:rsidR="7D3A735B" w:rsidRPr="688E361A">
          <w:rPr>
            <w:rFonts w:asciiTheme="minorHAnsi" w:eastAsiaTheme="minorEastAsia" w:hAnsiTheme="minorHAnsi" w:cstheme="minorBidi"/>
            <w:color w:val="231F20"/>
            <w:sz w:val="21"/>
            <w:szCs w:val="21"/>
          </w:rPr>
          <w:t xml:space="preserve"> </w:t>
        </w:r>
      </w:ins>
    </w:p>
    <w:p w14:paraId="4CD65620" w14:textId="62F0B4F4" w:rsidR="007C095B" w:rsidRPr="001D5888" w:rsidRDefault="007C095B" w:rsidP="001D5888">
      <w:pPr>
        <w:pStyle w:val="ListParagraph"/>
        <w:numPr>
          <w:ilvl w:val="1"/>
          <w:numId w:val="11"/>
        </w:numPr>
        <w:tabs>
          <w:tab w:val="left" w:pos="487"/>
        </w:tabs>
        <w:spacing w:before="64" w:line="242" w:lineRule="auto"/>
        <w:ind w:right="209"/>
        <w:rPr>
          <w:ins w:id="48" w:author="MacLachlan, Jamison B (EHS)" w:date="2026-09-25T21:13:00Z" w16du:dateUtc="2026-09-26T01:13:00Z"/>
          <w:sz w:val="21"/>
          <w:szCs w:val="21"/>
        </w:rPr>
      </w:pPr>
      <w:ins w:id="49" w:author="MacLachlan, Jamison B (EHS)" w:date="2026-09-25T21:13:00Z" w16du:dateUtc="2026-09-26T01:13:00Z">
        <w:r w:rsidRPr="065EE7B6">
          <w:rPr>
            <w:rFonts w:asciiTheme="minorHAnsi" w:eastAsiaTheme="minorEastAsia" w:hAnsiTheme="minorHAnsi" w:cstheme="minorBidi"/>
            <w:sz w:val="21"/>
            <w:szCs w:val="21"/>
          </w:rPr>
          <w:t>For context, prior</w:t>
        </w:r>
        <w:r w:rsidRPr="065EE7B6">
          <w:rPr>
            <w:sz w:val="21"/>
            <w:szCs w:val="21"/>
          </w:rPr>
          <w:t xml:space="preserve"> to the COVID-19 Public Health Emergency, approximately 52,000 members departed MassHealth coverage each month (based on data from CY2018 and CY2019).</w:t>
        </w:r>
        <w:r w:rsidR="008E66ED" w:rsidRPr="065EE7B6">
          <w:rPr>
            <w:sz w:val="21"/>
            <w:szCs w:val="21"/>
          </w:rPr>
          <w:t xml:space="preserve"> </w:t>
        </w:r>
      </w:ins>
    </w:p>
    <w:p w14:paraId="3BF04C15" w14:textId="62635F81" w:rsidR="007C095B" w:rsidRPr="001D5888" w:rsidRDefault="5E352DB5" w:rsidP="001D5888">
      <w:pPr>
        <w:pStyle w:val="ListParagraph"/>
        <w:numPr>
          <w:ilvl w:val="1"/>
          <w:numId w:val="11"/>
        </w:numPr>
        <w:tabs>
          <w:tab w:val="left" w:pos="487"/>
        </w:tabs>
        <w:spacing w:before="64" w:line="242" w:lineRule="auto"/>
        <w:ind w:right="209"/>
        <w:rPr>
          <w:ins w:id="50" w:author="MacLachlan, Jamison B (EHS)" w:date="2026-09-25T21:13:00Z" w16du:dateUtc="2026-09-26T01:13:00Z"/>
          <w:sz w:val="21"/>
          <w:szCs w:val="21"/>
        </w:rPr>
      </w:pPr>
      <w:ins w:id="51" w:author="MacLachlan, Jamison B (EHS)" w:date="2026-09-25T21:13:00Z" w16du:dateUtc="2026-09-26T01:13:00Z">
        <w:r w:rsidRPr="688E361A">
          <w:rPr>
            <w:sz w:val="21"/>
            <w:szCs w:val="21"/>
          </w:rPr>
          <w:t xml:space="preserve">Since April 2023, MassHealth has averaged </w:t>
        </w:r>
        <w:r w:rsidR="635A05A2" w:rsidRPr="688E361A">
          <w:rPr>
            <w:sz w:val="21"/>
            <w:szCs w:val="21"/>
          </w:rPr>
          <w:t>approximately 57,000</w:t>
        </w:r>
        <w:r w:rsidRPr="688E361A">
          <w:rPr>
            <w:sz w:val="21"/>
            <w:szCs w:val="21"/>
          </w:rPr>
          <w:t xml:space="preserve"> departures per month.</w:t>
        </w:r>
      </w:ins>
    </w:p>
    <w:p w14:paraId="12FC4918" w14:textId="1951F478" w:rsidR="3D196138" w:rsidRPr="004129CE" w:rsidRDefault="3D196138" w:rsidP="20DB031A">
      <w:pPr>
        <w:pStyle w:val="ListParagraph"/>
        <w:numPr>
          <w:ilvl w:val="0"/>
          <w:numId w:val="11"/>
        </w:numPr>
        <w:tabs>
          <w:tab w:val="left" w:pos="487"/>
        </w:tabs>
        <w:spacing w:before="64" w:line="242" w:lineRule="auto"/>
        <w:ind w:right="209"/>
        <w:rPr>
          <w:ins w:id="52" w:author="MacLachlan, Jamison B (EHS)" w:date="2026-09-25T21:13:00Z" w16du:dateUtc="2026-09-26T01:13:00Z"/>
          <w:rStyle w:val="FootnoteReference"/>
          <w:sz w:val="21"/>
          <w:szCs w:val="21"/>
        </w:rPr>
      </w:pPr>
      <w:ins w:id="53" w:author="MacLachlan, Jamison B (EHS)" w:date="2026-09-25T21:13:00Z" w16du:dateUtc="2026-09-26T01:13:00Z">
        <w:r w:rsidRPr="20DB031A">
          <w:rPr>
            <w:color w:val="231F20"/>
            <w:sz w:val="21"/>
            <w:szCs w:val="21"/>
          </w:rPr>
          <w:t xml:space="preserve">MassHealth initiated redeterminations for approximately </w:t>
        </w:r>
        <w:r w:rsidR="00D47A8E" w:rsidRPr="20DB031A">
          <w:rPr>
            <w:color w:val="231F20"/>
            <w:sz w:val="21"/>
            <w:szCs w:val="21"/>
          </w:rPr>
          <w:t>187</w:t>
        </w:r>
        <w:r w:rsidRPr="20DB031A">
          <w:rPr>
            <w:color w:val="231F20"/>
            <w:sz w:val="21"/>
            <w:szCs w:val="21"/>
          </w:rPr>
          <w:t xml:space="preserve">,000 members in </w:t>
        </w:r>
        <w:r w:rsidR="00D47A8E" w:rsidRPr="20DB031A">
          <w:rPr>
            <w:color w:val="231F20"/>
            <w:sz w:val="21"/>
            <w:szCs w:val="21"/>
          </w:rPr>
          <w:t xml:space="preserve">November </w:t>
        </w:r>
        <w:r w:rsidRPr="20DB031A">
          <w:rPr>
            <w:color w:val="231F20"/>
            <w:sz w:val="21"/>
            <w:szCs w:val="21"/>
          </w:rPr>
          <w:t>and is on track to initiate all 2.4M renewals during the 12-month “unwinding” period.</w:t>
        </w:r>
      </w:ins>
    </w:p>
    <w:p w14:paraId="575B7E80" w14:textId="77777777" w:rsidR="0011776D" w:rsidRDefault="0011776D" w:rsidP="00BC666A">
      <w:pPr>
        <w:tabs>
          <w:tab w:val="left" w:pos="487"/>
        </w:tabs>
        <w:spacing w:before="64" w:line="242" w:lineRule="auto"/>
        <w:ind w:right="209"/>
        <w:rPr>
          <w:ins w:id="54" w:author="MacLachlan, Jamison B (EHS)" w:date="2026-09-25T21:13:00Z" w16du:dateUtc="2026-09-26T01:13:00Z"/>
          <w:b/>
          <w:bCs/>
          <w:color w:val="231F20"/>
          <w:sz w:val="21"/>
          <w:szCs w:val="21"/>
          <w:u w:val="single"/>
        </w:rPr>
      </w:pPr>
    </w:p>
    <w:p w14:paraId="1277BB97" w14:textId="3A661D98" w:rsidR="63B56D21" w:rsidRPr="00501C39" w:rsidRDefault="63B56D21" w:rsidP="00BC666A">
      <w:pPr>
        <w:tabs>
          <w:tab w:val="left" w:pos="487"/>
        </w:tabs>
        <w:spacing w:before="64" w:line="242" w:lineRule="auto"/>
        <w:ind w:right="209"/>
        <w:rPr>
          <w:ins w:id="55" w:author="MacLachlan, Jamison B (EHS)" w:date="2026-09-25T21:13:00Z" w16du:dateUtc="2026-09-26T01:13:00Z"/>
          <w:color w:val="231F20"/>
          <w:sz w:val="21"/>
          <w:szCs w:val="21"/>
        </w:rPr>
      </w:pPr>
      <w:ins w:id="56" w:author="MacLachlan, Jamison B (EHS)" w:date="2026-09-25T21:13:00Z" w16du:dateUtc="2026-09-26T01:13:00Z">
        <w:r w:rsidRPr="00501C39">
          <w:rPr>
            <w:b/>
            <w:bCs/>
            <w:color w:val="231F20"/>
            <w:sz w:val="21"/>
            <w:szCs w:val="21"/>
            <w:u w:val="single"/>
          </w:rPr>
          <w:t xml:space="preserve">Aggregate </w:t>
        </w:r>
        <w:r w:rsidR="3FE90264" w:rsidRPr="00501C39">
          <w:rPr>
            <w:b/>
            <w:bCs/>
            <w:color w:val="231F20"/>
            <w:sz w:val="21"/>
            <w:szCs w:val="21"/>
            <w:u w:val="single"/>
          </w:rPr>
          <w:t>Data</w:t>
        </w:r>
        <w:r w:rsidRPr="00501C39">
          <w:rPr>
            <w:b/>
            <w:bCs/>
            <w:color w:val="231F20"/>
            <w:sz w:val="21"/>
            <w:szCs w:val="21"/>
            <w:u w:val="single"/>
          </w:rPr>
          <w:t xml:space="preserve"> </w:t>
        </w:r>
        <w:r w:rsidR="002C4AF8" w:rsidRPr="00501C39">
          <w:rPr>
            <w:b/>
            <w:bCs/>
            <w:color w:val="231F20"/>
            <w:sz w:val="21"/>
            <w:szCs w:val="21"/>
            <w:u w:val="single"/>
          </w:rPr>
          <w:t>s</w:t>
        </w:r>
        <w:r w:rsidRPr="00501C39">
          <w:rPr>
            <w:b/>
            <w:bCs/>
            <w:color w:val="231F20"/>
            <w:sz w:val="21"/>
            <w:szCs w:val="21"/>
            <w:u w:val="single"/>
          </w:rPr>
          <w:t>ince Beginning of Redeterminations in A</w:t>
        </w:r>
        <w:r w:rsidRPr="00501C39">
          <w:rPr>
            <w:b/>
            <w:color w:val="231F20"/>
            <w:sz w:val="21"/>
            <w:szCs w:val="21"/>
            <w:u w:val="single"/>
          </w:rPr>
          <w:t>pr</w:t>
        </w:r>
        <w:r w:rsidRPr="00501C39">
          <w:rPr>
            <w:b/>
            <w:color w:val="231F20"/>
            <w:sz w:val="21"/>
            <w:szCs w:val="21"/>
          </w:rPr>
          <w:t>il</w:t>
        </w:r>
      </w:ins>
    </w:p>
    <w:p w14:paraId="0663771B" w14:textId="0E07BAF8" w:rsidR="198500CE" w:rsidRDefault="05E398DC" w:rsidP="198500CE">
      <w:pPr>
        <w:pStyle w:val="ListParagraph"/>
        <w:numPr>
          <w:ilvl w:val="0"/>
          <w:numId w:val="11"/>
        </w:numPr>
        <w:tabs>
          <w:tab w:val="left" w:pos="487"/>
        </w:tabs>
        <w:spacing w:before="64" w:line="242" w:lineRule="auto"/>
        <w:ind w:right="209"/>
        <w:rPr>
          <w:ins w:id="57" w:author="MacLachlan, Jamison B (EHS)" w:date="2026-09-25T21:13:00Z" w16du:dateUtc="2026-09-26T01:13:00Z"/>
          <w:color w:val="231F20"/>
          <w:sz w:val="21"/>
          <w:szCs w:val="21"/>
        </w:rPr>
      </w:pPr>
      <w:ins w:id="58" w:author="MacLachlan, Jamison B (EHS)" w:date="2026-09-25T21:13:00Z" w16du:dateUtc="2026-09-26T01:13:00Z">
        <w:r w:rsidRPr="688E361A">
          <w:rPr>
            <w:color w:val="231F20"/>
            <w:sz w:val="21"/>
            <w:szCs w:val="21"/>
          </w:rPr>
          <w:t xml:space="preserve">Since redeterminations began in April, MassHealth has seen a net decrease of </w:t>
        </w:r>
        <w:r w:rsidR="17B1E34F" w:rsidRPr="688E361A">
          <w:rPr>
            <w:color w:val="231F20"/>
            <w:sz w:val="21"/>
            <w:szCs w:val="21"/>
          </w:rPr>
          <w:t>8.</w:t>
        </w:r>
        <w:r w:rsidR="752C0D8B" w:rsidRPr="688E361A">
          <w:rPr>
            <w:color w:val="231F20"/>
            <w:sz w:val="21"/>
            <w:szCs w:val="21"/>
          </w:rPr>
          <w:t>43</w:t>
        </w:r>
        <w:r w:rsidRPr="688E361A">
          <w:rPr>
            <w:color w:val="231F20"/>
            <w:sz w:val="21"/>
            <w:szCs w:val="21"/>
          </w:rPr>
          <w:t>%</w:t>
        </w:r>
        <w:r w:rsidR="78D8B9E4" w:rsidRPr="688E361A">
          <w:rPr>
            <w:color w:val="231F20"/>
            <w:sz w:val="21"/>
            <w:szCs w:val="21"/>
          </w:rPr>
          <w:t>,</w:t>
        </w:r>
        <w:r w:rsidRPr="688E361A">
          <w:rPr>
            <w:color w:val="231F20"/>
            <w:sz w:val="21"/>
            <w:szCs w:val="21"/>
          </w:rPr>
          <w:t xml:space="preserve"> or ~</w:t>
        </w:r>
        <w:r w:rsidR="752C0D8B" w:rsidRPr="688E361A">
          <w:rPr>
            <w:color w:val="231F20"/>
            <w:sz w:val="21"/>
            <w:szCs w:val="21"/>
          </w:rPr>
          <w:t>203</w:t>
        </w:r>
        <w:r w:rsidRPr="688E361A">
          <w:rPr>
            <w:color w:val="231F20"/>
            <w:sz w:val="21"/>
            <w:szCs w:val="21"/>
          </w:rPr>
          <w:t>K members</w:t>
        </w:r>
        <w:r w:rsidR="657970D2" w:rsidRPr="688E361A">
          <w:rPr>
            <w:color w:val="231F20"/>
            <w:sz w:val="21"/>
            <w:szCs w:val="21"/>
          </w:rPr>
          <w:t>, in its caseload</w:t>
        </w:r>
        <w:r w:rsidRPr="688E361A">
          <w:rPr>
            <w:color w:val="231F20"/>
            <w:sz w:val="21"/>
            <w:szCs w:val="21"/>
          </w:rPr>
          <w:t xml:space="preserve">. MassHealth expects to see a </w:t>
        </w:r>
        <w:r w:rsidR="77C2FD54" w:rsidRPr="688E361A">
          <w:rPr>
            <w:color w:val="231F20"/>
            <w:sz w:val="21"/>
            <w:szCs w:val="21"/>
          </w:rPr>
          <w:t xml:space="preserve">substantial </w:t>
        </w:r>
        <w:r w:rsidRPr="688E361A">
          <w:rPr>
            <w:color w:val="231F20"/>
            <w:sz w:val="21"/>
            <w:szCs w:val="21"/>
          </w:rPr>
          <w:t>increase in departures in the months ahead, as more members go through the renewal process</w:t>
        </w:r>
        <w:r w:rsidR="1F85E826" w:rsidRPr="688E361A">
          <w:rPr>
            <w:color w:val="231F20"/>
            <w:sz w:val="21"/>
            <w:szCs w:val="21"/>
          </w:rPr>
          <w:t>.</w:t>
        </w:r>
      </w:ins>
    </w:p>
    <w:p w14:paraId="198177AF" w14:textId="3727C81C" w:rsidR="65360B74" w:rsidRDefault="65360B74" w:rsidP="688E361A">
      <w:pPr>
        <w:pStyle w:val="ListParagraph"/>
        <w:numPr>
          <w:ilvl w:val="0"/>
          <w:numId w:val="11"/>
        </w:numPr>
        <w:tabs>
          <w:tab w:val="left" w:pos="487"/>
        </w:tabs>
        <w:spacing w:before="64" w:line="242" w:lineRule="auto"/>
        <w:ind w:right="209"/>
        <w:rPr>
          <w:ins w:id="59" w:author="MacLachlan, Jamison B (EHS)" w:date="2026-09-25T21:13:00Z" w16du:dateUtc="2026-09-26T01:13:00Z"/>
          <w:color w:val="231F20"/>
          <w:sz w:val="21"/>
          <w:szCs w:val="21"/>
        </w:rPr>
      </w:pPr>
      <w:ins w:id="60" w:author="MacLachlan, Jamison B (EHS)" w:date="2026-09-25T21:13:00Z" w16du:dateUtc="2026-09-26T01:13:00Z">
        <w:r w:rsidRPr="688E361A">
          <w:rPr>
            <w:color w:val="231F20"/>
            <w:sz w:val="21"/>
            <w:szCs w:val="21"/>
          </w:rPr>
          <w:t xml:space="preserve">Children have seen the lowest rate of disenrollment of any age group; enrollment of members under age 20 has been flat from April through the end of November, </w:t>
        </w:r>
        <w:r w:rsidR="1DF88C64" w:rsidRPr="688E361A">
          <w:rPr>
            <w:color w:val="231F20"/>
            <w:sz w:val="21"/>
            <w:szCs w:val="21"/>
          </w:rPr>
          <w:t xml:space="preserve">whereas adults’ enrollment has declined. </w:t>
        </w:r>
      </w:ins>
    </w:p>
    <w:p w14:paraId="7B9D0210" w14:textId="009F8F1E" w:rsidR="00515843" w:rsidRDefault="10F61150" w:rsidP="688E361A">
      <w:pPr>
        <w:pStyle w:val="ListParagraph"/>
        <w:numPr>
          <w:ilvl w:val="0"/>
          <w:numId w:val="11"/>
        </w:numPr>
        <w:tabs>
          <w:tab w:val="left" w:pos="487"/>
        </w:tabs>
        <w:spacing w:before="64" w:line="242" w:lineRule="auto"/>
        <w:ind w:right="209"/>
        <w:rPr>
          <w:ins w:id="61" w:author="MacLachlan, Jamison B (EHS)" w:date="2026-09-25T21:13:00Z" w16du:dateUtc="2026-09-26T01:13:00Z"/>
          <w:color w:val="231F20"/>
          <w:sz w:val="21"/>
          <w:szCs w:val="21"/>
        </w:rPr>
      </w:pPr>
      <w:ins w:id="62" w:author="MacLachlan, Jamison B (EHS)" w:date="2026-09-25T21:13:00Z" w16du:dateUtc="2026-09-26T01:13:00Z">
        <w:r w:rsidRPr="688E361A">
          <w:rPr>
            <w:color w:val="231F20"/>
            <w:sz w:val="21"/>
            <w:szCs w:val="21"/>
          </w:rPr>
          <w:t>To date</w:t>
        </w:r>
        <w:r w:rsidR="5CE57FA4" w:rsidRPr="688E361A">
          <w:rPr>
            <w:color w:val="231F20"/>
            <w:sz w:val="21"/>
            <w:szCs w:val="21"/>
          </w:rPr>
          <w:t xml:space="preserve">, </w:t>
        </w:r>
        <w:r w:rsidR="0C1339C2" w:rsidRPr="688E361A">
          <w:rPr>
            <w:color w:val="231F20"/>
            <w:sz w:val="21"/>
            <w:szCs w:val="21"/>
          </w:rPr>
          <w:t>~</w:t>
        </w:r>
        <w:r w:rsidR="648661D7" w:rsidRPr="688E361A">
          <w:rPr>
            <w:color w:val="231F20"/>
            <w:sz w:val="21"/>
            <w:szCs w:val="21"/>
          </w:rPr>
          <w:t>38</w:t>
        </w:r>
        <w:r w:rsidR="0C1339C2" w:rsidRPr="688E361A">
          <w:rPr>
            <w:color w:val="231F20"/>
            <w:sz w:val="21"/>
            <w:szCs w:val="21"/>
          </w:rPr>
          <w:t xml:space="preserve">% of </w:t>
        </w:r>
        <w:r w:rsidR="29393844" w:rsidRPr="688E361A">
          <w:rPr>
            <w:color w:val="231F20"/>
            <w:sz w:val="21"/>
            <w:szCs w:val="21"/>
          </w:rPr>
          <w:t xml:space="preserve">disenrolled </w:t>
        </w:r>
        <w:r w:rsidR="0C1339C2" w:rsidRPr="688E361A">
          <w:rPr>
            <w:color w:val="231F20"/>
            <w:sz w:val="21"/>
            <w:szCs w:val="21"/>
          </w:rPr>
          <w:t xml:space="preserve">members lost coverage </w:t>
        </w:r>
        <w:r w:rsidR="486D0B91" w:rsidRPr="688E361A">
          <w:rPr>
            <w:color w:val="231F20"/>
            <w:sz w:val="21"/>
            <w:szCs w:val="21"/>
          </w:rPr>
          <w:t>bec</w:t>
        </w:r>
        <w:r w:rsidR="0DE668FF" w:rsidRPr="688E361A">
          <w:rPr>
            <w:color w:val="231F20"/>
            <w:sz w:val="21"/>
            <w:szCs w:val="21"/>
          </w:rPr>
          <w:t xml:space="preserve">ause </w:t>
        </w:r>
        <w:r w:rsidR="0C1339C2" w:rsidRPr="688E361A">
          <w:rPr>
            <w:color w:val="231F20"/>
            <w:sz w:val="21"/>
            <w:szCs w:val="21"/>
          </w:rPr>
          <w:t xml:space="preserve">MassHealth confirmed </w:t>
        </w:r>
        <w:r w:rsidR="50EA120C" w:rsidRPr="688E361A">
          <w:rPr>
            <w:color w:val="231F20"/>
            <w:sz w:val="21"/>
            <w:szCs w:val="21"/>
          </w:rPr>
          <w:t>that</w:t>
        </w:r>
        <w:r w:rsidR="0C1339C2" w:rsidRPr="688E361A">
          <w:rPr>
            <w:color w:val="231F20"/>
            <w:sz w:val="21"/>
            <w:szCs w:val="21"/>
          </w:rPr>
          <w:t xml:space="preserve"> they are ineligible</w:t>
        </w:r>
        <w:r w:rsidR="170DF54D" w:rsidRPr="688E361A">
          <w:rPr>
            <w:color w:val="231F20"/>
            <w:sz w:val="21"/>
            <w:szCs w:val="21"/>
          </w:rPr>
          <w:t>.</w:t>
        </w:r>
        <w:r w:rsidR="0C1339C2" w:rsidRPr="688E361A">
          <w:rPr>
            <w:color w:val="231F20"/>
            <w:sz w:val="21"/>
            <w:szCs w:val="21"/>
          </w:rPr>
          <w:t xml:space="preserve"> </w:t>
        </w:r>
        <w:r w:rsidR="785597A7" w:rsidRPr="688E361A">
          <w:rPr>
            <w:color w:val="231F20"/>
            <w:sz w:val="21"/>
            <w:szCs w:val="21"/>
          </w:rPr>
          <w:t>~</w:t>
        </w:r>
        <w:r w:rsidR="648661D7" w:rsidRPr="688E361A">
          <w:rPr>
            <w:color w:val="231F20"/>
            <w:sz w:val="21"/>
            <w:szCs w:val="21"/>
          </w:rPr>
          <w:t>59</w:t>
        </w:r>
        <w:r w:rsidR="785597A7" w:rsidRPr="688E361A">
          <w:rPr>
            <w:color w:val="231F20"/>
            <w:sz w:val="21"/>
            <w:szCs w:val="21"/>
          </w:rPr>
          <w:t>% of</w:t>
        </w:r>
        <w:r w:rsidR="0106C1E5" w:rsidRPr="688E361A">
          <w:rPr>
            <w:color w:val="231F20"/>
            <w:sz w:val="21"/>
            <w:szCs w:val="21"/>
          </w:rPr>
          <w:t xml:space="preserve"> </w:t>
        </w:r>
        <w:r w:rsidR="170DF54D" w:rsidRPr="688E361A">
          <w:rPr>
            <w:color w:val="231F20"/>
            <w:sz w:val="21"/>
            <w:szCs w:val="21"/>
          </w:rPr>
          <w:t xml:space="preserve">disenrolled </w:t>
        </w:r>
        <w:r w:rsidR="785597A7" w:rsidRPr="688E361A">
          <w:rPr>
            <w:color w:val="231F20"/>
            <w:sz w:val="21"/>
            <w:szCs w:val="21"/>
          </w:rPr>
          <w:t xml:space="preserve">members </w:t>
        </w:r>
        <w:r w:rsidR="3DEA98D9" w:rsidRPr="688E361A">
          <w:rPr>
            <w:color w:val="231F20"/>
            <w:sz w:val="21"/>
            <w:szCs w:val="21"/>
          </w:rPr>
          <w:t xml:space="preserve">lost </w:t>
        </w:r>
        <w:r w:rsidR="785597A7" w:rsidRPr="688E361A">
          <w:rPr>
            <w:color w:val="231F20"/>
            <w:sz w:val="21"/>
            <w:szCs w:val="21"/>
          </w:rPr>
          <w:t xml:space="preserve">coverage due to </w:t>
        </w:r>
        <w:r w:rsidR="290CED2B" w:rsidRPr="688E361A">
          <w:rPr>
            <w:color w:val="231F20"/>
            <w:sz w:val="21"/>
            <w:szCs w:val="21"/>
          </w:rPr>
          <w:t>insufficient information.</w:t>
        </w:r>
      </w:ins>
    </w:p>
    <w:p w14:paraId="1DF490D8" w14:textId="1AF2B346" w:rsidR="008F5AA5" w:rsidRPr="004C3D20" w:rsidRDefault="1A49B930" w:rsidP="009C2457">
      <w:pPr>
        <w:pStyle w:val="ListParagraph"/>
        <w:numPr>
          <w:ilvl w:val="0"/>
          <w:numId w:val="11"/>
        </w:numPr>
        <w:tabs>
          <w:tab w:val="left" w:pos="487"/>
        </w:tabs>
        <w:spacing w:before="64" w:line="242" w:lineRule="auto"/>
        <w:ind w:right="209"/>
        <w:rPr>
          <w:ins w:id="63" w:author="MacLachlan, Jamison B (EHS)" w:date="2026-09-25T21:13:00Z" w16du:dateUtc="2026-09-26T01:13:00Z"/>
          <w:sz w:val="21"/>
          <w:szCs w:val="21"/>
        </w:rPr>
      </w:pPr>
      <w:ins w:id="64" w:author="MacLachlan, Jamison B (EHS)" w:date="2026-09-25T21:13:00Z" w16du:dateUtc="2026-09-26T01:13:00Z">
        <w:r w:rsidRPr="688E361A">
          <w:rPr>
            <w:sz w:val="21"/>
            <w:szCs w:val="21"/>
          </w:rPr>
          <w:t xml:space="preserve">While MassHealth's overall caseload has decreased by </w:t>
        </w:r>
        <w:r w:rsidR="475D0523" w:rsidRPr="688E361A">
          <w:rPr>
            <w:sz w:val="21"/>
            <w:szCs w:val="21"/>
          </w:rPr>
          <w:t xml:space="preserve">approximately </w:t>
        </w:r>
        <w:r w:rsidR="648661D7" w:rsidRPr="688E361A">
          <w:rPr>
            <w:sz w:val="21"/>
            <w:szCs w:val="21"/>
          </w:rPr>
          <w:t>203</w:t>
        </w:r>
        <w:r w:rsidR="42330BF5" w:rsidRPr="688E361A">
          <w:rPr>
            <w:sz w:val="21"/>
            <w:szCs w:val="21"/>
          </w:rPr>
          <w:t>K</w:t>
        </w:r>
        <w:r w:rsidR="58156AD0" w:rsidRPr="688E361A">
          <w:rPr>
            <w:sz w:val="21"/>
            <w:szCs w:val="21"/>
          </w:rPr>
          <w:t xml:space="preserve"> </w:t>
        </w:r>
        <w:r w:rsidR="446A6120" w:rsidRPr="688E361A">
          <w:rPr>
            <w:sz w:val="21"/>
            <w:szCs w:val="21"/>
          </w:rPr>
          <w:t xml:space="preserve">individuals </w:t>
        </w:r>
        <w:r w:rsidR="31AB82C5" w:rsidRPr="688E361A">
          <w:rPr>
            <w:sz w:val="21"/>
            <w:szCs w:val="21"/>
          </w:rPr>
          <w:t>since April</w:t>
        </w:r>
        <w:r w:rsidR="21C20316" w:rsidRPr="688E361A">
          <w:rPr>
            <w:sz w:val="21"/>
            <w:szCs w:val="21"/>
          </w:rPr>
          <w:t xml:space="preserve"> </w:t>
        </w:r>
        <w:r w:rsidR="31AB82C5" w:rsidRPr="688E361A">
          <w:rPr>
            <w:sz w:val="21"/>
            <w:szCs w:val="21"/>
          </w:rPr>
          <w:t xml:space="preserve">2023, </w:t>
        </w:r>
        <w:r w:rsidR="609AA791" w:rsidRPr="688E361A">
          <w:rPr>
            <w:sz w:val="21"/>
            <w:szCs w:val="21"/>
          </w:rPr>
          <w:t>the Massachusetts Health Connector</w:t>
        </w:r>
        <w:r w:rsidR="01DFAA31" w:rsidRPr="688E361A">
          <w:rPr>
            <w:sz w:val="21"/>
            <w:szCs w:val="21"/>
          </w:rPr>
          <w:t>’s enrollment</w:t>
        </w:r>
        <w:r w:rsidR="609AA791" w:rsidRPr="688E361A">
          <w:rPr>
            <w:sz w:val="21"/>
            <w:szCs w:val="21"/>
          </w:rPr>
          <w:t xml:space="preserve"> has </w:t>
        </w:r>
        <w:r w:rsidR="01DFAA31" w:rsidRPr="688E361A">
          <w:rPr>
            <w:sz w:val="21"/>
            <w:szCs w:val="21"/>
          </w:rPr>
          <w:t xml:space="preserve">grown by </w:t>
        </w:r>
        <w:r w:rsidR="7C0DE1B7" w:rsidRPr="688E361A">
          <w:rPr>
            <w:sz w:val="21"/>
            <w:szCs w:val="21"/>
          </w:rPr>
          <w:t>4</w:t>
        </w:r>
        <w:r w:rsidR="7407178B" w:rsidRPr="688E361A">
          <w:rPr>
            <w:sz w:val="21"/>
            <w:szCs w:val="21"/>
          </w:rPr>
          <w:t>8</w:t>
        </w:r>
        <w:r w:rsidR="01DFAA31" w:rsidRPr="688E361A">
          <w:rPr>
            <w:sz w:val="21"/>
            <w:szCs w:val="21"/>
          </w:rPr>
          <w:t>K</w:t>
        </w:r>
        <w:r w:rsidR="37B81E1B" w:rsidRPr="688E361A">
          <w:rPr>
            <w:sz w:val="21"/>
            <w:szCs w:val="21"/>
          </w:rPr>
          <w:t>. This</w:t>
        </w:r>
        <w:r w:rsidR="076D93FF" w:rsidRPr="688E361A">
          <w:rPr>
            <w:sz w:val="21"/>
            <w:szCs w:val="21"/>
          </w:rPr>
          <w:t xml:space="preserve"> </w:t>
        </w:r>
        <w:r w:rsidR="446A6120" w:rsidRPr="688E361A">
          <w:rPr>
            <w:sz w:val="21"/>
            <w:szCs w:val="21"/>
          </w:rPr>
          <w:t xml:space="preserve">suggests that </w:t>
        </w:r>
        <w:r w:rsidR="3F2F0D82" w:rsidRPr="688E361A">
          <w:rPr>
            <w:sz w:val="21"/>
            <w:szCs w:val="21"/>
          </w:rPr>
          <w:t>a large portion of the</w:t>
        </w:r>
        <w:r w:rsidR="446A6120" w:rsidRPr="688E361A">
          <w:rPr>
            <w:sz w:val="21"/>
            <w:szCs w:val="21"/>
          </w:rPr>
          <w:t xml:space="preserve"> individuals who </w:t>
        </w:r>
        <w:r w:rsidR="37B81E1B" w:rsidRPr="688E361A">
          <w:rPr>
            <w:sz w:val="21"/>
            <w:szCs w:val="21"/>
          </w:rPr>
          <w:t xml:space="preserve">have lost </w:t>
        </w:r>
        <w:r w:rsidR="446A6120" w:rsidRPr="688E361A">
          <w:rPr>
            <w:sz w:val="21"/>
            <w:szCs w:val="21"/>
          </w:rPr>
          <w:t>MassHealth eligibility are able to obtain affordable coverage through the MA Health Connecto</w:t>
        </w:r>
        <w:r w:rsidR="296A3E89" w:rsidRPr="688E361A">
          <w:rPr>
            <w:sz w:val="21"/>
            <w:szCs w:val="21"/>
          </w:rPr>
          <w:t>r</w:t>
        </w:r>
        <w:r w:rsidR="6D8164B1" w:rsidRPr="688E361A">
          <w:rPr>
            <w:sz w:val="21"/>
            <w:szCs w:val="21"/>
          </w:rPr>
          <w:t xml:space="preserve">. </w:t>
        </w:r>
        <w:r w:rsidR="78899F2A" w:rsidRPr="688E361A">
          <w:rPr>
            <w:sz w:val="21"/>
            <w:szCs w:val="21"/>
          </w:rPr>
          <w:t xml:space="preserve">This rate </w:t>
        </w:r>
        <w:r w:rsidR="619B6902" w:rsidRPr="688E361A">
          <w:rPr>
            <w:sz w:val="21"/>
            <w:szCs w:val="21"/>
          </w:rPr>
          <w:t xml:space="preserve">remains </w:t>
        </w:r>
        <w:r w:rsidR="78899F2A" w:rsidRPr="688E361A">
          <w:rPr>
            <w:sz w:val="21"/>
            <w:szCs w:val="21"/>
          </w:rPr>
          <w:t>much higher than what is observed in</w:t>
        </w:r>
        <w:r w:rsidR="7D56F297" w:rsidRPr="688E361A">
          <w:rPr>
            <w:sz w:val="21"/>
            <w:szCs w:val="21"/>
          </w:rPr>
          <w:t xml:space="preserve"> other </w:t>
        </w:r>
        <w:r w:rsidR="78899F2A" w:rsidRPr="688E361A">
          <w:rPr>
            <w:sz w:val="21"/>
            <w:szCs w:val="21"/>
          </w:rPr>
          <w:t xml:space="preserve">states. </w:t>
        </w:r>
      </w:ins>
    </w:p>
    <w:p w14:paraId="74FD7090" w14:textId="77777777" w:rsidR="00186F5F" w:rsidRDefault="00186F5F" w:rsidP="00025DD6">
      <w:pPr>
        <w:rPr>
          <w:ins w:id="65" w:author="MacLachlan, Jamison B (EHS)" w:date="2026-09-25T21:13:00Z" w16du:dateUtc="2026-09-26T01:13:00Z"/>
        </w:rPr>
      </w:pPr>
    </w:p>
    <w:p w14:paraId="70E94506" w14:textId="483D5BF4" w:rsidR="00D655B9" w:rsidRPr="009740FF" w:rsidRDefault="76D48AAA" w:rsidP="00186F5F">
      <w:pPr>
        <w:pStyle w:val="Heading2"/>
        <w:tabs>
          <w:tab w:val="left" w:pos="487"/>
        </w:tabs>
        <w:spacing w:before="64" w:line="242" w:lineRule="auto"/>
        <w:ind w:left="0" w:right="209"/>
        <w:rPr>
          <w:ins w:id="66" w:author="MacLachlan, Jamison B (EHS)" w:date="2026-09-25T21:13:00Z" w16du:dateUtc="2026-09-26T01:13:00Z"/>
          <w:sz w:val="21"/>
          <w:szCs w:val="21"/>
          <w:u w:val="single"/>
        </w:rPr>
      </w:pPr>
      <w:ins w:id="67" w:author="MacLachlan, Jamison B (EHS)" w:date="2026-09-25T21:13:00Z" w16du:dateUtc="2026-09-26T01:13:00Z">
        <w:r>
          <w:t xml:space="preserve">Expected </w:t>
        </w:r>
        <w:r w:rsidR="006066B3">
          <w:t xml:space="preserve">Increase in Closures </w:t>
        </w:r>
        <w:r w:rsidR="0537AEF0">
          <w:t xml:space="preserve">through </w:t>
        </w:r>
        <w:r w:rsidR="00D655B9">
          <w:t xml:space="preserve">End-of-Year </w:t>
        </w:r>
      </w:ins>
    </w:p>
    <w:p w14:paraId="7B1ADC57" w14:textId="12A6DAE9" w:rsidR="00D655B9" w:rsidRPr="00B475CE" w:rsidRDefault="571848C3" w:rsidP="00186F5F">
      <w:pPr>
        <w:tabs>
          <w:tab w:val="left" w:pos="487"/>
        </w:tabs>
        <w:spacing w:before="64" w:line="242" w:lineRule="auto"/>
        <w:ind w:right="209"/>
        <w:rPr>
          <w:ins w:id="68" w:author="MacLachlan, Jamison B (EHS)" w:date="2026-09-25T21:13:00Z" w16du:dateUtc="2026-09-26T01:13:00Z"/>
          <w:sz w:val="21"/>
          <w:szCs w:val="21"/>
        </w:rPr>
      </w:pPr>
      <w:ins w:id="69" w:author="MacLachlan, Jamison B (EHS)" w:date="2026-09-25T21:13:00Z" w16du:dateUtc="2026-09-26T01:13:00Z">
        <w:r w:rsidRPr="688E361A">
          <w:rPr>
            <w:sz w:val="21"/>
            <w:szCs w:val="21"/>
          </w:rPr>
          <w:t xml:space="preserve">MassHealth </w:t>
        </w:r>
        <w:r w:rsidR="58EE9E61" w:rsidRPr="688E361A">
          <w:rPr>
            <w:sz w:val="21"/>
            <w:szCs w:val="21"/>
          </w:rPr>
          <w:t xml:space="preserve">saw an </w:t>
        </w:r>
        <w:r w:rsidR="4C62C712" w:rsidRPr="688E361A">
          <w:rPr>
            <w:sz w:val="21"/>
            <w:szCs w:val="21"/>
          </w:rPr>
          <w:t xml:space="preserve">expected </w:t>
        </w:r>
        <w:r w:rsidR="58EE9E61" w:rsidRPr="688E361A">
          <w:rPr>
            <w:sz w:val="21"/>
            <w:szCs w:val="21"/>
          </w:rPr>
          <w:t>increase in the number of departures for the month of November</w:t>
        </w:r>
        <w:r w:rsidR="4C62C712" w:rsidRPr="688E361A">
          <w:rPr>
            <w:sz w:val="21"/>
            <w:szCs w:val="21"/>
          </w:rPr>
          <w:t xml:space="preserve"> and anticipates </w:t>
        </w:r>
        <w:r w:rsidR="79CF0028" w:rsidRPr="688E361A">
          <w:rPr>
            <w:sz w:val="21"/>
            <w:szCs w:val="21"/>
          </w:rPr>
          <w:t xml:space="preserve">December </w:t>
        </w:r>
        <w:r w:rsidR="460F1167" w:rsidRPr="688E361A">
          <w:rPr>
            <w:sz w:val="21"/>
            <w:szCs w:val="21"/>
          </w:rPr>
          <w:t xml:space="preserve">      </w:t>
        </w:r>
        <w:r w:rsidR="79CF0028" w:rsidRPr="688E361A">
          <w:rPr>
            <w:sz w:val="21"/>
            <w:szCs w:val="21"/>
          </w:rPr>
          <w:t>202</w:t>
        </w:r>
        <w:r w:rsidR="2DF4BAB8" w:rsidRPr="688E361A">
          <w:rPr>
            <w:sz w:val="21"/>
            <w:szCs w:val="21"/>
          </w:rPr>
          <w:t>3</w:t>
        </w:r>
        <w:r w:rsidR="79CF0028" w:rsidRPr="688E361A">
          <w:rPr>
            <w:sz w:val="21"/>
            <w:szCs w:val="21"/>
          </w:rPr>
          <w:t xml:space="preserve"> to see a significant number of departures</w:t>
        </w:r>
        <w:r w:rsidR="7640D649" w:rsidRPr="688E361A">
          <w:rPr>
            <w:sz w:val="21"/>
            <w:szCs w:val="21"/>
          </w:rPr>
          <w:t xml:space="preserve"> as well</w:t>
        </w:r>
        <w:r w:rsidRPr="688E361A">
          <w:rPr>
            <w:sz w:val="21"/>
            <w:szCs w:val="21"/>
          </w:rPr>
          <w:t xml:space="preserve">, </w:t>
        </w:r>
        <w:r w:rsidR="020AED5D" w:rsidRPr="688E361A">
          <w:rPr>
            <w:sz w:val="21"/>
            <w:szCs w:val="21"/>
          </w:rPr>
          <w:t xml:space="preserve">based </w:t>
        </w:r>
        <w:r w:rsidR="0B9DC9BB" w:rsidRPr="688E361A">
          <w:rPr>
            <w:sz w:val="21"/>
            <w:szCs w:val="21"/>
          </w:rPr>
          <w:t xml:space="preserve">in part </w:t>
        </w:r>
        <w:r w:rsidR="020AED5D" w:rsidRPr="688E361A">
          <w:rPr>
            <w:sz w:val="21"/>
            <w:szCs w:val="21"/>
          </w:rPr>
          <w:t xml:space="preserve">on eligibility changes leading up to </w:t>
        </w:r>
        <w:r w:rsidRPr="688E361A">
          <w:rPr>
            <w:sz w:val="21"/>
            <w:szCs w:val="21"/>
          </w:rPr>
          <w:t xml:space="preserve">Massachusetts Health Connector’s open enrollment process.  </w:t>
        </w:r>
        <w:r w:rsidR="0D1D116D" w:rsidRPr="688E361A">
          <w:rPr>
            <w:sz w:val="21"/>
            <w:szCs w:val="21"/>
          </w:rPr>
          <w:t xml:space="preserve">Those eligibility changes are described in detail below: </w:t>
        </w:r>
      </w:ins>
    </w:p>
    <w:p w14:paraId="5E0691F0" w14:textId="13118A6B" w:rsidR="00D655B9" w:rsidRPr="00B475CE" w:rsidRDefault="5B071394" w:rsidP="065EE7B6">
      <w:pPr>
        <w:pStyle w:val="ListParagraph"/>
        <w:numPr>
          <w:ilvl w:val="0"/>
          <w:numId w:val="2"/>
        </w:numPr>
        <w:tabs>
          <w:tab w:val="left" w:pos="487"/>
        </w:tabs>
        <w:spacing w:before="64" w:line="242" w:lineRule="auto"/>
        <w:ind w:right="209"/>
        <w:rPr>
          <w:ins w:id="70" w:author="MacLachlan, Jamison B (EHS)" w:date="2026-09-25T21:13:00Z" w16du:dateUtc="2026-09-26T01:13:00Z"/>
          <w:sz w:val="21"/>
          <w:szCs w:val="21"/>
        </w:rPr>
      </w:pPr>
      <w:ins w:id="71" w:author="MacLachlan, Jamison B (EHS)" w:date="2026-09-25T21:13:00Z" w16du:dateUtc="2026-09-26T01:13:00Z">
        <w:r w:rsidRPr="688E361A">
          <w:rPr>
            <w:sz w:val="21"/>
            <w:szCs w:val="21"/>
          </w:rPr>
          <w:t xml:space="preserve">In August and September, </w:t>
        </w:r>
        <w:r w:rsidR="1297F1E9" w:rsidRPr="688E361A">
          <w:rPr>
            <w:sz w:val="21"/>
            <w:szCs w:val="21"/>
          </w:rPr>
          <w:t xml:space="preserve">MassHealth </w:t>
        </w:r>
        <w:r w:rsidRPr="688E361A">
          <w:rPr>
            <w:sz w:val="21"/>
            <w:szCs w:val="21"/>
          </w:rPr>
          <w:t>initiated</w:t>
        </w:r>
        <w:r w:rsidR="1297F1E9" w:rsidRPr="688E361A">
          <w:rPr>
            <w:sz w:val="21"/>
            <w:szCs w:val="21"/>
          </w:rPr>
          <w:t xml:space="preserve"> renewals </w:t>
        </w:r>
        <w:r w:rsidRPr="688E361A">
          <w:rPr>
            <w:sz w:val="21"/>
            <w:szCs w:val="21"/>
          </w:rPr>
          <w:t xml:space="preserve">for </w:t>
        </w:r>
        <w:r w:rsidR="1297F1E9" w:rsidRPr="688E361A">
          <w:rPr>
            <w:sz w:val="21"/>
            <w:szCs w:val="21"/>
          </w:rPr>
          <w:t xml:space="preserve">members in </w:t>
        </w:r>
        <w:r w:rsidRPr="688E361A">
          <w:rPr>
            <w:sz w:val="21"/>
            <w:szCs w:val="21"/>
          </w:rPr>
          <w:t>m</w:t>
        </w:r>
        <w:r w:rsidR="1297F1E9" w:rsidRPr="688E361A">
          <w:rPr>
            <w:sz w:val="21"/>
            <w:szCs w:val="21"/>
          </w:rPr>
          <w:t xml:space="preserve">ixed </w:t>
        </w:r>
        <w:r w:rsidRPr="688E361A">
          <w:rPr>
            <w:sz w:val="21"/>
            <w:szCs w:val="21"/>
          </w:rPr>
          <w:t>h</w:t>
        </w:r>
        <w:r w:rsidR="1297F1E9" w:rsidRPr="688E361A">
          <w:rPr>
            <w:sz w:val="21"/>
            <w:szCs w:val="21"/>
          </w:rPr>
          <w:t>ouseholds (</w:t>
        </w:r>
        <w:r w:rsidRPr="688E361A">
          <w:rPr>
            <w:sz w:val="21"/>
            <w:szCs w:val="21"/>
          </w:rPr>
          <w:t xml:space="preserve">i.e., </w:t>
        </w:r>
        <w:r w:rsidR="1297F1E9" w:rsidRPr="688E361A">
          <w:rPr>
            <w:sz w:val="21"/>
            <w:szCs w:val="21"/>
          </w:rPr>
          <w:t>households where some members are on MassHealth</w:t>
        </w:r>
        <w:r w:rsidR="4C443AE2" w:rsidRPr="688E361A">
          <w:rPr>
            <w:sz w:val="21"/>
            <w:szCs w:val="21"/>
          </w:rPr>
          <w:t>,</w:t>
        </w:r>
        <w:r w:rsidR="1297F1E9" w:rsidRPr="688E361A">
          <w:rPr>
            <w:sz w:val="21"/>
            <w:szCs w:val="21"/>
          </w:rPr>
          <w:t xml:space="preserve"> and some are on the Health Connector).</w:t>
        </w:r>
        <w:r w:rsidR="5CC6E6BC" w:rsidRPr="688E361A">
          <w:rPr>
            <w:sz w:val="21"/>
            <w:szCs w:val="21"/>
          </w:rPr>
          <w:t xml:space="preserve"> </w:t>
        </w:r>
        <w:r w:rsidRPr="688E361A">
          <w:rPr>
            <w:sz w:val="21"/>
            <w:szCs w:val="21"/>
          </w:rPr>
          <w:t xml:space="preserve">Some </w:t>
        </w:r>
        <w:r w:rsidR="4ECCB0E6" w:rsidRPr="688E361A">
          <w:rPr>
            <w:sz w:val="21"/>
            <w:szCs w:val="21"/>
          </w:rPr>
          <w:t>members</w:t>
        </w:r>
        <w:r w:rsidRPr="688E361A">
          <w:rPr>
            <w:sz w:val="21"/>
            <w:szCs w:val="21"/>
          </w:rPr>
          <w:t xml:space="preserve"> who</w:t>
        </w:r>
        <w:r w:rsidR="51B2E35A" w:rsidRPr="688E361A">
          <w:rPr>
            <w:sz w:val="21"/>
            <w:szCs w:val="21"/>
          </w:rPr>
          <w:t xml:space="preserve"> are determined </w:t>
        </w:r>
        <w:r w:rsidR="2BDE1EB3" w:rsidRPr="688E361A">
          <w:rPr>
            <w:sz w:val="21"/>
            <w:szCs w:val="21"/>
          </w:rPr>
          <w:t>ineligible</w:t>
        </w:r>
        <w:r w:rsidR="51B2E35A" w:rsidRPr="688E361A">
          <w:rPr>
            <w:sz w:val="21"/>
            <w:szCs w:val="21"/>
          </w:rPr>
          <w:t xml:space="preserve"> for</w:t>
        </w:r>
        <w:r w:rsidR="4ECCB0E6" w:rsidRPr="688E361A">
          <w:rPr>
            <w:sz w:val="21"/>
            <w:szCs w:val="21"/>
          </w:rPr>
          <w:t xml:space="preserve"> </w:t>
        </w:r>
        <w:r w:rsidRPr="688E361A">
          <w:rPr>
            <w:sz w:val="21"/>
            <w:szCs w:val="21"/>
          </w:rPr>
          <w:t>MassHealth</w:t>
        </w:r>
        <w:r w:rsidR="4ECCB0E6" w:rsidRPr="688E361A">
          <w:rPr>
            <w:sz w:val="21"/>
            <w:szCs w:val="21"/>
          </w:rPr>
          <w:t xml:space="preserve"> coverage </w:t>
        </w:r>
        <w:r w:rsidR="63398C33" w:rsidRPr="688E361A">
          <w:rPr>
            <w:sz w:val="21"/>
            <w:szCs w:val="21"/>
          </w:rPr>
          <w:t>during t</w:t>
        </w:r>
        <w:r w:rsidRPr="688E361A">
          <w:rPr>
            <w:sz w:val="21"/>
            <w:szCs w:val="21"/>
          </w:rPr>
          <w:t>he</w:t>
        </w:r>
        <w:r w:rsidR="4ECCB0E6" w:rsidRPr="688E361A">
          <w:rPr>
            <w:sz w:val="21"/>
            <w:szCs w:val="21"/>
          </w:rPr>
          <w:t xml:space="preserve"> </w:t>
        </w:r>
        <w:r w:rsidRPr="688E361A">
          <w:rPr>
            <w:sz w:val="21"/>
            <w:szCs w:val="21"/>
          </w:rPr>
          <w:t>m</w:t>
        </w:r>
        <w:r w:rsidR="4ECCB0E6" w:rsidRPr="688E361A">
          <w:rPr>
            <w:sz w:val="21"/>
            <w:szCs w:val="21"/>
          </w:rPr>
          <w:t xml:space="preserve">ixed </w:t>
        </w:r>
        <w:r w:rsidRPr="688E361A">
          <w:rPr>
            <w:sz w:val="21"/>
            <w:szCs w:val="21"/>
          </w:rPr>
          <w:t>h</w:t>
        </w:r>
        <w:r w:rsidR="4ECCB0E6" w:rsidRPr="688E361A">
          <w:rPr>
            <w:sz w:val="21"/>
            <w:szCs w:val="21"/>
          </w:rPr>
          <w:t xml:space="preserve">ousehold </w:t>
        </w:r>
        <w:r w:rsidRPr="688E361A">
          <w:rPr>
            <w:sz w:val="21"/>
            <w:szCs w:val="21"/>
          </w:rPr>
          <w:t>r</w:t>
        </w:r>
        <w:r w:rsidR="4ECCB0E6" w:rsidRPr="688E361A">
          <w:rPr>
            <w:sz w:val="21"/>
            <w:szCs w:val="21"/>
          </w:rPr>
          <w:t xml:space="preserve">enewal </w:t>
        </w:r>
        <w:bookmarkStart w:id="72" w:name="_Int_gi3D4RVs"/>
        <w:r w:rsidR="4ECCB0E6" w:rsidRPr="688E361A">
          <w:rPr>
            <w:sz w:val="21"/>
            <w:szCs w:val="21"/>
          </w:rPr>
          <w:t>process</w:t>
        </w:r>
        <w:r w:rsidR="63C341F7" w:rsidRPr="688E361A">
          <w:rPr>
            <w:sz w:val="21"/>
            <w:szCs w:val="21"/>
          </w:rPr>
          <w:t>,</w:t>
        </w:r>
        <w:r w:rsidR="4ECCB0E6" w:rsidRPr="688E361A">
          <w:rPr>
            <w:sz w:val="21"/>
            <w:szCs w:val="21"/>
          </w:rPr>
          <w:t xml:space="preserve"> but</w:t>
        </w:r>
        <w:bookmarkEnd w:id="72"/>
        <w:r w:rsidR="4ECCB0E6" w:rsidRPr="688E361A">
          <w:rPr>
            <w:sz w:val="21"/>
            <w:szCs w:val="21"/>
          </w:rPr>
          <w:t xml:space="preserve"> are eligible for certain </w:t>
        </w:r>
        <w:r w:rsidRPr="688E361A">
          <w:rPr>
            <w:sz w:val="21"/>
            <w:szCs w:val="21"/>
          </w:rPr>
          <w:t>types</w:t>
        </w:r>
        <w:r w:rsidR="4ECCB0E6" w:rsidRPr="688E361A">
          <w:rPr>
            <w:sz w:val="21"/>
            <w:szCs w:val="21"/>
          </w:rPr>
          <w:t xml:space="preserve"> of Health Connector coverage</w:t>
        </w:r>
        <w:r w:rsidR="63C341F7" w:rsidRPr="688E361A">
          <w:rPr>
            <w:sz w:val="21"/>
            <w:szCs w:val="21"/>
          </w:rPr>
          <w:t>,</w:t>
        </w:r>
        <w:r w:rsidR="4ECCB0E6" w:rsidRPr="688E361A">
          <w:rPr>
            <w:sz w:val="21"/>
            <w:szCs w:val="21"/>
          </w:rPr>
          <w:t xml:space="preserve"> </w:t>
        </w:r>
        <w:r w:rsidR="3E7D86AB" w:rsidRPr="688E361A">
          <w:rPr>
            <w:sz w:val="21"/>
            <w:szCs w:val="21"/>
          </w:rPr>
          <w:t>receive</w:t>
        </w:r>
        <w:r w:rsidR="4ECCB0E6" w:rsidRPr="688E361A">
          <w:rPr>
            <w:sz w:val="21"/>
            <w:szCs w:val="21"/>
          </w:rPr>
          <w:t xml:space="preserve"> </w:t>
        </w:r>
        <w:r w:rsidR="299D2ABF" w:rsidRPr="688E361A">
          <w:rPr>
            <w:sz w:val="21"/>
            <w:szCs w:val="21"/>
          </w:rPr>
          <w:t>additional time before disenrolling from</w:t>
        </w:r>
        <w:r w:rsidRPr="688E361A">
          <w:rPr>
            <w:sz w:val="21"/>
            <w:szCs w:val="21"/>
          </w:rPr>
          <w:t xml:space="preserve"> MassHealth</w:t>
        </w:r>
        <w:r w:rsidR="7D587C20" w:rsidRPr="688E361A">
          <w:rPr>
            <w:sz w:val="21"/>
            <w:szCs w:val="21"/>
          </w:rPr>
          <w:t xml:space="preserve">; </w:t>
        </w:r>
        <w:r w:rsidRPr="688E361A">
          <w:rPr>
            <w:sz w:val="21"/>
            <w:szCs w:val="21"/>
          </w:rPr>
          <w:t xml:space="preserve">they maintain </w:t>
        </w:r>
        <w:r w:rsidR="53CC6141" w:rsidRPr="688E361A">
          <w:rPr>
            <w:sz w:val="21"/>
            <w:szCs w:val="21"/>
          </w:rPr>
          <w:t xml:space="preserve">MassHealth </w:t>
        </w:r>
        <w:r w:rsidRPr="688E361A">
          <w:rPr>
            <w:sz w:val="21"/>
            <w:szCs w:val="21"/>
          </w:rPr>
          <w:t>coverage</w:t>
        </w:r>
        <w:r w:rsidR="50CD9964" w:rsidRPr="688E361A">
          <w:rPr>
            <w:sz w:val="21"/>
            <w:szCs w:val="21"/>
          </w:rPr>
          <w:t xml:space="preserve"> for a longer </w:t>
        </w:r>
        <w:bookmarkStart w:id="73" w:name="_Int_grgVWdsn"/>
        <w:r w:rsidR="50CD9964" w:rsidRPr="688E361A">
          <w:rPr>
            <w:sz w:val="21"/>
            <w:szCs w:val="21"/>
          </w:rPr>
          <w:t>period of time</w:t>
        </w:r>
        <w:bookmarkEnd w:id="73"/>
        <w:r w:rsidRPr="688E361A">
          <w:rPr>
            <w:sz w:val="21"/>
            <w:szCs w:val="21"/>
          </w:rPr>
          <w:t xml:space="preserve"> to </w:t>
        </w:r>
        <w:r w:rsidR="18901A5F" w:rsidRPr="688E361A">
          <w:rPr>
            <w:sz w:val="21"/>
            <w:szCs w:val="21"/>
          </w:rPr>
          <w:t xml:space="preserve">better </w:t>
        </w:r>
        <w:r w:rsidRPr="688E361A">
          <w:rPr>
            <w:sz w:val="21"/>
            <w:szCs w:val="21"/>
          </w:rPr>
          <w:t>align with the Health Connector Open Enrollment Period</w:t>
        </w:r>
        <w:r w:rsidR="4A87D2BB" w:rsidRPr="688E361A">
          <w:rPr>
            <w:sz w:val="21"/>
            <w:szCs w:val="21"/>
          </w:rPr>
          <w:t>, which ends</w:t>
        </w:r>
        <w:r w:rsidR="499F0697" w:rsidRPr="688E361A">
          <w:rPr>
            <w:sz w:val="21"/>
            <w:szCs w:val="21"/>
          </w:rPr>
          <w:t xml:space="preserve"> in</w:t>
        </w:r>
        <w:r w:rsidR="4A87D2BB" w:rsidRPr="688E361A">
          <w:rPr>
            <w:sz w:val="21"/>
            <w:szCs w:val="21"/>
          </w:rPr>
          <w:t xml:space="preserve"> January</w:t>
        </w:r>
        <w:r w:rsidR="044A8B35" w:rsidRPr="688E361A">
          <w:rPr>
            <w:sz w:val="21"/>
            <w:szCs w:val="21"/>
          </w:rPr>
          <w:t xml:space="preserve"> </w:t>
        </w:r>
        <w:r w:rsidR="4A87D2BB" w:rsidRPr="688E361A">
          <w:rPr>
            <w:sz w:val="21"/>
            <w:szCs w:val="21"/>
          </w:rPr>
          <w:t>2024</w:t>
        </w:r>
        <w:r w:rsidRPr="688E361A">
          <w:rPr>
            <w:sz w:val="21"/>
            <w:szCs w:val="21"/>
          </w:rPr>
          <w:t>.  This eases these members’ transitions and minimizes any gaps in coverage.</w:t>
        </w:r>
        <w:r w:rsidR="3E7D86AB" w:rsidRPr="688E361A">
          <w:rPr>
            <w:sz w:val="21"/>
            <w:szCs w:val="21"/>
          </w:rPr>
          <w:t xml:space="preserve"> As a result, MassHealth expects December to see a significant amount of member departures.</w:t>
        </w:r>
        <w:r w:rsidR="571848C3" w:rsidRPr="688E361A">
          <w:rPr>
            <w:sz w:val="21"/>
            <w:szCs w:val="21"/>
          </w:rPr>
          <w:t xml:space="preserve"> </w:t>
        </w:r>
      </w:ins>
    </w:p>
    <w:p w14:paraId="399C87E7" w14:textId="277D2975" w:rsidR="008A6AD6" w:rsidRPr="009740FF" w:rsidRDefault="009740FF" w:rsidP="00B475CE">
      <w:pPr>
        <w:pStyle w:val="Heading2"/>
        <w:ind w:left="0"/>
        <w:rPr>
          <w:ins w:id="74" w:author="MacLachlan, Jamison B (EHS)" w:date="2026-09-25T21:13:00Z" w16du:dateUtc="2026-09-26T01:13:00Z"/>
        </w:rPr>
      </w:pPr>
      <w:ins w:id="75" w:author="MacLachlan, Jamison B (EHS)" w:date="2026-09-25T21:13:00Z" w16du:dateUtc="2026-09-26T01:13:00Z">
        <w:r>
          <w:t>How is MassHealth working to reach and support members?</w:t>
        </w:r>
      </w:ins>
    </w:p>
    <w:p w14:paraId="45167B30" w14:textId="68E41B1B" w:rsidR="008A6AD6" w:rsidRDefault="009740FF" w:rsidP="00B475CE">
      <w:pPr>
        <w:pStyle w:val="BodyText"/>
        <w:spacing w:before="141" w:line="261" w:lineRule="auto"/>
        <w:rPr>
          <w:ins w:id="76" w:author="MacLachlan, Jamison B (EHS)" w:date="2026-09-25T21:13:00Z" w16du:dateUtc="2026-09-26T01:13:00Z"/>
          <w:color w:val="231F20"/>
        </w:rPr>
      </w:pPr>
      <w:ins w:id="77" w:author="MacLachlan, Jamison B (EHS)" w:date="2026-09-25T21:13:00Z" w16du:dateUtc="2026-09-26T01:13:00Z">
        <w:r w:rsidRPr="3A6302E7">
          <w:rPr>
            <w:color w:val="231F20"/>
          </w:rPr>
          <w:t xml:space="preserve">Outreach efforts to members and collaboration with assisters (individuals available in the community to help </w:t>
        </w:r>
        <w:r w:rsidR="00C30053">
          <w:rPr>
            <w:color w:val="231F20"/>
          </w:rPr>
          <w:t xml:space="preserve">members </w:t>
        </w:r>
        <w:r w:rsidRPr="3A6302E7">
          <w:rPr>
            <w:color w:val="231F20"/>
          </w:rPr>
          <w:t>complete MassHealth renewals) have continued at a rapid pace</w:t>
        </w:r>
        <w:r w:rsidR="00037503" w:rsidRPr="3A6302E7">
          <w:rPr>
            <w:color w:val="231F20"/>
          </w:rPr>
          <w:t xml:space="preserve">. </w:t>
        </w:r>
      </w:ins>
    </w:p>
    <w:p w14:paraId="6CDEEB2D" w14:textId="0C3E78F1" w:rsidR="00E938E8" w:rsidRDefault="5213B1EC" w:rsidP="688E361A">
      <w:pPr>
        <w:pStyle w:val="ListParagraph"/>
        <w:numPr>
          <w:ilvl w:val="0"/>
          <w:numId w:val="11"/>
        </w:numPr>
        <w:spacing w:line="242" w:lineRule="auto"/>
        <w:rPr>
          <w:ins w:id="78" w:author="MacLachlan, Jamison B (EHS)" w:date="2026-09-25T21:13:00Z" w16du:dateUtc="2026-09-26T01:13:00Z"/>
          <w:color w:val="000000" w:themeColor="text1"/>
          <w:sz w:val="21"/>
          <w:szCs w:val="21"/>
        </w:rPr>
      </w:pPr>
      <w:ins w:id="79" w:author="MacLachlan, Jamison B (EHS)" w:date="2026-09-25T21:13:00Z" w16du:dateUtc="2026-09-26T01:13:00Z">
        <w:r w:rsidRPr="688E361A">
          <w:rPr>
            <w:color w:val="000000" w:themeColor="text1"/>
            <w:sz w:val="21"/>
            <w:szCs w:val="21"/>
          </w:rPr>
          <w:t>Through EOHHS’s partnership with Health Care For All, canvassers have knocked on over 428K doors and community-based organizations have held over 2,800 events and activities in the 15 communities with the most members at risk of coverage loss.</w:t>
        </w:r>
      </w:ins>
    </w:p>
    <w:p w14:paraId="0E302518" w14:textId="1278B3E0" w:rsidR="00E938E8" w:rsidRDefault="4DAE85B1" w:rsidP="688E361A">
      <w:pPr>
        <w:pStyle w:val="ListParagraph"/>
        <w:numPr>
          <w:ilvl w:val="0"/>
          <w:numId w:val="11"/>
        </w:numPr>
        <w:spacing w:line="242" w:lineRule="auto"/>
        <w:rPr>
          <w:ins w:id="80" w:author="MacLachlan, Jamison B (EHS)" w:date="2026-09-25T21:13:00Z" w16du:dateUtc="2026-09-26T01:13:00Z"/>
          <w:sz w:val="21"/>
          <w:szCs w:val="21"/>
        </w:rPr>
      </w:pPr>
      <w:ins w:id="81" w:author="MacLachlan, Jamison B (EHS)" w:date="2026-09-25T21:13:00Z" w16du:dateUtc="2026-09-26T01:13:00Z">
        <w:r w:rsidRPr="00C83DC7">
          <w:rPr>
            <w:color w:val="231F20"/>
            <w:sz w:val="21"/>
            <w:szCs w:val="21"/>
          </w:rPr>
          <w:t>MassHealth</w:t>
        </w:r>
        <w:r w:rsidRPr="00C83DC7">
          <w:rPr>
            <w:color w:val="231F20"/>
            <w:spacing w:val="-12"/>
            <w:sz w:val="21"/>
            <w:szCs w:val="21"/>
          </w:rPr>
          <w:t xml:space="preserve"> </w:t>
        </w:r>
        <w:r w:rsidRPr="00C83DC7">
          <w:rPr>
            <w:color w:val="231F20"/>
            <w:sz w:val="21"/>
            <w:szCs w:val="21"/>
          </w:rPr>
          <w:t>Accountable</w:t>
        </w:r>
        <w:r w:rsidRPr="00C83DC7">
          <w:rPr>
            <w:color w:val="231F20"/>
            <w:spacing w:val="-9"/>
            <w:sz w:val="21"/>
            <w:szCs w:val="21"/>
          </w:rPr>
          <w:t xml:space="preserve"> </w:t>
        </w:r>
        <w:r w:rsidRPr="00C83DC7">
          <w:rPr>
            <w:color w:val="231F20"/>
            <w:sz w:val="21"/>
            <w:szCs w:val="21"/>
          </w:rPr>
          <w:t>Care</w:t>
        </w:r>
        <w:r w:rsidRPr="00C83DC7">
          <w:rPr>
            <w:color w:val="231F20"/>
            <w:spacing w:val="-9"/>
            <w:sz w:val="21"/>
            <w:szCs w:val="21"/>
          </w:rPr>
          <w:t xml:space="preserve"> </w:t>
        </w:r>
        <w:r w:rsidRPr="00C83DC7">
          <w:rPr>
            <w:color w:val="231F20"/>
            <w:sz w:val="21"/>
            <w:szCs w:val="21"/>
          </w:rPr>
          <w:t>Organizations</w:t>
        </w:r>
        <w:r w:rsidRPr="00C83DC7">
          <w:rPr>
            <w:color w:val="231F20"/>
            <w:spacing w:val="-9"/>
            <w:sz w:val="21"/>
            <w:szCs w:val="21"/>
          </w:rPr>
          <w:t xml:space="preserve"> </w:t>
        </w:r>
        <w:r w:rsidRPr="00C83DC7">
          <w:rPr>
            <w:color w:val="231F20"/>
            <w:sz w:val="21"/>
            <w:szCs w:val="21"/>
          </w:rPr>
          <w:t>and</w:t>
        </w:r>
        <w:r w:rsidRPr="00C83DC7">
          <w:rPr>
            <w:color w:val="231F20"/>
            <w:spacing w:val="-9"/>
            <w:sz w:val="21"/>
            <w:szCs w:val="21"/>
          </w:rPr>
          <w:t xml:space="preserve"> </w:t>
        </w:r>
        <w:r w:rsidRPr="00C83DC7">
          <w:rPr>
            <w:color w:val="231F20"/>
            <w:sz w:val="21"/>
            <w:szCs w:val="21"/>
          </w:rPr>
          <w:t>other</w:t>
        </w:r>
        <w:r w:rsidRPr="00C83DC7">
          <w:rPr>
            <w:color w:val="231F20"/>
            <w:spacing w:val="-12"/>
            <w:sz w:val="21"/>
            <w:szCs w:val="21"/>
          </w:rPr>
          <w:t xml:space="preserve"> </w:t>
        </w:r>
        <w:r w:rsidRPr="00C83DC7">
          <w:rPr>
            <w:color w:val="231F20"/>
            <w:sz w:val="21"/>
            <w:szCs w:val="21"/>
          </w:rPr>
          <w:t>health</w:t>
        </w:r>
        <w:r w:rsidRPr="00C83DC7">
          <w:rPr>
            <w:color w:val="231F20"/>
            <w:spacing w:val="-8"/>
            <w:sz w:val="21"/>
            <w:szCs w:val="21"/>
          </w:rPr>
          <w:t xml:space="preserve"> </w:t>
        </w:r>
        <w:r w:rsidRPr="00C83DC7">
          <w:rPr>
            <w:color w:val="231F20"/>
            <w:sz w:val="21"/>
            <w:szCs w:val="21"/>
          </w:rPr>
          <w:t>plans</w:t>
        </w:r>
        <w:r w:rsidRPr="00C83DC7">
          <w:rPr>
            <w:color w:val="231F20"/>
            <w:spacing w:val="-9"/>
            <w:sz w:val="21"/>
            <w:szCs w:val="21"/>
          </w:rPr>
          <w:t xml:space="preserve"> </w:t>
        </w:r>
        <w:r w:rsidR="325CF40F" w:rsidRPr="00C83DC7">
          <w:rPr>
            <w:color w:val="231F20"/>
            <w:spacing w:val="-9"/>
            <w:sz w:val="21"/>
            <w:szCs w:val="21"/>
          </w:rPr>
          <w:t xml:space="preserve">have </w:t>
        </w:r>
        <w:r w:rsidR="66A9FA34" w:rsidRPr="00C83DC7">
          <w:rPr>
            <w:color w:val="231F20"/>
            <w:sz w:val="21"/>
            <w:szCs w:val="21"/>
          </w:rPr>
          <w:t>made</w:t>
        </w:r>
        <w:r w:rsidR="2806791B" w:rsidRPr="00C83DC7">
          <w:rPr>
            <w:color w:val="231F20"/>
            <w:sz w:val="21"/>
            <w:szCs w:val="21"/>
          </w:rPr>
          <w:t xml:space="preserve"> </w:t>
        </w:r>
        <w:r w:rsidR="027B1288" w:rsidRPr="00C83DC7">
          <w:rPr>
            <w:color w:val="231F20"/>
            <w:sz w:val="21"/>
            <w:szCs w:val="21"/>
          </w:rPr>
          <w:t>more than</w:t>
        </w:r>
        <w:r w:rsidR="2806791B" w:rsidRPr="00C83DC7">
          <w:rPr>
            <w:color w:val="231F20"/>
            <w:sz w:val="21"/>
            <w:szCs w:val="21"/>
          </w:rPr>
          <w:t xml:space="preserve"> </w:t>
        </w:r>
        <w:r w:rsidR="78D7FFD1" w:rsidRPr="00C83DC7">
          <w:rPr>
            <w:color w:val="231F20"/>
            <w:sz w:val="21"/>
            <w:szCs w:val="21"/>
          </w:rPr>
          <w:t>1.1M</w:t>
        </w:r>
        <w:r w:rsidR="2806791B" w:rsidRPr="00C83DC7">
          <w:rPr>
            <w:color w:val="231F20"/>
            <w:spacing w:val="-9"/>
            <w:sz w:val="21"/>
            <w:szCs w:val="21"/>
          </w:rPr>
          <w:t xml:space="preserve"> </w:t>
        </w:r>
        <w:r w:rsidRPr="009C484E">
          <w:rPr>
            <w:color w:val="231F20"/>
            <w:sz w:val="21"/>
            <w:szCs w:val="21"/>
          </w:rPr>
          <w:t>outreac</w:t>
        </w:r>
        <w:r w:rsidR="3B7B78B9" w:rsidRPr="009C484E">
          <w:rPr>
            <w:color w:val="231F20"/>
            <w:sz w:val="21"/>
            <w:szCs w:val="21"/>
          </w:rPr>
          <w:t>h</w:t>
        </w:r>
        <w:r w:rsidR="3B7B78B9" w:rsidRPr="00193836">
          <w:rPr>
            <w:color w:val="231F20"/>
            <w:sz w:val="21"/>
            <w:szCs w:val="21"/>
          </w:rPr>
          <w:t xml:space="preserve"> </w:t>
        </w:r>
        <w:r w:rsidR="35AB5577" w:rsidRPr="00C83DC7">
          <w:rPr>
            <w:color w:val="231F20"/>
            <w:spacing w:val="-9"/>
            <w:sz w:val="21"/>
            <w:szCs w:val="21"/>
          </w:rPr>
          <w:t xml:space="preserve">attempts via </w:t>
        </w:r>
        <w:r w:rsidR="611ECAAD" w:rsidRPr="00C83DC7">
          <w:rPr>
            <w:color w:val="231F20"/>
            <w:spacing w:val="-9"/>
            <w:sz w:val="21"/>
            <w:szCs w:val="21"/>
          </w:rPr>
          <w:t xml:space="preserve">phone </w:t>
        </w:r>
        <w:r w:rsidR="4BAF9BE5" w:rsidRPr="00C83DC7">
          <w:rPr>
            <w:color w:val="231F20"/>
            <w:spacing w:val="-9"/>
            <w:sz w:val="21"/>
            <w:szCs w:val="21"/>
          </w:rPr>
          <w:t xml:space="preserve">call, </w:t>
        </w:r>
        <w:r w:rsidR="4AE44910" w:rsidRPr="00C83DC7">
          <w:rPr>
            <w:color w:val="231F20"/>
            <w:spacing w:val="-9"/>
            <w:sz w:val="21"/>
            <w:szCs w:val="21"/>
          </w:rPr>
          <w:t>text message, and letter</w:t>
        </w:r>
        <w:r w:rsidR="1123DDC8" w:rsidRPr="201E077A">
          <w:rPr>
            <w:color w:val="231F20"/>
            <w:sz w:val="21"/>
            <w:szCs w:val="21"/>
          </w:rPr>
          <w:t xml:space="preserve"> </w:t>
        </w:r>
        <w:r w:rsidR="3E2FA894" w:rsidRPr="00C83DC7">
          <w:rPr>
            <w:color w:val="231F20"/>
            <w:sz w:val="21"/>
            <w:szCs w:val="21"/>
          </w:rPr>
          <w:t xml:space="preserve">to </w:t>
        </w:r>
        <w:r w:rsidRPr="00C83DC7">
          <w:rPr>
            <w:color w:val="231F20"/>
            <w:sz w:val="21"/>
            <w:szCs w:val="21"/>
          </w:rPr>
          <w:t>members</w:t>
        </w:r>
        <w:r w:rsidRPr="00C83DC7">
          <w:rPr>
            <w:color w:val="231F20"/>
            <w:spacing w:val="-9"/>
            <w:sz w:val="21"/>
            <w:szCs w:val="21"/>
          </w:rPr>
          <w:t xml:space="preserve"> </w:t>
        </w:r>
        <w:r w:rsidRPr="00C83DC7">
          <w:rPr>
            <w:color w:val="231F20"/>
            <w:sz w:val="21"/>
            <w:szCs w:val="21"/>
          </w:rPr>
          <w:t>selected for renewal</w:t>
        </w:r>
        <w:r w:rsidR="07337F23" w:rsidRPr="00C83DC7">
          <w:rPr>
            <w:color w:val="231F20"/>
            <w:sz w:val="21"/>
            <w:szCs w:val="21"/>
          </w:rPr>
          <w:t xml:space="preserve"> since April 2023</w:t>
        </w:r>
        <w:r w:rsidRPr="00C83DC7">
          <w:rPr>
            <w:color w:val="231F20"/>
            <w:sz w:val="21"/>
            <w:szCs w:val="21"/>
          </w:rPr>
          <w:t>.</w:t>
        </w:r>
        <w:r w:rsidR="77EB599D" w:rsidRPr="00C83DC7">
          <w:rPr>
            <w:color w:val="231F20"/>
            <w:sz w:val="21"/>
            <w:szCs w:val="21"/>
          </w:rPr>
          <w:t xml:space="preserve"> Additionally, MassHealth</w:t>
        </w:r>
        <w:r w:rsidR="77EB599D" w:rsidRPr="62BDDF56">
          <w:rPr>
            <w:color w:val="231F20"/>
            <w:sz w:val="21"/>
            <w:szCs w:val="21"/>
          </w:rPr>
          <w:t xml:space="preserve"> is p</w:t>
        </w:r>
        <w:r w:rsidR="77EB599D" w:rsidRPr="62BDDF56">
          <w:rPr>
            <w:sz w:val="21"/>
            <w:szCs w:val="21"/>
          </w:rPr>
          <w:t>artnering with health plans to directly assist members</w:t>
        </w:r>
        <w:r w:rsidR="18F1CEAC">
          <w:rPr>
            <w:sz w:val="21"/>
            <w:szCs w:val="21"/>
          </w:rPr>
          <w:t xml:space="preserve"> with</w:t>
        </w:r>
        <w:r w:rsidR="77EB599D" w:rsidRPr="62BDDF56">
          <w:rPr>
            <w:sz w:val="21"/>
            <w:szCs w:val="21"/>
          </w:rPr>
          <w:t xml:space="preserve"> complet</w:t>
        </w:r>
        <w:r w:rsidR="18F1CEAC">
          <w:rPr>
            <w:sz w:val="21"/>
            <w:szCs w:val="21"/>
          </w:rPr>
          <w:t>ing</w:t>
        </w:r>
        <w:r w:rsidR="77EB599D" w:rsidRPr="62BDDF56">
          <w:rPr>
            <w:sz w:val="21"/>
            <w:szCs w:val="21"/>
          </w:rPr>
          <w:t xml:space="preserve"> renewal forms and applications.</w:t>
        </w:r>
      </w:ins>
    </w:p>
    <w:p w14:paraId="18506501" w14:textId="2F74876A" w:rsidR="009B056F" w:rsidRPr="003E71C4" w:rsidRDefault="03CCCE05" w:rsidP="003E71C4">
      <w:pPr>
        <w:pStyle w:val="ListParagraph"/>
        <w:numPr>
          <w:ilvl w:val="0"/>
          <w:numId w:val="11"/>
        </w:numPr>
        <w:rPr>
          <w:ins w:id="82" w:author="MacLachlan, Jamison B (EHS)" w:date="2026-09-25T21:13:00Z" w16du:dateUtc="2026-09-26T01:13:00Z"/>
          <w:sz w:val="21"/>
          <w:szCs w:val="21"/>
        </w:rPr>
      </w:pPr>
      <w:ins w:id="83" w:author="MacLachlan, Jamison B (EHS)" w:date="2026-09-25T21:13:00Z" w16du:dateUtc="2026-09-26T01:13:00Z">
        <w:r w:rsidRPr="688E361A">
          <w:rPr>
            <w:sz w:val="21"/>
            <w:szCs w:val="21"/>
          </w:rPr>
          <w:t>MassHealth is conducting a media campaign, which includes digital, traditional, and out of home ad placements, in over 30 communities with high MassHealth enrollment in the top four languages spoken by MassHealth members.</w:t>
        </w:r>
      </w:ins>
    </w:p>
    <w:p w14:paraId="2405E5E5" w14:textId="0CF923BC" w:rsidR="00E938E8" w:rsidRPr="0050532D" w:rsidDel="00E938E8" w:rsidRDefault="4D6E56FF" w:rsidP="347A3ED4">
      <w:pPr>
        <w:pStyle w:val="ListParagraph"/>
        <w:numPr>
          <w:ilvl w:val="0"/>
          <w:numId w:val="11"/>
        </w:numPr>
        <w:tabs>
          <w:tab w:val="left" w:pos="352"/>
        </w:tabs>
        <w:spacing w:before="117" w:line="242" w:lineRule="auto"/>
        <w:ind w:right="359"/>
        <w:rPr>
          <w:ins w:id="84" w:author="MacLachlan, Jamison B (EHS)" w:date="2026-09-25T21:13:00Z" w16du:dateUtc="2026-09-26T01:13:00Z"/>
          <w:sz w:val="21"/>
          <w:szCs w:val="21"/>
        </w:rPr>
      </w:pPr>
      <w:ins w:id="85" w:author="MacLachlan, Jamison B (EHS)" w:date="2026-09-25T21:13:00Z" w16du:dateUtc="2026-09-26T01:13:00Z">
        <w:r w:rsidRPr="688E361A">
          <w:rPr>
            <w:sz w:val="21"/>
            <w:szCs w:val="21"/>
          </w:rPr>
          <w:t xml:space="preserve">Additionally, MassHealth </w:t>
        </w:r>
        <w:r w:rsidR="3B26FFD3" w:rsidRPr="688E361A">
          <w:rPr>
            <w:sz w:val="21"/>
            <w:szCs w:val="21"/>
          </w:rPr>
          <w:t xml:space="preserve">has continued to </w:t>
        </w:r>
        <w:r w:rsidRPr="688E361A">
          <w:rPr>
            <w:sz w:val="21"/>
            <w:szCs w:val="21"/>
          </w:rPr>
          <w:t>e</w:t>
        </w:r>
        <w:r w:rsidR="77EB599D" w:rsidRPr="688E361A">
          <w:rPr>
            <w:sz w:val="21"/>
            <w:szCs w:val="21"/>
          </w:rPr>
          <w:t>xpand member outreach efforts</w:t>
        </w:r>
        <w:r w:rsidR="2787AFC1" w:rsidRPr="688E361A">
          <w:rPr>
            <w:sz w:val="21"/>
            <w:szCs w:val="21"/>
          </w:rPr>
          <w:t xml:space="preserve">, including </w:t>
        </w:r>
        <w:r w:rsidR="77EB599D" w:rsidRPr="688E361A">
          <w:rPr>
            <w:sz w:val="21"/>
            <w:szCs w:val="21"/>
          </w:rPr>
          <w:t xml:space="preserve">new member awareness efforts at </w:t>
        </w:r>
        <w:r w:rsidR="1D22E1A8" w:rsidRPr="688E361A">
          <w:rPr>
            <w:sz w:val="21"/>
            <w:szCs w:val="21"/>
          </w:rPr>
          <w:t>7</w:t>
        </w:r>
        <w:r w:rsidR="4EFE6B06" w:rsidRPr="688E361A">
          <w:rPr>
            <w:sz w:val="21"/>
            <w:szCs w:val="21"/>
          </w:rPr>
          <w:t xml:space="preserve">0+ </w:t>
        </w:r>
        <w:r w:rsidR="18669EAE" w:rsidRPr="688E361A">
          <w:rPr>
            <w:sz w:val="21"/>
            <w:szCs w:val="21"/>
          </w:rPr>
          <w:t>grocery stores</w:t>
        </w:r>
        <w:r w:rsidR="77EB599D" w:rsidRPr="688E361A">
          <w:rPr>
            <w:sz w:val="21"/>
            <w:szCs w:val="21"/>
          </w:rPr>
          <w:t>, ~600 libraries, ~1,800 schools</w:t>
        </w:r>
        <w:r w:rsidR="3B26FFD3" w:rsidRPr="688E361A">
          <w:rPr>
            <w:sz w:val="21"/>
            <w:szCs w:val="21"/>
          </w:rPr>
          <w:t>, and additional statewide organi</w:t>
        </w:r>
        <w:r w:rsidR="02D7BB05" w:rsidRPr="688E361A">
          <w:rPr>
            <w:sz w:val="21"/>
            <w:szCs w:val="21"/>
          </w:rPr>
          <w:t>zations such as the YMCA, Boys &amp; Girls Club, etc</w:t>
        </w:r>
        <w:r w:rsidR="653C33F2" w:rsidRPr="688E361A">
          <w:rPr>
            <w:sz w:val="21"/>
            <w:szCs w:val="21"/>
          </w:rPr>
          <w:t>.</w:t>
        </w:r>
      </w:ins>
    </w:p>
    <w:p w14:paraId="17F2E5CE" w14:textId="2044C328" w:rsidR="002801BD" w:rsidRPr="002801BD" w:rsidRDefault="63767C18" w:rsidP="002801BD">
      <w:pPr>
        <w:pStyle w:val="ListParagraph"/>
        <w:numPr>
          <w:ilvl w:val="0"/>
          <w:numId w:val="11"/>
        </w:numPr>
        <w:tabs>
          <w:tab w:val="left" w:pos="352"/>
        </w:tabs>
        <w:spacing w:before="117" w:line="242" w:lineRule="auto"/>
        <w:ind w:right="359"/>
        <w:rPr>
          <w:ins w:id="86" w:author="MacLachlan, Jamison B (EHS)" w:date="2026-09-25T21:13:00Z" w16du:dateUtc="2026-09-26T01:13:00Z"/>
          <w:sz w:val="21"/>
          <w:szCs w:val="21"/>
        </w:rPr>
      </w:pPr>
      <w:ins w:id="87" w:author="MacLachlan, Jamison B (EHS)" w:date="2026-09-25T21:13:00Z" w16du:dateUtc="2026-09-26T01:13:00Z">
        <w:r w:rsidRPr="688E361A">
          <w:rPr>
            <w:color w:val="231F20"/>
            <w:sz w:val="21"/>
            <w:szCs w:val="21"/>
          </w:rPr>
          <w:t xml:space="preserve">MassHealth has </w:t>
        </w:r>
        <w:r w:rsidR="13C4CC02" w:rsidRPr="688E361A">
          <w:rPr>
            <w:color w:val="231F20"/>
            <w:sz w:val="21"/>
            <w:szCs w:val="21"/>
          </w:rPr>
          <w:t>host</w:t>
        </w:r>
        <w:r w:rsidR="12041EE7" w:rsidRPr="688E361A">
          <w:rPr>
            <w:color w:val="231F20"/>
            <w:sz w:val="21"/>
            <w:szCs w:val="21"/>
          </w:rPr>
          <w:t>ed several</w:t>
        </w:r>
        <w:r w:rsidR="13C4CC02" w:rsidRPr="688E361A">
          <w:rPr>
            <w:color w:val="231F20"/>
            <w:sz w:val="21"/>
            <w:szCs w:val="21"/>
          </w:rPr>
          <w:t xml:space="preserve"> in-person renewal events in partnership with community organizations to support specific member populations through renewals, such as</w:t>
        </w:r>
        <w:r w:rsidRPr="688E361A">
          <w:rPr>
            <w:color w:val="231F20"/>
            <w:sz w:val="21"/>
            <w:szCs w:val="21"/>
          </w:rPr>
          <w:t xml:space="preserve"> members who are </w:t>
        </w:r>
        <w:r w:rsidR="0448FCAD" w:rsidRPr="688E361A">
          <w:rPr>
            <w:color w:val="231F20"/>
            <w:sz w:val="21"/>
            <w:szCs w:val="21"/>
          </w:rPr>
          <w:t xml:space="preserve">experiencing </w:t>
        </w:r>
        <w:r w:rsidRPr="688E361A">
          <w:rPr>
            <w:color w:val="231F20"/>
            <w:sz w:val="21"/>
            <w:szCs w:val="21"/>
          </w:rPr>
          <w:t>homeless</w:t>
        </w:r>
        <w:r w:rsidR="0448FCAD" w:rsidRPr="688E361A">
          <w:rPr>
            <w:color w:val="231F20"/>
            <w:sz w:val="21"/>
            <w:szCs w:val="21"/>
          </w:rPr>
          <w:t>ness</w:t>
        </w:r>
        <w:r w:rsidR="15379189" w:rsidRPr="688E361A">
          <w:rPr>
            <w:color w:val="231F20"/>
            <w:sz w:val="21"/>
            <w:szCs w:val="21"/>
          </w:rPr>
          <w:t>.</w:t>
        </w:r>
      </w:ins>
    </w:p>
    <w:p w14:paraId="4CF38C16" w14:textId="438672E7" w:rsidR="008A6AD6" w:rsidRPr="002801BD" w:rsidRDefault="4DAE85B1" w:rsidP="002801BD">
      <w:pPr>
        <w:pStyle w:val="ListParagraph"/>
        <w:numPr>
          <w:ilvl w:val="0"/>
          <w:numId w:val="11"/>
        </w:numPr>
        <w:tabs>
          <w:tab w:val="left" w:pos="352"/>
        </w:tabs>
        <w:spacing w:before="117" w:line="242" w:lineRule="auto"/>
        <w:ind w:right="359"/>
        <w:rPr>
          <w:ins w:id="88" w:author="MacLachlan, Jamison B (EHS)" w:date="2026-09-25T21:13:00Z" w16du:dateUtc="2026-09-26T01:13:00Z"/>
          <w:sz w:val="21"/>
        </w:rPr>
      </w:pPr>
      <w:ins w:id="89" w:author="MacLachlan, Jamison B (EHS)" w:date="2026-09-25T21:13:00Z" w16du:dateUtc="2026-09-26T01:13:00Z">
        <w:r w:rsidRPr="62BDDF56">
          <w:rPr>
            <w:color w:val="231F20"/>
            <w:sz w:val="21"/>
            <w:szCs w:val="21"/>
          </w:rPr>
          <w:t>EOHHS</w:t>
        </w:r>
        <w:r w:rsidRPr="62BDDF56">
          <w:rPr>
            <w:color w:val="231F20"/>
            <w:spacing w:val="-11"/>
            <w:sz w:val="21"/>
            <w:szCs w:val="21"/>
          </w:rPr>
          <w:t xml:space="preserve"> </w:t>
        </w:r>
        <w:r w:rsidRPr="62BDDF56">
          <w:rPr>
            <w:color w:val="231F20"/>
            <w:sz w:val="21"/>
            <w:szCs w:val="21"/>
          </w:rPr>
          <w:t>held</w:t>
        </w:r>
        <w:r w:rsidRPr="62BDDF56">
          <w:rPr>
            <w:color w:val="231F20"/>
            <w:spacing w:val="-9"/>
            <w:sz w:val="21"/>
            <w:szCs w:val="21"/>
          </w:rPr>
          <w:t xml:space="preserve"> </w:t>
        </w:r>
        <w:r w:rsidRPr="62BDDF56">
          <w:rPr>
            <w:color w:val="231F20"/>
            <w:sz w:val="21"/>
            <w:szCs w:val="21"/>
          </w:rPr>
          <w:t>trainings</w:t>
        </w:r>
        <w:r w:rsidRPr="62BDDF56">
          <w:rPr>
            <w:color w:val="231F20"/>
            <w:spacing w:val="-9"/>
            <w:sz w:val="21"/>
            <w:szCs w:val="21"/>
          </w:rPr>
          <w:t xml:space="preserve"> </w:t>
        </w:r>
        <w:r w:rsidRPr="62BDDF56">
          <w:rPr>
            <w:color w:val="231F20"/>
            <w:sz w:val="21"/>
            <w:szCs w:val="21"/>
          </w:rPr>
          <w:t>specifically</w:t>
        </w:r>
        <w:r w:rsidRPr="62BDDF56">
          <w:rPr>
            <w:color w:val="231F20"/>
            <w:spacing w:val="-10"/>
            <w:sz w:val="21"/>
            <w:szCs w:val="21"/>
          </w:rPr>
          <w:t xml:space="preserve"> </w:t>
        </w:r>
        <w:r w:rsidRPr="62BDDF56">
          <w:rPr>
            <w:color w:val="231F20"/>
            <w:sz w:val="21"/>
            <w:szCs w:val="21"/>
          </w:rPr>
          <w:t>for</w:t>
        </w:r>
        <w:r w:rsidRPr="62BDDF56">
          <w:rPr>
            <w:color w:val="231F20"/>
            <w:spacing w:val="-12"/>
            <w:sz w:val="21"/>
            <w:szCs w:val="21"/>
          </w:rPr>
          <w:t xml:space="preserve"> </w:t>
        </w:r>
        <w:r w:rsidRPr="62BDDF56">
          <w:rPr>
            <w:color w:val="231F20"/>
            <w:sz w:val="21"/>
            <w:szCs w:val="21"/>
          </w:rPr>
          <w:t>eligibility</w:t>
        </w:r>
        <w:r w:rsidRPr="62BDDF56">
          <w:rPr>
            <w:color w:val="231F20"/>
            <w:spacing w:val="-11"/>
            <w:sz w:val="21"/>
            <w:szCs w:val="21"/>
          </w:rPr>
          <w:t xml:space="preserve"> </w:t>
        </w:r>
        <w:r w:rsidRPr="62BDDF56">
          <w:rPr>
            <w:color w:val="231F20"/>
            <w:sz w:val="21"/>
            <w:szCs w:val="21"/>
          </w:rPr>
          <w:t>specialists</w:t>
        </w:r>
        <w:r w:rsidRPr="62BDDF56">
          <w:rPr>
            <w:color w:val="231F20"/>
            <w:spacing w:val="-9"/>
            <w:sz w:val="21"/>
            <w:szCs w:val="21"/>
          </w:rPr>
          <w:t xml:space="preserve"> </w:t>
        </w:r>
        <w:r w:rsidRPr="62BDDF56">
          <w:rPr>
            <w:color w:val="231F20"/>
            <w:sz w:val="21"/>
            <w:szCs w:val="21"/>
          </w:rPr>
          <w:t>supporting</w:t>
        </w:r>
        <w:r w:rsidRPr="62BDDF56">
          <w:rPr>
            <w:color w:val="231F20"/>
            <w:spacing w:val="-9"/>
            <w:sz w:val="21"/>
            <w:szCs w:val="21"/>
          </w:rPr>
          <w:t xml:space="preserve"> </w:t>
        </w:r>
        <w:r w:rsidRPr="62BDDF56">
          <w:rPr>
            <w:color w:val="231F20"/>
            <w:sz w:val="21"/>
            <w:szCs w:val="21"/>
          </w:rPr>
          <w:t>members</w:t>
        </w:r>
        <w:r w:rsidRPr="62BDDF56">
          <w:rPr>
            <w:color w:val="231F20"/>
            <w:spacing w:val="-9"/>
            <w:sz w:val="21"/>
            <w:szCs w:val="21"/>
          </w:rPr>
          <w:t xml:space="preserve"> </w:t>
        </w:r>
        <w:r w:rsidRPr="62BDDF56">
          <w:rPr>
            <w:color w:val="231F20"/>
            <w:sz w:val="21"/>
            <w:szCs w:val="21"/>
          </w:rPr>
          <w:t>over</w:t>
        </w:r>
        <w:r w:rsidRPr="62BDDF56">
          <w:rPr>
            <w:color w:val="231F20"/>
            <w:spacing w:val="-12"/>
            <w:sz w:val="21"/>
            <w:szCs w:val="21"/>
          </w:rPr>
          <w:t xml:space="preserve"> </w:t>
        </w:r>
        <w:r w:rsidRPr="62BDDF56">
          <w:rPr>
            <w:color w:val="231F20"/>
            <w:sz w:val="21"/>
            <w:szCs w:val="21"/>
          </w:rPr>
          <w:t>age</w:t>
        </w:r>
        <w:r w:rsidRPr="62BDDF56">
          <w:rPr>
            <w:color w:val="231F20"/>
            <w:spacing w:val="-8"/>
            <w:sz w:val="21"/>
            <w:szCs w:val="21"/>
          </w:rPr>
          <w:t xml:space="preserve"> </w:t>
        </w:r>
        <w:r w:rsidRPr="62BDDF56">
          <w:rPr>
            <w:color w:val="231F20"/>
            <w:spacing w:val="-5"/>
            <w:sz w:val="21"/>
            <w:szCs w:val="21"/>
          </w:rPr>
          <w:t>65.</w:t>
        </w:r>
      </w:ins>
    </w:p>
    <w:p w14:paraId="73C02478" w14:textId="6D8DBD9A" w:rsidR="002F2E39" w:rsidRDefault="4DAE85B1">
      <w:pPr>
        <w:pStyle w:val="ListParagraph"/>
        <w:numPr>
          <w:ilvl w:val="0"/>
          <w:numId w:val="11"/>
        </w:numPr>
        <w:tabs>
          <w:tab w:val="left" w:pos="342"/>
        </w:tabs>
        <w:spacing w:before="64" w:line="242" w:lineRule="auto"/>
        <w:ind w:left="341" w:right="378"/>
        <w:rPr>
          <w:ins w:id="90" w:author="MacLachlan, Jamison B (EHS)" w:date="2026-09-25T21:13:00Z" w16du:dateUtc="2026-09-26T01:13:00Z"/>
          <w:sz w:val="21"/>
          <w:szCs w:val="21"/>
        </w:rPr>
      </w:pPr>
      <w:ins w:id="91" w:author="MacLachlan, Jamison B (EHS)" w:date="2026-09-25T21:13:00Z" w16du:dateUtc="2026-09-26T01:13:00Z">
        <w:r w:rsidRPr="62BDDF56">
          <w:rPr>
            <w:color w:val="231F20"/>
            <w:sz w:val="21"/>
            <w:szCs w:val="21"/>
          </w:rPr>
          <w:t>EOHHS executed &gt;$1.5M of</w:t>
        </w:r>
        <w:r w:rsidRPr="62BDDF56">
          <w:rPr>
            <w:color w:val="231F20"/>
            <w:spacing w:val="-4"/>
            <w:sz w:val="21"/>
            <w:szCs w:val="21"/>
          </w:rPr>
          <w:t xml:space="preserve"> </w:t>
        </w:r>
        <w:r w:rsidRPr="62BDDF56">
          <w:rPr>
            <w:color w:val="231F20"/>
            <w:sz w:val="21"/>
            <w:szCs w:val="21"/>
          </w:rPr>
          <w:t>grants to expand community</w:t>
        </w:r>
        <w:r w:rsidRPr="62BDDF56">
          <w:rPr>
            <w:color w:val="231F20"/>
            <w:spacing w:val="-2"/>
            <w:sz w:val="21"/>
            <w:szCs w:val="21"/>
          </w:rPr>
          <w:t xml:space="preserve"> </w:t>
        </w:r>
        <w:r w:rsidRPr="62BDDF56">
          <w:rPr>
            <w:color w:val="231F20"/>
            <w:sz w:val="21"/>
            <w:szCs w:val="21"/>
          </w:rPr>
          <w:t>assister</w:t>
        </w:r>
        <w:r w:rsidRPr="62BDDF56">
          <w:rPr>
            <w:color w:val="231F20"/>
            <w:spacing w:val="-4"/>
            <w:sz w:val="21"/>
            <w:szCs w:val="21"/>
          </w:rPr>
          <w:t xml:space="preserve"> </w:t>
        </w:r>
        <w:r w:rsidRPr="62BDDF56">
          <w:rPr>
            <w:color w:val="231F20"/>
            <w:sz w:val="21"/>
            <w:szCs w:val="21"/>
          </w:rPr>
          <w:t>capacity</w:t>
        </w:r>
        <w:r w:rsidRPr="62BDDF56">
          <w:rPr>
            <w:color w:val="231F20"/>
            <w:spacing w:val="-2"/>
            <w:sz w:val="21"/>
            <w:szCs w:val="21"/>
          </w:rPr>
          <w:t xml:space="preserve"> </w:t>
        </w:r>
        <w:r w:rsidRPr="62BDDF56">
          <w:rPr>
            <w:color w:val="231F20"/>
            <w:sz w:val="21"/>
            <w:szCs w:val="21"/>
          </w:rPr>
          <w:t>at 23 Community</w:t>
        </w:r>
        <w:r w:rsidRPr="62BDDF56">
          <w:rPr>
            <w:color w:val="231F20"/>
            <w:spacing w:val="-2"/>
            <w:sz w:val="21"/>
            <w:szCs w:val="21"/>
          </w:rPr>
          <w:t xml:space="preserve"> </w:t>
        </w:r>
        <w:r w:rsidRPr="62BDDF56">
          <w:rPr>
            <w:color w:val="231F20"/>
            <w:sz w:val="21"/>
            <w:szCs w:val="21"/>
          </w:rPr>
          <w:t xml:space="preserve">Based Organizations serving </w:t>
        </w:r>
        <w:r w:rsidRPr="62BDDF56">
          <w:rPr>
            <w:color w:val="231F20"/>
            <w:spacing w:val="-2"/>
            <w:sz w:val="21"/>
            <w:szCs w:val="21"/>
          </w:rPr>
          <w:t>immigrants,</w:t>
        </w:r>
        <w:r w:rsidRPr="62BDDF56">
          <w:rPr>
            <w:color w:val="231F20"/>
            <w:spacing w:val="-9"/>
            <w:sz w:val="21"/>
            <w:szCs w:val="21"/>
          </w:rPr>
          <w:t xml:space="preserve"> </w:t>
        </w:r>
        <w:r w:rsidRPr="62BDDF56">
          <w:rPr>
            <w:color w:val="231F20"/>
            <w:spacing w:val="-2"/>
            <w:sz w:val="21"/>
            <w:szCs w:val="21"/>
          </w:rPr>
          <w:t>refugees,</w:t>
        </w:r>
        <w:r w:rsidRPr="62BDDF56">
          <w:rPr>
            <w:color w:val="231F20"/>
            <w:spacing w:val="-9"/>
            <w:sz w:val="21"/>
            <w:szCs w:val="21"/>
          </w:rPr>
          <w:t xml:space="preserve"> </w:t>
        </w:r>
        <w:r w:rsidRPr="62BDDF56">
          <w:rPr>
            <w:color w:val="231F20"/>
            <w:spacing w:val="-2"/>
            <w:sz w:val="21"/>
            <w:szCs w:val="21"/>
          </w:rPr>
          <w:t>older</w:t>
        </w:r>
        <w:r w:rsidRPr="62BDDF56">
          <w:rPr>
            <w:color w:val="231F20"/>
            <w:spacing w:val="-14"/>
            <w:sz w:val="21"/>
            <w:szCs w:val="21"/>
          </w:rPr>
          <w:t xml:space="preserve"> </w:t>
        </w:r>
        <w:r w:rsidRPr="62BDDF56">
          <w:rPr>
            <w:color w:val="231F20"/>
            <w:spacing w:val="-2"/>
            <w:sz w:val="21"/>
            <w:szCs w:val="21"/>
          </w:rPr>
          <w:t>adults,</w:t>
        </w:r>
        <w:r w:rsidRPr="62BDDF56">
          <w:rPr>
            <w:color w:val="231F20"/>
            <w:spacing w:val="-9"/>
            <w:sz w:val="21"/>
            <w:szCs w:val="21"/>
          </w:rPr>
          <w:t xml:space="preserve"> </w:t>
        </w:r>
        <w:r w:rsidRPr="62BDDF56">
          <w:rPr>
            <w:color w:val="231F20"/>
            <w:spacing w:val="-2"/>
            <w:sz w:val="21"/>
            <w:szCs w:val="21"/>
          </w:rPr>
          <w:t>and</w:t>
        </w:r>
        <w:r w:rsidRPr="62BDDF56">
          <w:rPr>
            <w:color w:val="231F20"/>
            <w:spacing w:val="-9"/>
            <w:sz w:val="21"/>
            <w:szCs w:val="21"/>
          </w:rPr>
          <w:t xml:space="preserve"> </w:t>
        </w:r>
        <w:r w:rsidRPr="62BDDF56">
          <w:rPr>
            <w:color w:val="231F20"/>
            <w:spacing w:val="-2"/>
            <w:sz w:val="21"/>
            <w:szCs w:val="21"/>
          </w:rPr>
          <w:t>other</w:t>
        </w:r>
        <w:r w:rsidRPr="62BDDF56">
          <w:rPr>
            <w:color w:val="231F20"/>
            <w:spacing w:val="-14"/>
            <w:sz w:val="21"/>
            <w:szCs w:val="21"/>
          </w:rPr>
          <w:t xml:space="preserve"> </w:t>
        </w:r>
        <w:r w:rsidRPr="62BDDF56">
          <w:rPr>
            <w:color w:val="231F20"/>
            <w:spacing w:val="-2"/>
            <w:sz w:val="21"/>
            <w:szCs w:val="21"/>
          </w:rPr>
          <w:t>vulnerable</w:t>
        </w:r>
        <w:r w:rsidRPr="62BDDF56">
          <w:rPr>
            <w:color w:val="231F20"/>
            <w:spacing w:val="-9"/>
            <w:sz w:val="21"/>
            <w:szCs w:val="21"/>
          </w:rPr>
          <w:t xml:space="preserve"> </w:t>
        </w:r>
        <w:r w:rsidRPr="62BDDF56">
          <w:rPr>
            <w:color w:val="231F20"/>
            <w:spacing w:val="-2"/>
            <w:sz w:val="21"/>
            <w:szCs w:val="21"/>
          </w:rPr>
          <w:t>populations,</w:t>
        </w:r>
        <w:r w:rsidRPr="62BDDF56">
          <w:rPr>
            <w:color w:val="231F20"/>
            <w:spacing w:val="-9"/>
            <w:sz w:val="21"/>
            <w:szCs w:val="21"/>
          </w:rPr>
          <w:t xml:space="preserve"> </w:t>
        </w:r>
        <w:r w:rsidRPr="62BDDF56">
          <w:rPr>
            <w:color w:val="231F20"/>
            <w:spacing w:val="-2"/>
            <w:sz w:val="21"/>
            <w:szCs w:val="21"/>
          </w:rPr>
          <w:t>as</w:t>
        </w:r>
        <w:r w:rsidRPr="62BDDF56">
          <w:rPr>
            <w:color w:val="231F20"/>
            <w:spacing w:val="-11"/>
            <w:sz w:val="21"/>
            <w:szCs w:val="21"/>
          </w:rPr>
          <w:t xml:space="preserve"> </w:t>
        </w:r>
        <w:r w:rsidRPr="62BDDF56">
          <w:rPr>
            <w:color w:val="231F20"/>
            <w:spacing w:val="-2"/>
            <w:sz w:val="21"/>
            <w:szCs w:val="21"/>
          </w:rPr>
          <w:t>well</w:t>
        </w:r>
        <w:r w:rsidRPr="62BDDF56">
          <w:rPr>
            <w:color w:val="231F20"/>
            <w:spacing w:val="-9"/>
            <w:sz w:val="21"/>
            <w:szCs w:val="21"/>
          </w:rPr>
          <w:t xml:space="preserve"> </w:t>
        </w:r>
        <w:r w:rsidRPr="62BDDF56">
          <w:rPr>
            <w:color w:val="231F20"/>
            <w:spacing w:val="-2"/>
            <w:sz w:val="21"/>
            <w:szCs w:val="21"/>
          </w:rPr>
          <w:t>as</w:t>
        </w:r>
        <w:r w:rsidRPr="62BDDF56">
          <w:rPr>
            <w:color w:val="231F20"/>
            <w:spacing w:val="-9"/>
            <w:sz w:val="21"/>
            <w:szCs w:val="21"/>
          </w:rPr>
          <w:t xml:space="preserve"> </w:t>
        </w:r>
        <w:r w:rsidRPr="62BDDF56">
          <w:rPr>
            <w:color w:val="231F20"/>
            <w:spacing w:val="-2"/>
            <w:sz w:val="21"/>
            <w:szCs w:val="21"/>
          </w:rPr>
          <w:t>expanding</w:t>
        </w:r>
        <w:r w:rsidRPr="62BDDF56">
          <w:rPr>
            <w:color w:val="231F20"/>
            <w:spacing w:val="-9"/>
            <w:sz w:val="21"/>
            <w:szCs w:val="21"/>
          </w:rPr>
          <w:t xml:space="preserve"> </w:t>
        </w:r>
        <w:r w:rsidRPr="62BDDF56">
          <w:rPr>
            <w:color w:val="231F20"/>
            <w:spacing w:val="-2"/>
            <w:sz w:val="21"/>
            <w:szCs w:val="21"/>
          </w:rPr>
          <w:t>assister</w:t>
        </w:r>
        <w:r w:rsidRPr="62BDDF56">
          <w:rPr>
            <w:color w:val="231F20"/>
            <w:spacing w:val="-14"/>
            <w:sz w:val="21"/>
            <w:szCs w:val="21"/>
          </w:rPr>
          <w:t xml:space="preserve"> </w:t>
        </w:r>
        <w:r w:rsidRPr="62BDDF56">
          <w:rPr>
            <w:color w:val="231F20"/>
            <w:spacing w:val="-2"/>
            <w:sz w:val="21"/>
            <w:szCs w:val="21"/>
          </w:rPr>
          <w:t>capacity</w:t>
        </w:r>
        <w:r w:rsidRPr="62BDDF56">
          <w:rPr>
            <w:color w:val="231F20"/>
            <w:spacing w:val="-12"/>
            <w:sz w:val="21"/>
            <w:szCs w:val="21"/>
          </w:rPr>
          <w:t xml:space="preserve"> </w:t>
        </w:r>
        <w:r w:rsidRPr="62BDDF56">
          <w:rPr>
            <w:color w:val="231F20"/>
            <w:spacing w:val="-2"/>
            <w:sz w:val="21"/>
            <w:szCs w:val="21"/>
          </w:rPr>
          <w:t>at</w:t>
        </w:r>
        <w:r w:rsidRPr="62BDDF56">
          <w:rPr>
            <w:color w:val="231F20"/>
            <w:spacing w:val="-13"/>
            <w:sz w:val="21"/>
            <w:szCs w:val="21"/>
          </w:rPr>
          <w:t xml:space="preserve"> </w:t>
        </w:r>
        <w:r w:rsidRPr="62BDDF56">
          <w:rPr>
            <w:color w:val="231F20"/>
            <w:spacing w:val="-2"/>
            <w:sz w:val="21"/>
            <w:szCs w:val="21"/>
          </w:rPr>
          <w:t>Aging</w:t>
        </w:r>
        <w:r w:rsidRPr="62BDDF56">
          <w:rPr>
            <w:color w:val="231F20"/>
            <w:spacing w:val="-9"/>
            <w:sz w:val="21"/>
            <w:szCs w:val="21"/>
          </w:rPr>
          <w:t xml:space="preserve"> </w:t>
        </w:r>
        <w:r w:rsidRPr="62BDDF56">
          <w:rPr>
            <w:color w:val="231F20"/>
            <w:spacing w:val="-2"/>
            <w:sz w:val="21"/>
            <w:szCs w:val="21"/>
          </w:rPr>
          <w:t xml:space="preserve">Services </w:t>
        </w:r>
        <w:r w:rsidRPr="62BDDF56">
          <w:rPr>
            <w:color w:val="231F20"/>
            <w:w w:val="105"/>
            <w:sz w:val="21"/>
            <w:szCs w:val="21"/>
          </w:rPr>
          <w:t>Access Points (ASAPs)</w:t>
        </w:r>
        <w:r w:rsidR="15379189" w:rsidRPr="62BDDF56">
          <w:rPr>
            <w:color w:val="231F20"/>
            <w:sz w:val="21"/>
            <w:szCs w:val="21"/>
          </w:rPr>
          <w:t>.</w:t>
        </w:r>
      </w:ins>
    </w:p>
    <w:p w14:paraId="03DDB164" w14:textId="4E8E5897" w:rsidR="008A6AD6" w:rsidRPr="00273F8C" w:rsidRDefault="4DAE85B1" w:rsidP="00273F8C">
      <w:pPr>
        <w:pStyle w:val="ListParagraph"/>
        <w:numPr>
          <w:ilvl w:val="0"/>
          <w:numId w:val="11"/>
        </w:numPr>
        <w:tabs>
          <w:tab w:val="left" w:pos="342"/>
        </w:tabs>
        <w:spacing w:before="64" w:line="242" w:lineRule="auto"/>
        <w:ind w:left="341" w:right="378"/>
        <w:rPr>
          <w:ins w:id="92" w:author="MacLachlan, Jamison B (EHS)" w:date="2026-09-25T21:13:00Z" w16du:dateUtc="2026-09-26T01:13:00Z"/>
          <w:sz w:val="21"/>
        </w:rPr>
      </w:pPr>
      <w:ins w:id="93" w:author="MacLachlan, Jamison B (EHS)" w:date="2026-09-25T21:13:00Z" w16du:dateUtc="2026-09-26T01:13:00Z">
        <w:r w:rsidRPr="688E361A">
          <w:rPr>
            <w:color w:val="231F20"/>
            <w:sz w:val="21"/>
            <w:szCs w:val="21"/>
          </w:rPr>
          <w:t>EOHHS executed an additional $1M grant in collaboration with the Health Connector to hire a team of ‘Mobile Community Specialists’ to conduct renewal assistance in the community.</w:t>
        </w:r>
      </w:ins>
    </w:p>
    <w:p w14:paraId="1C16D5B7" w14:textId="77777777" w:rsidR="00152DFF" w:rsidRDefault="009740FF">
      <w:pPr>
        <w:pStyle w:val="Heading1"/>
        <w:rPr>
          <w:del w:id="94" w:author="MacLachlan, Jamison B (EHS)" w:date="2026-09-25T21:13:00Z" w16du:dateUtc="2026-09-26T01:13:00Z"/>
        </w:rPr>
      </w:pPr>
      <w:ins w:id="95" w:author="MacLachlan, Jamison B (EHS)" w:date="2026-09-25T21:13:00Z" w16du:dateUtc="2026-09-26T01:13:00Z">
        <w:r>
          <w:t>You</w:t>
        </w:r>
        <w:r>
          <w:rPr>
            <w:spacing w:val="-2"/>
          </w:rPr>
          <w:t xml:space="preserve"> </w:t>
        </w:r>
        <w:r>
          <w:t>can</w:t>
        </w:r>
        <w:r>
          <w:rPr>
            <w:spacing w:val="-1"/>
          </w:rPr>
          <w:t xml:space="preserve"> </w:t>
        </w:r>
        <w:r>
          <w:t>learn</w:t>
        </w:r>
        <w:r>
          <w:rPr>
            <w:spacing w:val="-1"/>
          </w:rPr>
          <w:t xml:space="preserve"> </w:t>
        </w:r>
        <w:r>
          <w:t>more</w:t>
        </w:r>
        <w:r>
          <w:rPr>
            <w:spacing w:val="-1"/>
          </w:rPr>
          <w:t xml:space="preserve"> </w:t>
        </w:r>
        <w:r>
          <w:t>about</w:t>
        </w:r>
        <w:r>
          <w:rPr>
            <w:spacing w:val="-1"/>
          </w:rPr>
          <w:t xml:space="preserve"> </w:t>
        </w:r>
        <w:r>
          <w:t>MassHealth’s</w:t>
        </w:r>
        <w:r>
          <w:rPr>
            <w:spacing w:val="-1"/>
          </w:rPr>
          <w:t xml:space="preserve"> </w:t>
        </w:r>
        <w:r>
          <w:t>renewal</w:t>
        </w:r>
        <w:r>
          <w:rPr>
            <w:spacing w:val="-1"/>
          </w:rPr>
          <w:t xml:space="preserve"> </w:t>
        </w:r>
        <w:r>
          <w:t>process</w:t>
        </w:r>
        <w:r>
          <w:rPr>
            <w:spacing w:val="-1"/>
          </w:rPr>
          <w:t xml:space="preserve"> </w:t>
        </w:r>
        <w:r>
          <w:t>at</w:t>
        </w:r>
        <w:r>
          <w:rPr>
            <w:spacing w:val="-1"/>
          </w:rPr>
          <w:t xml:space="preserve"> </w:t>
        </w:r>
        <w:r w:rsidR="008C5787">
          <w:t>mass.gov/masshealthrenew</w:t>
        </w:r>
      </w:ins>
      <w:bookmarkStart w:id="96" w:name="_Toc1"/>
      <w:del w:id="97" w:author="MacLachlan, Jamison B (EHS)" w:date="2026-09-25T21:13:00Z" w16du:dateUtc="2026-09-26T01:13:00Z">
        <w:r w:rsidR="00956F25">
          <w:delText>Article information:</w:delText>
        </w:r>
        <w:bookmarkEnd w:id="96"/>
      </w:del>
    </w:p>
    <w:p w14:paraId="331187B3" w14:textId="77777777" w:rsidR="00152DFF" w:rsidRDefault="00956F25">
      <w:pPr>
        <w:rPr>
          <w:del w:id="98" w:author="MacLachlan, Jamison B (EHS)" w:date="2026-09-25T21:13:00Z" w16du:dateUtc="2026-09-26T01:13:00Z"/>
        </w:rPr>
      </w:pPr>
      <w:del w:id="99" w:author="MacLachlan, Jamison B (EHS)" w:date="2026-09-25T21:13:00Z" w16du:dateUtc="2026-09-26T01:13:00Z">
        <w:r>
          <w:delText>DeSantis’s Oversight Board Said Disney Stripped It of Its Power - The New York Times</w:delText>
        </w:r>
        <w:r>
          <w:br/>
        </w:r>
        <w:r>
          <w:fldChar w:fldCharType="begin"/>
        </w:r>
        <w:r>
          <w:delInstrText>HYPERLINK "https://www.nytimes.com/2023/03/30/business/disney-world-ron-desantis.html"</w:delInstrText>
        </w:r>
        <w:r>
          <w:fldChar w:fldCharType="separate"/>
        </w:r>
        <w:r>
          <w:rPr>
            <w:color w:val="2980B9"/>
            <w:u w:val="single"/>
          </w:rPr>
          <w:delText>https://www.nytimes.com/2023/03/30/business/disney-world-ron-desantis.html</w:delText>
        </w:r>
        <w:r>
          <w:fldChar w:fldCharType="end"/>
        </w:r>
      </w:del>
    </w:p>
    <w:p w14:paraId="428FBD09" w14:textId="77777777" w:rsidR="00152DFF" w:rsidRDefault="00956F25">
      <w:pPr>
        <w:pStyle w:val="Heading1"/>
        <w:rPr>
          <w:del w:id="100" w:author="MacLachlan, Jamison B (EHS)" w:date="2026-09-25T21:13:00Z" w16du:dateUtc="2026-09-26T01:13:00Z"/>
        </w:rPr>
      </w:pPr>
      <w:bookmarkStart w:id="101" w:name="_Toc2"/>
      <w:del w:id="102" w:author="MacLachlan, Jamison B (EHS)" w:date="2026-09-25T21:13:00Z" w16du:dateUtc="2026-09-26T01:13:00Z">
        <w:r>
          <w:delText>Article summary:</w:delText>
        </w:r>
        <w:bookmarkEnd w:id="101"/>
      </w:del>
    </w:p>
    <w:p w14:paraId="1F53E866" w14:textId="77777777" w:rsidR="00152DFF" w:rsidRDefault="00956F25">
      <w:pPr>
        <w:jc w:val="both"/>
        <w:rPr>
          <w:del w:id="103" w:author="MacLachlan, Jamison B (EHS)" w:date="2026-09-25T21:13:00Z" w16du:dateUtc="2026-09-26T01:13:00Z"/>
        </w:rPr>
      </w:pPr>
      <w:del w:id="104" w:author="MacLachlan, Jamison B (EHS)" w:date="2026-09-25T21:13:00Z" w16du:dateUtc="2026-09-26T01:13:00Z">
        <w:r>
          <w:delText>1. Florida Governor Ron DeSantis appointed a handpicked oversight board to restrict the autonomy of Disney World, but the board belatedly discovered that Disney had quietly sidestepped its control by pushing through a development agreement in early February.</w:delText>
        </w:r>
      </w:del>
    </w:p>
    <w:p w14:paraId="71075AA2" w14:textId="77777777" w:rsidR="00152DFF" w:rsidRDefault="00956F25">
      <w:pPr>
        <w:jc w:val="both"/>
        <w:rPr>
          <w:del w:id="105" w:author="MacLachlan, Jamison B (EHS)" w:date="2026-09-25T21:13:00Z" w16du:dateUtc="2026-09-26T01:13:00Z"/>
        </w:rPr>
      </w:pPr>
      <w:del w:id="106" w:author="MacLachlan, Jamison B (EHS)" w:date="2026-09-25T21:13:00Z" w16du:dateUtc="2026-09-26T01:13:00Z">
        <w:r>
          <w:delText>2. The development agreement limits the power of the governor's appointees for decades to come and effectively circumvents their authority to govern, according to Brian Aungst Jr., a member of the council.</w:delText>
        </w:r>
      </w:del>
    </w:p>
    <w:p w14:paraId="422CE0ED" w14:textId="77777777" w:rsidR="00152DFF" w:rsidRDefault="00956F25">
      <w:pPr>
        <w:jc w:val="both"/>
        <w:rPr>
          <w:del w:id="107" w:author="MacLachlan, Jamison B (EHS)" w:date="2026-09-25T21:13:00Z" w16du:dateUtc="2026-09-26T01:13:00Z"/>
        </w:rPr>
      </w:pPr>
      <w:del w:id="108" w:author="MacLachlan, Jamison B (EHS)" w:date="2026-09-25T21:13:00Z" w16du:dateUtc="2026-09-26T01:13:00Z">
        <w:r>
          <w:delText>3. The governor's appointees have hired four law firms to investigate Disney's past behavior and potentially take legal action against the company, while Disney maintains that all agreements signed between them and the district were appropriate and approved in compliance with Florida's Government-in-the-Sunshine law.</w:delText>
        </w:r>
      </w:del>
    </w:p>
    <w:p w14:paraId="4EBDC97A" w14:textId="77777777" w:rsidR="00152DFF" w:rsidRDefault="00956F25">
      <w:pPr>
        <w:pStyle w:val="Heading1"/>
        <w:rPr>
          <w:del w:id="109" w:author="MacLachlan, Jamison B (EHS)" w:date="2026-09-25T21:13:00Z" w16du:dateUtc="2026-09-26T01:13:00Z"/>
        </w:rPr>
      </w:pPr>
      <w:bookmarkStart w:id="110" w:name="_Toc3"/>
      <w:del w:id="111" w:author="MacLachlan, Jamison B (EHS)" w:date="2026-09-25T21:13:00Z" w16du:dateUtc="2026-09-26T01:13:00Z">
        <w:r>
          <w:delText>Article rating:</w:delText>
        </w:r>
        <w:bookmarkEnd w:id="110"/>
      </w:del>
    </w:p>
    <w:p w14:paraId="61E71DF1" w14:textId="77777777" w:rsidR="00152DFF" w:rsidRDefault="00956F25">
      <w:pPr>
        <w:jc w:val="both"/>
        <w:rPr>
          <w:del w:id="112" w:author="MacLachlan, Jamison B (EHS)" w:date="2026-09-25T21:13:00Z" w16du:dateUtc="2026-09-26T01:13:00Z"/>
        </w:rPr>
      </w:pPr>
      <w:del w:id="113" w:author="MacLachlan, Jamison B (EHS)" w:date="2026-09-25T21:13:00Z" w16du:dateUtc="2026-09-26T01:13:00Z">
        <w:r>
          <w:delText>Appears moderately imbalanced: The article provides some useful information, but is missing several important points or pieces of evidence that would be required to present the discussed topics in a balanced and reliable way. You are encouraged to seek a more balanced perspective on the presented issues by exploring the provided research topics and looking at different information sources.</w:delText>
        </w:r>
      </w:del>
    </w:p>
    <w:p w14:paraId="7A749178" w14:textId="77777777" w:rsidR="00152DFF" w:rsidRDefault="00956F25">
      <w:pPr>
        <w:pStyle w:val="Heading1"/>
        <w:rPr>
          <w:del w:id="114" w:author="MacLachlan, Jamison B (EHS)" w:date="2026-09-25T21:13:00Z" w16du:dateUtc="2026-09-26T01:13:00Z"/>
        </w:rPr>
      </w:pPr>
      <w:bookmarkStart w:id="115" w:name="_Toc4"/>
      <w:del w:id="116" w:author="MacLachlan, Jamison B (EHS)" w:date="2026-09-25T21:13:00Z" w16du:dateUtc="2026-09-26T01:13:00Z">
        <w:r>
          <w:delText>Article analysis:</w:delText>
        </w:r>
        <w:bookmarkEnd w:id="115"/>
      </w:del>
    </w:p>
    <w:p w14:paraId="64FDB083" w14:textId="77777777" w:rsidR="00152DFF" w:rsidRDefault="00956F25">
      <w:pPr>
        <w:jc w:val="both"/>
        <w:rPr>
          <w:del w:id="117" w:author="MacLachlan, Jamison B (EHS)" w:date="2026-09-25T21:13:00Z" w16du:dateUtc="2026-09-26T01:13:00Z"/>
        </w:rPr>
      </w:pPr>
      <w:del w:id="118" w:author="MacLachlan, Jamison B (EHS)" w:date="2026-09-25T21:13:00Z" w16du:dateUtc="2026-09-26T01:13:00Z">
        <w:r>
          <w:delText>The New York Times article titled "DeSantis’s Oversight Board Said Disney Stripped It of Its Power" reports on the ongoing conflict between Florida Governor Ron DeSantis and Disney World over the company's self-governing privileges. The article highlights how Disney had quietly sidestepped the governor's efforts to restrict its autonomy by pushing through a development agreement that limits the power of the new oversight board appointed by DeSantis.</w:delText>
        </w:r>
      </w:del>
    </w:p>
    <w:p w14:paraId="73697E75" w14:textId="77777777" w:rsidR="00152DFF" w:rsidRDefault="00152DFF">
      <w:pPr>
        <w:jc w:val="both"/>
        <w:rPr>
          <w:del w:id="119" w:author="MacLachlan, Jamison B (EHS)" w:date="2026-09-25T21:13:00Z" w16du:dateUtc="2026-09-26T01:13:00Z"/>
        </w:rPr>
      </w:pPr>
    </w:p>
    <w:p w14:paraId="31254BC9" w14:textId="77777777" w:rsidR="00152DFF" w:rsidRDefault="00956F25">
      <w:pPr>
        <w:jc w:val="both"/>
        <w:rPr>
          <w:del w:id="120" w:author="MacLachlan, Jamison B (EHS)" w:date="2026-09-25T21:13:00Z" w16du:dateUtc="2026-09-26T01:13:00Z"/>
        </w:rPr>
      </w:pPr>
      <w:del w:id="121" w:author="MacLachlan, Jamison B (EHS)" w:date="2026-09-25T21:13:00Z" w16du:dateUtc="2026-09-26T01:13:00Z">
        <w:r>
          <w:delText>The article provides a detailed account of the events leading up to this conflict, including how DeSantis asked Florida lawmakers to terminate Disney World's special tax district privileges, which allow the company to self-govern its 25,000-acre theme park complex. The move was seen as retaliation for Disney's opposition to a new state education law that prohibits discussion about sexual orientation and gender identity in Florida classrooms.</w:delText>
        </w:r>
      </w:del>
    </w:p>
    <w:p w14:paraId="7ED92C77" w14:textId="77777777" w:rsidR="00152DFF" w:rsidRDefault="00152DFF">
      <w:pPr>
        <w:jc w:val="both"/>
        <w:rPr>
          <w:del w:id="122" w:author="MacLachlan, Jamison B (EHS)" w:date="2026-09-25T21:13:00Z" w16du:dateUtc="2026-09-26T01:13:00Z"/>
        </w:rPr>
      </w:pPr>
    </w:p>
    <w:p w14:paraId="6C8BD840" w14:textId="77777777" w:rsidR="00152DFF" w:rsidRDefault="00956F25">
      <w:pPr>
        <w:jc w:val="both"/>
        <w:rPr>
          <w:del w:id="123" w:author="MacLachlan, Jamison B (EHS)" w:date="2026-09-25T21:13:00Z" w16du:dateUtc="2026-09-26T01:13:00Z"/>
        </w:rPr>
      </w:pPr>
      <w:del w:id="124" w:author="MacLachlan, Jamison B (EHS)" w:date="2026-09-25T21:13:00Z" w16du:dateUtc="2026-09-26T01:13:00Z">
        <w:r>
          <w:delText>However, the article also notes that the abolishment of the district would have required taxpayers in Orange and Osceola Counties to pick up the tab for some Disney World services, and so lawmakers passed a new measure allowing Disney to keep its special tax district while no longer being able to appoint members of its board. This is where Disney pushed through a development agreement limiting the power of DeSantis's new oversight board.</w:delText>
        </w:r>
      </w:del>
    </w:p>
    <w:p w14:paraId="4BF3F53A" w14:textId="77777777" w:rsidR="00152DFF" w:rsidRDefault="00152DFF">
      <w:pPr>
        <w:jc w:val="both"/>
        <w:rPr>
          <w:del w:id="125" w:author="MacLachlan, Jamison B (EHS)" w:date="2026-09-25T21:13:00Z" w16du:dateUtc="2026-09-26T01:13:00Z"/>
        </w:rPr>
      </w:pPr>
    </w:p>
    <w:p w14:paraId="69139426" w14:textId="77777777" w:rsidR="00152DFF" w:rsidRDefault="00956F25">
      <w:pPr>
        <w:jc w:val="both"/>
        <w:rPr>
          <w:del w:id="126" w:author="MacLachlan, Jamison B (EHS)" w:date="2026-09-25T21:13:00Z" w16du:dateUtc="2026-09-26T01:13:00Z"/>
        </w:rPr>
      </w:pPr>
      <w:del w:id="127" w:author="MacLachlan, Jamison B (EHS)" w:date="2026-09-25T21:13:00Z" w16du:dateUtc="2026-09-26T01:13:00Z">
        <w:r>
          <w:delText>While the article provides a comprehensive overview of these events, it does not explore potential counterarguments or provide evidence for some claims made. For example, it suggests that DeSantis's appointees may have wanted to influence Disney's content offerings by using their power over development at the resort. However, there is no evidence presented to support this claim.</w:delText>
        </w:r>
      </w:del>
    </w:p>
    <w:p w14:paraId="2F276D18" w14:textId="77777777" w:rsidR="00152DFF" w:rsidRDefault="00152DFF">
      <w:pPr>
        <w:jc w:val="both"/>
        <w:rPr>
          <w:del w:id="128" w:author="MacLachlan, Jamison B (EHS)" w:date="2026-09-25T21:13:00Z" w16du:dateUtc="2026-09-26T01:13:00Z"/>
        </w:rPr>
      </w:pPr>
    </w:p>
    <w:p w14:paraId="1690EBCB" w14:textId="77777777" w:rsidR="00152DFF" w:rsidRDefault="00956F25">
      <w:pPr>
        <w:jc w:val="both"/>
        <w:rPr>
          <w:del w:id="129" w:author="MacLachlan, Jamison B (EHS)" w:date="2026-09-25T21:13:00Z" w16du:dateUtc="2026-09-26T01:13:00Z"/>
        </w:rPr>
      </w:pPr>
      <w:del w:id="130" w:author="MacLachlan, Jamison B (EHS)" w:date="2026-09-25T21:13:00Z" w16du:dateUtc="2026-09-26T01:13:00Z">
        <w:r>
          <w:delText>Additionally, some statements made in the article could be seen as biased or one-sided. For example, it notes that one board member has spread a baseless theory about tap water turning people gay and another is associated with a group that backed Florida's law restricting discussion of sexuality and gender identity in classrooms. These statements could be seen as attempts to discredit the board members and their views.</w:delText>
        </w:r>
      </w:del>
    </w:p>
    <w:p w14:paraId="50B27574" w14:textId="77777777" w:rsidR="00152DFF" w:rsidRDefault="00152DFF">
      <w:pPr>
        <w:jc w:val="both"/>
        <w:rPr>
          <w:del w:id="131" w:author="MacLachlan, Jamison B (EHS)" w:date="2026-09-25T21:13:00Z" w16du:dateUtc="2026-09-26T01:13:00Z"/>
        </w:rPr>
      </w:pPr>
    </w:p>
    <w:p w14:paraId="6950D182" w14:textId="77777777" w:rsidR="00152DFF" w:rsidRDefault="00956F25">
      <w:pPr>
        <w:jc w:val="both"/>
        <w:rPr>
          <w:del w:id="132" w:author="MacLachlan, Jamison B (EHS)" w:date="2026-09-25T21:13:00Z" w16du:dateUtc="2026-09-26T01:13:00Z"/>
        </w:rPr>
      </w:pPr>
      <w:del w:id="133" w:author="MacLachlan, Jamison B (EHS)" w:date="2026-09-25T21:13:00Z" w16du:dateUtc="2026-09-26T01:13:00Z">
        <w:r>
          <w:delText>Overall, while the article provides a detailed account of the conflict between DeSantis and Disney, it could benefit from exploring potential counterarguments and providing evidence for some claims made. Additionally, some statements in the article could be seen as biased or one-sided.</w:delText>
        </w:r>
      </w:del>
    </w:p>
    <w:p w14:paraId="5C82576B" w14:textId="77777777" w:rsidR="00152DFF" w:rsidRDefault="00956F25">
      <w:pPr>
        <w:pStyle w:val="Heading1"/>
        <w:rPr>
          <w:del w:id="134" w:author="MacLachlan, Jamison B (EHS)" w:date="2026-09-25T21:13:00Z" w16du:dateUtc="2026-09-26T01:13:00Z"/>
        </w:rPr>
      </w:pPr>
      <w:bookmarkStart w:id="135" w:name="_Toc5"/>
      <w:del w:id="136" w:author="MacLachlan, Jamison B (EHS)" w:date="2026-09-25T21:13:00Z" w16du:dateUtc="2026-09-26T01:13:00Z">
        <w:r>
          <w:delText>Topics for further research:</w:delText>
        </w:r>
        <w:bookmarkEnd w:id="135"/>
      </w:del>
    </w:p>
    <w:p w14:paraId="0F6092FE" w14:textId="77777777" w:rsidR="00152DFF" w:rsidRDefault="00956F25">
      <w:pPr>
        <w:numPr>
          <w:ilvl w:val="0"/>
          <w:numId w:val="1"/>
        </w:numPr>
        <w:rPr>
          <w:del w:id="137" w:author="MacLachlan, Jamison B (EHS)" w:date="2026-09-25T21:13:00Z" w16du:dateUtc="2026-09-26T01:13:00Z"/>
        </w:rPr>
      </w:pPr>
      <w:del w:id="138" w:author="MacLachlan, Jamison B (EHS)" w:date="2026-09-25T21:13:00Z" w16du:dateUtc="2026-09-26T01:13:00Z">
        <w:r>
          <w:delText xml:space="preserve">Counterarguments against DeSantis's efforts to restrict Disney's autonomy </w:delText>
        </w:r>
      </w:del>
    </w:p>
    <w:p w14:paraId="06F3DC10" w14:textId="77777777" w:rsidR="00152DFF" w:rsidRDefault="00956F25">
      <w:pPr>
        <w:numPr>
          <w:ilvl w:val="0"/>
          <w:numId w:val="1"/>
        </w:numPr>
        <w:rPr>
          <w:del w:id="139" w:author="MacLachlan, Jamison B (EHS)" w:date="2026-09-25T21:13:00Z" w16du:dateUtc="2026-09-26T01:13:00Z"/>
        </w:rPr>
      </w:pPr>
      <w:del w:id="140" w:author="MacLachlan, Jamison B (EHS)" w:date="2026-09-25T21:13:00Z" w16du:dateUtc="2026-09-26T01:13:00Z">
        <w:r>
          <w:delText xml:space="preserve">Evidence supporting claims of DeSantis's appointees wanting to influence Disney's content offerings </w:delText>
        </w:r>
      </w:del>
    </w:p>
    <w:p w14:paraId="544E17B8" w14:textId="77777777" w:rsidR="00152DFF" w:rsidRDefault="00956F25">
      <w:pPr>
        <w:numPr>
          <w:ilvl w:val="0"/>
          <w:numId w:val="1"/>
        </w:numPr>
        <w:rPr>
          <w:del w:id="141" w:author="MacLachlan, Jamison B (EHS)" w:date="2026-09-25T21:13:00Z" w16du:dateUtc="2026-09-26T01:13:00Z"/>
        </w:rPr>
      </w:pPr>
      <w:del w:id="142" w:author="MacLachlan, Jamison B (EHS)" w:date="2026-09-25T21:13:00Z" w16du:dateUtc="2026-09-26T01:13:00Z">
        <w:r>
          <w:delText xml:space="preserve">Potential impacts of abolishing Disney's special tax district on taxpayers in Orange and Osceola Counties </w:delText>
        </w:r>
      </w:del>
    </w:p>
    <w:p w14:paraId="52F0D9BD" w14:textId="77777777" w:rsidR="00152DFF" w:rsidRDefault="00956F25">
      <w:pPr>
        <w:numPr>
          <w:ilvl w:val="0"/>
          <w:numId w:val="1"/>
        </w:numPr>
        <w:rPr>
          <w:del w:id="143" w:author="MacLachlan, Jamison B (EHS)" w:date="2026-09-25T21:13:00Z" w16du:dateUtc="2026-09-26T01:13:00Z"/>
        </w:rPr>
      </w:pPr>
      <w:del w:id="144" w:author="MacLachlan, Jamison B (EHS)" w:date="2026-09-25T21:13:00Z" w16du:dateUtc="2026-09-26T01:13:00Z">
        <w:r>
          <w:delText xml:space="preserve">Disney's rationale for pushing through the development agreement limiting the power of DeSantis's oversight board </w:delText>
        </w:r>
      </w:del>
    </w:p>
    <w:p w14:paraId="7CDE1713" w14:textId="77777777" w:rsidR="00152DFF" w:rsidRDefault="00956F25">
      <w:pPr>
        <w:numPr>
          <w:ilvl w:val="0"/>
          <w:numId w:val="1"/>
        </w:numPr>
        <w:rPr>
          <w:del w:id="145" w:author="MacLachlan, Jamison B (EHS)" w:date="2026-09-25T21:13:00Z" w16du:dateUtc="2026-09-26T01:13:00Z"/>
        </w:rPr>
      </w:pPr>
      <w:del w:id="146" w:author="MacLachlan, Jamison B (EHS)" w:date="2026-09-25T21:13:00Z" w16du:dateUtc="2026-09-26T01:13:00Z">
        <w:r>
          <w:delText xml:space="preserve">Criticisms of the new state education law prohibiting discussion about sexual orientation and gender identity in Florida classrooms </w:delText>
        </w:r>
      </w:del>
    </w:p>
    <w:p w14:paraId="6F2837EC" w14:textId="77777777" w:rsidR="00152DFF" w:rsidRDefault="00956F25">
      <w:pPr>
        <w:numPr>
          <w:ilvl w:val="0"/>
          <w:numId w:val="1"/>
        </w:numPr>
        <w:rPr>
          <w:del w:id="147" w:author="MacLachlan, Jamison B (EHS)" w:date="2026-09-25T21:13:00Z" w16du:dateUtc="2026-09-26T01:13:00Z"/>
        </w:rPr>
      </w:pPr>
      <w:del w:id="148" w:author="MacLachlan, Jamison B (EHS)" w:date="2026-09-25T21:13:00Z" w16du:dateUtc="2026-09-26T01:13:00Z">
        <w:r>
          <w:delText>Implications of Disney's self-governing privileges on the local community and economy.</w:delText>
        </w:r>
      </w:del>
    </w:p>
    <w:p w14:paraId="74F65AE2" w14:textId="77777777" w:rsidR="00152DFF" w:rsidRDefault="00956F25">
      <w:pPr>
        <w:pStyle w:val="Heading1"/>
        <w:rPr>
          <w:del w:id="149" w:author="MacLachlan, Jamison B (EHS)" w:date="2026-09-25T21:13:00Z" w16du:dateUtc="2026-09-26T01:13:00Z"/>
        </w:rPr>
      </w:pPr>
      <w:bookmarkStart w:id="150" w:name="_Toc6"/>
      <w:del w:id="151" w:author="MacLachlan, Jamison B (EHS)" w:date="2026-09-25T21:13:00Z" w16du:dateUtc="2026-09-26T01:13:00Z">
        <w:r>
          <w:delText>Report location:</w:delText>
        </w:r>
        <w:bookmarkEnd w:id="150"/>
      </w:del>
    </w:p>
    <w:p w14:paraId="2A097D93" w14:textId="77777777" w:rsidR="00152DFF" w:rsidRDefault="00956F25" w:rsidP="00B475CE">
      <w:pPr>
        <w:pStyle w:val="BodyText"/>
        <w:spacing w:before="121"/>
        <w:ind w:left="100"/>
        <w:pPrChange w:id="152" w:author="MacLachlan, Jamison B (EHS)" w:date="2026-09-25T21:13:00Z" w16du:dateUtc="2026-09-26T01:13:00Z">
          <w:pPr/>
        </w:pPrChange>
      </w:pPr>
      <w:del w:id="153" w:author="MacLachlan, Jamison B (EHS)" w:date="2026-09-25T21:13:00Z" w16du:dateUtc="2026-09-26T01:13:00Z">
        <w:r>
          <w:fldChar w:fldCharType="begin"/>
        </w:r>
        <w:r>
          <w:delInstrText>HYPERLINK "https://www.fullpicture.app/item/e039699a3d9590ac7d6bbd8f4aa56cfd"</w:delInstrText>
        </w:r>
        <w:r>
          <w:fldChar w:fldCharType="separate"/>
        </w:r>
        <w:r>
          <w:rPr>
            <w:color w:val="2980B9"/>
            <w:u w:val="single"/>
          </w:rPr>
          <w:delText>https://www.fullpicture.app/item/e039699a3d9590ac7d6bbd8f4aa56cfd</w:delText>
        </w:r>
        <w:r>
          <w:fldChar w:fldCharType="end"/>
        </w:r>
      </w:del>
    </w:p>
    <w:sectPr w:rsidR="00152DFF" w:rsidSect="002E6172">
      <w:headerReference w:type="default" r:id="rId8"/>
      <w:footerReference w:type="default" r:id="rId9"/>
      <w:pgSz w:w="12240" w:h="15840"/>
      <w:pgMar w:top="560" w:right="600" w:bottom="280" w:left="620" w:header="720" w:footer="720" w:gutter="0"/>
      <w:cols w:space="720"/>
      <w:docGrid w:linePitch="299"/>
      <w:sectPrChange w:id="164" w:author="MacLachlan, Jamison B (EHS)" w:date="2026-09-25T21:13:00Z" w16du:dateUtc="2026-09-26T01:13:00Z">
        <w:sectPr w:rsidR="00152DFF" w:rsidSect="002E6172">
          <w:pgSz w:w="11905" w:h="16837"/>
          <w:pgMar w:top="1440" w:right="1440" w:bottom="1440" w:left="1440" w:header="720" w:footer="720" w:gutter="0"/>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C94295" w14:textId="77777777" w:rsidR="00956F25" w:rsidRDefault="00956F25" w:rsidP="002E47D9">
      <w:pPr>
        <w:pPrChange w:id="18" w:author="MacLachlan, Jamison B (EHS)" w:date="2026-09-25T21:13:00Z" w16du:dateUtc="2026-09-26T01:13:00Z">
          <w:pPr>
            <w:spacing w:after="0" w:line="240" w:lineRule="auto"/>
          </w:pPr>
        </w:pPrChange>
      </w:pPr>
      <w:r>
        <w:separator/>
      </w:r>
    </w:p>
  </w:endnote>
  <w:endnote w:type="continuationSeparator" w:id="0">
    <w:p w14:paraId="4A65CFD2" w14:textId="77777777" w:rsidR="00956F25" w:rsidRDefault="00956F25" w:rsidP="002E47D9">
      <w:pPr>
        <w:pPrChange w:id="19" w:author="MacLachlan, Jamison B (EHS)" w:date="2026-09-25T21:13:00Z" w16du:dateUtc="2026-09-26T01:13:00Z">
          <w:pPr>
            <w:spacing w:after="0" w:line="240" w:lineRule="auto"/>
          </w:pPr>
        </w:pPrChange>
      </w:pPr>
      <w:r>
        <w:continuationSeparator/>
      </w:r>
    </w:p>
  </w:endnote>
  <w:endnote w:type="continuationNotice" w:id="1">
    <w:p w14:paraId="1361F16E" w14:textId="77777777" w:rsidR="00956F25" w:rsidRDefault="00956F25">
      <w:pPr>
        <w:pPrChange w:id="20" w:author="MacLachlan, Jamison B (EHS)" w:date="2026-09-25T21:13:00Z" w16du:dateUtc="2026-09-26T01:13:00Z">
          <w:pPr>
            <w:spacing w:after="0" w:line="240" w:lineRule="auto"/>
          </w:pPr>
        </w:pPrChange>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Gill Sans MT">
    <w:panose1 w:val="020B0502020104020203"/>
    <w:charset w:val="4D"/>
    <w:family w:val="swiss"/>
    <w:pitch w:val="variable"/>
    <w:sig w:usb0="00000003" w:usb1="00000000" w:usb2="00000000" w:usb3="00000000" w:csb0="00000003"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670"/>
      <w:gridCol w:w="3670"/>
      <w:gridCol w:w="3670"/>
    </w:tblGrid>
    <w:tr w:rsidR="17892367" w14:paraId="7F4E7453" w14:textId="77777777" w:rsidTr="00B475CE">
      <w:trPr>
        <w:trHeight w:val="300"/>
        <w:ins w:id="158" w:author="MacLachlan, Jamison B (EHS)" w:date="2026-09-25T21:13:00Z" w16du:dateUtc="2026-09-26T01:13:00Z"/>
      </w:trPr>
      <w:tc>
        <w:tcPr>
          <w:tcW w:w="3670" w:type="dxa"/>
        </w:tcPr>
        <w:p w14:paraId="68A271AF" w14:textId="3B428659" w:rsidR="17892367" w:rsidRDefault="17892367" w:rsidP="00B475CE">
          <w:pPr>
            <w:pStyle w:val="Header"/>
            <w:ind w:left="-115"/>
            <w:rPr>
              <w:ins w:id="159" w:author="MacLachlan, Jamison B (EHS)" w:date="2026-09-25T21:13:00Z" w16du:dateUtc="2026-09-26T01:13:00Z"/>
            </w:rPr>
          </w:pPr>
        </w:p>
      </w:tc>
      <w:tc>
        <w:tcPr>
          <w:tcW w:w="3670" w:type="dxa"/>
        </w:tcPr>
        <w:p w14:paraId="405D66BD" w14:textId="3B967DBE" w:rsidR="17892367" w:rsidRDefault="17892367" w:rsidP="00B475CE">
          <w:pPr>
            <w:pStyle w:val="Header"/>
            <w:jc w:val="center"/>
            <w:rPr>
              <w:ins w:id="160" w:author="MacLachlan, Jamison B (EHS)" w:date="2026-09-25T21:13:00Z" w16du:dateUtc="2026-09-26T01:13:00Z"/>
            </w:rPr>
          </w:pPr>
        </w:p>
      </w:tc>
      <w:tc>
        <w:tcPr>
          <w:tcW w:w="3670" w:type="dxa"/>
        </w:tcPr>
        <w:p w14:paraId="626788DC" w14:textId="61891368" w:rsidR="17892367" w:rsidRDefault="17892367" w:rsidP="00B475CE">
          <w:pPr>
            <w:pStyle w:val="Header"/>
            <w:ind w:right="-115"/>
            <w:jc w:val="right"/>
            <w:rPr>
              <w:ins w:id="161" w:author="MacLachlan, Jamison B (EHS)" w:date="2026-09-25T21:13:00Z" w16du:dateUtc="2026-09-26T01:13:00Z"/>
            </w:rPr>
          </w:pPr>
        </w:p>
      </w:tc>
    </w:tr>
  </w:tbl>
  <w:p w14:paraId="7A9065C4" w14:textId="77777777" w:rsidR="00152DFF" w:rsidRDefault="00956F25" w:rsidP="00DD672F">
    <w:pPr>
      <w:pStyle w:val="Footer"/>
      <w:pPrChange w:id="162" w:author="MacLachlan, Jamison B (EHS)" w:date="2026-09-25T21:13:00Z" w16du:dateUtc="2026-09-26T01:13:00Z">
        <w:pPr>
          <w:pBdr>
            <w:top w:val="single" w:sz="4" w:space="0" w:color="auto"/>
          </w:pBdr>
        </w:pPr>
      </w:pPrChange>
    </w:pPr>
    <w:del w:id="163" w:author="MacLachlan, Jamison B (EHS)" w:date="2026-09-25T21:13:00Z" w16du:dateUtc="2026-09-26T01:13:00Z">
      <w:r>
        <w:delText xml:space="preserve">Report created by </w:delText>
      </w:r>
      <w:r>
        <w:fldChar w:fldCharType="begin"/>
      </w:r>
      <w:r>
        <w:delInstrText>HYPERLINK "https://www.fullpicture.app/"</w:delInstrText>
      </w:r>
      <w:r>
        <w:fldChar w:fldCharType="separate"/>
      </w:r>
      <w:r>
        <w:rPr>
          <w:color w:val="2980B9"/>
          <w:u w:val="single"/>
        </w:rPr>
        <w:delText>FullPicture.app</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12C5F0" w14:textId="77777777" w:rsidR="00956F25" w:rsidRDefault="00956F25" w:rsidP="002E47D9">
      <w:pPr>
        <w:pPrChange w:id="15" w:author="MacLachlan, Jamison B (EHS)" w:date="2026-09-25T21:13:00Z" w16du:dateUtc="2026-09-26T01:13:00Z">
          <w:pPr>
            <w:spacing w:after="0" w:line="240" w:lineRule="auto"/>
          </w:pPr>
        </w:pPrChange>
      </w:pPr>
      <w:r>
        <w:separator/>
      </w:r>
    </w:p>
  </w:footnote>
  <w:footnote w:type="continuationSeparator" w:id="0">
    <w:p w14:paraId="4E6B0A52" w14:textId="77777777" w:rsidR="00956F25" w:rsidRDefault="00956F25" w:rsidP="002E47D9">
      <w:pPr>
        <w:pPrChange w:id="16" w:author="MacLachlan, Jamison B (EHS)" w:date="2026-09-25T21:13:00Z" w16du:dateUtc="2026-09-26T01:13:00Z">
          <w:pPr>
            <w:spacing w:after="0" w:line="240" w:lineRule="auto"/>
          </w:pPr>
        </w:pPrChange>
      </w:pPr>
      <w:r>
        <w:continuationSeparator/>
      </w:r>
    </w:p>
  </w:footnote>
  <w:footnote w:type="continuationNotice" w:id="1">
    <w:p w14:paraId="3D0DC15A" w14:textId="77777777" w:rsidR="00956F25" w:rsidRDefault="00956F25">
      <w:pPr>
        <w:pPrChange w:id="17" w:author="MacLachlan, Jamison B (EHS)" w:date="2026-09-25T21:13:00Z" w16du:dateUtc="2026-09-26T01:13:00Z">
          <w:pPr>
            <w:spacing w:after="0" w:line="240" w:lineRule="auto"/>
          </w:pPr>
        </w:pPrChange>
      </w:pPr>
    </w:p>
  </w:footnote>
  <w:footnote w:id="2">
    <w:p w14:paraId="33091D7C" w14:textId="7061B9DB" w:rsidR="17892367" w:rsidRDefault="17892367" w:rsidP="00B475CE">
      <w:pPr>
        <w:pStyle w:val="FootnoteText"/>
      </w:pPr>
      <w:ins w:id="41" w:author="MacLachlan, Jamison B (EHS)" w:date="2026-09-25T21:13:00Z" w16du:dateUtc="2026-09-26T01:13:00Z">
        <w:r w:rsidRPr="17892367">
          <w:rPr>
            <w:rStyle w:val="FootnoteReference"/>
          </w:rPr>
          <w:footnoteRef/>
        </w:r>
        <w:r w:rsidR="0C5D9E68">
          <w:t xml:space="preserve"> Some members who join or re-join MassHealth are eligible for retroactive enrollment. </w:t>
        </w:r>
        <w:r w:rsidR="00F95B51">
          <w:t xml:space="preserve"> </w:t>
        </w:r>
        <w:r w:rsidR="00FE2DBB">
          <w:t>As a result, caseload data reported in prior months’ dashboard may fluct</w:t>
        </w:r>
        <w:r w:rsidR="00A017F9">
          <w:t xml:space="preserve">uate </w:t>
        </w:r>
        <w:r w:rsidR="00E14DDE">
          <w:t xml:space="preserve">in each month’s dashboard.  </w:t>
        </w:r>
        <w:r w:rsidR="002F70D3">
          <w:t xml:space="preserve">For example, in last month’s dashboard, we reported </w:t>
        </w:r>
        <w:r w:rsidR="44B3AB41">
          <w:t>a</w:t>
        </w:r>
        <w:r w:rsidR="004A41CB">
          <w:t>n</w:t>
        </w:r>
        <w:r w:rsidR="44B3AB41">
          <w:t xml:space="preserve"> </w:t>
        </w:r>
        <w:r w:rsidR="00B21639">
          <w:t xml:space="preserve">October </w:t>
        </w:r>
        <w:r w:rsidR="6055A686">
          <w:t xml:space="preserve">caseload </w:t>
        </w:r>
        <w:r w:rsidR="0549E5E3">
          <w:t>of 2</w:t>
        </w:r>
        <w:r w:rsidR="00D47A8E">
          <w:t>,</w:t>
        </w:r>
        <w:r w:rsidR="004D221A">
          <w:t>289.4</w:t>
        </w:r>
        <w:r w:rsidR="48FBFF96">
          <w:t xml:space="preserve">K members. </w:t>
        </w:r>
        <w:r w:rsidR="00536B50">
          <w:t>Th</w:t>
        </w:r>
        <w:r w:rsidR="00E71A4C">
          <w:t xml:space="preserve">is month’s dashboard now shows </w:t>
        </w:r>
        <w:r w:rsidR="004D221A">
          <w:t>2,304.1</w:t>
        </w:r>
        <w:r w:rsidR="62DD7F25">
          <w:t>K</w:t>
        </w:r>
        <w:r w:rsidR="2D2BD7DF">
          <w:t xml:space="preserve"> </w:t>
        </w:r>
        <w:r w:rsidR="01FB7AA4">
          <w:t>members</w:t>
        </w:r>
        <w:r w:rsidR="00D41C1F">
          <w:t xml:space="preserve"> in </w:t>
        </w:r>
        <w:r w:rsidR="00B21639">
          <w:t>October</w:t>
        </w:r>
        <w:r w:rsidR="00D41C1F">
          <w:t>,</w:t>
        </w:r>
        <w:r w:rsidR="01FB7AA4">
          <w:t xml:space="preserve"> reflecting </w:t>
        </w:r>
        <w:r w:rsidR="19FCCA5B">
          <w:t>retroactive enrollments</w:t>
        </w:r>
        <w:r w:rsidR="2D5FC5CD">
          <w:t xml:space="preserve"> </w:t>
        </w:r>
        <w:r w:rsidR="30DBC606">
          <w:t xml:space="preserve">and </w:t>
        </w:r>
        <w:r w:rsidR="4F267CFC">
          <w:t>reopenings.</w:t>
        </w:r>
      </w:ins>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3670"/>
      <w:gridCol w:w="3670"/>
      <w:gridCol w:w="3670"/>
    </w:tblGrid>
    <w:tr w:rsidR="17892367" w14:paraId="00ED276A" w14:textId="77777777" w:rsidTr="00B475CE">
      <w:trPr>
        <w:trHeight w:val="300"/>
        <w:ins w:id="154" w:author="MacLachlan, Jamison B (EHS)" w:date="2026-09-25T21:13:00Z" w16du:dateUtc="2026-09-26T01:13:00Z"/>
      </w:trPr>
      <w:tc>
        <w:tcPr>
          <w:tcW w:w="3670" w:type="dxa"/>
        </w:tcPr>
        <w:p w14:paraId="6BF22BD9" w14:textId="3D4D0BAD" w:rsidR="17892367" w:rsidRDefault="17892367" w:rsidP="006A0413">
          <w:pPr>
            <w:pStyle w:val="Header"/>
            <w:rPr>
              <w:ins w:id="155" w:author="MacLachlan, Jamison B (EHS)" w:date="2026-09-25T21:13:00Z" w16du:dateUtc="2026-09-26T01:13:00Z"/>
            </w:rPr>
          </w:pPr>
        </w:p>
      </w:tc>
      <w:tc>
        <w:tcPr>
          <w:tcW w:w="3670" w:type="dxa"/>
        </w:tcPr>
        <w:p w14:paraId="51C4AE94" w14:textId="4D279473" w:rsidR="17892367" w:rsidRDefault="17892367" w:rsidP="00B475CE">
          <w:pPr>
            <w:pStyle w:val="Header"/>
            <w:jc w:val="center"/>
            <w:rPr>
              <w:ins w:id="156" w:author="MacLachlan, Jamison B (EHS)" w:date="2026-09-25T21:13:00Z" w16du:dateUtc="2026-09-26T01:13:00Z"/>
            </w:rPr>
          </w:pPr>
        </w:p>
      </w:tc>
      <w:tc>
        <w:tcPr>
          <w:tcW w:w="3670" w:type="dxa"/>
        </w:tcPr>
        <w:p w14:paraId="2785DAE8" w14:textId="483CCBED" w:rsidR="17892367" w:rsidRDefault="17892367" w:rsidP="00B475CE">
          <w:pPr>
            <w:pStyle w:val="Header"/>
            <w:ind w:right="-115"/>
            <w:jc w:val="right"/>
            <w:rPr>
              <w:ins w:id="157" w:author="MacLachlan, Jamison B (EHS)" w:date="2026-09-25T21:13:00Z" w16du:dateUtc="2026-09-26T01:13:00Z"/>
            </w:rPr>
          </w:pPr>
        </w:p>
      </w:tc>
    </w:tr>
  </w:tbl>
  <w:p w14:paraId="6AD64ABE" w14:textId="77777777" w:rsidR="0004358A" w:rsidRDefault="0004358A">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grgVWdsn" int2:invalidationBookmarkName="" int2:hashCode="PP+Hh7LqQ7YUGl" int2:id="3wKvs2v3">
      <int2:state int2:value="Rejected" int2:type="LegacyProofing"/>
    </int2:bookmark>
    <int2:bookmark int2:bookmarkName="_Int_gi3D4RVs" int2:invalidationBookmarkName="" int2:hashCode="kB7G0l4axc4vbN" int2:id="6NuALB7x">
      <int2:state int2:value="Rejected" int2:type="LegacyProofing"/>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8DDADB"/>
    <w:multiLevelType w:val="hybridMultilevel"/>
    <w:tmpl w:val="ACAA8326"/>
    <w:lvl w:ilvl="0" w:tplc="BDA4D4F0">
      <w:numFmt w:val="bullet"/>
      <w:lvlText w:val=""/>
      <w:lvlJc w:val="left"/>
      <w:pPr>
        <w:ind w:left="720" w:hanging="360"/>
      </w:pPr>
      <w:rPr>
        <w:rFonts w:ascii="Symbol" w:hAnsi="Symbol" w:hint="default"/>
      </w:rPr>
    </w:lvl>
    <w:lvl w:ilvl="1" w:tplc="9D76248A">
      <w:start w:val="1"/>
      <w:numFmt w:val="bullet"/>
      <w:lvlText w:val="o"/>
      <w:lvlJc w:val="left"/>
      <w:pPr>
        <w:ind w:left="1440" w:hanging="360"/>
      </w:pPr>
      <w:rPr>
        <w:rFonts w:ascii="Courier New" w:hAnsi="Courier New" w:hint="default"/>
      </w:rPr>
    </w:lvl>
    <w:lvl w:ilvl="2" w:tplc="3216C7A4">
      <w:start w:val="1"/>
      <w:numFmt w:val="bullet"/>
      <w:lvlText w:val=""/>
      <w:lvlJc w:val="left"/>
      <w:pPr>
        <w:ind w:left="2160" w:hanging="360"/>
      </w:pPr>
      <w:rPr>
        <w:rFonts w:ascii="Wingdings" w:hAnsi="Wingdings" w:hint="default"/>
      </w:rPr>
    </w:lvl>
    <w:lvl w:ilvl="3" w:tplc="74681452">
      <w:start w:val="1"/>
      <w:numFmt w:val="bullet"/>
      <w:lvlText w:val=""/>
      <w:lvlJc w:val="left"/>
      <w:pPr>
        <w:ind w:left="2880" w:hanging="360"/>
      </w:pPr>
      <w:rPr>
        <w:rFonts w:ascii="Symbol" w:hAnsi="Symbol" w:hint="default"/>
      </w:rPr>
    </w:lvl>
    <w:lvl w:ilvl="4" w:tplc="D120339C">
      <w:start w:val="1"/>
      <w:numFmt w:val="bullet"/>
      <w:lvlText w:val="o"/>
      <w:lvlJc w:val="left"/>
      <w:pPr>
        <w:ind w:left="3600" w:hanging="360"/>
      </w:pPr>
      <w:rPr>
        <w:rFonts w:ascii="Courier New" w:hAnsi="Courier New" w:hint="default"/>
      </w:rPr>
    </w:lvl>
    <w:lvl w:ilvl="5" w:tplc="68BC8684">
      <w:start w:val="1"/>
      <w:numFmt w:val="bullet"/>
      <w:lvlText w:val=""/>
      <w:lvlJc w:val="left"/>
      <w:pPr>
        <w:ind w:left="4320" w:hanging="360"/>
      </w:pPr>
      <w:rPr>
        <w:rFonts w:ascii="Wingdings" w:hAnsi="Wingdings" w:hint="default"/>
      </w:rPr>
    </w:lvl>
    <w:lvl w:ilvl="6" w:tplc="01A20822">
      <w:start w:val="1"/>
      <w:numFmt w:val="bullet"/>
      <w:lvlText w:val=""/>
      <w:lvlJc w:val="left"/>
      <w:pPr>
        <w:ind w:left="5040" w:hanging="360"/>
      </w:pPr>
      <w:rPr>
        <w:rFonts w:ascii="Symbol" w:hAnsi="Symbol" w:hint="default"/>
      </w:rPr>
    </w:lvl>
    <w:lvl w:ilvl="7" w:tplc="4B44D888">
      <w:start w:val="1"/>
      <w:numFmt w:val="bullet"/>
      <w:lvlText w:val="o"/>
      <w:lvlJc w:val="left"/>
      <w:pPr>
        <w:ind w:left="5760" w:hanging="360"/>
      </w:pPr>
      <w:rPr>
        <w:rFonts w:ascii="Courier New" w:hAnsi="Courier New" w:hint="default"/>
      </w:rPr>
    </w:lvl>
    <w:lvl w:ilvl="8" w:tplc="7FE619E6">
      <w:start w:val="1"/>
      <w:numFmt w:val="bullet"/>
      <w:lvlText w:val=""/>
      <w:lvlJc w:val="left"/>
      <w:pPr>
        <w:ind w:left="6480" w:hanging="360"/>
      </w:pPr>
      <w:rPr>
        <w:rFonts w:ascii="Wingdings" w:hAnsi="Wingdings" w:hint="default"/>
      </w:rPr>
    </w:lvl>
  </w:abstractNum>
  <w:abstractNum w:abstractNumId="1" w15:restartNumberingAfterBreak="0">
    <w:nsid w:val="095C44F6"/>
    <w:multiLevelType w:val="hybridMultilevel"/>
    <w:tmpl w:val="AA308F78"/>
    <w:lvl w:ilvl="0" w:tplc="73C2547E">
      <w:numFmt w:val="bullet"/>
      <w:lvlText w:val="•"/>
      <w:lvlJc w:val="left"/>
      <w:pPr>
        <w:ind w:left="225" w:hanging="126"/>
      </w:pPr>
      <w:rPr>
        <w:rFonts w:ascii="Calibri" w:eastAsia="Calibri" w:hAnsi="Calibri" w:cs="Calibri" w:hint="default"/>
        <w:b w:val="0"/>
        <w:bCs w:val="0"/>
        <w:i w:val="0"/>
        <w:iCs w:val="0"/>
        <w:color w:val="231F20"/>
        <w:w w:val="76"/>
        <w:sz w:val="21"/>
        <w:szCs w:val="21"/>
        <w:lang w:val="en-US" w:eastAsia="en-US" w:bidi="ar-SA"/>
      </w:rPr>
    </w:lvl>
    <w:lvl w:ilvl="1" w:tplc="FAFE7F6E">
      <w:numFmt w:val="bullet"/>
      <w:lvlText w:val="•"/>
      <w:lvlJc w:val="left"/>
      <w:pPr>
        <w:ind w:left="1300" w:hanging="126"/>
      </w:pPr>
      <w:rPr>
        <w:rFonts w:hint="default"/>
        <w:lang w:val="en-US" w:eastAsia="en-US" w:bidi="ar-SA"/>
      </w:rPr>
    </w:lvl>
    <w:lvl w:ilvl="2" w:tplc="38EABCDE">
      <w:numFmt w:val="bullet"/>
      <w:lvlText w:val="•"/>
      <w:lvlJc w:val="left"/>
      <w:pPr>
        <w:ind w:left="2380" w:hanging="126"/>
      </w:pPr>
      <w:rPr>
        <w:rFonts w:hint="default"/>
        <w:lang w:val="en-US" w:eastAsia="en-US" w:bidi="ar-SA"/>
      </w:rPr>
    </w:lvl>
    <w:lvl w:ilvl="3" w:tplc="399C8C0C">
      <w:numFmt w:val="bullet"/>
      <w:lvlText w:val="•"/>
      <w:lvlJc w:val="left"/>
      <w:pPr>
        <w:ind w:left="3460" w:hanging="126"/>
      </w:pPr>
      <w:rPr>
        <w:rFonts w:hint="default"/>
        <w:lang w:val="en-US" w:eastAsia="en-US" w:bidi="ar-SA"/>
      </w:rPr>
    </w:lvl>
    <w:lvl w:ilvl="4" w:tplc="1E6EADF2">
      <w:numFmt w:val="bullet"/>
      <w:lvlText w:val="•"/>
      <w:lvlJc w:val="left"/>
      <w:pPr>
        <w:ind w:left="4540" w:hanging="126"/>
      </w:pPr>
      <w:rPr>
        <w:rFonts w:hint="default"/>
        <w:lang w:val="en-US" w:eastAsia="en-US" w:bidi="ar-SA"/>
      </w:rPr>
    </w:lvl>
    <w:lvl w:ilvl="5" w:tplc="D3329BD0">
      <w:numFmt w:val="bullet"/>
      <w:lvlText w:val="•"/>
      <w:lvlJc w:val="left"/>
      <w:pPr>
        <w:ind w:left="5620" w:hanging="126"/>
      </w:pPr>
      <w:rPr>
        <w:rFonts w:hint="default"/>
        <w:lang w:val="en-US" w:eastAsia="en-US" w:bidi="ar-SA"/>
      </w:rPr>
    </w:lvl>
    <w:lvl w:ilvl="6" w:tplc="242CF2A8">
      <w:numFmt w:val="bullet"/>
      <w:lvlText w:val="•"/>
      <w:lvlJc w:val="left"/>
      <w:pPr>
        <w:ind w:left="6700" w:hanging="126"/>
      </w:pPr>
      <w:rPr>
        <w:rFonts w:hint="default"/>
        <w:lang w:val="en-US" w:eastAsia="en-US" w:bidi="ar-SA"/>
      </w:rPr>
    </w:lvl>
    <w:lvl w:ilvl="7" w:tplc="DED41DB8">
      <w:numFmt w:val="bullet"/>
      <w:lvlText w:val="•"/>
      <w:lvlJc w:val="left"/>
      <w:pPr>
        <w:ind w:left="7780" w:hanging="126"/>
      </w:pPr>
      <w:rPr>
        <w:rFonts w:hint="default"/>
        <w:lang w:val="en-US" w:eastAsia="en-US" w:bidi="ar-SA"/>
      </w:rPr>
    </w:lvl>
    <w:lvl w:ilvl="8" w:tplc="9CA0185C">
      <w:numFmt w:val="bullet"/>
      <w:lvlText w:val="•"/>
      <w:lvlJc w:val="left"/>
      <w:pPr>
        <w:ind w:left="8860" w:hanging="126"/>
      </w:pPr>
      <w:rPr>
        <w:rFonts w:hint="default"/>
        <w:lang w:val="en-US" w:eastAsia="en-US" w:bidi="ar-SA"/>
      </w:rPr>
    </w:lvl>
  </w:abstractNum>
  <w:abstractNum w:abstractNumId="2" w15:restartNumberingAfterBreak="0">
    <w:nsid w:val="2134559D"/>
    <w:multiLevelType w:val="hybridMultilevel"/>
    <w:tmpl w:val="9334BA74"/>
    <w:lvl w:ilvl="0" w:tplc="A91E5D5E">
      <w:start w:val="1"/>
      <w:numFmt w:val="bullet"/>
      <w:lvlText w:val=""/>
      <w:lvlJc w:val="left"/>
      <w:pPr>
        <w:ind w:left="720" w:hanging="360"/>
      </w:pPr>
      <w:rPr>
        <w:rFonts w:ascii="Symbol" w:hAnsi="Symbol" w:hint="default"/>
      </w:rPr>
    </w:lvl>
    <w:lvl w:ilvl="1" w:tplc="401619AC">
      <w:start w:val="1"/>
      <w:numFmt w:val="bullet"/>
      <w:lvlText w:val="o"/>
      <w:lvlJc w:val="left"/>
      <w:pPr>
        <w:ind w:left="1440" w:hanging="360"/>
      </w:pPr>
      <w:rPr>
        <w:rFonts w:ascii="Courier New" w:hAnsi="Courier New" w:hint="default"/>
      </w:rPr>
    </w:lvl>
    <w:lvl w:ilvl="2" w:tplc="2F264AB6">
      <w:start w:val="1"/>
      <w:numFmt w:val="bullet"/>
      <w:lvlText w:val=""/>
      <w:lvlJc w:val="left"/>
      <w:pPr>
        <w:ind w:left="2160" w:hanging="360"/>
      </w:pPr>
      <w:rPr>
        <w:rFonts w:ascii="Wingdings" w:hAnsi="Wingdings" w:hint="default"/>
      </w:rPr>
    </w:lvl>
    <w:lvl w:ilvl="3" w:tplc="99C49BEC">
      <w:start w:val="1"/>
      <w:numFmt w:val="bullet"/>
      <w:lvlText w:val=""/>
      <w:lvlJc w:val="left"/>
      <w:pPr>
        <w:ind w:left="2880" w:hanging="360"/>
      </w:pPr>
      <w:rPr>
        <w:rFonts w:ascii="Symbol" w:hAnsi="Symbol" w:hint="default"/>
      </w:rPr>
    </w:lvl>
    <w:lvl w:ilvl="4" w:tplc="4DE6F78C">
      <w:start w:val="1"/>
      <w:numFmt w:val="bullet"/>
      <w:lvlText w:val="o"/>
      <w:lvlJc w:val="left"/>
      <w:pPr>
        <w:ind w:left="3600" w:hanging="360"/>
      </w:pPr>
      <w:rPr>
        <w:rFonts w:ascii="Courier New" w:hAnsi="Courier New" w:hint="default"/>
      </w:rPr>
    </w:lvl>
    <w:lvl w:ilvl="5" w:tplc="55B212B0">
      <w:start w:val="1"/>
      <w:numFmt w:val="bullet"/>
      <w:lvlText w:val=""/>
      <w:lvlJc w:val="left"/>
      <w:pPr>
        <w:ind w:left="4320" w:hanging="360"/>
      </w:pPr>
      <w:rPr>
        <w:rFonts w:ascii="Wingdings" w:hAnsi="Wingdings" w:hint="default"/>
      </w:rPr>
    </w:lvl>
    <w:lvl w:ilvl="6" w:tplc="4D704B2A">
      <w:start w:val="1"/>
      <w:numFmt w:val="bullet"/>
      <w:lvlText w:val=""/>
      <w:lvlJc w:val="left"/>
      <w:pPr>
        <w:ind w:left="5040" w:hanging="360"/>
      </w:pPr>
      <w:rPr>
        <w:rFonts w:ascii="Symbol" w:hAnsi="Symbol" w:hint="default"/>
      </w:rPr>
    </w:lvl>
    <w:lvl w:ilvl="7" w:tplc="15047B04">
      <w:start w:val="1"/>
      <w:numFmt w:val="bullet"/>
      <w:lvlText w:val="o"/>
      <w:lvlJc w:val="left"/>
      <w:pPr>
        <w:ind w:left="5760" w:hanging="360"/>
      </w:pPr>
      <w:rPr>
        <w:rFonts w:ascii="Courier New" w:hAnsi="Courier New" w:hint="default"/>
      </w:rPr>
    </w:lvl>
    <w:lvl w:ilvl="8" w:tplc="E77041AE">
      <w:start w:val="1"/>
      <w:numFmt w:val="bullet"/>
      <w:lvlText w:val=""/>
      <w:lvlJc w:val="left"/>
      <w:pPr>
        <w:ind w:left="6480" w:hanging="360"/>
      </w:pPr>
      <w:rPr>
        <w:rFonts w:ascii="Wingdings" w:hAnsi="Wingdings" w:hint="default"/>
      </w:rPr>
    </w:lvl>
  </w:abstractNum>
  <w:abstractNum w:abstractNumId="3" w15:restartNumberingAfterBreak="0">
    <w:nsid w:val="23136876"/>
    <w:multiLevelType w:val="hybridMultilevel"/>
    <w:tmpl w:val="CE1A434A"/>
    <w:lvl w:ilvl="0" w:tplc="D57A2EDC">
      <w:start w:val="1"/>
      <w:numFmt w:val="bullet"/>
      <w:lvlText w:val=""/>
      <w:lvlJc w:val="left"/>
      <w:pPr>
        <w:ind w:left="720" w:hanging="360"/>
      </w:pPr>
      <w:rPr>
        <w:rFonts w:ascii="Symbol" w:hAnsi="Symbol" w:hint="default"/>
      </w:rPr>
    </w:lvl>
    <w:lvl w:ilvl="1" w:tplc="025E23C6">
      <w:start w:val="1"/>
      <w:numFmt w:val="bullet"/>
      <w:lvlText w:val="o"/>
      <w:lvlJc w:val="left"/>
      <w:pPr>
        <w:ind w:left="1440" w:hanging="360"/>
      </w:pPr>
      <w:rPr>
        <w:rFonts w:ascii="Courier New" w:hAnsi="Courier New" w:hint="default"/>
      </w:rPr>
    </w:lvl>
    <w:lvl w:ilvl="2" w:tplc="CD6AE018">
      <w:start w:val="1"/>
      <w:numFmt w:val="bullet"/>
      <w:lvlText w:val=""/>
      <w:lvlJc w:val="left"/>
      <w:pPr>
        <w:ind w:left="2160" w:hanging="360"/>
      </w:pPr>
      <w:rPr>
        <w:rFonts w:ascii="Wingdings" w:hAnsi="Wingdings" w:hint="default"/>
      </w:rPr>
    </w:lvl>
    <w:lvl w:ilvl="3" w:tplc="95E4D8D0">
      <w:start w:val="1"/>
      <w:numFmt w:val="bullet"/>
      <w:lvlText w:val=""/>
      <w:lvlJc w:val="left"/>
      <w:pPr>
        <w:ind w:left="2880" w:hanging="360"/>
      </w:pPr>
      <w:rPr>
        <w:rFonts w:ascii="Symbol" w:hAnsi="Symbol" w:hint="default"/>
      </w:rPr>
    </w:lvl>
    <w:lvl w:ilvl="4" w:tplc="37D8EBA4">
      <w:start w:val="1"/>
      <w:numFmt w:val="bullet"/>
      <w:lvlText w:val="o"/>
      <w:lvlJc w:val="left"/>
      <w:pPr>
        <w:ind w:left="3600" w:hanging="360"/>
      </w:pPr>
      <w:rPr>
        <w:rFonts w:ascii="Courier New" w:hAnsi="Courier New" w:hint="default"/>
      </w:rPr>
    </w:lvl>
    <w:lvl w:ilvl="5" w:tplc="B246DD16">
      <w:start w:val="1"/>
      <w:numFmt w:val="bullet"/>
      <w:lvlText w:val=""/>
      <w:lvlJc w:val="left"/>
      <w:pPr>
        <w:ind w:left="4320" w:hanging="360"/>
      </w:pPr>
      <w:rPr>
        <w:rFonts w:ascii="Wingdings" w:hAnsi="Wingdings" w:hint="default"/>
      </w:rPr>
    </w:lvl>
    <w:lvl w:ilvl="6" w:tplc="22824A4C">
      <w:start w:val="1"/>
      <w:numFmt w:val="bullet"/>
      <w:lvlText w:val=""/>
      <w:lvlJc w:val="left"/>
      <w:pPr>
        <w:ind w:left="5040" w:hanging="360"/>
      </w:pPr>
      <w:rPr>
        <w:rFonts w:ascii="Symbol" w:hAnsi="Symbol" w:hint="default"/>
      </w:rPr>
    </w:lvl>
    <w:lvl w:ilvl="7" w:tplc="D4B8206E">
      <w:start w:val="1"/>
      <w:numFmt w:val="bullet"/>
      <w:lvlText w:val="o"/>
      <w:lvlJc w:val="left"/>
      <w:pPr>
        <w:ind w:left="5760" w:hanging="360"/>
      </w:pPr>
      <w:rPr>
        <w:rFonts w:ascii="Courier New" w:hAnsi="Courier New" w:hint="default"/>
      </w:rPr>
    </w:lvl>
    <w:lvl w:ilvl="8" w:tplc="A612A8B8">
      <w:start w:val="1"/>
      <w:numFmt w:val="bullet"/>
      <w:lvlText w:val=""/>
      <w:lvlJc w:val="left"/>
      <w:pPr>
        <w:ind w:left="6480" w:hanging="360"/>
      </w:pPr>
      <w:rPr>
        <w:rFonts w:ascii="Wingdings" w:hAnsi="Wingdings" w:hint="default"/>
      </w:rPr>
    </w:lvl>
  </w:abstractNum>
  <w:abstractNum w:abstractNumId="4" w15:restartNumberingAfterBreak="0">
    <w:nsid w:val="2B96690B"/>
    <w:multiLevelType w:val="hybridMultilevel"/>
    <w:tmpl w:val="A3BCF864"/>
    <w:lvl w:ilvl="0" w:tplc="E0F8447A">
      <w:numFmt w:val="bullet"/>
      <w:lvlText w:val=""/>
      <w:lvlJc w:val="left"/>
      <w:pPr>
        <w:ind w:left="720" w:hanging="360"/>
      </w:pPr>
      <w:rPr>
        <w:rFonts w:ascii="Symbol" w:hAnsi="Symbol" w:hint="default"/>
      </w:rPr>
    </w:lvl>
    <w:lvl w:ilvl="1" w:tplc="53B0FB54">
      <w:start w:val="1"/>
      <w:numFmt w:val="bullet"/>
      <w:lvlText w:val="o"/>
      <w:lvlJc w:val="left"/>
      <w:pPr>
        <w:ind w:left="1440" w:hanging="360"/>
      </w:pPr>
      <w:rPr>
        <w:rFonts w:ascii="Courier New" w:hAnsi="Courier New" w:hint="default"/>
      </w:rPr>
    </w:lvl>
    <w:lvl w:ilvl="2" w:tplc="8F2C3898">
      <w:start w:val="1"/>
      <w:numFmt w:val="bullet"/>
      <w:lvlText w:val=""/>
      <w:lvlJc w:val="left"/>
      <w:pPr>
        <w:ind w:left="2160" w:hanging="360"/>
      </w:pPr>
      <w:rPr>
        <w:rFonts w:ascii="Wingdings" w:hAnsi="Wingdings" w:hint="default"/>
      </w:rPr>
    </w:lvl>
    <w:lvl w:ilvl="3" w:tplc="92C88016">
      <w:start w:val="1"/>
      <w:numFmt w:val="bullet"/>
      <w:lvlText w:val=""/>
      <w:lvlJc w:val="left"/>
      <w:pPr>
        <w:ind w:left="2880" w:hanging="360"/>
      </w:pPr>
      <w:rPr>
        <w:rFonts w:ascii="Symbol" w:hAnsi="Symbol" w:hint="default"/>
      </w:rPr>
    </w:lvl>
    <w:lvl w:ilvl="4" w:tplc="737CC9C0">
      <w:start w:val="1"/>
      <w:numFmt w:val="bullet"/>
      <w:lvlText w:val="o"/>
      <w:lvlJc w:val="left"/>
      <w:pPr>
        <w:ind w:left="3600" w:hanging="360"/>
      </w:pPr>
      <w:rPr>
        <w:rFonts w:ascii="Courier New" w:hAnsi="Courier New" w:hint="default"/>
      </w:rPr>
    </w:lvl>
    <w:lvl w:ilvl="5" w:tplc="4534584E">
      <w:start w:val="1"/>
      <w:numFmt w:val="bullet"/>
      <w:lvlText w:val=""/>
      <w:lvlJc w:val="left"/>
      <w:pPr>
        <w:ind w:left="4320" w:hanging="360"/>
      </w:pPr>
      <w:rPr>
        <w:rFonts w:ascii="Wingdings" w:hAnsi="Wingdings" w:hint="default"/>
      </w:rPr>
    </w:lvl>
    <w:lvl w:ilvl="6" w:tplc="1212BEDA">
      <w:start w:val="1"/>
      <w:numFmt w:val="bullet"/>
      <w:lvlText w:val=""/>
      <w:lvlJc w:val="left"/>
      <w:pPr>
        <w:ind w:left="5040" w:hanging="360"/>
      </w:pPr>
      <w:rPr>
        <w:rFonts w:ascii="Symbol" w:hAnsi="Symbol" w:hint="default"/>
      </w:rPr>
    </w:lvl>
    <w:lvl w:ilvl="7" w:tplc="2DE861F8">
      <w:start w:val="1"/>
      <w:numFmt w:val="bullet"/>
      <w:lvlText w:val="o"/>
      <w:lvlJc w:val="left"/>
      <w:pPr>
        <w:ind w:left="5760" w:hanging="360"/>
      </w:pPr>
      <w:rPr>
        <w:rFonts w:ascii="Courier New" w:hAnsi="Courier New" w:hint="default"/>
      </w:rPr>
    </w:lvl>
    <w:lvl w:ilvl="8" w:tplc="CC4C0BA2">
      <w:start w:val="1"/>
      <w:numFmt w:val="bullet"/>
      <w:lvlText w:val=""/>
      <w:lvlJc w:val="left"/>
      <w:pPr>
        <w:ind w:left="6480" w:hanging="360"/>
      </w:pPr>
      <w:rPr>
        <w:rFonts w:ascii="Wingdings" w:hAnsi="Wingdings" w:hint="default"/>
      </w:rPr>
    </w:lvl>
  </w:abstractNum>
  <w:abstractNum w:abstractNumId="5" w15:restartNumberingAfterBreak="0">
    <w:nsid w:val="3CA13FB7"/>
    <w:multiLevelType w:val="hybridMultilevel"/>
    <w:tmpl w:val="2B361D98"/>
    <w:lvl w:ilvl="0" w:tplc="11BE05C2">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785577"/>
    <w:multiLevelType w:val="hybridMultilevel"/>
    <w:tmpl w:val="FFFFFFFF"/>
    <w:lvl w:ilvl="0" w:tplc="DE2490D8">
      <w:start w:val="1"/>
      <w:numFmt w:val="bullet"/>
      <w:lvlText w:val=""/>
      <w:lvlJc w:val="left"/>
      <w:pPr>
        <w:ind w:left="360" w:hanging="360"/>
      </w:pPr>
      <w:rPr>
        <w:rFonts w:ascii="Symbol" w:hAnsi="Symbol" w:hint="default"/>
      </w:rPr>
    </w:lvl>
    <w:lvl w:ilvl="1" w:tplc="33E8A36C">
      <w:start w:val="1"/>
      <w:numFmt w:val="bullet"/>
      <w:lvlText w:val="o"/>
      <w:lvlJc w:val="left"/>
      <w:pPr>
        <w:ind w:left="1080" w:hanging="360"/>
      </w:pPr>
      <w:rPr>
        <w:rFonts w:ascii="Courier New" w:hAnsi="Courier New" w:hint="default"/>
      </w:rPr>
    </w:lvl>
    <w:lvl w:ilvl="2" w:tplc="F1D666D2">
      <w:start w:val="1"/>
      <w:numFmt w:val="bullet"/>
      <w:lvlText w:val=""/>
      <w:lvlJc w:val="left"/>
      <w:pPr>
        <w:ind w:left="1800" w:hanging="360"/>
      </w:pPr>
      <w:rPr>
        <w:rFonts w:ascii="Wingdings" w:hAnsi="Wingdings" w:hint="default"/>
      </w:rPr>
    </w:lvl>
    <w:lvl w:ilvl="3" w:tplc="E586F5CC">
      <w:start w:val="1"/>
      <w:numFmt w:val="bullet"/>
      <w:lvlText w:val=""/>
      <w:lvlJc w:val="left"/>
      <w:pPr>
        <w:ind w:left="2520" w:hanging="360"/>
      </w:pPr>
      <w:rPr>
        <w:rFonts w:ascii="Symbol" w:hAnsi="Symbol" w:hint="default"/>
      </w:rPr>
    </w:lvl>
    <w:lvl w:ilvl="4" w:tplc="3C7CE7BA">
      <w:start w:val="1"/>
      <w:numFmt w:val="bullet"/>
      <w:lvlText w:val="o"/>
      <w:lvlJc w:val="left"/>
      <w:pPr>
        <w:ind w:left="3240" w:hanging="360"/>
      </w:pPr>
      <w:rPr>
        <w:rFonts w:ascii="Courier New" w:hAnsi="Courier New" w:hint="default"/>
      </w:rPr>
    </w:lvl>
    <w:lvl w:ilvl="5" w:tplc="5FC4431C">
      <w:start w:val="1"/>
      <w:numFmt w:val="bullet"/>
      <w:lvlText w:val=""/>
      <w:lvlJc w:val="left"/>
      <w:pPr>
        <w:ind w:left="3960" w:hanging="360"/>
      </w:pPr>
      <w:rPr>
        <w:rFonts w:ascii="Wingdings" w:hAnsi="Wingdings" w:hint="default"/>
      </w:rPr>
    </w:lvl>
    <w:lvl w:ilvl="6" w:tplc="E298914A">
      <w:start w:val="1"/>
      <w:numFmt w:val="bullet"/>
      <w:lvlText w:val=""/>
      <w:lvlJc w:val="left"/>
      <w:pPr>
        <w:ind w:left="4680" w:hanging="360"/>
      </w:pPr>
      <w:rPr>
        <w:rFonts w:ascii="Symbol" w:hAnsi="Symbol" w:hint="default"/>
      </w:rPr>
    </w:lvl>
    <w:lvl w:ilvl="7" w:tplc="35008DDC">
      <w:start w:val="1"/>
      <w:numFmt w:val="bullet"/>
      <w:lvlText w:val="o"/>
      <w:lvlJc w:val="left"/>
      <w:pPr>
        <w:ind w:left="5400" w:hanging="360"/>
      </w:pPr>
      <w:rPr>
        <w:rFonts w:ascii="Courier New" w:hAnsi="Courier New" w:hint="default"/>
      </w:rPr>
    </w:lvl>
    <w:lvl w:ilvl="8" w:tplc="9B5C9A2C">
      <w:start w:val="1"/>
      <w:numFmt w:val="bullet"/>
      <w:lvlText w:val=""/>
      <w:lvlJc w:val="left"/>
      <w:pPr>
        <w:ind w:left="6120" w:hanging="360"/>
      </w:pPr>
      <w:rPr>
        <w:rFonts w:ascii="Wingdings" w:hAnsi="Wingdings" w:hint="default"/>
      </w:rPr>
    </w:lvl>
  </w:abstractNum>
  <w:abstractNum w:abstractNumId="7" w15:restartNumberingAfterBreak="0">
    <w:nsid w:val="4B954FC7"/>
    <w:multiLevelType w:val="multilevel"/>
    <w:tmpl w:val="86249706"/>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
      <w:lvlJc w:val="left"/>
      <w:pPr>
        <w:tabs>
          <w:tab w:val="num" w:pos="1170"/>
        </w:tabs>
        <w:ind w:left="1170" w:hanging="360"/>
      </w:pPr>
      <w:rPr>
        <w:rFonts w:ascii="Symbol" w:hAnsi="Symbol" w:hint="default"/>
        <w:sz w:val="20"/>
      </w:rPr>
    </w:lvl>
    <w:lvl w:ilvl="2" w:tentative="1">
      <w:start w:val="1"/>
      <w:numFmt w:val="bullet"/>
      <w:lvlText w:val=""/>
      <w:lvlJc w:val="left"/>
      <w:pPr>
        <w:tabs>
          <w:tab w:val="num" w:pos="1890"/>
        </w:tabs>
        <w:ind w:left="1890" w:hanging="360"/>
      </w:pPr>
      <w:rPr>
        <w:rFonts w:ascii="Symbol" w:hAnsi="Symbol" w:hint="default"/>
        <w:sz w:val="20"/>
      </w:rPr>
    </w:lvl>
    <w:lvl w:ilvl="3" w:tentative="1">
      <w:start w:val="1"/>
      <w:numFmt w:val="bullet"/>
      <w:lvlText w:val=""/>
      <w:lvlJc w:val="left"/>
      <w:pPr>
        <w:tabs>
          <w:tab w:val="num" w:pos="2610"/>
        </w:tabs>
        <w:ind w:left="2610" w:hanging="360"/>
      </w:pPr>
      <w:rPr>
        <w:rFonts w:ascii="Symbol" w:hAnsi="Symbol" w:hint="default"/>
        <w:sz w:val="20"/>
      </w:rPr>
    </w:lvl>
    <w:lvl w:ilvl="4" w:tentative="1">
      <w:start w:val="1"/>
      <w:numFmt w:val="bullet"/>
      <w:lvlText w:val=""/>
      <w:lvlJc w:val="left"/>
      <w:pPr>
        <w:tabs>
          <w:tab w:val="num" w:pos="3330"/>
        </w:tabs>
        <w:ind w:left="3330" w:hanging="360"/>
      </w:pPr>
      <w:rPr>
        <w:rFonts w:ascii="Symbol" w:hAnsi="Symbol" w:hint="default"/>
        <w:sz w:val="20"/>
      </w:rPr>
    </w:lvl>
    <w:lvl w:ilvl="5" w:tentative="1">
      <w:start w:val="1"/>
      <w:numFmt w:val="bullet"/>
      <w:lvlText w:val=""/>
      <w:lvlJc w:val="left"/>
      <w:pPr>
        <w:tabs>
          <w:tab w:val="num" w:pos="4050"/>
        </w:tabs>
        <w:ind w:left="4050" w:hanging="360"/>
      </w:pPr>
      <w:rPr>
        <w:rFonts w:ascii="Symbol" w:hAnsi="Symbol" w:hint="default"/>
        <w:sz w:val="20"/>
      </w:rPr>
    </w:lvl>
    <w:lvl w:ilvl="6" w:tentative="1">
      <w:start w:val="1"/>
      <w:numFmt w:val="bullet"/>
      <w:lvlText w:val=""/>
      <w:lvlJc w:val="left"/>
      <w:pPr>
        <w:tabs>
          <w:tab w:val="num" w:pos="4770"/>
        </w:tabs>
        <w:ind w:left="4770" w:hanging="360"/>
      </w:pPr>
      <w:rPr>
        <w:rFonts w:ascii="Symbol" w:hAnsi="Symbol" w:hint="default"/>
        <w:sz w:val="20"/>
      </w:rPr>
    </w:lvl>
    <w:lvl w:ilvl="7" w:tentative="1">
      <w:start w:val="1"/>
      <w:numFmt w:val="bullet"/>
      <w:lvlText w:val=""/>
      <w:lvlJc w:val="left"/>
      <w:pPr>
        <w:tabs>
          <w:tab w:val="num" w:pos="5490"/>
        </w:tabs>
        <w:ind w:left="5490" w:hanging="360"/>
      </w:pPr>
      <w:rPr>
        <w:rFonts w:ascii="Symbol" w:hAnsi="Symbol" w:hint="default"/>
        <w:sz w:val="20"/>
      </w:rPr>
    </w:lvl>
    <w:lvl w:ilvl="8" w:tentative="1">
      <w:start w:val="1"/>
      <w:numFmt w:val="bullet"/>
      <w:lvlText w:val=""/>
      <w:lvlJc w:val="left"/>
      <w:pPr>
        <w:tabs>
          <w:tab w:val="num" w:pos="6210"/>
        </w:tabs>
        <w:ind w:left="6210" w:hanging="360"/>
      </w:pPr>
      <w:rPr>
        <w:rFonts w:ascii="Symbol" w:hAnsi="Symbol" w:hint="default"/>
        <w:sz w:val="20"/>
      </w:rPr>
    </w:lvl>
  </w:abstractNum>
  <w:abstractNum w:abstractNumId="8" w15:restartNumberingAfterBreak="0">
    <w:nsid w:val="595018F9"/>
    <w:multiLevelType w:val="hybridMultilevel"/>
    <w:tmpl w:val="80CA48C6"/>
    <w:lvl w:ilvl="0" w:tplc="6AFA9B1C">
      <w:start w:val="1"/>
      <w:numFmt w:val="bullet"/>
      <w:lvlText w:val="•"/>
      <w:lvlJc w:val="left"/>
      <w:pPr>
        <w:tabs>
          <w:tab w:val="num" w:pos="720"/>
        </w:tabs>
        <w:ind w:left="720" w:hanging="360"/>
      </w:pPr>
      <w:rPr>
        <w:rFonts w:ascii="Arial" w:hAnsi="Arial" w:hint="default"/>
      </w:rPr>
    </w:lvl>
    <w:lvl w:ilvl="1" w:tplc="11A8DC92">
      <w:start w:val="1"/>
      <w:numFmt w:val="bullet"/>
      <w:lvlText w:val="•"/>
      <w:lvlJc w:val="left"/>
      <w:pPr>
        <w:tabs>
          <w:tab w:val="num" w:pos="1440"/>
        </w:tabs>
        <w:ind w:left="1440" w:hanging="360"/>
      </w:pPr>
      <w:rPr>
        <w:rFonts w:ascii="Arial" w:hAnsi="Arial" w:hint="default"/>
      </w:rPr>
    </w:lvl>
    <w:lvl w:ilvl="2" w:tplc="7490220E" w:tentative="1">
      <w:start w:val="1"/>
      <w:numFmt w:val="bullet"/>
      <w:lvlText w:val="•"/>
      <w:lvlJc w:val="left"/>
      <w:pPr>
        <w:tabs>
          <w:tab w:val="num" w:pos="2160"/>
        </w:tabs>
        <w:ind w:left="2160" w:hanging="360"/>
      </w:pPr>
      <w:rPr>
        <w:rFonts w:ascii="Arial" w:hAnsi="Arial" w:hint="default"/>
      </w:rPr>
    </w:lvl>
    <w:lvl w:ilvl="3" w:tplc="E88E543E" w:tentative="1">
      <w:start w:val="1"/>
      <w:numFmt w:val="bullet"/>
      <w:lvlText w:val="•"/>
      <w:lvlJc w:val="left"/>
      <w:pPr>
        <w:tabs>
          <w:tab w:val="num" w:pos="2880"/>
        </w:tabs>
        <w:ind w:left="2880" w:hanging="360"/>
      </w:pPr>
      <w:rPr>
        <w:rFonts w:ascii="Arial" w:hAnsi="Arial" w:hint="default"/>
      </w:rPr>
    </w:lvl>
    <w:lvl w:ilvl="4" w:tplc="5008C05E" w:tentative="1">
      <w:start w:val="1"/>
      <w:numFmt w:val="bullet"/>
      <w:lvlText w:val="•"/>
      <w:lvlJc w:val="left"/>
      <w:pPr>
        <w:tabs>
          <w:tab w:val="num" w:pos="3600"/>
        </w:tabs>
        <w:ind w:left="3600" w:hanging="360"/>
      </w:pPr>
      <w:rPr>
        <w:rFonts w:ascii="Arial" w:hAnsi="Arial" w:hint="default"/>
      </w:rPr>
    </w:lvl>
    <w:lvl w:ilvl="5" w:tplc="7B8AF298" w:tentative="1">
      <w:start w:val="1"/>
      <w:numFmt w:val="bullet"/>
      <w:lvlText w:val="•"/>
      <w:lvlJc w:val="left"/>
      <w:pPr>
        <w:tabs>
          <w:tab w:val="num" w:pos="4320"/>
        </w:tabs>
        <w:ind w:left="4320" w:hanging="360"/>
      </w:pPr>
      <w:rPr>
        <w:rFonts w:ascii="Arial" w:hAnsi="Arial" w:hint="default"/>
      </w:rPr>
    </w:lvl>
    <w:lvl w:ilvl="6" w:tplc="40A46804" w:tentative="1">
      <w:start w:val="1"/>
      <w:numFmt w:val="bullet"/>
      <w:lvlText w:val="•"/>
      <w:lvlJc w:val="left"/>
      <w:pPr>
        <w:tabs>
          <w:tab w:val="num" w:pos="5040"/>
        </w:tabs>
        <w:ind w:left="5040" w:hanging="360"/>
      </w:pPr>
      <w:rPr>
        <w:rFonts w:ascii="Arial" w:hAnsi="Arial" w:hint="default"/>
      </w:rPr>
    </w:lvl>
    <w:lvl w:ilvl="7" w:tplc="B90A4806" w:tentative="1">
      <w:start w:val="1"/>
      <w:numFmt w:val="bullet"/>
      <w:lvlText w:val="•"/>
      <w:lvlJc w:val="left"/>
      <w:pPr>
        <w:tabs>
          <w:tab w:val="num" w:pos="5760"/>
        </w:tabs>
        <w:ind w:left="5760" w:hanging="360"/>
      </w:pPr>
      <w:rPr>
        <w:rFonts w:ascii="Arial" w:hAnsi="Arial" w:hint="default"/>
      </w:rPr>
    </w:lvl>
    <w:lvl w:ilvl="8" w:tplc="A5F64240"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5DDDD636"/>
    <w:multiLevelType w:val="hybridMultilevel"/>
    <w:tmpl w:val="FFFFFFFF"/>
    <w:lvl w:ilvl="0" w:tplc="7638A58A">
      <w:numFmt w:val="bullet"/>
      <w:lvlText w:val="•"/>
      <w:lvlJc w:val="left"/>
      <w:pPr>
        <w:ind w:left="212" w:hanging="122"/>
      </w:pPr>
      <w:rPr>
        <w:rFonts w:ascii="Calibri" w:hAnsi="Calibri" w:hint="default"/>
      </w:rPr>
    </w:lvl>
    <w:lvl w:ilvl="1" w:tplc="2A7673BA">
      <w:start w:val="1"/>
      <w:numFmt w:val="bullet"/>
      <w:lvlText w:val="o"/>
      <w:lvlJc w:val="left"/>
      <w:pPr>
        <w:ind w:left="1440" w:hanging="360"/>
      </w:pPr>
      <w:rPr>
        <w:rFonts w:ascii="Courier New" w:hAnsi="Courier New" w:hint="default"/>
      </w:rPr>
    </w:lvl>
    <w:lvl w:ilvl="2" w:tplc="46662CDE">
      <w:start w:val="1"/>
      <w:numFmt w:val="bullet"/>
      <w:lvlText w:val=""/>
      <w:lvlJc w:val="left"/>
      <w:pPr>
        <w:ind w:left="2160" w:hanging="360"/>
      </w:pPr>
      <w:rPr>
        <w:rFonts w:ascii="Wingdings" w:hAnsi="Wingdings" w:hint="default"/>
      </w:rPr>
    </w:lvl>
    <w:lvl w:ilvl="3" w:tplc="9634B1E2">
      <w:start w:val="1"/>
      <w:numFmt w:val="bullet"/>
      <w:lvlText w:val=""/>
      <w:lvlJc w:val="left"/>
      <w:pPr>
        <w:ind w:left="2880" w:hanging="360"/>
      </w:pPr>
      <w:rPr>
        <w:rFonts w:ascii="Symbol" w:hAnsi="Symbol" w:hint="default"/>
      </w:rPr>
    </w:lvl>
    <w:lvl w:ilvl="4" w:tplc="D33054C0">
      <w:start w:val="1"/>
      <w:numFmt w:val="bullet"/>
      <w:lvlText w:val="o"/>
      <w:lvlJc w:val="left"/>
      <w:pPr>
        <w:ind w:left="3600" w:hanging="360"/>
      </w:pPr>
      <w:rPr>
        <w:rFonts w:ascii="Courier New" w:hAnsi="Courier New" w:hint="default"/>
      </w:rPr>
    </w:lvl>
    <w:lvl w:ilvl="5" w:tplc="9D84613C">
      <w:start w:val="1"/>
      <w:numFmt w:val="bullet"/>
      <w:lvlText w:val=""/>
      <w:lvlJc w:val="left"/>
      <w:pPr>
        <w:ind w:left="4320" w:hanging="360"/>
      </w:pPr>
      <w:rPr>
        <w:rFonts w:ascii="Wingdings" w:hAnsi="Wingdings" w:hint="default"/>
      </w:rPr>
    </w:lvl>
    <w:lvl w:ilvl="6" w:tplc="D8D63B6A">
      <w:start w:val="1"/>
      <w:numFmt w:val="bullet"/>
      <w:lvlText w:val=""/>
      <w:lvlJc w:val="left"/>
      <w:pPr>
        <w:ind w:left="5040" w:hanging="360"/>
      </w:pPr>
      <w:rPr>
        <w:rFonts w:ascii="Symbol" w:hAnsi="Symbol" w:hint="default"/>
      </w:rPr>
    </w:lvl>
    <w:lvl w:ilvl="7" w:tplc="9FE0EA50">
      <w:start w:val="1"/>
      <w:numFmt w:val="bullet"/>
      <w:lvlText w:val="o"/>
      <w:lvlJc w:val="left"/>
      <w:pPr>
        <w:ind w:left="5760" w:hanging="360"/>
      </w:pPr>
      <w:rPr>
        <w:rFonts w:ascii="Courier New" w:hAnsi="Courier New" w:hint="default"/>
      </w:rPr>
    </w:lvl>
    <w:lvl w:ilvl="8" w:tplc="963E4CD4">
      <w:start w:val="1"/>
      <w:numFmt w:val="bullet"/>
      <w:lvlText w:val=""/>
      <w:lvlJc w:val="left"/>
      <w:pPr>
        <w:ind w:left="6480" w:hanging="360"/>
      </w:pPr>
      <w:rPr>
        <w:rFonts w:ascii="Wingdings" w:hAnsi="Wingdings" w:hint="default"/>
      </w:rPr>
    </w:lvl>
  </w:abstractNum>
  <w:abstractNum w:abstractNumId="10" w15:restartNumberingAfterBreak="0">
    <w:nsid w:val="62E65DBE"/>
    <w:multiLevelType w:val="hybridMultilevel"/>
    <w:tmpl w:val="3E64E5E8"/>
    <w:lvl w:ilvl="0" w:tplc="A1AE0DE2">
      <w:start w:val="1"/>
      <w:numFmt w:val="bullet"/>
      <w:lvlText w:val=""/>
      <w:lvlJc w:val="left"/>
      <w:pPr>
        <w:ind w:left="920" w:hanging="360"/>
      </w:pPr>
      <w:rPr>
        <w:rFonts w:ascii="Symbol" w:hAnsi="Symbol"/>
      </w:rPr>
    </w:lvl>
    <w:lvl w:ilvl="1" w:tplc="FBCA0836">
      <w:start w:val="1"/>
      <w:numFmt w:val="bullet"/>
      <w:lvlText w:val=""/>
      <w:lvlJc w:val="left"/>
      <w:pPr>
        <w:ind w:left="920" w:hanging="360"/>
      </w:pPr>
      <w:rPr>
        <w:rFonts w:ascii="Symbol" w:hAnsi="Symbol"/>
      </w:rPr>
    </w:lvl>
    <w:lvl w:ilvl="2" w:tplc="5D8EA2D4">
      <w:start w:val="1"/>
      <w:numFmt w:val="bullet"/>
      <w:lvlText w:val=""/>
      <w:lvlJc w:val="left"/>
      <w:pPr>
        <w:ind w:left="920" w:hanging="360"/>
      </w:pPr>
      <w:rPr>
        <w:rFonts w:ascii="Symbol" w:hAnsi="Symbol"/>
      </w:rPr>
    </w:lvl>
    <w:lvl w:ilvl="3" w:tplc="43941058">
      <w:start w:val="1"/>
      <w:numFmt w:val="bullet"/>
      <w:lvlText w:val=""/>
      <w:lvlJc w:val="left"/>
      <w:pPr>
        <w:ind w:left="920" w:hanging="360"/>
      </w:pPr>
      <w:rPr>
        <w:rFonts w:ascii="Symbol" w:hAnsi="Symbol"/>
      </w:rPr>
    </w:lvl>
    <w:lvl w:ilvl="4" w:tplc="5052DF18">
      <w:start w:val="1"/>
      <w:numFmt w:val="bullet"/>
      <w:lvlText w:val=""/>
      <w:lvlJc w:val="left"/>
      <w:pPr>
        <w:ind w:left="920" w:hanging="360"/>
      </w:pPr>
      <w:rPr>
        <w:rFonts w:ascii="Symbol" w:hAnsi="Symbol"/>
      </w:rPr>
    </w:lvl>
    <w:lvl w:ilvl="5" w:tplc="571051C2">
      <w:start w:val="1"/>
      <w:numFmt w:val="bullet"/>
      <w:lvlText w:val=""/>
      <w:lvlJc w:val="left"/>
      <w:pPr>
        <w:ind w:left="920" w:hanging="360"/>
      </w:pPr>
      <w:rPr>
        <w:rFonts w:ascii="Symbol" w:hAnsi="Symbol"/>
      </w:rPr>
    </w:lvl>
    <w:lvl w:ilvl="6" w:tplc="0E80A80E">
      <w:start w:val="1"/>
      <w:numFmt w:val="bullet"/>
      <w:lvlText w:val=""/>
      <w:lvlJc w:val="left"/>
      <w:pPr>
        <w:ind w:left="920" w:hanging="360"/>
      </w:pPr>
      <w:rPr>
        <w:rFonts w:ascii="Symbol" w:hAnsi="Symbol"/>
      </w:rPr>
    </w:lvl>
    <w:lvl w:ilvl="7" w:tplc="C56439CC">
      <w:start w:val="1"/>
      <w:numFmt w:val="bullet"/>
      <w:lvlText w:val=""/>
      <w:lvlJc w:val="left"/>
      <w:pPr>
        <w:ind w:left="920" w:hanging="360"/>
      </w:pPr>
      <w:rPr>
        <w:rFonts w:ascii="Symbol" w:hAnsi="Symbol"/>
      </w:rPr>
    </w:lvl>
    <w:lvl w:ilvl="8" w:tplc="C4F21CCC">
      <w:start w:val="1"/>
      <w:numFmt w:val="bullet"/>
      <w:lvlText w:val=""/>
      <w:lvlJc w:val="left"/>
      <w:pPr>
        <w:ind w:left="920" w:hanging="360"/>
      </w:pPr>
      <w:rPr>
        <w:rFonts w:ascii="Symbol" w:hAnsi="Symbol"/>
      </w:rPr>
    </w:lvl>
  </w:abstractNum>
  <w:abstractNum w:abstractNumId="11" w15:restartNumberingAfterBreak="0">
    <w:nsid w:val="678672FB"/>
    <w:multiLevelType w:val="hybridMultilevel"/>
    <w:tmpl w:val="ABF44724"/>
    <w:lvl w:ilvl="0" w:tplc="B4CC77D4">
      <w:numFmt w:val="bullet"/>
      <w:lvlText w:val=""/>
      <w:lvlJc w:val="left"/>
      <w:pPr>
        <w:ind w:left="720" w:hanging="360"/>
      </w:pPr>
      <w:rPr>
        <w:rFonts w:ascii="Symbol" w:hAnsi="Symbol" w:hint="default"/>
      </w:rPr>
    </w:lvl>
    <w:lvl w:ilvl="1" w:tplc="5A3E6D6C">
      <w:start w:val="1"/>
      <w:numFmt w:val="bullet"/>
      <w:lvlText w:val="o"/>
      <w:lvlJc w:val="left"/>
      <w:pPr>
        <w:ind w:left="1440" w:hanging="360"/>
      </w:pPr>
      <w:rPr>
        <w:rFonts w:ascii="Courier New" w:hAnsi="Courier New" w:hint="default"/>
      </w:rPr>
    </w:lvl>
    <w:lvl w:ilvl="2" w:tplc="612098D8">
      <w:start w:val="1"/>
      <w:numFmt w:val="bullet"/>
      <w:lvlText w:val=""/>
      <w:lvlJc w:val="left"/>
      <w:pPr>
        <w:ind w:left="2160" w:hanging="360"/>
      </w:pPr>
      <w:rPr>
        <w:rFonts w:ascii="Wingdings" w:hAnsi="Wingdings" w:hint="default"/>
      </w:rPr>
    </w:lvl>
    <w:lvl w:ilvl="3" w:tplc="22DCBD02">
      <w:start w:val="1"/>
      <w:numFmt w:val="bullet"/>
      <w:lvlText w:val=""/>
      <w:lvlJc w:val="left"/>
      <w:pPr>
        <w:ind w:left="2880" w:hanging="360"/>
      </w:pPr>
      <w:rPr>
        <w:rFonts w:ascii="Symbol" w:hAnsi="Symbol" w:hint="default"/>
      </w:rPr>
    </w:lvl>
    <w:lvl w:ilvl="4" w:tplc="8FC27826">
      <w:start w:val="1"/>
      <w:numFmt w:val="bullet"/>
      <w:lvlText w:val="o"/>
      <w:lvlJc w:val="left"/>
      <w:pPr>
        <w:ind w:left="3600" w:hanging="360"/>
      </w:pPr>
      <w:rPr>
        <w:rFonts w:ascii="Courier New" w:hAnsi="Courier New" w:hint="default"/>
      </w:rPr>
    </w:lvl>
    <w:lvl w:ilvl="5" w:tplc="E32E0D8C">
      <w:start w:val="1"/>
      <w:numFmt w:val="bullet"/>
      <w:lvlText w:val=""/>
      <w:lvlJc w:val="left"/>
      <w:pPr>
        <w:ind w:left="4320" w:hanging="360"/>
      </w:pPr>
      <w:rPr>
        <w:rFonts w:ascii="Wingdings" w:hAnsi="Wingdings" w:hint="default"/>
      </w:rPr>
    </w:lvl>
    <w:lvl w:ilvl="6" w:tplc="1884F95A">
      <w:start w:val="1"/>
      <w:numFmt w:val="bullet"/>
      <w:lvlText w:val=""/>
      <w:lvlJc w:val="left"/>
      <w:pPr>
        <w:ind w:left="5040" w:hanging="360"/>
      </w:pPr>
      <w:rPr>
        <w:rFonts w:ascii="Symbol" w:hAnsi="Symbol" w:hint="default"/>
      </w:rPr>
    </w:lvl>
    <w:lvl w:ilvl="7" w:tplc="92A64F3E">
      <w:start w:val="1"/>
      <w:numFmt w:val="bullet"/>
      <w:lvlText w:val="o"/>
      <w:lvlJc w:val="left"/>
      <w:pPr>
        <w:ind w:left="5760" w:hanging="360"/>
      </w:pPr>
      <w:rPr>
        <w:rFonts w:ascii="Courier New" w:hAnsi="Courier New" w:hint="default"/>
      </w:rPr>
    </w:lvl>
    <w:lvl w:ilvl="8" w:tplc="50227B92">
      <w:start w:val="1"/>
      <w:numFmt w:val="bullet"/>
      <w:lvlText w:val=""/>
      <w:lvlJc w:val="left"/>
      <w:pPr>
        <w:ind w:left="6480" w:hanging="360"/>
      </w:pPr>
      <w:rPr>
        <w:rFonts w:ascii="Wingdings" w:hAnsi="Wingdings" w:hint="default"/>
      </w:rPr>
    </w:lvl>
  </w:abstractNum>
  <w:abstractNum w:abstractNumId="12" w15:restartNumberingAfterBreak="0">
    <w:nsid w:val="68640E38"/>
    <w:multiLevelType w:val="hybridMultilevel"/>
    <w:tmpl w:val="3CF87C48"/>
    <w:lvl w:ilvl="0" w:tplc="6F9C45D2">
      <w:start w:val="1"/>
      <w:numFmt w:val="bullet"/>
      <w:lvlText w:val=""/>
      <w:lvlJc w:val="left"/>
      <w:pPr>
        <w:ind w:left="720" w:hanging="360"/>
      </w:pPr>
      <w:rPr>
        <w:rFonts w:ascii="Symbol" w:hAnsi="Symbol"/>
      </w:rPr>
    </w:lvl>
    <w:lvl w:ilvl="1" w:tplc="F3EA0186">
      <w:start w:val="1"/>
      <w:numFmt w:val="bullet"/>
      <w:lvlText w:val=""/>
      <w:lvlJc w:val="left"/>
      <w:pPr>
        <w:ind w:left="720" w:hanging="360"/>
      </w:pPr>
      <w:rPr>
        <w:rFonts w:ascii="Symbol" w:hAnsi="Symbol"/>
      </w:rPr>
    </w:lvl>
    <w:lvl w:ilvl="2" w:tplc="D00E31EA">
      <w:start w:val="1"/>
      <w:numFmt w:val="bullet"/>
      <w:lvlText w:val=""/>
      <w:lvlJc w:val="left"/>
      <w:pPr>
        <w:ind w:left="720" w:hanging="360"/>
      </w:pPr>
      <w:rPr>
        <w:rFonts w:ascii="Symbol" w:hAnsi="Symbol"/>
      </w:rPr>
    </w:lvl>
    <w:lvl w:ilvl="3" w:tplc="26FCDE2A">
      <w:start w:val="1"/>
      <w:numFmt w:val="bullet"/>
      <w:lvlText w:val=""/>
      <w:lvlJc w:val="left"/>
      <w:pPr>
        <w:ind w:left="720" w:hanging="360"/>
      </w:pPr>
      <w:rPr>
        <w:rFonts w:ascii="Symbol" w:hAnsi="Symbol"/>
      </w:rPr>
    </w:lvl>
    <w:lvl w:ilvl="4" w:tplc="ABD0D256">
      <w:start w:val="1"/>
      <w:numFmt w:val="bullet"/>
      <w:lvlText w:val=""/>
      <w:lvlJc w:val="left"/>
      <w:pPr>
        <w:ind w:left="720" w:hanging="360"/>
      </w:pPr>
      <w:rPr>
        <w:rFonts w:ascii="Symbol" w:hAnsi="Symbol"/>
      </w:rPr>
    </w:lvl>
    <w:lvl w:ilvl="5" w:tplc="E012CF0A">
      <w:start w:val="1"/>
      <w:numFmt w:val="bullet"/>
      <w:lvlText w:val=""/>
      <w:lvlJc w:val="left"/>
      <w:pPr>
        <w:ind w:left="720" w:hanging="360"/>
      </w:pPr>
      <w:rPr>
        <w:rFonts w:ascii="Symbol" w:hAnsi="Symbol"/>
      </w:rPr>
    </w:lvl>
    <w:lvl w:ilvl="6" w:tplc="44BC3C74">
      <w:start w:val="1"/>
      <w:numFmt w:val="bullet"/>
      <w:lvlText w:val=""/>
      <w:lvlJc w:val="left"/>
      <w:pPr>
        <w:ind w:left="720" w:hanging="360"/>
      </w:pPr>
      <w:rPr>
        <w:rFonts w:ascii="Symbol" w:hAnsi="Symbol"/>
      </w:rPr>
    </w:lvl>
    <w:lvl w:ilvl="7" w:tplc="BF362CDC">
      <w:start w:val="1"/>
      <w:numFmt w:val="bullet"/>
      <w:lvlText w:val=""/>
      <w:lvlJc w:val="left"/>
      <w:pPr>
        <w:ind w:left="720" w:hanging="360"/>
      </w:pPr>
      <w:rPr>
        <w:rFonts w:ascii="Symbol" w:hAnsi="Symbol"/>
      </w:rPr>
    </w:lvl>
    <w:lvl w:ilvl="8" w:tplc="69C07FE0">
      <w:start w:val="1"/>
      <w:numFmt w:val="bullet"/>
      <w:lvlText w:val=""/>
      <w:lvlJc w:val="left"/>
      <w:pPr>
        <w:ind w:left="720" w:hanging="360"/>
      </w:pPr>
      <w:rPr>
        <w:rFonts w:ascii="Symbol" w:hAnsi="Symbol"/>
      </w:rPr>
    </w:lvl>
  </w:abstractNum>
  <w:abstractNum w:abstractNumId="13" w15:restartNumberingAfterBreak="0">
    <w:nsid w:val="6BA4CDCD"/>
    <w:multiLevelType w:val="hybridMultilevel"/>
    <w:tmpl w:val="005289E6"/>
    <w:lvl w:ilvl="0" w:tplc="D96CA7BC">
      <w:numFmt w:val="bullet"/>
      <w:lvlText w:val=""/>
      <w:lvlJc w:val="left"/>
      <w:pPr>
        <w:ind w:left="720" w:hanging="360"/>
      </w:pPr>
      <w:rPr>
        <w:rFonts w:ascii="Symbol" w:hAnsi="Symbol" w:hint="default"/>
      </w:rPr>
    </w:lvl>
    <w:lvl w:ilvl="1" w:tplc="444CA532">
      <w:start w:val="1"/>
      <w:numFmt w:val="bullet"/>
      <w:lvlText w:val="o"/>
      <w:lvlJc w:val="left"/>
      <w:pPr>
        <w:ind w:left="1440" w:hanging="360"/>
      </w:pPr>
      <w:rPr>
        <w:rFonts w:ascii="Courier New" w:hAnsi="Courier New" w:hint="default"/>
      </w:rPr>
    </w:lvl>
    <w:lvl w:ilvl="2" w:tplc="F7C86B1A">
      <w:start w:val="1"/>
      <w:numFmt w:val="bullet"/>
      <w:lvlText w:val=""/>
      <w:lvlJc w:val="left"/>
      <w:pPr>
        <w:ind w:left="2160" w:hanging="360"/>
      </w:pPr>
      <w:rPr>
        <w:rFonts w:ascii="Wingdings" w:hAnsi="Wingdings" w:hint="default"/>
      </w:rPr>
    </w:lvl>
    <w:lvl w:ilvl="3" w:tplc="203032B4">
      <w:start w:val="1"/>
      <w:numFmt w:val="bullet"/>
      <w:lvlText w:val=""/>
      <w:lvlJc w:val="left"/>
      <w:pPr>
        <w:ind w:left="2880" w:hanging="360"/>
      </w:pPr>
      <w:rPr>
        <w:rFonts w:ascii="Symbol" w:hAnsi="Symbol" w:hint="default"/>
      </w:rPr>
    </w:lvl>
    <w:lvl w:ilvl="4" w:tplc="703AEBBA">
      <w:start w:val="1"/>
      <w:numFmt w:val="bullet"/>
      <w:lvlText w:val="o"/>
      <w:lvlJc w:val="left"/>
      <w:pPr>
        <w:ind w:left="3600" w:hanging="360"/>
      </w:pPr>
      <w:rPr>
        <w:rFonts w:ascii="Courier New" w:hAnsi="Courier New" w:hint="default"/>
      </w:rPr>
    </w:lvl>
    <w:lvl w:ilvl="5" w:tplc="D97E74DA">
      <w:start w:val="1"/>
      <w:numFmt w:val="bullet"/>
      <w:lvlText w:val=""/>
      <w:lvlJc w:val="left"/>
      <w:pPr>
        <w:ind w:left="4320" w:hanging="360"/>
      </w:pPr>
      <w:rPr>
        <w:rFonts w:ascii="Wingdings" w:hAnsi="Wingdings" w:hint="default"/>
      </w:rPr>
    </w:lvl>
    <w:lvl w:ilvl="6" w:tplc="32266A90">
      <w:start w:val="1"/>
      <w:numFmt w:val="bullet"/>
      <w:lvlText w:val=""/>
      <w:lvlJc w:val="left"/>
      <w:pPr>
        <w:ind w:left="5040" w:hanging="360"/>
      </w:pPr>
      <w:rPr>
        <w:rFonts w:ascii="Symbol" w:hAnsi="Symbol" w:hint="default"/>
      </w:rPr>
    </w:lvl>
    <w:lvl w:ilvl="7" w:tplc="80863B9C">
      <w:start w:val="1"/>
      <w:numFmt w:val="bullet"/>
      <w:lvlText w:val="o"/>
      <w:lvlJc w:val="left"/>
      <w:pPr>
        <w:ind w:left="5760" w:hanging="360"/>
      </w:pPr>
      <w:rPr>
        <w:rFonts w:ascii="Courier New" w:hAnsi="Courier New" w:hint="default"/>
      </w:rPr>
    </w:lvl>
    <w:lvl w:ilvl="8" w:tplc="2738E4FA">
      <w:start w:val="1"/>
      <w:numFmt w:val="bullet"/>
      <w:lvlText w:val=""/>
      <w:lvlJc w:val="left"/>
      <w:pPr>
        <w:ind w:left="6480" w:hanging="360"/>
      </w:pPr>
      <w:rPr>
        <w:rFonts w:ascii="Wingdings" w:hAnsi="Wingdings" w:hint="default"/>
      </w:rPr>
    </w:lvl>
  </w:abstractNum>
  <w:abstractNum w:abstractNumId="14" w15:restartNumberingAfterBreak="0">
    <w:nsid w:val="6CDF7E2D"/>
    <w:multiLevelType w:val="hybridMultilevel"/>
    <w:tmpl w:val="C71ACB46"/>
    <w:lvl w:ilvl="0" w:tplc="CC22D136">
      <w:start w:val="1"/>
      <w:numFmt w:val="bullet"/>
      <w:lvlText w:val=""/>
      <w:lvlJc w:val="left"/>
      <w:pPr>
        <w:ind w:left="720" w:hanging="360"/>
      </w:pPr>
      <w:rPr>
        <w:rFonts w:ascii="Symbol" w:hAnsi="Symbol" w:hint="default"/>
      </w:rPr>
    </w:lvl>
    <w:lvl w:ilvl="1" w:tplc="ACB63438">
      <w:start w:val="1"/>
      <w:numFmt w:val="bullet"/>
      <w:lvlText w:val="o"/>
      <w:lvlJc w:val="left"/>
      <w:pPr>
        <w:ind w:left="1440" w:hanging="360"/>
      </w:pPr>
      <w:rPr>
        <w:rFonts w:ascii="Courier New" w:hAnsi="Courier New" w:hint="default"/>
      </w:rPr>
    </w:lvl>
    <w:lvl w:ilvl="2" w:tplc="AF9212C2">
      <w:start w:val="1"/>
      <w:numFmt w:val="bullet"/>
      <w:lvlText w:val=""/>
      <w:lvlJc w:val="left"/>
      <w:pPr>
        <w:ind w:left="2160" w:hanging="360"/>
      </w:pPr>
      <w:rPr>
        <w:rFonts w:ascii="Wingdings" w:hAnsi="Wingdings" w:hint="default"/>
      </w:rPr>
    </w:lvl>
    <w:lvl w:ilvl="3" w:tplc="EB92E900">
      <w:start w:val="1"/>
      <w:numFmt w:val="bullet"/>
      <w:lvlText w:val=""/>
      <w:lvlJc w:val="left"/>
      <w:pPr>
        <w:ind w:left="2880" w:hanging="360"/>
      </w:pPr>
      <w:rPr>
        <w:rFonts w:ascii="Symbol" w:hAnsi="Symbol" w:hint="default"/>
      </w:rPr>
    </w:lvl>
    <w:lvl w:ilvl="4" w:tplc="49F474E2">
      <w:start w:val="1"/>
      <w:numFmt w:val="bullet"/>
      <w:lvlText w:val="o"/>
      <w:lvlJc w:val="left"/>
      <w:pPr>
        <w:ind w:left="3600" w:hanging="360"/>
      </w:pPr>
      <w:rPr>
        <w:rFonts w:ascii="Courier New" w:hAnsi="Courier New" w:hint="default"/>
      </w:rPr>
    </w:lvl>
    <w:lvl w:ilvl="5" w:tplc="87FE891C">
      <w:start w:val="1"/>
      <w:numFmt w:val="bullet"/>
      <w:lvlText w:val=""/>
      <w:lvlJc w:val="left"/>
      <w:pPr>
        <w:ind w:left="4320" w:hanging="360"/>
      </w:pPr>
      <w:rPr>
        <w:rFonts w:ascii="Wingdings" w:hAnsi="Wingdings" w:hint="default"/>
      </w:rPr>
    </w:lvl>
    <w:lvl w:ilvl="6" w:tplc="98346F36">
      <w:start w:val="1"/>
      <w:numFmt w:val="bullet"/>
      <w:lvlText w:val=""/>
      <w:lvlJc w:val="left"/>
      <w:pPr>
        <w:ind w:left="5040" w:hanging="360"/>
      </w:pPr>
      <w:rPr>
        <w:rFonts w:ascii="Symbol" w:hAnsi="Symbol" w:hint="default"/>
      </w:rPr>
    </w:lvl>
    <w:lvl w:ilvl="7" w:tplc="F2D0DA3C">
      <w:start w:val="1"/>
      <w:numFmt w:val="bullet"/>
      <w:lvlText w:val="o"/>
      <w:lvlJc w:val="left"/>
      <w:pPr>
        <w:ind w:left="5760" w:hanging="360"/>
      </w:pPr>
      <w:rPr>
        <w:rFonts w:ascii="Courier New" w:hAnsi="Courier New" w:hint="default"/>
      </w:rPr>
    </w:lvl>
    <w:lvl w:ilvl="8" w:tplc="EDD21D14">
      <w:start w:val="1"/>
      <w:numFmt w:val="bullet"/>
      <w:lvlText w:val=""/>
      <w:lvlJc w:val="left"/>
      <w:pPr>
        <w:ind w:left="6480" w:hanging="360"/>
      </w:pPr>
      <w:rPr>
        <w:rFonts w:ascii="Wingdings" w:hAnsi="Wingdings" w:hint="default"/>
      </w:rPr>
    </w:lvl>
  </w:abstractNum>
  <w:abstractNum w:abstractNumId="15" w15:restartNumberingAfterBreak="0">
    <w:nsid w:val="7290FFF2"/>
    <w:multiLevelType w:val="hybridMultilevel"/>
    <w:tmpl w:val="0A36099C"/>
    <w:lvl w:ilvl="0" w:tplc="00DAE772">
      <w:start w:val="1"/>
      <w:numFmt w:val="bullet"/>
      <w:lvlText w:val=""/>
      <w:lvlJc w:val="left"/>
      <w:pPr>
        <w:tabs>
          <w:tab w:val="num" w:pos="720"/>
        </w:tabs>
        <w:ind w:left="720" w:hanging="360"/>
      </w:pPr>
      <w:rPr>
        <w:rFonts w:ascii="Symbol" w:hAnsi="Symbol" w:cs="Symbol" w:hint="default"/>
      </w:rPr>
    </w:lvl>
    <w:lvl w:ilvl="1" w:tplc="BEBCC3B4">
      <w:start w:val="1"/>
      <w:numFmt w:val="bullet"/>
      <w:lvlText w:val="o"/>
      <w:lvlJc w:val="left"/>
      <w:pPr>
        <w:tabs>
          <w:tab w:val="num" w:pos="1440"/>
        </w:tabs>
        <w:ind w:left="1440" w:hanging="360"/>
      </w:pPr>
      <w:rPr>
        <w:rFonts w:ascii="Courier New" w:hAnsi="Courier New" w:cs="Courier New" w:hint="default"/>
      </w:rPr>
    </w:lvl>
    <w:lvl w:ilvl="2" w:tplc="41EA361A">
      <w:start w:val="1"/>
      <w:numFmt w:val="bullet"/>
      <w:lvlText w:val=""/>
      <w:lvlJc w:val="left"/>
      <w:pPr>
        <w:tabs>
          <w:tab w:val="num" w:pos="2160"/>
        </w:tabs>
        <w:ind w:left="2160" w:hanging="360"/>
      </w:pPr>
      <w:rPr>
        <w:rFonts w:ascii="Wingdings" w:hAnsi="Wingdings" w:cs="Wingdings" w:hint="default"/>
      </w:rPr>
    </w:lvl>
    <w:lvl w:ilvl="3" w:tplc="04301DBC">
      <w:start w:val="1"/>
      <w:numFmt w:val="bullet"/>
      <w:lvlText w:val=""/>
      <w:lvlJc w:val="left"/>
      <w:pPr>
        <w:tabs>
          <w:tab w:val="num" w:pos="2880"/>
        </w:tabs>
        <w:ind w:left="2880" w:hanging="360"/>
      </w:pPr>
      <w:rPr>
        <w:rFonts w:ascii="Symbol" w:hAnsi="Symbol" w:cs="Symbol" w:hint="default"/>
      </w:rPr>
    </w:lvl>
    <w:lvl w:ilvl="4" w:tplc="2BCCA506">
      <w:start w:val="1"/>
      <w:numFmt w:val="bullet"/>
      <w:lvlText w:val="o"/>
      <w:lvlJc w:val="left"/>
      <w:pPr>
        <w:tabs>
          <w:tab w:val="num" w:pos="3600"/>
        </w:tabs>
        <w:ind w:left="3600" w:hanging="360"/>
      </w:pPr>
      <w:rPr>
        <w:rFonts w:ascii="Courier New" w:hAnsi="Courier New" w:cs="Courier New" w:hint="default"/>
      </w:rPr>
    </w:lvl>
    <w:lvl w:ilvl="5" w:tplc="84C880B4">
      <w:start w:val="1"/>
      <w:numFmt w:val="bullet"/>
      <w:lvlText w:val=""/>
      <w:lvlJc w:val="left"/>
      <w:pPr>
        <w:tabs>
          <w:tab w:val="num" w:pos="4320"/>
        </w:tabs>
        <w:ind w:left="4320" w:hanging="360"/>
      </w:pPr>
      <w:rPr>
        <w:rFonts w:ascii="Wingdings" w:hAnsi="Wingdings" w:cs="Wingdings" w:hint="default"/>
      </w:rPr>
    </w:lvl>
    <w:lvl w:ilvl="6" w:tplc="09A43DF4">
      <w:start w:val="1"/>
      <w:numFmt w:val="bullet"/>
      <w:lvlText w:val=""/>
      <w:lvlJc w:val="left"/>
      <w:pPr>
        <w:tabs>
          <w:tab w:val="num" w:pos="5040"/>
        </w:tabs>
        <w:ind w:left="5040" w:hanging="360"/>
      </w:pPr>
      <w:rPr>
        <w:rFonts w:ascii="Symbol" w:hAnsi="Symbol" w:cs="Symbol" w:hint="default"/>
      </w:rPr>
    </w:lvl>
    <w:lvl w:ilvl="7" w:tplc="192041A0">
      <w:start w:val="1"/>
      <w:numFmt w:val="bullet"/>
      <w:lvlText w:val="o"/>
      <w:lvlJc w:val="left"/>
      <w:pPr>
        <w:tabs>
          <w:tab w:val="num" w:pos="5760"/>
        </w:tabs>
        <w:ind w:left="5760" w:hanging="360"/>
      </w:pPr>
      <w:rPr>
        <w:rFonts w:ascii="Courier New" w:hAnsi="Courier New" w:cs="Courier New" w:hint="default"/>
      </w:rPr>
    </w:lvl>
    <w:lvl w:ilvl="8" w:tplc="1DD282EA">
      <w:start w:val="1"/>
      <w:numFmt w:val="bullet"/>
      <w:lvlText w:val=""/>
      <w:lvlJc w:val="left"/>
      <w:pPr>
        <w:tabs>
          <w:tab w:val="num" w:pos="6480"/>
        </w:tabs>
        <w:ind w:left="6480" w:hanging="360"/>
      </w:pPr>
      <w:rPr>
        <w:rFonts w:ascii="Wingdings" w:hAnsi="Wingdings" w:cs="Wingdings" w:hint="default"/>
      </w:rPr>
    </w:lvl>
  </w:abstractNum>
  <w:abstractNum w:abstractNumId="16" w15:restartNumberingAfterBreak="0">
    <w:nsid w:val="77694272"/>
    <w:multiLevelType w:val="hybridMultilevel"/>
    <w:tmpl w:val="5B2E5F5E"/>
    <w:lvl w:ilvl="0" w:tplc="FFFFFFFF">
      <w:start w:val="1"/>
      <w:numFmt w:val="bullet"/>
      <w:lvlText w:val="•"/>
      <w:lvlJc w:val="left"/>
      <w:pPr>
        <w:ind w:left="212" w:hanging="122"/>
      </w:pPr>
      <w:rPr>
        <w:rFonts w:ascii="Calibri" w:hAnsi="Calibri" w:hint="default"/>
        <w:b w:val="0"/>
        <w:bCs w:val="0"/>
        <w:i w:val="0"/>
        <w:iCs w:val="0"/>
        <w:color w:val="231F20"/>
        <w:w w:val="76"/>
        <w:sz w:val="21"/>
        <w:szCs w:val="21"/>
        <w:lang w:val="en-US" w:eastAsia="en-US" w:bidi="ar-SA"/>
      </w:rPr>
    </w:lvl>
    <w:lvl w:ilvl="1" w:tplc="FFFFFFFF">
      <w:start w:val="1"/>
      <w:numFmt w:val="bullet"/>
      <w:lvlText w:val="o"/>
      <w:lvlJc w:val="left"/>
      <w:pPr>
        <w:ind w:left="347" w:hanging="145"/>
      </w:pPr>
      <w:rPr>
        <w:rFonts w:ascii="Calibri" w:hAnsi="Calibri" w:hint="default"/>
        <w:b w:val="0"/>
        <w:bCs w:val="0"/>
        <w:i w:val="0"/>
        <w:iCs w:val="0"/>
        <w:color w:val="231F20"/>
        <w:w w:val="98"/>
        <w:sz w:val="21"/>
        <w:szCs w:val="21"/>
        <w:lang w:val="en-US" w:eastAsia="en-US" w:bidi="ar-SA"/>
      </w:rPr>
    </w:lvl>
    <w:lvl w:ilvl="2" w:tplc="64FC805A">
      <w:numFmt w:val="bullet"/>
      <w:lvlText w:val="•"/>
      <w:lvlJc w:val="left"/>
      <w:pPr>
        <w:ind w:left="816" w:hanging="145"/>
      </w:pPr>
      <w:rPr>
        <w:rFonts w:hint="default"/>
        <w:lang w:val="en-US" w:eastAsia="en-US" w:bidi="ar-SA"/>
      </w:rPr>
    </w:lvl>
    <w:lvl w:ilvl="3" w:tplc="77683F40">
      <w:numFmt w:val="bullet"/>
      <w:lvlText w:val="•"/>
      <w:lvlJc w:val="left"/>
      <w:pPr>
        <w:ind w:left="1405" w:hanging="145"/>
      </w:pPr>
      <w:rPr>
        <w:rFonts w:hint="default"/>
        <w:lang w:val="en-US" w:eastAsia="en-US" w:bidi="ar-SA"/>
      </w:rPr>
    </w:lvl>
    <w:lvl w:ilvl="4" w:tplc="08E0E46C">
      <w:numFmt w:val="bullet"/>
      <w:lvlText w:val="•"/>
      <w:lvlJc w:val="left"/>
      <w:pPr>
        <w:ind w:left="2035" w:hanging="145"/>
      </w:pPr>
      <w:rPr>
        <w:rFonts w:hint="default"/>
        <w:lang w:val="en-US" w:eastAsia="en-US" w:bidi="ar-SA"/>
      </w:rPr>
    </w:lvl>
    <w:lvl w:ilvl="5" w:tplc="A62EB326">
      <w:numFmt w:val="bullet"/>
      <w:lvlText w:val="•"/>
      <w:lvlJc w:val="left"/>
      <w:pPr>
        <w:ind w:left="5025" w:hanging="145"/>
      </w:pPr>
      <w:rPr>
        <w:rFonts w:hint="default"/>
        <w:lang w:val="en-US" w:eastAsia="en-US" w:bidi="ar-SA"/>
      </w:rPr>
    </w:lvl>
    <w:lvl w:ilvl="6" w:tplc="5852BCA0">
      <w:numFmt w:val="bullet"/>
      <w:lvlText w:val="•"/>
      <w:lvlJc w:val="left"/>
      <w:pPr>
        <w:ind w:left="6196" w:hanging="145"/>
      </w:pPr>
      <w:rPr>
        <w:rFonts w:hint="default"/>
        <w:lang w:val="en-US" w:eastAsia="en-US" w:bidi="ar-SA"/>
      </w:rPr>
    </w:lvl>
    <w:lvl w:ilvl="7" w:tplc="E2C65BDC">
      <w:numFmt w:val="bullet"/>
      <w:lvlText w:val="•"/>
      <w:lvlJc w:val="left"/>
      <w:pPr>
        <w:ind w:left="7367" w:hanging="145"/>
      </w:pPr>
      <w:rPr>
        <w:rFonts w:hint="default"/>
        <w:lang w:val="en-US" w:eastAsia="en-US" w:bidi="ar-SA"/>
      </w:rPr>
    </w:lvl>
    <w:lvl w:ilvl="8" w:tplc="836AFA1A">
      <w:numFmt w:val="bullet"/>
      <w:lvlText w:val="•"/>
      <w:lvlJc w:val="left"/>
      <w:pPr>
        <w:ind w:left="8538" w:hanging="145"/>
      </w:pPr>
      <w:rPr>
        <w:rFonts w:hint="default"/>
        <w:lang w:val="en-US" w:eastAsia="en-US" w:bidi="ar-SA"/>
      </w:rPr>
    </w:lvl>
  </w:abstractNum>
  <w:num w:numId="1" w16cid:durableId="1662587323">
    <w:abstractNumId w:val="15"/>
  </w:num>
  <w:num w:numId="2" w16cid:durableId="1458985341">
    <w:abstractNumId w:val="6"/>
  </w:num>
  <w:num w:numId="3" w16cid:durableId="1720780550">
    <w:abstractNumId w:val="0"/>
  </w:num>
  <w:num w:numId="4" w16cid:durableId="1635407737">
    <w:abstractNumId w:val="11"/>
  </w:num>
  <w:num w:numId="5" w16cid:durableId="2000814377">
    <w:abstractNumId w:val="2"/>
  </w:num>
  <w:num w:numId="6" w16cid:durableId="1387029199">
    <w:abstractNumId w:val="3"/>
  </w:num>
  <w:num w:numId="7" w16cid:durableId="980882718">
    <w:abstractNumId w:val="14"/>
  </w:num>
  <w:num w:numId="8" w16cid:durableId="1899389623">
    <w:abstractNumId w:val="13"/>
  </w:num>
  <w:num w:numId="9" w16cid:durableId="1962179307">
    <w:abstractNumId w:val="4"/>
  </w:num>
  <w:num w:numId="10" w16cid:durableId="386952619">
    <w:abstractNumId w:val="1"/>
  </w:num>
  <w:num w:numId="11" w16cid:durableId="1858930333">
    <w:abstractNumId w:val="16"/>
  </w:num>
  <w:num w:numId="12" w16cid:durableId="935940590">
    <w:abstractNumId w:val="8"/>
  </w:num>
  <w:num w:numId="13" w16cid:durableId="1121530832">
    <w:abstractNumId w:val="5"/>
  </w:num>
  <w:num w:numId="14" w16cid:durableId="1012418043">
    <w:abstractNumId w:val="9"/>
  </w:num>
  <w:num w:numId="15" w16cid:durableId="361245759">
    <w:abstractNumId w:val="7"/>
  </w:num>
  <w:num w:numId="16" w16cid:durableId="323779912">
    <w:abstractNumId w:val="10"/>
  </w:num>
  <w:num w:numId="17" w16cid:durableId="322321047">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52DFF"/>
    <w:rsid w:val="0000041B"/>
    <w:rsid w:val="0000076F"/>
    <w:rsid w:val="00002A89"/>
    <w:rsid w:val="00002DBB"/>
    <w:rsid w:val="0000518E"/>
    <w:rsid w:val="00005EC5"/>
    <w:rsid w:val="000130E8"/>
    <w:rsid w:val="00013BC6"/>
    <w:rsid w:val="000140E3"/>
    <w:rsid w:val="000159AC"/>
    <w:rsid w:val="00015A3D"/>
    <w:rsid w:val="00021089"/>
    <w:rsid w:val="00025771"/>
    <w:rsid w:val="00025DD6"/>
    <w:rsid w:val="00030A92"/>
    <w:rsid w:val="00034162"/>
    <w:rsid w:val="000345C1"/>
    <w:rsid w:val="000353E4"/>
    <w:rsid w:val="000355A2"/>
    <w:rsid w:val="00036169"/>
    <w:rsid w:val="00036AF8"/>
    <w:rsid w:val="00037503"/>
    <w:rsid w:val="0004077A"/>
    <w:rsid w:val="0004358A"/>
    <w:rsid w:val="000519A6"/>
    <w:rsid w:val="0005265E"/>
    <w:rsid w:val="00052E99"/>
    <w:rsid w:val="00054D22"/>
    <w:rsid w:val="0005533E"/>
    <w:rsid w:val="000558E0"/>
    <w:rsid w:val="0005661D"/>
    <w:rsid w:val="00060007"/>
    <w:rsid w:val="000607D5"/>
    <w:rsid w:val="000636FF"/>
    <w:rsid w:val="00063A2A"/>
    <w:rsid w:val="0006734A"/>
    <w:rsid w:val="00070E64"/>
    <w:rsid w:val="000739D7"/>
    <w:rsid w:val="00076FB3"/>
    <w:rsid w:val="00080B68"/>
    <w:rsid w:val="00083C33"/>
    <w:rsid w:val="00085C33"/>
    <w:rsid w:val="00086621"/>
    <w:rsid w:val="00087224"/>
    <w:rsid w:val="000906EA"/>
    <w:rsid w:val="00091BD6"/>
    <w:rsid w:val="000925C3"/>
    <w:rsid w:val="00093881"/>
    <w:rsid w:val="00093D0F"/>
    <w:rsid w:val="00094E5A"/>
    <w:rsid w:val="000A201F"/>
    <w:rsid w:val="000A3AF3"/>
    <w:rsid w:val="000A544E"/>
    <w:rsid w:val="000A5E2A"/>
    <w:rsid w:val="000A7695"/>
    <w:rsid w:val="000B01B6"/>
    <w:rsid w:val="000B659E"/>
    <w:rsid w:val="000C16C2"/>
    <w:rsid w:val="000C5C60"/>
    <w:rsid w:val="000C7D42"/>
    <w:rsid w:val="000C7E91"/>
    <w:rsid w:val="000D110E"/>
    <w:rsid w:val="000D4E3B"/>
    <w:rsid w:val="000D7420"/>
    <w:rsid w:val="000E1E9E"/>
    <w:rsid w:val="000E1FC1"/>
    <w:rsid w:val="000E260B"/>
    <w:rsid w:val="000E4B6C"/>
    <w:rsid w:val="000F1D97"/>
    <w:rsid w:val="000F29AE"/>
    <w:rsid w:val="000F41F2"/>
    <w:rsid w:val="000F5059"/>
    <w:rsid w:val="000F6A98"/>
    <w:rsid w:val="000F7A45"/>
    <w:rsid w:val="00103FFF"/>
    <w:rsid w:val="001044D4"/>
    <w:rsid w:val="00106284"/>
    <w:rsid w:val="00110500"/>
    <w:rsid w:val="00110DB0"/>
    <w:rsid w:val="00111A05"/>
    <w:rsid w:val="00114A0F"/>
    <w:rsid w:val="0011562A"/>
    <w:rsid w:val="00116C44"/>
    <w:rsid w:val="001176E8"/>
    <w:rsid w:val="0011776D"/>
    <w:rsid w:val="00122D03"/>
    <w:rsid w:val="001252FE"/>
    <w:rsid w:val="00125322"/>
    <w:rsid w:val="0012615A"/>
    <w:rsid w:val="00132029"/>
    <w:rsid w:val="00132A75"/>
    <w:rsid w:val="00133565"/>
    <w:rsid w:val="00135A4A"/>
    <w:rsid w:val="001371D4"/>
    <w:rsid w:val="00137BE8"/>
    <w:rsid w:val="00142354"/>
    <w:rsid w:val="00143B0A"/>
    <w:rsid w:val="00143C0C"/>
    <w:rsid w:val="00145805"/>
    <w:rsid w:val="001503C3"/>
    <w:rsid w:val="00150D8E"/>
    <w:rsid w:val="00152DFF"/>
    <w:rsid w:val="00153109"/>
    <w:rsid w:val="00172078"/>
    <w:rsid w:val="00172BD0"/>
    <w:rsid w:val="00173D8B"/>
    <w:rsid w:val="001744EC"/>
    <w:rsid w:val="00174B10"/>
    <w:rsid w:val="0017780C"/>
    <w:rsid w:val="0018015E"/>
    <w:rsid w:val="00181088"/>
    <w:rsid w:val="001827D2"/>
    <w:rsid w:val="00182B56"/>
    <w:rsid w:val="001849AB"/>
    <w:rsid w:val="00184A34"/>
    <w:rsid w:val="00184B7C"/>
    <w:rsid w:val="00186457"/>
    <w:rsid w:val="00186F5F"/>
    <w:rsid w:val="00190439"/>
    <w:rsid w:val="00193836"/>
    <w:rsid w:val="00193E64"/>
    <w:rsid w:val="00195CE2"/>
    <w:rsid w:val="001964E3"/>
    <w:rsid w:val="00196AC9"/>
    <w:rsid w:val="001A5606"/>
    <w:rsid w:val="001B35BC"/>
    <w:rsid w:val="001B55A7"/>
    <w:rsid w:val="001B6097"/>
    <w:rsid w:val="001B7A8C"/>
    <w:rsid w:val="001C2819"/>
    <w:rsid w:val="001C365C"/>
    <w:rsid w:val="001C3749"/>
    <w:rsid w:val="001C4C7C"/>
    <w:rsid w:val="001C6FC2"/>
    <w:rsid w:val="001C7951"/>
    <w:rsid w:val="001D0DA5"/>
    <w:rsid w:val="001D3B6F"/>
    <w:rsid w:val="001D5888"/>
    <w:rsid w:val="001D6CD0"/>
    <w:rsid w:val="001D7C14"/>
    <w:rsid w:val="001D7F39"/>
    <w:rsid w:val="001E3D35"/>
    <w:rsid w:val="001F06B3"/>
    <w:rsid w:val="001F0F48"/>
    <w:rsid w:val="001F2DC0"/>
    <w:rsid w:val="001F5834"/>
    <w:rsid w:val="00200123"/>
    <w:rsid w:val="002015CF"/>
    <w:rsid w:val="00201BFD"/>
    <w:rsid w:val="002025F3"/>
    <w:rsid w:val="00204EC0"/>
    <w:rsid w:val="00205E60"/>
    <w:rsid w:val="00206A4B"/>
    <w:rsid w:val="00211B90"/>
    <w:rsid w:val="00212A30"/>
    <w:rsid w:val="00212C6E"/>
    <w:rsid w:val="00215D41"/>
    <w:rsid w:val="00216333"/>
    <w:rsid w:val="0022675D"/>
    <w:rsid w:val="002268A8"/>
    <w:rsid w:val="00235B84"/>
    <w:rsid w:val="00242629"/>
    <w:rsid w:val="002450D8"/>
    <w:rsid w:val="00245DA5"/>
    <w:rsid w:val="002528F6"/>
    <w:rsid w:val="00254CB3"/>
    <w:rsid w:val="00255129"/>
    <w:rsid w:val="002570B7"/>
    <w:rsid w:val="00257F13"/>
    <w:rsid w:val="0026201F"/>
    <w:rsid w:val="00262224"/>
    <w:rsid w:val="00262D18"/>
    <w:rsid w:val="00262F48"/>
    <w:rsid w:val="0026354C"/>
    <w:rsid w:val="00263CA2"/>
    <w:rsid w:val="0026568A"/>
    <w:rsid w:val="00270DE7"/>
    <w:rsid w:val="00271C36"/>
    <w:rsid w:val="0027316C"/>
    <w:rsid w:val="00273ACE"/>
    <w:rsid w:val="00273F8C"/>
    <w:rsid w:val="00274AA3"/>
    <w:rsid w:val="0027515B"/>
    <w:rsid w:val="002763D1"/>
    <w:rsid w:val="002801BD"/>
    <w:rsid w:val="00281362"/>
    <w:rsid w:val="002818E2"/>
    <w:rsid w:val="0028348B"/>
    <w:rsid w:val="002851AE"/>
    <w:rsid w:val="002865F4"/>
    <w:rsid w:val="00286F39"/>
    <w:rsid w:val="002916F1"/>
    <w:rsid w:val="00291B79"/>
    <w:rsid w:val="002959D2"/>
    <w:rsid w:val="00296993"/>
    <w:rsid w:val="002979BC"/>
    <w:rsid w:val="002A0BA3"/>
    <w:rsid w:val="002A17C5"/>
    <w:rsid w:val="002A5472"/>
    <w:rsid w:val="002A5CD1"/>
    <w:rsid w:val="002A7C4F"/>
    <w:rsid w:val="002B19DE"/>
    <w:rsid w:val="002B46CA"/>
    <w:rsid w:val="002C05C4"/>
    <w:rsid w:val="002C2B30"/>
    <w:rsid w:val="002C2EB0"/>
    <w:rsid w:val="002C35FB"/>
    <w:rsid w:val="002C3829"/>
    <w:rsid w:val="002C386A"/>
    <w:rsid w:val="002C3A82"/>
    <w:rsid w:val="002C42CB"/>
    <w:rsid w:val="002C4AF8"/>
    <w:rsid w:val="002C6525"/>
    <w:rsid w:val="002C68B4"/>
    <w:rsid w:val="002C7967"/>
    <w:rsid w:val="002D02CB"/>
    <w:rsid w:val="002D0A4E"/>
    <w:rsid w:val="002D66F6"/>
    <w:rsid w:val="002E0140"/>
    <w:rsid w:val="002E23D1"/>
    <w:rsid w:val="002E47D9"/>
    <w:rsid w:val="002E51A6"/>
    <w:rsid w:val="002E545B"/>
    <w:rsid w:val="002E595A"/>
    <w:rsid w:val="002E6172"/>
    <w:rsid w:val="002E79BC"/>
    <w:rsid w:val="002F2E39"/>
    <w:rsid w:val="002F3958"/>
    <w:rsid w:val="002F51D9"/>
    <w:rsid w:val="002F6299"/>
    <w:rsid w:val="002F6303"/>
    <w:rsid w:val="002F6756"/>
    <w:rsid w:val="002F6DD5"/>
    <w:rsid w:val="002F70D3"/>
    <w:rsid w:val="002F7B8D"/>
    <w:rsid w:val="0030106F"/>
    <w:rsid w:val="0030149E"/>
    <w:rsid w:val="003031C5"/>
    <w:rsid w:val="003033A8"/>
    <w:rsid w:val="00303461"/>
    <w:rsid w:val="00305CB1"/>
    <w:rsid w:val="00306FEE"/>
    <w:rsid w:val="00311FCF"/>
    <w:rsid w:val="00312C99"/>
    <w:rsid w:val="00313D0A"/>
    <w:rsid w:val="00316618"/>
    <w:rsid w:val="00316AEE"/>
    <w:rsid w:val="00316B00"/>
    <w:rsid w:val="00321443"/>
    <w:rsid w:val="00321DF4"/>
    <w:rsid w:val="00325983"/>
    <w:rsid w:val="00330AC4"/>
    <w:rsid w:val="003360BB"/>
    <w:rsid w:val="00336EFF"/>
    <w:rsid w:val="00340F25"/>
    <w:rsid w:val="00346640"/>
    <w:rsid w:val="00347F1D"/>
    <w:rsid w:val="00353A2F"/>
    <w:rsid w:val="00354999"/>
    <w:rsid w:val="003559D5"/>
    <w:rsid w:val="003659AA"/>
    <w:rsid w:val="00367BEF"/>
    <w:rsid w:val="003710ED"/>
    <w:rsid w:val="00373858"/>
    <w:rsid w:val="00381557"/>
    <w:rsid w:val="00381C47"/>
    <w:rsid w:val="00383517"/>
    <w:rsid w:val="00383569"/>
    <w:rsid w:val="00385A10"/>
    <w:rsid w:val="00385E82"/>
    <w:rsid w:val="003874FF"/>
    <w:rsid w:val="00390489"/>
    <w:rsid w:val="00390563"/>
    <w:rsid w:val="00390E09"/>
    <w:rsid w:val="0039139B"/>
    <w:rsid w:val="003946D9"/>
    <w:rsid w:val="003949BB"/>
    <w:rsid w:val="003950F7"/>
    <w:rsid w:val="00396273"/>
    <w:rsid w:val="00396486"/>
    <w:rsid w:val="0039678D"/>
    <w:rsid w:val="00397186"/>
    <w:rsid w:val="003975D2"/>
    <w:rsid w:val="003A50D8"/>
    <w:rsid w:val="003A5EC7"/>
    <w:rsid w:val="003B02F4"/>
    <w:rsid w:val="003B0CAB"/>
    <w:rsid w:val="003B16ED"/>
    <w:rsid w:val="003B2C99"/>
    <w:rsid w:val="003B33CB"/>
    <w:rsid w:val="003B6B14"/>
    <w:rsid w:val="003B7B9F"/>
    <w:rsid w:val="003C7CE9"/>
    <w:rsid w:val="003D1729"/>
    <w:rsid w:val="003D2740"/>
    <w:rsid w:val="003E55FC"/>
    <w:rsid w:val="003E6036"/>
    <w:rsid w:val="003E6113"/>
    <w:rsid w:val="003E6850"/>
    <w:rsid w:val="003E71C4"/>
    <w:rsid w:val="003E7461"/>
    <w:rsid w:val="003F16E7"/>
    <w:rsid w:val="003F1B0F"/>
    <w:rsid w:val="003F3F7C"/>
    <w:rsid w:val="003F64B6"/>
    <w:rsid w:val="003F6E33"/>
    <w:rsid w:val="003F7821"/>
    <w:rsid w:val="00400382"/>
    <w:rsid w:val="00401817"/>
    <w:rsid w:val="00403DBB"/>
    <w:rsid w:val="004112AE"/>
    <w:rsid w:val="004129CE"/>
    <w:rsid w:val="00413299"/>
    <w:rsid w:val="004139D1"/>
    <w:rsid w:val="0041569E"/>
    <w:rsid w:val="00417C8A"/>
    <w:rsid w:val="00422366"/>
    <w:rsid w:val="0042420B"/>
    <w:rsid w:val="00430789"/>
    <w:rsid w:val="00432021"/>
    <w:rsid w:val="00433993"/>
    <w:rsid w:val="0043750E"/>
    <w:rsid w:val="00441B08"/>
    <w:rsid w:val="00442B5D"/>
    <w:rsid w:val="0044392B"/>
    <w:rsid w:val="00443DA7"/>
    <w:rsid w:val="00445F2E"/>
    <w:rsid w:val="0045017E"/>
    <w:rsid w:val="0045591B"/>
    <w:rsid w:val="0045689C"/>
    <w:rsid w:val="00457B12"/>
    <w:rsid w:val="00461558"/>
    <w:rsid w:val="004656BF"/>
    <w:rsid w:val="004676F4"/>
    <w:rsid w:val="00467FD2"/>
    <w:rsid w:val="00484801"/>
    <w:rsid w:val="00486EA6"/>
    <w:rsid w:val="004878ED"/>
    <w:rsid w:val="00495DA1"/>
    <w:rsid w:val="00496371"/>
    <w:rsid w:val="004A3A88"/>
    <w:rsid w:val="004A41CB"/>
    <w:rsid w:val="004A44A1"/>
    <w:rsid w:val="004A4716"/>
    <w:rsid w:val="004A68F8"/>
    <w:rsid w:val="004B036C"/>
    <w:rsid w:val="004B3116"/>
    <w:rsid w:val="004B4D44"/>
    <w:rsid w:val="004B6125"/>
    <w:rsid w:val="004B62A9"/>
    <w:rsid w:val="004B6EC7"/>
    <w:rsid w:val="004B7DAB"/>
    <w:rsid w:val="004C138B"/>
    <w:rsid w:val="004C3D20"/>
    <w:rsid w:val="004C5BDF"/>
    <w:rsid w:val="004C5C0C"/>
    <w:rsid w:val="004C61FF"/>
    <w:rsid w:val="004D0462"/>
    <w:rsid w:val="004D1C21"/>
    <w:rsid w:val="004D221A"/>
    <w:rsid w:val="004D64A9"/>
    <w:rsid w:val="004D779F"/>
    <w:rsid w:val="004E64E3"/>
    <w:rsid w:val="004E79FD"/>
    <w:rsid w:val="004F002D"/>
    <w:rsid w:val="004F1B44"/>
    <w:rsid w:val="004F1B6C"/>
    <w:rsid w:val="004F1EFD"/>
    <w:rsid w:val="004F3F0E"/>
    <w:rsid w:val="004F4619"/>
    <w:rsid w:val="004F6D65"/>
    <w:rsid w:val="00501C39"/>
    <w:rsid w:val="00503052"/>
    <w:rsid w:val="005046DB"/>
    <w:rsid w:val="0050532D"/>
    <w:rsid w:val="005067B2"/>
    <w:rsid w:val="00506DE6"/>
    <w:rsid w:val="00507F86"/>
    <w:rsid w:val="0051052C"/>
    <w:rsid w:val="005120F7"/>
    <w:rsid w:val="005135CB"/>
    <w:rsid w:val="005138D7"/>
    <w:rsid w:val="00515843"/>
    <w:rsid w:val="00516E2D"/>
    <w:rsid w:val="00520B5F"/>
    <w:rsid w:val="0052228E"/>
    <w:rsid w:val="0052374A"/>
    <w:rsid w:val="00525441"/>
    <w:rsid w:val="00527D17"/>
    <w:rsid w:val="0053003C"/>
    <w:rsid w:val="005307B0"/>
    <w:rsid w:val="00530CC1"/>
    <w:rsid w:val="00530D3A"/>
    <w:rsid w:val="00531425"/>
    <w:rsid w:val="0053380D"/>
    <w:rsid w:val="00534B4E"/>
    <w:rsid w:val="00535F69"/>
    <w:rsid w:val="00536B50"/>
    <w:rsid w:val="00537182"/>
    <w:rsid w:val="00537336"/>
    <w:rsid w:val="005408F7"/>
    <w:rsid w:val="00541AFD"/>
    <w:rsid w:val="00544CED"/>
    <w:rsid w:val="00553425"/>
    <w:rsid w:val="00553D39"/>
    <w:rsid w:val="00564654"/>
    <w:rsid w:val="00564E61"/>
    <w:rsid w:val="0056550D"/>
    <w:rsid w:val="005656E6"/>
    <w:rsid w:val="00567979"/>
    <w:rsid w:val="00575589"/>
    <w:rsid w:val="0057710C"/>
    <w:rsid w:val="005811D9"/>
    <w:rsid w:val="00583705"/>
    <w:rsid w:val="00584CB5"/>
    <w:rsid w:val="005858BE"/>
    <w:rsid w:val="00586133"/>
    <w:rsid w:val="00590708"/>
    <w:rsid w:val="00594541"/>
    <w:rsid w:val="00595D0B"/>
    <w:rsid w:val="00596ED1"/>
    <w:rsid w:val="005A1AE4"/>
    <w:rsid w:val="005A5B7E"/>
    <w:rsid w:val="005B00FF"/>
    <w:rsid w:val="005B01FB"/>
    <w:rsid w:val="005B12BE"/>
    <w:rsid w:val="005B1EA4"/>
    <w:rsid w:val="005B2334"/>
    <w:rsid w:val="005B391B"/>
    <w:rsid w:val="005B792C"/>
    <w:rsid w:val="005C3A5A"/>
    <w:rsid w:val="005C7133"/>
    <w:rsid w:val="005D17C5"/>
    <w:rsid w:val="005D4C52"/>
    <w:rsid w:val="005D5663"/>
    <w:rsid w:val="005D7314"/>
    <w:rsid w:val="005E0EF8"/>
    <w:rsid w:val="005E54E9"/>
    <w:rsid w:val="005F1549"/>
    <w:rsid w:val="005F7A92"/>
    <w:rsid w:val="00604AB7"/>
    <w:rsid w:val="006066B3"/>
    <w:rsid w:val="0060750F"/>
    <w:rsid w:val="006109F3"/>
    <w:rsid w:val="00613279"/>
    <w:rsid w:val="006132F2"/>
    <w:rsid w:val="00613934"/>
    <w:rsid w:val="00614DBD"/>
    <w:rsid w:val="00614F9E"/>
    <w:rsid w:val="0061970A"/>
    <w:rsid w:val="006211B8"/>
    <w:rsid w:val="00622A04"/>
    <w:rsid w:val="00622D64"/>
    <w:rsid w:val="00623EE8"/>
    <w:rsid w:val="006243E3"/>
    <w:rsid w:val="00624828"/>
    <w:rsid w:val="00624B58"/>
    <w:rsid w:val="00625238"/>
    <w:rsid w:val="006257A6"/>
    <w:rsid w:val="00625928"/>
    <w:rsid w:val="00630654"/>
    <w:rsid w:val="0064038C"/>
    <w:rsid w:val="00640E66"/>
    <w:rsid w:val="00644B1C"/>
    <w:rsid w:val="00646524"/>
    <w:rsid w:val="00651651"/>
    <w:rsid w:val="00652AA0"/>
    <w:rsid w:val="006577B7"/>
    <w:rsid w:val="00657826"/>
    <w:rsid w:val="00663469"/>
    <w:rsid w:val="00665B17"/>
    <w:rsid w:val="006664A0"/>
    <w:rsid w:val="00667318"/>
    <w:rsid w:val="00667A7D"/>
    <w:rsid w:val="0067283C"/>
    <w:rsid w:val="006773CF"/>
    <w:rsid w:val="00677A83"/>
    <w:rsid w:val="00682E61"/>
    <w:rsid w:val="00687DD0"/>
    <w:rsid w:val="00693369"/>
    <w:rsid w:val="00696308"/>
    <w:rsid w:val="006A0413"/>
    <w:rsid w:val="006B151A"/>
    <w:rsid w:val="006B2186"/>
    <w:rsid w:val="006B43B0"/>
    <w:rsid w:val="006B7BA2"/>
    <w:rsid w:val="006B7BC8"/>
    <w:rsid w:val="006C06E6"/>
    <w:rsid w:val="006C149E"/>
    <w:rsid w:val="006C2FA6"/>
    <w:rsid w:val="006C55E7"/>
    <w:rsid w:val="006D04B0"/>
    <w:rsid w:val="006D108A"/>
    <w:rsid w:val="006D420D"/>
    <w:rsid w:val="006D5688"/>
    <w:rsid w:val="006E02FC"/>
    <w:rsid w:val="006E1266"/>
    <w:rsid w:val="006E1779"/>
    <w:rsid w:val="006E4556"/>
    <w:rsid w:val="006E48B0"/>
    <w:rsid w:val="006E5630"/>
    <w:rsid w:val="006E7177"/>
    <w:rsid w:val="006F2FA7"/>
    <w:rsid w:val="006F3B6C"/>
    <w:rsid w:val="006F4126"/>
    <w:rsid w:val="006F45F2"/>
    <w:rsid w:val="006F5604"/>
    <w:rsid w:val="006F6705"/>
    <w:rsid w:val="006F6A7D"/>
    <w:rsid w:val="00700579"/>
    <w:rsid w:val="00703CFD"/>
    <w:rsid w:val="007043FB"/>
    <w:rsid w:val="00707C22"/>
    <w:rsid w:val="00707DF3"/>
    <w:rsid w:val="0071115A"/>
    <w:rsid w:val="0071147B"/>
    <w:rsid w:val="00711D32"/>
    <w:rsid w:val="007133FB"/>
    <w:rsid w:val="00715624"/>
    <w:rsid w:val="007161AE"/>
    <w:rsid w:val="00716725"/>
    <w:rsid w:val="007246C2"/>
    <w:rsid w:val="00724D1E"/>
    <w:rsid w:val="007250C8"/>
    <w:rsid w:val="00732B03"/>
    <w:rsid w:val="0073528E"/>
    <w:rsid w:val="00735D8A"/>
    <w:rsid w:val="00750EA5"/>
    <w:rsid w:val="00751963"/>
    <w:rsid w:val="00751C17"/>
    <w:rsid w:val="007528A6"/>
    <w:rsid w:val="00753652"/>
    <w:rsid w:val="00753E5A"/>
    <w:rsid w:val="00757884"/>
    <w:rsid w:val="00757C6E"/>
    <w:rsid w:val="00763E27"/>
    <w:rsid w:val="00763EF8"/>
    <w:rsid w:val="00765062"/>
    <w:rsid w:val="00772451"/>
    <w:rsid w:val="00772A4C"/>
    <w:rsid w:val="007735CC"/>
    <w:rsid w:val="00775625"/>
    <w:rsid w:val="00775FC4"/>
    <w:rsid w:val="00777809"/>
    <w:rsid w:val="0078194E"/>
    <w:rsid w:val="00782D96"/>
    <w:rsid w:val="0078599D"/>
    <w:rsid w:val="00786C71"/>
    <w:rsid w:val="00790819"/>
    <w:rsid w:val="007911FC"/>
    <w:rsid w:val="00791D05"/>
    <w:rsid w:val="00796184"/>
    <w:rsid w:val="007A3610"/>
    <w:rsid w:val="007A3AE4"/>
    <w:rsid w:val="007A439B"/>
    <w:rsid w:val="007A50B9"/>
    <w:rsid w:val="007A51D6"/>
    <w:rsid w:val="007A69DE"/>
    <w:rsid w:val="007A7DF3"/>
    <w:rsid w:val="007B0FA5"/>
    <w:rsid w:val="007B1F30"/>
    <w:rsid w:val="007B4179"/>
    <w:rsid w:val="007B48AD"/>
    <w:rsid w:val="007B49F1"/>
    <w:rsid w:val="007B53BA"/>
    <w:rsid w:val="007B7250"/>
    <w:rsid w:val="007B7FD7"/>
    <w:rsid w:val="007C095B"/>
    <w:rsid w:val="007C3BEE"/>
    <w:rsid w:val="007C7F8A"/>
    <w:rsid w:val="007D4882"/>
    <w:rsid w:val="007D565D"/>
    <w:rsid w:val="007D7748"/>
    <w:rsid w:val="007D7BFE"/>
    <w:rsid w:val="007D7E1F"/>
    <w:rsid w:val="007D7EDC"/>
    <w:rsid w:val="007E05C9"/>
    <w:rsid w:val="007E29B6"/>
    <w:rsid w:val="007E497A"/>
    <w:rsid w:val="007E4A9C"/>
    <w:rsid w:val="007E6BC2"/>
    <w:rsid w:val="007F1E0E"/>
    <w:rsid w:val="007F2CFD"/>
    <w:rsid w:val="007F4455"/>
    <w:rsid w:val="007F5AF6"/>
    <w:rsid w:val="007F6E8B"/>
    <w:rsid w:val="007F76E8"/>
    <w:rsid w:val="007F7790"/>
    <w:rsid w:val="007F790A"/>
    <w:rsid w:val="007F7AFB"/>
    <w:rsid w:val="007F7DEF"/>
    <w:rsid w:val="008013A0"/>
    <w:rsid w:val="008036B3"/>
    <w:rsid w:val="008036B4"/>
    <w:rsid w:val="00810D6B"/>
    <w:rsid w:val="0081157F"/>
    <w:rsid w:val="00815F3D"/>
    <w:rsid w:val="008225E0"/>
    <w:rsid w:val="00822CA4"/>
    <w:rsid w:val="00822FC7"/>
    <w:rsid w:val="008276DF"/>
    <w:rsid w:val="00835240"/>
    <w:rsid w:val="00835512"/>
    <w:rsid w:val="00836264"/>
    <w:rsid w:val="008401F9"/>
    <w:rsid w:val="008423F6"/>
    <w:rsid w:val="00842D51"/>
    <w:rsid w:val="00842FA3"/>
    <w:rsid w:val="00844D4B"/>
    <w:rsid w:val="00850D3D"/>
    <w:rsid w:val="00851851"/>
    <w:rsid w:val="008549D2"/>
    <w:rsid w:val="00855DAF"/>
    <w:rsid w:val="00856286"/>
    <w:rsid w:val="00857082"/>
    <w:rsid w:val="0085714E"/>
    <w:rsid w:val="008626B7"/>
    <w:rsid w:val="0086386F"/>
    <w:rsid w:val="0086517D"/>
    <w:rsid w:val="00870C25"/>
    <w:rsid w:val="008737DD"/>
    <w:rsid w:val="00873A0C"/>
    <w:rsid w:val="008748DB"/>
    <w:rsid w:val="00880BFB"/>
    <w:rsid w:val="00883F0A"/>
    <w:rsid w:val="00885CAC"/>
    <w:rsid w:val="00886673"/>
    <w:rsid w:val="00890F23"/>
    <w:rsid w:val="008917C5"/>
    <w:rsid w:val="0089432F"/>
    <w:rsid w:val="00894F52"/>
    <w:rsid w:val="008952F3"/>
    <w:rsid w:val="008A231A"/>
    <w:rsid w:val="008A3FC8"/>
    <w:rsid w:val="008A6AD6"/>
    <w:rsid w:val="008B188A"/>
    <w:rsid w:val="008B2A4F"/>
    <w:rsid w:val="008B57F7"/>
    <w:rsid w:val="008B5A5E"/>
    <w:rsid w:val="008B64FB"/>
    <w:rsid w:val="008B7062"/>
    <w:rsid w:val="008C17FB"/>
    <w:rsid w:val="008C33E6"/>
    <w:rsid w:val="008C5787"/>
    <w:rsid w:val="008C5CE1"/>
    <w:rsid w:val="008C687F"/>
    <w:rsid w:val="008D0301"/>
    <w:rsid w:val="008D19D1"/>
    <w:rsid w:val="008D27D5"/>
    <w:rsid w:val="008D6A80"/>
    <w:rsid w:val="008D6B63"/>
    <w:rsid w:val="008E1894"/>
    <w:rsid w:val="008E27F4"/>
    <w:rsid w:val="008E27FB"/>
    <w:rsid w:val="008E299C"/>
    <w:rsid w:val="008E2FC5"/>
    <w:rsid w:val="008E6096"/>
    <w:rsid w:val="008E66ED"/>
    <w:rsid w:val="008E722D"/>
    <w:rsid w:val="008F00CC"/>
    <w:rsid w:val="008F0340"/>
    <w:rsid w:val="008F0C32"/>
    <w:rsid w:val="008F0DEA"/>
    <w:rsid w:val="008F51BD"/>
    <w:rsid w:val="008F5AA5"/>
    <w:rsid w:val="008F781A"/>
    <w:rsid w:val="00903402"/>
    <w:rsid w:val="00903999"/>
    <w:rsid w:val="009052FA"/>
    <w:rsid w:val="00916307"/>
    <w:rsid w:val="00920E32"/>
    <w:rsid w:val="00924CCE"/>
    <w:rsid w:val="00925E33"/>
    <w:rsid w:val="00926C20"/>
    <w:rsid w:val="009278D4"/>
    <w:rsid w:val="009325C5"/>
    <w:rsid w:val="00933286"/>
    <w:rsid w:val="00933775"/>
    <w:rsid w:val="00934EF9"/>
    <w:rsid w:val="00934F89"/>
    <w:rsid w:val="0093601E"/>
    <w:rsid w:val="00940D80"/>
    <w:rsid w:val="0094176D"/>
    <w:rsid w:val="009423A3"/>
    <w:rsid w:val="00943D8D"/>
    <w:rsid w:val="0094768D"/>
    <w:rsid w:val="00952D1F"/>
    <w:rsid w:val="0095537F"/>
    <w:rsid w:val="009561E1"/>
    <w:rsid w:val="00956F25"/>
    <w:rsid w:val="009571D7"/>
    <w:rsid w:val="00964719"/>
    <w:rsid w:val="009658E9"/>
    <w:rsid w:val="00971FDD"/>
    <w:rsid w:val="009730E6"/>
    <w:rsid w:val="00973D74"/>
    <w:rsid w:val="009740FF"/>
    <w:rsid w:val="00974FA6"/>
    <w:rsid w:val="009755E6"/>
    <w:rsid w:val="00977F3C"/>
    <w:rsid w:val="00980DFE"/>
    <w:rsid w:val="009816FB"/>
    <w:rsid w:val="00981CAC"/>
    <w:rsid w:val="00981E51"/>
    <w:rsid w:val="0098445E"/>
    <w:rsid w:val="00984CBA"/>
    <w:rsid w:val="009872EB"/>
    <w:rsid w:val="00987B89"/>
    <w:rsid w:val="00992A8E"/>
    <w:rsid w:val="00993086"/>
    <w:rsid w:val="00994309"/>
    <w:rsid w:val="0099482E"/>
    <w:rsid w:val="00996D94"/>
    <w:rsid w:val="009A25C5"/>
    <w:rsid w:val="009A3243"/>
    <w:rsid w:val="009A33C0"/>
    <w:rsid w:val="009A505A"/>
    <w:rsid w:val="009B056F"/>
    <w:rsid w:val="009B1F29"/>
    <w:rsid w:val="009B2E20"/>
    <w:rsid w:val="009B41A9"/>
    <w:rsid w:val="009C2457"/>
    <w:rsid w:val="009C2D21"/>
    <w:rsid w:val="009C374B"/>
    <w:rsid w:val="009C38C3"/>
    <w:rsid w:val="009C3E30"/>
    <w:rsid w:val="009C484E"/>
    <w:rsid w:val="009C7782"/>
    <w:rsid w:val="009D0203"/>
    <w:rsid w:val="009D0650"/>
    <w:rsid w:val="009D0BE1"/>
    <w:rsid w:val="009D4465"/>
    <w:rsid w:val="009D7B35"/>
    <w:rsid w:val="009D7D25"/>
    <w:rsid w:val="009E0838"/>
    <w:rsid w:val="009E1613"/>
    <w:rsid w:val="009E3EAC"/>
    <w:rsid w:val="009E46B1"/>
    <w:rsid w:val="009E5B1A"/>
    <w:rsid w:val="009E78EA"/>
    <w:rsid w:val="009F1D3B"/>
    <w:rsid w:val="009F38BF"/>
    <w:rsid w:val="009F785F"/>
    <w:rsid w:val="00A0133F"/>
    <w:rsid w:val="00A017F9"/>
    <w:rsid w:val="00A03CDA"/>
    <w:rsid w:val="00A07348"/>
    <w:rsid w:val="00A138DD"/>
    <w:rsid w:val="00A1544C"/>
    <w:rsid w:val="00A21AA9"/>
    <w:rsid w:val="00A21D93"/>
    <w:rsid w:val="00A227EB"/>
    <w:rsid w:val="00A24B23"/>
    <w:rsid w:val="00A24CEB"/>
    <w:rsid w:val="00A255FF"/>
    <w:rsid w:val="00A26349"/>
    <w:rsid w:val="00A30826"/>
    <w:rsid w:val="00A30AD1"/>
    <w:rsid w:val="00A30ED1"/>
    <w:rsid w:val="00A35E55"/>
    <w:rsid w:val="00A376FB"/>
    <w:rsid w:val="00A406A6"/>
    <w:rsid w:val="00A431B1"/>
    <w:rsid w:val="00A43BAB"/>
    <w:rsid w:val="00A448AD"/>
    <w:rsid w:val="00A451D9"/>
    <w:rsid w:val="00A45736"/>
    <w:rsid w:val="00A462C9"/>
    <w:rsid w:val="00A506AF"/>
    <w:rsid w:val="00A51754"/>
    <w:rsid w:val="00A51816"/>
    <w:rsid w:val="00A52EA7"/>
    <w:rsid w:val="00A5380E"/>
    <w:rsid w:val="00A54351"/>
    <w:rsid w:val="00A54AF6"/>
    <w:rsid w:val="00A54FBD"/>
    <w:rsid w:val="00A568F0"/>
    <w:rsid w:val="00A6245E"/>
    <w:rsid w:val="00A63D82"/>
    <w:rsid w:val="00A64C84"/>
    <w:rsid w:val="00A6717A"/>
    <w:rsid w:val="00A67F9A"/>
    <w:rsid w:val="00A763E7"/>
    <w:rsid w:val="00A776E6"/>
    <w:rsid w:val="00A77E03"/>
    <w:rsid w:val="00A81459"/>
    <w:rsid w:val="00A85001"/>
    <w:rsid w:val="00A8680C"/>
    <w:rsid w:val="00A90887"/>
    <w:rsid w:val="00A91CAF"/>
    <w:rsid w:val="00A95557"/>
    <w:rsid w:val="00A96981"/>
    <w:rsid w:val="00A976C0"/>
    <w:rsid w:val="00AA0F65"/>
    <w:rsid w:val="00AA10BE"/>
    <w:rsid w:val="00AA14EC"/>
    <w:rsid w:val="00AA4673"/>
    <w:rsid w:val="00AA4714"/>
    <w:rsid w:val="00AA5BC9"/>
    <w:rsid w:val="00AB28F1"/>
    <w:rsid w:val="00AC1850"/>
    <w:rsid w:val="00AC2001"/>
    <w:rsid w:val="00AC2187"/>
    <w:rsid w:val="00AC4870"/>
    <w:rsid w:val="00AC7190"/>
    <w:rsid w:val="00AD05AC"/>
    <w:rsid w:val="00AD3853"/>
    <w:rsid w:val="00AD556D"/>
    <w:rsid w:val="00AD5997"/>
    <w:rsid w:val="00AD74F9"/>
    <w:rsid w:val="00AE0FD7"/>
    <w:rsid w:val="00AE1C0C"/>
    <w:rsid w:val="00AE38B3"/>
    <w:rsid w:val="00AE7332"/>
    <w:rsid w:val="00AE77B5"/>
    <w:rsid w:val="00AF33DB"/>
    <w:rsid w:val="00AF44A9"/>
    <w:rsid w:val="00AF44EA"/>
    <w:rsid w:val="00AF680B"/>
    <w:rsid w:val="00B01B0A"/>
    <w:rsid w:val="00B01DC4"/>
    <w:rsid w:val="00B06A3D"/>
    <w:rsid w:val="00B167BB"/>
    <w:rsid w:val="00B204F1"/>
    <w:rsid w:val="00B21639"/>
    <w:rsid w:val="00B21964"/>
    <w:rsid w:val="00B22A99"/>
    <w:rsid w:val="00B23DFD"/>
    <w:rsid w:val="00B24DA5"/>
    <w:rsid w:val="00B27179"/>
    <w:rsid w:val="00B30C9E"/>
    <w:rsid w:val="00B3186B"/>
    <w:rsid w:val="00B33E9A"/>
    <w:rsid w:val="00B35C4F"/>
    <w:rsid w:val="00B42171"/>
    <w:rsid w:val="00B475CE"/>
    <w:rsid w:val="00B54AB3"/>
    <w:rsid w:val="00B54B0C"/>
    <w:rsid w:val="00B55E1C"/>
    <w:rsid w:val="00B6024C"/>
    <w:rsid w:val="00B60494"/>
    <w:rsid w:val="00B60A68"/>
    <w:rsid w:val="00B62FCB"/>
    <w:rsid w:val="00B63410"/>
    <w:rsid w:val="00B6414A"/>
    <w:rsid w:val="00B66428"/>
    <w:rsid w:val="00B7470F"/>
    <w:rsid w:val="00B75240"/>
    <w:rsid w:val="00B77127"/>
    <w:rsid w:val="00B8135B"/>
    <w:rsid w:val="00B815F3"/>
    <w:rsid w:val="00B832BF"/>
    <w:rsid w:val="00B83AF5"/>
    <w:rsid w:val="00B865BC"/>
    <w:rsid w:val="00B87A04"/>
    <w:rsid w:val="00B90345"/>
    <w:rsid w:val="00B91EA4"/>
    <w:rsid w:val="00B92996"/>
    <w:rsid w:val="00B92A42"/>
    <w:rsid w:val="00B92C06"/>
    <w:rsid w:val="00B9303D"/>
    <w:rsid w:val="00BA0BFB"/>
    <w:rsid w:val="00BA0E74"/>
    <w:rsid w:val="00BA41F7"/>
    <w:rsid w:val="00BA4A07"/>
    <w:rsid w:val="00BA543D"/>
    <w:rsid w:val="00BA5AD7"/>
    <w:rsid w:val="00BA6BA0"/>
    <w:rsid w:val="00BA6C97"/>
    <w:rsid w:val="00BA7113"/>
    <w:rsid w:val="00BB0480"/>
    <w:rsid w:val="00BB204F"/>
    <w:rsid w:val="00BB2562"/>
    <w:rsid w:val="00BB4187"/>
    <w:rsid w:val="00BB61FC"/>
    <w:rsid w:val="00BB7A22"/>
    <w:rsid w:val="00BC166A"/>
    <w:rsid w:val="00BC1F15"/>
    <w:rsid w:val="00BC3D94"/>
    <w:rsid w:val="00BC50A9"/>
    <w:rsid w:val="00BC666A"/>
    <w:rsid w:val="00BD3135"/>
    <w:rsid w:val="00BD31B2"/>
    <w:rsid w:val="00BE3DE1"/>
    <w:rsid w:val="00BE4833"/>
    <w:rsid w:val="00BE4FA7"/>
    <w:rsid w:val="00BF07C2"/>
    <w:rsid w:val="00BF2365"/>
    <w:rsid w:val="00BF45CB"/>
    <w:rsid w:val="00BF46F3"/>
    <w:rsid w:val="00C002F7"/>
    <w:rsid w:val="00C003C7"/>
    <w:rsid w:val="00C040C6"/>
    <w:rsid w:val="00C05BA8"/>
    <w:rsid w:val="00C075CF"/>
    <w:rsid w:val="00C10947"/>
    <w:rsid w:val="00C11614"/>
    <w:rsid w:val="00C13C95"/>
    <w:rsid w:val="00C14455"/>
    <w:rsid w:val="00C16782"/>
    <w:rsid w:val="00C170AA"/>
    <w:rsid w:val="00C17A6D"/>
    <w:rsid w:val="00C209A3"/>
    <w:rsid w:val="00C22D28"/>
    <w:rsid w:val="00C25288"/>
    <w:rsid w:val="00C30053"/>
    <w:rsid w:val="00C3441D"/>
    <w:rsid w:val="00C36049"/>
    <w:rsid w:val="00C37FDC"/>
    <w:rsid w:val="00C40DEE"/>
    <w:rsid w:val="00C41077"/>
    <w:rsid w:val="00C42E51"/>
    <w:rsid w:val="00C446F9"/>
    <w:rsid w:val="00C45D38"/>
    <w:rsid w:val="00C50B40"/>
    <w:rsid w:val="00C53E3B"/>
    <w:rsid w:val="00C56CBD"/>
    <w:rsid w:val="00C62458"/>
    <w:rsid w:val="00C64A50"/>
    <w:rsid w:val="00C64F1E"/>
    <w:rsid w:val="00C6513B"/>
    <w:rsid w:val="00C70762"/>
    <w:rsid w:val="00C70A8C"/>
    <w:rsid w:val="00C70FFB"/>
    <w:rsid w:val="00C754CD"/>
    <w:rsid w:val="00C77EA5"/>
    <w:rsid w:val="00C808CC"/>
    <w:rsid w:val="00C81B0B"/>
    <w:rsid w:val="00C83DC7"/>
    <w:rsid w:val="00C84EFD"/>
    <w:rsid w:val="00C877C2"/>
    <w:rsid w:val="00C90776"/>
    <w:rsid w:val="00C93570"/>
    <w:rsid w:val="00C93780"/>
    <w:rsid w:val="00C956D1"/>
    <w:rsid w:val="00C9627C"/>
    <w:rsid w:val="00CA0E02"/>
    <w:rsid w:val="00CA15A3"/>
    <w:rsid w:val="00CA5907"/>
    <w:rsid w:val="00CA627A"/>
    <w:rsid w:val="00CB1692"/>
    <w:rsid w:val="00CB26E7"/>
    <w:rsid w:val="00CB5496"/>
    <w:rsid w:val="00CB5CAD"/>
    <w:rsid w:val="00CB72A7"/>
    <w:rsid w:val="00CC01F2"/>
    <w:rsid w:val="00CC07BA"/>
    <w:rsid w:val="00CC0AB3"/>
    <w:rsid w:val="00CC1D3F"/>
    <w:rsid w:val="00CC248A"/>
    <w:rsid w:val="00CC5FB0"/>
    <w:rsid w:val="00CC70D3"/>
    <w:rsid w:val="00CC7CEE"/>
    <w:rsid w:val="00CD098B"/>
    <w:rsid w:val="00CD15CA"/>
    <w:rsid w:val="00CD163C"/>
    <w:rsid w:val="00CD33C4"/>
    <w:rsid w:val="00CD4EA6"/>
    <w:rsid w:val="00CD5BD2"/>
    <w:rsid w:val="00CD6094"/>
    <w:rsid w:val="00CD7D25"/>
    <w:rsid w:val="00CE0520"/>
    <w:rsid w:val="00CE3A87"/>
    <w:rsid w:val="00CE6348"/>
    <w:rsid w:val="00CE658F"/>
    <w:rsid w:val="00CF0818"/>
    <w:rsid w:val="00CF137F"/>
    <w:rsid w:val="00D00549"/>
    <w:rsid w:val="00D03C5A"/>
    <w:rsid w:val="00D046E5"/>
    <w:rsid w:val="00D10CB7"/>
    <w:rsid w:val="00D1160E"/>
    <w:rsid w:val="00D12320"/>
    <w:rsid w:val="00D12D19"/>
    <w:rsid w:val="00D14B35"/>
    <w:rsid w:val="00D15A15"/>
    <w:rsid w:val="00D16CA8"/>
    <w:rsid w:val="00D17CC2"/>
    <w:rsid w:val="00D21D7F"/>
    <w:rsid w:val="00D226C8"/>
    <w:rsid w:val="00D22783"/>
    <w:rsid w:val="00D2448B"/>
    <w:rsid w:val="00D275D1"/>
    <w:rsid w:val="00D3501B"/>
    <w:rsid w:val="00D402A4"/>
    <w:rsid w:val="00D41C1F"/>
    <w:rsid w:val="00D438D7"/>
    <w:rsid w:val="00D44094"/>
    <w:rsid w:val="00D45156"/>
    <w:rsid w:val="00D460ED"/>
    <w:rsid w:val="00D47A8E"/>
    <w:rsid w:val="00D47DFE"/>
    <w:rsid w:val="00D52E1E"/>
    <w:rsid w:val="00D5352C"/>
    <w:rsid w:val="00D57EEC"/>
    <w:rsid w:val="00D60464"/>
    <w:rsid w:val="00D619F2"/>
    <w:rsid w:val="00D62725"/>
    <w:rsid w:val="00D62DB3"/>
    <w:rsid w:val="00D64B3A"/>
    <w:rsid w:val="00D64F6D"/>
    <w:rsid w:val="00D655B9"/>
    <w:rsid w:val="00D66CD3"/>
    <w:rsid w:val="00D70D64"/>
    <w:rsid w:val="00D71A4C"/>
    <w:rsid w:val="00D73043"/>
    <w:rsid w:val="00D7450D"/>
    <w:rsid w:val="00D752C4"/>
    <w:rsid w:val="00D75B39"/>
    <w:rsid w:val="00D81219"/>
    <w:rsid w:val="00D844F4"/>
    <w:rsid w:val="00D8563D"/>
    <w:rsid w:val="00D86B77"/>
    <w:rsid w:val="00D87013"/>
    <w:rsid w:val="00D872D2"/>
    <w:rsid w:val="00D91325"/>
    <w:rsid w:val="00D9183D"/>
    <w:rsid w:val="00D92B25"/>
    <w:rsid w:val="00D94697"/>
    <w:rsid w:val="00D9506D"/>
    <w:rsid w:val="00D95867"/>
    <w:rsid w:val="00D95CFA"/>
    <w:rsid w:val="00D962E4"/>
    <w:rsid w:val="00DA0175"/>
    <w:rsid w:val="00DA0267"/>
    <w:rsid w:val="00DA1162"/>
    <w:rsid w:val="00DA27FF"/>
    <w:rsid w:val="00DA3376"/>
    <w:rsid w:val="00DA6333"/>
    <w:rsid w:val="00DA763E"/>
    <w:rsid w:val="00DB1046"/>
    <w:rsid w:val="00DB1ACC"/>
    <w:rsid w:val="00DB2E26"/>
    <w:rsid w:val="00DC0E80"/>
    <w:rsid w:val="00DC0FA9"/>
    <w:rsid w:val="00DC2C3E"/>
    <w:rsid w:val="00DC4583"/>
    <w:rsid w:val="00DC6433"/>
    <w:rsid w:val="00DD00F7"/>
    <w:rsid w:val="00DD672F"/>
    <w:rsid w:val="00DE200D"/>
    <w:rsid w:val="00DE3158"/>
    <w:rsid w:val="00DE34ED"/>
    <w:rsid w:val="00DE3966"/>
    <w:rsid w:val="00DE3E29"/>
    <w:rsid w:val="00DE5162"/>
    <w:rsid w:val="00DE5348"/>
    <w:rsid w:val="00DE68FE"/>
    <w:rsid w:val="00DF2DD8"/>
    <w:rsid w:val="00DF2F4C"/>
    <w:rsid w:val="00DF602F"/>
    <w:rsid w:val="00DFDC12"/>
    <w:rsid w:val="00E0076D"/>
    <w:rsid w:val="00E01C58"/>
    <w:rsid w:val="00E05992"/>
    <w:rsid w:val="00E06967"/>
    <w:rsid w:val="00E06997"/>
    <w:rsid w:val="00E10140"/>
    <w:rsid w:val="00E11CF9"/>
    <w:rsid w:val="00E13ABA"/>
    <w:rsid w:val="00E14DDE"/>
    <w:rsid w:val="00E15E30"/>
    <w:rsid w:val="00E16B1B"/>
    <w:rsid w:val="00E20390"/>
    <w:rsid w:val="00E21D15"/>
    <w:rsid w:val="00E24C02"/>
    <w:rsid w:val="00E250F8"/>
    <w:rsid w:val="00E2558D"/>
    <w:rsid w:val="00E3179E"/>
    <w:rsid w:val="00E31C47"/>
    <w:rsid w:val="00E33FD9"/>
    <w:rsid w:val="00E4018D"/>
    <w:rsid w:val="00E402B9"/>
    <w:rsid w:val="00E425A5"/>
    <w:rsid w:val="00E436BC"/>
    <w:rsid w:val="00E43B8F"/>
    <w:rsid w:val="00E45DBB"/>
    <w:rsid w:val="00E45F77"/>
    <w:rsid w:val="00E5374A"/>
    <w:rsid w:val="00E53965"/>
    <w:rsid w:val="00E54D1B"/>
    <w:rsid w:val="00E54DDB"/>
    <w:rsid w:val="00E54E67"/>
    <w:rsid w:val="00E6116D"/>
    <w:rsid w:val="00E6372C"/>
    <w:rsid w:val="00E64B25"/>
    <w:rsid w:val="00E6794C"/>
    <w:rsid w:val="00E71A4C"/>
    <w:rsid w:val="00E75961"/>
    <w:rsid w:val="00E764DE"/>
    <w:rsid w:val="00E76B34"/>
    <w:rsid w:val="00E83EB7"/>
    <w:rsid w:val="00E86753"/>
    <w:rsid w:val="00E9088C"/>
    <w:rsid w:val="00E90D93"/>
    <w:rsid w:val="00E90F04"/>
    <w:rsid w:val="00E90FF6"/>
    <w:rsid w:val="00E91BB7"/>
    <w:rsid w:val="00E938E8"/>
    <w:rsid w:val="00E96142"/>
    <w:rsid w:val="00E97BF0"/>
    <w:rsid w:val="00EA2618"/>
    <w:rsid w:val="00EA3D0D"/>
    <w:rsid w:val="00EA3F61"/>
    <w:rsid w:val="00EA4DA6"/>
    <w:rsid w:val="00EB02F1"/>
    <w:rsid w:val="00EB05B7"/>
    <w:rsid w:val="00EB0BB9"/>
    <w:rsid w:val="00EB4973"/>
    <w:rsid w:val="00EC2534"/>
    <w:rsid w:val="00EC4EF2"/>
    <w:rsid w:val="00EC7586"/>
    <w:rsid w:val="00ED10BE"/>
    <w:rsid w:val="00ED1FF9"/>
    <w:rsid w:val="00ED48F5"/>
    <w:rsid w:val="00ED58AB"/>
    <w:rsid w:val="00ED7022"/>
    <w:rsid w:val="00ED71E9"/>
    <w:rsid w:val="00ED7DFE"/>
    <w:rsid w:val="00ED7F21"/>
    <w:rsid w:val="00EE033E"/>
    <w:rsid w:val="00EE269B"/>
    <w:rsid w:val="00EE2EEC"/>
    <w:rsid w:val="00EE52E5"/>
    <w:rsid w:val="00EF00E2"/>
    <w:rsid w:val="00EF0D2C"/>
    <w:rsid w:val="00EF3553"/>
    <w:rsid w:val="00EF5C25"/>
    <w:rsid w:val="00F0003F"/>
    <w:rsid w:val="00F007B9"/>
    <w:rsid w:val="00F01215"/>
    <w:rsid w:val="00F03F26"/>
    <w:rsid w:val="00F076DE"/>
    <w:rsid w:val="00F1028D"/>
    <w:rsid w:val="00F14343"/>
    <w:rsid w:val="00F2704E"/>
    <w:rsid w:val="00F3216A"/>
    <w:rsid w:val="00F32C71"/>
    <w:rsid w:val="00F36E9C"/>
    <w:rsid w:val="00F41BF2"/>
    <w:rsid w:val="00F423EA"/>
    <w:rsid w:val="00F43B97"/>
    <w:rsid w:val="00F470CF"/>
    <w:rsid w:val="00F471BA"/>
    <w:rsid w:val="00F52419"/>
    <w:rsid w:val="00F53D87"/>
    <w:rsid w:val="00F54139"/>
    <w:rsid w:val="00F55148"/>
    <w:rsid w:val="00F55AC8"/>
    <w:rsid w:val="00F56367"/>
    <w:rsid w:val="00F57E89"/>
    <w:rsid w:val="00F62E69"/>
    <w:rsid w:val="00F65091"/>
    <w:rsid w:val="00F7075F"/>
    <w:rsid w:val="00F71E6F"/>
    <w:rsid w:val="00F71EF3"/>
    <w:rsid w:val="00F72DFB"/>
    <w:rsid w:val="00F72F26"/>
    <w:rsid w:val="00F74720"/>
    <w:rsid w:val="00F77B43"/>
    <w:rsid w:val="00F82B87"/>
    <w:rsid w:val="00F84E9A"/>
    <w:rsid w:val="00F86363"/>
    <w:rsid w:val="00F86973"/>
    <w:rsid w:val="00F87EA3"/>
    <w:rsid w:val="00F87EBA"/>
    <w:rsid w:val="00F94777"/>
    <w:rsid w:val="00F95B51"/>
    <w:rsid w:val="00F95F28"/>
    <w:rsid w:val="00FA137A"/>
    <w:rsid w:val="00FA1516"/>
    <w:rsid w:val="00FA49E5"/>
    <w:rsid w:val="00FA7063"/>
    <w:rsid w:val="00FA792C"/>
    <w:rsid w:val="00FB0834"/>
    <w:rsid w:val="00FB5638"/>
    <w:rsid w:val="00FC2560"/>
    <w:rsid w:val="00FC2EC4"/>
    <w:rsid w:val="00FC5941"/>
    <w:rsid w:val="00FC6C8E"/>
    <w:rsid w:val="00FD0AA9"/>
    <w:rsid w:val="00FD1A1D"/>
    <w:rsid w:val="00FD5E1C"/>
    <w:rsid w:val="00FD72EE"/>
    <w:rsid w:val="00FE01C7"/>
    <w:rsid w:val="00FE0B00"/>
    <w:rsid w:val="00FE2735"/>
    <w:rsid w:val="00FE283E"/>
    <w:rsid w:val="00FE2DBB"/>
    <w:rsid w:val="00FE2DF3"/>
    <w:rsid w:val="00FE3A6C"/>
    <w:rsid w:val="00FE3CA1"/>
    <w:rsid w:val="00FE457F"/>
    <w:rsid w:val="00FE51CD"/>
    <w:rsid w:val="00FE7164"/>
    <w:rsid w:val="00FE7617"/>
    <w:rsid w:val="00FF029C"/>
    <w:rsid w:val="00FF308D"/>
    <w:rsid w:val="00FF3E80"/>
    <w:rsid w:val="00FF4D67"/>
    <w:rsid w:val="0106C1E5"/>
    <w:rsid w:val="010A2ABA"/>
    <w:rsid w:val="01243BAC"/>
    <w:rsid w:val="01C92BC5"/>
    <w:rsid w:val="01DFAA31"/>
    <w:rsid w:val="01E1FBBB"/>
    <w:rsid w:val="01F86F29"/>
    <w:rsid w:val="01FB7AA4"/>
    <w:rsid w:val="020AED5D"/>
    <w:rsid w:val="022B7D0D"/>
    <w:rsid w:val="027B1288"/>
    <w:rsid w:val="02860D97"/>
    <w:rsid w:val="02A336F5"/>
    <w:rsid w:val="02D7BB05"/>
    <w:rsid w:val="02EA9596"/>
    <w:rsid w:val="02ECE2B4"/>
    <w:rsid w:val="02ED40EC"/>
    <w:rsid w:val="03084DA7"/>
    <w:rsid w:val="030DB563"/>
    <w:rsid w:val="03117DF1"/>
    <w:rsid w:val="0336E2D0"/>
    <w:rsid w:val="0395CF84"/>
    <w:rsid w:val="03CCCE05"/>
    <w:rsid w:val="03EFC855"/>
    <w:rsid w:val="040A2219"/>
    <w:rsid w:val="0443BAEC"/>
    <w:rsid w:val="0448FCAD"/>
    <w:rsid w:val="044A8B35"/>
    <w:rsid w:val="04567FB9"/>
    <w:rsid w:val="04A68F37"/>
    <w:rsid w:val="04CE1AD5"/>
    <w:rsid w:val="04D9BD45"/>
    <w:rsid w:val="04F33EA5"/>
    <w:rsid w:val="0537AEF0"/>
    <w:rsid w:val="0549E5E3"/>
    <w:rsid w:val="0556080A"/>
    <w:rsid w:val="059DE189"/>
    <w:rsid w:val="05D2E734"/>
    <w:rsid w:val="05E1A53D"/>
    <w:rsid w:val="05E32E94"/>
    <w:rsid w:val="05E398DC"/>
    <w:rsid w:val="065EE7B6"/>
    <w:rsid w:val="06AE52B0"/>
    <w:rsid w:val="06C8ACB0"/>
    <w:rsid w:val="0705B61D"/>
    <w:rsid w:val="0725D215"/>
    <w:rsid w:val="07337F23"/>
    <w:rsid w:val="076D93FF"/>
    <w:rsid w:val="077249B8"/>
    <w:rsid w:val="07A19BF3"/>
    <w:rsid w:val="07E07657"/>
    <w:rsid w:val="082AFDFA"/>
    <w:rsid w:val="0834EA95"/>
    <w:rsid w:val="083A3575"/>
    <w:rsid w:val="083C5507"/>
    <w:rsid w:val="086AE6CA"/>
    <w:rsid w:val="087513CF"/>
    <w:rsid w:val="0884E3E0"/>
    <w:rsid w:val="089DD917"/>
    <w:rsid w:val="08DB34DB"/>
    <w:rsid w:val="08E15CBA"/>
    <w:rsid w:val="08FCFEEA"/>
    <w:rsid w:val="0914D7B9"/>
    <w:rsid w:val="0945F3A8"/>
    <w:rsid w:val="0951F519"/>
    <w:rsid w:val="097ABF3C"/>
    <w:rsid w:val="09DEFD8E"/>
    <w:rsid w:val="09E57EFE"/>
    <w:rsid w:val="0A332B2F"/>
    <w:rsid w:val="0AAD91BD"/>
    <w:rsid w:val="0ACD5164"/>
    <w:rsid w:val="0AD1E03D"/>
    <w:rsid w:val="0B4092CD"/>
    <w:rsid w:val="0B5D2B09"/>
    <w:rsid w:val="0B5F6447"/>
    <w:rsid w:val="0B9DC9BB"/>
    <w:rsid w:val="0BF4EC18"/>
    <w:rsid w:val="0BFAEE0C"/>
    <w:rsid w:val="0BFF36AE"/>
    <w:rsid w:val="0C04360A"/>
    <w:rsid w:val="0C0600CC"/>
    <w:rsid w:val="0C1339C2"/>
    <w:rsid w:val="0C162F3A"/>
    <w:rsid w:val="0C22576F"/>
    <w:rsid w:val="0C2BD99B"/>
    <w:rsid w:val="0C5D9E68"/>
    <w:rsid w:val="0D1D116D"/>
    <w:rsid w:val="0D6F7F59"/>
    <w:rsid w:val="0D73914D"/>
    <w:rsid w:val="0D981DF0"/>
    <w:rsid w:val="0DA4543B"/>
    <w:rsid w:val="0DBB5511"/>
    <w:rsid w:val="0DC35781"/>
    <w:rsid w:val="0DE668FF"/>
    <w:rsid w:val="0DFA4B07"/>
    <w:rsid w:val="0E331EE2"/>
    <w:rsid w:val="0E36F6BF"/>
    <w:rsid w:val="0E5AA65F"/>
    <w:rsid w:val="0E714EB6"/>
    <w:rsid w:val="0E77EDE1"/>
    <w:rsid w:val="0F174F4C"/>
    <w:rsid w:val="0F1E27B6"/>
    <w:rsid w:val="0F8FEFBB"/>
    <w:rsid w:val="100308D6"/>
    <w:rsid w:val="10158B7E"/>
    <w:rsid w:val="10470478"/>
    <w:rsid w:val="106ED546"/>
    <w:rsid w:val="10755F9A"/>
    <w:rsid w:val="10BC115E"/>
    <w:rsid w:val="10BCF980"/>
    <w:rsid w:val="10F61150"/>
    <w:rsid w:val="10F8C8AB"/>
    <w:rsid w:val="1123DDC8"/>
    <w:rsid w:val="112A3389"/>
    <w:rsid w:val="11869C8B"/>
    <w:rsid w:val="11B6333A"/>
    <w:rsid w:val="11CAB23E"/>
    <w:rsid w:val="1203569C"/>
    <w:rsid w:val="12041EE7"/>
    <w:rsid w:val="120A1047"/>
    <w:rsid w:val="121111AE"/>
    <w:rsid w:val="123A4FE2"/>
    <w:rsid w:val="1240618E"/>
    <w:rsid w:val="1241BE1D"/>
    <w:rsid w:val="1297F1E9"/>
    <w:rsid w:val="12A912F3"/>
    <w:rsid w:val="12F07DBA"/>
    <w:rsid w:val="132AA1D6"/>
    <w:rsid w:val="13416DAC"/>
    <w:rsid w:val="13A267B0"/>
    <w:rsid w:val="13B22E92"/>
    <w:rsid w:val="13BAFAB0"/>
    <w:rsid w:val="13C4CC02"/>
    <w:rsid w:val="13D20638"/>
    <w:rsid w:val="13DA89C3"/>
    <w:rsid w:val="140F6BB3"/>
    <w:rsid w:val="14258D5B"/>
    <w:rsid w:val="1434B1EB"/>
    <w:rsid w:val="1448E524"/>
    <w:rsid w:val="1450DF09"/>
    <w:rsid w:val="1465A943"/>
    <w:rsid w:val="14687E8C"/>
    <w:rsid w:val="14C3ED44"/>
    <w:rsid w:val="14E0605C"/>
    <w:rsid w:val="14E4BF12"/>
    <w:rsid w:val="14E995A9"/>
    <w:rsid w:val="15379189"/>
    <w:rsid w:val="153D1120"/>
    <w:rsid w:val="1544A8A6"/>
    <w:rsid w:val="155179AE"/>
    <w:rsid w:val="1596062E"/>
    <w:rsid w:val="15AE78F0"/>
    <w:rsid w:val="15C4ADAE"/>
    <w:rsid w:val="15D0824C"/>
    <w:rsid w:val="15FEA395"/>
    <w:rsid w:val="163F3340"/>
    <w:rsid w:val="163F686D"/>
    <w:rsid w:val="166BED70"/>
    <w:rsid w:val="170DF54D"/>
    <w:rsid w:val="17135FBB"/>
    <w:rsid w:val="17221DE4"/>
    <w:rsid w:val="1722F322"/>
    <w:rsid w:val="178085D3"/>
    <w:rsid w:val="17892367"/>
    <w:rsid w:val="179A4C25"/>
    <w:rsid w:val="17A22532"/>
    <w:rsid w:val="17B1E34F"/>
    <w:rsid w:val="17DAF7BE"/>
    <w:rsid w:val="18669EAE"/>
    <w:rsid w:val="187B330A"/>
    <w:rsid w:val="18901A5F"/>
    <w:rsid w:val="18AF5114"/>
    <w:rsid w:val="18F12226"/>
    <w:rsid w:val="18F1CEAC"/>
    <w:rsid w:val="18FAFAEF"/>
    <w:rsid w:val="1905976B"/>
    <w:rsid w:val="1929D832"/>
    <w:rsid w:val="193B4248"/>
    <w:rsid w:val="1981B6B3"/>
    <w:rsid w:val="198500CE"/>
    <w:rsid w:val="19E06EE9"/>
    <w:rsid w:val="19FCCA5B"/>
    <w:rsid w:val="1A2AEA47"/>
    <w:rsid w:val="1A49B930"/>
    <w:rsid w:val="1A5E3006"/>
    <w:rsid w:val="1A8304F7"/>
    <w:rsid w:val="1A864428"/>
    <w:rsid w:val="1A8C2E45"/>
    <w:rsid w:val="1AA3DD93"/>
    <w:rsid w:val="1ACDCACD"/>
    <w:rsid w:val="1AD3D3DF"/>
    <w:rsid w:val="1AF08475"/>
    <w:rsid w:val="1B07405D"/>
    <w:rsid w:val="1B88F55C"/>
    <w:rsid w:val="1BAD9062"/>
    <w:rsid w:val="1BD5FA5D"/>
    <w:rsid w:val="1BE1D229"/>
    <w:rsid w:val="1CAD3B13"/>
    <w:rsid w:val="1CEA9E6E"/>
    <w:rsid w:val="1CEE3299"/>
    <w:rsid w:val="1D0B68B7"/>
    <w:rsid w:val="1D22E1A8"/>
    <w:rsid w:val="1DF88C64"/>
    <w:rsid w:val="1ECF1315"/>
    <w:rsid w:val="1F51BDB3"/>
    <w:rsid w:val="1F7176DC"/>
    <w:rsid w:val="1F85E826"/>
    <w:rsid w:val="1FBC3736"/>
    <w:rsid w:val="1FFB9C13"/>
    <w:rsid w:val="2013A5B6"/>
    <w:rsid w:val="201E077A"/>
    <w:rsid w:val="20325656"/>
    <w:rsid w:val="2095CAEF"/>
    <w:rsid w:val="2096A119"/>
    <w:rsid w:val="20D0CB2A"/>
    <w:rsid w:val="20DB031A"/>
    <w:rsid w:val="21055FBD"/>
    <w:rsid w:val="21104B13"/>
    <w:rsid w:val="2116473F"/>
    <w:rsid w:val="21A8B1C0"/>
    <w:rsid w:val="21AE9D27"/>
    <w:rsid w:val="21C20316"/>
    <w:rsid w:val="21C32B3E"/>
    <w:rsid w:val="21DD8DA5"/>
    <w:rsid w:val="220A48CA"/>
    <w:rsid w:val="22292508"/>
    <w:rsid w:val="22356A3D"/>
    <w:rsid w:val="224511EC"/>
    <w:rsid w:val="22D5921D"/>
    <w:rsid w:val="22DFCA2F"/>
    <w:rsid w:val="22E4C211"/>
    <w:rsid w:val="22F0F73A"/>
    <w:rsid w:val="22F372CF"/>
    <w:rsid w:val="2348A01F"/>
    <w:rsid w:val="235A9C23"/>
    <w:rsid w:val="2370C0E0"/>
    <w:rsid w:val="237D87A3"/>
    <w:rsid w:val="239DF30D"/>
    <w:rsid w:val="244BE86E"/>
    <w:rsid w:val="24D529CA"/>
    <w:rsid w:val="251F1E73"/>
    <w:rsid w:val="25454BB5"/>
    <w:rsid w:val="255D4E71"/>
    <w:rsid w:val="25D5BB1E"/>
    <w:rsid w:val="261A5934"/>
    <w:rsid w:val="261BB071"/>
    <w:rsid w:val="26210B01"/>
    <w:rsid w:val="263564E5"/>
    <w:rsid w:val="266097B7"/>
    <w:rsid w:val="266C08D4"/>
    <w:rsid w:val="26D484C9"/>
    <w:rsid w:val="26EC7B82"/>
    <w:rsid w:val="270776FF"/>
    <w:rsid w:val="2787AFC1"/>
    <w:rsid w:val="2806791B"/>
    <w:rsid w:val="286F995A"/>
    <w:rsid w:val="290CED2B"/>
    <w:rsid w:val="290D1E34"/>
    <w:rsid w:val="29317459"/>
    <w:rsid w:val="2934C1EF"/>
    <w:rsid w:val="29369B2D"/>
    <w:rsid w:val="29393844"/>
    <w:rsid w:val="293A3928"/>
    <w:rsid w:val="296A3E89"/>
    <w:rsid w:val="2988608B"/>
    <w:rsid w:val="299D2ABF"/>
    <w:rsid w:val="29E8C38D"/>
    <w:rsid w:val="29F006BB"/>
    <w:rsid w:val="29F8E16E"/>
    <w:rsid w:val="2A5C5237"/>
    <w:rsid w:val="2AB29CED"/>
    <w:rsid w:val="2AF67091"/>
    <w:rsid w:val="2AF93D01"/>
    <w:rsid w:val="2B1192E8"/>
    <w:rsid w:val="2B490E29"/>
    <w:rsid w:val="2B502F08"/>
    <w:rsid w:val="2B6E4E6B"/>
    <w:rsid w:val="2B7BE8A0"/>
    <w:rsid w:val="2B93AB02"/>
    <w:rsid w:val="2B94B1CF"/>
    <w:rsid w:val="2B9B0257"/>
    <w:rsid w:val="2BB0545D"/>
    <w:rsid w:val="2BDE1EB3"/>
    <w:rsid w:val="2BF69345"/>
    <w:rsid w:val="2BF79478"/>
    <w:rsid w:val="2C22017A"/>
    <w:rsid w:val="2C345D80"/>
    <w:rsid w:val="2C3A1A44"/>
    <w:rsid w:val="2C44BEF6"/>
    <w:rsid w:val="2C48ACC0"/>
    <w:rsid w:val="2C5430B3"/>
    <w:rsid w:val="2C59666A"/>
    <w:rsid w:val="2C5FBAE0"/>
    <w:rsid w:val="2C61D5E1"/>
    <w:rsid w:val="2C65C56C"/>
    <w:rsid w:val="2C738DBF"/>
    <w:rsid w:val="2C9AB074"/>
    <w:rsid w:val="2CBD6DAC"/>
    <w:rsid w:val="2CCDB0B5"/>
    <w:rsid w:val="2CD2E540"/>
    <w:rsid w:val="2CE2F46A"/>
    <w:rsid w:val="2D28DFFC"/>
    <w:rsid w:val="2D2BD7DF"/>
    <w:rsid w:val="2D5FC5CD"/>
    <w:rsid w:val="2DF4BAB8"/>
    <w:rsid w:val="2E431294"/>
    <w:rsid w:val="2E6DE46D"/>
    <w:rsid w:val="2EA49536"/>
    <w:rsid w:val="2EC552B8"/>
    <w:rsid w:val="2F1AA7CA"/>
    <w:rsid w:val="2F22255D"/>
    <w:rsid w:val="2FA6CDB1"/>
    <w:rsid w:val="2FDEA222"/>
    <w:rsid w:val="2FEE978A"/>
    <w:rsid w:val="30055177"/>
    <w:rsid w:val="302EF06A"/>
    <w:rsid w:val="304D64CD"/>
    <w:rsid w:val="30953E7D"/>
    <w:rsid w:val="30A63BA8"/>
    <w:rsid w:val="30CC6689"/>
    <w:rsid w:val="30DBC606"/>
    <w:rsid w:val="30EE1C94"/>
    <w:rsid w:val="3104D86C"/>
    <w:rsid w:val="31279ABC"/>
    <w:rsid w:val="317639C0"/>
    <w:rsid w:val="317D710E"/>
    <w:rsid w:val="31AB82C5"/>
    <w:rsid w:val="323E4BFB"/>
    <w:rsid w:val="3254A29B"/>
    <w:rsid w:val="325CF40F"/>
    <w:rsid w:val="32EED15F"/>
    <w:rsid w:val="330CEA00"/>
    <w:rsid w:val="339F536C"/>
    <w:rsid w:val="33AABA84"/>
    <w:rsid w:val="33C8D236"/>
    <w:rsid w:val="33CF0EDC"/>
    <w:rsid w:val="33E64FCA"/>
    <w:rsid w:val="3457EB1B"/>
    <w:rsid w:val="346484BF"/>
    <w:rsid w:val="347A3ED4"/>
    <w:rsid w:val="348ECCEC"/>
    <w:rsid w:val="3491FDAB"/>
    <w:rsid w:val="34B3FFDC"/>
    <w:rsid w:val="34F568D8"/>
    <w:rsid w:val="35AB5577"/>
    <w:rsid w:val="35DCBFED"/>
    <w:rsid w:val="3663FA67"/>
    <w:rsid w:val="368928F0"/>
    <w:rsid w:val="369C0F0E"/>
    <w:rsid w:val="369D90C1"/>
    <w:rsid w:val="36BEA62F"/>
    <w:rsid w:val="36C51429"/>
    <w:rsid w:val="36FF1AA2"/>
    <w:rsid w:val="370E936E"/>
    <w:rsid w:val="372606F9"/>
    <w:rsid w:val="372C48C4"/>
    <w:rsid w:val="3737F08A"/>
    <w:rsid w:val="3747400B"/>
    <w:rsid w:val="3750675C"/>
    <w:rsid w:val="3788ECF1"/>
    <w:rsid w:val="379CE2B1"/>
    <w:rsid w:val="37B81E1B"/>
    <w:rsid w:val="37C25D3B"/>
    <w:rsid w:val="37E9D6A7"/>
    <w:rsid w:val="37F543EA"/>
    <w:rsid w:val="3825B918"/>
    <w:rsid w:val="38900009"/>
    <w:rsid w:val="38D6A572"/>
    <w:rsid w:val="38D8EB60"/>
    <w:rsid w:val="3908CA9A"/>
    <w:rsid w:val="3960FE55"/>
    <w:rsid w:val="39909114"/>
    <w:rsid w:val="3A0E5C2B"/>
    <w:rsid w:val="3A2767C0"/>
    <w:rsid w:val="3A376BF3"/>
    <w:rsid w:val="3A3CEDDA"/>
    <w:rsid w:val="3A6302E7"/>
    <w:rsid w:val="3A8501FB"/>
    <w:rsid w:val="3A87EFB8"/>
    <w:rsid w:val="3AEB15A7"/>
    <w:rsid w:val="3B03F558"/>
    <w:rsid w:val="3B0FD5FD"/>
    <w:rsid w:val="3B26FFD3"/>
    <w:rsid w:val="3B2CD7BD"/>
    <w:rsid w:val="3B7B78B9"/>
    <w:rsid w:val="3B8DC42E"/>
    <w:rsid w:val="3B993DDE"/>
    <w:rsid w:val="3C41BA63"/>
    <w:rsid w:val="3C50B5C7"/>
    <w:rsid w:val="3C67B546"/>
    <w:rsid w:val="3C6B8D32"/>
    <w:rsid w:val="3C725EF3"/>
    <w:rsid w:val="3CF4E912"/>
    <w:rsid w:val="3D1171D4"/>
    <w:rsid w:val="3D196138"/>
    <w:rsid w:val="3D7E29DF"/>
    <w:rsid w:val="3D933BFF"/>
    <w:rsid w:val="3D9E73BE"/>
    <w:rsid w:val="3DA256D7"/>
    <w:rsid w:val="3DAD84F3"/>
    <w:rsid w:val="3DD7E050"/>
    <w:rsid w:val="3DEA98D9"/>
    <w:rsid w:val="3E12B378"/>
    <w:rsid w:val="3E208B09"/>
    <w:rsid w:val="3E2CCC88"/>
    <w:rsid w:val="3E2FA894"/>
    <w:rsid w:val="3E7D86AB"/>
    <w:rsid w:val="3EC4BD34"/>
    <w:rsid w:val="3EF640F3"/>
    <w:rsid w:val="3F2F0D82"/>
    <w:rsid w:val="3F4036AD"/>
    <w:rsid w:val="3F42F412"/>
    <w:rsid w:val="3F445BB9"/>
    <w:rsid w:val="3FE90264"/>
    <w:rsid w:val="406405B1"/>
    <w:rsid w:val="40660327"/>
    <w:rsid w:val="4087C17D"/>
    <w:rsid w:val="40C1E207"/>
    <w:rsid w:val="40C76324"/>
    <w:rsid w:val="40E0A485"/>
    <w:rsid w:val="4112798D"/>
    <w:rsid w:val="413D62B8"/>
    <w:rsid w:val="4147872B"/>
    <w:rsid w:val="4148459A"/>
    <w:rsid w:val="415767D4"/>
    <w:rsid w:val="41C6C413"/>
    <w:rsid w:val="41DAEE47"/>
    <w:rsid w:val="4229557B"/>
    <w:rsid w:val="42330BF5"/>
    <w:rsid w:val="424801BB"/>
    <w:rsid w:val="4278B7DB"/>
    <w:rsid w:val="429402EF"/>
    <w:rsid w:val="42FCE186"/>
    <w:rsid w:val="434166F1"/>
    <w:rsid w:val="4348C3BA"/>
    <w:rsid w:val="43491252"/>
    <w:rsid w:val="4350566A"/>
    <w:rsid w:val="4385A32B"/>
    <w:rsid w:val="438D5456"/>
    <w:rsid w:val="43C558AD"/>
    <w:rsid w:val="43D5DCFE"/>
    <w:rsid w:val="44129DB5"/>
    <w:rsid w:val="44194FDB"/>
    <w:rsid w:val="44358E30"/>
    <w:rsid w:val="444001CB"/>
    <w:rsid w:val="446A6120"/>
    <w:rsid w:val="447FA787"/>
    <w:rsid w:val="448364D6"/>
    <w:rsid w:val="44B313C9"/>
    <w:rsid w:val="44B3AB41"/>
    <w:rsid w:val="44E654E0"/>
    <w:rsid w:val="44EE9DEE"/>
    <w:rsid w:val="44FEC1D7"/>
    <w:rsid w:val="45008E3C"/>
    <w:rsid w:val="452093E4"/>
    <w:rsid w:val="45538826"/>
    <w:rsid w:val="45DB315D"/>
    <w:rsid w:val="460CB306"/>
    <w:rsid w:val="460F1167"/>
    <w:rsid w:val="4625529C"/>
    <w:rsid w:val="467F8EA5"/>
    <w:rsid w:val="46822541"/>
    <w:rsid w:val="46AD9B6F"/>
    <w:rsid w:val="46B523FD"/>
    <w:rsid w:val="46BD43ED"/>
    <w:rsid w:val="46E15978"/>
    <w:rsid w:val="46FAA1D6"/>
    <w:rsid w:val="47132C74"/>
    <w:rsid w:val="474206CC"/>
    <w:rsid w:val="474BE625"/>
    <w:rsid w:val="475D0523"/>
    <w:rsid w:val="477CF636"/>
    <w:rsid w:val="47B65922"/>
    <w:rsid w:val="48231053"/>
    <w:rsid w:val="48496BD0"/>
    <w:rsid w:val="486D0B91"/>
    <w:rsid w:val="48C6513A"/>
    <w:rsid w:val="48C6D9DF"/>
    <w:rsid w:val="48FBFF96"/>
    <w:rsid w:val="491E7B03"/>
    <w:rsid w:val="494E874F"/>
    <w:rsid w:val="494F3238"/>
    <w:rsid w:val="4977FC7D"/>
    <w:rsid w:val="499F0697"/>
    <w:rsid w:val="49BB40F9"/>
    <w:rsid w:val="49CBFAB1"/>
    <w:rsid w:val="49D66A58"/>
    <w:rsid w:val="4A455879"/>
    <w:rsid w:val="4A4DEA7F"/>
    <w:rsid w:val="4A7B079E"/>
    <w:rsid w:val="4A87D2BB"/>
    <w:rsid w:val="4A9CF21D"/>
    <w:rsid w:val="4AC3FB52"/>
    <w:rsid w:val="4AD120DA"/>
    <w:rsid w:val="4AE44910"/>
    <w:rsid w:val="4AF8C3BF"/>
    <w:rsid w:val="4B25CE79"/>
    <w:rsid w:val="4B4B5412"/>
    <w:rsid w:val="4B6A717C"/>
    <w:rsid w:val="4BAF9BE5"/>
    <w:rsid w:val="4BBEA820"/>
    <w:rsid w:val="4C218B99"/>
    <w:rsid w:val="4C443AE2"/>
    <w:rsid w:val="4C62C712"/>
    <w:rsid w:val="4C96C93A"/>
    <w:rsid w:val="4CA878B2"/>
    <w:rsid w:val="4CB93B9D"/>
    <w:rsid w:val="4CBDED35"/>
    <w:rsid w:val="4D1547EE"/>
    <w:rsid w:val="4D31029E"/>
    <w:rsid w:val="4D4DD508"/>
    <w:rsid w:val="4D6E56FF"/>
    <w:rsid w:val="4DA54D48"/>
    <w:rsid w:val="4DAE85B1"/>
    <w:rsid w:val="4DAED511"/>
    <w:rsid w:val="4DC8A950"/>
    <w:rsid w:val="4DEF472C"/>
    <w:rsid w:val="4DFB0043"/>
    <w:rsid w:val="4E1F95A9"/>
    <w:rsid w:val="4E5FCB15"/>
    <w:rsid w:val="4E6F332A"/>
    <w:rsid w:val="4E78C4F5"/>
    <w:rsid w:val="4EB60882"/>
    <w:rsid w:val="4ECCB0E6"/>
    <w:rsid w:val="4EDAE0CC"/>
    <w:rsid w:val="4EDFDC6D"/>
    <w:rsid w:val="4EFE6B06"/>
    <w:rsid w:val="4F267CFC"/>
    <w:rsid w:val="4F2AD875"/>
    <w:rsid w:val="4F332359"/>
    <w:rsid w:val="4F5CDB0E"/>
    <w:rsid w:val="4F83D580"/>
    <w:rsid w:val="4F976C75"/>
    <w:rsid w:val="4FD40669"/>
    <w:rsid w:val="505BDCD1"/>
    <w:rsid w:val="50BFF8D6"/>
    <w:rsid w:val="50C92C87"/>
    <w:rsid w:val="50CD9964"/>
    <w:rsid w:val="50E9AD4F"/>
    <w:rsid w:val="50EA120C"/>
    <w:rsid w:val="514DF1DC"/>
    <w:rsid w:val="516E6A48"/>
    <w:rsid w:val="5188581B"/>
    <w:rsid w:val="518EBA53"/>
    <w:rsid w:val="519CEDBE"/>
    <w:rsid w:val="51B2E35A"/>
    <w:rsid w:val="51B7A231"/>
    <w:rsid w:val="51C9D1E3"/>
    <w:rsid w:val="51CEEF95"/>
    <w:rsid w:val="51E13E4E"/>
    <w:rsid w:val="5213B1EC"/>
    <w:rsid w:val="5246DC5F"/>
    <w:rsid w:val="52482FBA"/>
    <w:rsid w:val="52D1C338"/>
    <w:rsid w:val="5311FA2B"/>
    <w:rsid w:val="53337CF7"/>
    <w:rsid w:val="538D8723"/>
    <w:rsid w:val="53CC6141"/>
    <w:rsid w:val="546E7405"/>
    <w:rsid w:val="548404D6"/>
    <w:rsid w:val="54B5BC4E"/>
    <w:rsid w:val="54D9A3D4"/>
    <w:rsid w:val="54EDD73C"/>
    <w:rsid w:val="54F9F7CE"/>
    <w:rsid w:val="54FD4F79"/>
    <w:rsid w:val="561EF4CC"/>
    <w:rsid w:val="5623CFAB"/>
    <w:rsid w:val="563A45E4"/>
    <w:rsid w:val="564F7701"/>
    <w:rsid w:val="571848C3"/>
    <w:rsid w:val="5729FA77"/>
    <w:rsid w:val="57630BCA"/>
    <w:rsid w:val="5795EDA5"/>
    <w:rsid w:val="57CE27E1"/>
    <w:rsid w:val="57D9B5A4"/>
    <w:rsid w:val="57F368BE"/>
    <w:rsid w:val="58156AD0"/>
    <w:rsid w:val="583E7F82"/>
    <w:rsid w:val="58424274"/>
    <w:rsid w:val="5867AC87"/>
    <w:rsid w:val="58782493"/>
    <w:rsid w:val="58913AAD"/>
    <w:rsid w:val="58A7DF02"/>
    <w:rsid w:val="58AD82C5"/>
    <w:rsid w:val="58EE9E61"/>
    <w:rsid w:val="5927DC5F"/>
    <w:rsid w:val="59DBEA90"/>
    <w:rsid w:val="59E838F3"/>
    <w:rsid w:val="59E97065"/>
    <w:rsid w:val="59EC180F"/>
    <w:rsid w:val="5A0E1D35"/>
    <w:rsid w:val="5A38024E"/>
    <w:rsid w:val="5A5918F5"/>
    <w:rsid w:val="5A721E5B"/>
    <w:rsid w:val="5A9527EA"/>
    <w:rsid w:val="5A9F67D1"/>
    <w:rsid w:val="5AADB912"/>
    <w:rsid w:val="5AB64270"/>
    <w:rsid w:val="5B071394"/>
    <w:rsid w:val="5B0C0DEE"/>
    <w:rsid w:val="5B166813"/>
    <w:rsid w:val="5B1FDA03"/>
    <w:rsid w:val="5B2F4607"/>
    <w:rsid w:val="5B62DDC7"/>
    <w:rsid w:val="5B988604"/>
    <w:rsid w:val="5B9B99DD"/>
    <w:rsid w:val="5BAB1CA5"/>
    <w:rsid w:val="5BAB935C"/>
    <w:rsid w:val="5BB18413"/>
    <w:rsid w:val="5BC8DB6F"/>
    <w:rsid w:val="5BCC5E2F"/>
    <w:rsid w:val="5BE59782"/>
    <w:rsid w:val="5BEFEE63"/>
    <w:rsid w:val="5C3F63BD"/>
    <w:rsid w:val="5C6E3720"/>
    <w:rsid w:val="5CA1DB81"/>
    <w:rsid w:val="5CB000CB"/>
    <w:rsid w:val="5CB6FF04"/>
    <w:rsid w:val="5CBEF712"/>
    <w:rsid w:val="5CC6E6BC"/>
    <w:rsid w:val="5CE57FA4"/>
    <w:rsid w:val="5D17DE3E"/>
    <w:rsid w:val="5D2980DE"/>
    <w:rsid w:val="5D92FDB8"/>
    <w:rsid w:val="5DC927BB"/>
    <w:rsid w:val="5DCC2E98"/>
    <w:rsid w:val="5DE6D613"/>
    <w:rsid w:val="5E352DB5"/>
    <w:rsid w:val="5E3F1A00"/>
    <w:rsid w:val="5E447D1D"/>
    <w:rsid w:val="5E6B27EC"/>
    <w:rsid w:val="5E830E72"/>
    <w:rsid w:val="5E922019"/>
    <w:rsid w:val="5ECC6BF8"/>
    <w:rsid w:val="5ED681FC"/>
    <w:rsid w:val="5EDB7798"/>
    <w:rsid w:val="5F1D7A2E"/>
    <w:rsid w:val="5F3412FF"/>
    <w:rsid w:val="5F547C51"/>
    <w:rsid w:val="5F7A35A7"/>
    <w:rsid w:val="5F971DE3"/>
    <w:rsid w:val="5FD423DD"/>
    <w:rsid w:val="5FEDDC00"/>
    <w:rsid w:val="602DF07A"/>
    <w:rsid w:val="605430E6"/>
    <w:rsid w:val="6055A686"/>
    <w:rsid w:val="606121A0"/>
    <w:rsid w:val="60651104"/>
    <w:rsid w:val="609AA791"/>
    <w:rsid w:val="60A38D91"/>
    <w:rsid w:val="611ECAAD"/>
    <w:rsid w:val="61449EC9"/>
    <w:rsid w:val="61861693"/>
    <w:rsid w:val="619B6902"/>
    <w:rsid w:val="61FD64C5"/>
    <w:rsid w:val="62891E6F"/>
    <w:rsid w:val="628E5B3D"/>
    <w:rsid w:val="62AB06B0"/>
    <w:rsid w:val="62BDDF56"/>
    <w:rsid w:val="62DD7F25"/>
    <w:rsid w:val="62FA709D"/>
    <w:rsid w:val="633681B5"/>
    <w:rsid w:val="633884E8"/>
    <w:rsid w:val="63398C33"/>
    <w:rsid w:val="635A05A2"/>
    <w:rsid w:val="63767C18"/>
    <w:rsid w:val="6385ABC4"/>
    <w:rsid w:val="63B45F98"/>
    <w:rsid w:val="63B56D21"/>
    <w:rsid w:val="63C341F7"/>
    <w:rsid w:val="648661D7"/>
    <w:rsid w:val="64C08212"/>
    <w:rsid w:val="64D186BE"/>
    <w:rsid w:val="64E10207"/>
    <w:rsid w:val="64F18A78"/>
    <w:rsid w:val="65360B74"/>
    <w:rsid w:val="653C33F2"/>
    <w:rsid w:val="65569558"/>
    <w:rsid w:val="657970D2"/>
    <w:rsid w:val="65B7A032"/>
    <w:rsid w:val="663B8B7C"/>
    <w:rsid w:val="66A9FA34"/>
    <w:rsid w:val="66B2B69C"/>
    <w:rsid w:val="66D8BC4E"/>
    <w:rsid w:val="66E73C45"/>
    <w:rsid w:val="675472C0"/>
    <w:rsid w:val="676283DC"/>
    <w:rsid w:val="678DC4A0"/>
    <w:rsid w:val="68097ECE"/>
    <w:rsid w:val="688E361A"/>
    <w:rsid w:val="6897D363"/>
    <w:rsid w:val="68CE1830"/>
    <w:rsid w:val="68D3B8D2"/>
    <w:rsid w:val="68F75AD7"/>
    <w:rsid w:val="69235BAB"/>
    <w:rsid w:val="6927AA64"/>
    <w:rsid w:val="697EFFF4"/>
    <w:rsid w:val="697F7B0E"/>
    <w:rsid w:val="69AF7F1C"/>
    <w:rsid w:val="69BBAB1C"/>
    <w:rsid w:val="69C9C5AE"/>
    <w:rsid w:val="6A5EEBBE"/>
    <w:rsid w:val="6A6092D9"/>
    <w:rsid w:val="6A6EDB3F"/>
    <w:rsid w:val="6B1AD055"/>
    <w:rsid w:val="6B70C0D8"/>
    <w:rsid w:val="6B884EB2"/>
    <w:rsid w:val="6C16737F"/>
    <w:rsid w:val="6C328A3D"/>
    <w:rsid w:val="6C3DD9B3"/>
    <w:rsid w:val="6C787199"/>
    <w:rsid w:val="6C7E6EDD"/>
    <w:rsid w:val="6C8CB885"/>
    <w:rsid w:val="6C95AEA3"/>
    <w:rsid w:val="6CB707E1"/>
    <w:rsid w:val="6D1D0923"/>
    <w:rsid w:val="6D38140F"/>
    <w:rsid w:val="6D8164B1"/>
    <w:rsid w:val="6DC85C5F"/>
    <w:rsid w:val="6DC986B0"/>
    <w:rsid w:val="6DE3E1C2"/>
    <w:rsid w:val="6E30543A"/>
    <w:rsid w:val="6EB43FDE"/>
    <w:rsid w:val="6EF64320"/>
    <w:rsid w:val="6F05343F"/>
    <w:rsid w:val="6F28BDE2"/>
    <w:rsid w:val="6F6F8A21"/>
    <w:rsid w:val="6F805DE8"/>
    <w:rsid w:val="6F9B8A88"/>
    <w:rsid w:val="6FF1C3E4"/>
    <w:rsid w:val="700F0788"/>
    <w:rsid w:val="702F2210"/>
    <w:rsid w:val="707C60F0"/>
    <w:rsid w:val="70AEABA9"/>
    <w:rsid w:val="70E0E0B5"/>
    <w:rsid w:val="71634D65"/>
    <w:rsid w:val="716723D8"/>
    <w:rsid w:val="7182082A"/>
    <w:rsid w:val="719D546F"/>
    <w:rsid w:val="71A00D18"/>
    <w:rsid w:val="71A48603"/>
    <w:rsid w:val="71C89CCE"/>
    <w:rsid w:val="72597659"/>
    <w:rsid w:val="72EF943B"/>
    <w:rsid w:val="7321346B"/>
    <w:rsid w:val="73B43A1F"/>
    <w:rsid w:val="73CBA149"/>
    <w:rsid w:val="73E99781"/>
    <w:rsid w:val="7407178B"/>
    <w:rsid w:val="74353EF1"/>
    <w:rsid w:val="74EA4C27"/>
    <w:rsid w:val="752C0D8B"/>
    <w:rsid w:val="752D92A9"/>
    <w:rsid w:val="7557257D"/>
    <w:rsid w:val="75A7FAA6"/>
    <w:rsid w:val="75AE4ED9"/>
    <w:rsid w:val="75EE33DD"/>
    <w:rsid w:val="76139168"/>
    <w:rsid w:val="763A6354"/>
    <w:rsid w:val="7640D649"/>
    <w:rsid w:val="764216E4"/>
    <w:rsid w:val="769B8A1C"/>
    <w:rsid w:val="76B283A1"/>
    <w:rsid w:val="76D48AAA"/>
    <w:rsid w:val="76D54C17"/>
    <w:rsid w:val="76F3D963"/>
    <w:rsid w:val="77585A1C"/>
    <w:rsid w:val="775D3277"/>
    <w:rsid w:val="77A718BB"/>
    <w:rsid w:val="77B92D1B"/>
    <w:rsid w:val="77C2FD54"/>
    <w:rsid w:val="77EB599D"/>
    <w:rsid w:val="7812F46A"/>
    <w:rsid w:val="785597A7"/>
    <w:rsid w:val="78899F2A"/>
    <w:rsid w:val="78A335B9"/>
    <w:rsid w:val="78CA3D05"/>
    <w:rsid w:val="78D25480"/>
    <w:rsid w:val="78D7FFD1"/>
    <w:rsid w:val="78D8B9E4"/>
    <w:rsid w:val="78D9BE0A"/>
    <w:rsid w:val="78FD0A6B"/>
    <w:rsid w:val="791C7438"/>
    <w:rsid w:val="7932E181"/>
    <w:rsid w:val="79446822"/>
    <w:rsid w:val="794EDDF9"/>
    <w:rsid w:val="795BFC95"/>
    <w:rsid w:val="79CF0028"/>
    <w:rsid w:val="7A1551DB"/>
    <w:rsid w:val="7A9FF419"/>
    <w:rsid w:val="7ACA5EC1"/>
    <w:rsid w:val="7B04F44C"/>
    <w:rsid w:val="7BBF9618"/>
    <w:rsid w:val="7BEC8539"/>
    <w:rsid w:val="7C08CE33"/>
    <w:rsid w:val="7C0DE1B7"/>
    <w:rsid w:val="7C28750D"/>
    <w:rsid w:val="7CC82B41"/>
    <w:rsid w:val="7D25C375"/>
    <w:rsid w:val="7D25FBE3"/>
    <w:rsid w:val="7D3A735B"/>
    <w:rsid w:val="7D3BD806"/>
    <w:rsid w:val="7D3FEB80"/>
    <w:rsid w:val="7D56F297"/>
    <w:rsid w:val="7D587C20"/>
    <w:rsid w:val="7DCB7E43"/>
    <w:rsid w:val="7DD86F2B"/>
    <w:rsid w:val="7DF622FE"/>
    <w:rsid w:val="7E240068"/>
    <w:rsid w:val="7E5B3D5B"/>
    <w:rsid w:val="7EBD136D"/>
    <w:rsid w:val="7F17A749"/>
    <w:rsid w:val="7F2425FB"/>
    <w:rsid w:val="7F27BAA9"/>
    <w:rsid w:val="7F8225D9"/>
    <w:rsid w:val="7F84BE8F"/>
    <w:rsid w:val="7F8B3ECB"/>
    <w:rsid w:val="7F92AC09"/>
    <w:rsid w:val="7FCDD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FD22C3"/>
  <w15:docId w15:val="{2A96746C-4275-5448-9FF8-6F01097C8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spacing w:after="0" w:line="240" w:lineRule="auto"/>
      <w:pPrChange w:id="0" w:author="MacLachlan, Jamison B (EHS)" w:date="2026-09-25T21:13:00Z">
        <w:pPr>
          <w:spacing w:after="160" w:line="278" w:lineRule="auto"/>
        </w:pPr>
      </w:pPrChange>
    </w:pPr>
    <w:rPr>
      <w:sz w:val="22"/>
      <w:szCs w:val="22"/>
      <w:rPrChange w:id="0" w:author="MacLachlan, Jamison B (EHS)" w:date="2026-09-25T21:13:00Z">
        <w:rPr>
          <w:rFonts w:ascii="Calibri" w:eastAsia="Calibri" w:hAnsi="Calibri" w:cs="Calibri"/>
          <w:sz w:val="24"/>
          <w:szCs w:val="24"/>
          <w:lang w:val="en-US" w:eastAsia="en-US" w:bidi="ar-SA"/>
        </w:rPr>
      </w:rPrChange>
    </w:rPr>
  </w:style>
  <w:style w:type="paragraph" w:styleId="Heading1">
    <w:name w:val="heading 1"/>
    <w:basedOn w:val="Title"/>
    <w:uiPriority w:val="9"/>
    <w:qFormat/>
    <w:rsid w:val="009740FF"/>
    <w:pPr>
      <w:outlineLvl w:val="0"/>
      <w:pPrChange w:id="1" w:author="MacLachlan, Jamison B (EHS)" w:date="2026-09-25T21:13:00Z">
        <w:pPr>
          <w:spacing w:after="160" w:line="278" w:lineRule="auto"/>
          <w:outlineLvl w:val="0"/>
        </w:pPr>
      </w:pPrChange>
    </w:pPr>
    <w:rPr>
      <w:color w:val="231F20"/>
      <w:w w:val="80"/>
      <w:rPrChange w:id="1" w:author="MacLachlan, Jamison B (EHS)" w:date="2026-09-25T21:13:00Z">
        <w:rPr>
          <w:rFonts w:ascii="Calibri" w:eastAsia="Calibri" w:hAnsi="Calibri" w:cs="Calibri"/>
          <w:b/>
          <w:bCs/>
          <w:sz w:val="26"/>
          <w:szCs w:val="26"/>
          <w:lang w:val="en-US" w:eastAsia="en-US" w:bidi="ar-SA"/>
        </w:rPr>
      </w:rPrChange>
    </w:rPr>
  </w:style>
  <w:style w:type="paragraph" w:styleId="Heading2">
    <w:name w:val="heading 2"/>
    <w:next w:val="Normal"/>
    <w:link w:val="Heading2Char"/>
    <w:uiPriority w:val="9"/>
    <w:unhideWhenUsed/>
    <w:qFormat/>
    <w:rsid w:val="009740FF"/>
    <w:pPr>
      <w:widowControl w:val="0"/>
      <w:autoSpaceDE w:val="0"/>
      <w:autoSpaceDN w:val="0"/>
      <w:spacing w:before="243" w:after="0" w:line="240" w:lineRule="auto"/>
      <w:ind w:left="90"/>
      <w:outlineLvl w:val="1"/>
      <w:pPrChange w:id="2" w:author="MacLachlan, Jamison B (EHS)" w:date="2026-09-25T21:13:00Z">
        <w:pPr>
          <w:widowControl w:val="0"/>
          <w:autoSpaceDE w:val="0"/>
          <w:autoSpaceDN w:val="0"/>
          <w:spacing w:before="243"/>
          <w:ind w:left="90"/>
          <w:outlineLvl w:val="1"/>
        </w:pPr>
      </w:pPrChange>
    </w:pPr>
    <w:rPr>
      <w:b/>
      <w:bCs/>
      <w:i/>
      <w:iCs/>
      <w:color w:val="256682"/>
      <w:sz w:val="22"/>
      <w:szCs w:val="22"/>
      <w:rPrChange w:id="2" w:author="MacLachlan, Jamison B (EHS)" w:date="2026-09-25T21:13:00Z">
        <w:rPr>
          <w:rFonts w:ascii="Calibri" w:eastAsia="Calibri" w:hAnsi="Calibri" w:cs="Calibri"/>
          <w:b/>
          <w:bCs/>
          <w:i/>
          <w:iCs/>
          <w:color w:val="256682"/>
          <w:sz w:val="22"/>
          <w:szCs w:val="22"/>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rsid w:val="002E47D9"/>
    <w:rPr>
      <w:vertAlign w:val="superscript"/>
      <w:rPrChange w:id="3" w:author="MacLachlan, Jamison B (EHS)" w:date="2026-09-25T21:13:00Z">
        <w:rPr>
          <w:vertAlign w:val="superscript"/>
        </w:rPr>
      </w:rPrChange>
    </w:rPr>
  </w:style>
  <w:style w:type="character" w:customStyle="1" w:styleId="Heading2Char">
    <w:name w:val="Heading 2 Char"/>
    <w:basedOn w:val="DefaultParagraphFont"/>
    <w:link w:val="Heading2"/>
    <w:uiPriority w:val="9"/>
    <w:rsid w:val="0004358A"/>
    <w:rPr>
      <w:b/>
      <w:bCs/>
      <w:i/>
      <w:iCs/>
      <w:color w:val="256682"/>
      <w:sz w:val="22"/>
      <w:szCs w:val="22"/>
    </w:rPr>
  </w:style>
  <w:style w:type="paragraph" w:styleId="BodyText">
    <w:name w:val="Body Text"/>
    <w:basedOn w:val="Normal"/>
    <w:link w:val="BodyTextChar"/>
    <w:uiPriority w:val="1"/>
    <w:qFormat/>
    <w:pPr>
      <w:pPrChange w:id="4" w:author="MacLachlan, Jamison B (EHS)" w:date="2026-09-25T21:13:00Z">
        <w:pPr>
          <w:widowControl w:val="0"/>
          <w:autoSpaceDE w:val="0"/>
          <w:autoSpaceDN w:val="0"/>
        </w:pPr>
      </w:pPrChange>
    </w:pPr>
    <w:rPr>
      <w:sz w:val="21"/>
      <w:szCs w:val="21"/>
      <w:rPrChange w:id="4" w:author="MacLachlan, Jamison B (EHS)" w:date="2026-09-25T21:13:00Z">
        <w:rPr>
          <w:rFonts w:ascii="Calibri" w:eastAsia="Calibri" w:hAnsi="Calibri" w:cs="Calibri"/>
          <w:sz w:val="21"/>
          <w:szCs w:val="21"/>
          <w:lang w:val="en-US" w:eastAsia="en-US" w:bidi="ar-SA"/>
        </w:rPr>
      </w:rPrChange>
    </w:rPr>
  </w:style>
  <w:style w:type="character" w:customStyle="1" w:styleId="BodyTextChar">
    <w:name w:val="Body Text Char"/>
    <w:basedOn w:val="DefaultParagraphFont"/>
    <w:link w:val="BodyText"/>
    <w:uiPriority w:val="1"/>
    <w:rsid w:val="0004358A"/>
    <w:rPr>
      <w:sz w:val="21"/>
      <w:szCs w:val="21"/>
    </w:rPr>
  </w:style>
  <w:style w:type="paragraph" w:styleId="Title">
    <w:name w:val="Title"/>
    <w:basedOn w:val="Normal"/>
    <w:link w:val="TitleChar"/>
    <w:uiPriority w:val="10"/>
    <w:qFormat/>
    <w:pPr>
      <w:ind w:left="808"/>
      <w:pPrChange w:id="5" w:author="MacLachlan, Jamison B (EHS)" w:date="2026-09-25T21:13:00Z">
        <w:pPr>
          <w:widowControl w:val="0"/>
          <w:autoSpaceDE w:val="0"/>
          <w:autoSpaceDN w:val="0"/>
          <w:ind w:left="808"/>
        </w:pPr>
      </w:pPrChange>
    </w:pPr>
    <w:rPr>
      <w:rFonts w:ascii="Arial Black" w:eastAsia="Arial Black" w:hAnsi="Arial Black" w:cs="Arial Black"/>
      <w:sz w:val="42"/>
      <w:szCs w:val="42"/>
      <w:rPrChange w:id="5" w:author="MacLachlan, Jamison B (EHS)" w:date="2026-09-25T21:13:00Z">
        <w:rPr>
          <w:rFonts w:ascii="Arial Black" w:eastAsia="Arial Black" w:hAnsi="Arial Black" w:cs="Arial Black"/>
          <w:sz w:val="42"/>
          <w:szCs w:val="42"/>
          <w:lang w:val="en-US" w:eastAsia="en-US" w:bidi="ar-SA"/>
        </w:rPr>
      </w:rPrChange>
    </w:rPr>
  </w:style>
  <w:style w:type="character" w:customStyle="1" w:styleId="TitleChar">
    <w:name w:val="Title Char"/>
    <w:basedOn w:val="DefaultParagraphFont"/>
    <w:link w:val="Title"/>
    <w:uiPriority w:val="10"/>
    <w:rsid w:val="0004358A"/>
    <w:rPr>
      <w:rFonts w:ascii="Arial Black" w:eastAsia="Arial Black" w:hAnsi="Arial Black" w:cs="Arial Black"/>
      <w:sz w:val="42"/>
      <w:szCs w:val="42"/>
    </w:rPr>
  </w:style>
  <w:style w:type="paragraph" w:styleId="ListParagraph">
    <w:name w:val="List Paragraph"/>
    <w:basedOn w:val="Normal"/>
    <w:uiPriority w:val="1"/>
    <w:qFormat/>
    <w:pPr>
      <w:spacing w:before="62"/>
      <w:ind w:left="341" w:hanging="122"/>
      <w:pPrChange w:id="6" w:author="MacLachlan, Jamison B (EHS)" w:date="2026-09-25T21:13:00Z">
        <w:pPr>
          <w:widowControl w:val="0"/>
          <w:autoSpaceDE w:val="0"/>
          <w:autoSpaceDN w:val="0"/>
          <w:spacing w:before="62"/>
          <w:ind w:left="341" w:hanging="122"/>
        </w:pPr>
      </w:pPrChange>
    </w:pPr>
    <w:rPr>
      <w:rPrChange w:id="6" w:author="MacLachlan, Jamison B (EHS)" w:date="2026-09-25T21:13:00Z">
        <w:rPr>
          <w:rFonts w:ascii="Calibri" w:eastAsia="Calibri" w:hAnsi="Calibri" w:cs="Calibri"/>
          <w:sz w:val="22"/>
          <w:szCs w:val="22"/>
          <w:lang w:val="en-US" w:eastAsia="en-US" w:bidi="ar-SA"/>
        </w:rPr>
      </w:rPrChange>
    </w:rPr>
  </w:style>
  <w:style w:type="paragraph" w:customStyle="1" w:styleId="TableParagraph">
    <w:name w:val="Table Paragraph"/>
    <w:basedOn w:val="Normal"/>
    <w:uiPriority w:val="1"/>
    <w:qFormat/>
    <w:pPr>
      <w:pPrChange w:id="7" w:author="MacLachlan, Jamison B (EHS)" w:date="2026-09-25T21:13:00Z">
        <w:pPr>
          <w:widowControl w:val="0"/>
          <w:autoSpaceDE w:val="0"/>
          <w:autoSpaceDN w:val="0"/>
        </w:pPr>
      </w:pPrChange>
    </w:pPr>
    <w:rPr>
      <w:rPrChange w:id="7" w:author="MacLachlan, Jamison B (EHS)" w:date="2026-09-25T21:13:00Z">
        <w:rPr>
          <w:rFonts w:ascii="Calibri" w:eastAsia="Calibri" w:hAnsi="Calibri" w:cs="Calibri"/>
          <w:sz w:val="22"/>
          <w:szCs w:val="22"/>
          <w:lang w:val="en-US" w:eastAsia="en-US" w:bidi="ar-SA"/>
        </w:rPr>
      </w:rPrChange>
    </w:rPr>
  </w:style>
  <w:style w:type="character" w:styleId="CommentReference">
    <w:name w:val="annotation reference"/>
    <w:basedOn w:val="DefaultParagraphFont"/>
    <w:uiPriority w:val="99"/>
    <w:semiHidden/>
    <w:unhideWhenUsed/>
    <w:rsid w:val="0004358A"/>
    <w:rPr>
      <w:sz w:val="16"/>
      <w:szCs w:val="16"/>
    </w:rPr>
  </w:style>
  <w:style w:type="paragraph" w:styleId="CommentText">
    <w:name w:val="annotation text"/>
    <w:basedOn w:val="Normal"/>
    <w:link w:val="CommentTextChar"/>
    <w:uiPriority w:val="99"/>
    <w:unhideWhenUsed/>
    <w:rsid w:val="00D44094"/>
    <w:pPr>
      <w:pPrChange w:id="8" w:author="MacLachlan, Jamison B (EHS)" w:date="2026-09-25T21:13:00Z">
        <w:pPr>
          <w:widowControl w:val="0"/>
          <w:autoSpaceDE w:val="0"/>
          <w:autoSpaceDN w:val="0"/>
        </w:pPr>
      </w:pPrChange>
    </w:pPr>
    <w:rPr>
      <w:sz w:val="20"/>
      <w:szCs w:val="20"/>
      <w:rPrChange w:id="8" w:author="MacLachlan, Jamison B (EHS)" w:date="2026-09-25T21:13:00Z">
        <w:rPr>
          <w:rFonts w:ascii="Calibri" w:eastAsia="Calibri" w:hAnsi="Calibri" w:cs="Calibri"/>
          <w:lang w:val="en-US" w:eastAsia="en-US" w:bidi="ar-SA"/>
        </w:rPr>
      </w:rPrChange>
    </w:rPr>
  </w:style>
  <w:style w:type="character" w:customStyle="1" w:styleId="CommentTextChar">
    <w:name w:val="Comment Text Char"/>
    <w:basedOn w:val="DefaultParagraphFont"/>
    <w:link w:val="CommentText"/>
    <w:uiPriority w:val="99"/>
    <w:rsid w:val="0004358A"/>
    <w:rPr>
      <w:sz w:val="20"/>
      <w:szCs w:val="20"/>
    </w:rPr>
  </w:style>
  <w:style w:type="paragraph" w:styleId="CommentSubject">
    <w:name w:val="annotation subject"/>
    <w:basedOn w:val="CommentText"/>
    <w:next w:val="CommentText"/>
    <w:link w:val="CommentSubjectChar"/>
    <w:uiPriority w:val="99"/>
    <w:semiHidden/>
    <w:unhideWhenUsed/>
    <w:rsid w:val="0004358A"/>
    <w:rPr>
      <w:b/>
      <w:bCs/>
    </w:rPr>
  </w:style>
  <w:style w:type="character" w:customStyle="1" w:styleId="CommentSubjectChar">
    <w:name w:val="Comment Subject Char"/>
    <w:basedOn w:val="CommentTextChar"/>
    <w:link w:val="CommentSubject"/>
    <w:uiPriority w:val="99"/>
    <w:semiHidden/>
    <w:rsid w:val="0004358A"/>
    <w:rPr>
      <w:b/>
      <w:bCs/>
      <w:sz w:val="20"/>
      <w:szCs w:val="20"/>
    </w:rPr>
  </w:style>
  <w:style w:type="paragraph" w:styleId="BalloonText">
    <w:name w:val="Balloon Text"/>
    <w:basedOn w:val="Normal"/>
    <w:link w:val="BalloonTextChar"/>
    <w:uiPriority w:val="99"/>
    <w:semiHidden/>
    <w:unhideWhenUsed/>
    <w:rsid w:val="00D44094"/>
    <w:pPr>
      <w:pPrChange w:id="9" w:author="MacLachlan, Jamison B (EHS)" w:date="2026-09-25T21:13:00Z">
        <w:pPr>
          <w:widowControl w:val="0"/>
          <w:autoSpaceDE w:val="0"/>
          <w:autoSpaceDN w:val="0"/>
        </w:pPr>
      </w:pPrChange>
    </w:pPr>
    <w:rPr>
      <w:rFonts w:ascii="Segoe UI" w:hAnsi="Segoe UI" w:cs="Segoe UI"/>
      <w:sz w:val="18"/>
      <w:szCs w:val="18"/>
      <w:rPrChange w:id="9" w:author="MacLachlan, Jamison B (EHS)" w:date="2026-09-25T21:13:00Z">
        <w:rPr>
          <w:rFonts w:ascii="Segoe UI" w:eastAsia="Calibr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04358A"/>
    <w:rPr>
      <w:rFonts w:ascii="Segoe UI" w:hAnsi="Segoe UI" w:cs="Segoe UI"/>
      <w:sz w:val="18"/>
      <w:szCs w:val="18"/>
    </w:rPr>
  </w:style>
  <w:style w:type="paragraph" w:styleId="Revision">
    <w:name w:val="Revision"/>
    <w:hidden/>
    <w:uiPriority w:val="99"/>
    <w:semiHidden/>
    <w:rsid w:val="00173D8B"/>
    <w:pPr>
      <w:spacing w:after="0" w:line="240" w:lineRule="auto"/>
      <w:pPrChange w:id="10" w:author="MacLachlan, Jamison B (EHS)" w:date="2026-09-25T21:13:00Z">
        <w:pPr/>
      </w:pPrChange>
    </w:pPr>
    <w:rPr>
      <w:sz w:val="22"/>
      <w:szCs w:val="22"/>
      <w:rPrChange w:id="10" w:author="MacLachlan, Jamison B (EHS)" w:date="2026-09-25T21:13:00Z">
        <w:rPr>
          <w:rFonts w:ascii="Calibri" w:eastAsia="Calibri" w:hAnsi="Calibri" w:cs="Calibri"/>
          <w:sz w:val="22"/>
          <w:szCs w:val="22"/>
          <w:lang w:val="en-US" w:eastAsia="en-US" w:bidi="ar-SA"/>
        </w:rPr>
      </w:rPrChange>
    </w:rPr>
  </w:style>
  <w:style w:type="character" w:styleId="Hyperlink">
    <w:name w:val="Hyperlink"/>
    <w:basedOn w:val="DefaultParagraphFont"/>
    <w:uiPriority w:val="99"/>
    <w:unhideWhenUsed/>
    <w:rsid w:val="0004358A"/>
    <w:rPr>
      <w:color w:val="0000FF" w:themeColor="hyperlink"/>
      <w:u w:val="single"/>
    </w:rPr>
  </w:style>
  <w:style w:type="character" w:styleId="UnresolvedMention">
    <w:name w:val="Unresolved Mention"/>
    <w:basedOn w:val="DefaultParagraphFont"/>
    <w:uiPriority w:val="99"/>
    <w:semiHidden/>
    <w:unhideWhenUsed/>
    <w:rsid w:val="0004358A"/>
    <w:rPr>
      <w:color w:val="605E5C"/>
      <w:shd w:val="clear" w:color="auto" w:fill="E1DFDD"/>
    </w:rPr>
  </w:style>
  <w:style w:type="character" w:styleId="Mention">
    <w:name w:val="Mention"/>
    <w:basedOn w:val="DefaultParagraphFont"/>
    <w:uiPriority w:val="99"/>
    <w:unhideWhenUsed/>
    <w:rsid w:val="0004358A"/>
    <w:rPr>
      <w:color w:val="2B579A"/>
      <w:shd w:val="clear" w:color="auto" w:fill="E1DFDD"/>
    </w:rPr>
  </w:style>
  <w:style w:type="character" w:customStyle="1" w:styleId="normaltextrun">
    <w:name w:val="normaltextrun"/>
    <w:basedOn w:val="DefaultParagraphFont"/>
    <w:rsid w:val="0004358A"/>
  </w:style>
  <w:style w:type="paragraph" w:customStyle="1" w:styleId="paragraph">
    <w:name w:val="paragraph"/>
    <w:basedOn w:val="Normal"/>
    <w:rsid w:val="10BC115E"/>
    <w:pPr>
      <w:spacing w:beforeAutospacing="1" w:afterAutospacing="1"/>
      <w:pPrChange w:id="11" w:author="MacLachlan, Jamison B (EHS)" w:date="2026-09-25T21:13:00Z">
        <w:pPr>
          <w:widowControl w:val="0"/>
          <w:autoSpaceDE w:val="0"/>
          <w:autoSpaceDN w:val="0"/>
          <w:spacing w:beforeAutospacing="1" w:afterAutospacing="1"/>
        </w:pPr>
      </w:pPrChange>
    </w:pPr>
    <w:rPr>
      <w:rFonts w:ascii="Times New Roman" w:eastAsia="Times New Roman" w:hAnsi="Times New Roman" w:cs="Times New Roman"/>
      <w:sz w:val="24"/>
      <w:szCs w:val="24"/>
      <w:rPrChange w:id="11" w:author="MacLachlan, Jamison B (EHS)" w:date="2026-09-25T21:13:00Z">
        <w:rPr>
          <w:sz w:val="22"/>
          <w:szCs w:val="22"/>
          <w:lang w:val="en-US" w:eastAsia="en-US" w:bidi="ar-SA"/>
        </w:rPr>
      </w:rPrChange>
    </w:rPr>
  </w:style>
  <w:style w:type="character" w:customStyle="1" w:styleId="eop">
    <w:name w:val="eop"/>
    <w:basedOn w:val="DefaultParagraphFont"/>
    <w:rsid w:val="0004358A"/>
  </w:style>
  <w:style w:type="paragraph" w:styleId="FootnoteText">
    <w:name w:val="footnote text"/>
    <w:basedOn w:val="Normal"/>
    <w:link w:val="FootnoteTextChar"/>
    <w:uiPriority w:val="99"/>
    <w:semiHidden/>
    <w:unhideWhenUsed/>
    <w:rsid w:val="002E47D9"/>
    <w:pPr>
      <w:pPrChange w:id="12" w:author="MacLachlan, Jamison B (EHS)" w:date="2026-09-25T21:13:00Z">
        <w:pPr>
          <w:widowControl w:val="0"/>
          <w:autoSpaceDE w:val="0"/>
          <w:autoSpaceDN w:val="0"/>
        </w:pPr>
      </w:pPrChange>
    </w:pPr>
    <w:rPr>
      <w:sz w:val="20"/>
      <w:szCs w:val="20"/>
      <w:rPrChange w:id="12" w:author="MacLachlan, Jamison B (EHS)" w:date="2026-09-25T21:13:00Z">
        <w:rPr>
          <w:rFonts w:ascii="Calibri" w:eastAsia="Calibri" w:hAnsi="Calibri" w:cs="Calibri"/>
          <w:lang w:val="en-US" w:eastAsia="en-US" w:bidi="ar-SA"/>
        </w:rPr>
      </w:rPrChange>
    </w:rPr>
  </w:style>
  <w:style w:type="character" w:customStyle="1" w:styleId="FootnoteTextChar">
    <w:name w:val="Footnote Text Char"/>
    <w:basedOn w:val="DefaultParagraphFont"/>
    <w:link w:val="FootnoteText"/>
    <w:uiPriority w:val="99"/>
    <w:semiHidden/>
    <w:rsid w:val="0004358A"/>
    <w:rPr>
      <w:sz w:val="20"/>
      <w:szCs w:val="20"/>
    </w:rPr>
  </w:style>
  <w:style w:type="character" w:customStyle="1" w:styleId="advancedproofingissue">
    <w:name w:val="advancedproofingissue"/>
    <w:basedOn w:val="DefaultParagraphFont"/>
    <w:rsid w:val="0004358A"/>
  </w:style>
  <w:style w:type="paragraph" w:styleId="Header">
    <w:name w:val="header"/>
    <w:basedOn w:val="Normal"/>
    <w:link w:val="HeaderChar"/>
    <w:uiPriority w:val="99"/>
    <w:unhideWhenUsed/>
    <w:rsid w:val="00537182"/>
    <w:pPr>
      <w:tabs>
        <w:tab w:val="center" w:pos="4680"/>
        <w:tab w:val="right" w:pos="9360"/>
      </w:tabs>
      <w:pPrChange w:id="13" w:author="MacLachlan, Jamison B (EHS)" w:date="2026-09-25T21:13:00Z">
        <w:pPr>
          <w:widowControl w:val="0"/>
          <w:tabs>
            <w:tab w:val="center" w:pos="4680"/>
            <w:tab w:val="right" w:pos="9360"/>
          </w:tabs>
          <w:autoSpaceDE w:val="0"/>
          <w:autoSpaceDN w:val="0"/>
        </w:pPr>
      </w:pPrChange>
    </w:pPr>
    <w:rPr>
      <w:rPrChange w:id="13" w:author="MacLachlan, Jamison B (EHS)" w:date="2026-09-25T21:13:00Z">
        <w:rPr>
          <w:rFonts w:ascii="Calibri" w:eastAsia="Calibri" w:hAnsi="Calibri" w:cs="Calibri"/>
          <w:sz w:val="22"/>
          <w:szCs w:val="22"/>
          <w:lang w:val="en-US" w:eastAsia="en-US" w:bidi="ar-SA"/>
        </w:rPr>
      </w:rPrChange>
    </w:rPr>
  </w:style>
  <w:style w:type="character" w:customStyle="1" w:styleId="HeaderChar">
    <w:name w:val="Header Char"/>
    <w:basedOn w:val="DefaultParagraphFont"/>
    <w:link w:val="Header"/>
    <w:uiPriority w:val="99"/>
    <w:rsid w:val="0004358A"/>
    <w:rPr>
      <w:sz w:val="22"/>
      <w:szCs w:val="22"/>
    </w:rPr>
  </w:style>
  <w:style w:type="paragraph" w:styleId="Footer">
    <w:name w:val="footer"/>
    <w:basedOn w:val="Normal"/>
    <w:link w:val="FooterChar"/>
    <w:uiPriority w:val="99"/>
    <w:unhideWhenUsed/>
    <w:rsid w:val="00537182"/>
    <w:pPr>
      <w:tabs>
        <w:tab w:val="center" w:pos="4680"/>
        <w:tab w:val="right" w:pos="9360"/>
      </w:tabs>
      <w:pPrChange w:id="14" w:author="MacLachlan, Jamison B (EHS)" w:date="2026-09-25T21:13:00Z">
        <w:pPr>
          <w:widowControl w:val="0"/>
          <w:tabs>
            <w:tab w:val="center" w:pos="4680"/>
            <w:tab w:val="right" w:pos="9360"/>
          </w:tabs>
          <w:autoSpaceDE w:val="0"/>
          <w:autoSpaceDN w:val="0"/>
        </w:pPr>
      </w:pPrChange>
    </w:pPr>
    <w:rPr>
      <w:rPrChange w:id="14" w:author="MacLachlan, Jamison B (EHS)" w:date="2026-09-25T21:13:00Z">
        <w:rPr>
          <w:rFonts w:ascii="Calibri" w:eastAsia="Calibri" w:hAnsi="Calibri" w:cs="Calibri"/>
          <w:sz w:val="22"/>
          <w:szCs w:val="22"/>
          <w:lang w:val="en-US" w:eastAsia="en-US" w:bidi="ar-SA"/>
        </w:rPr>
      </w:rPrChange>
    </w:rPr>
  </w:style>
  <w:style w:type="character" w:customStyle="1" w:styleId="FooterChar">
    <w:name w:val="Footer Char"/>
    <w:basedOn w:val="DefaultParagraphFont"/>
    <w:link w:val="Footer"/>
    <w:uiPriority w:val="99"/>
    <w:rsid w:val="0004358A"/>
    <w:rPr>
      <w:sz w:val="22"/>
      <w:szCs w:val="22"/>
    </w:rPr>
  </w:style>
  <w:style w:type="table" w:styleId="TableGrid">
    <w:name w:val="Table Grid"/>
    <w:basedOn w:val="TableNormal"/>
    <w:uiPriority w:val="59"/>
    <w:rsid w:val="0004358A"/>
    <w:pPr>
      <w:widowControl w:val="0"/>
      <w:autoSpaceDE w:val="0"/>
      <w:autoSpaceDN w:val="0"/>
      <w:spacing w:after="0" w:line="240" w:lineRule="auto"/>
    </w:pPr>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81805825">
      <w:bodyDiv w:val="1"/>
      <w:marLeft w:val="0"/>
      <w:marRight w:val="0"/>
      <w:marTop w:val="0"/>
      <w:marBottom w:val="0"/>
      <w:divBdr>
        <w:top w:val="none" w:sz="0" w:space="0" w:color="auto"/>
        <w:left w:val="none" w:sz="0" w:space="0" w:color="auto"/>
        <w:bottom w:val="none" w:sz="0" w:space="0" w:color="auto"/>
        <w:right w:val="none" w:sz="0" w:space="0" w:color="auto"/>
      </w:divBdr>
    </w:div>
    <w:div w:id="815145563">
      <w:bodyDiv w:val="1"/>
      <w:marLeft w:val="0"/>
      <w:marRight w:val="0"/>
      <w:marTop w:val="0"/>
      <w:marBottom w:val="0"/>
      <w:divBdr>
        <w:top w:val="none" w:sz="0" w:space="0" w:color="auto"/>
        <w:left w:val="none" w:sz="0" w:space="0" w:color="auto"/>
        <w:bottom w:val="none" w:sz="0" w:space="0" w:color="auto"/>
        <w:right w:val="none" w:sz="0" w:space="0" w:color="auto"/>
      </w:divBdr>
    </w:div>
    <w:div w:id="948467233">
      <w:bodyDiv w:val="1"/>
      <w:marLeft w:val="0"/>
      <w:marRight w:val="0"/>
      <w:marTop w:val="0"/>
      <w:marBottom w:val="0"/>
      <w:divBdr>
        <w:top w:val="none" w:sz="0" w:space="0" w:color="auto"/>
        <w:left w:val="none" w:sz="0" w:space="0" w:color="auto"/>
        <w:bottom w:val="none" w:sz="0" w:space="0" w:color="auto"/>
        <w:right w:val="none" w:sz="0" w:space="0" w:color="auto"/>
      </w:divBdr>
      <w:divsChild>
        <w:div w:id="791437575">
          <w:marLeft w:val="720"/>
          <w:marRight w:val="0"/>
          <w:marTop w:val="0"/>
          <w:marBottom w:val="0"/>
          <w:divBdr>
            <w:top w:val="none" w:sz="0" w:space="0" w:color="auto"/>
            <w:left w:val="none" w:sz="0" w:space="0" w:color="auto"/>
            <w:bottom w:val="none" w:sz="0" w:space="0" w:color="auto"/>
            <w:right w:val="none" w:sz="0" w:space="0" w:color="auto"/>
          </w:divBdr>
        </w:div>
        <w:div w:id="871187063">
          <w:marLeft w:val="720"/>
          <w:marRight w:val="0"/>
          <w:marTop w:val="0"/>
          <w:marBottom w:val="0"/>
          <w:divBdr>
            <w:top w:val="none" w:sz="0" w:space="0" w:color="auto"/>
            <w:left w:val="none" w:sz="0" w:space="0" w:color="auto"/>
            <w:bottom w:val="none" w:sz="0" w:space="0" w:color="auto"/>
            <w:right w:val="none" w:sz="0" w:space="0" w:color="auto"/>
          </w:divBdr>
        </w:div>
        <w:div w:id="1937591026">
          <w:marLeft w:val="720"/>
          <w:marRight w:val="0"/>
          <w:marTop w:val="0"/>
          <w:marBottom w:val="0"/>
          <w:divBdr>
            <w:top w:val="none" w:sz="0" w:space="0" w:color="auto"/>
            <w:left w:val="none" w:sz="0" w:space="0" w:color="auto"/>
            <w:bottom w:val="none" w:sz="0" w:space="0" w:color="auto"/>
            <w:right w:val="none" w:sz="0" w:space="0" w:color="auto"/>
          </w:divBdr>
        </w:div>
      </w:divsChild>
    </w:div>
    <w:div w:id="2089380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microsoft.com/office/2019/05/relationships/documenttasks" Target="documenttasks/documenttasks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documenttasks/documenttasks1.xml><?xml version="1.0" encoding="utf-8"?>
<t:Tasks xmlns:t="http://schemas.microsoft.com/office/tasks/2019/documenttasks" xmlns:oel="http://schemas.microsoft.com/office/2019/extlst">
  <t:Task id="{BE54F508-6AE8-42C9-AF24-6D489F99A37D}">
    <t:Anchor>
      <t:Comment id="685314363"/>
    </t:Anchor>
    <t:History>
      <t:Event id="{5FCC859B-DECD-4451-AD0C-52731952BCAB}" time="2023-10-17T21:51:56.38Z">
        <t:Attribution userId="S::Elizabeth.M.LaMontagne@mass.gov::2e331e62-6342-4228-a6d5-b8ecaf56eeab" userProvider="AD" userName="LaMontagne, Elizabeth M. (EHS)"/>
        <t:Anchor>
          <t:Comment id="685328444"/>
        </t:Anchor>
        <t:Create/>
      </t:Event>
      <t:Event id="{06AAFBE5-0167-481D-875C-1897482683EA}" time="2023-10-17T21:51:56.38Z">
        <t:Attribution userId="S::Elizabeth.M.LaMontagne@mass.gov::2e331e62-6342-4228-a6d5-b8ecaf56eeab" userProvider="AD" userName="LaMontagne, Elizabeth M. (EHS)"/>
        <t:Anchor>
          <t:Comment id="685328444"/>
        </t:Anchor>
        <t:Assign userId="S::Elizabeth.F.Denniston3@mass.gov::1b193531-daeb-44b6-9d02-1ab4c5a3ba89" userProvider="AD" userName="Denniston, Elizabeth F (EHS)"/>
      </t:Event>
      <t:Event id="{BA200CA6-6A84-43B3-B065-CE6EADF72F33}" time="2023-10-17T21:51:56.38Z">
        <t:Attribution userId="S::Elizabeth.M.LaMontagne@mass.gov::2e331e62-6342-4228-a6d5-b8ecaf56eeab" userProvider="AD" userName="LaMontagne, Elizabeth M. (EHS)"/>
        <t:Anchor>
          <t:Comment id="685328444"/>
        </t:Anchor>
        <t:SetTitle title="Connector may prefer to use their uptake rate/specific numbers -- @Denniston, Elizabeth F (EHS) do you want to reach out to Marissa again? I think that is what we did last month. "/>
      </t:Event>
    </t:History>
  </t:Task>
  <t:Task id="{76D038BC-E339-4117-B77F-C50BF1EE57F4}">
    <t:Anchor>
      <t:Comment id="1623132"/>
    </t:Anchor>
    <t:History>
      <t:Event id="{AA09D96A-3086-405E-9D70-852E5B501CB3}" time="2023-12-13T13:28:27.485Z">
        <t:Attribution userId="S::stacey.nee2@mass.gov::c8adefe2-0027-4a20-9eda-b40d8315a13b" userProvider="AD" userName="Nee, Stacey (EHS)"/>
        <t:Anchor>
          <t:Comment id="719779032"/>
        </t:Anchor>
        <t:Create/>
      </t:Event>
      <t:Event id="{63390087-7EB4-4832-ADAB-4C44F052187E}" time="2023-12-13T13:28:27.485Z">
        <t:Attribution userId="S::stacey.nee2@mass.gov::c8adefe2-0027-4a20-9eda-b40d8315a13b" userProvider="AD" userName="Nee, Stacey (EHS)"/>
        <t:Anchor>
          <t:Comment id="719779032"/>
        </t:Anchor>
        <t:Assign userId="S::Elizabeth.F.Denniston3@mass.gov::1b193531-daeb-44b6-9d02-1ab4c5a3ba89" userProvider="AD" userName="Denniston, Elizabeth F (EHS)"/>
      </t:Event>
      <t:Event id="{446BD00D-EDBD-4B49-A2F8-957CA61166F6}" time="2023-12-13T13:28:27.485Z">
        <t:Attribution userId="S::stacey.nee2@mass.gov::c8adefe2-0027-4a20-9eda-b40d8315a13b" userProvider="AD" userName="Nee, Stacey (EHS)"/>
        <t:Anchor>
          <t:Comment id="719779032"/>
        </t:Anchor>
        <t:SetTitle title="@Denniston, Elizabeth F (EHS) you OK with leaving as &quot;January 2024&quot;?"/>
      </t:Event>
    </t:History>
  </t:Task>
  <t:Task id="{1B80DECC-E2EE-465A-B9B8-8AF615A88B58}">
    <t:Anchor>
      <t:Comment id="682457971"/>
    </t:Anchor>
    <t:History>
      <t:Event id="{2C611E34-290F-42B6-8A7F-15599E9AC4A2}" time="2023-09-14T16:30:43.08Z">
        <t:Attribution userId="S::Jarred.Damico@mass.gov::d8cf18ef-8faf-4dca-b20b-72d158ecdefe" userProvider="AD" userName="Damico, Jarred (EHS)"/>
        <t:Anchor>
          <t:Comment id="682457971"/>
        </t:Anchor>
        <t:Create/>
      </t:Event>
      <t:Event id="{B0D2165C-08BC-4D38-8DCE-8F381EB50700}" time="2023-09-14T16:30:43.08Z">
        <t:Attribution userId="S::Jarred.Damico@mass.gov::d8cf18ef-8faf-4dca-b20b-72d158ecdefe" userProvider="AD" userName="Damico, Jarred (EHS)"/>
        <t:Anchor>
          <t:Comment id="682457971"/>
        </t:Anchor>
        <t:Assign userId="S::Elizabeth.M.LaMontagne@mass.gov::2e331e62-6342-4228-a6d5-b8ecaf56eeab" userProvider="AD" userName="LaMontagne, Elizabeth M. (EHS)"/>
      </t:Event>
      <t:Event id="{72E3F7E6-A1DF-4915-8915-B932B54402CF}" time="2023-09-14T16:30:43.08Z">
        <t:Attribution userId="S::Jarred.Damico@mass.gov::d8cf18ef-8faf-4dca-b20b-72d158ecdefe" userProvider="AD" userName="Damico, Jarred (EHS)"/>
        <t:Anchor>
          <t:Comment id="682457971"/>
        </t:Anchor>
        <t:SetTitle title="@LaMontagne, Elizabeth M. (EHS), let me know what you think about this language"/>
      </t:Event>
    </t:History>
  </t:Task>
  <t:Task id="{6799B736-D104-4F1F-BC4C-D7084607441B}">
    <t:Anchor>
      <t:Comment id="1190265259"/>
    </t:Anchor>
    <t:History>
      <t:Event id="{1004B372-3AB3-46F2-A508-31AEC5547688}" time="2023-12-12T20:56:37.992Z">
        <t:Attribution userId="S::stacey.nee2@mass.gov::c8adefe2-0027-4a20-9eda-b40d8315a13b" userProvider="AD" userName="Nee, Stacey (EHS)"/>
        <t:Anchor>
          <t:Comment id="1190265259"/>
        </t:Anchor>
        <t:Create/>
      </t:Event>
      <t:Event id="{B25B4A91-9FB4-4133-B3E0-3A88FC039E83}" time="2023-12-12T20:56:37.992Z">
        <t:Attribution userId="S::stacey.nee2@mass.gov::c8adefe2-0027-4a20-9eda-b40d8315a13b" userProvider="AD" userName="Nee, Stacey (EHS)"/>
        <t:Anchor>
          <t:Comment id="1190265259"/>
        </t:Anchor>
        <t:Assign userId="S::Jarred.Damico@mass.gov::d8cf18ef-8faf-4dca-b20b-72d158ecdefe" userProvider="AD" userName="Damico, Jarred (EHS)"/>
      </t:Event>
      <t:Event id="{5F2EF6B3-AC86-4223-9965-9A3062C8BB58}" time="2023-12-12T20:56:37.992Z">
        <t:Attribution userId="S::stacey.nee2@mass.gov::c8adefe2-0027-4a20-9eda-b40d8315a13b" userProvider="AD" userName="Nee, Stacey (EHS)"/>
        <t:Anchor>
          <t:Comment id="1190265259"/>
        </t:Anchor>
        <t:SetTitle title="We are very likely to get questions about the breakdown of this group as follow up to the questions asked at our last press briefing. @Damico, Jarred (EHS) @LaMontagne, Elizabeth M. (EHS) were we able to get any clarity on tha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16019-EC27-7748-8D70-C605F6F162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1757</Words>
  <Characters>10018</Characters>
  <Application>Microsoft Office Word</Application>
  <DocSecurity>0</DocSecurity>
  <Lines>83</Lines>
  <Paragraphs>23</Paragraphs>
  <ScaleCrop>false</ScaleCrop>
  <Manager/>
  <Company/>
  <LinksUpToDate>false</LinksUpToDate>
  <CharactersWithSpaces>11752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Arthur Souza Rodrigues</cp:lastModifiedBy>
  <cp:revision>1</cp:revision>
  <dcterms:created xsi:type="dcterms:W3CDTF">2024-01-10T06:18:00Z</dcterms:created>
  <dcterms:modified xsi:type="dcterms:W3CDTF">2026-09-26T01:13:00Z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Creator">
    <vt:lpwstr>Adobe InDesign 18.2 (Windows)</vt:lpwstr>
  </property>
  <property fmtid="{D5CDD505-2E9C-101B-9397-08002B2CF9AE}" pid="4" name="LastSaved">
    <vt:filetime>2023-05-25T00:00:00Z</vt:filetime>
  </property>
  <property fmtid="{D5CDD505-2E9C-101B-9397-08002B2CF9AE}" pid="5" name="Producer">
    <vt:lpwstr>Adobe PDF Library 17.0</vt:lpwstr>
  </property>
  <property fmtid="{D5CDD505-2E9C-101B-9397-08002B2CF9AE}" pid="6" name="_DocHome">
    <vt:i4>-313280691</vt:i4>
  </property>
</Properties>
</file>