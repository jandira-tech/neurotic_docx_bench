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0" w:type="auto"/>
        <w:tblInd w:w="10" w:type="dxa"/>
        <w:tblLayout w:type="fixed"/>
        <w:tblCellMar>
          <w:left w:w="10" w:type="dxa"/>
          <w:right w:w="10" w:type="dxa"/>
        </w:tblCellMar>
        <w:tblLook w:val="04A0" w:firstRow="1" w:lastRow="0" w:firstColumn="1" w:lastColumn="0" w:noHBand="0" w:noVBand="1"/>
      </w:tblPr>
      <w:tblGrid>
        <w:gridCol w:w="8"/>
        <w:gridCol w:w="3413"/>
        <w:gridCol w:w="561"/>
        <w:gridCol w:w="1714"/>
        <w:gridCol w:w="1130"/>
        <w:gridCol w:w="1145"/>
        <w:gridCol w:w="1707"/>
        <w:gridCol w:w="1698"/>
        <w:gridCol w:w="8"/>
      </w:tblGrid>
      <w:tr w:rsidR="00581A63" w:rsidRPr="00880F52" w14:paraId="58CD568D" w14:textId="77777777" w:rsidTr="00377210">
        <w:trPr>
          <w:gridAfter w:val="1"/>
          <w:wAfter w:w="8" w:type="dxa"/>
          <w:ins w:id="19" w:author="Aaron Tang" w:date="2026-09-26T15:16:00Z" w16du:dateUtc="2026-09-26T19:16:00Z"/>
        </w:trPr>
        <w:tc>
          <w:tcPr>
            <w:tcW w:w="3982" w:type="dxa"/>
            <w:gridSpan w:val="3"/>
            <w:vMerge w:val="restart"/>
          </w:tcPr>
          <w:p w14:paraId="078E69D0" w14:textId="3171B894" w:rsidR="00581A63" w:rsidRDefault="00581A63" w:rsidP="00377210">
            <w:pPr>
              <w:spacing w:after="0" w:line="240" w:lineRule="auto"/>
              <w:rPr>
                <w:ins w:id="20" w:author="Aaron Tang" w:date="2026-09-26T15:16:00Z" w16du:dateUtc="2026-09-26T19:16:00Z"/>
                <w:rFonts w:ascii="Arial" w:hAnsi="Arial" w:cs="Arial"/>
                <w:noProof/>
                <w:color w:val="000000"/>
                <w:sz w:val="14"/>
              </w:rPr>
            </w:pPr>
          </w:p>
          <w:p w14:paraId="7D7E175E" w14:textId="77777777" w:rsidR="00581A63" w:rsidRPr="00A67AF3" w:rsidRDefault="00581A63" w:rsidP="00377210">
            <w:pPr>
              <w:tabs>
                <w:tab w:val="left" w:pos="1282"/>
              </w:tabs>
              <w:rPr>
                <w:ins w:id="21" w:author="Aaron Tang" w:date="2026-09-26T15:16:00Z" w16du:dateUtc="2026-09-26T19:16:00Z"/>
                <w:rFonts w:ascii="Arial" w:hAnsi="Arial" w:cs="Arial"/>
              </w:rPr>
            </w:pPr>
            <w:ins w:id="22" w:author="Aaron Tang" w:date="2026-09-26T15:16:00Z" w16du:dateUtc="2026-09-26T19:16:00Z">
              <w:r w:rsidRPr="00A67AF3">
                <w:rPr>
                  <w:rFonts w:ascii="Arial" w:hAnsi="Arial" w:cs="Arial"/>
                  <w:noProof/>
                </w:rPr>
                <mc:AlternateContent>
                  <mc:Choice Requires="wps">
                    <w:drawing>
                      <wp:anchor distT="45720" distB="45720" distL="114300" distR="114300" simplePos="0" relativeHeight="251659264" behindDoc="0" locked="0" layoutInCell="1" allowOverlap="1" wp14:anchorId="6E2679FF" wp14:editId="552321F3">
                        <wp:simplePos x="0" y="0"/>
                        <wp:positionH relativeFrom="column">
                          <wp:posOffset>-5715</wp:posOffset>
                        </wp:positionH>
                        <wp:positionV relativeFrom="paragraph">
                          <wp:posOffset>180340</wp:posOffset>
                        </wp:positionV>
                        <wp:extent cx="1144905" cy="1404620"/>
                        <wp:effectExtent l="0" t="0" r="17145" b="139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4905" cy="1404620"/>
                                </a:xfrm>
                                <a:prstGeom prst="rect">
                                  <a:avLst/>
                                </a:prstGeom>
                                <a:solidFill>
                                  <a:srgbClr val="FFFFFF"/>
                                </a:solidFill>
                                <a:ln w="9525">
                                  <a:solidFill>
                                    <a:srgbClr val="000000"/>
                                  </a:solidFill>
                                  <a:miter lim="800000"/>
                                  <a:headEnd/>
                                  <a:tailEnd/>
                                </a:ln>
                              </wps:spPr>
                              <wps:txbx>
                                <w:txbxContent>
                                  <w:p w14:paraId="6A66F8B6" w14:textId="77777777" w:rsidR="00581A63" w:rsidRDefault="00581A63" w:rsidP="00581A63">
                                    <w:pPr>
                                      <w:rPr>
                                        <w:ins w:id="23" w:author="Aaron Tang" w:date="2026-09-26T15:16:00Z" w16du:dateUtc="2026-09-26T19:16:00Z"/>
                                      </w:rPr>
                                    </w:pPr>
                                    <w:ins w:id="24" w:author="Aaron Tang" w:date="2026-09-26T15:16:00Z" w16du:dateUtc="2026-09-26T19:16:00Z">
                                      <w:r>
                                        <w:t>Contract “ACC”</w:t>
                                      </w:r>
                                    </w:ins>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E2679FF" id="_x0000_t202" coordsize="21600,21600" o:spt="202" path="m,l,21600r21600,l21600,xe">
                        <v:stroke joinstyle="miter"/>
                        <v:path gradientshapeok="t" o:connecttype="rect"/>
                      </v:shapetype>
                      <v:shape id="Text Box 2" o:spid="_x0000_s1026" type="#_x0000_t202" style="position:absolute;margin-left:-.45pt;margin-top:14.2pt;width:90.15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">
                        <v:textbox style="mso-fit-shape-to-text:t">
                          <w:txbxContent>
                            <w:p w14:paraId="6A66F8B6" w14:textId="77777777" w:rsidR="00581A63" w:rsidRDefault="00581A63" w:rsidP="00581A63">
                              <w:pPr>
                                <w:rPr>
                                  <w:ins w:id="25" w:author="Aaron Tang" w:date="2026-09-26T15:16:00Z" w16du:dateUtc="2026-09-26T19:16:00Z"/>
                                </w:rPr>
                              </w:pPr>
                              <w:ins w:id="26" w:author="Aaron Tang" w:date="2026-09-26T15:16:00Z" w16du:dateUtc="2026-09-26T19:16:00Z">
                                <w:r>
                                  <w:t>Contract “ACC”</w:t>
                                </w:r>
                              </w:ins>
                            </w:p>
                          </w:txbxContent>
                        </v:textbox>
                        <w10:wrap type="square"/>
                      </v:shape>
                    </w:pict>
                  </mc:Fallback>
                </mc:AlternateContent>
              </w:r>
              <w:r>
                <w:rPr>
                  <w:rFonts w:ascii="Arial" w:hAnsi="Arial" w:cs="Arial"/>
                </w:rPr>
                <w:tab/>
              </w:r>
            </w:ins>
          </w:p>
        </w:tc>
        <w:tc>
          <w:tcPr>
            <w:tcW w:w="2844" w:type="dxa"/>
            <w:gridSpan w:val="2"/>
          </w:tcPr>
          <w:p w14:paraId="695363F0" w14:textId="77777777" w:rsidR="00581A63" w:rsidRPr="00880F52" w:rsidRDefault="00581A63" w:rsidP="00377210">
            <w:pPr>
              <w:spacing w:after="0" w:line="240" w:lineRule="auto"/>
              <w:rPr>
                <w:ins w:id="27" w:author="Aaron Tang" w:date="2026-09-26T15:16:00Z" w16du:dateUtc="2026-09-26T19:16:00Z"/>
                <w:rFonts w:ascii="Arial" w:hAnsi="Arial" w:cs="Arial"/>
              </w:rPr>
            </w:pPr>
            <w:ins w:id="28" w:author="Aaron Tang" w:date="2026-09-26T15:16:00Z" w16du:dateUtc="2026-09-26T19:16:00Z">
              <w:r w:rsidRPr="00880F52">
                <w:rPr>
                  <w:rFonts w:ascii="Arial" w:hAnsi="Arial" w:cs="Arial"/>
                  <w:color w:val="000000"/>
                  <w:sz w:val="14"/>
                </w:rPr>
                <w:t> </w:t>
              </w:r>
            </w:ins>
          </w:p>
        </w:tc>
        <w:tc>
          <w:tcPr>
            <w:tcW w:w="4550" w:type="dxa"/>
            <w:gridSpan w:val="3"/>
            <w:vMerge w:val="restart"/>
            <w:tcBorders>
              <w:top w:val="single" w:sz="6" w:space="0" w:color="000000"/>
              <w:left w:val="single" w:sz="6" w:space="0" w:color="000000"/>
              <w:right w:val="single" w:sz="6" w:space="0" w:color="000000"/>
            </w:tcBorders>
            <w:tcMar>
              <w:top w:w="30" w:type="dxa"/>
              <w:left w:w="30" w:type="dxa"/>
              <w:right w:w="30" w:type="dxa"/>
            </w:tcMar>
          </w:tcPr>
          <w:p w14:paraId="4D51DE63" w14:textId="5BCB2AE3" w:rsidR="00581A63" w:rsidRPr="00880F52" w:rsidRDefault="00E53FC7" w:rsidP="00377210">
            <w:pPr>
              <w:pBdr>
                <w:top w:val="none" w:sz="0" w:space="1" w:color="auto"/>
                <w:left w:val="none" w:sz="0" w:space="1" w:color="auto"/>
                <w:bottom w:val="none" w:sz="0" w:space="1" w:color="auto"/>
                <w:right w:val="none" w:sz="0" w:space="1" w:color="auto"/>
              </w:pBdr>
              <w:spacing w:before="60" w:after="0" w:line="240" w:lineRule="auto"/>
              <w:rPr>
                <w:ins w:id="29" w:author="Aaron Tang" w:date="2026-09-26T15:16:00Z" w16du:dateUtc="2026-09-26T19:16:00Z"/>
                <w:rFonts w:ascii="Arial" w:hAnsi="Arial" w:cs="Arial"/>
              </w:rPr>
            </w:pPr>
            <w:ins w:id="30" w:author="Aaron Tang" w:date="2026-09-26T15:16:00Z" w16du:dateUtc="2026-09-26T19:16:00Z">
              <w:r>
                <w:rPr>
                  <w:rFonts w:ascii="Arial" w:hAnsi="Arial" w:cs="Arial"/>
                  <w:color w:val="000000"/>
                  <w:sz w:val="14"/>
                </w:rPr>
                <w:t>More text</w:t>
              </w:r>
            </w:ins>
          </w:p>
        </w:tc>
      </w:tr>
      <w:tr w:rsidR="00581A63" w:rsidRPr="00880F52" w14:paraId="7085A791" w14:textId="77777777" w:rsidTr="00377210">
        <w:trPr>
          <w:gridAfter w:val="1"/>
          <w:wAfter w:w="8" w:type="dxa"/>
          <w:ins w:id="31" w:author="Aaron Tang" w:date="2026-09-26T15:16:00Z" w16du:dateUtc="2026-09-26T19:16:00Z"/>
        </w:trPr>
        <w:tc>
          <w:tcPr>
            <w:tcW w:w="3982" w:type="dxa"/>
            <w:gridSpan w:val="3"/>
            <w:vMerge/>
          </w:tcPr>
          <w:p w14:paraId="587E5037" w14:textId="77777777" w:rsidR="00581A63" w:rsidRPr="00880F52" w:rsidRDefault="00581A63" w:rsidP="00377210">
            <w:pPr>
              <w:spacing w:after="0" w:line="240" w:lineRule="auto"/>
              <w:rPr>
                <w:ins w:id="32" w:author="Aaron Tang" w:date="2026-09-26T15:16:00Z" w16du:dateUtc="2026-09-26T19:16:00Z"/>
                <w:rFonts w:ascii="Arial" w:hAnsi="Arial" w:cs="Arial"/>
              </w:rPr>
            </w:pPr>
          </w:p>
        </w:tc>
        <w:tc>
          <w:tcPr>
            <w:tcW w:w="2844" w:type="dxa"/>
            <w:gridSpan w:val="2"/>
          </w:tcPr>
          <w:p w14:paraId="00D82487" w14:textId="77777777" w:rsidR="00581A63" w:rsidRPr="00880F52" w:rsidRDefault="00581A63" w:rsidP="00377210">
            <w:pPr>
              <w:spacing w:after="0" w:line="240" w:lineRule="auto"/>
              <w:rPr>
                <w:ins w:id="33" w:author="Aaron Tang" w:date="2026-09-26T15:16:00Z" w16du:dateUtc="2026-09-26T19:16:00Z"/>
                <w:rFonts w:ascii="Arial" w:hAnsi="Arial" w:cs="Arial"/>
              </w:rPr>
            </w:pPr>
            <w:ins w:id="34" w:author="Aaron Tang" w:date="2026-09-26T15:16:00Z" w16du:dateUtc="2026-09-26T19:16:00Z">
              <w:r w:rsidRPr="00880F52">
                <w:rPr>
                  <w:rFonts w:ascii="Arial" w:hAnsi="Arial" w:cs="Arial"/>
                  <w:color w:val="000000"/>
                  <w:sz w:val="14"/>
                </w:rPr>
                <w:t> </w:t>
              </w:r>
            </w:ins>
          </w:p>
        </w:tc>
        <w:tc>
          <w:tcPr>
            <w:tcW w:w="4550" w:type="dxa"/>
            <w:gridSpan w:val="3"/>
            <w:vMerge/>
            <w:tcBorders>
              <w:left w:val="single" w:sz="6" w:space="0" w:color="000000"/>
              <w:right w:val="single" w:sz="6" w:space="0" w:color="000000"/>
            </w:tcBorders>
            <w:tcMar>
              <w:left w:w="30" w:type="dxa"/>
              <w:right w:w="30" w:type="dxa"/>
            </w:tcMar>
          </w:tcPr>
          <w:p w14:paraId="7EFDFAA6" w14:textId="77777777" w:rsidR="00581A63" w:rsidRPr="00880F52" w:rsidRDefault="00581A63" w:rsidP="00377210">
            <w:pPr>
              <w:spacing w:after="0" w:line="240" w:lineRule="auto"/>
              <w:rPr>
                <w:ins w:id="35" w:author="Aaron Tang" w:date="2026-09-26T15:16:00Z" w16du:dateUtc="2026-09-26T19:16:00Z"/>
                <w:rFonts w:ascii="Arial" w:hAnsi="Arial" w:cs="Arial"/>
              </w:rPr>
            </w:pPr>
          </w:p>
        </w:tc>
      </w:tr>
      <w:tr w:rsidR="00581A63" w:rsidRPr="00880F52" w14:paraId="28B4DDDF" w14:textId="77777777" w:rsidTr="00377210">
        <w:trPr>
          <w:gridAfter w:val="1"/>
          <w:wAfter w:w="8" w:type="dxa"/>
          <w:ins w:id="36" w:author="Aaron Tang" w:date="2026-09-26T15:16:00Z" w16du:dateUtc="2026-09-26T19:16:00Z"/>
        </w:trPr>
        <w:tc>
          <w:tcPr>
            <w:tcW w:w="3982" w:type="dxa"/>
            <w:gridSpan w:val="3"/>
            <w:vMerge/>
          </w:tcPr>
          <w:p w14:paraId="527A553E" w14:textId="77777777" w:rsidR="00581A63" w:rsidRPr="00880F52" w:rsidRDefault="00581A63" w:rsidP="00377210">
            <w:pPr>
              <w:spacing w:after="0" w:line="240" w:lineRule="auto"/>
              <w:rPr>
                <w:ins w:id="37" w:author="Aaron Tang" w:date="2026-09-26T15:16:00Z" w16du:dateUtc="2026-09-26T19:16:00Z"/>
                <w:rFonts w:ascii="Arial" w:hAnsi="Arial" w:cs="Arial"/>
              </w:rPr>
            </w:pPr>
          </w:p>
        </w:tc>
        <w:tc>
          <w:tcPr>
            <w:tcW w:w="2844" w:type="dxa"/>
            <w:gridSpan w:val="2"/>
          </w:tcPr>
          <w:p w14:paraId="3A251732" w14:textId="77777777" w:rsidR="00581A63" w:rsidRPr="00880F52" w:rsidRDefault="00581A63" w:rsidP="00377210">
            <w:pPr>
              <w:spacing w:after="0" w:line="240" w:lineRule="auto"/>
              <w:rPr>
                <w:ins w:id="38" w:author="Aaron Tang" w:date="2026-09-26T15:16:00Z" w16du:dateUtc="2026-09-26T19:16:00Z"/>
                <w:rFonts w:ascii="Arial" w:hAnsi="Arial" w:cs="Arial"/>
              </w:rPr>
            </w:pPr>
            <w:ins w:id="39" w:author="Aaron Tang" w:date="2026-09-26T15:16:00Z" w16du:dateUtc="2026-09-26T19:16:00Z">
              <w:r w:rsidRPr="00880F52">
                <w:rPr>
                  <w:rFonts w:ascii="Arial" w:hAnsi="Arial" w:cs="Arial"/>
                  <w:color w:val="000000"/>
                  <w:sz w:val="14"/>
                </w:rPr>
                <w:t> </w:t>
              </w:r>
            </w:ins>
          </w:p>
        </w:tc>
        <w:tc>
          <w:tcPr>
            <w:tcW w:w="4550" w:type="dxa"/>
            <w:gridSpan w:val="3"/>
            <w:vMerge/>
            <w:tcBorders>
              <w:left w:val="single" w:sz="6" w:space="0" w:color="000000"/>
              <w:right w:val="single" w:sz="6" w:space="0" w:color="000000"/>
            </w:tcBorders>
            <w:tcMar>
              <w:left w:w="30" w:type="dxa"/>
              <w:right w:w="30" w:type="dxa"/>
            </w:tcMar>
          </w:tcPr>
          <w:p w14:paraId="3BF7B3AE" w14:textId="77777777" w:rsidR="00581A63" w:rsidRPr="00880F52" w:rsidRDefault="00581A63" w:rsidP="00377210">
            <w:pPr>
              <w:spacing w:after="0" w:line="240" w:lineRule="auto"/>
              <w:rPr>
                <w:ins w:id="40" w:author="Aaron Tang" w:date="2026-09-26T15:16:00Z" w16du:dateUtc="2026-09-26T19:16:00Z"/>
                <w:rFonts w:ascii="Arial" w:hAnsi="Arial" w:cs="Arial"/>
              </w:rPr>
            </w:pPr>
          </w:p>
        </w:tc>
      </w:tr>
      <w:tr w:rsidR="00581A63" w:rsidRPr="00880F52" w14:paraId="4067C317" w14:textId="77777777" w:rsidTr="00377210">
        <w:trPr>
          <w:gridAfter w:val="1"/>
          <w:wAfter w:w="8" w:type="dxa"/>
          <w:ins w:id="41" w:author="Aaron Tang" w:date="2026-09-26T15:16:00Z" w16du:dateUtc="2026-09-26T19:16:00Z"/>
        </w:trPr>
        <w:tc>
          <w:tcPr>
            <w:tcW w:w="3982" w:type="dxa"/>
            <w:gridSpan w:val="3"/>
            <w:vMerge/>
          </w:tcPr>
          <w:p w14:paraId="3DB08EAD" w14:textId="77777777" w:rsidR="00581A63" w:rsidRPr="00880F52" w:rsidRDefault="00581A63" w:rsidP="00377210">
            <w:pPr>
              <w:spacing w:after="0" w:line="240" w:lineRule="auto"/>
              <w:rPr>
                <w:ins w:id="42" w:author="Aaron Tang" w:date="2026-09-26T15:16:00Z" w16du:dateUtc="2026-09-26T19:16:00Z"/>
                <w:rFonts w:ascii="Arial" w:hAnsi="Arial" w:cs="Arial"/>
              </w:rPr>
            </w:pPr>
          </w:p>
        </w:tc>
        <w:tc>
          <w:tcPr>
            <w:tcW w:w="2844" w:type="dxa"/>
            <w:gridSpan w:val="2"/>
          </w:tcPr>
          <w:p w14:paraId="395E5472" w14:textId="1072F88F" w:rsidR="00581A63" w:rsidRPr="00880F52" w:rsidRDefault="00E53FC7" w:rsidP="00377210">
            <w:pPr>
              <w:spacing w:after="0" w:line="240" w:lineRule="auto"/>
              <w:rPr>
                <w:ins w:id="43" w:author="Aaron Tang" w:date="2026-09-26T15:16:00Z" w16du:dateUtc="2026-09-26T19:16:00Z"/>
                <w:rFonts w:ascii="Arial" w:hAnsi="Arial" w:cs="Arial"/>
              </w:rPr>
            </w:pPr>
            <w:ins w:id="44" w:author="Aaron Tang" w:date="2026-09-26T15:16:00Z" w16du:dateUtc="2026-09-26T19:16:00Z">
              <w:r>
                <w:rPr>
                  <w:rFonts w:ascii="Arial" w:hAnsi="Arial" w:cs="Arial"/>
                  <w:b/>
                  <w:color w:val="3067DB"/>
                  <w:sz w:val="24"/>
                </w:rPr>
                <w:t>More text</w:t>
              </w:r>
            </w:ins>
          </w:p>
        </w:tc>
        <w:tc>
          <w:tcPr>
            <w:tcW w:w="4550" w:type="dxa"/>
            <w:gridSpan w:val="3"/>
            <w:vMerge/>
            <w:tcBorders>
              <w:left w:val="single" w:sz="6" w:space="0" w:color="000000"/>
              <w:right w:val="single" w:sz="6" w:space="0" w:color="000000"/>
            </w:tcBorders>
            <w:tcMar>
              <w:left w:w="30" w:type="dxa"/>
              <w:right w:w="30" w:type="dxa"/>
            </w:tcMar>
          </w:tcPr>
          <w:p w14:paraId="72DA6BD5" w14:textId="77777777" w:rsidR="00581A63" w:rsidRPr="00880F52" w:rsidRDefault="00581A63" w:rsidP="00377210">
            <w:pPr>
              <w:spacing w:after="0" w:line="240" w:lineRule="auto"/>
              <w:rPr>
                <w:ins w:id="45" w:author="Aaron Tang" w:date="2026-09-26T15:16:00Z" w16du:dateUtc="2026-09-26T19:16:00Z"/>
                <w:rFonts w:ascii="Arial" w:hAnsi="Arial" w:cs="Arial"/>
              </w:rPr>
            </w:pPr>
          </w:p>
        </w:tc>
      </w:tr>
      <w:tr w:rsidR="00581A63" w:rsidRPr="00880F52" w14:paraId="792AD4A5" w14:textId="77777777" w:rsidTr="00377210">
        <w:trPr>
          <w:gridAfter w:val="1"/>
          <w:wAfter w:w="8" w:type="dxa"/>
          <w:ins w:id="46" w:author="Aaron Tang" w:date="2026-09-26T15:16:00Z" w16du:dateUtc="2026-09-26T19:16:00Z"/>
        </w:trPr>
        <w:tc>
          <w:tcPr>
            <w:tcW w:w="3982" w:type="dxa"/>
            <w:gridSpan w:val="3"/>
            <w:vMerge/>
          </w:tcPr>
          <w:p w14:paraId="67B414CE" w14:textId="77777777" w:rsidR="00581A63" w:rsidRPr="00880F52" w:rsidRDefault="00581A63" w:rsidP="00377210">
            <w:pPr>
              <w:spacing w:after="0" w:line="240" w:lineRule="auto"/>
              <w:rPr>
                <w:ins w:id="47" w:author="Aaron Tang" w:date="2026-09-26T15:16:00Z" w16du:dateUtc="2026-09-26T19:16:00Z"/>
                <w:rFonts w:ascii="Arial" w:hAnsi="Arial" w:cs="Arial"/>
              </w:rPr>
            </w:pPr>
          </w:p>
        </w:tc>
        <w:tc>
          <w:tcPr>
            <w:tcW w:w="2844" w:type="dxa"/>
            <w:gridSpan w:val="2"/>
          </w:tcPr>
          <w:p w14:paraId="028F1FAC" w14:textId="77777777" w:rsidR="00581A63" w:rsidRPr="00880F52" w:rsidRDefault="00581A63" w:rsidP="00377210">
            <w:pPr>
              <w:spacing w:after="0" w:line="240" w:lineRule="auto"/>
              <w:rPr>
                <w:ins w:id="48" w:author="Aaron Tang" w:date="2026-09-26T15:16:00Z" w16du:dateUtc="2026-09-26T19:16:00Z"/>
                <w:rFonts w:ascii="Arial" w:hAnsi="Arial" w:cs="Arial"/>
              </w:rPr>
            </w:pPr>
            <w:ins w:id="49" w:author="Aaron Tang" w:date="2026-09-26T15:16:00Z" w16du:dateUtc="2026-09-26T19:16:00Z">
              <w:r w:rsidRPr="00880F52">
                <w:rPr>
                  <w:rFonts w:ascii="Arial" w:hAnsi="Arial" w:cs="Arial"/>
                  <w:color w:val="000000"/>
                  <w:sz w:val="14"/>
                </w:rPr>
                <w:t> </w:t>
              </w:r>
            </w:ins>
          </w:p>
        </w:tc>
        <w:tc>
          <w:tcPr>
            <w:tcW w:w="4550" w:type="dxa"/>
            <w:gridSpan w:val="3"/>
            <w:vMerge/>
            <w:tcBorders>
              <w:left w:val="single" w:sz="6" w:space="0" w:color="000000"/>
              <w:bottom w:val="single" w:sz="6" w:space="0" w:color="000000"/>
              <w:right w:val="single" w:sz="6" w:space="0" w:color="000000"/>
            </w:tcBorders>
            <w:tcMar>
              <w:left w:w="30" w:type="dxa"/>
              <w:bottom w:w="30" w:type="dxa"/>
              <w:right w:w="30" w:type="dxa"/>
            </w:tcMar>
          </w:tcPr>
          <w:p w14:paraId="47BEAE20" w14:textId="77777777" w:rsidR="00581A63" w:rsidRPr="00880F52" w:rsidRDefault="00581A63" w:rsidP="00377210">
            <w:pPr>
              <w:spacing w:after="0" w:line="240" w:lineRule="auto"/>
              <w:rPr>
                <w:ins w:id="50" w:author="Aaron Tang" w:date="2026-09-26T15:16:00Z" w16du:dateUtc="2026-09-26T19:16:00Z"/>
                <w:rFonts w:ascii="Arial" w:hAnsi="Arial" w:cs="Arial"/>
              </w:rPr>
            </w:pPr>
          </w:p>
        </w:tc>
      </w:tr>
      <w:tr w:rsidR="00581A63" w:rsidRPr="00880F52" w14:paraId="7DB58C8D" w14:textId="77777777" w:rsidTr="00377210">
        <w:trPr>
          <w:gridBefore w:val="1"/>
          <w:wBefore w:w="8" w:type="dxa"/>
          <w:ins w:id="51" w:author="Aaron Tang" w:date="2026-09-26T15:16:00Z" w16du:dateUtc="2026-09-26T19:16:00Z"/>
        </w:trPr>
        <w:tc>
          <w:tcPr>
            <w:tcW w:w="11376" w:type="dxa"/>
            <w:gridSpan w:val="8"/>
            <w:tcBorders>
              <w:top w:val="single" w:sz="6" w:space="0" w:color="000000"/>
              <w:left w:val="single" w:sz="6" w:space="0" w:color="000000"/>
              <w:bottom w:val="single" w:sz="6" w:space="0" w:color="000000"/>
              <w:right w:val="single" w:sz="6" w:space="0" w:color="000000"/>
            </w:tcBorders>
            <w:shd w:val="clear" w:color="auto" w:fill="3067DB"/>
            <w:tcMar>
              <w:left w:w="30" w:type="dxa"/>
            </w:tcMar>
          </w:tcPr>
          <w:p w14:paraId="7B2CB8AC" w14:textId="77777777" w:rsidR="00581A63" w:rsidRPr="00880F52" w:rsidRDefault="00581A63" w:rsidP="00377210">
            <w:pPr>
              <w:spacing w:after="0" w:line="240" w:lineRule="auto"/>
              <w:rPr>
                <w:ins w:id="52" w:author="Aaron Tang" w:date="2026-09-26T15:16:00Z" w16du:dateUtc="2026-09-26T19:16:00Z"/>
                <w:rFonts w:ascii="Arial" w:hAnsi="Arial" w:cs="Arial"/>
              </w:rPr>
            </w:pPr>
            <w:ins w:id="53" w:author="Aaron Tang" w:date="2026-09-26T15:16:00Z" w16du:dateUtc="2026-09-26T19:16:00Z">
              <w:r w:rsidRPr="00880F52">
                <w:rPr>
                  <w:rFonts w:ascii="Arial" w:hAnsi="Arial" w:cs="Arial"/>
                  <w:color w:val="FFFFFF"/>
                  <w:sz w:val="14"/>
                </w:rPr>
                <w:t>Client Information</w:t>
              </w:r>
            </w:ins>
          </w:p>
        </w:tc>
      </w:tr>
      <w:tr w:rsidR="00581A63" w:rsidRPr="00880F52" w14:paraId="43EB0628" w14:textId="77777777" w:rsidTr="00377210">
        <w:trPr>
          <w:gridBefore w:val="1"/>
          <w:wBefore w:w="8" w:type="dxa"/>
          <w:ins w:id="54" w:author="Aaron Tang" w:date="2026-09-26T15:16:00Z" w16du:dateUtc="2026-09-26T19:16:00Z"/>
        </w:trPr>
        <w:tc>
          <w:tcPr>
            <w:tcW w:w="9670" w:type="dxa"/>
            <w:gridSpan w:val="6"/>
            <w:tcBorders>
              <w:top w:val="single" w:sz="6" w:space="0" w:color="000000"/>
              <w:left w:val="single" w:sz="6" w:space="0" w:color="000000"/>
              <w:bottom w:val="single" w:sz="6" w:space="0" w:color="000000"/>
            </w:tcBorders>
            <w:tcMar>
              <w:top w:w="30" w:type="dxa"/>
              <w:left w:w="30" w:type="dxa"/>
              <w:bottom w:w="30" w:type="dxa"/>
              <w:right w:w="30" w:type="dxa"/>
            </w:tcMar>
          </w:tcPr>
          <w:p w14:paraId="38DDF6FB" w14:textId="18F19CF9" w:rsidR="00581A63" w:rsidRPr="00E53FC7" w:rsidRDefault="00E53FC7" w:rsidP="00377210">
            <w:pPr>
              <w:spacing w:after="0" w:line="240" w:lineRule="auto"/>
              <w:rPr>
                <w:ins w:id="55" w:author="Aaron Tang" w:date="2026-09-26T15:16:00Z" w16du:dateUtc="2026-09-26T19:16:00Z"/>
                <w:rFonts w:ascii="Arial" w:hAnsi="Arial" w:cs="Arial"/>
                <w:highlight w:val="yellow"/>
              </w:rPr>
            </w:pPr>
            <w:ins w:id="56" w:author="Aaron Tang" w:date="2026-09-26T15:16:00Z" w16du:dateUtc="2026-09-26T19:16:00Z">
              <w:r>
                <w:rPr>
                  <w:rFonts w:ascii="Arial" w:hAnsi="Arial" w:cs="Arial"/>
                  <w:color w:val="000000"/>
                  <w:sz w:val="14"/>
                  <w:highlight w:val="yellow"/>
                </w:rPr>
                <w:t>text</w:t>
              </w:r>
            </w:ins>
          </w:p>
          <w:p w14:paraId="3658DB78" w14:textId="70643A58" w:rsidR="00581A63" w:rsidRPr="00E53FC7" w:rsidRDefault="00E53FC7" w:rsidP="00377210">
            <w:pPr>
              <w:spacing w:after="0" w:line="240" w:lineRule="auto"/>
              <w:rPr>
                <w:ins w:id="57" w:author="Aaron Tang" w:date="2026-09-26T15:16:00Z" w16du:dateUtc="2026-09-26T19:16:00Z"/>
                <w:rFonts w:ascii="Arial" w:hAnsi="Arial" w:cs="Arial"/>
                <w:highlight w:val="yellow"/>
              </w:rPr>
            </w:pPr>
            <w:ins w:id="58" w:author="Aaron Tang" w:date="2026-09-26T15:16:00Z" w16du:dateUtc="2026-09-26T19:16:00Z">
              <w:r>
                <w:rPr>
                  <w:rFonts w:ascii="Arial" w:hAnsi="Arial" w:cs="Arial"/>
                  <w:color w:val="000000"/>
                  <w:sz w:val="14"/>
                  <w:highlight w:val="yellow"/>
                </w:rPr>
                <w:t>more text</w:t>
              </w:r>
            </w:ins>
          </w:p>
        </w:tc>
        <w:tc>
          <w:tcPr>
            <w:tcW w:w="1706" w:type="dxa"/>
            <w:gridSpan w:val="2"/>
            <w:tcBorders>
              <w:top w:val="single" w:sz="6" w:space="0" w:color="000000"/>
              <w:bottom w:val="single" w:sz="6" w:space="0" w:color="000000"/>
              <w:right w:val="single" w:sz="6" w:space="0" w:color="000000"/>
            </w:tcBorders>
            <w:tcMar>
              <w:top w:w="30" w:type="dxa"/>
              <w:left w:w="30" w:type="dxa"/>
              <w:bottom w:w="30" w:type="dxa"/>
              <w:right w:w="30" w:type="dxa"/>
            </w:tcMar>
          </w:tcPr>
          <w:p w14:paraId="2FFACF2F" w14:textId="7950C33E" w:rsidR="00581A63" w:rsidRPr="00E53FC7" w:rsidRDefault="00581A63" w:rsidP="00377210">
            <w:pPr>
              <w:spacing w:after="0" w:line="240" w:lineRule="auto"/>
              <w:rPr>
                <w:ins w:id="59" w:author="Aaron Tang" w:date="2026-09-26T15:16:00Z" w16du:dateUtc="2026-09-26T19:16:00Z"/>
                <w:rFonts w:ascii="Arial" w:hAnsi="Arial" w:cs="Arial"/>
                <w:highlight w:val="yellow"/>
              </w:rPr>
            </w:pPr>
            <w:ins w:id="60" w:author="Aaron Tang" w:date="2026-09-26T15:16:00Z" w16du:dateUtc="2026-09-26T19:16:00Z">
              <w:r w:rsidRPr="00E53FC7">
                <w:rPr>
                  <w:rFonts w:ascii="Arial" w:hAnsi="Arial" w:cs="Arial"/>
                  <w:color w:val="000000"/>
                  <w:sz w:val="14"/>
                  <w:highlight w:val="yellow"/>
                </w:rPr>
                <w:t> </w:t>
              </w:r>
              <w:r w:rsidR="00E53FC7">
                <w:rPr>
                  <w:rFonts w:ascii="Arial" w:hAnsi="Arial" w:cs="Arial"/>
                  <w:highlight w:val="yellow"/>
                </w:rPr>
                <w:t>Some more text</w:t>
              </w:r>
            </w:ins>
          </w:p>
        </w:tc>
      </w:tr>
      <w:tr w:rsidR="00581A63" w:rsidRPr="00880F52" w14:paraId="6A1742D3" w14:textId="77777777" w:rsidTr="00377210">
        <w:trPr>
          <w:gridBefore w:val="1"/>
          <w:wBefore w:w="8" w:type="dxa"/>
          <w:ins w:id="61" w:author="Aaron Tang" w:date="2026-09-26T15:16:00Z" w16du:dateUtc="2026-09-26T19:16:00Z"/>
        </w:trPr>
        <w:tc>
          <w:tcPr>
            <w:tcW w:w="3413" w:type="dxa"/>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tcPr>
          <w:p w14:paraId="0C780D84" w14:textId="28D340FB" w:rsidR="00581A63" w:rsidRPr="00E53FC7" w:rsidRDefault="00707D07" w:rsidP="00E53FC7">
            <w:pPr>
              <w:spacing w:after="0" w:line="240" w:lineRule="auto"/>
              <w:rPr>
                <w:ins w:id="62" w:author="Aaron Tang" w:date="2026-09-26T15:16:00Z" w16du:dateUtc="2026-09-26T19:16:00Z"/>
                <w:rFonts w:ascii="Arial" w:hAnsi="Arial" w:cs="Arial"/>
                <w:highlight w:val="yellow"/>
              </w:rPr>
            </w:pPr>
            <w:ins w:id="63" w:author="Aaron Tang" w:date="2026-09-26T15:16:00Z" w16du:dateUtc="2026-09-26T19:16:00Z">
              <w:r>
                <w:rPr>
                  <w:rFonts w:ascii="Arial" w:hAnsi="Arial" w:cs="Arial"/>
                  <w:color w:val="000000"/>
                  <w:sz w:val="14"/>
                  <w:highlight w:val="yellow"/>
                </w:rPr>
                <w:t xml:space="preserve">This is the really broken text </w:t>
              </w:r>
            </w:ins>
          </w:p>
        </w:tc>
        <w:tc>
          <w:tcPr>
            <w:tcW w:w="2275" w:type="dxa"/>
            <w:gridSpan w:val="2"/>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tcPr>
          <w:p w14:paraId="74AB431D" w14:textId="77777777" w:rsidR="00581A63" w:rsidRPr="00E53FC7" w:rsidRDefault="00581A63" w:rsidP="00377210">
            <w:pPr>
              <w:spacing w:after="0" w:line="240" w:lineRule="auto"/>
              <w:rPr>
                <w:ins w:id="64" w:author="Aaron Tang" w:date="2026-09-26T15:16:00Z" w16du:dateUtc="2026-09-26T19:16:00Z"/>
                <w:rFonts w:ascii="Arial" w:hAnsi="Arial" w:cs="Arial"/>
                <w:highlight w:val="yellow"/>
              </w:rPr>
            </w:pPr>
            <w:ins w:id="65" w:author="Aaron Tang" w:date="2026-09-26T15:16:00Z" w16du:dateUtc="2026-09-26T19:16:00Z">
              <w:r w:rsidRPr="00E53FC7">
                <w:rPr>
                  <w:rFonts w:ascii="Arial" w:hAnsi="Arial" w:cs="Arial"/>
                  <w:color w:val="000000"/>
                  <w:sz w:val="14"/>
                  <w:highlight w:val="yellow"/>
                </w:rPr>
                <w:t>Phone No.</w:t>
              </w:r>
            </w:ins>
          </w:p>
          <w:p w14:paraId="693A9848" w14:textId="028CCD77" w:rsidR="00581A63" w:rsidRPr="00E53FC7" w:rsidRDefault="00581A63" w:rsidP="00377210">
            <w:pPr>
              <w:spacing w:after="0" w:line="240" w:lineRule="auto"/>
              <w:rPr>
                <w:ins w:id="66" w:author="Aaron Tang" w:date="2026-09-26T15:16:00Z" w16du:dateUtc="2026-09-26T19:16:00Z"/>
                <w:rFonts w:ascii="Arial" w:hAnsi="Arial" w:cs="Arial"/>
                <w:highlight w:val="yellow"/>
              </w:rPr>
            </w:pPr>
            <w:ins w:id="67" w:author="Aaron Tang" w:date="2026-09-26T15:16:00Z" w16du:dateUtc="2026-09-26T19:16:00Z">
              <w:r w:rsidRPr="00E53FC7">
                <w:rPr>
                  <w:rFonts w:ascii="Arial" w:hAnsi="Arial" w:cs="Arial"/>
                  <w:color w:val="000000"/>
                  <w:sz w:val="14"/>
                  <w:highlight w:val="yellow"/>
                </w:rPr>
                <w:t>(</w:t>
              </w:r>
            </w:ins>
          </w:p>
        </w:tc>
        <w:tc>
          <w:tcPr>
            <w:tcW w:w="5688" w:type="dxa"/>
            <w:gridSpan w:val="5"/>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tcPr>
          <w:p w14:paraId="07F0FFD1" w14:textId="77777777" w:rsidR="00581A63" w:rsidRPr="00E53FC7" w:rsidRDefault="00581A63" w:rsidP="00377210">
            <w:pPr>
              <w:spacing w:after="0" w:line="240" w:lineRule="auto"/>
              <w:rPr>
                <w:ins w:id="68" w:author="Aaron Tang" w:date="2026-09-26T15:16:00Z" w16du:dateUtc="2026-09-26T19:16:00Z"/>
                <w:rFonts w:ascii="Arial" w:hAnsi="Arial" w:cs="Arial"/>
                <w:highlight w:val="yellow"/>
              </w:rPr>
            </w:pPr>
            <w:ins w:id="69" w:author="Aaron Tang" w:date="2026-09-26T15:16:00Z" w16du:dateUtc="2026-09-26T19:16:00Z">
              <w:r w:rsidRPr="00E53FC7">
                <w:rPr>
                  <w:rFonts w:ascii="Arial" w:hAnsi="Arial" w:cs="Arial"/>
                  <w:color w:val="000000"/>
                  <w:sz w:val="14"/>
                  <w:highlight w:val="yellow"/>
                </w:rPr>
                <w:t>e-mail</w:t>
              </w:r>
            </w:ins>
          </w:p>
          <w:p w14:paraId="4392997E" w14:textId="08D54B37" w:rsidR="00581A63" w:rsidRPr="00E53FC7" w:rsidRDefault="00581A63" w:rsidP="00377210">
            <w:pPr>
              <w:spacing w:after="0" w:line="240" w:lineRule="auto"/>
              <w:rPr>
                <w:ins w:id="70" w:author="Aaron Tang" w:date="2026-09-26T15:16:00Z" w16du:dateUtc="2026-09-26T19:16:00Z"/>
                <w:rFonts w:ascii="Arial" w:hAnsi="Arial" w:cs="Arial"/>
                <w:highlight w:val="yellow"/>
              </w:rPr>
            </w:pPr>
            <w:ins w:id="71" w:author="Aaron Tang" w:date="2026-09-26T15:16:00Z" w16du:dateUtc="2026-09-26T19:16:00Z">
              <w:r w:rsidRPr="00E53FC7">
                <w:rPr>
                  <w:rFonts w:ascii="Arial" w:hAnsi="Arial" w:cs="Arial"/>
                  <w:color w:val="000000"/>
                  <w:sz w:val="14"/>
                  <w:highlight w:val="yellow"/>
                </w:rPr>
                <w:t>k</w:t>
              </w:r>
            </w:ins>
          </w:p>
        </w:tc>
      </w:tr>
      <w:tr w:rsidR="00581A63" w:rsidRPr="00990111" w14:paraId="6EE2003E" w14:textId="77777777" w:rsidTr="00377210">
        <w:trPr>
          <w:gridBefore w:val="1"/>
          <w:wBefore w:w="8" w:type="dxa"/>
          <w:ins w:id="72" w:author="Aaron Tang" w:date="2026-09-26T15:16:00Z" w16du:dateUtc="2026-09-26T19:16:00Z"/>
        </w:trPr>
        <w:tc>
          <w:tcPr>
            <w:tcW w:w="5688" w:type="dxa"/>
            <w:gridSpan w:val="3"/>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tcPr>
          <w:p w14:paraId="196B8081" w14:textId="77777777" w:rsidR="00581A63" w:rsidRPr="00E53FC7" w:rsidRDefault="00581A63" w:rsidP="00377210">
            <w:pPr>
              <w:spacing w:after="0" w:line="240" w:lineRule="auto"/>
              <w:rPr>
                <w:ins w:id="73" w:author="Aaron Tang" w:date="2026-09-26T15:16:00Z" w16du:dateUtc="2026-09-26T19:16:00Z"/>
                <w:rFonts w:ascii="Arial" w:hAnsi="Arial" w:cs="Arial"/>
                <w:highlight w:val="yellow"/>
              </w:rPr>
            </w:pPr>
            <w:ins w:id="74" w:author="Aaron Tang" w:date="2026-09-26T15:16:00Z" w16du:dateUtc="2026-09-26T19:16:00Z">
              <w:r w:rsidRPr="00E53FC7">
                <w:rPr>
                  <w:rFonts w:ascii="Arial" w:hAnsi="Arial" w:cs="Arial"/>
                  <w:color w:val="000000"/>
                  <w:sz w:val="14"/>
                  <w:highlight w:val="yellow"/>
                </w:rPr>
                <w:t>Billing Street Address</w:t>
              </w:r>
            </w:ins>
          </w:p>
          <w:p w14:paraId="4C2DA543" w14:textId="60F70041" w:rsidR="00581A63" w:rsidRPr="00E53FC7" w:rsidRDefault="00E53FC7" w:rsidP="00377210">
            <w:pPr>
              <w:spacing w:after="0" w:line="240" w:lineRule="auto"/>
              <w:rPr>
                <w:ins w:id="75" w:author="Aaron Tang" w:date="2026-09-26T15:16:00Z" w16du:dateUtc="2026-09-26T19:16:00Z"/>
                <w:rFonts w:ascii="Arial" w:hAnsi="Arial" w:cs="Arial"/>
                <w:highlight w:val="yellow"/>
              </w:rPr>
            </w:pPr>
            <w:ins w:id="76" w:author="Aaron Tang" w:date="2026-09-26T15:16:00Z" w16du:dateUtc="2026-09-26T19:16:00Z">
              <w:r>
                <w:rPr>
                  <w:rFonts w:ascii="Arial" w:hAnsi="Arial" w:cs="Arial"/>
                  <w:color w:val="000000"/>
                  <w:sz w:val="14"/>
                  <w:highlight w:val="yellow"/>
                </w:rPr>
                <w:t>North pole</w:t>
              </w:r>
            </w:ins>
          </w:p>
        </w:tc>
        <w:tc>
          <w:tcPr>
            <w:tcW w:w="2275" w:type="dxa"/>
            <w:gridSpan w:val="2"/>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tcPr>
          <w:p w14:paraId="0E29D15C" w14:textId="77777777" w:rsidR="00581A63" w:rsidRPr="00E53FC7" w:rsidRDefault="00581A63" w:rsidP="00377210">
            <w:pPr>
              <w:spacing w:after="0" w:line="240" w:lineRule="auto"/>
              <w:rPr>
                <w:ins w:id="77" w:author="Aaron Tang" w:date="2026-09-26T15:16:00Z" w16du:dateUtc="2026-09-26T19:16:00Z"/>
                <w:rFonts w:ascii="Arial" w:hAnsi="Arial" w:cs="Arial"/>
                <w:highlight w:val="yellow"/>
              </w:rPr>
            </w:pPr>
            <w:ins w:id="78" w:author="Aaron Tang" w:date="2026-09-26T15:16:00Z" w16du:dateUtc="2026-09-26T19:16:00Z">
              <w:r w:rsidRPr="00E53FC7">
                <w:rPr>
                  <w:rFonts w:ascii="Arial" w:hAnsi="Arial" w:cs="Arial"/>
                  <w:color w:val="000000"/>
                  <w:sz w:val="14"/>
                  <w:highlight w:val="yellow"/>
                </w:rPr>
                <w:t>City</w:t>
              </w:r>
            </w:ins>
          </w:p>
          <w:p w14:paraId="75517DFA" w14:textId="77777777" w:rsidR="00581A63" w:rsidRPr="00E53FC7" w:rsidRDefault="00581A63" w:rsidP="00377210">
            <w:pPr>
              <w:spacing w:after="0" w:line="240" w:lineRule="auto"/>
              <w:rPr>
                <w:ins w:id="79" w:author="Aaron Tang" w:date="2026-09-26T15:16:00Z" w16du:dateUtc="2026-09-26T19:16:00Z"/>
                <w:rFonts w:ascii="Arial" w:hAnsi="Arial" w:cs="Arial"/>
                <w:highlight w:val="yellow"/>
              </w:rPr>
            </w:pPr>
            <w:ins w:id="80" w:author="Aaron Tang" w:date="2026-09-26T15:16:00Z" w16du:dateUtc="2026-09-26T19:16:00Z">
              <w:r w:rsidRPr="00E53FC7">
                <w:rPr>
                  <w:rFonts w:ascii="Arial" w:hAnsi="Arial" w:cs="Arial"/>
                  <w:color w:val="000000"/>
                  <w:sz w:val="14"/>
                  <w:highlight w:val="yellow"/>
                </w:rPr>
                <w:t>Toronto</w:t>
              </w:r>
            </w:ins>
          </w:p>
        </w:tc>
        <w:tc>
          <w:tcPr>
            <w:tcW w:w="1706" w:type="dxa"/>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tcPr>
          <w:p w14:paraId="525ACB91" w14:textId="77777777" w:rsidR="00581A63" w:rsidRPr="00E53FC7" w:rsidRDefault="00581A63" w:rsidP="00377210">
            <w:pPr>
              <w:spacing w:after="0" w:line="240" w:lineRule="auto"/>
              <w:rPr>
                <w:ins w:id="81" w:author="Aaron Tang" w:date="2026-09-26T15:16:00Z" w16du:dateUtc="2026-09-26T19:16:00Z"/>
                <w:rFonts w:ascii="Arial" w:hAnsi="Arial" w:cs="Arial"/>
                <w:highlight w:val="yellow"/>
              </w:rPr>
            </w:pPr>
            <w:ins w:id="82" w:author="Aaron Tang" w:date="2026-09-26T15:16:00Z" w16du:dateUtc="2026-09-26T19:16:00Z">
              <w:r w:rsidRPr="00E53FC7">
                <w:rPr>
                  <w:rFonts w:ascii="Arial" w:hAnsi="Arial" w:cs="Arial"/>
                  <w:color w:val="000000"/>
                  <w:sz w:val="14"/>
                  <w:highlight w:val="yellow"/>
                </w:rPr>
                <w:t>State/Province</w:t>
              </w:r>
            </w:ins>
          </w:p>
          <w:p w14:paraId="00405B29" w14:textId="77777777" w:rsidR="00581A63" w:rsidRPr="00E53FC7" w:rsidRDefault="00581A63" w:rsidP="00377210">
            <w:pPr>
              <w:spacing w:after="0" w:line="240" w:lineRule="auto"/>
              <w:rPr>
                <w:ins w:id="83" w:author="Aaron Tang" w:date="2026-09-26T15:16:00Z" w16du:dateUtc="2026-09-26T19:16:00Z"/>
                <w:rFonts w:ascii="Arial" w:hAnsi="Arial" w:cs="Arial"/>
                <w:highlight w:val="yellow"/>
              </w:rPr>
            </w:pPr>
            <w:ins w:id="84" w:author="Aaron Tang" w:date="2026-09-26T15:16:00Z" w16du:dateUtc="2026-09-26T19:16:00Z">
              <w:r w:rsidRPr="00E53FC7">
                <w:rPr>
                  <w:rFonts w:ascii="Arial" w:hAnsi="Arial" w:cs="Arial"/>
                  <w:color w:val="000000"/>
                  <w:sz w:val="14"/>
                  <w:highlight w:val="yellow"/>
                </w:rPr>
                <w:t>ON</w:t>
              </w:r>
            </w:ins>
          </w:p>
        </w:tc>
        <w:tc>
          <w:tcPr>
            <w:tcW w:w="1706" w:type="dxa"/>
            <w:gridSpan w:val="2"/>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tcPr>
          <w:p w14:paraId="3FF5F36F" w14:textId="77777777" w:rsidR="00581A63" w:rsidRPr="00E53FC7" w:rsidRDefault="00581A63" w:rsidP="00377210">
            <w:pPr>
              <w:spacing w:after="0" w:line="240" w:lineRule="auto"/>
              <w:rPr>
                <w:ins w:id="85" w:author="Aaron Tang" w:date="2026-09-26T15:16:00Z" w16du:dateUtc="2026-09-26T19:16:00Z"/>
                <w:rFonts w:ascii="Arial" w:hAnsi="Arial" w:cs="Arial"/>
                <w:highlight w:val="yellow"/>
                <w:lang w:val="fr-CA"/>
              </w:rPr>
            </w:pPr>
            <w:ins w:id="86" w:author="Aaron Tang" w:date="2026-09-26T15:16:00Z" w16du:dateUtc="2026-09-26T19:16:00Z">
              <w:r w:rsidRPr="00E53FC7">
                <w:rPr>
                  <w:rFonts w:ascii="Arial" w:hAnsi="Arial" w:cs="Arial"/>
                  <w:color w:val="000000"/>
                  <w:sz w:val="14"/>
                  <w:highlight w:val="yellow"/>
                  <w:lang w:val="fr-CA"/>
                </w:rPr>
                <w:t>Zip/Postal Code</w:t>
              </w:r>
            </w:ins>
          </w:p>
          <w:p w14:paraId="5988C45D" w14:textId="30E46CC3" w:rsidR="00581A63" w:rsidRPr="00E53FC7" w:rsidRDefault="00581A63" w:rsidP="00377210">
            <w:pPr>
              <w:spacing w:after="0" w:line="240" w:lineRule="auto"/>
              <w:rPr>
                <w:ins w:id="87" w:author="Aaron Tang" w:date="2026-09-26T15:16:00Z" w16du:dateUtc="2026-09-26T19:16:00Z"/>
                <w:rFonts w:ascii="Arial" w:hAnsi="Arial" w:cs="Arial"/>
                <w:highlight w:val="yellow"/>
                <w:lang w:val="fr-CA"/>
              </w:rPr>
            </w:pPr>
            <w:ins w:id="88" w:author="Aaron Tang" w:date="2026-09-26T15:16:00Z" w16du:dateUtc="2026-09-26T19:16:00Z">
              <w:r w:rsidRPr="00E53FC7">
                <w:rPr>
                  <w:rFonts w:ascii="Arial" w:hAnsi="Arial" w:cs="Arial"/>
                  <w:color w:val="000000"/>
                  <w:sz w:val="14"/>
                  <w:highlight w:val="yellow"/>
                  <w:lang w:val="fr-CA"/>
                </w:rPr>
                <w:t>M</w:t>
              </w:r>
              <w:r w:rsidR="00E53FC7">
                <w:rPr>
                  <w:rFonts w:ascii="Arial" w:hAnsi="Arial" w:cs="Arial"/>
                  <w:color w:val="000000"/>
                  <w:sz w:val="14"/>
                  <w:highlight w:val="yellow"/>
                  <w:lang w:val="fr-CA"/>
                </w:rPr>
                <w:t>00000</w:t>
              </w:r>
            </w:ins>
          </w:p>
        </w:tc>
      </w:tr>
    </w:tbl>
    <w:p w14:paraId="6F305045" w14:textId="77777777" w:rsidR="00581A63" w:rsidRPr="00990111" w:rsidRDefault="00581A63" w:rsidP="00581A63">
      <w:pPr>
        <w:spacing w:after="0" w:line="240" w:lineRule="auto"/>
        <w:rPr>
          <w:ins w:id="89" w:author="Aaron Tang" w:date="2026-09-26T15:16:00Z" w16du:dateUtc="2026-09-26T19:16:00Z"/>
          <w:rFonts w:ascii="Arial" w:hAnsi="Arial" w:cs="Arial"/>
          <w:lang w:val="fr-CA"/>
        </w:rPr>
      </w:pPr>
      <w:ins w:id="90" w:author="Aaron Tang" w:date="2026-09-26T15:16:00Z" w16du:dateUtc="2026-09-26T19:16:00Z">
        <w:r w:rsidRPr="00990111">
          <w:rPr>
            <w:rFonts w:ascii="Arial" w:hAnsi="Arial" w:cs="Arial"/>
            <w:color w:val="000000"/>
            <w:sz w:val="14"/>
            <w:lang w:val="fr-CA"/>
          </w:rPr>
          <w:t> </w:t>
        </w:r>
      </w:ins>
    </w:p>
    <w:p w14:paraId="2F923CF9" w14:textId="77777777" w:rsidR="00653991" w:rsidRPr="003333EF" w:rsidRDefault="00653991" w:rsidP="00653991">
      <w:pPr>
        <w:pStyle w:val="Heading3"/>
        <w:keepNext w:val="0"/>
        <w:keepLines w:val="0"/>
        <w:spacing w:before="320"/>
        <w:rPr>
          <w:del w:id="91" w:author="Aaron Tang" w:date="2026-09-26T15:16:00Z" w16du:dateUtc="2026-09-26T19:16:00Z"/>
          <w:rFonts w:ascii="Arial" w:hAnsi="Arial" w:cs="Arial"/>
          <w:b/>
          <w:color w:val="000000"/>
          <w:sz w:val="22"/>
          <w:szCs w:val="22"/>
        </w:rPr>
      </w:pPr>
      <w:del w:id="92" w:author="Aaron Tang" w:date="2026-09-26T15:16:00Z" w16du:dateUtc="2026-09-26T19:16:00Z">
        <w:r w:rsidRPr="003333EF">
          <w:rPr>
            <w:rFonts w:ascii="Arial" w:hAnsi="Arial" w:cs="Arial"/>
            <w:b/>
            <w:color w:val="000000"/>
            <w:sz w:val="22"/>
            <w:szCs w:val="22"/>
          </w:rPr>
          <w:delText>2. ENGAGEMENT; OBLIGATIONS OF PARTIES; USE OF SUBCONTRACTORS</w:delText>
        </w:r>
      </w:del>
    </w:p>
    <w:p w14:paraId="1839F4A6" w14:textId="77777777" w:rsidR="00653991" w:rsidRPr="003333EF" w:rsidRDefault="00653991" w:rsidP="00653991">
      <w:pPr>
        <w:pStyle w:val="Heading4"/>
        <w:keepNext w:val="0"/>
        <w:keepLines w:val="0"/>
        <w:spacing w:before="280" w:after="80"/>
        <w:rPr>
          <w:del w:id="93" w:author="Aaron Tang" w:date="2026-09-26T15:16:00Z" w16du:dateUtc="2026-09-26T19:16:00Z"/>
        </w:rPr>
      </w:pPr>
      <w:bookmarkStart w:id="94" w:name="_heading=h.1fob9te" w:colFirst="0" w:colLast="0"/>
      <w:bookmarkEnd w:id="94"/>
      <w:del w:id="95" w:author="Aaron Tang" w:date="2026-09-26T15:16:00Z" w16du:dateUtc="2026-09-26T19:16:00Z">
        <w:r w:rsidRPr="003333EF">
          <w:rPr>
            <w:rFonts w:ascii="Arial" w:hAnsi="Arial" w:cs="Arial"/>
            <w:b/>
            <w:color w:val="000000"/>
            <w:sz w:val="22"/>
            <w:szCs w:val="22"/>
          </w:rPr>
          <w:delText xml:space="preserve">2.1 </w:delText>
        </w:r>
        <w:r w:rsidRPr="003333EF">
          <w:rPr>
            <w:rFonts w:ascii="Arial" w:hAnsi="Arial" w:cs="Arial"/>
            <w:b/>
            <w:color w:val="000000"/>
            <w:sz w:val="22"/>
            <w:szCs w:val="22"/>
          </w:rPr>
          <w:tab/>
          <w:delText xml:space="preserve">Engagement. </w:delText>
        </w:r>
        <w:r>
          <w:rPr>
            <w:rFonts w:ascii="Open Sans" w:hAnsi="Open Sans" w:cs="Open Sans"/>
            <w:color w:val="000000"/>
            <w:sz w:val="21"/>
            <w:szCs w:val="21"/>
            <w:shd w:val="clear" w:color="auto" w:fill="FFFFFF"/>
          </w:rPr>
          <w:delText xml:space="preserve"> Lorem Ipsum is that it has a more-or-less normal distribution of letters, as opposed to using 'Content here, content here', making it look like readable English. Many desktop publishing packages and web page editors now use Lorem Ipsum as their default model text, and a search for 'lorem ipsum' will uncover many web sites still in their infancy</w:delText>
        </w:r>
      </w:del>
    </w:p>
    <w:p w14:paraId="5F9DF380" w14:textId="77777777" w:rsidR="00D24516" w:rsidRDefault="00D24516"/>
    <w:sectPr w:rsidR="00D24516" w:rsidSect="00581A63">
      <w:headerReference w:type="default" r:id="rId6"/>
      <w:footerReference w:type="even" r:id="rId7"/>
      <w:footerReference w:type="default" r:id="rId8"/>
      <w:pgSz w:w="12240" w:h="15840" w:code="0"/>
      <w:pgMar w:top="288" w:right="432" w:bottom="438" w:left="432" w:header="288" w:footer="288" w:gutter="0"/>
      <w:cols w:space="720"/>
      <w:docGrid w:linePitch="0"/>
      <w:sectPrChange w:id="110" w:author="Aaron Tang" w:date="2026-09-26T15:16:00Z" w16du:dateUtc="2026-09-26T19:16:00Z">
        <w:sectPr w:rsidR="00D24516" w:rsidSect="00581A63">
          <w:pgSz w:code="1"/>
          <w:pgMar w:top="1440" w:right="1440" w:bottom="1440" w:left="1440" w:header="708" w:footer="708" w:gutter="0"/>
          <w:cols w:space="708"/>
          <w:docGrid w:linePitch="36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9D35C48" w14:textId="77777777" w:rsidR="00D03A79" w:rsidRDefault="00D03A79">
      <w:pPr>
        <w:spacing w:after="0" w:line="240" w:lineRule="auto"/>
        <w:pPrChange w:id="17" w:author="Aaron Tang" w:date="2026-09-26T15:16:00Z" w16du:dateUtc="2026-09-26T19:16:00Z">
          <w:pPr/>
        </w:pPrChange>
      </w:pPr>
      <w:r>
        <w:separator/>
      </w:r>
    </w:p>
  </w:endnote>
  <w:endnote w:type="continuationSeparator" w:id="0">
    <w:p w14:paraId="502CFE15" w14:textId="77777777" w:rsidR="00D03A79" w:rsidRDefault="00D03A79">
      <w:pPr>
        <w:spacing w:after="0" w:line="240" w:lineRule="auto"/>
        <w:pPrChange w:id="18" w:author="Aaron Tang" w:date="2026-09-26T15:16:00Z" w16du:dateUtc="2026-09-26T19:16:00Z">
          <w:pPr/>
        </w:pPrChange>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Ind w:w="10" w:type="dxa"/>
      <w:tblLayout w:type="fixed"/>
      <w:tblCellMar>
        <w:left w:w="10" w:type="dxa"/>
        <w:right w:w="10" w:type="dxa"/>
      </w:tblCellMar>
      <w:tblLook w:val="04A0" w:firstRow="1" w:lastRow="0" w:firstColumn="1" w:lastColumn="0" w:noHBand="0" w:noVBand="1"/>
    </w:tblPr>
    <w:tblGrid>
      <w:gridCol w:w="2917"/>
    </w:tblGrid>
    <w:tr w:rsidR="00581A63" w:rsidRPr="005D5763" w14:paraId="31ECF9FD" w14:textId="77777777">
      <w:trPr>
        <w:ins w:id="97" w:author="Aaron Tang" w:date="2026-09-26T15:16:00Z" w16du:dateUtc="2026-09-26T19:16:00Z"/>
      </w:trPr>
      <w:tc>
        <w:tcPr>
          <w:tcW w:w="2917" w:type="dxa"/>
        </w:tcPr>
        <w:p w14:paraId="3FDA39EC" w14:textId="77777777" w:rsidR="00581A63" w:rsidRPr="005D5763" w:rsidRDefault="00581A63">
          <w:pPr>
            <w:spacing w:after="0" w:line="240" w:lineRule="auto"/>
            <w:rPr>
              <w:ins w:id="98" w:author="Aaron Tang" w:date="2026-09-26T15:16:00Z" w16du:dateUtc="2026-09-26T19:16:00Z"/>
              <w:rFonts w:ascii="Arial" w:hAnsi="Arial" w:cs="Arial"/>
              <w:sz w:val="14"/>
              <w:szCs w:val="14"/>
              <w:highlight w:val="black"/>
            </w:rPr>
          </w:pPr>
          <w:ins w:id="99" w:author="Aaron Tang" w:date="2026-09-26T15:16:00Z" w16du:dateUtc="2026-09-26T19:16:00Z">
            <w:r w:rsidRPr="005D5763">
              <w:rPr>
                <w:rFonts w:ascii="Arial" w:hAnsi="Arial" w:cs="Arial"/>
                <w:color w:val="000000"/>
                <w:sz w:val="14"/>
                <w:szCs w:val="14"/>
                <w:highlight w:val="black"/>
              </w:rPr>
              <w:t>FRHI Hotels &amp; Resorts (Canada) Inc. Q-00203</w:t>
            </w:r>
          </w:ins>
        </w:p>
      </w:tc>
    </w:tr>
  </w:tbl>
  <w:p w14:paraId="1247AA15" w14:textId="77777777" w:rsidR="001B2C00" w:rsidRPr="00880F52" w:rsidRDefault="00581A63">
    <w:pPr>
      <w:spacing w:after="0" w:line="240" w:lineRule="auto"/>
      <w:jc w:val="right"/>
      <w:rPr>
        <w:rFonts w:ascii="Arial" w:hAnsi="Arial"/>
        <w:sz w:val="14"/>
        <w:rPrChange w:id="100" w:author="Aaron Tang" w:date="2026-09-26T15:16:00Z" w16du:dateUtc="2026-09-26T19:16:00Z">
          <w:rPr/>
        </w:rPrChange>
      </w:rPr>
      <w:pPrChange w:id="101" w:author="Aaron Tang" w:date="2026-09-26T15:16:00Z" w16du:dateUtc="2026-09-26T19:16:00Z">
        <w:pPr>
          <w:pStyle w:val="Footer"/>
        </w:pPr>
      </w:pPrChange>
    </w:pPr>
    <w:ins w:id="102" w:author="Aaron Tang" w:date="2026-09-26T15:16:00Z" w16du:dateUtc="2026-09-26T19:16:00Z">
      <w:r w:rsidRPr="00880F52">
        <w:rPr>
          <w:rFonts w:ascii="Arial" w:hAnsi="Arial" w:cs="Arial"/>
          <w:color w:val="000000"/>
          <w:sz w:val="14"/>
          <w:szCs w:val="14"/>
        </w:rPr>
        <w:t xml:space="preserve">Page </w:t>
      </w:r>
      <w:r w:rsidRPr="00880F52">
        <w:rPr>
          <w:rFonts w:ascii="Arial" w:hAnsi="Arial" w:cs="Arial"/>
          <w:color w:val="000000"/>
          <w:sz w:val="14"/>
          <w:szCs w:val="14"/>
        </w:rPr>
        <w:pgNum/>
      </w:r>
      <w:r w:rsidRPr="00880F52">
        <w:rPr>
          <w:rFonts w:ascii="Arial" w:hAnsi="Arial" w:cs="Arial"/>
          <w:color w:val="000000"/>
          <w:sz w:val="14"/>
          <w:szCs w:val="14"/>
        </w:rPr>
        <w:t xml:space="preserve"> of </w:t>
      </w:r>
      <w:r w:rsidRPr="00880F52">
        <w:rPr>
          <w:rFonts w:ascii="Arial" w:hAnsi="Arial" w:cs="Arial"/>
          <w:sz w:val="14"/>
          <w:szCs w:val="14"/>
        </w:rPr>
        <w:fldChar w:fldCharType="begin"/>
      </w:r>
      <w:r w:rsidRPr="00880F52">
        <w:rPr>
          <w:rFonts w:ascii="Arial" w:hAnsi="Arial" w:cs="Arial"/>
          <w:color w:val="000000"/>
          <w:sz w:val="14"/>
          <w:szCs w:val="14"/>
        </w:rPr>
        <w:instrText>PAGEREF last_page</w:instrText>
      </w:r>
      <w:r w:rsidRPr="00880F52">
        <w:rPr>
          <w:rFonts w:ascii="Arial" w:hAnsi="Arial" w:cs="Arial"/>
          <w:sz w:val="14"/>
          <w:szCs w:val="14"/>
        </w:rPr>
        <w:fldChar w:fldCharType="separate"/>
      </w:r>
      <w:r>
        <w:rPr>
          <w:rFonts w:ascii="Arial" w:hAnsi="Arial" w:cs="Arial"/>
          <w:noProof/>
          <w:color w:val="000000"/>
          <w:sz w:val="14"/>
          <w:szCs w:val="14"/>
        </w:rPr>
        <w:t>8</w:t>
      </w:r>
      <w:r w:rsidRPr="00880F52">
        <w:rPr>
          <w:rFonts w:ascii="Arial" w:hAnsi="Arial" w:cs="Arial"/>
          <w:sz w:val="14"/>
          <w:szCs w:val="14"/>
        </w:rPr>
        <w:fldChar w:fldCharType="end"/>
      </w:r>
    </w:ins>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Ind w:w="10" w:type="dxa"/>
      <w:tblLayout w:type="fixed"/>
      <w:tblCellMar>
        <w:left w:w="10" w:type="dxa"/>
        <w:right w:w="10" w:type="dxa"/>
      </w:tblCellMar>
      <w:tblLook w:val="04A0" w:firstRow="1" w:lastRow="0" w:firstColumn="1" w:lastColumn="0" w:noHBand="0" w:noVBand="1"/>
    </w:tblPr>
    <w:tblGrid>
      <w:gridCol w:w="2917"/>
    </w:tblGrid>
    <w:tr w:rsidR="00581A63" w:rsidRPr="00880F52" w14:paraId="7C472ED5" w14:textId="77777777">
      <w:trPr>
        <w:ins w:id="103" w:author="Aaron Tang" w:date="2026-09-26T15:16:00Z" w16du:dateUtc="2026-09-26T19:16:00Z"/>
      </w:trPr>
      <w:tc>
        <w:tcPr>
          <w:tcW w:w="2917" w:type="dxa"/>
        </w:tcPr>
        <w:p w14:paraId="1825C6C5" w14:textId="77777777" w:rsidR="00581A63" w:rsidRPr="00880F52" w:rsidRDefault="00581A63">
          <w:pPr>
            <w:spacing w:after="0" w:line="240" w:lineRule="auto"/>
            <w:rPr>
              <w:ins w:id="104" w:author="Aaron Tang" w:date="2026-09-26T15:16:00Z" w16du:dateUtc="2026-09-26T19:16:00Z"/>
              <w:rFonts w:ascii="Arial" w:hAnsi="Arial" w:cs="Arial"/>
              <w:sz w:val="14"/>
              <w:szCs w:val="14"/>
            </w:rPr>
          </w:pPr>
          <w:ins w:id="105" w:author="Aaron Tang" w:date="2026-09-26T15:16:00Z" w16du:dateUtc="2026-09-26T19:16:00Z">
            <w:r w:rsidRPr="00FE5398">
              <w:rPr>
                <w:rFonts w:ascii="Arial" w:hAnsi="Arial" w:cs="Arial"/>
                <w:color w:val="000000"/>
                <w:sz w:val="14"/>
                <w:szCs w:val="14"/>
                <w:highlight w:val="black"/>
              </w:rPr>
              <w:t>FRHI Hotels &amp; Resorts (Canada) Inc. Q-00203</w:t>
            </w:r>
          </w:ins>
        </w:p>
      </w:tc>
    </w:tr>
  </w:tbl>
  <w:p w14:paraId="25E5A422" w14:textId="7EC71A64" w:rsidR="001B2C00" w:rsidRPr="00880F52" w:rsidRDefault="00581A63">
    <w:pPr>
      <w:spacing w:after="0" w:line="240" w:lineRule="auto"/>
      <w:jc w:val="right"/>
      <w:rPr>
        <w:rFonts w:ascii="Arial" w:hAnsi="Arial"/>
        <w:sz w:val="14"/>
        <w:rPrChange w:id="106" w:author="Aaron Tang" w:date="2026-09-26T15:16:00Z" w16du:dateUtc="2026-09-26T19:16:00Z">
          <w:rPr/>
        </w:rPrChange>
      </w:rPr>
      <w:pPrChange w:id="107" w:author="Aaron Tang" w:date="2026-09-26T15:16:00Z" w16du:dateUtc="2026-09-26T19:16:00Z">
        <w:pPr>
          <w:pStyle w:val="Footer"/>
        </w:pPr>
      </w:pPrChange>
    </w:pPr>
    <w:ins w:id="108" w:author="Aaron Tang" w:date="2026-09-26T15:16:00Z" w16du:dateUtc="2026-09-26T19:16:00Z">
      <w:r w:rsidRPr="00880F52">
        <w:rPr>
          <w:rFonts w:ascii="Arial" w:hAnsi="Arial" w:cs="Arial"/>
          <w:color w:val="000000"/>
          <w:sz w:val="14"/>
          <w:szCs w:val="14"/>
        </w:rPr>
        <w:t xml:space="preserve">Page </w:t>
      </w:r>
      <w:r w:rsidRPr="00880F52">
        <w:rPr>
          <w:rFonts w:ascii="Arial" w:hAnsi="Arial" w:cs="Arial"/>
          <w:color w:val="000000"/>
          <w:sz w:val="14"/>
          <w:szCs w:val="14"/>
        </w:rPr>
        <w:pgNum/>
      </w:r>
      <w:r w:rsidRPr="00880F52">
        <w:rPr>
          <w:rFonts w:ascii="Arial" w:hAnsi="Arial" w:cs="Arial"/>
          <w:color w:val="000000"/>
          <w:sz w:val="14"/>
          <w:szCs w:val="14"/>
        </w:rPr>
        <w:t xml:space="preserve"> of </w:t>
      </w:r>
      <w:r w:rsidRPr="00880F52">
        <w:rPr>
          <w:rFonts w:ascii="Arial" w:hAnsi="Arial" w:cs="Arial"/>
          <w:sz w:val="14"/>
          <w:szCs w:val="14"/>
        </w:rPr>
        <w:fldChar w:fldCharType="begin"/>
      </w:r>
      <w:r w:rsidRPr="00880F52">
        <w:rPr>
          <w:rFonts w:ascii="Arial" w:hAnsi="Arial" w:cs="Arial"/>
          <w:color w:val="000000"/>
          <w:sz w:val="14"/>
          <w:szCs w:val="14"/>
        </w:rPr>
        <w:instrText>PAGEREF last_page</w:instrText>
      </w:r>
      <w:r w:rsidRPr="00880F52">
        <w:rPr>
          <w:rFonts w:ascii="Arial" w:hAnsi="Arial" w:cs="Arial"/>
          <w:sz w:val="14"/>
          <w:szCs w:val="14"/>
        </w:rPr>
        <w:fldChar w:fldCharType="separate"/>
      </w:r>
    </w:ins>
    <w:r w:rsidR="001B2C00">
      <w:rPr>
        <w:rFonts w:ascii="Arial" w:hAnsi="Arial" w:cs="Arial"/>
        <w:b/>
        <w:bCs/>
        <w:noProof/>
        <w:sz w:val="14"/>
        <w:szCs w:val="14"/>
      </w:rPr>
      <w:t>Error! Bookmark not defined.</w:t>
    </w:r>
    <w:ins w:id="109" w:author="Aaron Tang" w:date="2026-09-26T15:16:00Z" w16du:dateUtc="2026-09-26T19:16:00Z">
      <w:r w:rsidRPr="00880F52">
        <w:rPr>
          <w:rFonts w:ascii="Arial" w:hAnsi="Arial" w:cs="Arial"/>
          <w:sz w:val="14"/>
          <w:szCs w:val="14"/>
        </w:rPr>
        <w:fldChar w:fldCharType="end"/>
      </w:r>
    </w:ins>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12A8385" w14:textId="77777777" w:rsidR="00D03A79" w:rsidRDefault="00D03A79">
      <w:pPr>
        <w:spacing w:after="0" w:line="240" w:lineRule="auto"/>
        <w:pPrChange w:id="15" w:author="Aaron Tang" w:date="2026-09-26T15:16:00Z" w16du:dateUtc="2026-09-26T19:16:00Z">
          <w:pPr/>
        </w:pPrChange>
      </w:pPr>
      <w:r>
        <w:separator/>
      </w:r>
    </w:p>
  </w:footnote>
  <w:footnote w:type="continuationSeparator" w:id="0">
    <w:p w14:paraId="3FCE7BAB" w14:textId="77777777" w:rsidR="00D03A79" w:rsidRDefault="00D03A79">
      <w:pPr>
        <w:spacing w:after="0" w:line="240" w:lineRule="auto"/>
        <w:pPrChange w:id="16" w:author="Aaron Tang" w:date="2026-09-26T15:16:00Z" w16du:dateUtc="2026-09-26T19:16:00Z">
          <w:pPr/>
        </w:pPrChange>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1C85E0" w14:textId="77777777" w:rsidR="001B2C00" w:rsidRDefault="001B2C00">
    <w:pPr>
      <w:pStyle w:val="Strong"/>
      <w:pPrChange w:id="96" w:author="Aaron Tang" w:date="2026-09-26T15:16:00Z" w16du:dateUtc="2026-09-26T19:16:00Z">
        <w:pPr>
          <w:pStyle w:val="Header"/>
        </w:pPr>
      </w:pPrChange>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991"/>
    <w:rsid w:val="001B2C00"/>
    <w:rsid w:val="003A1882"/>
    <w:rsid w:val="0041538A"/>
    <w:rsid w:val="00581A63"/>
    <w:rsid w:val="00635A30"/>
    <w:rsid w:val="00635D55"/>
    <w:rsid w:val="00653991"/>
    <w:rsid w:val="00707D07"/>
    <w:rsid w:val="0086697F"/>
    <w:rsid w:val="00976151"/>
    <w:rsid w:val="009F58C9"/>
    <w:rsid w:val="00AA225B"/>
    <w:rsid w:val="00AF4127"/>
    <w:rsid w:val="00B41974"/>
    <w:rsid w:val="00C330B6"/>
    <w:rsid w:val="00C51EFF"/>
    <w:rsid w:val="00C930A7"/>
    <w:rsid w:val="00D03A79"/>
    <w:rsid w:val="00D24516"/>
    <w:rsid w:val="00E53FC7"/>
    <w:rsid w:val="00FA389A"/>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decimalSymbol w:val="."/>
  <w:listSeparator w:val=","/>
  <w14:docId w14:val="77CF7F5C"/>
  <w15:chartTrackingRefBased/>
  <w15:docId w15:val="{83F73DDB-66DB-A042-925F-BBE80A5494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1A63"/>
    <w:pPr>
      <w:spacing w:after="160" w:line="259" w:lineRule="auto"/>
      <w:pPrChange w:id="0" w:author="Aaron Tang" w:date="2026-09-26T15:16:00Z">
        <w:pPr/>
      </w:pPrChange>
    </w:pPr>
    <w:rPr>
      <w:rFonts w:eastAsiaTheme="minorEastAsia"/>
      <w:kern w:val="0"/>
      <w:sz w:val="22"/>
      <w:szCs w:val="22"/>
      <w:lang w:val="en-US"/>
      <w14:ligatures w14:val="none"/>
      <w:rPrChange w:id="0" w:author="Aaron Tang" w:date="2026-09-26T15:16:00Z">
        <w:rPr>
          <w:rFonts w:asciiTheme="minorHAnsi" w:eastAsiaTheme="minorHAnsi" w:hAnsiTheme="minorHAnsi" w:cstheme="minorBidi"/>
          <w:kern w:val="2"/>
          <w:sz w:val="24"/>
          <w:szCs w:val="24"/>
          <w:lang w:eastAsia="en-US" w:bidi="ar-SA"/>
          <w14:ligatures w14:val="standardContextual"/>
        </w:rPr>
      </w:rPrChange>
    </w:rPr>
  </w:style>
  <w:style w:type="paragraph" w:styleId="Heading1">
    <w:name w:val="heading 1"/>
    <w:basedOn w:val="Normal"/>
    <w:next w:val="Normal"/>
    <w:link w:val="Heading1Char"/>
    <w:uiPriority w:val="9"/>
    <w:qFormat/>
    <w:rsid w:val="00581A63"/>
    <w:pPr>
      <w:keepNext/>
      <w:keepLines/>
      <w:spacing w:before="360" w:after="80" w:line="278" w:lineRule="auto"/>
      <w:outlineLvl w:val="0"/>
      <w:pPrChange w:id="1" w:author="Aaron Tang" w:date="2026-09-26T15:16:00Z">
        <w:pPr>
          <w:keepNext/>
          <w:keepLines/>
          <w:spacing w:before="360" w:after="80" w:line="259" w:lineRule="auto"/>
          <w:outlineLvl w:val="0"/>
        </w:pPr>
      </w:pPrChange>
    </w:pPr>
    <w:rPr>
      <w:rFonts w:asciiTheme="majorHAnsi" w:eastAsiaTheme="majorEastAsia" w:hAnsiTheme="majorHAnsi" w:cstheme="majorBidi"/>
      <w:color w:val="0F4761" w:themeColor="accent1" w:themeShade="BF"/>
      <w:kern w:val="2"/>
      <w:sz w:val="40"/>
      <w:szCs w:val="40"/>
      <w14:ligatures w14:val="standardContextual"/>
      <w:rPrChange w:id="1" w:author="Aaron Tang" w:date="2026-09-26T15:16:00Z">
        <w:rPr>
          <w:rFonts w:asciiTheme="majorHAnsi" w:eastAsiaTheme="majorEastAsia" w:hAnsiTheme="majorHAnsi" w:cstheme="majorBidi"/>
          <w:color w:val="0F4761" w:themeColor="accent1" w:themeShade="BF"/>
          <w:sz w:val="40"/>
          <w:szCs w:val="40"/>
          <w:lang w:val="en-US" w:eastAsia="en-US" w:bidi="ar-SA"/>
        </w:rPr>
      </w:rPrChange>
    </w:rPr>
  </w:style>
  <w:style w:type="paragraph" w:styleId="Heading2">
    <w:name w:val="heading 2"/>
    <w:basedOn w:val="Normal"/>
    <w:next w:val="Normal"/>
    <w:link w:val="Heading2Char"/>
    <w:uiPriority w:val="9"/>
    <w:semiHidden/>
    <w:unhideWhenUsed/>
    <w:qFormat/>
    <w:rsid w:val="00581A63"/>
    <w:pPr>
      <w:keepNext/>
      <w:keepLines/>
      <w:spacing w:before="160" w:after="80" w:line="278" w:lineRule="auto"/>
      <w:outlineLvl w:val="1"/>
      <w:pPrChange w:id="2" w:author="Aaron Tang" w:date="2026-09-26T15:16:00Z">
        <w:pPr>
          <w:keepNext/>
          <w:keepLines/>
          <w:spacing w:before="160" w:after="80" w:line="259" w:lineRule="auto"/>
          <w:outlineLvl w:val="1"/>
        </w:pPr>
      </w:pPrChange>
    </w:pPr>
    <w:rPr>
      <w:rFonts w:asciiTheme="majorHAnsi" w:eastAsiaTheme="majorEastAsia" w:hAnsiTheme="majorHAnsi" w:cstheme="majorBidi"/>
      <w:color w:val="0F4761" w:themeColor="accent1" w:themeShade="BF"/>
      <w:kern w:val="2"/>
      <w:sz w:val="32"/>
      <w:szCs w:val="32"/>
      <w14:ligatures w14:val="standardContextual"/>
      <w:rPrChange w:id="2" w:author="Aaron Tang" w:date="2026-09-26T15:16:00Z">
        <w:rPr>
          <w:rFonts w:asciiTheme="majorHAnsi" w:eastAsiaTheme="majorEastAsia" w:hAnsiTheme="majorHAnsi" w:cstheme="majorBidi"/>
          <w:color w:val="0F4761" w:themeColor="accent1" w:themeShade="BF"/>
          <w:sz w:val="32"/>
          <w:szCs w:val="32"/>
          <w:lang w:val="en-US" w:eastAsia="en-US" w:bidi="ar-SA"/>
        </w:rPr>
      </w:rPrChange>
    </w:rPr>
  </w:style>
  <w:style w:type="paragraph" w:styleId="Heading3">
    <w:name w:val="heading 3"/>
    <w:basedOn w:val="Normal"/>
    <w:next w:val="Normal"/>
    <w:link w:val="Heading3Char"/>
    <w:uiPriority w:val="9"/>
    <w:semiHidden/>
    <w:unhideWhenUsed/>
    <w:qFormat/>
    <w:rsid w:val="00581A63"/>
    <w:pPr>
      <w:keepNext/>
      <w:keepLines/>
      <w:spacing w:before="160" w:after="80" w:line="278" w:lineRule="auto"/>
      <w:outlineLvl w:val="2"/>
      <w:pPrChange w:id="3" w:author="Aaron Tang" w:date="2026-09-26T15:16:00Z">
        <w:pPr>
          <w:keepNext/>
          <w:keepLines/>
          <w:spacing w:before="160" w:after="80" w:line="259" w:lineRule="auto"/>
          <w:outlineLvl w:val="2"/>
        </w:pPr>
      </w:pPrChange>
    </w:pPr>
    <w:rPr>
      <w:rFonts w:eastAsiaTheme="majorEastAsia" w:cstheme="majorBidi"/>
      <w:color w:val="0F4761" w:themeColor="accent1" w:themeShade="BF"/>
      <w:kern w:val="2"/>
      <w:sz w:val="28"/>
      <w:szCs w:val="28"/>
      <w14:ligatures w14:val="standardContextual"/>
      <w:rPrChange w:id="3" w:author="Aaron Tang" w:date="2026-09-26T15:16:00Z">
        <w:rPr>
          <w:rFonts w:asciiTheme="minorHAnsi" w:eastAsiaTheme="majorEastAsia" w:hAnsiTheme="minorHAnsi" w:cstheme="majorBidi"/>
          <w:color w:val="0F4761" w:themeColor="accent1" w:themeShade="BF"/>
          <w:sz w:val="28"/>
          <w:szCs w:val="28"/>
          <w:lang w:val="en-US" w:eastAsia="en-US" w:bidi="ar-SA"/>
        </w:rPr>
      </w:rPrChange>
    </w:rPr>
  </w:style>
  <w:style w:type="paragraph" w:styleId="Heading4">
    <w:name w:val="heading 4"/>
    <w:basedOn w:val="Normal"/>
    <w:next w:val="Normal"/>
    <w:link w:val="Heading4Char"/>
    <w:uiPriority w:val="9"/>
    <w:semiHidden/>
    <w:unhideWhenUsed/>
    <w:qFormat/>
    <w:rsid w:val="00581A63"/>
    <w:pPr>
      <w:keepNext/>
      <w:keepLines/>
      <w:spacing w:before="80" w:after="40" w:line="278" w:lineRule="auto"/>
      <w:outlineLvl w:val="3"/>
      <w:pPrChange w:id="4" w:author="Aaron Tang" w:date="2026-09-26T15:16:00Z">
        <w:pPr>
          <w:keepNext/>
          <w:keepLines/>
          <w:spacing w:before="80" w:after="40" w:line="259" w:lineRule="auto"/>
          <w:outlineLvl w:val="3"/>
        </w:pPr>
      </w:pPrChange>
    </w:pPr>
    <w:rPr>
      <w:rFonts w:eastAsiaTheme="majorEastAsia" w:cstheme="majorBidi"/>
      <w:i/>
      <w:iCs/>
      <w:color w:val="0F4761" w:themeColor="accent1" w:themeShade="BF"/>
      <w:kern w:val="2"/>
      <w:sz w:val="24"/>
      <w:szCs w:val="24"/>
      <w14:ligatures w14:val="standardContextual"/>
      <w:rPrChange w:id="4" w:author="Aaron Tang" w:date="2026-09-26T15:16:00Z">
        <w:rPr>
          <w:rFonts w:asciiTheme="minorHAnsi" w:eastAsiaTheme="majorEastAsia" w:hAnsiTheme="minorHAnsi" w:cstheme="majorBidi"/>
          <w:i/>
          <w:iCs/>
          <w:color w:val="0F4761" w:themeColor="accent1" w:themeShade="BF"/>
          <w:sz w:val="22"/>
          <w:szCs w:val="22"/>
          <w:lang w:val="en-US" w:eastAsia="en-US" w:bidi="ar-SA"/>
        </w:rPr>
      </w:rPrChange>
    </w:rPr>
  </w:style>
  <w:style w:type="paragraph" w:styleId="Heading5">
    <w:name w:val="heading 5"/>
    <w:basedOn w:val="Normal"/>
    <w:next w:val="Normal"/>
    <w:link w:val="Heading5Char"/>
    <w:uiPriority w:val="9"/>
    <w:semiHidden/>
    <w:unhideWhenUsed/>
    <w:qFormat/>
    <w:rsid w:val="00581A63"/>
    <w:pPr>
      <w:keepNext/>
      <w:keepLines/>
      <w:spacing w:before="80" w:after="40" w:line="278" w:lineRule="auto"/>
      <w:outlineLvl w:val="4"/>
      <w:pPrChange w:id="5" w:author="Aaron Tang" w:date="2026-09-26T15:16:00Z">
        <w:pPr>
          <w:keepNext/>
          <w:keepLines/>
          <w:spacing w:before="80" w:after="40" w:line="259" w:lineRule="auto"/>
          <w:outlineLvl w:val="4"/>
        </w:pPr>
      </w:pPrChange>
    </w:pPr>
    <w:rPr>
      <w:rFonts w:eastAsiaTheme="majorEastAsia" w:cstheme="majorBidi"/>
      <w:color w:val="0F4761" w:themeColor="accent1" w:themeShade="BF"/>
      <w:kern w:val="2"/>
      <w:sz w:val="24"/>
      <w:szCs w:val="24"/>
      <w14:ligatures w14:val="standardContextual"/>
      <w:rPrChange w:id="5" w:author="Aaron Tang" w:date="2026-09-26T15:16:00Z">
        <w:rPr>
          <w:rFonts w:asciiTheme="minorHAnsi" w:eastAsiaTheme="majorEastAsia" w:hAnsiTheme="minorHAnsi" w:cstheme="majorBidi"/>
          <w:color w:val="0F4761" w:themeColor="accent1" w:themeShade="BF"/>
          <w:sz w:val="22"/>
          <w:szCs w:val="22"/>
          <w:lang w:val="en-US" w:eastAsia="en-US" w:bidi="ar-SA"/>
        </w:rPr>
      </w:rPrChange>
    </w:rPr>
  </w:style>
  <w:style w:type="paragraph" w:styleId="Heading6">
    <w:name w:val="heading 6"/>
    <w:basedOn w:val="Normal"/>
    <w:next w:val="Normal"/>
    <w:link w:val="Heading6Char"/>
    <w:uiPriority w:val="9"/>
    <w:semiHidden/>
    <w:unhideWhenUsed/>
    <w:qFormat/>
    <w:rsid w:val="00581A63"/>
    <w:pPr>
      <w:keepNext/>
      <w:keepLines/>
      <w:spacing w:before="40" w:after="0" w:line="278" w:lineRule="auto"/>
      <w:outlineLvl w:val="5"/>
      <w:pPrChange w:id="6" w:author="Aaron Tang" w:date="2026-09-26T15:16:00Z">
        <w:pPr>
          <w:keepNext/>
          <w:keepLines/>
          <w:spacing w:before="40" w:after="160" w:line="259" w:lineRule="auto"/>
          <w:outlineLvl w:val="5"/>
        </w:pPr>
      </w:pPrChange>
    </w:pPr>
    <w:rPr>
      <w:rFonts w:eastAsiaTheme="majorEastAsia" w:cstheme="majorBidi"/>
      <w:i/>
      <w:iCs/>
      <w:color w:val="595959" w:themeColor="text1" w:themeTint="A6"/>
      <w:kern w:val="2"/>
      <w:sz w:val="24"/>
      <w:szCs w:val="24"/>
      <w14:ligatures w14:val="standardContextual"/>
      <w:rPrChange w:id="6" w:author="Aaron Tang" w:date="2026-09-26T15:16:00Z">
        <w:rPr>
          <w:rFonts w:asciiTheme="minorHAnsi" w:eastAsiaTheme="majorEastAsia" w:hAnsiTheme="minorHAnsi" w:cstheme="majorBidi"/>
          <w:i/>
          <w:iCs/>
          <w:color w:val="595959" w:themeColor="text1" w:themeTint="A6"/>
          <w:sz w:val="22"/>
          <w:szCs w:val="22"/>
          <w:lang w:val="en-US" w:eastAsia="en-US" w:bidi="ar-SA"/>
        </w:rPr>
      </w:rPrChange>
    </w:rPr>
  </w:style>
  <w:style w:type="paragraph" w:styleId="Heading7">
    <w:name w:val="heading 7"/>
    <w:basedOn w:val="Normal"/>
    <w:next w:val="Normal"/>
    <w:link w:val="Heading7Char"/>
    <w:uiPriority w:val="9"/>
    <w:semiHidden/>
    <w:unhideWhenUsed/>
    <w:qFormat/>
    <w:rsid w:val="00581A63"/>
    <w:pPr>
      <w:keepNext/>
      <w:keepLines/>
      <w:spacing w:before="40" w:after="0" w:line="278" w:lineRule="auto"/>
      <w:outlineLvl w:val="6"/>
      <w:pPrChange w:id="7" w:author="Aaron Tang" w:date="2026-09-26T15:16:00Z">
        <w:pPr>
          <w:keepNext/>
          <w:keepLines/>
          <w:spacing w:before="40" w:after="160" w:line="259" w:lineRule="auto"/>
          <w:outlineLvl w:val="6"/>
        </w:pPr>
      </w:pPrChange>
    </w:pPr>
    <w:rPr>
      <w:rFonts w:eastAsiaTheme="majorEastAsia" w:cstheme="majorBidi"/>
      <w:color w:val="595959" w:themeColor="text1" w:themeTint="A6"/>
      <w:kern w:val="2"/>
      <w:sz w:val="24"/>
      <w:szCs w:val="24"/>
      <w14:ligatures w14:val="standardContextual"/>
      <w:rPrChange w:id="7" w:author="Aaron Tang" w:date="2026-09-26T15:16:00Z">
        <w:rPr>
          <w:rFonts w:asciiTheme="minorHAnsi" w:eastAsiaTheme="majorEastAsia" w:hAnsiTheme="minorHAnsi" w:cstheme="majorBidi"/>
          <w:color w:val="595959" w:themeColor="text1" w:themeTint="A6"/>
          <w:sz w:val="22"/>
          <w:szCs w:val="22"/>
          <w:lang w:val="en-US" w:eastAsia="en-US" w:bidi="ar-SA"/>
        </w:rPr>
      </w:rPrChange>
    </w:rPr>
  </w:style>
  <w:style w:type="paragraph" w:styleId="Heading8">
    <w:name w:val="heading 8"/>
    <w:basedOn w:val="Normal"/>
    <w:next w:val="Normal"/>
    <w:link w:val="Heading8Char"/>
    <w:uiPriority w:val="9"/>
    <w:semiHidden/>
    <w:unhideWhenUsed/>
    <w:qFormat/>
    <w:rsid w:val="00581A63"/>
    <w:pPr>
      <w:keepNext/>
      <w:keepLines/>
      <w:spacing w:after="0" w:line="278" w:lineRule="auto"/>
      <w:outlineLvl w:val="7"/>
      <w:pPrChange w:id="8" w:author="Aaron Tang" w:date="2026-09-26T15:16:00Z">
        <w:pPr>
          <w:keepNext/>
          <w:keepLines/>
          <w:spacing w:after="160" w:line="259" w:lineRule="auto"/>
          <w:outlineLvl w:val="7"/>
        </w:pPr>
      </w:pPrChange>
    </w:pPr>
    <w:rPr>
      <w:rFonts w:eastAsiaTheme="majorEastAsia" w:cstheme="majorBidi"/>
      <w:i/>
      <w:iCs/>
      <w:color w:val="272727" w:themeColor="text1" w:themeTint="D8"/>
      <w:kern w:val="2"/>
      <w:sz w:val="24"/>
      <w:szCs w:val="24"/>
      <w14:ligatures w14:val="standardContextual"/>
      <w:rPrChange w:id="8" w:author="Aaron Tang" w:date="2026-09-26T15:16:00Z">
        <w:rPr>
          <w:rFonts w:asciiTheme="minorHAnsi" w:eastAsiaTheme="majorEastAsia" w:hAnsiTheme="minorHAnsi" w:cstheme="majorBidi"/>
          <w:i/>
          <w:iCs/>
          <w:color w:val="272727" w:themeColor="text1" w:themeTint="D8"/>
          <w:sz w:val="22"/>
          <w:szCs w:val="22"/>
          <w:lang w:val="en-US" w:eastAsia="en-US" w:bidi="ar-SA"/>
        </w:rPr>
      </w:rPrChange>
    </w:rPr>
  </w:style>
  <w:style w:type="paragraph" w:styleId="Heading9">
    <w:name w:val="heading 9"/>
    <w:basedOn w:val="Normal"/>
    <w:next w:val="Normal"/>
    <w:link w:val="Heading9Char"/>
    <w:uiPriority w:val="9"/>
    <w:semiHidden/>
    <w:unhideWhenUsed/>
    <w:qFormat/>
    <w:rsid w:val="00581A63"/>
    <w:pPr>
      <w:keepNext/>
      <w:keepLines/>
      <w:spacing w:after="0" w:line="278" w:lineRule="auto"/>
      <w:outlineLvl w:val="8"/>
      <w:pPrChange w:id="9" w:author="Aaron Tang" w:date="2026-09-26T15:16:00Z">
        <w:pPr>
          <w:keepNext/>
          <w:keepLines/>
          <w:spacing w:after="160" w:line="259" w:lineRule="auto"/>
          <w:outlineLvl w:val="8"/>
        </w:pPr>
      </w:pPrChange>
    </w:pPr>
    <w:rPr>
      <w:rFonts w:eastAsiaTheme="majorEastAsia" w:cstheme="majorBidi"/>
      <w:color w:val="272727" w:themeColor="text1" w:themeTint="D8"/>
      <w:kern w:val="2"/>
      <w:sz w:val="24"/>
      <w:szCs w:val="24"/>
      <w14:ligatures w14:val="standardContextual"/>
      <w:rPrChange w:id="9" w:author="Aaron Tang" w:date="2026-09-26T15:16:00Z">
        <w:rPr>
          <w:rFonts w:asciiTheme="minorHAnsi" w:eastAsiaTheme="majorEastAsia" w:hAnsiTheme="minorHAnsi" w:cstheme="majorBidi"/>
          <w:color w:val="272727" w:themeColor="text1" w:themeTint="D8"/>
          <w:sz w:val="22"/>
          <w:szCs w:val="22"/>
          <w:lang w:val="en-US" w:eastAsia="en-US"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3991"/>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653991"/>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653991"/>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rsid w:val="00653991"/>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653991"/>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653991"/>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653991"/>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653991"/>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653991"/>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581A63"/>
    <w:pPr>
      <w:spacing w:after="80" w:line="240" w:lineRule="auto"/>
      <w:contextualSpacing/>
      <w:pPrChange w:id="10" w:author="Aaron Tang" w:date="2026-09-26T15:16:00Z">
        <w:pPr>
          <w:spacing w:after="80" w:line="259" w:lineRule="auto"/>
          <w:contextualSpacing/>
        </w:pPr>
      </w:pPrChange>
    </w:pPr>
    <w:rPr>
      <w:rFonts w:asciiTheme="majorHAnsi" w:eastAsiaTheme="majorEastAsia" w:hAnsiTheme="majorHAnsi" w:cstheme="majorBidi"/>
      <w:spacing w:val="-10"/>
      <w:kern w:val="28"/>
      <w:sz w:val="56"/>
      <w:szCs w:val="56"/>
      <w14:ligatures w14:val="standardContextual"/>
      <w:rPrChange w:id="10" w:author="Aaron Tang" w:date="2026-09-26T15:16:00Z">
        <w:rPr>
          <w:rFonts w:asciiTheme="majorHAnsi" w:eastAsiaTheme="majorEastAsia" w:hAnsiTheme="majorHAnsi" w:cstheme="majorBidi"/>
          <w:spacing w:val="-10"/>
          <w:kern w:val="28"/>
          <w:sz w:val="56"/>
          <w:szCs w:val="56"/>
          <w:lang w:val="en-US" w:eastAsia="en-US" w:bidi="ar-SA"/>
        </w:rPr>
      </w:rPrChange>
    </w:rPr>
  </w:style>
  <w:style w:type="character" w:customStyle="1" w:styleId="TitleChar">
    <w:name w:val="Title Char"/>
    <w:basedOn w:val="DefaultParagraphFont"/>
    <w:link w:val="Title"/>
    <w:uiPriority w:val="10"/>
    <w:rsid w:val="00653991"/>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581A63"/>
    <w:pPr>
      <w:numPr>
        <w:ilvl w:val="1"/>
      </w:numPr>
      <w:spacing w:line="278" w:lineRule="auto"/>
      <w:pPrChange w:id="11" w:author="Aaron Tang" w:date="2026-09-26T15:16:00Z">
        <w:pPr>
          <w:numPr>
            <w:ilvl w:val="1"/>
          </w:numPr>
          <w:spacing w:after="160" w:line="259" w:lineRule="auto"/>
        </w:pPr>
      </w:pPrChange>
    </w:pPr>
    <w:rPr>
      <w:rFonts w:eastAsiaTheme="majorEastAsia" w:cstheme="majorBidi"/>
      <w:color w:val="595959" w:themeColor="text1" w:themeTint="A6"/>
      <w:spacing w:val="15"/>
      <w:kern w:val="2"/>
      <w:sz w:val="28"/>
      <w:szCs w:val="28"/>
      <w14:ligatures w14:val="standardContextual"/>
      <w:rPrChange w:id="11" w:author="Aaron Tang" w:date="2026-09-26T15:16:00Z">
        <w:rPr>
          <w:rFonts w:asciiTheme="minorHAnsi" w:eastAsiaTheme="majorEastAsia" w:hAnsiTheme="minorHAnsi" w:cstheme="majorBidi"/>
          <w:color w:val="595959" w:themeColor="text1" w:themeTint="A6"/>
          <w:spacing w:val="15"/>
          <w:sz w:val="28"/>
          <w:szCs w:val="28"/>
          <w:lang w:val="en-US" w:eastAsia="en-US" w:bidi="ar-SA"/>
        </w:rPr>
      </w:rPrChange>
    </w:rPr>
  </w:style>
  <w:style w:type="character" w:customStyle="1" w:styleId="SubtitleChar">
    <w:name w:val="Subtitle Char"/>
    <w:basedOn w:val="DefaultParagraphFont"/>
    <w:link w:val="Subtitle"/>
    <w:uiPriority w:val="11"/>
    <w:rsid w:val="00653991"/>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581A63"/>
    <w:pPr>
      <w:spacing w:before="160" w:line="278" w:lineRule="auto"/>
      <w:jc w:val="center"/>
      <w:pPrChange w:id="12" w:author="Aaron Tang" w:date="2026-09-26T15:16:00Z">
        <w:pPr>
          <w:spacing w:before="160" w:after="160" w:line="259" w:lineRule="auto"/>
          <w:jc w:val="center"/>
        </w:pPr>
      </w:pPrChange>
    </w:pPr>
    <w:rPr>
      <w:rFonts w:eastAsiaTheme="minorHAnsi"/>
      <w:i/>
      <w:iCs/>
      <w:color w:val="404040" w:themeColor="text1" w:themeTint="BF"/>
      <w:kern w:val="2"/>
      <w:sz w:val="24"/>
      <w:szCs w:val="24"/>
      <w14:ligatures w14:val="standardContextual"/>
      <w:rPrChange w:id="12" w:author="Aaron Tang" w:date="2026-09-26T15:16:00Z">
        <w:rPr>
          <w:rFonts w:asciiTheme="minorHAnsi" w:eastAsiaTheme="minorEastAsia" w:hAnsiTheme="minorHAnsi" w:cstheme="minorBidi"/>
          <w:i/>
          <w:iCs/>
          <w:color w:val="404040" w:themeColor="text1" w:themeTint="BF"/>
          <w:sz w:val="22"/>
          <w:szCs w:val="22"/>
          <w:lang w:val="en-US" w:eastAsia="en-US" w:bidi="ar-SA"/>
        </w:rPr>
      </w:rPrChange>
    </w:rPr>
  </w:style>
  <w:style w:type="character" w:customStyle="1" w:styleId="QuoteChar">
    <w:name w:val="Quote Char"/>
    <w:basedOn w:val="DefaultParagraphFont"/>
    <w:link w:val="Quote"/>
    <w:uiPriority w:val="29"/>
    <w:rsid w:val="00653991"/>
    <w:rPr>
      <w:i/>
      <w:iCs/>
      <w:color w:val="404040" w:themeColor="text1" w:themeTint="BF"/>
      <w:lang w:val="en-US"/>
    </w:rPr>
  </w:style>
  <w:style w:type="paragraph" w:styleId="ListParagraph">
    <w:name w:val="List Paragraph"/>
    <w:basedOn w:val="Normal"/>
    <w:uiPriority w:val="34"/>
    <w:qFormat/>
    <w:rsid w:val="00581A63"/>
    <w:pPr>
      <w:spacing w:line="278" w:lineRule="auto"/>
      <w:ind w:left="720"/>
      <w:contextualSpacing/>
      <w:pPrChange w:id="13" w:author="Aaron Tang" w:date="2026-09-26T15:16:00Z">
        <w:pPr>
          <w:spacing w:after="160" w:line="259" w:lineRule="auto"/>
          <w:ind w:left="720"/>
          <w:contextualSpacing/>
        </w:pPr>
      </w:pPrChange>
    </w:pPr>
    <w:rPr>
      <w:rFonts w:eastAsiaTheme="minorHAnsi"/>
      <w:kern w:val="2"/>
      <w:sz w:val="24"/>
      <w:szCs w:val="24"/>
      <w14:ligatures w14:val="standardContextual"/>
      <w:rPrChange w:id="13" w:author="Aaron Tang" w:date="2026-09-26T15:16:00Z">
        <w:rPr>
          <w:rFonts w:asciiTheme="minorHAnsi" w:eastAsiaTheme="minorEastAsia" w:hAnsiTheme="minorHAnsi" w:cstheme="minorBidi"/>
          <w:sz w:val="22"/>
          <w:szCs w:val="22"/>
          <w:lang w:val="en-US" w:eastAsia="en-US" w:bidi="ar-SA"/>
        </w:rPr>
      </w:rPrChange>
    </w:rPr>
  </w:style>
  <w:style w:type="character" w:styleId="IntenseEmphasis">
    <w:name w:val="Intense Emphasis"/>
    <w:basedOn w:val="DefaultParagraphFont"/>
    <w:uiPriority w:val="21"/>
    <w:qFormat/>
    <w:rsid w:val="00653991"/>
    <w:rPr>
      <w:i/>
      <w:iCs/>
      <w:color w:val="0F4761" w:themeColor="accent1" w:themeShade="BF"/>
    </w:rPr>
  </w:style>
  <w:style w:type="paragraph" w:styleId="IntenseQuote">
    <w:name w:val="Intense Quote"/>
    <w:basedOn w:val="Normal"/>
    <w:next w:val="Normal"/>
    <w:link w:val="IntenseQuoteChar"/>
    <w:uiPriority w:val="30"/>
    <w:qFormat/>
    <w:rsid w:val="00581A63"/>
    <w:pPr>
      <w:pBdr>
        <w:top w:val="single" w:sz="4" w:space="10" w:color="0F4761" w:themeColor="accent1" w:themeShade="BF"/>
        <w:bottom w:val="single" w:sz="4" w:space="10" w:color="0F4761" w:themeColor="accent1" w:themeShade="BF"/>
      </w:pBdr>
      <w:spacing w:before="360" w:after="360" w:line="278" w:lineRule="auto"/>
      <w:ind w:left="864" w:right="864"/>
      <w:jc w:val="center"/>
      <w:pPrChange w:id="14" w:author="Aaron Tang" w:date="2026-09-26T15:16:00Z">
        <w:pPr>
          <w:pBdr>
            <w:top w:val="single" w:sz="4" w:space="10" w:color="0F4761" w:themeColor="accent1" w:themeShade="BF"/>
            <w:bottom w:val="single" w:sz="4" w:space="10" w:color="0F4761" w:themeColor="accent1" w:themeShade="BF"/>
          </w:pBdr>
          <w:spacing w:before="360" w:after="360" w:line="259" w:lineRule="auto"/>
          <w:ind w:left="864" w:right="864"/>
          <w:jc w:val="center"/>
        </w:pPr>
      </w:pPrChange>
    </w:pPr>
    <w:rPr>
      <w:rFonts w:eastAsiaTheme="minorHAnsi"/>
      <w:i/>
      <w:iCs/>
      <w:color w:val="0F4761" w:themeColor="accent1" w:themeShade="BF"/>
      <w:kern w:val="2"/>
      <w:sz w:val="24"/>
      <w:szCs w:val="24"/>
      <w14:ligatures w14:val="standardContextual"/>
      <w:rPrChange w:id="14" w:author="Aaron Tang" w:date="2026-09-26T15:16:00Z">
        <w:rPr>
          <w:rFonts w:asciiTheme="minorHAnsi" w:eastAsiaTheme="minorEastAsia" w:hAnsiTheme="minorHAnsi" w:cstheme="minorBidi"/>
          <w:i/>
          <w:iCs/>
          <w:color w:val="0F4761" w:themeColor="accent1" w:themeShade="BF"/>
          <w:sz w:val="22"/>
          <w:szCs w:val="22"/>
          <w:lang w:val="en-US" w:eastAsia="en-US" w:bidi="ar-SA"/>
        </w:rPr>
      </w:rPrChange>
    </w:rPr>
  </w:style>
  <w:style w:type="character" w:customStyle="1" w:styleId="IntenseQuoteChar">
    <w:name w:val="Intense Quote Char"/>
    <w:basedOn w:val="DefaultParagraphFont"/>
    <w:link w:val="IntenseQuote"/>
    <w:uiPriority w:val="30"/>
    <w:rsid w:val="00653991"/>
    <w:rPr>
      <w:i/>
      <w:iCs/>
      <w:color w:val="0F4761" w:themeColor="accent1" w:themeShade="BF"/>
      <w:lang w:val="en-US"/>
    </w:rPr>
  </w:style>
  <w:style w:type="character" w:styleId="IntenseReference">
    <w:name w:val="Intense Reference"/>
    <w:basedOn w:val="DefaultParagraphFont"/>
    <w:uiPriority w:val="32"/>
    <w:qFormat/>
    <w:rsid w:val="00653991"/>
    <w:rPr>
      <w:b/>
      <w:bCs/>
      <w:smallCaps/>
      <w:color w:val="0F4761" w:themeColor="accent1" w:themeShade="BF"/>
      <w:spacing w:val="5"/>
    </w:rPr>
  </w:style>
  <w:style w:type="character" w:styleId="Strong">
    <w:name w:val="Strong"/>
    <w:basedOn w:val="DefaultParagraphFont"/>
    <w:uiPriority w:val="22"/>
    <w:qFormat/>
    <w:rsid w:val="00653991"/>
    <w:rPr>
      <w:b/>
      <w:bCs/>
    </w:rPr>
  </w:style>
  <w:style w:type="paragraph" w:styleId="Header">
    <w:name w:val="header"/>
    <w:basedOn w:val="Normal"/>
    <w:link w:val="HeaderChar"/>
    <w:uiPriority w:val="99"/>
    <w:unhideWhenUsed/>
    <w:rsid w:val="001B2C00"/>
    <w:pPr>
      <w:tabs>
        <w:tab w:val="center" w:pos="4680"/>
        <w:tab w:val="right" w:pos="9360"/>
      </w:tabs>
    </w:pPr>
  </w:style>
  <w:style w:type="character" w:customStyle="1" w:styleId="HeaderChar">
    <w:name w:val="Header Char"/>
    <w:basedOn w:val="DefaultParagraphFont"/>
    <w:link w:val="Header"/>
    <w:uiPriority w:val="99"/>
    <w:rsid w:val="001B2C00"/>
  </w:style>
  <w:style w:type="paragraph" w:styleId="Footer">
    <w:name w:val="footer"/>
    <w:basedOn w:val="Normal"/>
    <w:link w:val="FooterChar"/>
    <w:uiPriority w:val="99"/>
    <w:unhideWhenUsed/>
    <w:rsid w:val="001B2C00"/>
    <w:pPr>
      <w:tabs>
        <w:tab w:val="center" w:pos="4680"/>
        <w:tab w:val="right" w:pos="9360"/>
      </w:tabs>
    </w:pPr>
  </w:style>
  <w:style w:type="character" w:customStyle="1" w:styleId="FooterChar">
    <w:name w:val="Footer Char"/>
    <w:basedOn w:val="DefaultParagraphFont"/>
    <w:link w:val="Footer"/>
    <w:uiPriority w:val="99"/>
    <w:rsid w:val="001B2C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99</Words>
  <Characters>570</Characters>
  <Application>Microsoft Office Word</Application>
  <DocSecurity>0</DocSecurity>
  <Lines>4</Lines>
  <Paragraphs>1</Paragraphs>
  <ScaleCrop>false</ScaleCrop>
  <Company/>
  <LinksUpToDate>false</LinksUpToDate>
  <CharactersWithSpaces>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Vladislava Andrushchenko</dc:creator>
  <cp:keywords/>
  <dc:description/>
  <cp:lastModifiedBy>Arthur Souza Rodrigues</cp:lastModifiedBy>
  <cp:revision>1</cp:revision>
  <dcterms:created xsi:type="dcterms:W3CDTF">2025-04-10T15:12:00Z</dcterms:created>
  <dcterms:modified xsi:type="dcterms:W3CDTF">2026-09-26T19:16:00Z</dcterms:modified>
</cp:coreProperties>
</file>