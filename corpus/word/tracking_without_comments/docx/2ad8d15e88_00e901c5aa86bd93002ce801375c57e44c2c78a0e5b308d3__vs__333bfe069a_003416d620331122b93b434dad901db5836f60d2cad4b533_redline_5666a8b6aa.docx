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97D1E48" w14:textId="77777777" w:rsidR="00BC32DD" w:rsidRPr="001A2552" w:rsidRDefault="00BC32DD" w:rsidP="00BC32DD">
      <w:pPr>
        <w:jc w:val="center"/>
        <w:rPr>
          <w:ins w:id="8" w:author="msi" w:date="2026-09-22T12:51:00Z" w16du:dateUtc="2026-09-22T16:51:00Z"/>
          <w:sz w:val="16"/>
          <w:szCs w:val="16"/>
        </w:rPr>
      </w:pPr>
      <w:ins w:id="9" w:author="msi" w:date="2026-09-22T12:51:00Z" w16du:dateUtc="2026-09-22T16:51:00Z">
        <w:r>
          <w:rPr>
            <w:b/>
            <w:sz w:val="16"/>
            <w:szCs w:val="16"/>
          </w:rPr>
          <w:t xml:space="preserve">Ankara </w:t>
        </w:r>
        <w:r w:rsidRPr="001A2552">
          <w:rPr>
            <w:b/>
            <w:sz w:val="16"/>
            <w:szCs w:val="16"/>
          </w:rPr>
          <w:t>Üniversitesi</w:t>
        </w:r>
        <w:r>
          <w:rPr>
            <w:b/>
            <w:sz w:val="16"/>
            <w:szCs w:val="16"/>
          </w:rPr>
          <w:br/>
          <w:t xml:space="preserve">Kütüphane ve Dokümantasyon Daire Başkanlığı </w:t>
        </w:r>
      </w:ins>
    </w:p>
    <w:p w14:paraId="2FFF9131" w14:textId="77777777" w:rsidR="00BC32DD" w:rsidRPr="001A2552" w:rsidRDefault="00BC32DD" w:rsidP="00BC32DD">
      <w:pPr>
        <w:jc w:val="center"/>
        <w:rPr>
          <w:ins w:id="10" w:author="msi" w:date="2026-09-22T12:51:00Z" w16du:dateUtc="2026-09-22T16:51:00Z"/>
          <w:b/>
          <w:sz w:val="16"/>
          <w:szCs w:val="16"/>
        </w:rPr>
      </w:pPr>
      <w:ins w:id="11" w:author="msi" w:date="2026-09-22T12:51:00Z" w16du:dateUtc="2026-09-22T16:51:00Z">
        <w:r w:rsidRPr="001A2552">
          <w:rPr>
            <w:b/>
            <w:sz w:val="16"/>
            <w:szCs w:val="16"/>
          </w:rPr>
          <w:t>Açık Ders Malzemeleri</w:t>
        </w:r>
      </w:ins>
    </w:p>
    <w:p w14:paraId="7A71C0E4" w14:textId="77777777" w:rsidR="00BC32DD" w:rsidRDefault="00BC32DD" w:rsidP="00BC32DD">
      <w:pPr>
        <w:pStyle w:val="Basliklar"/>
        <w:jc w:val="center"/>
        <w:rPr>
          <w:ins w:id="12" w:author="msi" w:date="2026-09-22T12:51:00Z" w16du:dateUtc="2026-09-22T16:51:00Z"/>
          <w:sz w:val="16"/>
          <w:szCs w:val="16"/>
        </w:rPr>
      </w:pPr>
    </w:p>
    <w:p w14:paraId="7901DE97" w14:textId="77777777" w:rsidR="00BC32DD" w:rsidRPr="001A2552" w:rsidRDefault="00BC32DD" w:rsidP="00BC32DD">
      <w:pPr>
        <w:pStyle w:val="Basliklar"/>
        <w:jc w:val="center"/>
        <w:rPr>
          <w:ins w:id="13" w:author="msi" w:date="2026-09-22T12:51:00Z" w16du:dateUtc="2026-09-22T16:51:00Z"/>
          <w:sz w:val="16"/>
          <w:szCs w:val="16"/>
        </w:rPr>
      </w:pPr>
      <w:ins w:id="14" w:author="msi" w:date="2026-09-22T12:51:00Z" w16du:dateUtc="2026-09-22T16:51:00Z">
        <w:r>
          <w:rPr>
            <w:sz w:val="16"/>
            <w:szCs w:val="16"/>
          </w:rPr>
          <w:t>Ders izlence Formu</w:t>
        </w:r>
      </w:ins>
    </w:p>
    <w:p w14:paraId="57C5391F" w14:textId="77777777" w:rsidR="00BC32DD" w:rsidRPr="001A2552" w:rsidRDefault="00BC32DD" w:rsidP="00BC32DD">
      <w:pPr>
        <w:rPr>
          <w:ins w:id="15" w:author="msi" w:date="2026-09-22T12:51:00Z" w16du:dateUtc="2026-09-22T16:51:00Z"/>
          <w:sz w:val="16"/>
          <w:szCs w:val="16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745"/>
        <w:gridCol w:w="6068"/>
      </w:tblGrid>
      <w:tr w:rsidR="00BC32DD" w:rsidRPr="001A2552" w14:paraId="7ABC7B11" w14:textId="77777777" w:rsidTr="00832AEF">
        <w:trPr>
          <w:jc w:val="center"/>
          <w:ins w:id="16" w:author="msi" w:date="2026-09-22T12:51:00Z" w16du:dateUtc="2026-09-22T16:51:00Z"/>
        </w:trPr>
        <w:tc>
          <w:tcPr>
            <w:tcW w:w="2745" w:type="dxa"/>
            <w:vAlign w:val="center"/>
          </w:tcPr>
          <w:p w14:paraId="442D3440" w14:textId="77777777" w:rsidR="00BC32DD" w:rsidRPr="001A2552" w:rsidRDefault="00BC32DD" w:rsidP="00832AEF">
            <w:pPr>
              <w:pStyle w:val="DersBasliklar"/>
              <w:rPr>
                <w:ins w:id="17" w:author="msi" w:date="2026-09-22T12:51:00Z" w16du:dateUtc="2026-09-22T16:51:00Z"/>
                <w:szCs w:val="16"/>
              </w:rPr>
            </w:pPr>
            <w:ins w:id="18" w:author="msi" w:date="2026-09-22T12:51:00Z" w16du:dateUtc="2026-09-22T16:51:00Z">
              <w:r w:rsidRPr="001A2552">
                <w:rPr>
                  <w:szCs w:val="16"/>
                </w:rPr>
                <w:t>Dersin Kodu ve İsmi</w:t>
              </w:r>
            </w:ins>
          </w:p>
        </w:tc>
        <w:tc>
          <w:tcPr>
            <w:tcW w:w="6068" w:type="dxa"/>
          </w:tcPr>
          <w:p w14:paraId="153A5ADD" w14:textId="77777777" w:rsidR="00BC32DD" w:rsidRPr="00B00DF3" w:rsidRDefault="00CC0B85" w:rsidP="00F95BE5">
            <w:pPr>
              <w:pStyle w:val="DersBilgileri"/>
              <w:rPr>
                <w:ins w:id="19" w:author="msi" w:date="2026-09-22T12:51:00Z" w16du:dateUtc="2026-09-22T16:51:00Z"/>
                <w:bCs/>
                <w:szCs w:val="16"/>
              </w:rPr>
            </w:pPr>
            <w:ins w:id="20" w:author="msi" w:date="2026-09-22T12:51:00Z" w16du:dateUtc="2026-09-22T16:51:00Z">
              <w:r>
                <w:rPr>
                  <w:bCs/>
                  <w:szCs w:val="16"/>
                </w:rPr>
                <w:t>ASB307</w:t>
              </w:r>
              <w:r w:rsidR="00F911A6" w:rsidRPr="00B00DF3">
                <w:rPr>
                  <w:bCs/>
                  <w:szCs w:val="16"/>
                </w:rPr>
                <w:t xml:space="preserve"> İNSAN HAKLARI </w:t>
              </w:r>
              <w:r w:rsidR="00F95BE5">
                <w:rPr>
                  <w:bCs/>
                  <w:szCs w:val="16"/>
                </w:rPr>
                <w:t>DEMOKRASİ</w:t>
              </w:r>
            </w:ins>
          </w:p>
        </w:tc>
      </w:tr>
      <w:tr w:rsidR="00BC32DD" w:rsidRPr="001A2552" w14:paraId="41F0CEE3" w14:textId="77777777" w:rsidTr="00832AEF">
        <w:trPr>
          <w:jc w:val="center"/>
          <w:ins w:id="21" w:author="msi" w:date="2026-09-22T12:51:00Z" w16du:dateUtc="2026-09-22T16:51:00Z"/>
        </w:trPr>
        <w:tc>
          <w:tcPr>
            <w:tcW w:w="2745" w:type="dxa"/>
            <w:vAlign w:val="center"/>
          </w:tcPr>
          <w:p w14:paraId="2BCA3084" w14:textId="77777777" w:rsidR="00BC32DD" w:rsidRPr="001A2552" w:rsidRDefault="00BC32DD" w:rsidP="00832AEF">
            <w:pPr>
              <w:pStyle w:val="DersBasliklar"/>
              <w:rPr>
                <w:ins w:id="22" w:author="msi" w:date="2026-09-22T12:51:00Z" w16du:dateUtc="2026-09-22T16:51:00Z"/>
                <w:szCs w:val="16"/>
              </w:rPr>
            </w:pPr>
            <w:ins w:id="23" w:author="msi" w:date="2026-09-22T12:51:00Z" w16du:dateUtc="2026-09-22T16:51:00Z">
              <w:r w:rsidRPr="001A2552">
                <w:rPr>
                  <w:szCs w:val="16"/>
                </w:rPr>
                <w:t>Dersin Sorumlusu</w:t>
              </w:r>
            </w:ins>
          </w:p>
        </w:tc>
        <w:tc>
          <w:tcPr>
            <w:tcW w:w="6068" w:type="dxa"/>
          </w:tcPr>
          <w:p w14:paraId="06B3FCAB" w14:textId="77777777" w:rsidR="00BC32DD" w:rsidRPr="00B00DF3" w:rsidRDefault="00F911A6" w:rsidP="00832AEF">
            <w:pPr>
              <w:pStyle w:val="DersBilgileri"/>
              <w:rPr>
                <w:ins w:id="24" w:author="msi" w:date="2026-09-22T12:51:00Z" w16du:dateUtc="2026-09-22T16:51:00Z"/>
                <w:szCs w:val="16"/>
              </w:rPr>
            </w:pPr>
            <w:ins w:id="25" w:author="msi" w:date="2026-09-22T12:51:00Z" w16du:dateUtc="2026-09-22T16:51:00Z">
              <w:r w:rsidRPr="00B00DF3">
                <w:rPr>
                  <w:szCs w:val="16"/>
                </w:rPr>
                <w:t>PROF. DR. YASEMİN KEPENEKCİ</w:t>
              </w:r>
            </w:ins>
          </w:p>
        </w:tc>
      </w:tr>
      <w:tr w:rsidR="00BC32DD" w:rsidRPr="001A2552" w14:paraId="6632445F" w14:textId="77777777" w:rsidTr="00832AEF">
        <w:trPr>
          <w:jc w:val="center"/>
          <w:ins w:id="26" w:author="msi" w:date="2026-09-22T12:51:00Z" w16du:dateUtc="2026-09-22T16:51:00Z"/>
        </w:trPr>
        <w:tc>
          <w:tcPr>
            <w:tcW w:w="2745" w:type="dxa"/>
            <w:vAlign w:val="center"/>
          </w:tcPr>
          <w:p w14:paraId="4E3DBF18" w14:textId="77777777" w:rsidR="00BC32DD" w:rsidRPr="001A2552" w:rsidRDefault="00BC32DD" w:rsidP="00832AEF">
            <w:pPr>
              <w:pStyle w:val="DersBasliklar"/>
              <w:rPr>
                <w:ins w:id="27" w:author="msi" w:date="2026-09-22T12:51:00Z" w16du:dateUtc="2026-09-22T16:51:00Z"/>
                <w:szCs w:val="16"/>
              </w:rPr>
            </w:pPr>
            <w:ins w:id="28" w:author="msi" w:date="2026-09-22T12:51:00Z" w16du:dateUtc="2026-09-22T16:51:00Z">
              <w:r w:rsidRPr="001A2552">
                <w:rPr>
                  <w:szCs w:val="16"/>
                </w:rPr>
                <w:t>Dersin Düzeyi</w:t>
              </w:r>
            </w:ins>
          </w:p>
        </w:tc>
        <w:tc>
          <w:tcPr>
            <w:tcW w:w="6068" w:type="dxa"/>
          </w:tcPr>
          <w:p w14:paraId="31D8D363" w14:textId="77777777" w:rsidR="00BC32DD" w:rsidRPr="00B00DF3" w:rsidRDefault="00F911A6" w:rsidP="00832AEF">
            <w:pPr>
              <w:pStyle w:val="DersBilgileri"/>
              <w:rPr>
                <w:ins w:id="29" w:author="msi" w:date="2026-09-22T12:51:00Z" w16du:dateUtc="2026-09-22T16:51:00Z"/>
                <w:szCs w:val="16"/>
              </w:rPr>
            </w:pPr>
            <w:ins w:id="30" w:author="msi" w:date="2026-09-22T12:51:00Z" w16du:dateUtc="2026-09-22T16:51:00Z">
              <w:r w:rsidRPr="00B00DF3">
                <w:rPr>
                  <w:szCs w:val="16"/>
                </w:rPr>
                <w:t>LİSANS</w:t>
              </w:r>
            </w:ins>
          </w:p>
        </w:tc>
      </w:tr>
      <w:tr w:rsidR="00BC32DD" w:rsidRPr="001A2552" w14:paraId="316ECBBF" w14:textId="77777777" w:rsidTr="00832AEF">
        <w:trPr>
          <w:jc w:val="center"/>
          <w:ins w:id="31" w:author="msi" w:date="2026-09-22T12:51:00Z" w16du:dateUtc="2026-09-22T16:51:00Z"/>
        </w:trPr>
        <w:tc>
          <w:tcPr>
            <w:tcW w:w="2745" w:type="dxa"/>
            <w:vAlign w:val="center"/>
          </w:tcPr>
          <w:p w14:paraId="3175CE53" w14:textId="77777777" w:rsidR="00BC32DD" w:rsidRPr="001A2552" w:rsidRDefault="00BC32DD" w:rsidP="00832AEF">
            <w:pPr>
              <w:pStyle w:val="DersBasliklar"/>
              <w:rPr>
                <w:ins w:id="32" w:author="msi" w:date="2026-09-22T12:51:00Z" w16du:dateUtc="2026-09-22T16:51:00Z"/>
                <w:szCs w:val="16"/>
              </w:rPr>
            </w:pPr>
            <w:ins w:id="33" w:author="msi" w:date="2026-09-22T12:51:00Z" w16du:dateUtc="2026-09-22T16:51:00Z">
              <w:r w:rsidRPr="001A2552">
                <w:rPr>
                  <w:szCs w:val="16"/>
                </w:rPr>
                <w:t>Dersin Kredisi</w:t>
              </w:r>
            </w:ins>
          </w:p>
        </w:tc>
        <w:tc>
          <w:tcPr>
            <w:tcW w:w="6068" w:type="dxa"/>
          </w:tcPr>
          <w:p w14:paraId="0F790984" w14:textId="77777777" w:rsidR="00BC32DD" w:rsidRPr="00B00DF3" w:rsidRDefault="00F911A6" w:rsidP="00832AEF">
            <w:pPr>
              <w:pStyle w:val="DersBilgileri"/>
              <w:rPr>
                <w:ins w:id="34" w:author="msi" w:date="2026-09-22T12:51:00Z" w16du:dateUtc="2026-09-22T16:51:00Z"/>
                <w:szCs w:val="16"/>
              </w:rPr>
            </w:pPr>
            <w:ins w:id="35" w:author="msi" w:date="2026-09-22T12:51:00Z" w16du:dateUtc="2026-09-22T16:51:00Z">
              <w:r w:rsidRPr="00B00DF3">
                <w:rPr>
                  <w:szCs w:val="16"/>
                </w:rPr>
                <w:t>8</w:t>
              </w:r>
            </w:ins>
          </w:p>
        </w:tc>
      </w:tr>
      <w:tr w:rsidR="00BC32DD" w:rsidRPr="001A2552" w14:paraId="085A3C5F" w14:textId="77777777" w:rsidTr="00832AEF">
        <w:trPr>
          <w:jc w:val="center"/>
          <w:ins w:id="36" w:author="msi" w:date="2026-09-22T12:51:00Z" w16du:dateUtc="2026-09-22T16:51:00Z"/>
        </w:trPr>
        <w:tc>
          <w:tcPr>
            <w:tcW w:w="2745" w:type="dxa"/>
            <w:vAlign w:val="center"/>
          </w:tcPr>
          <w:p w14:paraId="028B1A1C" w14:textId="77777777" w:rsidR="00BC32DD" w:rsidRPr="001A2552" w:rsidRDefault="00BC32DD" w:rsidP="00832AEF">
            <w:pPr>
              <w:pStyle w:val="DersBasliklar"/>
              <w:rPr>
                <w:ins w:id="37" w:author="msi" w:date="2026-09-22T12:51:00Z" w16du:dateUtc="2026-09-22T16:51:00Z"/>
                <w:szCs w:val="16"/>
              </w:rPr>
            </w:pPr>
            <w:ins w:id="38" w:author="msi" w:date="2026-09-22T12:51:00Z" w16du:dateUtc="2026-09-22T16:51:00Z">
              <w:r w:rsidRPr="001A2552">
                <w:rPr>
                  <w:szCs w:val="16"/>
                </w:rPr>
                <w:t>Dersin Türü</w:t>
              </w:r>
            </w:ins>
          </w:p>
        </w:tc>
        <w:tc>
          <w:tcPr>
            <w:tcW w:w="6068" w:type="dxa"/>
          </w:tcPr>
          <w:p w14:paraId="2D754EBC" w14:textId="77777777" w:rsidR="00BC32DD" w:rsidRPr="00B00DF3" w:rsidRDefault="00F8234C" w:rsidP="00832AEF">
            <w:pPr>
              <w:pStyle w:val="DersBilgileri"/>
              <w:rPr>
                <w:ins w:id="39" w:author="msi" w:date="2026-09-22T12:51:00Z" w16du:dateUtc="2026-09-22T16:51:00Z"/>
                <w:szCs w:val="16"/>
              </w:rPr>
            </w:pPr>
            <w:ins w:id="40" w:author="msi" w:date="2026-09-22T12:51:00Z" w16du:dateUtc="2026-09-22T16:51:00Z">
              <w:r>
                <w:rPr>
                  <w:szCs w:val="16"/>
                </w:rPr>
                <w:t>SEÇMELİ</w:t>
              </w:r>
            </w:ins>
          </w:p>
        </w:tc>
      </w:tr>
      <w:tr w:rsidR="00BC32DD" w:rsidRPr="001A2552" w14:paraId="6AF4E7D7" w14:textId="77777777" w:rsidTr="00832AEF">
        <w:trPr>
          <w:jc w:val="center"/>
          <w:ins w:id="41" w:author="msi" w:date="2026-09-22T12:51:00Z" w16du:dateUtc="2026-09-22T16:51:00Z"/>
        </w:trPr>
        <w:tc>
          <w:tcPr>
            <w:tcW w:w="2745" w:type="dxa"/>
            <w:vAlign w:val="center"/>
          </w:tcPr>
          <w:p w14:paraId="08CACA3A" w14:textId="77777777" w:rsidR="00BC32DD" w:rsidRPr="001A2552" w:rsidRDefault="00BC32DD" w:rsidP="00832AEF">
            <w:pPr>
              <w:pStyle w:val="DersBasliklar"/>
              <w:rPr>
                <w:ins w:id="42" w:author="msi" w:date="2026-09-22T12:51:00Z" w16du:dateUtc="2026-09-22T16:51:00Z"/>
                <w:szCs w:val="16"/>
              </w:rPr>
            </w:pPr>
            <w:ins w:id="43" w:author="msi" w:date="2026-09-22T12:51:00Z" w16du:dateUtc="2026-09-22T16:51:00Z">
              <w:r w:rsidRPr="001A2552">
                <w:rPr>
                  <w:szCs w:val="16"/>
                </w:rPr>
                <w:t>Dersin İçeriği</w:t>
              </w:r>
            </w:ins>
          </w:p>
        </w:tc>
        <w:tc>
          <w:tcPr>
            <w:tcW w:w="6068" w:type="dxa"/>
          </w:tcPr>
          <w:p w14:paraId="66BCD202" w14:textId="77777777" w:rsidR="00F911A6" w:rsidRPr="00B00DF3" w:rsidRDefault="00F911A6" w:rsidP="00F911A6">
            <w:pPr>
              <w:rPr>
                <w:ins w:id="44" w:author="msi" w:date="2026-09-22T12:51:00Z" w16du:dateUtc="2026-09-22T16:51:00Z"/>
                <w:sz w:val="16"/>
                <w:szCs w:val="16"/>
              </w:rPr>
            </w:pPr>
          </w:p>
          <w:p w14:paraId="74D186BE" w14:textId="77777777" w:rsidR="00F95BE5" w:rsidRPr="00F8234C" w:rsidRDefault="00F95BE5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45" w:author="msi" w:date="2026-09-22T12:51:00Z" w16du:dateUtc="2026-09-22T16:51:00Z"/>
                <w:sz w:val="16"/>
                <w:szCs w:val="16"/>
              </w:rPr>
            </w:pPr>
            <w:ins w:id="46" w:author="msi" w:date="2026-09-22T12:51:00Z" w16du:dateUtc="2026-09-22T16:51:00Z">
              <w:r w:rsidRPr="00F8234C">
                <w:rPr>
                  <w:sz w:val="16"/>
                  <w:szCs w:val="16"/>
                </w:rPr>
                <w:t xml:space="preserve">Temel hukuksal kavramlar bilgisi </w:t>
              </w:r>
            </w:ins>
          </w:p>
          <w:p w14:paraId="252B1612" w14:textId="77777777" w:rsidR="00F95BE5" w:rsidRPr="00F8234C" w:rsidRDefault="00F95BE5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47" w:author="msi" w:date="2026-09-22T12:51:00Z" w16du:dateUtc="2026-09-22T16:51:00Z"/>
                <w:sz w:val="16"/>
                <w:szCs w:val="16"/>
              </w:rPr>
            </w:pPr>
            <w:ins w:id="48" w:author="msi" w:date="2026-09-22T12:51:00Z" w16du:dateUtc="2026-09-22T16:51:00Z">
              <w:r w:rsidRPr="00F8234C">
                <w:rPr>
                  <w:sz w:val="16"/>
                  <w:szCs w:val="16"/>
                </w:rPr>
                <w:t xml:space="preserve">İnsan hakları ve demokrasi ile ilgili temel kavramlar bilgisi </w:t>
              </w:r>
            </w:ins>
          </w:p>
          <w:p w14:paraId="00FA6B5D" w14:textId="77777777" w:rsidR="00F95BE5" w:rsidRPr="00F8234C" w:rsidRDefault="00B90493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49" w:author="msi" w:date="2026-09-22T12:51:00Z" w16du:dateUtc="2026-09-22T16:51:00Z"/>
                <w:sz w:val="16"/>
                <w:szCs w:val="16"/>
              </w:rPr>
            </w:pPr>
            <w:ins w:id="50" w:author="msi" w:date="2026-09-22T12:51:00Z" w16du:dateUtc="2026-09-22T16:5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Batı’daki tarihi gelişimi</w:t>
              </w:r>
            </w:ins>
          </w:p>
          <w:p w14:paraId="21F57274" w14:textId="77777777" w:rsidR="00F95BE5" w:rsidRPr="00F8234C" w:rsidRDefault="00B90493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51" w:author="msi" w:date="2026-09-22T12:51:00Z" w16du:dateUtc="2026-09-22T16:51:00Z"/>
                <w:sz w:val="16"/>
                <w:szCs w:val="16"/>
              </w:rPr>
            </w:pPr>
            <w:ins w:id="52" w:author="msi" w:date="2026-09-22T12:51:00Z" w16du:dateUtc="2026-09-22T16:5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ülkemizdeki tarihi gelişimi </w:t>
              </w:r>
            </w:ins>
          </w:p>
          <w:p w14:paraId="6034914D" w14:textId="77777777" w:rsidR="00F95BE5" w:rsidRPr="00F8234C" w:rsidRDefault="00B90493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jc w:val="left"/>
              <w:rPr>
                <w:ins w:id="53" w:author="msi" w:date="2026-09-22T12:51:00Z" w16du:dateUtc="2026-09-22T16:51:00Z"/>
                <w:sz w:val="16"/>
                <w:szCs w:val="16"/>
              </w:rPr>
            </w:pPr>
            <w:ins w:id="54" w:author="msi" w:date="2026-09-22T12:51:00Z" w16du:dateUtc="2026-09-22T16:51:00Z">
              <w:r w:rsidRPr="00F8234C">
                <w:rPr>
                  <w:sz w:val="16"/>
                  <w:szCs w:val="16"/>
                </w:rPr>
                <w:t>İnsan hakları ve demokrasinin</w:t>
              </w:r>
              <w:r w:rsidR="00F95BE5" w:rsidRPr="00F8234C">
                <w:rPr>
                  <w:sz w:val="16"/>
                  <w:szCs w:val="16"/>
                </w:rPr>
                <w:t xml:space="preserve"> uluslararası alana geçişi </w:t>
              </w:r>
            </w:ins>
          </w:p>
          <w:p w14:paraId="5BB70F0D" w14:textId="77777777" w:rsidR="00F911A6" w:rsidRPr="00F8234C" w:rsidRDefault="00F911A6" w:rsidP="00F95BE5">
            <w:pPr>
              <w:numPr>
                <w:ilvl w:val="0"/>
                <w:numId w:val="15"/>
              </w:numPr>
              <w:autoSpaceDE w:val="0"/>
              <w:autoSpaceDN w:val="0"/>
              <w:adjustRightInd w:val="0"/>
              <w:rPr>
                <w:ins w:id="55" w:author="msi" w:date="2026-09-22T12:51:00Z" w16du:dateUtc="2026-09-22T16:51:00Z"/>
                <w:sz w:val="16"/>
                <w:szCs w:val="16"/>
              </w:rPr>
            </w:pPr>
            <w:ins w:id="56" w:author="msi" w:date="2026-09-22T12:51:00Z" w16du:dateUtc="2026-09-22T16:51:00Z">
              <w:r w:rsidRPr="00F8234C">
                <w:rPr>
                  <w:sz w:val="16"/>
                  <w:szCs w:val="16"/>
                </w:rPr>
                <w:t xml:space="preserve">İnsan hakları </w:t>
              </w:r>
              <w:r w:rsidR="00B90493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 xml:space="preserve">eğitiminin tanımı, amacı ve önemi </w:t>
              </w:r>
            </w:ins>
          </w:p>
          <w:p w14:paraId="18C94050" w14:textId="77777777" w:rsidR="00B00DF3" w:rsidRPr="00F8234C" w:rsidRDefault="00B90493" w:rsidP="00F95BE5">
            <w:pPr>
              <w:numPr>
                <w:ilvl w:val="0"/>
                <w:numId w:val="15"/>
              </w:numPr>
              <w:tabs>
                <w:tab w:val="left" w:pos="9640"/>
              </w:tabs>
              <w:jc w:val="left"/>
              <w:rPr>
                <w:ins w:id="57" w:author="msi" w:date="2026-09-22T12:51:00Z" w16du:dateUtc="2026-09-22T16:51:00Z"/>
                <w:sz w:val="16"/>
                <w:szCs w:val="16"/>
              </w:rPr>
            </w:pPr>
            <w:ins w:id="58" w:author="msi" w:date="2026-09-22T12:51:00Z" w16du:dateUtc="2026-09-22T16:51:00Z">
              <w:r w:rsidRPr="00F8234C">
                <w:rPr>
                  <w:sz w:val="16"/>
                  <w:szCs w:val="16"/>
                </w:rPr>
                <w:t>İ</w:t>
              </w:r>
              <w:r w:rsidR="00F95BE5" w:rsidRPr="00F8234C">
                <w:rPr>
                  <w:sz w:val="16"/>
                  <w:szCs w:val="16"/>
                </w:rPr>
                <w:t>nsan hakları ve demokrasi eğitimi</w:t>
              </w:r>
              <w:r w:rsidRPr="00F8234C">
                <w:rPr>
                  <w:sz w:val="16"/>
                  <w:szCs w:val="16"/>
                </w:rPr>
                <w:t>nin etkililiği</w:t>
              </w:r>
            </w:ins>
          </w:p>
          <w:p w14:paraId="7BB507B0" w14:textId="77777777" w:rsidR="00BC32DD" w:rsidRPr="00B00DF3" w:rsidRDefault="00F911A6" w:rsidP="009D5F97">
            <w:pPr>
              <w:numPr>
                <w:ilvl w:val="0"/>
                <w:numId w:val="15"/>
              </w:numPr>
              <w:tabs>
                <w:tab w:val="left" w:pos="9640"/>
              </w:tabs>
              <w:jc w:val="left"/>
              <w:rPr>
                <w:ins w:id="59" w:author="msi" w:date="2026-09-22T12:51:00Z" w16du:dateUtc="2026-09-22T16:51:00Z"/>
                <w:szCs w:val="16"/>
              </w:rPr>
            </w:pPr>
            <w:ins w:id="60" w:author="msi" w:date="2026-09-22T12:51:00Z" w16du:dateUtc="2026-09-22T16:51:00Z">
              <w:r w:rsidRPr="00F8234C">
                <w:rPr>
                  <w:sz w:val="16"/>
                  <w:szCs w:val="16"/>
                </w:rPr>
                <w:t xml:space="preserve">Öğrencilerle birlikte belirlenecek değişik insan hakları </w:t>
              </w:r>
              <w:r w:rsidR="009D5F97" w:rsidRPr="00F8234C">
                <w:rPr>
                  <w:sz w:val="16"/>
                  <w:szCs w:val="16"/>
                </w:rPr>
                <w:t xml:space="preserve">ve demokrasi </w:t>
              </w:r>
              <w:r w:rsidRPr="00F8234C">
                <w:rPr>
                  <w:sz w:val="16"/>
                  <w:szCs w:val="16"/>
                </w:rPr>
                <w:t>konularının</w:t>
              </w:r>
              <w:r w:rsidRPr="00B00DF3">
                <w:rPr>
                  <w:sz w:val="16"/>
                  <w:szCs w:val="16"/>
                </w:rPr>
                <w:t xml:space="preserve"> (kadın hakları, çocuk hakları, yaşama hakkı, eğitim hakkı, özel hayatın gizliliği, seçme seçilme hakkı, barış hakkı, çevre hakkı gibi) örnek işlenişi </w:t>
              </w:r>
            </w:ins>
          </w:p>
        </w:tc>
      </w:tr>
      <w:tr w:rsidR="00BC32DD" w:rsidRPr="001A2552" w14:paraId="7FA46712" w14:textId="77777777" w:rsidTr="00832AEF">
        <w:trPr>
          <w:jc w:val="center"/>
          <w:ins w:id="61" w:author="msi" w:date="2026-09-22T12:51:00Z" w16du:dateUtc="2026-09-22T16:51:00Z"/>
        </w:trPr>
        <w:tc>
          <w:tcPr>
            <w:tcW w:w="2745" w:type="dxa"/>
            <w:vAlign w:val="center"/>
          </w:tcPr>
          <w:p w14:paraId="506F1B84" w14:textId="77777777" w:rsidR="00BC32DD" w:rsidRPr="001A2552" w:rsidRDefault="00BC32DD" w:rsidP="00832AEF">
            <w:pPr>
              <w:pStyle w:val="DersBasliklar"/>
              <w:rPr>
                <w:ins w:id="62" w:author="msi" w:date="2026-09-22T12:51:00Z" w16du:dateUtc="2026-09-22T16:51:00Z"/>
                <w:szCs w:val="16"/>
              </w:rPr>
            </w:pPr>
            <w:ins w:id="63" w:author="msi" w:date="2026-09-22T12:51:00Z" w16du:dateUtc="2026-09-22T16:51:00Z">
              <w:r w:rsidRPr="001A2552">
                <w:rPr>
                  <w:szCs w:val="16"/>
                </w:rPr>
                <w:t>Dersin Amacı</w:t>
              </w:r>
            </w:ins>
          </w:p>
        </w:tc>
        <w:tc>
          <w:tcPr>
            <w:tcW w:w="6068" w:type="dxa"/>
          </w:tcPr>
          <w:p w14:paraId="517F6CE5" w14:textId="77777777" w:rsidR="009D5F97" w:rsidRPr="009D5F97" w:rsidRDefault="009D5F97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64" w:author="msi" w:date="2026-09-22T12:51:00Z" w16du:dateUtc="2026-09-22T16:51:00Z"/>
                <w:sz w:val="16"/>
                <w:szCs w:val="16"/>
              </w:rPr>
            </w:pPr>
            <w:ins w:id="65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Hukuk, insan hakları ve demokrasi gibi konularda </w:t>
              </w:r>
              <w:r w:rsidR="00CC0B85">
                <w:rPr>
                  <w:sz w:val="16"/>
                  <w:szCs w:val="16"/>
                </w:rPr>
                <w:t>bilinmesi</w:t>
              </w:r>
              <w:r w:rsidRPr="009D5F97">
                <w:rPr>
                  <w:sz w:val="16"/>
                  <w:szCs w:val="16"/>
                </w:rPr>
                <w:t xml:space="preserve"> ve </w:t>
              </w:r>
              <w:r w:rsidR="00CC0B85">
                <w:rPr>
                  <w:sz w:val="16"/>
                  <w:szCs w:val="16"/>
                </w:rPr>
                <w:t>öğrencilerde</w:t>
              </w:r>
              <w:r w:rsidRPr="009D5F97">
                <w:rPr>
                  <w:sz w:val="16"/>
                  <w:szCs w:val="16"/>
                </w:rPr>
                <w:t xml:space="preserve"> insan haklarına saygı, hakları kullanma, koruma ve geliştirme bilincinin oluşturulması.</w:t>
              </w:r>
            </w:ins>
          </w:p>
          <w:p w14:paraId="20817425" w14:textId="77777777" w:rsidR="00CC0B85" w:rsidRDefault="00CC0B85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66" w:author="msi" w:date="2026-09-22T12:51:00Z" w16du:dateUtc="2026-09-22T16:51:00Z"/>
                <w:sz w:val="16"/>
                <w:szCs w:val="16"/>
              </w:rPr>
            </w:pPr>
            <w:ins w:id="67" w:author="msi" w:date="2026-09-22T12:51:00Z" w16du:dateUtc="2026-09-22T16:51:00Z">
              <w:r>
                <w:rPr>
                  <w:sz w:val="16"/>
                  <w:szCs w:val="16"/>
                </w:rPr>
                <w:t>İnsan hakları ve demokrasinin Batı’daki ve ülkemizdeki tarihsel gelişinin anlaşılması</w:t>
              </w:r>
            </w:ins>
          </w:p>
          <w:p w14:paraId="215178F3" w14:textId="77777777" w:rsidR="00CC0B85" w:rsidRDefault="00B90493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68" w:author="msi" w:date="2026-09-22T12:51:00Z" w16du:dateUtc="2026-09-22T16:51:00Z"/>
                <w:sz w:val="16"/>
                <w:szCs w:val="16"/>
              </w:rPr>
            </w:pPr>
            <w:ins w:id="69" w:author="msi" w:date="2026-09-22T12:51:00Z" w16du:dateUtc="2026-09-22T16:51:00Z">
              <w:r>
                <w:rPr>
                  <w:sz w:val="16"/>
                  <w:szCs w:val="16"/>
                </w:rPr>
                <w:t>İnsan hakları ve demokrasinin</w:t>
              </w:r>
              <w:r w:rsidR="00CC0B85">
                <w:rPr>
                  <w:sz w:val="16"/>
                  <w:szCs w:val="16"/>
                </w:rPr>
                <w:t xml:space="preserve"> uluslararası alana geçişinin tartışılması</w:t>
              </w:r>
            </w:ins>
          </w:p>
          <w:p w14:paraId="4D99BD05" w14:textId="77777777" w:rsidR="00F911A6" w:rsidRPr="009D5F97" w:rsidRDefault="00F911A6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70" w:author="msi" w:date="2026-09-22T12:51:00Z" w16du:dateUtc="2026-09-22T16:51:00Z"/>
                <w:sz w:val="16"/>
                <w:szCs w:val="16"/>
              </w:rPr>
            </w:pPr>
            <w:ins w:id="71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eğitiminin öneminin anlaşılması </w:t>
              </w:r>
            </w:ins>
          </w:p>
          <w:p w14:paraId="1DF5523E" w14:textId="77777777" w:rsidR="00F911A6" w:rsidRPr="009D5F97" w:rsidRDefault="00F911A6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72" w:author="msi" w:date="2026-09-22T12:51:00Z" w16du:dateUtc="2026-09-22T16:51:00Z"/>
                <w:sz w:val="16"/>
                <w:szCs w:val="16"/>
              </w:rPr>
            </w:pPr>
            <w:ins w:id="73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okul ikliminin öneminin anlaşılması</w:t>
              </w:r>
            </w:ins>
          </w:p>
          <w:p w14:paraId="6760DDCD" w14:textId="77777777" w:rsidR="00F911A6" w:rsidRPr="009D5F97" w:rsidRDefault="00F911A6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74" w:author="msi" w:date="2026-09-22T12:51:00Z" w16du:dateUtc="2026-09-22T16:51:00Z"/>
                <w:sz w:val="16"/>
                <w:szCs w:val="16"/>
              </w:rPr>
            </w:pPr>
            <w:ins w:id="75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eğitiminde öğretmenin rolünün anlaşılması</w:t>
              </w:r>
            </w:ins>
          </w:p>
          <w:p w14:paraId="0A29F40B" w14:textId="77777777" w:rsidR="00F911A6" w:rsidRPr="009D5F97" w:rsidRDefault="00F911A6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76" w:author="msi" w:date="2026-09-22T12:51:00Z" w16du:dateUtc="2026-09-22T16:51:00Z"/>
                <w:sz w:val="16"/>
                <w:szCs w:val="16"/>
              </w:rPr>
            </w:pPr>
            <w:ins w:id="77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 xml:space="preserve">eğitiminde diğer derslerden yararlanmanın öneminin anlaşılması </w:t>
              </w:r>
            </w:ins>
          </w:p>
          <w:p w14:paraId="0683F310" w14:textId="77777777" w:rsidR="00F911A6" w:rsidRPr="009D5F97" w:rsidRDefault="00F911A6" w:rsidP="009D5F97">
            <w:pPr>
              <w:pStyle w:val="ListParagraph"/>
              <w:numPr>
                <w:ilvl w:val="0"/>
                <w:numId w:val="20"/>
              </w:numPr>
              <w:autoSpaceDE w:val="0"/>
              <w:autoSpaceDN w:val="0"/>
              <w:adjustRightInd w:val="0"/>
              <w:jc w:val="left"/>
              <w:rPr>
                <w:ins w:id="78" w:author="msi" w:date="2026-09-22T12:51:00Z" w16du:dateUtc="2026-09-22T16:51:00Z"/>
                <w:sz w:val="16"/>
                <w:szCs w:val="16"/>
              </w:rPr>
            </w:pPr>
            <w:ins w:id="79" w:author="msi" w:date="2026-09-22T12:51:00Z" w16du:dateUtc="2026-09-22T16:51:00Z">
              <w:r w:rsidRPr="009D5F97">
                <w:rPr>
                  <w:sz w:val="16"/>
                  <w:szCs w:val="16"/>
                </w:rPr>
                <w:t xml:space="preserve">İnsan hakları </w:t>
              </w:r>
              <w:r w:rsidR="00B90493">
                <w:rPr>
                  <w:sz w:val="16"/>
                  <w:szCs w:val="16"/>
                </w:rPr>
                <w:t xml:space="preserve">ve demokrasi </w:t>
              </w:r>
              <w:r w:rsidRPr="009D5F97">
                <w:rPr>
                  <w:sz w:val="16"/>
                  <w:szCs w:val="16"/>
                </w:rPr>
                <w:t>derslerinin etkililiğinde, dersin içeriğinin, derste uygulanan etkinliklerin, kullanılan yöntem ve materyallerin ve ders sonunda yapılan değerlendirmenin öneminin anlaşılması</w:t>
              </w:r>
            </w:ins>
          </w:p>
          <w:p w14:paraId="0F104E9C" w14:textId="77777777" w:rsidR="00BC32DD" w:rsidRPr="00B00DF3" w:rsidRDefault="00BC32DD" w:rsidP="00832AEF">
            <w:pPr>
              <w:pStyle w:val="DersBilgileri"/>
              <w:rPr>
                <w:ins w:id="80" w:author="msi" w:date="2026-09-22T12:51:00Z" w16du:dateUtc="2026-09-22T16:51:00Z"/>
                <w:szCs w:val="16"/>
              </w:rPr>
            </w:pPr>
          </w:p>
        </w:tc>
      </w:tr>
      <w:tr w:rsidR="00BC32DD" w:rsidRPr="001A2552" w14:paraId="056D05E7" w14:textId="77777777" w:rsidTr="00832AEF">
        <w:trPr>
          <w:jc w:val="center"/>
          <w:ins w:id="81" w:author="msi" w:date="2026-09-22T12:51:00Z" w16du:dateUtc="2026-09-22T16:51:00Z"/>
        </w:trPr>
        <w:tc>
          <w:tcPr>
            <w:tcW w:w="2745" w:type="dxa"/>
            <w:vAlign w:val="center"/>
          </w:tcPr>
          <w:p w14:paraId="61132AC7" w14:textId="77777777" w:rsidR="00BC32DD" w:rsidRPr="001A2552" w:rsidRDefault="00BC32DD" w:rsidP="00832AEF">
            <w:pPr>
              <w:pStyle w:val="DersBasliklar"/>
              <w:rPr>
                <w:ins w:id="82" w:author="msi" w:date="2026-09-22T12:51:00Z" w16du:dateUtc="2026-09-22T16:51:00Z"/>
                <w:szCs w:val="16"/>
              </w:rPr>
            </w:pPr>
            <w:ins w:id="83" w:author="msi" w:date="2026-09-22T12:51:00Z" w16du:dateUtc="2026-09-22T16:51:00Z">
              <w:r w:rsidRPr="001A2552">
                <w:rPr>
                  <w:szCs w:val="16"/>
                </w:rPr>
                <w:t>Dersin Süresi</w:t>
              </w:r>
            </w:ins>
          </w:p>
        </w:tc>
        <w:tc>
          <w:tcPr>
            <w:tcW w:w="6068" w:type="dxa"/>
          </w:tcPr>
          <w:p w14:paraId="375CFD45" w14:textId="77777777" w:rsidR="00BC32DD" w:rsidRPr="00B00DF3" w:rsidRDefault="00F8234C" w:rsidP="00832AEF">
            <w:pPr>
              <w:pStyle w:val="DersBilgileri"/>
              <w:rPr>
                <w:ins w:id="84" w:author="msi" w:date="2026-09-22T12:51:00Z" w16du:dateUtc="2026-09-22T16:51:00Z"/>
                <w:szCs w:val="16"/>
              </w:rPr>
            </w:pPr>
            <w:ins w:id="85" w:author="msi" w:date="2026-09-22T12:51:00Z" w16du:dateUtc="2026-09-22T16:51:00Z">
              <w:r>
                <w:rPr>
                  <w:szCs w:val="16"/>
                </w:rPr>
                <w:t>2</w:t>
              </w:r>
              <w:r w:rsidR="00B00DF3" w:rsidRPr="00B00DF3">
                <w:rPr>
                  <w:szCs w:val="16"/>
                </w:rPr>
                <w:t xml:space="preserve"> SAAT/HAFTA</w:t>
              </w:r>
            </w:ins>
          </w:p>
        </w:tc>
      </w:tr>
      <w:tr w:rsidR="00BC32DD" w:rsidRPr="001A2552" w14:paraId="772C56FD" w14:textId="77777777" w:rsidTr="00832AEF">
        <w:trPr>
          <w:jc w:val="center"/>
          <w:ins w:id="86" w:author="msi" w:date="2026-09-22T12:51:00Z" w16du:dateUtc="2026-09-22T16:51:00Z"/>
        </w:trPr>
        <w:tc>
          <w:tcPr>
            <w:tcW w:w="2745" w:type="dxa"/>
            <w:vAlign w:val="center"/>
          </w:tcPr>
          <w:p w14:paraId="42882D7C" w14:textId="77777777" w:rsidR="00BC32DD" w:rsidRPr="001A2552" w:rsidRDefault="00BC32DD" w:rsidP="00832AEF">
            <w:pPr>
              <w:pStyle w:val="DersBasliklar"/>
              <w:rPr>
                <w:ins w:id="87" w:author="msi" w:date="2026-09-22T12:51:00Z" w16du:dateUtc="2026-09-22T16:51:00Z"/>
                <w:szCs w:val="16"/>
              </w:rPr>
            </w:pPr>
            <w:ins w:id="88" w:author="msi" w:date="2026-09-22T12:51:00Z" w16du:dateUtc="2026-09-22T16:51:00Z">
              <w:r w:rsidRPr="001A2552">
                <w:rPr>
                  <w:szCs w:val="16"/>
                </w:rPr>
                <w:t>Eğitim Dili</w:t>
              </w:r>
            </w:ins>
          </w:p>
        </w:tc>
        <w:tc>
          <w:tcPr>
            <w:tcW w:w="6068" w:type="dxa"/>
          </w:tcPr>
          <w:p w14:paraId="7D45BB38" w14:textId="77777777" w:rsidR="00BC32DD" w:rsidRPr="00B00DF3" w:rsidRDefault="00B00DF3" w:rsidP="00832AEF">
            <w:pPr>
              <w:pStyle w:val="DersBilgileri"/>
              <w:rPr>
                <w:ins w:id="89" w:author="msi" w:date="2026-09-22T12:51:00Z" w16du:dateUtc="2026-09-22T16:51:00Z"/>
                <w:szCs w:val="16"/>
              </w:rPr>
            </w:pPr>
            <w:ins w:id="90" w:author="msi" w:date="2026-09-22T12:51:00Z" w16du:dateUtc="2026-09-22T16:51:00Z">
              <w:r w:rsidRPr="00B00DF3">
                <w:rPr>
                  <w:szCs w:val="16"/>
                </w:rPr>
                <w:t>TÜRKÇE</w:t>
              </w:r>
            </w:ins>
          </w:p>
        </w:tc>
      </w:tr>
      <w:tr w:rsidR="00BC32DD" w:rsidRPr="001A2552" w14:paraId="3DB3F080" w14:textId="77777777" w:rsidTr="00832AEF">
        <w:trPr>
          <w:jc w:val="center"/>
          <w:ins w:id="91" w:author="msi" w:date="2026-09-22T12:51:00Z" w16du:dateUtc="2026-09-22T16:51:00Z"/>
        </w:trPr>
        <w:tc>
          <w:tcPr>
            <w:tcW w:w="2745" w:type="dxa"/>
            <w:vAlign w:val="center"/>
          </w:tcPr>
          <w:p w14:paraId="7B122DA7" w14:textId="77777777" w:rsidR="00BC32DD" w:rsidRPr="001A2552" w:rsidRDefault="00BC32DD" w:rsidP="00832AEF">
            <w:pPr>
              <w:pStyle w:val="DersBasliklar"/>
              <w:rPr>
                <w:ins w:id="92" w:author="msi" w:date="2026-09-22T12:51:00Z" w16du:dateUtc="2026-09-22T16:51:00Z"/>
                <w:szCs w:val="16"/>
              </w:rPr>
            </w:pPr>
            <w:ins w:id="93" w:author="msi" w:date="2026-09-22T12:51:00Z" w16du:dateUtc="2026-09-22T16:51:00Z">
              <w:r w:rsidRPr="001A2552">
                <w:rPr>
                  <w:szCs w:val="16"/>
                </w:rPr>
                <w:t>Ön Koşul</w:t>
              </w:r>
            </w:ins>
          </w:p>
        </w:tc>
        <w:tc>
          <w:tcPr>
            <w:tcW w:w="6068" w:type="dxa"/>
          </w:tcPr>
          <w:p w14:paraId="036E68B7" w14:textId="77777777" w:rsidR="00BC32DD" w:rsidRPr="00B00DF3" w:rsidRDefault="00BC32DD" w:rsidP="00832AEF">
            <w:pPr>
              <w:pStyle w:val="DersBilgileri"/>
              <w:rPr>
                <w:ins w:id="94" w:author="msi" w:date="2026-09-22T12:51:00Z" w16du:dateUtc="2026-09-22T16:51:00Z"/>
                <w:szCs w:val="16"/>
              </w:rPr>
            </w:pPr>
          </w:p>
        </w:tc>
      </w:tr>
      <w:tr w:rsidR="00BC32DD" w:rsidRPr="001A2552" w14:paraId="47D5F7C1" w14:textId="77777777" w:rsidTr="00832AEF">
        <w:trPr>
          <w:jc w:val="center"/>
          <w:ins w:id="95" w:author="msi" w:date="2026-09-22T12:51:00Z" w16du:dateUtc="2026-09-22T16:51:00Z"/>
        </w:trPr>
        <w:tc>
          <w:tcPr>
            <w:tcW w:w="2745" w:type="dxa"/>
            <w:vAlign w:val="center"/>
          </w:tcPr>
          <w:p w14:paraId="3B1E24EF" w14:textId="77777777" w:rsidR="00BC32DD" w:rsidRPr="001A2552" w:rsidRDefault="00BC32DD" w:rsidP="00832AEF">
            <w:pPr>
              <w:pStyle w:val="DersBasliklar"/>
              <w:rPr>
                <w:ins w:id="96" w:author="msi" w:date="2026-09-22T12:51:00Z" w16du:dateUtc="2026-09-22T16:51:00Z"/>
                <w:szCs w:val="16"/>
              </w:rPr>
            </w:pPr>
            <w:ins w:id="97" w:author="msi" w:date="2026-09-22T12:51:00Z" w16du:dateUtc="2026-09-22T16:51:00Z">
              <w:r w:rsidRPr="001A2552">
                <w:rPr>
                  <w:szCs w:val="16"/>
                </w:rPr>
                <w:t>Önerilen Kaynaklar</w:t>
              </w:r>
            </w:ins>
          </w:p>
        </w:tc>
        <w:tc>
          <w:tcPr>
            <w:tcW w:w="6068" w:type="dxa"/>
          </w:tcPr>
          <w:p w14:paraId="0E7BB4C7" w14:textId="77777777" w:rsidR="00B00DF3" w:rsidRPr="00B00DF3" w:rsidRDefault="00B00DF3" w:rsidP="00B00DF3">
            <w:pPr>
              <w:rPr>
                <w:ins w:id="98" w:author="msi" w:date="2026-09-22T12:51:00Z" w16du:dateUtc="2026-09-22T16:51:00Z"/>
                <w:sz w:val="16"/>
                <w:szCs w:val="16"/>
              </w:rPr>
            </w:pPr>
            <w:ins w:id="99" w:author="msi" w:date="2026-09-22T12:51:00Z" w16du:dateUtc="2026-09-22T16:51:00Z">
              <w:r w:rsidRPr="00B00DF3">
                <w:rPr>
                  <w:sz w:val="16"/>
                  <w:szCs w:val="16"/>
                </w:rPr>
                <w:t xml:space="preserve">-Karaman-Kepenekci, Y. (2000) </w:t>
              </w:r>
              <w:r w:rsidRPr="00B00DF3">
                <w:rPr>
                  <w:bCs/>
                  <w:sz w:val="16"/>
                  <w:szCs w:val="16"/>
                </w:rPr>
                <w:t>İnsan Hakları Eğitimi</w:t>
              </w:r>
              <w:r w:rsidRPr="00B00DF3">
                <w:rPr>
                  <w:sz w:val="16"/>
                  <w:szCs w:val="16"/>
                </w:rPr>
                <w:t>, Ankara: Anı Yayıncılık, 191 s.</w:t>
              </w:r>
            </w:ins>
          </w:p>
          <w:p w14:paraId="3AD2E280" w14:textId="77777777" w:rsidR="00B00DF3" w:rsidRPr="00B00DF3" w:rsidRDefault="00B00DF3" w:rsidP="00B00DF3">
            <w:pPr>
              <w:rPr>
                <w:ins w:id="100" w:author="msi" w:date="2026-09-22T12:51:00Z" w16du:dateUtc="2026-09-22T16:51:00Z"/>
                <w:sz w:val="16"/>
                <w:szCs w:val="16"/>
              </w:rPr>
            </w:pPr>
            <w:ins w:id="101" w:author="msi" w:date="2026-09-22T12:51:00Z" w16du:dateUtc="2026-09-22T16:51:00Z">
              <w:r w:rsidRPr="00B00DF3">
                <w:rPr>
                  <w:sz w:val="16"/>
                  <w:szCs w:val="16"/>
                </w:rPr>
                <w:t>-Karaman-Kepenekci, Y. (2014) Eğitimciler İçin İnsan Hakları ve Vatandaşlık (2. Baskı), Ankara: Siyasal Kitabevi, 296 s.</w:t>
              </w:r>
            </w:ins>
          </w:p>
          <w:p w14:paraId="474828C8" w14:textId="77777777" w:rsidR="00B00DF3" w:rsidRPr="00B00DF3" w:rsidRDefault="00B00DF3" w:rsidP="00B00DF3">
            <w:pPr>
              <w:rPr>
                <w:ins w:id="102" w:author="msi" w:date="2026-09-22T12:51:00Z" w16du:dateUtc="2026-09-22T16:51:00Z"/>
                <w:sz w:val="16"/>
                <w:szCs w:val="16"/>
              </w:rPr>
            </w:pPr>
            <w:ins w:id="103" w:author="msi" w:date="2026-09-22T12:51:00Z" w16du:dateUtc="2026-09-22T16:51:00Z">
              <w:r w:rsidRPr="00B00DF3">
                <w:rPr>
                  <w:sz w:val="16"/>
                  <w:szCs w:val="16"/>
                </w:rPr>
                <w:t>-Akyüz, E. (2015) Çocuk Hakları. Ankara: Pegem Yayınları.</w:t>
              </w:r>
            </w:ins>
          </w:p>
          <w:p w14:paraId="36516A28" w14:textId="77777777" w:rsidR="00B00DF3" w:rsidRPr="00B00DF3" w:rsidRDefault="00B00DF3" w:rsidP="00B00DF3">
            <w:pPr>
              <w:pStyle w:val="BodyText2"/>
              <w:jc w:val="both"/>
              <w:rPr>
                <w:ins w:id="104" w:author="msi" w:date="2026-09-22T12:51:00Z" w16du:dateUtc="2026-09-22T16:51:00Z"/>
                <w:rFonts w:ascii="Verdana" w:hAnsi="Verdana"/>
                <w:sz w:val="16"/>
                <w:szCs w:val="16"/>
              </w:rPr>
            </w:pPr>
            <w:ins w:id="105" w:author="msi" w:date="2026-09-22T12:51:00Z" w16du:dateUtc="2026-09-22T16:51:00Z">
              <w:r w:rsidRPr="00B00DF3">
                <w:rPr>
                  <w:rFonts w:ascii="Verdana" w:hAnsi="Verdana"/>
                  <w:sz w:val="16"/>
                  <w:szCs w:val="16"/>
                </w:rPr>
                <w:t>-Gemalmaz, M.S. (2002) Ulusal Üstü İnsan Hakları Hukukunun Genel Teorisine Giriş. İstanbul: Beta Yayıncılık.</w:t>
              </w:r>
            </w:ins>
          </w:p>
          <w:p w14:paraId="6C6250C7" w14:textId="77777777" w:rsidR="00B00DF3" w:rsidRPr="00B00DF3" w:rsidRDefault="00B00DF3" w:rsidP="00B00DF3">
            <w:pPr>
              <w:rPr>
                <w:ins w:id="106" w:author="msi" w:date="2026-09-22T12:51:00Z" w16du:dateUtc="2026-09-22T16:51:00Z"/>
                <w:sz w:val="16"/>
                <w:szCs w:val="16"/>
              </w:rPr>
            </w:pPr>
            <w:ins w:id="107" w:author="msi" w:date="2026-09-22T12:51:00Z" w16du:dateUtc="2026-09-22T16:51:00Z">
              <w:r w:rsidRPr="00B00DF3">
                <w:rPr>
                  <w:sz w:val="16"/>
                  <w:szCs w:val="16"/>
                </w:rPr>
                <w:t xml:space="preserve">-Gözübüyük, Ş. (2013) Hukuka Giriş. Ankara: Turhan Kitapevi. </w:t>
              </w:r>
            </w:ins>
          </w:p>
          <w:p w14:paraId="12C1D0BE" w14:textId="77777777" w:rsidR="00B00DF3" w:rsidRPr="00B00DF3" w:rsidRDefault="00B00DF3" w:rsidP="00B00DF3">
            <w:pPr>
              <w:rPr>
                <w:ins w:id="108" w:author="msi" w:date="2026-09-22T12:51:00Z" w16du:dateUtc="2026-09-22T16:51:00Z"/>
                <w:sz w:val="16"/>
                <w:szCs w:val="16"/>
              </w:rPr>
            </w:pPr>
            <w:ins w:id="109" w:author="msi" w:date="2026-09-22T12:51:00Z" w16du:dateUtc="2026-09-22T16:51:00Z">
              <w:r w:rsidRPr="00B00DF3">
                <w:rPr>
                  <w:sz w:val="16"/>
                  <w:szCs w:val="16"/>
                </w:rPr>
                <w:t>-Kapani, M. (1981) Kamu Hürriyetleri. Ankara: A.Ü. Hukuk Fakültesi Yayınları.</w:t>
              </w:r>
            </w:ins>
          </w:p>
          <w:p w14:paraId="3071B276" w14:textId="77777777" w:rsidR="00B00DF3" w:rsidRPr="00B00DF3" w:rsidRDefault="00B00DF3" w:rsidP="00B00DF3">
            <w:pPr>
              <w:rPr>
                <w:ins w:id="110" w:author="msi" w:date="2026-09-22T12:51:00Z" w16du:dateUtc="2026-09-22T16:51:00Z"/>
                <w:sz w:val="16"/>
                <w:szCs w:val="16"/>
              </w:rPr>
            </w:pPr>
            <w:ins w:id="111" w:author="msi" w:date="2026-09-22T12:51:00Z" w16du:dateUtc="2026-09-22T16:51:00Z">
              <w:r w:rsidRPr="00B00DF3">
                <w:rPr>
                  <w:sz w:val="16"/>
                  <w:szCs w:val="16"/>
                </w:rPr>
                <w:t>-Mumcu, A. (1994) İnsan Hakları ve Kamu Özgürlükleri. Ankara: Savaş Yayınları.</w:t>
              </w:r>
            </w:ins>
          </w:p>
          <w:p w14:paraId="14D81D81" w14:textId="77777777" w:rsidR="00B00DF3" w:rsidRPr="00B00DF3" w:rsidRDefault="00B00DF3" w:rsidP="00B00DF3">
            <w:pPr>
              <w:rPr>
                <w:ins w:id="112" w:author="msi" w:date="2026-09-22T12:51:00Z" w16du:dateUtc="2026-09-22T16:51:00Z"/>
                <w:sz w:val="16"/>
                <w:szCs w:val="16"/>
              </w:rPr>
            </w:pPr>
            <w:ins w:id="113" w:author="msi" w:date="2026-09-22T12:51:00Z" w16du:dateUtc="2026-09-22T16:51:00Z">
              <w:r w:rsidRPr="00B00DF3">
                <w:rPr>
                  <w:sz w:val="16"/>
                  <w:szCs w:val="16"/>
                </w:rPr>
                <w:lastRenderedPageBreak/>
                <w:t>-Reisoğlu, S. (2001) Uluslar arası Boyutlarıyla İnsan Hakları. İstanbul: Beta Yayıncılık.</w:t>
              </w:r>
            </w:ins>
          </w:p>
          <w:p w14:paraId="41F0A006" w14:textId="77777777" w:rsidR="00B00DF3" w:rsidRPr="00B00DF3" w:rsidRDefault="00B00DF3" w:rsidP="00B00DF3">
            <w:pPr>
              <w:rPr>
                <w:ins w:id="114" w:author="msi" w:date="2026-09-22T12:51:00Z" w16du:dateUtc="2026-09-22T16:51:00Z"/>
                <w:sz w:val="16"/>
                <w:szCs w:val="16"/>
              </w:rPr>
            </w:pPr>
            <w:ins w:id="115" w:author="msi" w:date="2026-09-22T12:51:00Z" w16du:dateUtc="2026-09-22T16:51:00Z">
              <w:r w:rsidRPr="00B00DF3">
                <w:rPr>
                  <w:sz w:val="16"/>
                  <w:szCs w:val="16"/>
                </w:rPr>
                <w:t>-İnsan hakları eğitimi konusunda yazılmış tüm diğer yerli ve yabancı kaynaklar</w:t>
              </w:r>
            </w:ins>
          </w:p>
          <w:p w14:paraId="4737EEEE" w14:textId="77777777" w:rsidR="00BC32DD" w:rsidRPr="00B00DF3" w:rsidRDefault="00BC32DD" w:rsidP="00832AEF">
            <w:pPr>
              <w:pStyle w:val="Kaynakca"/>
              <w:rPr>
                <w:ins w:id="116" w:author="msi" w:date="2026-09-22T12:51:00Z" w16du:dateUtc="2026-09-22T16:51:00Z"/>
                <w:szCs w:val="16"/>
                <w:lang w:val="tr-TR"/>
              </w:rPr>
            </w:pPr>
          </w:p>
        </w:tc>
      </w:tr>
      <w:tr w:rsidR="00BC32DD" w:rsidRPr="001A2552" w14:paraId="623BA048" w14:textId="77777777" w:rsidTr="00832AEF">
        <w:trPr>
          <w:jc w:val="center"/>
          <w:ins w:id="117" w:author="msi" w:date="2026-09-22T12:51:00Z" w16du:dateUtc="2026-09-22T16:51:00Z"/>
        </w:trPr>
        <w:tc>
          <w:tcPr>
            <w:tcW w:w="2745" w:type="dxa"/>
            <w:vAlign w:val="center"/>
          </w:tcPr>
          <w:p w14:paraId="768E720A" w14:textId="77777777" w:rsidR="00BC32DD" w:rsidRPr="001A2552" w:rsidRDefault="00BC32DD" w:rsidP="00832AEF">
            <w:pPr>
              <w:pStyle w:val="DersBasliklar"/>
              <w:rPr>
                <w:ins w:id="118" w:author="msi" w:date="2026-09-22T12:51:00Z" w16du:dateUtc="2026-09-22T16:51:00Z"/>
                <w:szCs w:val="16"/>
              </w:rPr>
            </w:pPr>
            <w:ins w:id="119" w:author="msi" w:date="2026-09-22T12:51:00Z" w16du:dateUtc="2026-09-22T16:51:00Z">
              <w:r>
                <w:rPr>
                  <w:szCs w:val="16"/>
                </w:rPr>
                <w:lastRenderedPageBreak/>
                <w:t xml:space="preserve">Dersin </w:t>
              </w:r>
              <w:r w:rsidRPr="001A2552">
                <w:rPr>
                  <w:szCs w:val="16"/>
                </w:rPr>
                <w:t>Kredisi</w:t>
              </w:r>
            </w:ins>
          </w:p>
        </w:tc>
        <w:tc>
          <w:tcPr>
            <w:tcW w:w="6068" w:type="dxa"/>
            <w:vAlign w:val="center"/>
          </w:tcPr>
          <w:p w14:paraId="51B9DC0C" w14:textId="77777777" w:rsidR="00BC32DD" w:rsidRPr="001A2552" w:rsidRDefault="00B00DF3" w:rsidP="00832AEF">
            <w:pPr>
              <w:pStyle w:val="DersBilgileri"/>
              <w:rPr>
                <w:ins w:id="120" w:author="msi" w:date="2026-09-22T12:51:00Z" w16du:dateUtc="2026-09-22T16:51:00Z"/>
                <w:szCs w:val="16"/>
              </w:rPr>
            </w:pPr>
            <w:ins w:id="121" w:author="msi" w:date="2026-09-22T12:51:00Z" w16du:dateUtc="2026-09-22T16:51:00Z">
              <w:r>
                <w:rPr>
                  <w:szCs w:val="16"/>
                </w:rPr>
                <w:t>8</w:t>
              </w:r>
            </w:ins>
          </w:p>
        </w:tc>
      </w:tr>
      <w:tr w:rsidR="00BC32DD" w:rsidRPr="001A2552" w14:paraId="1BA2D4B8" w14:textId="77777777" w:rsidTr="00832AEF">
        <w:trPr>
          <w:jc w:val="center"/>
          <w:ins w:id="122" w:author="msi" w:date="2026-09-22T12:51:00Z" w16du:dateUtc="2026-09-22T16:51:00Z"/>
        </w:trPr>
        <w:tc>
          <w:tcPr>
            <w:tcW w:w="2745" w:type="dxa"/>
            <w:vAlign w:val="center"/>
          </w:tcPr>
          <w:p w14:paraId="2480E7E3" w14:textId="77777777" w:rsidR="00BC32DD" w:rsidRPr="001A2552" w:rsidRDefault="00BC32DD" w:rsidP="00832AEF">
            <w:pPr>
              <w:pStyle w:val="DersBasliklar"/>
              <w:rPr>
                <w:ins w:id="123" w:author="msi" w:date="2026-09-22T12:51:00Z" w16du:dateUtc="2026-09-22T16:51:00Z"/>
                <w:szCs w:val="16"/>
              </w:rPr>
            </w:pPr>
            <w:ins w:id="124" w:author="msi" w:date="2026-09-22T12:51:00Z" w16du:dateUtc="2026-09-22T16:51:00Z">
              <w:r w:rsidRPr="001A2552">
                <w:rPr>
                  <w:szCs w:val="16"/>
                </w:rPr>
                <w:t>Laboratuvar</w:t>
              </w:r>
            </w:ins>
          </w:p>
        </w:tc>
        <w:tc>
          <w:tcPr>
            <w:tcW w:w="6068" w:type="dxa"/>
            <w:vAlign w:val="center"/>
          </w:tcPr>
          <w:p w14:paraId="004CC15E" w14:textId="77777777" w:rsidR="00BC32DD" w:rsidRPr="001A2552" w:rsidRDefault="00BC32DD" w:rsidP="00832AEF">
            <w:pPr>
              <w:pStyle w:val="DersBilgileri"/>
              <w:rPr>
                <w:ins w:id="125" w:author="msi" w:date="2026-09-22T12:51:00Z" w16du:dateUtc="2026-09-22T16:51:00Z"/>
                <w:szCs w:val="16"/>
              </w:rPr>
            </w:pPr>
          </w:p>
        </w:tc>
      </w:tr>
      <w:tr w:rsidR="00BC32DD" w:rsidRPr="001A2552" w14:paraId="2851C36F" w14:textId="77777777" w:rsidTr="00832AEF">
        <w:trPr>
          <w:jc w:val="center"/>
          <w:ins w:id="126" w:author="msi" w:date="2026-09-22T12:51:00Z" w16du:dateUtc="2026-09-22T16:51:00Z"/>
        </w:trPr>
        <w:tc>
          <w:tcPr>
            <w:tcW w:w="2745" w:type="dxa"/>
            <w:vAlign w:val="center"/>
          </w:tcPr>
          <w:p w14:paraId="50C758B5" w14:textId="77777777" w:rsidR="00BC32DD" w:rsidRPr="001A2552" w:rsidRDefault="00BC32DD" w:rsidP="00832AEF">
            <w:pPr>
              <w:pStyle w:val="DersBasliklar"/>
              <w:rPr>
                <w:ins w:id="127" w:author="msi" w:date="2026-09-22T12:51:00Z" w16du:dateUtc="2026-09-22T16:51:00Z"/>
                <w:szCs w:val="16"/>
              </w:rPr>
            </w:pPr>
            <w:ins w:id="128" w:author="msi" w:date="2026-09-22T12:51:00Z" w16du:dateUtc="2026-09-22T16:51:00Z">
              <w:r w:rsidRPr="001A2552">
                <w:rPr>
                  <w:szCs w:val="16"/>
                </w:rPr>
                <w:t>Diğer-1</w:t>
              </w:r>
            </w:ins>
          </w:p>
        </w:tc>
        <w:tc>
          <w:tcPr>
            <w:tcW w:w="6068" w:type="dxa"/>
            <w:vAlign w:val="center"/>
          </w:tcPr>
          <w:p w14:paraId="0AA2F305" w14:textId="77777777" w:rsidR="00BC32DD" w:rsidRPr="001A2552" w:rsidRDefault="00BC32DD" w:rsidP="00832AEF">
            <w:pPr>
              <w:pStyle w:val="DersBilgileri"/>
              <w:rPr>
                <w:ins w:id="129" w:author="msi" w:date="2026-09-22T12:51:00Z" w16du:dateUtc="2026-09-22T16:51:00Z"/>
                <w:szCs w:val="16"/>
              </w:rPr>
            </w:pPr>
          </w:p>
        </w:tc>
      </w:tr>
    </w:tbl>
    <w:p w14:paraId="63C35123" w14:textId="77777777" w:rsidR="00BC32DD" w:rsidRPr="001A2552" w:rsidRDefault="00BC32DD" w:rsidP="00BC32DD">
      <w:pPr>
        <w:rPr>
          <w:ins w:id="130" w:author="msi" w:date="2026-09-22T12:51:00Z" w16du:dateUtc="2026-09-22T16:51:00Z"/>
          <w:sz w:val="16"/>
          <w:szCs w:val="16"/>
        </w:rPr>
      </w:pPr>
    </w:p>
    <w:p w14:paraId="570CA76C" w14:textId="77777777" w:rsidR="00BC32DD" w:rsidRPr="001A2552" w:rsidRDefault="00BC32DD" w:rsidP="00BC32DD">
      <w:pPr>
        <w:rPr>
          <w:ins w:id="131" w:author="msi" w:date="2026-09-22T12:51:00Z" w16du:dateUtc="2026-09-22T16:51:00Z"/>
          <w:sz w:val="16"/>
          <w:szCs w:val="16"/>
        </w:rPr>
      </w:pPr>
    </w:p>
    <w:p w14:paraId="1B7FAFCE" w14:textId="77777777" w:rsidR="00BC32DD" w:rsidRPr="001A2552" w:rsidRDefault="00BC32DD" w:rsidP="00BC32DD">
      <w:pPr>
        <w:rPr>
          <w:ins w:id="132" w:author="msi" w:date="2026-09-22T12:51:00Z" w16du:dateUtc="2026-09-22T16:51:00Z"/>
          <w:sz w:val="16"/>
          <w:szCs w:val="16"/>
        </w:rPr>
      </w:pPr>
    </w:p>
    <w:p w14:paraId="0C8835F3" w14:textId="77777777" w:rsidR="00BC32DD" w:rsidRDefault="00BC32DD" w:rsidP="00BC32DD">
      <w:pPr>
        <w:rPr>
          <w:ins w:id="133" w:author="msi" w:date="2026-09-22T12:51:00Z" w16du:dateUtc="2026-09-22T16:51:00Z"/>
        </w:rPr>
      </w:pPr>
    </w:p>
    <w:p w14:paraId="04A3BA73" w14:textId="7E3208D7" w:rsidR="00037B05" w:rsidRPr="00037B05" w:rsidRDefault="00491639" w:rsidP="00037B05">
      <w:pPr>
        <w:pStyle w:val="paragraph"/>
        <w:spacing w:before="0" w:beforeAutospacing="0" w:after="0" w:afterAutospacing="0"/>
        <w:textAlignment w:val="baseline"/>
        <w:rPr>
          <w:del w:id="134" w:author="msi" w:date="2026-09-22T12:51:00Z" w16du:dateUtc="2026-09-22T16:51:00Z"/>
          <w:rFonts w:ascii="Avenir Next LT Pro" w:hAnsi="Avenir Next LT Pro" w:cs="Segoe UI"/>
          <w:b/>
          <w:bCs/>
          <w:color w:val="2F5496"/>
          <w:sz w:val="22"/>
          <w:szCs w:val="22"/>
        </w:rPr>
      </w:pPr>
      <w:del w:id="135" w:author="msi" w:date="2026-09-22T12:51:00Z" w16du:dateUtc="2026-09-22T16:51:00Z">
        <w:r w:rsidRPr="00037B05">
          <w:rPr>
            <w:rFonts w:ascii="Avenir Next LT Pro" w:hAnsi="Avenir Next LT Pro"/>
            <w:b/>
            <w:bCs/>
            <w:sz w:val="22"/>
            <w:szCs w:val="22"/>
          </w:rPr>
          <w:delText xml:space="preserve">Work Instructions: </w:delText>
        </w:r>
        <w:r w:rsidR="00037B05" w:rsidRPr="00037B05">
          <w:rPr>
            <w:rFonts w:ascii="Avenir Next LT Pro" w:hAnsi="Avenir Next LT Pro"/>
            <w:b/>
            <w:bCs/>
            <w:sz w:val="22"/>
            <w:szCs w:val="22"/>
          </w:rPr>
          <w:delText xml:space="preserve">How to </w:delText>
        </w:r>
        <w:r w:rsidR="003B7DBE"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Replace</w:delText>
        </w:r>
        <w:r w:rsidR="00037B05"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 xml:space="preserve"> an Air Cylinder</w:delText>
        </w:r>
        <w:r w:rsidR="00037B05" w:rsidRPr="00037B05">
          <w:rPr>
            <w:rStyle w:val="eop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 </w:delText>
        </w:r>
      </w:del>
    </w:p>
    <w:p w14:paraId="18347E69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36" w:author="msi" w:date="2026-09-22T12:51:00Z" w16du:dateUtc="2026-09-22T16:51:00Z"/>
          <w:rFonts w:ascii="Avenir Next LT Pro" w:hAnsi="Avenir Next LT Pro" w:cs="Segoe UI"/>
          <w:sz w:val="22"/>
          <w:szCs w:val="22"/>
        </w:rPr>
      </w:pPr>
      <w:del w:id="137" w:author="msi" w:date="2026-09-22T12:51:00Z" w16du:dateUtc="2026-09-22T16:51:00Z">
        <w:r w:rsidRPr="00037B05">
          <w:rPr>
            <w:rStyle w:val="scxw94794337"/>
            <w:rFonts w:ascii="Avenir Next LT Pro" w:hAnsi="Avenir Next LT Pro" w:cs="Calibri"/>
            <w:sz w:val="22"/>
            <w:szCs w:val="22"/>
          </w:rPr>
          <w:delText> </w:delText>
        </w:r>
        <w:r w:rsidRPr="00037B05">
          <w:rPr>
            <w:rFonts w:ascii="Avenir Next LT Pro" w:hAnsi="Avenir Next LT Pro" w:cs="Calibri"/>
            <w:sz w:val="22"/>
            <w:szCs w:val="22"/>
          </w:rPr>
          <w:br/>
        </w:r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Parts Needed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0E23133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38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39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Tire Shine Air Cylinder (P-TB-205)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70864E10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40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41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Wrap Retract Air Cylinder (P-M2035)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B6DA22A" w14:textId="77777777" w:rsidR="00037B05" w:rsidRPr="00037B05" w:rsidRDefault="00037B05" w:rsidP="00037B05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del w:id="142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43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Blast Gate Air Cylinder (P-C2008)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7F303E4" w14:textId="77777777" w:rsidR="00037B05" w:rsidRPr="00037B05" w:rsidRDefault="00037B05" w:rsidP="00037B05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del w:id="144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45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All-In-One Electric Combo Unit Air Cylinder (P-M2213)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88C90A3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46" w:author="msi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70E92B8D" w14:textId="7443CFEC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47" w:author="msi" w:date="2026-09-22T12:51:00Z" w16du:dateUtc="2026-09-22T16:51:00Z"/>
          <w:rFonts w:ascii="Avenir Next LT Pro" w:hAnsi="Avenir Next LT Pro" w:cs="Segoe UI"/>
          <w:sz w:val="22"/>
          <w:szCs w:val="22"/>
        </w:rPr>
      </w:pPr>
      <w:del w:id="148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Tools Needed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C38A560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149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50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Pliers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642D361B" w14:textId="77777777" w:rsidR="00037B05" w:rsidRPr="00037B05" w:rsidRDefault="00037B05" w:rsidP="00037B05">
      <w:pPr>
        <w:pStyle w:val="paragraph"/>
        <w:numPr>
          <w:ilvl w:val="0"/>
          <w:numId w:val="5"/>
        </w:numPr>
        <w:spacing w:before="0" w:beforeAutospacing="0" w:after="0" w:afterAutospacing="0"/>
        <w:ind w:left="1080" w:firstLine="0"/>
        <w:textAlignment w:val="baseline"/>
        <w:rPr>
          <w:del w:id="151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52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Hammer 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D2CC19E" w14:textId="77777777" w:rsid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53" w:author="msi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358188AB" w14:textId="73959973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54" w:author="msi" w:date="2026-09-22T12:51:00Z" w16du:dateUtc="2026-09-22T16:51:00Z"/>
          <w:rFonts w:ascii="Avenir Next LT Pro" w:hAnsi="Avenir Next LT Pro" w:cs="Segoe UI"/>
          <w:sz w:val="22"/>
          <w:szCs w:val="22"/>
        </w:rPr>
      </w:pPr>
      <w:del w:id="155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Procedure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564E050" w14:textId="77777777" w:rsidR="00037B05" w:rsidRPr="00037B05" w:rsidRDefault="00037B05" w:rsidP="00037B05">
      <w:pPr>
        <w:pStyle w:val="paragraph"/>
        <w:numPr>
          <w:ilvl w:val="0"/>
          <w:numId w:val="6"/>
        </w:numPr>
        <w:spacing w:before="0" w:beforeAutospacing="0" w:after="0" w:afterAutospacing="0"/>
        <w:ind w:left="1080" w:firstLine="0"/>
        <w:textAlignment w:val="baseline"/>
        <w:rPr>
          <w:del w:id="156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57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Push in a wash stop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9FE2EE2" w14:textId="59E7E919" w:rsidR="00037B05" w:rsidRPr="00037B05" w:rsidRDefault="00037B05" w:rsidP="00037B05">
      <w:pPr>
        <w:pStyle w:val="paragraph"/>
        <w:numPr>
          <w:ilvl w:val="0"/>
          <w:numId w:val="7"/>
        </w:numPr>
        <w:spacing w:before="0" w:beforeAutospacing="0" w:after="0" w:afterAutospacing="0"/>
        <w:ind w:left="1080" w:firstLine="0"/>
        <w:textAlignment w:val="baseline"/>
        <w:rPr>
          <w:del w:id="158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59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Turn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off 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the air going to the air cylinder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in the POD.</w:delText>
        </w:r>
      </w:del>
    </w:p>
    <w:p w14:paraId="45919829" w14:textId="687EF3CB" w:rsidR="00037B05" w:rsidRPr="00037B05" w:rsidRDefault="00037B05" w:rsidP="00037B05">
      <w:pPr>
        <w:pStyle w:val="paragraph"/>
        <w:numPr>
          <w:ilvl w:val="0"/>
          <w:numId w:val="8"/>
        </w:numPr>
        <w:spacing w:before="0" w:beforeAutospacing="0" w:after="0" w:afterAutospacing="0"/>
        <w:ind w:left="1080" w:firstLine="0"/>
        <w:textAlignment w:val="baseline"/>
        <w:rPr>
          <w:del w:id="160" w:author="msi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161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Disconnect 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both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from the air cylinder.</w:delText>
        </w:r>
      </w:del>
    </w:p>
    <w:p w14:paraId="37597B6E" w14:textId="589EC6D5" w:rsidR="00037B05" w:rsidRPr="00037B05" w:rsidRDefault="00037B05" w:rsidP="00037B05">
      <w:pPr>
        <w:pStyle w:val="paragraph"/>
        <w:numPr>
          <w:ilvl w:val="2"/>
          <w:numId w:val="8"/>
        </w:numPr>
        <w:spacing w:before="0" w:beforeAutospacing="0" w:after="0" w:afterAutospacing="0"/>
        <w:textAlignment w:val="baseline"/>
        <w:rPr>
          <w:del w:id="162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63" w:author="msi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Record what airlines go into what port. 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7EE0F0F1" w14:textId="062CB885" w:rsidR="00037B05" w:rsidRPr="00037B05" w:rsidRDefault="00037B05" w:rsidP="00037B05">
      <w:pPr>
        <w:pStyle w:val="paragraph"/>
        <w:numPr>
          <w:ilvl w:val="0"/>
          <w:numId w:val="9"/>
        </w:numPr>
        <w:spacing w:before="0" w:beforeAutospacing="0" w:after="0" w:afterAutospacing="0"/>
        <w:ind w:left="1080" w:firstLine="0"/>
        <w:textAlignment w:val="baseline"/>
        <w:rPr>
          <w:del w:id="164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65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Using a pair of pliers, remove the cotter pins holding the bolts at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end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of the air cylinder.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1497B520" w14:textId="77777777" w:rsidR="00037B05" w:rsidRPr="00037B05" w:rsidRDefault="00037B05" w:rsidP="00037B05">
      <w:pPr>
        <w:pStyle w:val="paragraph"/>
        <w:numPr>
          <w:ilvl w:val="0"/>
          <w:numId w:val="10"/>
        </w:numPr>
        <w:spacing w:before="0" w:beforeAutospacing="0" w:after="0" w:afterAutospacing="0"/>
        <w:ind w:left="1080" w:firstLine="0"/>
        <w:textAlignment w:val="baseline"/>
        <w:rPr>
          <w:del w:id="166" w:author="msi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167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Remove the bolts holding the air cylinder in place</w:delText>
        </w:r>
      </w:del>
    </w:p>
    <w:p w14:paraId="1688406B" w14:textId="15159F79" w:rsidR="00037B05" w:rsidRPr="00037B05" w:rsidRDefault="00037B05" w:rsidP="00037B05">
      <w:pPr>
        <w:pStyle w:val="paragraph"/>
        <w:numPr>
          <w:ilvl w:val="2"/>
          <w:numId w:val="10"/>
        </w:numPr>
        <w:spacing w:before="0" w:beforeAutospacing="0" w:after="0" w:afterAutospacing="0"/>
        <w:textAlignment w:val="baseline"/>
        <w:rPr>
          <w:del w:id="168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69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hammer may be necessary to help remove the bolts.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41C0DE2" w14:textId="77777777" w:rsidR="00037B05" w:rsidRPr="00037B05" w:rsidRDefault="00037B05" w:rsidP="00037B05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del w:id="170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71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Replace the old air cylinder with a new one.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434D55BE" w14:textId="77777777" w:rsidR="00037B05" w:rsidRPr="00037B05" w:rsidRDefault="00037B05" w:rsidP="00037B05">
      <w:pPr>
        <w:pStyle w:val="paragraph"/>
        <w:numPr>
          <w:ilvl w:val="0"/>
          <w:numId w:val="12"/>
        </w:numPr>
        <w:spacing w:before="0" w:beforeAutospacing="0" w:after="0" w:afterAutospacing="0"/>
        <w:ind w:left="1080" w:firstLine="0"/>
        <w:textAlignment w:val="baseline"/>
        <w:rPr>
          <w:del w:id="172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73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Secure the air cylinder with the bolts and cotter pins.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8DF2E2C" w14:textId="5B76027F" w:rsidR="00037B05" w:rsidRPr="00037B05" w:rsidRDefault="00037B05" w:rsidP="00037B05">
      <w:pPr>
        <w:pStyle w:val="paragraph"/>
        <w:numPr>
          <w:ilvl w:val="0"/>
          <w:numId w:val="13"/>
        </w:numPr>
        <w:spacing w:before="0" w:beforeAutospacing="0" w:after="0" w:afterAutospacing="0"/>
        <w:ind w:left="1080" w:firstLine="0"/>
        <w:textAlignment w:val="baseline"/>
        <w:rPr>
          <w:del w:id="174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75" w:author="msi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R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econnect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both</w:delText>
        </w:r>
        <w:r w:rsidR="008F027A"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</w:delText>
        </w:r>
        <w:r w:rsidR="008F027A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airlines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 xml:space="preserve"> at the correct ports.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EF5448A" w14:textId="77777777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76" w:author="msi" w:date="2026-09-22T12:51:00Z" w16du:dateUtc="2026-09-22T16:51:00Z"/>
          <w:rStyle w:val="normaltextrun"/>
          <w:rFonts w:ascii="Avenir Next LT Pro" w:hAnsi="Avenir Next LT Pro" w:cs="Calibri"/>
          <w:sz w:val="22"/>
          <w:szCs w:val="22"/>
        </w:rPr>
      </w:pPr>
      <w:del w:id="177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Turn the air going to the POD back on</w:delText>
        </w:r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.</w:delText>
        </w:r>
      </w:del>
    </w:p>
    <w:p w14:paraId="74FB00C8" w14:textId="0D9BFFA3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78" w:author="msi" w:date="2026-09-22T12:51:00Z" w16du:dateUtc="2026-09-22T16:51:00Z"/>
          <w:rStyle w:val="eop"/>
          <w:rFonts w:ascii="Avenir Next LT Pro" w:hAnsi="Avenir Next LT Pro" w:cs="Calibri"/>
          <w:sz w:val="22"/>
          <w:szCs w:val="22"/>
        </w:rPr>
      </w:pPr>
      <w:del w:id="179" w:author="msi" w:date="2026-09-22T12:51:00Z" w16du:dateUtc="2026-09-22T16:51:00Z">
        <w:r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P</w:delText>
        </w:r>
        <w:r w:rsidRPr="00037B05">
          <w:rPr>
            <w:rStyle w:val="normaltextrun"/>
            <w:rFonts w:ascii="Avenir Next LT Pro" w:hAnsi="Avenir Next LT Pro" w:cs="Calibri"/>
            <w:color w:val="000000"/>
            <w:sz w:val="22"/>
            <w:szCs w:val="22"/>
          </w:rPr>
          <w:delText>ull out the wash stop.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34AAC916" w14:textId="5CFC896F" w:rsidR="00037B05" w:rsidRPr="00037B05" w:rsidRDefault="00037B05" w:rsidP="00037B05">
      <w:pPr>
        <w:pStyle w:val="paragraph"/>
        <w:numPr>
          <w:ilvl w:val="0"/>
          <w:numId w:val="14"/>
        </w:numPr>
        <w:spacing w:before="0" w:beforeAutospacing="0" w:after="0" w:afterAutospacing="0"/>
        <w:ind w:left="1080" w:firstLine="0"/>
        <w:textAlignment w:val="baseline"/>
        <w:rPr>
          <w:del w:id="180" w:author="msi" w:date="2026-09-22T12:51:00Z" w16du:dateUtc="2026-09-22T16:51:00Z"/>
          <w:rFonts w:ascii="Avenir Next LT Pro" w:hAnsi="Avenir Next LT Pro" w:cs="Calibri"/>
          <w:sz w:val="22"/>
          <w:szCs w:val="22"/>
        </w:rPr>
      </w:pPr>
      <w:del w:id="181" w:author="msi" w:date="2026-09-22T12:51:00Z" w16du:dateUtc="2026-09-22T16:51:00Z">
        <w:r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 xml:space="preserve">Verify that the new air cylinder is working </w:delText>
        </w:r>
      </w:del>
    </w:p>
    <w:p w14:paraId="09FE7DE4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82" w:author="msi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6E79E983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83" w:author="msi" w:date="2026-09-22T12:51:00Z" w16du:dateUtc="2026-09-22T16:51:00Z"/>
          <w:rStyle w:val="normaltextrun"/>
          <w:rFonts w:ascii="Avenir Next LT Pro" w:hAnsi="Avenir Next LT Pro" w:cs="Calibri"/>
          <w:b/>
          <w:bCs/>
          <w:color w:val="000000"/>
          <w:sz w:val="22"/>
          <w:szCs w:val="22"/>
        </w:rPr>
      </w:pPr>
    </w:p>
    <w:p w14:paraId="5C59FEB4" w14:textId="03304955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84" w:author="msi" w:date="2026-09-22T12:51:00Z" w16du:dateUtc="2026-09-22T16:51:00Z"/>
          <w:rFonts w:ascii="Avenir Next LT Pro" w:hAnsi="Avenir Next LT Pro" w:cs="Segoe UI"/>
          <w:sz w:val="22"/>
          <w:szCs w:val="22"/>
        </w:rPr>
      </w:pPr>
      <w:del w:id="185" w:author="msi" w:date="2026-09-22T12:51:00Z" w16du:dateUtc="2026-09-22T16:51:00Z">
        <w:r w:rsidRPr="00037B05">
          <w:rPr>
            <w:rStyle w:val="normaltextrun"/>
            <w:rFonts w:ascii="Avenir Next LT Pro" w:hAnsi="Avenir Next LT Pro" w:cs="Calibri"/>
            <w:b/>
            <w:bCs/>
            <w:color w:val="000000"/>
            <w:sz w:val="22"/>
            <w:szCs w:val="22"/>
          </w:rPr>
          <w:delText>Instructional Video</w:delText>
        </w:r>
        <w:r w:rsidRPr="00037B05">
          <w:rPr>
            <w:rStyle w:val="eop"/>
            <w:rFonts w:ascii="Avenir Next LT Pro" w:hAnsi="Avenir Next LT Pro" w:cs="Calibri"/>
            <w:color w:val="000000"/>
            <w:sz w:val="22"/>
            <w:szCs w:val="22"/>
          </w:rPr>
          <w:delText> </w:delText>
        </w:r>
      </w:del>
    </w:p>
    <w:p w14:paraId="038D1796" w14:textId="77777777" w:rsidR="00037B05" w:rsidRPr="00037B05" w:rsidRDefault="00037B05" w:rsidP="00037B05">
      <w:pPr>
        <w:pStyle w:val="paragraph"/>
        <w:spacing w:before="0" w:beforeAutospacing="0" w:after="0" w:afterAutospacing="0"/>
        <w:textAlignment w:val="baseline"/>
        <w:rPr>
          <w:del w:id="186" w:author="msi" w:date="2026-09-22T12:51:00Z" w16du:dateUtc="2026-09-22T16:51:00Z"/>
          <w:rFonts w:ascii="Avenir Next LT Pro" w:hAnsi="Avenir Next LT Pro" w:cs="Segoe UI"/>
          <w:sz w:val="22"/>
          <w:szCs w:val="22"/>
        </w:rPr>
      </w:pPr>
      <w:del w:id="187" w:author="msi" w:date="2026-09-22T12:51:00Z" w16du:dateUtc="2026-09-22T16:51:00Z">
        <w:r>
          <w:fldChar w:fldCharType="begin"/>
        </w:r>
        <w:r>
          <w:delInstrText>HYPERLINK "https://vimeo.com/750040232" \t "_blank"</w:delInstrText>
        </w:r>
        <w:r>
          <w:fldChar w:fldCharType="separate"/>
        </w:r>
        <w:r w:rsidRPr="00037B05">
          <w:rPr>
            <w:rStyle w:val="normaltextrun"/>
            <w:rFonts w:ascii="Avenir Next LT Pro" w:hAnsi="Avenir Next LT Pro" w:cs="Calibri"/>
            <w:color w:val="0563C1"/>
            <w:sz w:val="22"/>
            <w:szCs w:val="22"/>
            <w:u w:val="single"/>
          </w:rPr>
          <w:delText>Replacing an Air Cylinder on Vimeo</w:delText>
        </w:r>
        <w:r>
          <w:fldChar w:fldCharType="end"/>
        </w:r>
        <w:r w:rsidRPr="00037B05">
          <w:rPr>
            <w:rStyle w:val="eop"/>
            <w:rFonts w:ascii="Avenir Next LT Pro" w:hAnsi="Avenir Next LT Pro" w:cs="Calibri"/>
            <w:sz w:val="22"/>
            <w:szCs w:val="22"/>
          </w:rPr>
          <w:delText> </w:delText>
        </w:r>
      </w:del>
    </w:p>
    <w:p w14:paraId="689FD72B" w14:textId="56CE80F3" w:rsidR="00491639" w:rsidRPr="00037B05" w:rsidRDefault="00491639" w:rsidP="00F62296">
      <w:pPr>
        <w:pStyle w:val="paragraph"/>
        <w:spacing w:before="0" w:beforeAutospacing="0" w:after="0" w:afterAutospacing="0"/>
        <w:textAlignment w:val="baseline"/>
        <w:rPr>
          <w:del w:id="188" w:author="msi" w:date="2026-09-22T12:51:00Z" w16du:dateUtc="2026-09-22T16:51:00Z"/>
          <w:rFonts w:ascii="Avenir Next LT Pro" w:hAnsi="Avenir Next LT Pro"/>
          <w:b/>
          <w:bCs/>
          <w:sz w:val="22"/>
          <w:szCs w:val="22"/>
        </w:rPr>
      </w:pPr>
    </w:p>
    <w:p w14:paraId="486673D7" w14:textId="77777777" w:rsidR="009D0C4C" w:rsidRDefault="009D0C4C">
      <w:pPr>
        <w:rPr>
          <w:rPrChange w:id="189" w:author="msi" w:date="2026-09-22T12:51:00Z" w16du:dateUtc="2026-09-22T16:51:00Z">
            <w:rPr>
              <w:rFonts w:ascii="Avenir Next LT Pro" w:eastAsia="Times New Roman" w:hAnsi="Avenir Next LT Pro"/>
              <w:b/>
              <w:bCs/>
              <w:sz w:val="22"/>
              <w:szCs w:val="22"/>
              <w:bdr w:val="none" w:sz="0" w:space="0" w:color="auto"/>
            </w:rPr>
          </w:rPrChange>
        </w:rPr>
        <w:pPrChange w:id="190" w:author="msi" w:date="2026-09-22T12:51:00Z" w16du:dateUtc="2026-09-22T16:51:00Z">
          <w:pPr>
            <w:pBdr>
              <w:top w:val="none" w:sz="0" w:space="0" w:color="auto"/>
              <w:left w:val="none" w:sz="0" w:space="0" w:color="auto"/>
              <w:bottom w:val="none" w:sz="0" w:space="0" w:color="auto"/>
              <w:right w:val="none" w:sz="0" w:space="0" w:color="auto"/>
              <w:between w:val="none" w:sz="0" w:space="0" w:color="auto"/>
              <w:bar w:val="none" w:sz="0" w:color="auto"/>
            </w:pBdr>
            <w:spacing w:before="100" w:beforeAutospacing="1" w:after="100" w:afterAutospacing="1"/>
            <w:outlineLvl w:val="2"/>
          </w:pPr>
        </w:pPrChange>
      </w:pPr>
    </w:p>
    <w:sectPr w:rsidR="009D0C4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nextPage"/>
      <w:pgSz w:w="11906" w:h="16838"/>
      <w:pgMar w:top="1417" w:right="1417" w:bottom="1417" w:left="1417" w:header="708" w:footer="708" w:gutter="0"/>
      <w:cols w:space="708"/>
      <w:docGrid w:linePitch="360"/>
      <w:sectPrChange w:id="215" w:author="msi" w:date="2026-09-22T12:51:00Z" w16du:dateUtc="2026-09-22T16:51:00Z">
        <w:sectPr w:rsidR="009D0C4C">
          <w:type w:val="continuous"/>
          <w:pgSz w:w="12240" w:h="15840"/>
          <w:pgMar w:top="2880" w:right="2160" w:bottom="2160" w:left="2160" w:header="720" w:footer="864" w:gutter="0"/>
          <w:cols w:space="720"/>
          <w:docGrid w:linePitch="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1FE1834" w14:textId="77777777" w:rsidR="005555E9" w:rsidRDefault="005555E9">
      <w:r>
        <w:separator/>
      </w:r>
    </w:p>
  </w:endnote>
  <w:endnote w:type="continuationSeparator" w:id="0">
    <w:p w14:paraId="50B814EF" w14:textId="77777777" w:rsidR="005555E9" w:rsidRDefault="005555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Helvetica Neue">
    <w:altName w:val="Arial"/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venir Next LT Pro">
    <w:panose1 w:val="020B0504020202020204"/>
    <w:charset w:val="4D"/>
    <w:family w:val="swiss"/>
    <w:pitch w:val="variable"/>
    <w:sig w:usb0="800000EF" w:usb1="5000204A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B" w14:textId="7849872D" w:rsidR="004C7523" w:rsidRDefault="00A33A04">
    <w:pPr>
      <w:pStyle w:val="normaltextrun"/>
      <w:pPrChange w:id="203" w:author="msi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204" w:author="msi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2</w:delText>
      </w:r>
      <w:r>
        <w:fldChar w:fldCharType="end"/>
      </w:r>
    </w:del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C" w14:textId="37D3B34C" w:rsidR="004C7523" w:rsidRDefault="00A33A04">
    <w:pPr>
      <w:pStyle w:val="normaltextrun"/>
      <w:pPrChange w:id="205" w:author="msi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206" w:author="msi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3</w:delText>
      </w:r>
      <w:r>
        <w:fldChar w:fldCharType="end"/>
      </w:r>
    </w:del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50" w14:textId="13EF8F88" w:rsidR="004C7523" w:rsidRDefault="00A33A04">
    <w:pPr>
      <w:pStyle w:val="normaltextrun"/>
      <w:pPrChange w:id="213" w:author="msi" w:date="2026-09-22T12:51:00Z" w16du:dateUtc="2026-09-22T16:51:00Z">
        <w:pPr>
          <w:pStyle w:val="Footer"/>
          <w:tabs>
            <w:tab w:val="clear" w:pos="9360"/>
            <w:tab w:val="right" w:pos="7900"/>
          </w:tabs>
          <w:jc w:val="right"/>
        </w:pPr>
      </w:pPrChange>
    </w:pPr>
    <w:del w:id="214" w:author="msi" w:date="2026-09-22T12:51:00Z" w16du:dateUtc="2026-09-22T16:51:00Z">
      <w:r>
        <w:fldChar w:fldCharType="begin"/>
      </w:r>
      <w:r>
        <w:delInstrText xml:space="preserve"> PAGE </w:delInstrText>
      </w:r>
      <w:r>
        <w:fldChar w:fldCharType="separate"/>
      </w:r>
      <w:r w:rsidR="007260E6">
        <w:rPr>
          <w:noProof/>
        </w:rPr>
        <w:delText>1</w:delText>
      </w:r>
      <w:r>
        <w:fldChar w:fldCharType="end"/>
      </w:r>
    </w:del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255E3748" w14:textId="77777777" w:rsidR="005555E9" w:rsidRDefault="005555E9">
      <w:r>
        <w:separator/>
      </w:r>
    </w:p>
  </w:footnote>
  <w:footnote w:type="continuationSeparator" w:id="0">
    <w:p w14:paraId="5EC6E566" w14:textId="77777777" w:rsidR="005555E9" w:rsidRDefault="005555E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5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191" w:author="msi" w:date="2026-09-22T12:51:00Z" w16du:dateUtc="2026-09-22T16:51:00Z"/>
      </w:rPr>
    </w:pPr>
    <w:del w:id="192" w:author="msi" w:date="2026-09-22T12:51:00Z" w16du:dateUtc="2026-09-22T16:51:00Z">
      <w:r>
        <w:rPr>
          <w:noProof/>
        </w:rPr>
        <w:drawing>
          <wp:inline distT="0" distB="0" distL="0" distR="0" wp14:anchorId="22C66651" wp14:editId="22C66652">
            <wp:extent cx="1360705" cy="611975"/>
            <wp:effectExtent l="0" t="0" r="0" b="0"/>
            <wp:docPr id="16" name="officeArt object" descr="Picture 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6" name="Picture 23" descr="Picture 23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6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193" w:author="msi" w:date="2026-09-22T12:51:00Z" w16du:dateUtc="2026-09-22T16:51:00Z"/>
        <w:sz w:val="18"/>
        <w:szCs w:val="18"/>
      </w:rPr>
    </w:pPr>
    <w:del w:id="194" w:author="msi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7" w14:textId="77777777" w:rsidR="004C7523" w:rsidRDefault="00A33A04">
    <w:pPr>
      <w:pStyle w:val="Default"/>
      <w:pPrChange w:id="195" w:author="msi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196" w:author="msi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8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197" w:author="msi" w:date="2026-09-22T12:51:00Z" w16du:dateUtc="2026-09-22T16:51:00Z"/>
      </w:rPr>
    </w:pPr>
    <w:del w:id="198" w:author="msi" w:date="2026-09-22T12:51:00Z" w16du:dateUtc="2026-09-22T16:51:00Z">
      <w:r>
        <w:rPr>
          <w:noProof/>
        </w:rPr>
        <w:drawing>
          <wp:inline distT="0" distB="0" distL="0" distR="0" wp14:anchorId="22C66653" wp14:editId="22C66654">
            <wp:extent cx="1360705" cy="611975"/>
            <wp:effectExtent l="0" t="0" r="0" b="0"/>
            <wp:docPr id="17" name="officeArt object" descr="Picture 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5" name="Picture 24" descr="Picture 24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9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199" w:author="msi" w:date="2026-09-22T12:51:00Z" w16du:dateUtc="2026-09-22T16:51:00Z"/>
        <w:sz w:val="18"/>
        <w:szCs w:val="18"/>
      </w:rPr>
    </w:pPr>
    <w:del w:id="200" w:author="msi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A" w14:textId="77777777" w:rsidR="004C7523" w:rsidRDefault="00A33A04">
    <w:pPr>
      <w:pStyle w:val="Default"/>
      <w:pPrChange w:id="201" w:author="msi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202" w:author="msi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C6664D" w14:textId="77777777" w:rsidR="004C7523" w:rsidRDefault="00A33A04">
    <w:pPr>
      <w:pStyle w:val="Header"/>
      <w:tabs>
        <w:tab w:val="clear" w:pos="9360"/>
        <w:tab w:val="right" w:pos="7900"/>
      </w:tabs>
      <w:spacing w:line="312" w:lineRule="auto"/>
      <w:jc w:val="center"/>
      <w:rPr>
        <w:del w:id="207" w:author="msi" w:date="2026-09-22T12:51:00Z" w16du:dateUtc="2026-09-22T16:51:00Z"/>
      </w:rPr>
    </w:pPr>
    <w:del w:id="208" w:author="msi" w:date="2026-09-22T12:51:00Z" w16du:dateUtc="2026-09-22T16:51:00Z">
      <w:r>
        <w:rPr>
          <w:noProof/>
        </w:rPr>
        <w:drawing>
          <wp:inline distT="0" distB="0" distL="0" distR="0" wp14:anchorId="22C66655" wp14:editId="22C66656">
            <wp:extent cx="1360705" cy="611975"/>
            <wp:effectExtent l="0" t="0" r="0" b="0"/>
            <wp:docPr id="18" name="officeArt object" descr="Picture 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7" name="Picture 25" descr="Picture 25"/>
                    <pic:cNvPicPr>
                      <a:picLocks noChangeAspect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1360705" cy="611975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inline>
        </w:drawing>
      </w:r>
    </w:del>
  </w:p>
  <w:p w14:paraId="22C6664E" w14:textId="77777777" w:rsidR="004C7523" w:rsidRDefault="00A33A04">
    <w:pPr>
      <w:pStyle w:val="Header"/>
      <w:tabs>
        <w:tab w:val="clear" w:pos="9360"/>
        <w:tab w:val="right" w:pos="7900"/>
      </w:tabs>
      <w:jc w:val="center"/>
      <w:rPr>
        <w:del w:id="209" w:author="msi" w:date="2026-09-22T12:51:00Z" w16du:dateUtc="2026-09-22T16:51:00Z"/>
        <w:sz w:val="18"/>
        <w:szCs w:val="18"/>
      </w:rPr>
    </w:pPr>
    <w:del w:id="210" w:author="msi" w:date="2026-09-22T12:51:00Z" w16du:dateUtc="2026-09-22T16:51:00Z">
      <w:r>
        <w:rPr>
          <w:b/>
          <w:bCs/>
          <w:sz w:val="18"/>
          <w:szCs w:val="18"/>
        </w:rPr>
        <w:delText xml:space="preserve">Tommy Car Wash Systems   </w:delText>
      </w:r>
      <w:r>
        <w:rPr>
          <w:sz w:val="18"/>
          <w:szCs w:val="18"/>
        </w:rPr>
        <w:delText>|   581 Ottawa Ave # 300   |  Holland, MI 49423  | Tommycarwash.com/Support</w:delText>
      </w:r>
    </w:del>
  </w:p>
  <w:p w14:paraId="22C6664F" w14:textId="77777777" w:rsidR="004C7523" w:rsidRDefault="00A33A04">
    <w:pPr>
      <w:pStyle w:val="Default"/>
      <w:pPrChange w:id="211" w:author="msi" w:date="2026-09-22T12:51:00Z" w16du:dateUtc="2026-09-22T16:51:00Z">
        <w:pPr>
          <w:pStyle w:val="Header"/>
          <w:tabs>
            <w:tab w:val="clear" w:pos="9360"/>
            <w:tab w:val="right" w:pos="7900"/>
          </w:tabs>
          <w:jc w:val="center"/>
        </w:pPr>
      </w:pPrChange>
    </w:pPr>
    <w:del w:id="212" w:author="msi" w:date="2026-09-22T12:51:00Z" w16du:dateUtc="2026-09-22T16:51:00Z">
      <w:r>
        <w:rPr>
          <w:sz w:val="18"/>
          <w:szCs w:val="18"/>
        </w:rPr>
        <w:delText>________________________________________________________________________________________</w:delText>
      </w:r>
    </w:del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8E24A32"/>
    <w:multiLevelType w:val="hybridMultilevel"/>
    <w:tmpl w:val="346C9512"/>
    <w:lvl w:ilvl="0" w:tplc="3E908672">
      <w:start w:val="1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1DFE3F81"/>
    <w:multiLevelType w:val="multilevel"/>
    <w:tmpl w:val="F63E6ED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0B44F97"/>
    <w:multiLevelType w:val="multilevel"/>
    <w:tmpl w:val="3A72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E46655"/>
    <w:multiLevelType w:val="hybridMultilevel"/>
    <w:tmpl w:val="389057B0"/>
    <w:lvl w:ilvl="0" w:tplc="290CFF3C">
      <w:start w:val="3"/>
      <w:numFmt w:val="decimal"/>
      <w:lvlText w:val="%1"/>
      <w:lvlJc w:val="left"/>
      <w:pPr>
        <w:tabs>
          <w:tab w:val="num" w:pos="1077"/>
        </w:tabs>
        <w:ind w:left="1000" w:hanging="283"/>
      </w:pPr>
      <w:rPr>
        <w:rFonts w:ascii="Times New Roman" w:hAnsi="Times New Roman" w:hint="default"/>
        <w:b w:val="0"/>
        <w:i w:val="0"/>
        <w:sz w:val="24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86D1C54"/>
    <w:multiLevelType w:val="multilevel"/>
    <w:tmpl w:val="DA52F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92511F9"/>
    <w:multiLevelType w:val="multilevel"/>
    <w:tmpl w:val="81B699B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FFE3F0C"/>
    <w:multiLevelType w:val="multilevel"/>
    <w:tmpl w:val="064275D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164738"/>
    <w:multiLevelType w:val="multilevel"/>
    <w:tmpl w:val="EAF66DC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05C543A"/>
    <w:multiLevelType w:val="multilevel"/>
    <w:tmpl w:val="1A92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2E33A1F"/>
    <w:multiLevelType w:val="multilevel"/>
    <w:tmpl w:val="DDF0DB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A266E0"/>
    <w:multiLevelType w:val="multilevel"/>
    <w:tmpl w:val="F812528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1CB13B3"/>
    <w:multiLevelType w:val="hybridMultilevel"/>
    <w:tmpl w:val="CC404A8E"/>
    <w:styleLink w:val="ImportedStyle2"/>
    <w:lvl w:ilvl="0" w:tplc="A73A08AE">
      <w:start w:val="1"/>
      <w:numFmt w:val="bullet"/>
      <w:lvlText w:val="·"/>
      <w:lvlJc w:val="left"/>
      <w:pPr>
        <w:ind w:left="14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5844BDD2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9D683D0A">
      <w:start w:val="1"/>
      <w:numFmt w:val="bullet"/>
      <w:lvlText w:val="▪"/>
      <w:lvlJc w:val="left"/>
      <w:pPr>
        <w:ind w:left="28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23C23678">
      <w:start w:val="1"/>
      <w:numFmt w:val="bullet"/>
      <w:lvlText w:val="•"/>
      <w:lvlJc w:val="left"/>
      <w:pPr>
        <w:ind w:left="36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4CD438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1E586778">
      <w:start w:val="1"/>
      <w:numFmt w:val="bullet"/>
      <w:lvlText w:val="▪"/>
      <w:lvlJc w:val="left"/>
      <w:pPr>
        <w:ind w:left="504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A68696">
      <w:start w:val="1"/>
      <w:numFmt w:val="bullet"/>
      <w:lvlText w:val="•"/>
      <w:lvlJc w:val="left"/>
      <w:pPr>
        <w:ind w:left="576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B5AF804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B9A8188">
      <w:start w:val="1"/>
      <w:numFmt w:val="bullet"/>
      <w:lvlText w:val="▪"/>
      <w:lvlJc w:val="left"/>
      <w:pPr>
        <w:ind w:left="7200" w:hanging="360"/>
      </w:pPr>
      <w:rPr>
        <w:rFonts w:ascii="Courier New" w:eastAsia="Courier New" w:hAnsi="Courier New" w:cs="Courier New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BF93534"/>
    <w:multiLevelType w:val="hybridMultilevel"/>
    <w:tmpl w:val="869A20CE"/>
    <w:lvl w:ilvl="0" w:tplc="0409000F">
      <w:start w:val="1"/>
      <w:numFmt w:val="decimal"/>
      <w:lvlText w:val="%1."/>
      <w:lvlJc w:val="left"/>
      <w:pPr>
        <w:ind w:left="1019" w:hanging="360"/>
      </w:pPr>
    </w:lvl>
    <w:lvl w:ilvl="1" w:tplc="04090019" w:tentative="1">
      <w:start w:val="1"/>
      <w:numFmt w:val="lowerLetter"/>
      <w:lvlText w:val="%2."/>
      <w:lvlJc w:val="left"/>
      <w:pPr>
        <w:ind w:left="1739" w:hanging="360"/>
      </w:pPr>
    </w:lvl>
    <w:lvl w:ilvl="2" w:tplc="0409001B" w:tentative="1">
      <w:start w:val="1"/>
      <w:numFmt w:val="lowerRoman"/>
      <w:lvlText w:val="%3."/>
      <w:lvlJc w:val="right"/>
      <w:pPr>
        <w:ind w:left="2459" w:hanging="180"/>
      </w:pPr>
    </w:lvl>
    <w:lvl w:ilvl="3" w:tplc="0409000F" w:tentative="1">
      <w:start w:val="1"/>
      <w:numFmt w:val="decimal"/>
      <w:lvlText w:val="%4."/>
      <w:lvlJc w:val="left"/>
      <w:pPr>
        <w:ind w:left="3179" w:hanging="360"/>
      </w:pPr>
    </w:lvl>
    <w:lvl w:ilvl="4" w:tplc="04090019" w:tentative="1">
      <w:start w:val="1"/>
      <w:numFmt w:val="lowerLetter"/>
      <w:lvlText w:val="%5."/>
      <w:lvlJc w:val="left"/>
      <w:pPr>
        <w:ind w:left="3899" w:hanging="360"/>
      </w:pPr>
    </w:lvl>
    <w:lvl w:ilvl="5" w:tplc="0409001B" w:tentative="1">
      <w:start w:val="1"/>
      <w:numFmt w:val="lowerRoman"/>
      <w:lvlText w:val="%6."/>
      <w:lvlJc w:val="right"/>
      <w:pPr>
        <w:ind w:left="4619" w:hanging="180"/>
      </w:pPr>
    </w:lvl>
    <w:lvl w:ilvl="6" w:tplc="0409000F" w:tentative="1">
      <w:start w:val="1"/>
      <w:numFmt w:val="decimal"/>
      <w:lvlText w:val="%7."/>
      <w:lvlJc w:val="left"/>
      <w:pPr>
        <w:ind w:left="5339" w:hanging="360"/>
      </w:pPr>
    </w:lvl>
    <w:lvl w:ilvl="7" w:tplc="04090019" w:tentative="1">
      <w:start w:val="1"/>
      <w:numFmt w:val="lowerLetter"/>
      <w:lvlText w:val="%8."/>
      <w:lvlJc w:val="left"/>
      <w:pPr>
        <w:ind w:left="6059" w:hanging="360"/>
      </w:pPr>
    </w:lvl>
    <w:lvl w:ilvl="8" w:tplc="0409001B" w:tentative="1">
      <w:start w:val="1"/>
      <w:numFmt w:val="lowerRoman"/>
      <w:lvlText w:val="%9."/>
      <w:lvlJc w:val="right"/>
      <w:pPr>
        <w:ind w:left="6779" w:hanging="180"/>
      </w:pPr>
    </w:lvl>
  </w:abstractNum>
  <w:abstractNum w:abstractNumId="13" w15:restartNumberingAfterBreak="0">
    <w:nsid w:val="5DB122E9"/>
    <w:multiLevelType w:val="multilevel"/>
    <w:tmpl w:val="FA005D1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1DE5937"/>
    <w:multiLevelType w:val="hybridMultilevel"/>
    <w:tmpl w:val="D71E412C"/>
    <w:styleLink w:val="ImportedStyle1"/>
    <w:lvl w:ilvl="0" w:tplc="815050FC">
      <w:start w:val="1"/>
      <w:numFmt w:val="decimal"/>
      <w:lvlText w:val="%1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32B9CA">
      <w:start w:val="1"/>
      <w:numFmt w:val="lowerLetter"/>
      <w:lvlText w:val="%2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C52CACE">
      <w:start w:val="1"/>
      <w:numFmt w:val="lowerRoman"/>
      <w:lvlText w:val="%3."/>
      <w:lvlJc w:val="left"/>
      <w:pPr>
        <w:ind w:left="216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F09664BE">
      <w:start w:val="1"/>
      <w:numFmt w:val="decimal"/>
      <w:lvlText w:val="%4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231E96C2">
      <w:start w:val="1"/>
      <w:numFmt w:val="lowerLetter"/>
      <w:lvlText w:val="%5.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C480B66">
      <w:start w:val="1"/>
      <w:numFmt w:val="lowerRoman"/>
      <w:lvlText w:val="%6."/>
      <w:lvlJc w:val="left"/>
      <w:pPr>
        <w:ind w:left="432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CBB4598E">
      <w:start w:val="1"/>
      <w:numFmt w:val="decimal"/>
      <w:lvlText w:val="%7.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F71CB364">
      <w:start w:val="1"/>
      <w:numFmt w:val="lowerLetter"/>
      <w:lvlText w:val="%8.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887EE194">
      <w:start w:val="1"/>
      <w:numFmt w:val="lowerRoman"/>
      <w:lvlText w:val="%9."/>
      <w:lvlJc w:val="left"/>
      <w:pPr>
        <w:ind w:left="6480" w:hanging="29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5" w15:restartNumberingAfterBreak="0">
    <w:nsid w:val="707E55E2"/>
    <w:multiLevelType w:val="hybridMultilevel"/>
    <w:tmpl w:val="250A7E36"/>
    <w:lvl w:ilvl="0" w:tplc="3E908672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  <w:b w:val="0"/>
        <w:i w:val="0"/>
        <w:sz w:val="24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D2440A"/>
    <w:multiLevelType w:val="hybridMultilevel"/>
    <w:tmpl w:val="B2DAD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68F12F7"/>
    <w:multiLevelType w:val="multilevel"/>
    <w:tmpl w:val="88746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F59F9"/>
    <w:multiLevelType w:val="hybridMultilevel"/>
    <w:tmpl w:val="B7A48CD4"/>
    <w:lvl w:ilvl="0" w:tplc="BDC2338C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24F2E"/>
    <w:multiLevelType w:val="multilevel"/>
    <w:tmpl w:val="BD0C1F7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0272062">
    <w:abstractNumId w:val="14"/>
  </w:num>
  <w:num w:numId="2" w16cid:durableId="702749120">
    <w:abstractNumId w:val="11"/>
  </w:num>
  <w:num w:numId="3" w16cid:durableId="459107238">
    <w:abstractNumId w:val="4"/>
  </w:num>
  <w:num w:numId="4" w16cid:durableId="411633407">
    <w:abstractNumId w:val="8"/>
  </w:num>
  <w:num w:numId="5" w16cid:durableId="144202446">
    <w:abstractNumId w:val="2"/>
  </w:num>
  <w:num w:numId="6" w16cid:durableId="1202522996">
    <w:abstractNumId w:val="17"/>
  </w:num>
  <w:num w:numId="7" w16cid:durableId="73012914">
    <w:abstractNumId w:val="19"/>
  </w:num>
  <w:num w:numId="8" w16cid:durableId="1903830831">
    <w:abstractNumId w:val="6"/>
  </w:num>
  <w:num w:numId="9" w16cid:durableId="2130783393">
    <w:abstractNumId w:val="10"/>
  </w:num>
  <w:num w:numId="10" w16cid:durableId="1284994867">
    <w:abstractNumId w:val="9"/>
  </w:num>
  <w:num w:numId="11" w16cid:durableId="756051387">
    <w:abstractNumId w:val="5"/>
  </w:num>
  <w:num w:numId="12" w16cid:durableId="1748763190">
    <w:abstractNumId w:val="13"/>
  </w:num>
  <w:num w:numId="13" w16cid:durableId="127624977">
    <w:abstractNumId w:val="1"/>
  </w:num>
  <w:num w:numId="14" w16cid:durableId="931546916">
    <w:abstractNumId w:val="7"/>
  </w:num>
  <w:num w:numId="15" w16cid:durableId="929850356">
    <w:abstractNumId w:val="0"/>
  </w:num>
  <w:num w:numId="16" w16cid:durableId="1161852940">
    <w:abstractNumId w:val="3"/>
  </w:num>
  <w:num w:numId="17" w16cid:durableId="1941183590">
    <w:abstractNumId w:val="18"/>
  </w:num>
  <w:num w:numId="18" w16cid:durableId="44188183">
    <w:abstractNumId w:val="15"/>
  </w:num>
  <w:num w:numId="19" w16cid:durableId="732504608">
    <w:abstractNumId w:val="16"/>
  </w:num>
  <w:num w:numId="20" w16cid:durableId="1550532262">
    <w:abstractNumId w:val="12"/>
  </w:num>
  <w:numIdMacAtCleanup w:val="14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7523"/>
    <w:rsid w:val="00001733"/>
    <w:rsid w:val="00002691"/>
    <w:rsid w:val="000279C3"/>
    <w:rsid w:val="00037B05"/>
    <w:rsid w:val="000412B4"/>
    <w:rsid w:val="000500D7"/>
    <w:rsid w:val="00066B6F"/>
    <w:rsid w:val="00073A00"/>
    <w:rsid w:val="00076FB5"/>
    <w:rsid w:val="0008291E"/>
    <w:rsid w:val="000A22E7"/>
    <w:rsid w:val="000A48ED"/>
    <w:rsid w:val="000B26E3"/>
    <w:rsid w:val="0010435E"/>
    <w:rsid w:val="00104CD5"/>
    <w:rsid w:val="001070C2"/>
    <w:rsid w:val="00112535"/>
    <w:rsid w:val="00123BF9"/>
    <w:rsid w:val="00154FA3"/>
    <w:rsid w:val="00157607"/>
    <w:rsid w:val="0017512E"/>
    <w:rsid w:val="00185FAA"/>
    <w:rsid w:val="00186D73"/>
    <w:rsid w:val="00190A5B"/>
    <w:rsid w:val="001974A3"/>
    <w:rsid w:val="001B0376"/>
    <w:rsid w:val="001B3CED"/>
    <w:rsid w:val="001B6646"/>
    <w:rsid w:val="001C407B"/>
    <w:rsid w:val="001D21B1"/>
    <w:rsid w:val="001F611C"/>
    <w:rsid w:val="001F618E"/>
    <w:rsid w:val="00200265"/>
    <w:rsid w:val="00204A7C"/>
    <w:rsid w:val="00206152"/>
    <w:rsid w:val="0020655C"/>
    <w:rsid w:val="002112EA"/>
    <w:rsid w:val="0021575B"/>
    <w:rsid w:val="00223232"/>
    <w:rsid w:val="002849B2"/>
    <w:rsid w:val="00294A66"/>
    <w:rsid w:val="002B7407"/>
    <w:rsid w:val="002B7F72"/>
    <w:rsid w:val="002D28EE"/>
    <w:rsid w:val="002E71A3"/>
    <w:rsid w:val="003263A0"/>
    <w:rsid w:val="00330E35"/>
    <w:rsid w:val="00331FFD"/>
    <w:rsid w:val="00334276"/>
    <w:rsid w:val="0034608B"/>
    <w:rsid w:val="0035107D"/>
    <w:rsid w:val="0039665D"/>
    <w:rsid w:val="003B0727"/>
    <w:rsid w:val="003B2BE1"/>
    <w:rsid w:val="003B7DBE"/>
    <w:rsid w:val="003C1C38"/>
    <w:rsid w:val="003C57B2"/>
    <w:rsid w:val="003D090B"/>
    <w:rsid w:val="003E207C"/>
    <w:rsid w:val="003E54C5"/>
    <w:rsid w:val="003E6519"/>
    <w:rsid w:val="00450871"/>
    <w:rsid w:val="00462A65"/>
    <w:rsid w:val="0047091F"/>
    <w:rsid w:val="00474806"/>
    <w:rsid w:val="00477899"/>
    <w:rsid w:val="0048132E"/>
    <w:rsid w:val="00485791"/>
    <w:rsid w:val="00491639"/>
    <w:rsid w:val="00491F13"/>
    <w:rsid w:val="004A67D3"/>
    <w:rsid w:val="004B1471"/>
    <w:rsid w:val="004B75AF"/>
    <w:rsid w:val="004C5320"/>
    <w:rsid w:val="004C7523"/>
    <w:rsid w:val="004D0018"/>
    <w:rsid w:val="004D326A"/>
    <w:rsid w:val="004D47CA"/>
    <w:rsid w:val="004E75EC"/>
    <w:rsid w:val="004F13F0"/>
    <w:rsid w:val="00510048"/>
    <w:rsid w:val="00520756"/>
    <w:rsid w:val="005208C1"/>
    <w:rsid w:val="005211FA"/>
    <w:rsid w:val="00537443"/>
    <w:rsid w:val="005449F4"/>
    <w:rsid w:val="0055090A"/>
    <w:rsid w:val="005555E9"/>
    <w:rsid w:val="00555B69"/>
    <w:rsid w:val="0056437B"/>
    <w:rsid w:val="00585ABE"/>
    <w:rsid w:val="00597A00"/>
    <w:rsid w:val="005A0A7D"/>
    <w:rsid w:val="005A11D7"/>
    <w:rsid w:val="005A1DD7"/>
    <w:rsid w:val="005A4117"/>
    <w:rsid w:val="005E1800"/>
    <w:rsid w:val="005E6702"/>
    <w:rsid w:val="005F29A2"/>
    <w:rsid w:val="005F5B69"/>
    <w:rsid w:val="00620117"/>
    <w:rsid w:val="00625D33"/>
    <w:rsid w:val="006307DA"/>
    <w:rsid w:val="00632DD2"/>
    <w:rsid w:val="00637D6B"/>
    <w:rsid w:val="00645DB4"/>
    <w:rsid w:val="00654222"/>
    <w:rsid w:val="00657B13"/>
    <w:rsid w:val="00663185"/>
    <w:rsid w:val="00671741"/>
    <w:rsid w:val="00671D1B"/>
    <w:rsid w:val="00683827"/>
    <w:rsid w:val="0069142D"/>
    <w:rsid w:val="00692B6D"/>
    <w:rsid w:val="0069464C"/>
    <w:rsid w:val="006959F7"/>
    <w:rsid w:val="006A1B95"/>
    <w:rsid w:val="006E096F"/>
    <w:rsid w:val="006E186C"/>
    <w:rsid w:val="006F0CC7"/>
    <w:rsid w:val="00704CD8"/>
    <w:rsid w:val="00714E1A"/>
    <w:rsid w:val="00725FB9"/>
    <w:rsid w:val="007260E6"/>
    <w:rsid w:val="00732882"/>
    <w:rsid w:val="00735202"/>
    <w:rsid w:val="00744EC2"/>
    <w:rsid w:val="00746B3B"/>
    <w:rsid w:val="007541E4"/>
    <w:rsid w:val="0076539B"/>
    <w:rsid w:val="00791B3F"/>
    <w:rsid w:val="007A0171"/>
    <w:rsid w:val="007B05CD"/>
    <w:rsid w:val="007B305B"/>
    <w:rsid w:val="007D51FA"/>
    <w:rsid w:val="007E2C95"/>
    <w:rsid w:val="0080023A"/>
    <w:rsid w:val="008023B2"/>
    <w:rsid w:val="0081070A"/>
    <w:rsid w:val="008168AF"/>
    <w:rsid w:val="00832BE3"/>
    <w:rsid w:val="008367A5"/>
    <w:rsid w:val="008431B9"/>
    <w:rsid w:val="00851065"/>
    <w:rsid w:val="00856DEB"/>
    <w:rsid w:val="00864703"/>
    <w:rsid w:val="00873858"/>
    <w:rsid w:val="008738BE"/>
    <w:rsid w:val="00875DE1"/>
    <w:rsid w:val="00875E83"/>
    <w:rsid w:val="00876448"/>
    <w:rsid w:val="00876D8F"/>
    <w:rsid w:val="00893A3D"/>
    <w:rsid w:val="008A0DAA"/>
    <w:rsid w:val="008B74B9"/>
    <w:rsid w:val="008C028A"/>
    <w:rsid w:val="008D03FE"/>
    <w:rsid w:val="008E677A"/>
    <w:rsid w:val="008F027A"/>
    <w:rsid w:val="008F0BA7"/>
    <w:rsid w:val="008F1491"/>
    <w:rsid w:val="0090296C"/>
    <w:rsid w:val="009113C4"/>
    <w:rsid w:val="00912444"/>
    <w:rsid w:val="00917406"/>
    <w:rsid w:val="00926B4C"/>
    <w:rsid w:val="009539E0"/>
    <w:rsid w:val="00960F17"/>
    <w:rsid w:val="009612F0"/>
    <w:rsid w:val="0098548D"/>
    <w:rsid w:val="00993023"/>
    <w:rsid w:val="0099751F"/>
    <w:rsid w:val="009A4C76"/>
    <w:rsid w:val="009B1D9B"/>
    <w:rsid w:val="009B71B8"/>
    <w:rsid w:val="009C2A73"/>
    <w:rsid w:val="009C5312"/>
    <w:rsid w:val="009D0C4C"/>
    <w:rsid w:val="009D5F97"/>
    <w:rsid w:val="009F36F1"/>
    <w:rsid w:val="00A023FF"/>
    <w:rsid w:val="00A03533"/>
    <w:rsid w:val="00A140DF"/>
    <w:rsid w:val="00A20077"/>
    <w:rsid w:val="00A25E8C"/>
    <w:rsid w:val="00A33A04"/>
    <w:rsid w:val="00A450DD"/>
    <w:rsid w:val="00A465B2"/>
    <w:rsid w:val="00A70DB2"/>
    <w:rsid w:val="00A73051"/>
    <w:rsid w:val="00A73B8A"/>
    <w:rsid w:val="00A75380"/>
    <w:rsid w:val="00A8592A"/>
    <w:rsid w:val="00A90CDA"/>
    <w:rsid w:val="00AA42CC"/>
    <w:rsid w:val="00AC54CA"/>
    <w:rsid w:val="00AE6F2F"/>
    <w:rsid w:val="00B00DF3"/>
    <w:rsid w:val="00B1097A"/>
    <w:rsid w:val="00B268BB"/>
    <w:rsid w:val="00B51298"/>
    <w:rsid w:val="00B61D0A"/>
    <w:rsid w:val="00B678E4"/>
    <w:rsid w:val="00B76516"/>
    <w:rsid w:val="00B90493"/>
    <w:rsid w:val="00BA3775"/>
    <w:rsid w:val="00BA5296"/>
    <w:rsid w:val="00BA69F2"/>
    <w:rsid w:val="00BC06F7"/>
    <w:rsid w:val="00BC32DD"/>
    <w:rsid w:val="00BD006B"/>
    <w:rsid w:val="00BE79CB"/>
    <w:rsid w:val="00BF2D05"/>
    <w:rsid w:val="00BF7F26"/>
    <w:rsid w:val="00C04E8F"/>
    <w:rsid w:val="00C07D5D"/>
    <w:rsid w:val="00C24D2A"/>
    <w:rsid w:val="00C5285E"/>
    <w:rsid w:val="00C54201"/>
    <w:rsid w:val="00C61922"/>
    <w:rsid w:val="00C66D6E"/>
    <w:rsid w:val="00C85004"/>
    <w:rsid w:val="00C9325B"/>
    <w:rsid w:val="00C96CC6"/>
    <w:rsid w:val="00CA3D08"/>
    <w:rsid w:val="00CB0F25"/>
    <w:rsid w:val="00CC0B85"/>
    <w:rsid w:val="00CC0F53"/>
    <w:rsid w:val="00CC25BB"/>
    <w:rsid w:val="00CD0C6F"/>
    <w:rsid w:val="00CF1A8E"/>
    <w:rsid w:val="00D13A64"/>
    <w:rsid w:val="00D26BE5"/>
    <w:rsid w:val="00D42246"/>
    <w:rsid w:val="00D43BC2"/>
    <w:rsid w:val="00D52195"/>
    <w:rsid w:val="00D53B3D"/>
    <w:rsid w:val="00D62275"/>
    <w:rsid w:val="00D64842"/>
    <w:rsid w:val="00D727B4"/>
    <w:rsid w:val="00D76423"/>
    <w:rsid w:val="00D7685D"/>
    <w:rsid w:val="00D7725F"/>
    <w:rsid w:val="00D839F3"/>
    <w:rsid w:val="00D84742"/>
    <w:rsid w:val="00D87701"/>
    <w:rsid w:val="00D95BEC"/>
    <w:rsid w:val="00DA6AC5"/>
    <w:rsid w:val="00DA7F7E"/>
    <w:rsid w:val="00DB3469"/>
    <w:rsid w:val="00DB6040"/>
    <w:rsid w:val="00DC163F"/>
    <w:rsid w:val="00DC73B7"/>
    <w:rsid w:val="00DD7DFB"/>
    <w:rsid w:val="00E012C5"/>
    <w:rsid w:val="00E0655B"/>
    <w:rsid w:val="00E17C1F"/>
    <w:rsid w:val="00E251BC"/>
    <w:rsid w:val="00E42339"/>
    <w:rsid w:val="00E5323C"/>
    <w:rsid w:val="00E838A4"/>
    <w:rsid w:val="00E85433"/>
    <w:rsid w:val="00E85E0E"/>
    <w:rsid w:val="00E8660F"/>
    <w:rsid w:val="00E969DF"/>
    <w:rsid w:val="00EB25FA"/>
    <w:rsid w:val="00EB3766"/>
    <w:rsid w:val="00EB4E2F"/>
    <w:rsid w:val="00EB67D7"/>
    <w:rsid w:val="00EC256A"/>
    <w:rsid w:val="00EE7C74"/>
    <w:rsid w:val="00EF442A"/>
    <w:rsid w:val="00EF7104"/>
    <w:rsid w:val="00F07B0E"/>
    <w:rsid w:val="00F15F52"/>
    <w:rsid w:val="00F20228"/>
    <w:rsid w:val="00F2119B"/>
    <w:rsid w:val="00F36D80"/>
    <w:rsid w:val="00F42908"/>
    <w:rsid w:val="00F42C3B"/>
    <w:rsid w:val="00F526C1"/>
    <w:rsid w:val="00F62296"/>
    <w:rsid w:val="00F7459D"/>
    <w:rsid w:val="00F8234C"/>
    <w:rsid w:val="00F911A6"/>
    <w:rsid w:val="00F95BE5"/>
    <w:rsid w:val="00F967E6"/>
    <w:rsid w:val="00FA338A"/>
    <w:rsid w:val="00FA5408"/>
    <w:rsid w:val="00FB21B7"/>
    <w:rsid w:val="00FB5F1C"/>
    <w:rsid w:val="00FC1B09"/>
    <w:rsid w:val="00FD5EE5"/>
    <w:rsid w:val="00FE5BD6"/>
    <w:rsid w:val="00FF116D"/>
    <w:rsid w:val="12D81DA0"/>
    <w:rsid w:val="1C49AC17"/>
    <w:rsid w:val="1D2EFADA"/>
    <w:rsid w:val="1F9D784B"/>
    <w:rsid w:val="28E6367A"/>
    <w:rsid w:val="2D5392D4"/>
    <w:rsid w:val="315759FC"/>
    <w:rsid w:val="31F4C961"/>
    <w:rsid w:val="4204505D"/>
    <w:rsid w:val="4C1C46A4"/>
    <w:rsid w:val="4E8021A9"/>
    <w:rsid w:val="59583C16"/>
    <w:rsid w:val="5DAF62FD"/>
    <w:rsid w:val="6B344C14"/>
    <w:rsid w:val="7273E7EE"/>
    <w:rsid w:val="79049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C6661B"/>
  <w15:docId w15:val="{665BB6C7-AE57-4477-99FF-39242DAE1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32DD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jc w:val="both"/>
      <w:pPrChange w:id="0" w:author="msi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</w:pPr>
      </w:pPrChange>
    </w:pPr>
    <w:rPr>
      <w:rFonts w:ascii="Verdana" w:eastAsia="Times New Roman" w:hAnsi="Verdana"/>
      <w:szCs w:val="24"/>
      <w:bdr w:val="none" w:sz="0" w:space="0" w:color="auto"/>
      <w:lang w:val="tr-TR" w:eastAsia="tr-TR"/>
      <w:rPrChange w:id="0" w:author="msi" w:date="2026-09-22T12:51:00Z">
        <w:rPr>
          <w:rFonts w:eastAsia="Arial Unicode MS"/>
          <w:sz w:val="24"/>
          <w:szCs w:val="24"/>
          <w:bdr w:val="nil"/>
          <w:lang w:val="en-US" w:eastAsia="en-US" w:bidi="ar-SA"/>
        </w:rPr>
      </w:rPrChange>
    </w:rPr>
  </w:style>
  <w:style w:type="paragraph" w:styleId="Heading7">
    <w:name w:val="heading 7"/>
    <w:basedOn w:val="Normal"/>
    <w:next w:val="Normal"/>
    <w:link w:val="Heading7Char"/>
    <w:qFormat/>
    <w:rsid w:val="00F911A6"/>
    <w:pPr>
      <w:keepNext/>
      <w:spacing w:before="120" w:after="120" w:line="360" w:lineRule="auto"/>
      <w:jc w:val="left"/>
      <w:outlineLvl w:val="6"/>
      <w:pPrChange w:id="1" w:author="msi" w:date="2026-09-22T12:51:00Z">
        <w:pPr>
          <w:keepNext/>
          <w:spacing w:before="120" w:after="120" w:line="360" w:lineRule="auto"/>
          <w:jc w:val="both"/>
          <w:outlineLvl w:val="6"/>
        </w:pPr>
      </w:pPrChange>
    </w:pPr>
    <w:rPr>
      <w:rFonts w:ascii="Times New Roman" w:hAnsi="Times New Roman"/>
      <w:sz w:val="24"/>
      <w:szCs w:val="20"/>
      <w:rPrChange w:id="1" w:author="msi" w:date="2026-09-22T12:51:00Z">
        <w:rPr>
          <w:rFonts w:ascii="Verdana" w:hAnsi="Verdana"/>
          <w:lang w:val="tr-TR" w:eastAsia="tr-TR" w:bidi="ar-SA"/>
        </w:rPr>
      </w:rPrChange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styleId="Header">
    <w:name w:val="header"/>
    <w:pPr>
      <w:tabs>
        <w:tab w:val="center" w:pos="4680"/>
        <w:tab w:val="right" w:pos="9360"/>
      </w:tabs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Footer">
    <w:name w:val="footer"/>
    <w:pPr>
      <w:tabs>
        <w:tab w:val="center" w:pos="4680"/>
        <w:tab w:val="right" w:pos="9360"/>
      </w:tabs>
    </w:pPr>
    <w:rPr>
      <w:rFonts w:ascii="Calibri" w:eastAsia="Calibri" w:hAnsi="Calibri" w:cs="Calibri"/>
      <w:color w:val="000000"/>
      <w:sz w:val="24"/>
      <w:szCs w:val="24"/>
      <w:u w:color="000000"/>
    </w:rPr>
  </w:style>
  <w:style w:type="paragraph" w:customStyle="1" w:styleId="Body">
    <w:name w:val="Body"/>
    <w:rPr>
      <w:rFonts w:ascii="Calibri" w:hAnsi="Calibri" w:cs="Arial Unicode MS"/>
      <w:color w:val="000000"/>
      <w:sz w:val="24"/>
      <w:szCs w:val="24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Index1">
    <w:name w:val="index 1"/>
    <w:next w:val="Body"/>
    <w:uiPriority w:val="99"/>
    <w:pPr>
      <w:ind w:left="240" w:hanging="240"/>
    </w:pPr>
    <w:rPr>
      <w:rFonts w:ascii="Calibri" w:hAnsi="Calibri" w:cs="Arial Unicode MS"/>
      <w:color w:val="000000"/>
      <w:sz w:val="24"/>
      <w:szCs w:val="24"/>
      <w:u w:color="000000"/>
    </w:rPr>
  </w:style>
  <w:style w:type="paragraph" w:styleId="ListParagraph">
    <w:name w:val="List Paragraph"/>
    <w:basedOn w:val="Normal"/>
    <w:uiPriority w:val="34"/>
    <w:qFormat/>
    <w:rsid w:val="009D5F97"/>
    <w:pPr>
      <w:ind w:left="720"/>
      <w:contextualSpacing/>
      <w:pPrChange w:id="2" w:author="msi" w:date="2026-09-22T12:51:00Z">
        <w:pPr>
          <w:pBdr>
            <w:top w:val="nil"/>
            <w:left w:val="nil"/>
            <w:bottom w:val="nil"/>
            <w:right w:val="nil"/>
            <w:between w:val="nil"/>
            <w:bar w:val="nil"/>
          </w:pBdr>
          <w:ind w:left="720"/>
        </w:pPr>
      </w:pPrChange>
    </w:pPr>
    <w:rPr>
      <w:rPrChange w:id="2" w:author="msi" w:date="2026-09-22T12:51:00Z">
        <w:rPr>
          <w:rFonts w:ascii="Calibri" w:eastAsia="Arial Unicode MS" w:hAnsi="Calibri" w:cs="Arial Unicode MS"/>
          <w:color w:val="000000"/>
          <w:sz w:val="24"/>
          <w:szCs w:val="24"/>
          <w:u w:color="000000"/>
          <w:bdr w:val="nil"/>
          <w:lang w:val="en-US" w:eastAsia="en-US" w:bidi="ar-SA"/>
        </w:rPr>
      </w:rPrChange>
    </w:rPr>
  </w:style>
  <w:style w:type="numbering" w:customStyle="1" w:styleId="ImportedStyle1">
    <w:name w:val="Imported Style 1"/>
    <w:pPr>
      <w:numPr>
        <w:numId w:val="1"/>
      </w:numPr>
    </w:pPr>
  </w:style>
  <w:style w:type="numbering" w:customStyle="1" w:styleId="ImportedStyle2">
    <w:name w:val="Imported Style 2"/>
    <w:pPr>
      <w:numPr>
        <w:numId w:val="2"/>
      </w:numPr>
    </w:pPr>
  </w:style>
  <w:style w:type="paragraph" w:customStyle="1" w:styleId="Default">
    <w:name w:val="Default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paragraph">
    <w:name w:val="paragraph"/>
    <w:basedOn w:val="Normal"/>
    <w:rsid w:val="00450871"/>
    <w:pPr>
      <w:spacing w:before="100" w:beforeAutospacing="1" w:after="100" w:afterAutospacing="1"/>
    </w:pPr>
  </w:style>
  <w:style w:type="character" w:customStyle="1" w:styleId="normaltextrun">
    <w:name w:val="normaltextrun"/>
    <w:basedOn w:val="DefaultParagraphFont"/>
    <w:rsid w:val="00450871"/>
  </w:style>
  <w:style w:type="character" w:customStyle="1" w:styleId="eop">
    <w:name w:val="eop"/>
    <w:basedOn w:val="DefaultParagraphFont"/>
    <w:rsid w:val="00450871"/>
  </w:style>
  <w:style w:type="character" w:customStyle="1" w:styleId="scxw94794337">
    <w:name w:val="scxw94794337"/>
    <w:basedOn w:val="DefaultParagraphFont"/>
    <w:rsid w:val="00037B05"/>
  </w:style>
  <w:style w:type="character" w:customStyle="1" w:styleId="Heading7Char">
    <w:name w:val="Heading 7 Char"/>
    <w:basedOn w:val="DefaultParagraphFont"/>
    <w:link w:val="Heading7"/>
    <w:rsid w:val="00223232"/>
    <w:rPr>
      <w:rFonts w:eastAsia="Times New Roman"/>
      <w:sz w:val="24"/>
      <w:bdr w:val="none" w:sz="0" w:space="0" w:color="auto"/>
      <w:lang w:val="tr-TR" w:eastAsia="tr-TR"/>
    </w:rPr>
  </w:style>
  <w:style w:type="paragraph" w:customStyle="1" w:styleId="DersBasliklar">
    <w:name w:val="Ders Basliklar"/>
    <w:basedOn w:val="Normal"/>
    <w:rsid w:val="00BC32DD"/>
    <w:pPr>
      <w:tabs>
        <w:tab w:val="left" w:pos="3060"/>
      </w:tabs>
      <w:spacing w:before="80" w:after="80"/>
      <w:ind w:left="144"/>
      <w:pPrChange w:id="3" w:author="msi" w:date="2026-09-22T12:51:00Z">
        <w:pPr>
          <w:tabs>
            <w:tab w:val="left" w:pos="3060"/>
          </w:tabs>
          <w:spacing w:before="80" w:after="80"/>
          <w:ind w:left="144"/>
          <w:jc w:val="both"/>
        </w:pPr>
      </w:pPrChange>
    </w:pPr>
    <w:rPr>
      <w:b/>
      <w:bCs/>
      <w:i/>
      <w:sz w:val="16"/>
      <w:rPrChange w:id="3" w:author="msi" w:date="2026-09-22T12:51:00Z">
        <w:rPr>
          <w:rFonts w:ascii="Verdana" w:hAnsi="Verdana"/>
          <w:b/>
          <w:bCs/>
          <w:i/>
          <w:sz w:val="16"/>
          <w:szCs w:val="24"/>
          <w:lang w:val="tr-TR" w:eastAsia="tr-TR" w:bidi="ar-SA"/>
        </w:rPr>
      </w:rPrChange>
    </w:rPr>
  </w:style>
  <w:style w:type="paragraph" w:customStyle="1" w:styleId="DersBilgileri">
    <w:name w:val="Ders Bilgileri"/>
    <w:basedOn w:val="Normal"/>
    <w:rsid w:val="00BC32DD"/>
    <w:pPr>
      <w:spacing w:before="80" w:after="80"/>
      <w:ind w:left="144" w:right="144"/>
      <w:pPrChange w:id="4" w:author="msi" w:date="2026-09-22T12:51:00Z">
        <w:pPr>
          <w:spacing w:before="80" w:after="80"/>
          <w:ind w:left="144" w:right="144"/>
          <w:jc w:val="both"/>
        </w:pPr>
      </w:pPrChange>
    </w:pPr>
    <w:rPr>
      <w:sz w:val="16"/>
      <w:rPrChange w:id="4" w:author="msi" w:date="2026-09-22T12:51:00Z">
        <w:rPr>
          <w:rFonts w:ascii="Verdana" w:hAnsi="Verdana"/>
          <w:sz w:val="16"/>
          <w:szCs w:val="24"/>
          <w:lang w:val="tr-TR" w:eastAsia="tr-TR" w:bidi="ar-SA"/>
        </w:rPr>
      </w:rPrChange>
    </w:rPr>
  </w:style>
  <w:style w:type="paragraph" w:customStyle="1" w:styleId="Basliklar">
    <w:name w:val="Basliklar"/>
    <w:basedOn w:val="Normal"/>
    <w:rsid w:val="00BC32DD"/>
    <w:pPr>
      <w:keepNext/>
      <w:spacing w:before="240" w:after="120"/>
      <w:jc w:val="left"/>
      <w:pPrChange w:id="5" w:author="msi" w:date="2026-09-22T12:51:00Z">
        <w:pPr>
          <w:keepNext/>
          <w:spacing w:before="240" w:after="120"/>
          <w:jc w:val="both"/>
        </w:pPr>
      </w:pPrChange>
    </w:pPr>
    <w:rPr>
      <w:b/>
      <w:rPrChange w:id="5" w:author="msi" w:date="2026-09-22T12:51:00Z">
        <w:rPr>
          <w:rFonts w:ascii="Verdana" w:hAnsi="Verdana"/>
          <w:b/>
          <w:szCs w:val="24"/>
          <w:lang w:val="tr-TR" w:eastAsia="tr-TR" w:bidi="ar-SA"/>
        </w:rPr>
      </w:rPrChange>
    </w:rPr>
  </w:style>
  <w:style w:type="paragraph" w:customStyle="1" w:styleId="Kaynakca">
    <w:name w:val="Kaynakca"/>
    <w:basedOn w:val="Normal"/>
    <w:rsid w:val="00BC32DD"/>
    <w:pPr>
      <w:keepLines/>
      <w:spacing w:before="20" w:after="20"/>
      <w:ind w:left="432" w:hanging="288"/>
      <w:pPrChange w:id="6" w:author="msi" w:date="2026-09-22T12:51:00Z">
        <w:pPr>
          <w:keepLines/>
          <w:spacing w:before="20" w:after="20"/>
          <w:ind w:left="432" w:hanging="288"/>
          <w:jc w:val="both"/>
        </w:pPr>
      </w:pPrChange>
    </w:pPr>
    <w:rPr>
      <w:sz w:val="16"/>
      <w:szCs w:val="20"/>
      <w:lang w:val="en-US"/>
      <w:rPrChange w:id="6" w:author="msi" w:date="2026-09-22T12:51:00Z">
        <w:rPr>
          <w:rFonts w:ascii="Verdana" w:hAnsi="Verdana"/>
          <w:sz w:val="16"/>
          <w:lang w:val="tr-TR" w:eastAsia="tr-TR" w:bidi="ar-SA"/>
        </w:rPr>
      </w:rPrChange>
    </w:rPr>
  </w:style>
  <w:style w:type="paragraph" w:styleId="BodyText2">
    <w:name w:val="Body Text 2"/>
    <w:basedOn w:val="Normal"/>
    <w:link w:val="BodyText2Char"/>
    <w:semiHidden/>
    <w:rsid w:val="00B00DF3"/>
    <w:pPr>
      <w:jc w:val="left"/>
      <w:pPrChange w:id="7" w:author="msi" w:date="2026-09-22T12:51:00Z">
        <w:pPr>
          <w:jc w:val="both"/>
        </w:pPr>
      </w:pPrChange>
    </w:pPr>
    <w:rPr>
      <w:rFonts w:ascii="Times New Roman" w:hAnsi="Times New Roman"/>
      <w:sz w:val="22"/>
      <w:szCs w:val="20"/>
      <w:rPrChange w:id="7" w:author="msi" w:date="2026-09-22T12:51:00Z">
        <w:rPr>
          <w:rFonts w:ascii="Verdana" w:hAnsi="Verdana"/>
          <w:sz w:val="22"/>
          <w:lang w:val="tr-TR" w:eastAsia="tr-TR" w:bidi="ar-SA"/>
        </w:rPr>
      </w:rPrChange>
    </w:rPr>
  </w:style>
  <w:style w:type="character" w:customStyle="1" w:styleId="BodyText2Char">
    <w:name w:val="Body Text 2 Char"/>
    <w:basedOn w:val="DefaultParagraphFont"/>
    <w:link w:val="BodyText2"/>
    <w:semiHidden/>
    <w:rsid w:val="00223232"/>
    <w:rPr>
      <w:rFonts w:eastAsia="Times New Roman"/>
      <w:sz w:val="22"/>
      <w:bdr w:val="none" w:sz="0" w:space="0" w:color="auto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56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2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9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14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5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32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3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6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1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59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53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9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04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71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05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8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0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330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6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22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43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2930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56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0324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1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8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5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82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0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66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01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6090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08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3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2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548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0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1609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496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586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71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AED9A7-D7B4-470A-86A3-871A0AB8C3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542</Words>
  <Characters>3093</Characters>
  <Application>Microsoft Office Word</Application>
  <DocSecurity>0</DocSecurity>
  <Lines>25</Lines>
  <Paragraphs>7</Paragraphs>
  <ScaleCrop>false</ScaleCrop>
  <Company/>
  <LinksUpToDate>false</LinksUpToDate>
  <CharactersWithSpaces>3628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Cameron Dewey</dc:creator>
  <cp:lastModifiedBy>Arthur Souza Rodrigues</cp:lastModifiedBy>
  <cp:revision>1</cp:revision>
  <dcterms:created xsi:type="dcterms:W3CDTF">2022-11-29T01:17:00Z</dcterms:created>
  <dcterms:modified xsi:type="dcterms:W3CDTF">2026-09-22T16:51:00Z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fe1a4e9759612513e2243df184ccadf29c5b45e7ca43872d11072dd1c7aca2e7</vt:lpwstr>
  </property>
</Properties>
</file>