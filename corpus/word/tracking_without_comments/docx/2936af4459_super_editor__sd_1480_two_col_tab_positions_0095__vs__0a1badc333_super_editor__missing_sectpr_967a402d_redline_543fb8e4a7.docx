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F7979" w14:textId="668548CE" w:rsidR="000D0750" w:rsidRDefault="00AF13BA" w:rsidP="000D0750">
      <w:pPr>
        <w:tabs>
          <w:tab w:val="right" w:leader="dot" w:pos="4306"/>
        </w:tabs>
        <w:spacing w:line="276" w:lineRule="auto"/>
        <w:rPr>
          <w:del w:id="1" w:author="Comparison" w:date="2026-08-03T22:29:00Z" w16du:dateUtc="2026-08-04T02:29:00Z"/>
        </w:rPr>
      </w:pPr>
      <w:ins w:id="2" w:author="Comparison" w:date="2026-08-03T22:29:00Z" w16du:dateUtc="2026-08-04T02:29:00Z">
        <w:r>
          <w:t>Document without sectPr</w:t>
        </w:r>
      </w:ins>
      <w:del w:id="3" w:author="Comparison" w:date="2026-08-03T22:29:00Z" w16du:dateUtc="2026-08-04T02:29:00Z">
        <w:r w:rsidR="000D0750">
          <w:delText>Page</w:delText>
        </w:r>
        <w:r w:rsidR="000D0750">
          <w:tab/>
          <w:delText>1</w:delText>
        </w:r>
      </w:del>
    </w:p>
    <w:p w14:paraId="37EE0B4A" w14:textId="6F184F49" w:rsidR="000D0750" w:rsidRDefault="000D0750" w:rsidP="000D0750">
      <w:pPr>
        <w:tabs>
          <w:tab w:val="right" w:leader="dot" w:pos="4306"/>
        </w:tabs>
        <w:spacing w:line="276" w:lineRule="auto"/>
        <w:rPr>
          <w:del w:id="4" w:author="Comparison" w:date="2026-08-03T22:29:00Z" w16du:dateUtc="2026-08-04T02:29:00Z"/>
        </w:rPr>
      </w:pPr>
      <w:del w:id="5" w:author="Comparison" w:date="2026-08-03T22:29:00Z" w16du:dateUtc="2026-08-04T02:29:00Z">
        <w:r>
          <w:delText>Page</w:delText>
        </w:r>
        <w:r>
          <w:tab/>
          <w:delText>2</w:delText>
        </w:r>
        <w:r>
          <w:br/>
          <w:delText>Page</w:delText>
        </w:r>
        <w:r>
          <w:tab/>
          <w:delText>5</w:delText>
        </w:r>
        <w:r>
          <w:tab/>
        </w:r>
      </w:del>
    </w:p>
    <w:p w14:paraId="0E44655B" w14:textId="2246E1E0" w:rsidR="000D0750" w:rsidRDefault="000D0750" w:rsidP="000D0750">
      <w:pPr>
        <w:tabs>
          <w:tab w:val="right" w:leader="dot" w:pos="4306"/>
        </w:tabs>
        <w:spacing w:line="276" w:lineRule="auto"/>
        <w:rPr>
          <w:del w:id="6" w:author="Comparison" w:date="2026-08-03T22:29:00Z" w16du:dateUtc="2026-08-04T02:29:00Z"/>
        </w:rPr>
      </w:pPr>
      <w:del w:id="7" w:author="Comparison" w:date="2026-08-03T22:29:00Z" w16du:dateUtc="2026-08-04T02:29:00Z">
        <w:r>
          <w:delText>Page</w:delText>
        </w:r>
        <w:r>
          <w:tab/>
          <w:delText>3</w:delText>
        </w:r>
      </w:del>
    </w:p>
    <w:p w14:paraId="2D382002" w14:textId="79D44BF4" w:rsidR="000D0750" w:rsidRDefault="000D0750" w:rsidP="000D0750">
      <w:pPr>
        <w:tabs>
          <w:tab w:val="right" w:leader="dot" w:pos="4306"/>
        </w:tabs>
        <w:spacing w:line="276" w:lineRule="auto"/>
        <w:rPr>
          <w:del w:id="8" w:author="Comparison" w:date="2026-08-03T22:29:00Z" w16du:dateUtc="2026-08-04T02:29:00Z"/>
        </w:rPr>
      </w:pPr>
      <w:del w:id="9" w:author="Comparison" w:date="2026-08-03T22:29:00Z" w16du:dateUtc="2026-08-04T02:29:00Z">
        <w:r>
          <w:delText>Page</w:delText>
        </w:r>
        <w:r>
          <w:tab/>
          <w:delText>4</w:delText>
        </w:r>
      </w:del>
    </w:p>
    <w:p w14:paraId="6BC6124E" w14:textId="1C067E35" w:rsidR="000D0750" w:rsidRDefault="000D0750" w:rsidP="000D0750">
      <w:pPr>
        <w:tabs>
          <w:tab w:val="right" w:leader="dot" w:pos="4306"/>
        </w:tabs>
        <w:spacing w:line="276" w:lineRule="auto"/>
        <w:rPr>
          <w:del w:id="10" w:author="Comparison" w:date="2026-08-03T22:29:00Z" w16du:dateUtc="2026-08-04T02:29:00Z"/>
        </w:rPr>
        <w:sectPr w:rsidR="000D0750" w:rsidSect="000D0750"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del w:id="11" w:author="Comparison" w:date="2026-08-03T22:29:00Z" w16du:dateUtc="2026-08-04T02:29:00Z">
        <w:r>
          <w:delText>Page</w:delText>
        </w:r>
        <w:r>
          <w:tab/>
          <w:delText>6</w:delText>
        </w:r>
        <w:r>
          <w:br/>
        </w:r>
      </w:del>
    </w:p>
    <w:p w14:paraId="2AC89342" w14:textId="77777777" w:rsidR="000D0750" w:rsidRDefault="000D0750">
      <w:pPr>
        <w:pPrChange w:id="12" w:author="Comparison" w:date="2026-08-03T22:29:00Z" w16du:dateUtc="2026-08-04T02:29:00Z">
          <w:pPr>
            <w:tabs>
              <w:tab w:val="right" w:leader="dot" w:pos="4306"/>
            </w:tabs>
            <w:spacing w:line="276" w:lineRule="auto"/>
          </w:pPr>
        </w:pPrChange>
      </w:pPr>
    </w:p>
    <w:sectPr w:rsidR="000D0750">
      <w:type w:val="nextPage"/>
      <w:pgSz w:w="12240" w:h="15840"/>
      <w:pgMar w:top="1440" w:right="1440" w:bottom="1440" w:left="1440" w:header="720" w:footer="720" w:gutter="0"/>
      <w:cols w:num="1" w:space="720"/>
      <w:docGrid w:linePitch="360"/>
      <w:sectPrChange w:id="13" w:author="Comparison" w:date="2026-08-03T22:29:00Z" w16du:dateUtc="2026-08-04T02:29:00Z">
        <w:sectPr w:rsidR="000D0750">
          <w:type w:val="continuous"/>
          <w:pgMar w:top="1440" w:right="1440" w:bottom="1440" w:left="1440" w:header="720" w:footer="720" w:gutter="0"/>
          <w:cols w:num="2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750"/>
    <w:rsid w:val="000D0750"/>
    <w:rsid w:val="00124CEA"/>
    <w:rsid w:val="001B0BB6"/>
    <w:rsid w:val="002E1CBC"/>
    <w:rsid w:val="003361CB"/>
    <w:rsid w:val="00394854"/>
    <w:rsid w:val="004F6EBE"/>
    <w:rsid w:val="00744FED"/>
    <w:rsid w:val="00A16521"/>
    <w:rsid w:val="00AF13BA"/>
    <w:rsid w:val="00C61D86"/>
    <w:rsid w:val="00D31176"/>
    <w:rsid w:val="00DD3505"/>
    <w:rsid w:val="00E42729"/>
    <w:rsid w:val="00FF7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62966"/>
  <w15:chartTrackingRefBased/>
  <w15:docId w15:val="{3D44B5C2-8414-AC44-8221-4E75273E2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  <w:pPrChange w:id="0" w:author="Comparison" w:date="2026-08-03T22:29:00Z">
        <w:pPr>
          <w:spacing w:after="160" w:line="278" w:lineRule="auto"/>
        </w:pPr>
      </w:pPrChange>
    </w:pPr>
    <w:rPr>
      <w:rFonts w:ascii="Times New Roman" w:eastAsia="Times New Roman" w:hAnsi="Times New Roman" w:cs="Times New Roman"/>
      <w:kern w:val="0"/>
      <w:sz w:val="20"/>
      <w:szCs w:val="20"/>
      <w14:ligatures w14:val="none"/>
      <w:rPrChange w:id="0" w:author="Comparison" w:date="2026-08-03T22:29:00Z">
        <w:rPr>
          <w:rFonts w:eastAsiaTheme="minorHAnsi" w:cs="Times New Roman (Body CS)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0D07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7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75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75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75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75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75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75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75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7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7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7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7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7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7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7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7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7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75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7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75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7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7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750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7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7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7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750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7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Seethapathy</dc:creator>
  <cp:keywords/>
  <dc:description/>
  <cp:lastModifiedBy>Arthur Souza Rodrigues</cp:lastModifiedBy>
  <cp:revision>1</cp:revision>
  <dcterms:created xsi:type="dcterms:W3CDTF">2026-01-12T19:34:00Z</dcterms:created>
  <dcterms:modified xsi:type="dcterms:W3CDTF">2026-08-04T02:29:00Z</dcterms:modified>
</cp:coreProperties>
</file>