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96099" w14:textId="77777777" w:rsidR="007C6F8F" w:rsidRDefault="00531F2F">
      <w:ins w:id="0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</w:t>
        </w:r>
      </w:ins>
      <w:del w:id="1" w:author="Comparison" w:date="2026-07-05T01:07:00Z" w16du:dateUtc="2026-07-05T05:07:00Z">
        <w:r>
          <w:delText>Bullet List</w:delText>
        </w:r>
      </w:del>
      <w:r>
        <w:rPr>
          <w:rFonts w:ascii="&quot;Calibri&quot;, Arial, sans-serif" w:hAnsi="&quot;Calibri&quot;, Arial, sans-serif"/>
          <w:b/>
          <w:i/>
          <w:rPrChange w:id="2" w:author="Comparison" w:date="2026-07-05T01:07:00Z" w16du:dateUtc="2026-07-05T05:07:00Z"/>
        </w:rPr>
        <w:t xml:space="preserve"> Demo</w:t>
      </w:r>
    </w:p>
    <w:p w14:paraId="71C8E173" w14:textId="77777777" w:rsidR="00A519B6" w:rsidRDefault="00531F2F">
      <w:pPr>
        <w:rPr>
          <w:ins w:id="3" w:author="Comparison" w:date="2026-07-05T01:07:00Z" w16du:dateUtc="2026-07-05T05:07:00Z"/>
        </w:rPr>
      </w:pPr>
      <w:ins w:id="4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This document shows Calibri font with bold and italic styles.</w:t>
        </w:r>
      </w:ins>
    </w:p>
    <w:p w14:paraId="089B91B2" w14:textId="77777777" w:rsidR="007C6F8F" w:rsidRDefault="00531F2F">
      <w:pPr>
        <w:numPr>
          <w:ilvl w:val="0"/>
          <w:numId w:val="1"/>
        </w:numPr>
        <w:rPr>
          <w:del w:id="5" w:author="Comparison" w:date="2026-07-05T01:07:00Z" w16du:dateUtc="2026-07-05T05:07:00Z"/>
        </w:rPr>
      </w:pPr>
      <w:ins w:id="6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t>Calibri bold italic creates an elegant emphasis for key text.</w:t>
        </w:r>
      </w:ins>
      <w:del w:id="7" w:author="Comparison" w:date="2026-07-05T01:07:00Z" w16du:dateUtc="2026-07-05T05:07:00Z">
        <w:r>
          <w:delText>Apples</w:delText>
        </w:r>
      </w:del>
    </w:p>
    <w:p w14:paraId="53311169" w14:textId="77777777" w:rsidR="007C6F8F" w:rsidRDefault="00531F2F">
      <w:pPr>
        <w:numPr>
          <w:ilvl w:val="0"/>
          <w:numId w:val="1"/>
        </w:numPr>
        <w:rPr>
          <w:del w:id="8" w:author="Comparison" w:date="2026-07-05T01:07:00Z" w16du:dateUtc="2026-07-05T05:07:00Z"/>
        </w:rPr>
      </w:pPr>
      <w:del w:id="9" w:author="Comparison" w:date="2026-07-05T01:07:00Z" w16du:dateUtc="2026-07-05T05:07:00Z">
        <w:r>
          <w:delText>Bananas</w:delText>
        </w:r>
      </w:del>
    </w:p>
    <w:p w14:paraId="1C75C862" w14:textId="77777777" w:rsidR="007C6F8F" w:rsidRDefault="00531F2F">
      <w:pPr>
        <w:numPr>
          <w:ilvl w:val="0"/>
          <w:numId w:val="1"/>
        </w:numPr>
        <w:rPr>
          <w:del w:id="10" w:author="Comparison" w:date="2026-07-05T01:07:00Z" w16du:dateUtc="2026-07-05T05:07:00Z"/>
        </w:rPr>
      </w:pPr>
      <w:del w:id="11" w:author="Comparison" w:date="2026-07-05T01:07:00Z" w16du:dateUtc="2026-07-05T05:07:00Z">
        <w:r>
          <w:delText>Oranges</w:delText>
        </w:r>
      </w:del>
    </w:p>
    <w:p w14:paraId="6D9505E8" w14:textId="77777777" w:rsidR="007C6F8F" w:rsidRDefault="00531F2F">
      <w:pPr>
        <w:pPrChange w:id="12" w:author="Comparison" w:date="2026-07-05T01:07:00Z" w16du:dateUtc="2026-07-05T05:07:00Z">
          <w:pPr>
            <w:numPr>
              <w:numId w:val="1"/>
            </w:numPr>
            <w:tabs>
              <w:tab w:val="num" w:pos="720"/>
            </w:tabs>
            <w:ind w:left="720" w:hanging="720"/>
          </w:pPr>
        </w:pPrChange>
      </w:pPr>
      <w:del w:id="13" w:author="Comparison" w:date="2026-07-05T01:07:00Z" w16du:dateUtc="2026-07-05T05:07:00Z">
        <w:r>
          <w:delText>Grapes</w:delText>
        </w:r>
      </w:del>
    </w:p>
    <w:sectPr w:rsidR="007C6F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BD7ED5"/>
    <w:multiLevelType w:val="multilevel"/>
    <w:tmpl w:val="1DB29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2035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F8F"/>
    <w:rsid w:val="00295ED2"/>
    <w:rsid w:val="003A259A"/>
    <w:rsid w:val="00531F2F"/>
    <w:rsid w:val="007C6F8F"/>
    <w:rsid w:val="00A519B6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C37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2026-05-14T16:48:00Z</dcterms:created>
  <dcterms:modified xsi:type="dcterms:W3CDTF">2026-07-05T05:07:00Z</dcterms:modified>
</cp:coreProperties>
</file>