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AF7EC" w14:textId="77777777" w:rsidR="00D567B8" w:rsidRDefault="00D567B8">
      <w:pPr>
        <w:rPr>
          <w:rFonts w:ascii="Roboto, sans-serif" w:hAnsi="Roboto, sans-serif"/>
          <w:u w:val="single"/>
          <w:rPrChange w:id="0" w:author="Arthur Souza Rodrigues" w:date="2026-09-26T14:52:00Z" w16du:dateUtc="2026-09-26T18:52:00Z">
            <w:rPr>
              <w:b/>
              <w:bCs/>
            </w:rPr>
          </w:rPrChange>
        </w:rPr>
      </w:pPr>
      <w:r>
        <w:rPr>
          <w:rFonts w:ascii="Roboto, sans-serif" w:hAnsi="Roboto, sans-serif"/>
          <w:u w:val="single"/>
          <w:rPrChange w:id="1" w:author="Arthur Souza Rodrigues" w:date="2026-09-26T14:52:00Z" w16du:dateUtc="2026-09-26T18:52:00Z">
            <w:rPr>
              <w:b/>
              <w:bCs/>
            </w:rPr>
          </w:rPrChange>
        </w:rPr>
        <w:t>file_</w:t>
      </w:r>
      <w:ins w:id="2" w:author="Arthur Souza Rodrigues" w:date="2026-09-26T14:52:00Z" w16du:dateUtc="2026-09-26T18:52:00Z">
        <w:r w:rsidR="00827B1B">
          <w:rPr>
            <w:rFonts w:ascii="Roboto, sans-serif" w:hAnsi="Roboto, sans-serif" w:cs="Roboto, sans-serif"/>
            <w:u w:val="single"/>
          </w:rPr>
          <w:t>113</w:t>
        </w:r>
      </w:ins>
      <w:del w:id="3" w:author="Arthur Souza Rodrigues" w:date="2026-09-26T14:52:00Z" w16du:dateUtc="2026-09-26T18:52:00Z">
        <w:r>
          <w:rPr>
            <w:b/>
            <w:bCs/>
          </w:rPr>
          <w:delText>112</w:delText>
        </w:r>
      </w:del>
      <w:r>
        <w:rPr>
          <w:rFonts w:ascii="Roboto, sans-serif" w:hAnsi="Roboto, sans-serif"/>
          <w:u w:val="single"/>
          <w:rPrChange w:id="4" w:author="Arthur Souza Rodrigues" w:date="2026-09-26T14:52:00Z" w16du:dateUtc="2026-09-26T18:52:00Z">
            <w:rPr>
              <w:b/>
              <w:bCs/>
            </w:rPr>
          </w:rPrChange>
        </w:rPr>
        <w:t>.docx</w:t>
      </w:r>
    </w:p>
    <w:p w14:paraId="7E1CF359" w14:textId="22FFDB40" w:rsidR="005E607D" w:rsidRDefault="003A3272">
      <w:ins w:id="5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t>Roboto Underline</w:t>
        </w:r>
      </w:ins>
      <w:del w:id="6" w:author="Arthur Souza Rodrigues" w:date="2026-09-26T14:52:00Z" w16du:dateUtc="2026-09-26T18:52:00Z">
        <w:r>
          <w:rPr>
            <w:b/>
            <w:bCs/>
          </w:rPr>
          <w:delText>Double Spacing Bold</w:delText>
        </w:r>
      </w:del>
      <w:r>
        <w:rPr>
          <w:rFonts w:ascii="Roboto, sans-serif" w:hAnsi="Roboto, sans-serif"/>
          <w:u w:val="single"/>
          <w:rPrChange w:id="7" w:author="Arthur Souza Rodrigues" w:date="2026-09-26T14:52:00Z" w16du:dateUtc="2026-09-26T18:52:00Z">
            <w:rPr>
              <w:b/>
              <w:bCs/>
            </w:rPr>
          </w:rPrChange>
        </w:rPr>
        <w:t xml:space="preserve"> Demo</w:t>
      </w:r>
    </w:p>
    <w:p w14:paraId="2484DABB" w14:textId="77777777" w:rsidR="00B72236" w:rsidRDefault="003A3272">
      <w:pPr>
        <w:rPr>
          <w:ins w:id="8" w:author="Arthur Souza Rodrigues" w:date="2026-09-26T14:52:00Z" w16du:dateUtc="2026-09-26T18:52:00Z"/>
        </w:rPr>
      </w:pPr>
      <w:r>
        <w:rPr>
          <w:rFonts w:ascii="Roboto, sans-serif" w:hAnsi="Roboto, sans-serif"/>
          <w:u w:val="single"/>
          <w:rPrChange w:id="9" w:author="Arthur Souza Rodrigues" w:date="2026-09-26T14:52:00Z" w16du:dateUtc="2026-09-26T18:52:00Z">
            <w:rPr>
              <w:b/>
              <w:bCs/>
            </w:rPr>
          </w:rPrChange>
        </w:rPr>
        <w:t xml:space="preserve">This document </w:t>
      </w:r>
      <w:ins w:id="10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t>shows Roboto font</w:t>
        </w:r>
      </w:ins>
      <w:del w:id="11" w:author="Arthur Souza Rodrigues" w:date="2026-09-26T14:52:00Z" w16du:dateUtc="2026-09-26T18:52:00Z">
        <w:r>
          <w:rPr>
            <w:b/>
            <w:bCs/>
          </w:rPr>
          <w:delText>demonstrates double line spacing</w:delText>
        </w:r>
      </w:del>
      <w:r>
        <w:rPr>
          <w:rFonts w:ascii="Roboto, sans-serif" w:hAnsi="Roboto, sans-serif"/>
          <w:u w:val="single"/>
          <w:rPrChange w:id="12" w:author="Arthur Souza Rodrigues" w:date="2026-09-26T14:52:00Z" w16du:dateUtc="2026-09-26T18:52:00Z">
            <w:rPr>
              <w:b/>
              <w:bCs/>
            </w:rPr>
          </w:rPrChange>
        </w:rPr>
        <w:t xml:space="preserve"> with </w:t>
      </w:r>
      <w:ins w:id="13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t>underline formatting.</w:t>
        </w:r>
      </w:ins>
    </w:p>
    <w:p w14:paraId="37B0955E" w14:textId="77777777" w:rsidR="005E607D" w:rsidRDefault="003A3272">
      <w:pPr>
        <w:spacing w:line="480" w:lineRule="auto"/>
        <w:rPr>
          <w:del w:id="14" w:author="Arthur Souza Rodrigues" w:date="2026-09-26T14:52:00Z" w16du:dateUtc="2026-09-26T18:52:00Z"/>
        </w:rPr>
      </w:pPr>
      <w:ins w:id="15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t>Roboto underlined</w:t>
        </w:r>
      </w:ins>
      <w:del w:id="16" w:author="Arthur Souza Rodrigues" w:date="2026-09-26T14:52:00Z" w16du:dateUtc="2026-09-26T18:52:00Z">
        <w:r>
          <w:rPr>
            <w:b/>
            <w:bCs/>
          </w:rPr>
          <w:delText>bold</w:delText>
        </w:r>
      </w:del>
      <w:r>
        <w:rPr>
          <w:rFonts w:ascii="Roboto, sans-serif" w:hAnsi="Roboto, sans-serif"/>
          <w:u w:val="single"/>
          <w:rPrChange w:id="17" w:author="Arthur Souza Rodrigues" w:date="2026-09-26T14:52:00Z" w16du:dateUtc="2026-09-26T18:52:00Z">
            <w:rPr>
              <w:b/>
              <w:bCs/>
            </w:rPr>
          </w:rPrChange>
        </w:rPr>
        <w:t xml:space="preserve"> text</w:t>
      </w:r>
      <w:ins w:id="18" w:author="Arthur Souza Rodrigues" w:date="2026-09-26T14:52:00Z" w16du:dateUtc="2026-09-26T18:52:00Z">
        <w:r>
          <w:rPr>
            <w:rFonts w:ascii="Roboto, sans-serif" w:hAnsi="Roboto, sans-serif" w:cs="Roboto, sans-serif"/>
            <w:u w:val="single"/>
          </w:rPr>
          <w:t xml:space="preserve"> creates a clean modern appearance.</w:t>
        </w:r>
      </w:ins>
      <w:del w:id="19" w:author="Arthur Souza Rodrigues" w:date="2026-09-26T14:52:00Z" w16du:dateUtc="2026-09-26T18:52:00Z">
        <w:r>
          <w:rPr>
            <w:b/>
            <w:bCs/>
          </w:rPr>
          <w:delText>.</w:delText>
        </w:r>
      </w:del>
    </w:p>
    <w:p w14:paraId="0C5F108B" w14:textId="77777777" w:rsidR="005E607D" w:rsidRDefault="003A3272">
      <w:pPr>
        <w:pPrChange w:id="20" w:author="Arthur Souza Rodrigues" w:date="2026-09-26T14:52:00Z" w16du:dateUtc="2026-09-26T18:52:00Z">
          <w:pPr>
            <w:spacing w:line="480" w:lineRule="auto"/>
          </w:pPr>
        </w:pPrChange>
      </w:pPr>
      <w:del w:id="21" w:author="Arthur Souza Rodrigues" w:date="2026-09-26T14:52:00Z" w16du:dateUtc="2026-09-26T18:52:00Z">
        <w:r>
          <w:rPr>
            <w:b/>
            <w:bCs/>
          </w:rPr>
          <w:delText>Bold double-spaced text for easy document editing and review.</w:delText>
        </w:r>
      </w:del>
    </w:p>
    <w:sectPr w:rsidR="005E60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07D"/>
    <w:rsid w:val="002F5B90"/>
    <w:rsid w:val="005E607D"/>
    <w:rsid w:val="0071576C"/>
    <w:rsid w:val="00827B1B"/>
    <w:rsid w:val="008A2FE9"/>
    <w:rsid w:val="00B72236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1E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2026-05-14T17:02:00Z</dcterms:created>
  <dcterms:modified xsi:type="dcterms:W3CDTF">2026-09-26T18:52:00Z</dcterms:modified>
</cp:coreProperties>
</file>