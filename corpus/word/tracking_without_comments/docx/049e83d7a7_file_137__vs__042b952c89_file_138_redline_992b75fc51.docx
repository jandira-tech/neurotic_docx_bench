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FE7EE" w14:textId="77777777" w:rsidR="000B4769" w:rsidRDefault="000B4769">
      <w:pPr>
        <w:rPr>
          <w:rPrChange w:id="0" w:author="Arthur Souza Rodrigues" w:date="2026-09-26T14:53:00Z" w16du:dateUtc="2026-09-26T18:53:00Z">
            <w:rPr>
              <w:rFonts w:ascii="Arial" w:hAnsi="Arial" w:cs="Arial"/>
              <w:b/>
              <w:bCs/>
              <w:sz w:val="52"/>
              <w:szCs w:val="52"/>
            </w:rPr>
          </w:rPrChange>
        </w:rPr>
      </w:pPr>
      <w:r>
        <w:rPr>
          <w:rPrChange w:id="1" w:author="Arthur Souza Rodrigues" w:date="2026-09-26T14:53:00Z" w16du:dateUtc="2026-09-26T18:53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file_</w:t>
      </w:r>
      <w:ins w:id="2" w:author="Arthur Souza Rodrigues" w:date="2026-09-26T14:53:00Z" w16du:dateUtc="2026-09-26T18:53:00Z">
        <w:r w:rsidR="004857E5">
          <w:t>138</w:t>
        </w:r>
      </w:ins>
      <w:del w:id="3" w:author="Arthur Souza Rodrigues" w:date="2026-09-26T14:53:00Z" w16du:dateUtc="2026-09-26T18:53:00Z">
        <w:r>
          <w:rPr>
            <w:rFonts w:ascii="Arial" w:hAnsi="Arial" w:cs="Arial"/>
            <w:b/>
            <w:bCs/>
            <w:sz w:val="52"/>
            <w:szCs w:val="52"/>
          </w:rPr>
          <w:delText>137</w:delText>
        </w:r>
      </w:del>
      <w:r>
        <w:rPr>
          <w:rPrChange w:id="4" w:author="Arthur Souza Rodrigues" w:date="2026-09-26T14:53:00Z" w16du:dateUtc="2026-09-26T18:53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.docx</w:t>
      </w:r>
    </w:p>
    <w:p w14:paraId="2105BEF5" w14:textId="010D62B2" w:rsidR="00090A01" w:rsidRDefault="00BF0D64">
      <w:pPr>
        <w:rPr>
          <w:del w:id="5" w:author="Arthur Souza Rodrigues" w:date="2026-09-26T14:53:00Z" w16du:dateUtc="2026-09-26T18:53:00Z"/>
        </w:rPr>
      </w:pPr>
      <w:ins w:id="6" w:author="Arthur Souza Rodrigues" w:date="2026-09-26T14:53:00Z" w16du:dateUtc="2026-09-26T18:53:00Z">
        <w:r>
          <w:t>Walking on imported air</w:t>
        </w:r>
      </w:ins>
      <w:del w:id="7" w:author="Arthur Souza Rodrigues" w:date="2026-09-26T14:53:00Z" w16du:dateUtc="2026-09-26T18:53:00Z">
        <w:r w:rsidR="003811C3">
          <w:rPr>
            <w:rFonts w:ascii="Arial" w:hAnsi="Arial" w:cs="Arial"/>
            <w:b/>
            <w:bCs/>
            <w:sz w:val="52"/>
            <w:szCs w:val="52"/>
          </w:rPr>
          <w:delText>Track Changes Suggesting Title Bold Center Demo</w:delText>
        </w:r>
      </w:del>
    </w:p>
    <w:p w14:paraId="747B6E14" w14:textId="77777777" w:rsidR="00090A01" w:rsidRDefault="003811C3">
      <w:pPr>
        <w:spacing w:line="240" w:lineRule="auto"/>
        <w:rPr>
          <w:del w:id="8" w:author="Arthur Souza Rodrigues" w:date="2026-09-26T14:53:00Z" w16du:dateUtc="2026-09-26T18:53:00Z"/>
        </w:rPr>
      </w:pPr>
      <w:del w:id="9" w:author="Arthur Souza Rodrigues" w:date="2026-09-26T14:53:00Z" w16du:dateUtc="2026-09-26T18:53:00Z">
        <w:r>
          <w:rPr>
            <w:rFonts w:ascii="Arial" w:hAnsi="Arial" w:cs="Arial"/>
            <w:b/>
            <w:bCs/>
            <w:sz w:val="52"/>
            <w:szCs w:val="52"/>
          </w:rPr>
          <w:delText>This document combines Suggesting mode with Title style, center alignment, and bold.</w:delText>
        </w:r>
      </w:del>
    </w:p>
    <w:p w14:paraId="3E3AF47F" w14:textId="77777777" w:rsidR="00090A01" w:rsidRDefault="003811C3">
      <w:pPr>
        <w:pPrChange w:id="10" w:author="Arthur Souza Rodrigues" w:date="2026-09-26T14:53:00Z" w16du:dateUtc="2026-09-26T18:53:00Z">
          <w:pPr>
            <w:spacing w:line="240" w:lineRule="auto"/>
          </w:pPr>
        </w:pPrChange>
      </w:pPr>
      <w:del w:id="11" w:author="Arthur Souza Rodrigues" w:date="2026-09-26T14:53:00Z" w16du:dateUtc="2026-09-26T18:53:00Z">
        <w:r>
          <w:rPr>
            <w:rFonts w:ascii="Arial" w:hAnsi="Arial" w:cs="Arial"/>
            <w:b/>
            <w:bCs/>
            <w:sz w:val="52"/>
            <w:szCs w:val="52"/>
          </w:rPr>
          <w:delText>This powerful combination shows major structural proposals in collaborative editing.</w:delText>
        </w:r>
      </w:del>
    </w:p>
    <w:sectPr w:rsidR="00090A01">
      <w:pgSz w:w="11906" w:h="16838"/>
      <w:pgMar w:top="1440" w:right="1440" w:bottom="1440" w:left="1440" w:header="708" w:footer="708" w:gutter="0"/>
      <w:cols w:space="708"/>
      <w:docGrid w:linePitch="360"/>
      <w:sectPrChange w:id="12" w:author="Arthur Souza Rodrigues" w:date="2026-09-26T14:53:00Z" w16du:dateUtc="2026-09-26T18:53:00Z">
        <w:sectPr w:rsidR="00090A01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A01"/>
    <w:rsid w:val="00090A01"/>
    <w:rsid w:val="000B4769"/>
    <w:rsid w:val="001A6D69"/>
    <w:rsid w:val="001E1635"/>
    <w:rsid w:val="00212576"/>
    <w:rsid w:val="00231881"/>
    <w:rsid w:val="002F5B90"/>
    <w:rsid w:val="004857E5"/>
    <w:rsid w:val="004C77B7"/>
    <w:rsid w:val="006A0FDE"/>
    <w:rsid w:val="0088269E"/>
    <w:rsid w:val="00BF0D64"/>
    <w:rsid w:val="00CE0D7A"/>
    <w:rsid w:val="00D23814"/>
    <w:rsid w:val="00D53FE7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F0DD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2026-09-26T18:53:00Z</dcterms:modified>
</cp:coreProperties>
</file>