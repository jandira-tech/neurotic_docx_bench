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A53FFA" w14:textId="77777777" w:rsidR="002F4EF6" w:rsidRDefault="001F4771">
      <w:pPr>
        <w:jc w:val="center"/>
        <w:pPrChange w:id="0" w:author="Comparison" w:date="2026-09-26T14:39:00Z" w16du:dateUtc="2026-09-26T18:39:00Z">
          <w:pPr/>
        </w:pPrChange>
      </w:pPr>
      <w:r>
        <w:t>Center Alignment Demo</w:t>
      </w:r>
    </w:p>
    <w:p w14:paraId="12943516" w14:textId="77777777" w:rsidR="002F4EF6" w:rsidRDefault="001F4771">
      <w:pPr>
        <w:jc w:val="center"/>
        <w:pPrChange w:id="1" w:author="Comparison" w:date="2026-09-26T14:39:00Z" w16du:dateUtc="2026-09-26T18:39:00Z">
          <w:pPr/>
        </w:pPrChange>
      </w:pPr>
      <w:r>
        <w:t xml:space="preserve">This document demonstrates center </w:t>
      </w:r>
      <w:del w:id="2" w:author="Comparison" w:date="2026-09-26T14:39:00Z" w16du:dateUtc="2026-09-26T18:39:00Z">
        <w:r>
          <w:delText xml:space="preserve">text </w:delText>
        </w:r>
      </w:del>
      <w:r>
        <w:t>alignment.</w:t>
      </w:r>
    </w:p>
    <w:p w14:paraId="3D5801D2" w14:textId="77777777" w:rsidR="00F30710" w:rsidRDefault="001F4771">
      <w:pPr>
        <w:jc w:val="center"/>
        <w:rPr>
          <w:ins w:id="3" w:author="Comparison" w:date="2026-09-26T14:39:00Z" w16du:dateUtc="2026-09-26T18:39:00Z"/>
        </w:rPr>
      </w:pPr>
      <w:r>
        <w:t xml:space="preserve">All </w:t>
      </w:r>
      <w:del w:id="4" w:author="Comparison" w:date="2026-09-26T14:39:00Z" w16du:dateUtc="2026-09-26T18:39:00Z">
        <w:r>
          <w:delText xml:space="preserve">text in </w:delText>
        </w:r>
      </w:del>
      <w:r>
        <w:t xml:space="preserve">this </w:t>
      </w:r>
      <w:ins w:id="5" w:author="Comparison" w:date="2026-09-26T14:39:00Z" w16du:dateUtc="2026-09-26T18:39:00Z">
        <w:r>
          <w:t>text</w:t>
        </w:r>
      </w:ins>
      <w:del w:id="6" w:author="Comparison" w:date="2026-09-26T14:39:00Z" w16du:dateUtc="2026-09-26T18:39:00Z">
        <w:r>
          <w:delText>document</w:delText>
        </w:r>
      </w:del>
      <w:r>
        <w:t xml:space="preserve"> is centered on the page.</w:t>
      </w:r>
    </w:p>
    <w:p w14:paraId="5AC5499C" w14:textId="77777777" w:rsidR="002F4EF6" w:rsidRDefault="001F4771">
      <w:pPr>
        <w:jc w:val="center"/>
        <w:pPrChange w:id="7" w:author="Comparison" w:date="2026-09-26T14:39:00Z" w16du:dateUtc="2026-09-26T18:39:00Z">
          <w:pPr/>
        </w:pPrChange>
      </w:pPr>
      <w:ins w:id="8" w:author="Comparison" w:date="2026-09-26T14:39:00Z" w16du:dateUtc="2026-09-26T18:39:00Z">
        <w:r>
          <w:t>Center alignment is great for titles and headings.</w:t>
        </w:r>
      </w:ins>
    </w:p>
    <w:sectPr w:rsidR="002F4E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4EF6"/>
    <w:rsid w:val="001F4771"/>
    <w:rsid w:val="002F4EF6"/>
    <w:rsid w:val="005017B3"/>
    <w:rsid w:val="006157E1"/>
    <w:rsid w:val="00F30710"/>
    <w:rsid w:val="00F93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2026-09-26T18:39:00Z</dcterms:modified>
</cp:coreProperties>
</file>