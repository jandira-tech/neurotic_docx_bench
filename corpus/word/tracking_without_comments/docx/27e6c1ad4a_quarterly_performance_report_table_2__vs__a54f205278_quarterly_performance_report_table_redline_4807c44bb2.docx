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EAC09A" w14:textId="77777777" w:rsidR="005D6E70" w:rsidRDefault="00D73E57">
      <w:r>
        <w:t>Quarterly Performance Report</w:t>
      </w:r>
    </w:p>
    <w:p w14:paraId="59EB9DAC" w14:textId="77777777" w:rsidR="005D6E70" w:rsidRDefault="005D6E70"/>
    <w:p w14:paraId="3F0CC57F" w14:textId="77777777" w:rsidR="005D6E70" w:rsidRDefault="005D6E70">
      <w:pPr>
        <w:rPr>
          <w:del w:id="0" w:author="Comparison" w:date="2026-07-05T01:09:00Z" w16du:dateUtc="2026-07-05T05:0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D6E70" w14:paraId="0809EFA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17632" w14:textId="77777777" w:rsidR="005D6E70" w:rsidRDefault="00D73E57">
            <w:r>
              <w:t>Metric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04CEF" w14:textId="77777777" w:rsidR="005D6E70" w:rsidRDefault="00D73E57">
            <w:r>
              <w:t>Q1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42E76" w14:textId="77777777" w:rsidR="005D6E70" w:rsidRDefault="00D73E57">
            <w:r>
              <w:t>Q2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74335" w14:textId="77777777" w:rsidR="005D6E70" w:rsidRDefault="00D73E57">
            <w:r>
              <w:t>Q3</w:t>
            </w:r>
          </w:p>
        </w:tc>
      </w:tr>
      <w:tr w:rsidR="005D6E70" w14:paraId="3169285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3B6E" w14:textId="77777777" w:rsidR="005D6E70" w:rsidRDefault="00D73E57">
            <w:r>
              <w:t>Revenue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0A94E" w14:textId="77777777" w:rsidR="005D6E70" w:rsidRDefault="00D73E57">
            <w:r>
              <w:t>$1.2M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BCD9B" w14:textId="77777777" w:rsidR="005D6E70" w:rsidRDefault="00D73E57">
            <w:r>
              <w:t>$1.5M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BAB57" w14:textId="77777777" w:rsidR="005D6E70" w:rsidRDefault="00D73E57">
            <w:r>
              <w:t>$1.8M</w:t>
            </w:r>
          </w:p>
        </w:tc>
      </w:tr>
      <w:tr w:rsidR="00AB398D" w14:paraId="27D1C6F1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DEA44" w14:textId="77777777" w:rsidR="00AB398D" w:rsidRDefault="00D73E57">
            <w:pPr>
              <w:rPr>
                <w:ins w:id="2" w:author="Comparison" w:date="2026-07-05T01:09:00Z" w16du:dateUtc="2026-07-05T05:09:00Z"/>
              </w:rPr>
            </w:pPr>
            <w:ins w:id="3" w:author="Comparison" w:date="2026-07-05T01:09:00Z" w16du:dateUtc="2026-07-05T05:09:00Z">
              <w:r>
                <w:t>Customers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1026D" w14:textId="77777777" w:rsidR="00AB398D" w:rsidRDefault="00D73E57">
            <w:pPr>
              <w:rPr>
                <w:ins w:id="4" w:author="Comparison" w:date="2026-07-05T01:09:00Z" w16du:dateUtc="2026-07-05T05:09:00Z"/>
              </w:rPr>
            </w:pPr>
            <w:ins w:id="5" w:author="Comparison" w:date="2026-07-05T01:09:00Z" w16du:dateUtc="2026-07-05T05:09:00Z">
              <w:r>
                <w:t>2,400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6F3A0" w14:textId="77777777" w:rsidR="00AB398D" w:rsidRDefault="00D73E57">
            <w:pPr>
              <w:rPr>
                <w:ins w:id="6" w:author="Comparison" w:date="2026-07-05T01:09:00Z" w16du:dateUtc="2026-07-05T05:09:00Z"/>
              </w:rPr>
            </w:pPr>
            <w:ins w:id="7" w:author="Comparison" w:date="2026-07-05T01:09:00Z" w16du:dateUtc="2026-07-05T05:09:00Z">
              <w:r>
                <w:t>2,800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2DC5" w14:textId="77777777" w:rsidR="00AB398D" w:rsidRDefault="00D73E57">
            <w:pPr>
              <w:rPr>
                <w:ins w:id="8" w:author="Comparison" w:date="2026-07-05T01:09:00Z" w16du:dateUtc="2026-07-05T05:09:00Z"/>
              </w:rPr>
            </w:pPr>
            <w:ins w:id="9" w:author="Comparison" w:date="2026-07-05T01:09:00Z" w16du:dateUtc="2026-07-05T05:09:00Z">
              <w:r>
                <w:t>3,200</w:t>
              </w:r>
            </w:ins>
          </w:p>
        </w:tc>
      </w:tr>
      <w:tr w:rsidR="005D6E70" w14:paraId="6EFB2F3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E1FA6" w14:textId="77777777" w:rsidR="005D6E70" w:rsidRDefault="00D73E57">
            <w:r>
              <w:t>NPS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0EF0F" w14:textId="77777777" w:rsidR="005D6E70" w:rsidRDefault="00D73E57">
            <w:r>
              <w:t>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FDE6D" w14:textId="77777777" w:rsidR="005D6E70" w:rsidRDefault="00D73E57">
            <w:r>
              <w:t>70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4DC7C" w14:textId="77777777" w:rsidR="005D6E70" w:rsidRDefault="00D73E57">
            <w:r>
              <w:t>72</w:t>
            </w:r>
          </w:p>
        </w:tc>
      </w:tr>
      <w:tr w:rsidR="00AB398D" w14:paraId="4E5C18AF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0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4285D" w14:textId="77777777" w:rsidR="00AB398D" w:rsidRDefault="00D73E57">
            <w:pPr>
              <w:rPr>
                <w:ins w:id="11" w:author="Comparison" w:date="2026-07-05T01:09:00Z" w16du:dateUtc="2026-07-05T05:09:00Z"/>
              </w:rPr>
            </w:pPr>
            <w:ins w:id="12" w:author="Comparison" w:date="2026-07-05T01:09:00Z" w16du:dateUtc="2026-07-05T05:09:00Z">
              <w:r>
                <w:t>Churn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7106" w14:textId="77777777" w:rsidR="00AB398D" w:rsidRDefault="00D73E57">
            <w:pPr>
              <w:rPr>
                <w:ins w:id="13" w:author="Comparison" w:date="2026-07-05T01:09:00Z" w16du:dateUtc="2026-07-05T05:09:00Z"/>
              </w:rPr>
            </w:pPr>
            <w:ins w:id="14" w:author="Comparison" w:date="2026-07-05T01:09:00Z" w16du:dateUtc="2026-07-05T05:09:00Z">
              <w:r>
                <w:t>5%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5A29D" w14:textId="77777777" w:rsidR="00AB398D" w:rsidRDefault="00D73E57">
            <w:pPr>
              <w:rPr>
                <w:ins w:id="15" w:author="Comparison" w:date="2026-07-05T01:09:00Z" w16du:dateUtc="2026-07-05T05:09:00Z"/>
              </w:rPr>
            </w:pPr>
            <w:ins w:id="16" w:author="Comparison" w:date="2026-07-05T01:09:00Z" w16du:dateUtc="2026-07-05T05:09:00Z">
              <w:r>
                <w:t>4.5%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C13B0" w14:textId="77777777" w:rsidR="00AB398D" w:rsidRDefault="00D73E57">
            <w:pPr>
              <w:rPr>
                <w:ins w:id="17" w:author="Comparison" w:date="2026-07-05T01:09:00Z" w16du:dateUtc="2026-07-05T05:09:00Z"/>
              </w:rPr>
            </w:pPr>
            <w:ins w:id="18" w:author="Comparison" w:date="2026-07-05T01:09:00Z" w16du:dateUtc="2026-07-05T05:09:00Z">
              <w:r>
                <w:t>4%</w:t>
              </w:r>
            </w:ins>
          </w:p>
        </w:tc>
      </w:tr>
    </w:tbl>
    <w:p w14:paraId="354EB389" w14:textId="77777777" w:rsidR="005D6E70" w:rsidRDefault="005D6E70"/>
    <w:sectPr w:rsidR="005D6E7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E70"/>
    <w:rsid w:val="001E745F"/>
    <w:rsid w:val="00534077"/>
    <w:rsid w:val="005D6E70"/>
    <w:rsid w:val="00AB398D"/>
    <w:rsid w:val="00B37A4C"/>
    <w:rsid w:val="00D7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81BEE8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2026-07-05T05:09:00Z</dcterms:modified>
</cp:coreProperties>
</file>