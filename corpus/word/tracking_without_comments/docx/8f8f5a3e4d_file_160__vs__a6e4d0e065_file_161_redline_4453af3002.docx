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93106" w14:textId="77777777" w:rsidR="00CE7C7A" w:rsidRDefault="00CE7C7A">
      <w:pPr>
        <w:rPr>
          <w:rPrChange w:id="0" w:author="Arthur Souza Rodrigues" w:date="2026-07-10T21:50:00Z" w16du:dateUtc="2026-07-11T01:50:00Z">
            <w:rPr>
              <w:i/>
              <w:iCs/>
              <w:u w:val="single"/>
            </w:rPr>
          </w:rPrChange>
        </w:rPr>
      </w:pPr>
      <w:r>
        <w:rPr>
          <w:rPrChange w:id="1" w:author="Arthur Souza Rodrigues" w:date="2026-07-10T21:50:00Z" w16du:dateUtc="2026-07-11T01:50:00Z">
            <w:rPr>
              <w:i/>
              <w:iCs/>
              <w:u w:val="single"/>
            </w:rPr>
          </w:rPrChange>
        </w:rPr>
        <w:t>file_</w:t>
      </w:r>
      <w:ins w:id="2" w:author="Arthur Souza Rodrigues" w:date="2026-07-10T21:50:00Z" w16du:dateUtc="2026-07-11T01:50:00Z">
        <w:r w:rsidR="005027C0">
          <w:t>161</w:t>
        </w:r>
      </w:ins>
      <w:del w:id="3" w:author="Arthur Souza Rodrigues" w:date="2026-07-10T21:50:00Z" w16du:dateUtc="2026-07-11T01:50:00Z">
        <w:r>
          <w:rPr>
            <w:i/>
            <w:iCs/>
            <w:u w:val="single"/>
          </w:rPr>
          <w:delText>160</w:delText>
        </w:r>
      </w:del>
      <w:r>
        <w:rPr>
          <w:rPrChange w:id="4" w:author="Arthur Souza Rodrigues" w:date="2026-07-10T21:50:00Z" w16du:dateUtc="2026-07-11T01:50:00Z">
            <w:rPr>
              <w:i/>
              <w:iCs/>
              <w:u w:val="single"/>
            </w:rPr>
          </w:rPrChange>
        </w:rPr>
        <w:t>.docx</w:t>
      </w:r>
    </w:p>
    <w:p w14:paraId="3BBE7E16" w14:textId="23C1D2C7" w:rsidR="003462F6" w:rsidRDefault="005F4F66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Training Materials - Onboarding Program</w:t>
        </w:r>
      </w:ins>
    </w:p>
    <w:p w14:paraId="15F7EC5C" w14:textId="77777777" w:rsidR="003462F6" w:rsidRDefault="005F4F66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Duration: 2 we</w:t>
        </w:r>
        <w:r>
          <w:t xml:space="preserve"> (3 </w:t>
        </w:r>
        <w:proofErr w:type="gramStart"/>
        <w:r>
          <w:t>weeks)</w:t>
        </w:r>
        <w:proofErr w:type="spellStart"/>
        <w:r>
          <w:t>eks</w:t>
        </w:r>
        <w:proofErr w:type="spellEnd"/>
        <w:proofErr w:type="gramEnd"/>
      </w:ins>
    </w:p>
    <w:p w14:paraId="63333B25" w14:textId="77777777" w:rsidR="003462F6" w:rsidRDefault="005F4F66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>Module 1: Company Overview</w:t>
        </w:r>
      </w:ins>
    </w:p>
    <w:p w14:paraId="3F70DD59" w14:textId="77777777" w:rsidR="003462F6" w:rsidRDefault="005F4F66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Module 2: Product Training</w:t>
        </w:r>
      </w:ins>
    </w:p>
    <w:p w14:paraId="0784AA8A" w14:textId="1F078580" w:rsidR="00AB7ED2" w:rsidRDefault="005F4F66">
      <w:ins w:id="13" w:author="Arthur Souza Rodrigues" w:date="2026-07-10T21:50:00Z" w16du:dateUtc="2026-07-11T01:50:00Z">
        <w:r>
          <w:t>Module 3: Tools</w:t>
        </w:r>
      </w:ins>
      <w:del w:id="14" w:author="Arthur Souza Rodrigues" w:date="2026-07-10T21:50:00Z" w16du:dateUtc="2026-07-11T01:50:00Z">
        <w:r>
          <w:rPr>
            <w:i/>
            <w:iCs/>
            <w:u w:val="single"/>
          </w:rPr>
          <w:delText>Italic</w:delText>
        </w:r>
      </w:del>
      <w:r>
        <w:rPr>
          <w:rPrChange w:id="15" w:author="Arthur Souza Rodrigues" w:date="2026-07-10T21:50:00Z" w16du:dateUtc="2026-07-11T01:50:00Z">
            <w:rPr>
              <w:i/>
              <w:iCs/>
              <w:u w:val="single"/>
            </w:rPr>
          </w:rPrChange>
        </w:rPr>
        <w:t xml:space="preserve"> and </w:t>
      </w:r>
      <w:ins w:id="16" w:author="Arthur Souza Rodrigues" w:date="2026-07-10T21:50:00Z" w16du:dateUtc="2026-07-11T01:50:00Z">
        <w:r>
          <w:t>Systems</w:t>
        </w:r>
      </w:ins>
      <w:del w:id="17" w:author="Arthur Souza Rodrigues" w:date="2026-07-10T21:50:00Z" w16du:dateUtc="2026-07-11T01:50:00Z">
        <w:r>
          <w:rPr>
            <w:i/>
            <w:iCs/>
            <w:u w:val="single"/>
          </w:rPr>
          <w:delText>Underline Combo Demo</w:delText>
        </w:r>
      </w:del>
    </w:p>
    <w:p w14:paraId="5B246E2D" w14:textId="77777777" w:rsidR="003462F6" w:rsidRDefault="005F4F66">
      <w:pPr>
        <w:rPr>
          <w:ins w:id="18" w:author="Arthur Souza Rodrigues" w:date="2026-07-10T21:50:00Z" w16du:dateUtc="2026-07-11T01:50:00Z"/>
        </w:rPr>
      </w:pPr>
      <w:ins w:id="19" w:author="Arthur Souza Rodrigues" w:date="2026-07-10T21:50:00Z" w16du:dateUtc="2026-07-11T01:50:00Z">
        <w:r>
          <w:t>Module 4: Policies and Procedures</w:t>
        </w:r>
      </w:ins>
    </w:p>
    <w:p w14:paraId="070FE854" w14:textId="77777777" w:rsidR="00AB7ED2" w:rsidRDefault="005F4F66">
      <w:pPr>
        <w:rPr>
          <w:del w:id="20" w:author="Arthur Souza Rodrigues" w:date="2026-07-10T21:50:00Z" w16du:dateUtc="2026-07-11T01:50:00Z"/>
        </w:rPr>
      </w:pPr>
      <w:ins w:id="21" w:author="Arthur Souza Rodrigues" w:date="2026-07-10T21:50:00Z" w16du:dateUtc="2026-07-11T01:50:00Z">
        <w:r>
          <w:t>Completion Certificate: Required for all new hires</w:t>
        </w:r>
      </w:ins>
      <w:del w:id="22" w:author="Arthur Souza Rodrigues" w:date="2026-07-10T21:50:00Z" w16du:dateUtc="2026-07-11T01:50:00Z">
        <w:r>
          <w:rPr>
            <w:i/>
            <w:iCs/>
            <w:u w:val="single"/>
          </w:rPr>
          <w:delText>Demonstrating italic and underline combined.</w:delText>
        </w:r>
      </w:del>
    </w:p>
    <w:p w14:paraId="48833F51" w14:textId="77777777" w:rsidR="00AB7ED2" w:rsidRDefault="005F4F66">
      <w:del w:id="23" w:author="Arthur Souza Rodrigues" w:date="2026-07-10T21:50:00Z" w16du:dateUtc="2026-07-11T01:50:00Z">
        <w:r>
          <w:rPr>
            <w:i/>
            <w:iCs/>
            <w:u w:val="single"/>
          </w:rPr>
          <w:delText>This text is both italic and underlined.</w:delText>
        </w:r>
      </w:del>
    </w:p>
    <w:sectPr w:rsidR="00AB7E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ED2"/>
    <w:rsid w:val="003462F6"/>
    <w:rsid w:val="005027C0"/>
    <w:rsid w:val="00AB43D2"/>
    <w:rsid w:val="00AB7ED2"/>
    <w:rsid w:val="00C53494"/>
    <w:rsid w:val="00CE7C7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2026-07-11T01:50:00Z</dcterms:modified>
</cp:coreProperties>
</file>