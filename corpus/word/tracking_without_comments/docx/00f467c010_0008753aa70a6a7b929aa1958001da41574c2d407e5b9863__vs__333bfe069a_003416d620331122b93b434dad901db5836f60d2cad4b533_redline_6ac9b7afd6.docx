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A60F957" w14:textId="77777777" w:rsidR="00BC32DD" w:rsidRPr="001A2552" w:rsidRDefault="00BC32DD" w:rsidP="00BC32DD">
      <w:pPr>
        <w:jc w:val="center"/>
        <w:rPr>
          <w:ins w:id="7" w:author="msi" w:date="2026-09-22T12:15:00Z" w16du:dateUtc="2026-09-22T16:15:00Z"/>
          <w:sz w:val="16"/>
          <w:szCs w:val="16"/>
        </w:rPr>
      </w:pPr>
      <w:ins w:id="8" w:author="msi" w:date="2026-09-22T12:15:00Z" w16du:dateUtc="2026-09-22T16:15:00Z">
        <w:r>
          <w:rPr>
            <w:b/>
            <w:sz w:val="16"/>
            <w:szCs w:val="16"/>
          </w:rPr>
          <w:t xml:space="preserve">Ankara </w:t>
        </w:r>
        <w:r w:rsidRPr="001A2552">
          <w:rPr>
            <w:b/>
            <w:sz w:val="16"/>
            <w:szCs w:val="16"/>
          </w:rPr>
          <w:t>Üniversitesi</w:t>
        </w:r>
        <w:r>
          <w:rPr>
            <w:b/>
            <w:sz w:val="16"/>
            <w:szCs w:val="16"/>
          </w:rPr>
          <w:br/>
          <w:t xml:space="preserve">Kütüphane ve Dokümantasyon Daire Başkanlığı </w:t>
        </w:r>
      </w:ins>
    </w:p>
    <w:p w14:paraId="554A5200" w14:textId="77777777" w:rsidR="00BC32DD" w:rsidRPr="001A2552" w:rsidRDefault="00BC32DD" w:rsidP="00BC32DD">
      <w:pPr>
        <w:jc w:val="center"/>
        <w:rPr>
          <w:ins w:id="9" w:author="msi" w:date="2026-09-22T12:15:00Z" w16du:dateUtc="2026-09-22T16:15:00Z"/>
          <w:b/>
          <w:sz w:val="16"/>
          <w:szCs w:val="16"/>
        </w:rPr>
      </w:pPr>
      <w:ins w:id="10" w:author="msi" w:date="2026-09-22T12:15:00Z" w16du:dateUtc="2026-09-22T16:15:00Z">
        <w:r w:rsidRPr="001A2552">
          <w:rPr>
            <w:b/>
            <w:sz w:val="16"/>
            <w:szCs w:val="16"/>
          </w:rPr>
          <w:t>Açık Ders Malzemeleri</w:t>
        </w:r>
      </w:ins>
    </w:p>
    <w:p w14:paraId="1F38AA36" w14:textId="77777777" w:rsidR="00BC32DD" w:rsidRDefault="00BC32DD" w:rsidP="00BC32DD">
      <w:pPr>
        <w:pStyle w:val="Basliklar"/>
        <w:jc w:val="center"/>
        <w:rPr>
          <w:ins w:id="11" w:author="msi" w:date="2026-09-22T12:15:00Z" w16du:dateUtc="2026-09-22T16:15:00Z"/>
          <w:sz w:val="16"/>
          <w:szCs w:val="16"/>
        </w:rPr>
      </w:pPr>
    </w:p>
    <w:p w14:paraId="5BE695C9" w14:textId="77777777" w:rsidR="00BC32DD" w:rsidRPr="001A2552" w:rsidRDefault="00BC32DD" w:rsidP="00BC32DD">
      <w:pPr>
        <w:pStyle w:val="Basliklar"/>
        <w:jc w:val="center"/>
        <w:rPr>
          <w:ins w:id="12" w:author="msi" w:date="2026-09-22T12:15:00Z" w16du:dateUtc="2026-09-22T16:15:00Z"/>
          <w:sz w:val="16"/>
          <w:szCs w:val="16"/>
        </w:rPr>
      </w:pPr>
      <w:ins w:id="13" w:author="msi" w:date="2026-09-22T12:15:00Z" w16du:dateUtc="2026-09-22T16:15:00Z">
        <w:r>
          <w:rPr>
            <w:sz w:val="16"/>
            <w:szCs w:val="16"/>
          </w:rPr>
          <w:t>Ders izlence Formu</w:t>
        </w:r>
      </w:ins>
    </w:p>
    <w:p w14:paraId="380D1464" w14:textId="77777777" w:rsidR="00BC32DD" w:rsidRPr="001A2552" w:rsidRDefault="00BC32DD" w:rsidP="00BC32DD">
      <w:pPr>
        <w:rPr>
          <w:ins w:id="14" w:author="msi" w:date="2026-09-22T12:15:00Z" w16du:dateUtc="2026-09-22T16:15:00Z"/>
          <w:sz w:val="16"/>
          <w:szCs w:val="16"/>
        </w:rPr>
      </w:pPr>
    </w:p>
    <w:p w14:paraId="4937CC61" w14:textId="77777777" w:rsidR="001A08E6" w:rsidRDefault="001A08E6" w:rsidP="00A3501D">
      <w:pPr>
        <w:ind w:right="4471"/>
        <w:outlineLvl w:val="2"/>
        <w:rPr>
          <w:del w:id="15" w:author="msi" w:date="2026-09-22T12:15:00Z" w16du:dateUtc="2026-09-22T16:15:00Z"/>
          <w:rFonts w:ascii="Times New Roman" w:hAnsi="Times New Roman"/>
          <w:bCs/>
          <w:sz w:val="28"/>
          <w:szCs w:val="28"/>
          <w:lang w:eastAsia="ru-RU"/>
        </w:rPr>
      </w:pPr>
    </w:p>
    <w:p w14:paraId="7CA87290" w14:textId="77777777" w:rsidR="009A39E4" w:rsidRDefault="009A39E4" w:rsidP="00A3501D">
      <w:pPr>
        <w:ind w:right="4471"/>
        <w:outlineLvl w:val="2"/>
        <w:rPr>
          <w:del w:id="16" w:author="msi" w:date="2026-09-22T12:15:00Z" w16du:dateUtc="2026-09-22T16:15:00Z"/>
          <w:rFonts w:ascii="Times New Roman" w:hAnsi="Times New Roman"/>
          <w:bCs/>
          <w:sz w:val="28"/>
          <w:szCs w:val="28"/>
          <w:lang w:eastAsia="ru-RU"/>
        </w:rPr>
      </w:pPr>
    </w:p>
    <w:p w14:paraId="653FE988" w14:textId="77777777" w:rsidR="009A39E4" w:rsidRDefault="009A39E4" w:rsidP="00A3501D">
      <w:pPr>
        <w:ind w:right="4471"/>
        <w:outlineLvl w:val="2"/>
        <w:rPr>
          <w:del w:id="17" w:author="msi" w:date="2026-09-22T12:15:00Z" w16du:dateUtc="2026-09-22T16:15:00Z"/>
          <w:rFonts w:ascii="Times New Roman" w:hAnsi="Times New Roman"/>
          <w:bCs/>
          <w:sz w:val="28"/>
          <w:szCs w:val="28"/>
          <w:lang w:eastAsia="ru-RU"/>
        </w:rPr>
      </w:pPr>
    </w:p>
    <w:p w14:paraId="5FEF03E9" w14:textId="77777777" w:rsidR="001A08E6" w:rsidRDefault="001A08E6" w:rsidP="00283A07">
      <w:pPr>
        <w:ind w:right="4471"/>
        <w:outlineLvl w:val="2"/>
        <w:rPr>
          <w:del w:id="18" w:author="msi" w:date="2026-09-22T12:15:00Z" w16du:dateUtc="2026-09-22T16:15:00Z"/>
          <w:rFonts w:ascii="Times New Roman" w:hAnsi="Times New Roman"/>
          <w:bCs/>
          <w:sz w:val="28"/>
          <w:szCs w:val="28"/>
          <w:lang w:eastAsia="ru-RU"/>
        </w:rPr>
      </w:pPr>
    </w:p>
    <w:p w14:paraId="6F75E4FF" w14:textId="77777777" w:rsidR="009A39E4" w:rsidRPr="009A39E4" w:rsidRDefault="009A39E4" w:rsidP="009A39E4">
      <w:pPr>
        <w:ind w:right="4471"/>
        <w:outlineLvl w:val="2"/>
        <w:rPr>
          <w:del w:id="19" w:author="msi" w:date="2026-09-22T12:15:00Z" w16du:dateUtc="2026-09-22T16:15:00Z"/>
          <w:rFonts w:ascii="Times New Roman" w:hAnsi="Times New Roman"/>
          <w:bCs/>
          <w:sz w:val="28"/>
          <w:szCs w:val="28"/>
          <w:lang w:eastAsia="ru-RU"/>
        </w:rPr>
      </w:pPr>
      <w:del w:id="20" w:author="msi" w:date="2026-09-22T12:15:00Z" w16du:dateUtc="2026-09-22T16:15:00Z">
        <w:r w:rsidRPr="009A39E4">
          <w:rPr>
            <w:rFonts w:ascii="Times New Roman" w:hAnsi="Times New Roman"/>
            <w:bCs/>
            <w:sz w:val="28"/>
            <w:szCs w:val="28"/>
            <w:lang w:eastAsia="ru-RU"/>
          </w:rPr>
          <w:delText>О внесении изменений в постановление администрации города Чебо</w:delText>
        </w:r>
        <w:r>
          <w:rPr>
            <w:rFonts w:ascii="Times New Roman" w:hAnsi="Times New Roman"/>
            <w:bCs/>
            <w:sz w:val="28"/>
            <w:szCs w:val="28"/>
            <w:lang w:eastAsia="ru-RU"/>
          </w:rPr>
          <w:delText xml:space="preserve">ксары </w:delText>
        </w:r>
        <w:r w:rsidR="004E38A1">
          <w:rPr>
            <w:rFonts w:ascii="Times New Roman" w:hAnsi="Times New Roman"/>
            <w:bCs/>
            <w:sz w:val="28"/>
            <w:szCs w:val="28"/>
            <w:lang w:eastAsia="ru-RU"/>
          </w:rPr>
          <w:br/>
        </w:r>
        <w:r>
          <w:rPr>
            <w:rFonts w:ascii="Times New Roman" w:hAnsi="Times New Roman"/>
            <w:bCs/>
            <w:sz w:val="28"/>
            <w:szCs w:val="28"/>
            <w:lang w:eastAsia="ru-RU"/>
          </w:rPr>
          <w:delText>от 29</w:delText>
        </w:r>
        <w:r w:rsidRPr="009A39E4">
          <w:rPr>
            <w:rFonts w:ascii="Times New Roman" w:hAnsi="Times New Roman"/>
            <w:bCs/>
            <w:sz w:val="28"/>
            <w:szCs w:val="28"/>
            <w:lang w:eastAsia="ru-RU"/>
          </w:rPr>
          <w:delText>.12.2021 № 24</w:delText>
        </w:r>
        <w:r>
          <w:rPr>
            <w:rFonts w:ascii="Times New Roman" w:hAnsi="Times New Roman"/>
            <w:bCs/>
            <w:sz w:val="28"/>
            <w:szCs w:val="28"/>
            <w:lang w:eastAsia="ru-RU"/>
          </w:rPr>
          <w:delText>57</w:delText>
        </w:r>
        <w:r w:rsidRPr="009A39E4">
          <w:rPr>
            <w:rFonts w:ascii="Times New Roman" w:hAnsi="Times New Roman"/>
            <w:bCs/>
            <w:sz w:val="28"/>
            <w:szCs w:val="28"/>
            <w:lang w:eastAsia="ru-RU"/>
          </w:rPr>
          <w:delText xml:space="preserve"> «Об утверждении Порядк</w:delText>
        </w:r>
        <w:r>
          <w:rPr>
            <w:rFonts w:ascii="Times New Roman" w:hAnsi="Times New Roman"/>
            <w:bCs/>
            <w:sz w:val="28"/>
            <w:szCs w:val="28"/>
            <w:lang w:eastAsia="ru-RU"/>
          </w:rPr>
          <w:delText>а</w:delText>
        </w:r>
        <w:r w:rsidRPr="009A39E4">
          <w:rPr>
            <w:rFonts w:ascii="Times New Roman" w:hAnsi="Times New Roman"/>
            <w:bCs/>
            <w:sz w:val="28"/>
            <w:szCs w:val="28"/>
            <w:lang w:eastAsia="ru-RU"/>
          </w:rPr>
          <w:delText xml:space="preserve"> учета бюджетных и денежных обязательств получателей средств бюджета города Чебоксары»</w:delText>
        </w:r>
      </w:del>
    </w:p>
    <w:p w14:paraId="18DF054C" w14:textId="77777777" w:rsidR="009A39E4" w:rsidRPr="009A39E4" w:rsidRDefault="009A39E4" w:rsidP="009A39E4">
      <w:pPr>
        <w:ind w:right="4471"/>
        <w:outlineLvl w:val="2"/>
        <w:rPr>
          <w:del w:id="21" w:author="msi" w:date="2026-09-22T12:15:00Z" w16du:dateUtc="2026-09-22T16:15:00Z"/>
          <w:rFonts w:ascii="Times New Roman" w:hAnsi="Times New Roman"/>
          <w:bCs/>
          <w:sz w:val="28"/>
          <w:szCs w:val="28"/>
          <w:lang w:eastAsia="ru-RU"/>
        </w:rPr>
      </w:pPr>
    </w:p>
    <w:p w14:paraId="3EDAF56C" w14:textId="77777777" w:rsidR="00A3501D" w:rsidRPr="00283A07" w:rsidRDefault="00A3501D" w:rsidP="00A3501D">
      <w:pPr>
        <w:ind w:right="4471"/>
        <w:outlineLvl w:val="2"/>
        <w:rPr>
          <w:del w:id="22" w:author="msi" w:date="2026-09-22T12:15:00Z" w16du:dateUtc="2026-09-22T16:15:00Z"/>
          <w:rFonts w:ascii="Times New Roman" w:hAnsi="Times New Roman"/>
          <w:sz w:val="28"/>
          <w:szCs w:val="28"/>
          <w:lang w:eastAsia="ru-RU"/>
        </w:rPr>
      </w:pPr>
    </w:p>
    <w:p w14:paraId="71060EA4" w14:textId="77777777" w:rsidR="00283A07" w:rsidRDefault="009A39E4" w:rsidP="003022CA">
      <w:pPr>
        <w:keepNext/>
        <w:keepLines/>
        <w:tabs>
          <w:tab w:val="left" w:pos="9540"/>
          <w:tab w:val="left" w:pos="9720"/>
        </w:tabs>
        <w:spacing w:line="312" w:lineRule="auto"/>
        <w:ind w:firstLine="709"/>
        <w:outlineLvl w:val="3"/>
        <w:rPr>
          <w:del w:id="23" w:author="msi" w:date="2026-09-22T12:15:00Z" w16du:dateUtc="2026-09-22T16:15:00Z"/>
          <w:rFonts w:ascii="Times New Roman" w:hAnsi="Times New Roman"/>
          <w:bCs/>
          <w:sz w:val="28"/>
          <w:szCs w:val="28"/>
          <w:lang w:eastAsia="ru-RU"/>
        </w:rPr>
      </w:pPr>
      <w:del w:id="24" w:author="msi" w:date="2026-09-22T12:15:00Z" w16du:dateUtc="2026-09-22T16:15:00Z">
        <w:r w:rsidRPr="009A39E4">
          <w:rPr>
            <w:rFonts w:ascii="Times New Roman" w:hAnsi="Times New Roman"/>
            <w:bCs/>
            <w:sz w:val="28"/>
            <w:szCs w:val="28"/>
            <w:lang w:eastAsia="ru-RU"/>
          </w:rPr>
          <w:delText>В соответствии</w:delText>
        </w:r>
        <w:r>
          <w:rPr>
            <w:rFonts w:ascii="Times New Roman" w:hAnsi="Times New Roman"/>
            <w:bCs/>
            <w:sz w:val="28"/>
            <w:szCs w:val="28"/>
            <w:lang w:eastAsia="ru-RU"/>
          </w:rPr>
          <w:delText xml:space="preserve"> с</w:delText>
        </w:r>
        <w:r w:rsidR="001A08E6">
          <w:rPr>
            <w:rFonts w:ascii="Times New Roman" w:hAnsi="Times New Roman"/>
            <w:bCs/>
            <w:sz w:val="28"/>
            <w:szCs w:val="28"/>
            <w:lang w:eastAsia="ru-RU"/>
          </w:rPr>
          <w:delText xml:space="preserve"> приказом Мин</w:delText>
        </w:r>
        <w:r w:rsidR="00882D51">
          <w:rPr>
            <w:rFonts w:ascii="Times New Roman" w:hAnsi="Times New Roman"/>
            <w:bCs/>
            <w:sz w:val="28"/>
            <w:szCs w:val="28"/>
            <w:lang w:eastAsia="ru-RU"/>
          </w:rPr>
          <w:delText xml:space="preserve">истерства </w:delText>
        </w:r>
        <w:r w:rsidR="001A08E6">
          <w:rPr>
            <w:rFonts w:ascii="Times New Roman" w:hAnsi="Times New Roman"/>
            <w:bCs/>
            <w:sz w:val="28"/>
            <w:szCs w:val="28"/>
            <w:lang w:eastAsia="ru-RU"/>
          </w:rPr>
          <w:delText>фина</w:delText>
        </w:r>
        <w:r w:rsidR="00882D51">
          <w:rPr>
            <w:rFonts w:ascii="Times New Roman" w:hAnsi="Times New Roman"/>
            <w:bCs/>
            <w:sz w:val="28"/>
            <w:szCs w:val="28"/>
            <w:lang w:eastAsia="ru-RU"/>
          </w:rPr>
          <w:delText>нсов</w:delText>
        </w:r>
        <w:r w:rsidR="001A08E6">
          <w:rPr>
            <w:rFonts w:ascii="Times New Roman" w:hAnsi="Times New Roman"/>
            <w:bCs/>
            <w:sz w:val="28"/>
            <w:szCs w:val="28"/>
            <w:lang w:eastAsia="ru-RU"/>
          </w:rPr>
          <w:delText xml:space="preserve"> Росси</w:delText>
        </w:r>
        <w:r w:rsidR="00882D51">
          <w:rPr>
            <w:rFonts w:ascii="Times New Roman" w:hAnsi="Times New Roman"/>
            <w:bCs/>
            <w:sz w:val="28"/>
            <w:szCs w:val="28"/>
            <w:lang w:eastAsia="ru-RU"/>
          </w:rPr>
          <w:delText xml:space="preserve">йской Федерации </w:delText>
        </w:r>
        <w:r w:rsidR="001A08E6" w:rsidRPr="001A08E6">
          <w:rPr>
            <w:rFonts w:ascii="Times New Roman" w:hAnsi="Times New Roman"/>
            <w:bCs/>
            <w:sz w:val="28"/>
            <w:szCs w:val="28"/>
            <w:lang w:eastAsia="ru-RU"/>
          </w:rPr>
          <w:delText>от</w:delText>
        </w:r>
        <w:r w:rsidR="00882D51">
          <w:rPr>
            <w:rFonts w:ascii="Times New Roman" w:hAnsi="Times New Roman"/>
            <w:bCs/>
            <w:sz w:val="28"/>
            <w:szCs w:val="28"/>
            <w:lang w:eastAsia="ru-RU"/>
          </w:rPr>
          <w:delText xml:space="preserve"> </w:delText>
        </w:r>
        <w:r>
          <w:rPr>
            <w:rFonts w:ascii="Times New Roman" w:hAnsi="Times New Roman"/>
            <w:bCs/>
            <w:sz w:val="28"/>
            <w:szCs w:val="28"/>
            <w:lang w:eastAsia="ru-RU"/>
          </w:rPr>
          <w:delText>30.10.2020</w:delText>
        </w:r>
        <w:r w:rsidR="00882D51">
          <w:rPr>
            <w:rFonts w:ascii="Times New Roman" w:hAnsi="Times New Roman"/>
            <w:bCs/>
            <w:sz w:val="28"/>
            <w:szCs w:val="28"/>
            <w:lang w:eastAsia="ru-RU"/>
          </w:rPr>
          <w:delText xml:space="preserve"> </w:delText>
        </w:r>
        <w:r w:rsidR="001D1498">
          <w:rPr>
            <w:rFonts w:ascii="Times New Roman" w:hAnsi="Times New Roman"/>
            <w:bCs/>
            <w:sz w:val="28"/>
            <w:szCs w:val="28"/>
            <w:lang w:eastAsia="ru-RU"/>
          </w:rPr>
          <w:delText xml:space="preserve">№ </w:delText>
        </w:r>
        <w:r>
          <w:rPr>
            <w:rFonts w:ascii="Times New Roman" w:hAnsi="Times New Roman"/>
            <w:bCs/>
            <w:sz w:val="28"/>
            <w:szCs w:val="28"/>
            <w:lang w:eastAsia="ru-RU"/>
          </w:rPr>
          <w:delText>258</w:delText>
        </w:r>
        <w:r w:rsidR="001A08E6" w:rsidRPr="001A08E6">
          <w:rPr>
            <w:rFonts w:ascii="Times New Roman" w:hAnsi="Times New Roman"/>
            <w:bCs/>
            <w:sz w:val="28"/>
            <w:szCs w:val="28"/>
            <w:lang w:eastAsia="ru-RU"/>
          </w:rPr>
          <w:delText>н</w:delText>
        </w:r>
        <w:r w:rsidR="001A08E6">
          <w:rPr>
            <w:rFonts w:ascii="Times New Roman" w:hAnsi="Times New Roman"/>
            <w:bCs/>
            <w:sz w:val="28"/>
            <w:szCs w:val="28"/>
            <w:lang w:eastAsia="ru-RU"/>
          </w:rPr>
          <w:delText xml:space="preserve"> </w:delText>
        </w:r>
        <w:r w:rsidR="001C1227">
          <w:rPr>
            <w:rFonts w:ascii="Times New Roman" w:hAnsi="Times New Roman"/>
            <w:bCs/>
            <w:sz w:val="28"/>
            <w:szCs w:val="28"/>
            <w:lang w:eastAsia="ru-RU"/>
          </w:rPr>
          <w:delText>«</w:delText>
        </w:r>
        <w:r w:rsidR="001A08E6" w:rsidRPr="001A08E6">
          <w:rPr>
            <w:rFonts w:ascii="Times New Roman" w:hAnsi="Times New Roman"/>
            <w:bCs/>
            <w:sz w:val="28"/>
            <w:szCs w:val="28"/>
            <w:lang w:eastAsia="ru-RU"/>
          </w:rPr>
          <w:delText>О</w:delText>
        </w:r>
        <w:r>
          <w:rPr>
            <w:rFonts w:ascii="Times New Roman" w:hAnsi="Times New Roman"/>
            <w:bCs/>
            <w:sz w:val="28"/>
            <w:szCs w:val="28"/>
            <w:lang w:eastAsia="ru-RU"/>
          </w:rPr>
          <w:delText>б утверждении</w:delText>
        </w:r>
        <w:r w:rsidR="001A08E6" w:rsidRPr="001A08E6">
          <w:rPr>
            <w:rFonts w:ascii="Times New Roman" w:hAnsi="Times New Roman"/>
            <w:bCs/>
            <w:sz w:val="28"/>
            <w:szCs w:val="28"/>
            <w:lang w:eastAsia="ru-RU"/>
          </w:rPr>
          <w:delText xml:space="preserve"> Порядк</w:delText>
        </w:r>
        <w:r>
          <w:rPr>
            <w:rFonts w:ascii="Times New Roman" w:hAnsi="Times New Roman"/>
            <w:bCs/>
            <w:sz w:val="28"/>
            <w:szCs w:val="28"/>
            <w:lang w:eastAsia="ru-RU"/>
          </w:rPr>
          <w:delText>а</w:delText>
        </w:r>
        <w:r w:rsidR="001A08E6" w:rsidRPr="001A08E6">
          <w:rPr>
            <w:rFonts w:ascii="Times New Roman" w:hAnsi="Times New Roman"/>
            <w:bCs/>
            <w:sz w:val="28"/>
            <w:szCs w:val="28"/>
            <w:lang w:eastAsia="ru-RU"/>
          </w:rPr>
          <w:delText xml:space="preserve"> учета бюджетных и денежных обязательств получателей средств федерального бюджета территориальными органами Федерального казначейства</w:delText>
        </w:r>
        <w:r>
          <w:rPr>
            <w:rFonts w:ascii="Times New Roman" w:hAnsi="Times New Roman"/>
            <w:bCs/>
            <w:sz w:val="28"/>
            <w:szCs w:val="28"/>
            <w:lang w:eastAsia="ru-RU"/>
          </w:rPr>
          <w:delText xml:space="preserve">» </w:delText>
        </w:r>
        <w:r w:rsidR="00355E40" w:rsidRPr="00355E40">
          <w:rPr>
            <w:rFonts w:ascii="Times New Roman" w:hAnsi="Times New Roman"/>
            <w:bCs/>
            <w:sz w:val="28"/>
            <w:szCs w:val="28"/>
            <w:lang w:eastAsia="ru-RU"/>
          </w:rPr>
          <w:delText>и с целью приведения</w:delText>
        </w:r>
        <w:r>
          <w:rPr>
            <w:rFonts w:ascii="Times New Roman" w:hAnsi="Times New Roman"/>
            <w:bCs/>
            <w:sz w:val="28"/>
            <w:szCs w:val="28"/>
            <w:lang w:eastAsia="ru-RU"/>
          </w:rPr>
          <w:delText xml:space="preserve"> муниципального правового акта города Чебоксары </w:delText>
        </w:r>
        <w:r w:rsidR="00355E40" w:rsidRPr="00355E40">
          <w:rPr>
            <w:rFonts w:ascii="Times New Roman" w:hAnsi="Times New Roman"/>
            <w:bCs/>
            <w:sz w:val="28"/>
            <w:szCs w:val="28"/>
            <w:lang w:eastAsia="ru-RU"/>
          </w:rPr>
          <w:delText>в соответствие</w:delText>
        </w:r>
        <w:r w:rsidR="00355E40">
          <w:rPr>
            <w:rFonts w:ascii="Times New Roman" w:hAnsi="Times New Roman"/>
            <w:bCs/>
            <w:sz w:val="28"/>
            <w:szCs w:val="28"/>
            <w:lang w:eastAsia="ru-RU"/>
          </w:rPr>
          <w:delText xml:space="preserve"> </w:delText>
        </w:r>
        <w:r w:rsidR="00355E40" w:rsidRPr="00355E40">
          <w:rPr>
            <w:rFonts w:ascii="Times New Roman" w:hAnsi="Times New Roman"/>
            <w:bCs/>
            <w:sz w:val="28"/>
            <w:szCs w:val="28"/>
            <w:lang w:eastAsia="ru-RU"/>
          </w:rPr>
          <w:delText xml:space="preserve">с </w:delText>
        </w:r>
        <w:r>
          <w:rPr>
            <w:rFonts w:ascii="Times New Roman" w:hAnsi="Times New Roman"/>
            <w:bCs/>
            <w:sz w:val="28"/>
            <w:szCs w:val="28"/>
            <w:lang w:eastAsia="ru-RU"/>
          </w:rPr>
          <w:delText xml:space="preserve">требованиями </w:delText>
        </w:r>
        <w:r w:rsidR="00355E40" w:rsidRPr="00355E40">
          <w:rPr>
            <w:rFonts w:ascii="Times New Roman" w:hAnsi="Times New Roman"/>
            <w:bCs/>
            <w:sz w:val="28"/>
            <w:szCs w:val="28"/>
            <w:lang w:eastAsia="ru-RU"/>
          </w:rPr>
          <w:delText>действующ</w:delText>
        </w:r>
        <w:r>
          <w:rPr>
            <w:rFonts w:ascii="Times New Roman" w:hAnsi="Times New Roman"/>
            <w:bCs/>
            <w:sz w:val="28"/>
            <w:szCs w:val="28"/>
            <w:lang w:eastAsia="ru-RU"/>
          </w:rPr>
          <w:delText>его</w:delText>
        </w:r>
        <w:r w:rsidR="00355E40" w:rsidRPr="00355E40">
          <w:rPr>
            <w:rFonts w:ascii="Times New Roman" w:hAnsi="Times New Roman"/>
            <w:bCs/>
            <w:sz w:val="28"/>
            <w:szCs w:val="28"/>
            <w:lang w:eastAsia="ru-RU"/>
          </w:rPr>
          <w:delText xml:space="preserve"> законодательств</w:delText>
        </w:r>
        <w:r>
          <w:rPr>
            <w:rFonts w:ascii="Times New Roman" w:hAnsi="Times New Roman"/>
            <w:bCs/>
            <w:sz w:val="28"/>
            <w:szCs w:val="28"/>
            <w:lang w:eastAsia="ru-RU"/>
          </w:rPr>
          <w:delText>а</w:delText>
        </w:r>
        <w:r w:rsidR="00355E40" w:rsidRPr="00355E40">
          <w:rPr>
            <w:rFonts w:ascii="Times New Roman" w:hAnsi="Times New Roman"/>
            <w:bCs/>
            <w:sz w:val="28"/>
            <w:szCs w:val="28"/>
            <w:lang w:eastAsia="ru-RU"/>
          </w:rPr>
          <w:delText xml:space="preserve"> Российской Федерации</w:delText>
        </w:r>
        <w:r w:rsidR="00355E40">
          <w:rPr>
            <w:rFonts w:ascii="Times New Roman" w:hAnsi="Times New Roman"/>
            <w:bCs/>
            <w:sz w:val="28"/>
            <w:szCs w:val="28"/>
            <w:lang w:eastAsia="ru-RU"/>
          </w:rPr>
          <w:delText xml:space="preserve"> </w:delText>
        </w:r>
        <w:r w:rsidR="00283A07" w:rsidRPr="00283A07">
          <w:rPr>
            <w:rFonts w:ascii="Times New Roman" w:hAnsi="Times New Roman"/>
            <w:bCs/>
            <w:sz w:val="28"/>
            <w:szCs w:val="28"/>
            <w:lang w:eastAsia="ru-RU"/>
          </w:rPr>
          <w:delText xml:space="preserve">администрация города Чебоксары </w:delText>
        </w:r>
        <w:r w:rsidR="00283A07" w:rsidRPr="00283A07">
          <w:rPr>
            <w:rFonts w:ascii="Times New Roman" w:hAnsi="Times New Roman"/>
            <w:bCs/>
            <w:spacing w:val="60"/>
            <w:sz w:val="28"/>
            <w:szCs w:val="28"/>
            <w:lang w:eastAsia="ru-RU"/>
          </w:rPr>
          <w:delText>постановляет:</w:delText>
        </w:r>
        <w:r w:rsidR="00283A07" w:rsidRPr="00283A07">
          <w:rPr>
            <w:rFonts w:ascii="Times New Roman" w:hAnsi="Times New Roman"/>
            <w:bCs/>
            <w:sz w:val="28"/>
            <w:szCs w:val="28"/>
            <w:lang w:eastAsia="ru-RU"/>
          </w:rPr>
          <w:delText xml:space="preserve"> </w:delText>
        </w:r>
      </w:del>
    </w:p>
    <w:p w14:paraId="106CA4B0" w14:textId="77777777" w:rsidR="009A39E4" w:rsidRDefault="003022CA" w:rsidP="003022CA">
      <w:pPr>
        <w:keepNext/>
        <w:keepLines/>
        <w:tabs>
          <w:tab w:val="left" w:pos="9540"/>
          <w:tab w:val="left" w:pos="9720"/>
        </w:tabs>
        <w:spacing w:line="312" w:lineRule="auto"/>
        <w:ind w:firstLine="709"/>
        <w:outlineLvl w:val="3"/>
        <w:rPr>
          <w:del w:id="25" w:author="msi" w:date="2026-09-22T12:15:00Z" w16du:dateUtc="2026-09-22T16:15:00Z"/>
          <w:rFonts w:ascii="Times New Roman" w:hAnsi="Times New Roman"/>
          <w:bCs/>
          <w:sz w:val="28"/>
          <w:szCs w:val="28"/>
          <w:lang w:eastAsia="ru-RU"/>
        </w:rPr>
      </w:pPr>
      <w:del w:id="26" w:author="msi" w:date="2026-09-22T12:15:00Z" w16du:dateUtc="2026-09-22T16:15:00Z">
        <w:r>
          <w:rPr>
            <w:rFonts w:ascii="Times New Roman" w:hAnsi="Times New Roman"/>
            <w:bCs/>
            <w:sz w:val="28"/>
            <w:szCs w:val="28"/>
            <w:lang w:eastAsia="ru-RU"/>
          </w:rPr>
          <w:delText>1.1.</w:delText>
        </w:r>
        <w:r w:rsidRPr="003022CA">
          <w:delText xml:space="preserve"> </w:delText>
        </w:r>
        <w:r>
          <w:rPr>
            <w:rFonts w:ascii="Times New Roman" w:hAnsi="Times New Roman"/>
            <w:bCs/>
            <w:sz w:val="28"/>
            <w:szCs w:val="28"/>
            <w:lang w:eastAsia="ru-RU"/>
          </w:rPr>
          <w:delText>Внести</w:delText>
        </w:r>
        <w:r w:rsidRPr="003022CA">
          <w:rPr>
            <w:rFonts w:ascii="Times New Roman" w:hAnsi="Times New Roman"/>
            <w:bCs/>
            <w:sz w:val="28"/>
            <w:szCs w:val="28"/>
            <w:lang w:eastAsia="ru-RU"/>
          </w:rPr>
          <w:delText xml:space="preserve"> в постановление администрации города Чебоксары Чувашской Республики от 29.12.2021 № 2457 «Об утверждении Порядка учета бюджетных и денежных обязательств получателей средств бюджета города Чебоксары»</w:delText>
        </w:r>
        <w:r w:rsidR="00001ACC">
          <w:rPr>
            <w:rFonts w:ascii="Times New Roman" w:hAnsi="Times New Roman"/>
            <w:bCs/>
            <w:sz w:val="28"/>
            <w:szCs w:val="28"/>
            <w:lang w:eastAsia="ru-RU"/>
          </w:rPr>
          <w:delText xml:space="preserve"> следующие изменения:</w:delText>
        </w:r>
      </w:del>
    </w:p>
    <w:p w14:paraId="32F6B833" w14:textId="77777777" w:rsidR="00B019C8" w:rsidRPr="00B019C8" w:rsidRDefault="00B019C8" w:rsidP="00B019C8">
      <w:pPr>
        <w:keepNext/>
        <w:keepLines/>
        <w:tabs>
          <w:tab w:val="left" w:pos="9540"/>
          <w:tab w:val="left" w:pos="9720"/>
        </w:tabs>
        <w:spacing w:line="312" w:lineRule="auto"/>
        <w:ind w:firstLine="709"/>
        <w:outlineLvl w:val="3"/>
        <w:rPr>
          <w:del w:id="27" w:author="msi" w:date="2026-09-22T12:15:00Z" w16du:dateUtc="2026-09-22T16:15:00Z"/>
          <w:rFonts w:ascii="Times New Roman" w:hAnsi="Times New Roman"/>
          <w:bCs/>
          <w:sz w:val="28"/>
          <w:szCs w:val="28"/>
          <w:lang w:eastAsia="ru-RU"/>
        </w:rPr>
      </w:pPr>
      <w:del w:id="28" w:author="msi" w:date="2026-09-22T12:15:00Z" w16du:dateUtc="2026-09-22T16:15:00Z">
        <w:r w:rsidRPr="00B019C8">
          <w:rPr>
            <w:rFonts w:ascii="Times New Roman" w:hAnsi="Times New Roman"/>
            <w:bCs/>
            <w:sz w:val="28"/>
            <w:szCs w:val="28"/>
            <w:lang w:eastAsia="ru-RU"/>
          </w:rPr>
          <w:delText>преамбулу изложит</w:delText>
        </w:r>
        <w:r w:rsidR="002F35E2">
          <w:rPr>
            <w:rFonts w:ascii="Times New Roman" w:hAnsi="Times New Roman"/>
            <w:bCs/>
            <w:sz w:val="28"/>
            <w:szCs w:val="28"/>
            <w:lang w:eastAsia="ru-RU"/>
          </w:rPr>
          <w:delText>ь</w:delText>
        </w:r>
        <w:r w:rsidRPr="00B019C8">
          <w:rPr>
            <w:rFonts w:ascii="Times New Roman" w:hAnsi="Times New Roman"/>
            <w:bCs/>
            <w:sz w:val="28"/>
            <w:szCs w:val="28"/>
            <w:lang w:eastAsia="ru-RU"/>
          </w:rPr>
          <w:delText xml:space="preserve"> в следующей редакции:</w:delText>
        </w:r>
      </w:del>
    </w:p>
    <w:p w14:paraId="3E054236" w14:textId="77777777" w:rsidR="00B019C8" w:rsidRPr="00283A07" w:rsidRDefault="00B019C8" w:rsidP="00B019C8">
      <w:pPr>
        <w:keepNext/>
        <w:keepLines/>
        <w:tabs>
          <w:tab w:val="left" w:pos="9540"/>
          <w:tab w:val="left" w:pos="9720"/>
        </w:tabs>
        <w:spacing w:line="312" w:lineRule="auto"/>
        <w:ind w:firstLine="709"/>
        <w:outlineLvl w:val="3"/>
        <w:rPr>
          <w:del w:id="29" w:author="msi" w:date="2026-09-22T12:15:00Z" w16du:dateUtc="2026-09-22T16:15:00Z"/>
          <w:rFonts w:ascii="Times New Roman" w:hAnsi="Times New Roman"/>
          <w:bCs/>
          <w:sz w:val="28"/>
          <w:szCs w:val="28"/>
          <w:lang w:eastAsia="ru-RU"/>
        </w:rPr>
      </w:pPr>
      <w:del w:id="30" w:author="msi" w:date="2026-09-22T12:15:00Z" w16du:dateUtc="2026-09-22T16:15:00Z">
        <w:r w:rsidRPr="00B019C8">
          <w:rPr>
            <w:rFonts w:ascii="Times New Roman" w:hAnsi="Times New Roman"/>
            <w:bCs/>
            <w:sz w:val="28"/>
            <w:szCs w:val="28"/>
            <w:lang w:eastAsia="ru-RU"/>
          </w:rPr>
          <w:delText>«В соответствии со стать</w:delText>
        </w:r>
        <w:r>
          <w:rPr>
            <w:rFonts w:ascii="Times New Roman" w:hAnsi="Times New Roman"/>
            <w:bCs/>
            <w:sz w:val="28"/>
            <w:szCs w:val="28"/>
            <w:lang w:eastAsia="ru-RU"/>
          </w:rPr>
          <w:delText>ей</w:delText>
        </w:r>
        <w:r w:rsidRPr="00B019C8">
          <w:rPr>
            <w:rFonts w:ascii="Times New Roman" w:hAnsi="Times New Roman"/>
            <w:bCs/>
            <w:sz w:val="28"/>
            <w:szCs w:val="28"/>
            <w:lang w:eastAsia="ru-RU"/>
          </w:rPr>
          <w:delText xml:space="preserve"> 219</w:delText>
        </w:r>
        <w:r>
          <w:rPr>
            <w:rFonts w:ascii="Times New Roman" w:hAnsi="Times New Roman"/>
            <w:bCs/>
            <w:sz w:val="28"/>
            <w:szCs w:val="28"/>
            <w:lang w:eastAsia="ru-RU"/>
          </w:rPr>
          <w:delText xml:space="preserve"> </w:delText>
        </w:r>
        <w:r w:rsidRPr="00B019C8">
          <w:rPr>
            <w:rFonts w:ascii="Times New Roman" w:hAnsi="Times New Roman"/>
            <w:bCs/>
            <w:sz w:val="28"/>
            <w:szCs w:val="28"/>
            <w:lang w:eastAsia="ru-RU"/>
          </w:rPr>
          <w:delText>Бюджетного кодекса Российской Федерации администрация города Чебоксары постановляет:»</w:delText>
        </w:r>
      </w:del>
    </w:p>
    <w:p w14:paraId="6AC9E89B" w14:textId="77777777" w:rsidR="00283A07" w:rsidRDefault="00283A07" w:rsidP="001D72E4">
      <w:pPr>
        <w:spacing w:line="312" w:lineRule="auto"/>
        <w:ind w:firstLine="709"/>
        <w:rPr>
          <w:del w:id="31" w:author="msi" w:date="2026-09-22T12:15:00Z" w16du:dateUtc="2026-09-22T16:15:00Z"/>
          <w:rFonts w:ascii="Times New Roman" w:hAnsi="Times New Roman"/>
          <w:sz w:val="28"/>
          <w:szCs w:val="28"/>
          <w:lang w:eastAsia="ru-RU"/>
        </w:rPr>
      </w:pPr>
      <w:del w:id="32" w:author="msi" w:date="2026-09-22T12:15:00Z" w16du:dateUtc="2026-09-22T16:15:00Z">
        <w:r w:rsidRPr="00283A07">
          <w:rPr>
            <w:rFonts w:ascii="Times New Roman" w:hAnsi="Times New Roman"/>
            <w:sz w:val="28"/>
            <w:szCs w:val="28"/>
            <w:lang w:eastAsia="ru-RU"/>
          </w:rPr>
          <w:delText>1</w:delText>
        </w:r>
        <w:r w:rsidR="00B019C8">
          <w:rPr>
            <w:rFonts w:ascii="Times New Roman" w:hAnsi="Times New Roman"/>
            <w:sz w:val="28"/>
            <w:szCs w:val="28"/>
            <w:lang w:eastAsia="ru-RU"/>
          </w:rPr>
          <w:delText>.2. В</w:delText>
        </w:r>
        <w:r w:rsidRPr="00283A07">
          <w:rPr>
            <w:rFonts w:ascii="Times New Roman" w:hAnsi="Times New Roman"/>
            <w:sz w:val="28"/>
            <w:szCs w:val="28"/>
            <w:lang w:eastAsia="ru-RU"/>
          </w:rPr>
          <w:delText xml:space="preserve"> </w:delText>
        </w:r>
        <w:r w:rsidR="001A08E6" w:rsidRPr="001A08E6">
          <w:rPr>
            <w:rFonts w:ascii="Times New Roman" w:hAnsi="Times New Roman"/>
            <w:sz w:val="28"/>
            <w:szCs w:val="28"/>
            <w:lang w:eastAsia="ru-RU"/>
          </w:rPr>
          <w:delText>Порядк</w:delText>
        </w:r>
        <w:r w:rsidR="00B019C8">
          <w:rPr>
            <w:rFonts w:ascii="Times New Roman" w:hAnsi="Times New Roman"/>
            <w:sz w:val="28"/>
            <w:szCs w:val="28"/>
            <w:lang w:eastAsia="ru-RU"/>
          </w:rPr>
          <w:delText>е</w:delText>
        </w:r>
        <w:r w:rsidR="001A08E6" w:rsidRPr="001A08E6">
          <w:rPr>
            <w:rFonts w:ascii="Times New Roman" w:hAnsi="Times New Roman"/>
            <w:sz w:val="28"/>
            <w:szCs w:val="28"/>
            <w:lang w:eastAsia="ru-RU"/>
          </w:rPr>
          <w:delText xml:space="preserve"> учета бюджетных и денежных обязательств получателей средств бюджета города Чебоксары</w:delText>
        </w:r>
        <w:r w:rsidR="00DB095D">
          <w:rPr>
            <w:rFonts w:ascii="Times New Roman" w:hAnsi="Times New Roman"/>
            <w:sz w:val="28"/>
            <w:szCs w:val="28"/>
            <w:lang w:eastAsia="ru-RU"/>
          </w:rPr>
          <w:delText xml:space="preserve"> (далее - Порядок)</w:delText>
        </w:r>
        <w:r w:rsidRPr="00283A07">
          <w:rPr>
            <w:rFonts w:ascii="Times New Roman" w:hAnsi="Times New Roman"/>
            <w:sz w:val="28"/>
            <w:szCs w:val="28"/>
            <w:lang w:eastAsia="ru-RU"/>
          </w:rPr>
          <w:delText>:</w:delText>
        </w:r>
      </w:del>
    </w:p>
    <w:p w14:paraId="5EED7E17" w14:textId="77777777" w:rsidR="00D25FC9" w:rsidRPr="00D25FC9" w:rsidRDefault="00D25FC9" w:rsidP="00D25FC9">
      <w:pPr>
        <w:spacing w:line="312" w:lineRule="auto"/>
        <w:ind w:firstLine="709"/>
        <w:rPr>
          <w:del w:id="33" w:author="msi" w:date="2026-09-22T12:15:00Z" w16du:dateUtc="2026-09-22T16:15:00Z"/>
          <w:rFonts w:ascii="Times New Roman" w:hAnsi="Times New Roman"/>
          <w:sz w:val="28"/>
          <w:szCs w:val="28"/>
          <w:lang w:eastAsia="ru-RU"/>
        </w:rPr>
      </w:pPr>
      <w:del w:id="34" w:author="msi" w:date="2026-09-22T12:15:00Z" w16du:dateUtc="2026-09-22T16:15:00Z">
        <w:r w:rsidRPr="00D25FC9">
          <w:rPr>
            <w:rFonts w:ascii="Times New Roman" w:hAnsi="Times New Roman"/>
            <w:sz w:val="28"/>
            <w:szCs w:val="28"/>
            <w:lang w:eastAsia="ru-RU"/>
          </w:rPr>
          <w:delText>пункт 6 дополнить абзацем следующего содержания:</w:delText>
        </w:r>
      </w:del>
    </w:p>
    <w:p w14:paraId="580B14E4" w14:textId="77777777" w:rsidR="0023433B" w:rsidRDefault="00D25FC9" w:rsidP="001D72E4">
      <w:pPr>
        <w:spacing w:line="312" w:lineRule="auto"/>
        <w:ind w:firstLine="709"/>
        <w:rPr>
          <w:del w:id="35" w:author="msi" w:date="2026-09-22T12:15:00Z" w16du:dateUtc="2026-09-22T16:15:00Z"/>
          <w:rFonts w:ascii="Times New Roman" w:hAnsi="Times New Roman"/>
          <w:sz w:val="28"/>
          <w:szCs w:val="28"/>
          <w:lang w:eastAsia="ru-RU"/>
        </w:rPr>
      </w:pPr>
      <w:del w:id="36" w:author="msi" w:date="2026-09-22T12:15:00Z" w16du:dateUtc="2026-09-22T16:15:00Z">
        <w:r w:rsidRPr="00D25FC9">
          <w:rPr>
            <w:rFonts w:ascii="Times New Roman" w:hAnsi="Times New Roman"/>
            <w:sz w:val="28"/>
            <w:szCs w:val="28"/>
            <w:lang w:eastAsia="ru-RU"/>
          </w:rPr>
          <w:delText xml:space="preserve">«Сведения о бюджетном обязательстве и Сведения о денежном обязательстве </w:delText>
        </w:r>
        <w:r>
          <w:rPr>
            <w:rFonts w:ascii="Times New Roman" w:hAnsi="Times New Roman"/>
            <w:sz w:val="28"/>
            <w:szCs w:val="28"/>
            <w:lang w:eastAsia="ru-RU"/>
          </w:rPr>
          <w:delText>формир</w:delText>
        </w:r>
        <w:r w:rsidR="0023433B">
          <w:rPr>
            <w:rFonts w:ascii="Times New Roman" w:hAnsi="Times New Roman"/>
            <w:sz w:val="28"/>
            <w:szCs w:val="28"/>
            <w:lang w:eastAsia="ru-RU"/>
          </w:rPr>
          <w:delText>уются</w:delText>
        </w:r>
        <w:r w:rsidRPr="00D25FC9">
          <w:rPr>
            <w:rFonts w:ascii="Times New Roman" w:hAnsi="Times New Roman"/>
            <w:sz w:val="28"/>
            <w:szCs w:val="28"/>
            <w:lang w:eastAsia="ru-RU"/>
          </w:rPr>
          <w:delText xml:space="preserve"> с использованием единой информац</w:delText>
        </w:r>
        <w:r>
          <w:rPr>
            <w:rFonts w:ascii="Times New Roman" w:hAnsi="Times New Roman"/>
            <w:sz w:val="28"/>
            <w:szCs w:val="28"/>
            <w:lang w:eastAsia="ru-RU"/>
          </w:rPr>
          <w:delText>ионной системы в сфере закупок</w:delText>
        </w:r>
        <w:r w:rsidR="0023433B">
          <w:rPr>
            <w:rFonts w:ascii="Times New Roman" w:hAnsi="Times New Roman"/>
            <w:sz w:val="28"/>
            <w:szCs w:val="28"/>
            <w:lang w:eastAsia="ru-RU"/>
          </w:rPr>
          <w:delText xml:space="preserve"> </w:delText>
        </w:r>
        <w:r w:rsidR="0023433B" w:rsidRPr="0023433B">
          <w:rPr>
            <w:rFonts w:ascii="Times New Roman" w:hAnsi="Times New Roman"/>
            <w:sz w:val="28"/>
            <w:szCs w:val="28"/>
            <w:lang w:eastAsia="ru-RU"/>
          </w:rPr>
          <w:delText xml:space="preserve">на основании документов-оснований, документов, подтверждающих возникновение денежного обязательства, предусмотренных пунктом </w:delText>
        </w:r>
        <w:r w:rsidR="0023433B">
          <w:rPr>
            <w:rFonts w:ascii="Times New Roman" w:hAnsi="Times New Roman"/>
            <w:sz w:val="28"/>
            <w:szCs w:val="28"/>
            <w:lang w:eastAsia="ru-RU"/>
          </w:rPr>
          <w:delText>1</w:delText>
        </w:r>
        <w:r w:rsidR="0023433B" w:rsidRPr="0023433B">
          <w:rPr>
            <w:rFonts w:ascii="Times New Roman" w:hAnsi="Times New Roman"/>
            <w:sz w:val="28"/>
            <w:szCs w:val="28"/>
            <w:lang w:eastAsia="ru-RU"/>
          </w:rPr>
          <w:delText xml:space="preserve"> Перечня</w:delText>
        </w:r>
        <w:r w:rsidR="0023433B">
          <w:rPr>
            <w:rFonts w:ascii="Times New Roman" w:hAnsi="Times New Roman"/>
            <w:sz w:val="28"/>
            <w:szCs w:val="28"/>
            <w:lang w:eastAsia="ru-RU"/>
          </w:rPr>
          <w:delText>.»;</w:delText>
        </w:r>
      </w:del>
    </w:p>
    <w:p w14:paraId="3C2D552E" w14:textId="77777777" w:rsidR="00364E9B" w:rsidRDefault="00364E9B" w:rsidP="001D72E4">
      <w:pPr>
        <w:spacing w:line="312" w:lineRule="auto"/>
        <w:ind w:firstLine="709"/>
        <w:rPr>
          <w:del w:id="37" w:author="msi" w:date="2026-09-22T12:15:00Z" w16du:dateUtc="2026-09-22T16:15:00Z"/>
          <w:rFonts w:ascii="Times New Roman" w:hAnsi="Times New Roman"/>
          <w:sz w:val="28"/>
          <w:szCs w:val="28"/>
          <w:lang w:eastAsia="ru-RU"/>
        </w:rPr>
      </w:pPr>
      <w:del w:id="38" w:author="msi" w:date="2026-09-22T12:15:00Z" w16du:dateUtc="2026-09-22T16:15:00Z">
        <w:r w:rsidRPr="00364E9B">
          <w:rPr>
            <w:rFonts w:ascii="Times New Roman" w:hAnsi="Times New Roman"/>
            <w:sz w:val="28"/>
            <w:szCs w:val="28"/>
            <w:lang w:eastAsia="ru-RU"/>
          </w:rPr>
          <w:delText xml:space="preserve">пункт </w:delText>
        </w:r>
        <w:r>
          <w:rPr>
            <w:rFonts w:ascii="Times New Roman" w:hAnsi="Times New Roman"/>
            <w:sz w:val="28"/>
            <w:szCs w:val="28"/>
            <w:lang w:eastAsia="ru-RU"/>
          </w:rPr>
          <w:delText>12</w:delText>
        </w:r>
        <w:r w:rsidRPr="00364E9B">
          <w:rPr>
            <w:rFonts w:ascii="Times New Roman" w:hAnsi="Times New Roman"/>
            <w:sz w:val="28"/>
            <w:szCs w:val="28"/>
            <w:lang w:eastAsia="ru-RU"/>
          </w:rPr>
          <w:delText xml:space="preserve"> дополнить </w:delText>
        </w:r>
        <w:r w:rsidR="004E38A1">
          <w:rPr>
            <w:rFonts w:ascii="Times New Roman" w:hAnsi="Times New Roman"/>
            <w:sz w:val="28"/>
            <w:szCs w:val="28"/>
            <w:lang w:eastAsia="ru-RU"/>
          </w:rPr>
          <w:delText>абзац</w:delText>
        </w:r>
        <w:r w:rsidR="00B8724A">
          <w:rPr>
            <w:rFonts w:ascii="Times New Roman" w:hAnsi="Times New Roman"/>
            <w:sz w:val="28"/>
            <w:szCs w:val="28"/>
            <w:lang w:eastAsia="ru-RU"/>
          </w:rPr>
          <w:delText>ами</w:delText>
        </w:r>
        <w:r w:rsidRPr="00364E9B">
          <w:rPr>
            <w:rFonts w:ascii="Times New Roman" w:hAnsi="Times New Roman"/>
            <w:sz w:val="28"/>
            <w:szCs w:val="28"/>
            <w:lang w:eastAsia="ru-RU"/>
          </w:rPr>
          <w:delText xml:space="preserve"> следующего содержания:</w:delText>
        </w:r>
      </w:del>
    </w:p>
    <w:p w14:paraId="3229A432" w14:textId="77777777" w:rsidR="001B5184" w:rsidRPr="001B5184" w:rsidRDefault="001B5184" w:rsidP="001B5184">
      <w:pPr>
        <w:spacing w:line="312" w:lineRule="auto"/>
        <w:ind w:firstLine="709"/>
        <w:rPr>
          <w:del w:id="39" w:author="msi" w:date="2026-09-22T12:15:00Z" w16du:dateUtc="2026-09-22T16:15:00Z"/>
          <w:rFonts w:ascii="Times New Roman" w:hAnsi="Times New Roman"/>
          <w:sz w:val="28"/>
          <w:szCs w:val="28"/>
          <w:lang w:eastAsia="ru-RU"/>
        </w:rPr>
      </w:pPr>
      <w:del w:id="40" w:author="msi" w:date="2026-09-22T12:15:00Z" w16du:dateUtc="2026-09-22T16:15:00Z">
        <w:r>
          <w:rPr>
            <w:rFonts w:ascii="Times New Roman" w:hAnsi="Times New Roman"/>
            <w:sz w:val="28"/>
            <w:szCs w:val="28"/>
            <w:lang w:eastAsia="ru-RU"/>
          </w:rPr>
          <w:delText>«</w:delText>
        </w:r>
        <w:r w:rsidRPr="001B5184">
          <w:rPr>
            <w:rFonts w:ascii="Times New Roman" w:hAnsi="Times New Roman"/>
            <w:sz w:val="28"/>
            <w:szCs w:val="28"/>
            <w:lang w:eastAsia="ru-RU"/>
          </w:rPr>
          <w:delText xml:space="preserve">При формировании Сведений о бюджетном обязательстве </w:delText>
        </w:r>
        <w:r>
          <w:rPr>
            <w:rFonts w:ascii="Times New Roman" w:hAnsi="Times New Roman"/>
            <w:sz w:val="28"/>
            <w:szCs w:val="28"/>
            <w:lang w:eastAsia="ru-RU"/>
          </w:rPr>
          <w:br/>
        </w:r>
        <w:r w:rsidRPr="001B5184">
          <w:rPr>
            <w:rFonts w:ascii="Times New Roman" w:hAnsi="Times New Roman"/>
            <w:sz w:val="28"/>
            <w:szCs w:val="28"/>
            <w:lang w:eastAsia="ru-RU"/>
          </w:rPr>
          <w:delText xml:space="preserve">с использованием единой информационной системы </w:delText>
        </w:r>
        <w:r w:rsidR="009E68E4">
          <w:rPr>
            <w:rFonts w:ascii="Times New Roman" w:hAnsi="Times New Roman"/>
            <w:sz w:val="28"/>
            <w:szCs w:val="28"/>
            <w:lang w:eastAsia="ru-RU"/>
          </w:rPr>
          <w:delText xml:space="preserve">в сфере закупок </w:delText>
        </w:r>
        <w:r w:rsidRPr="001B5184">
          <w:rPr>
            <w:rFonts w:ascii="Times New Roman" w:hAnsi="Times New Roman"/>
            <w:sz w:val="28"/>
            <w:szCs w:val="28"/>
            <w:lang w:eastAsia="ru-RU"/>
          </w:rPr>
          <w:delText>проверка, предусмотренная:</w:delText>
        </w:r>
      </w:del>
    </w:p>
    <w:p w14:paraId="028CEDE1" w14:textId="77777777" w:rsidR="001B5184" w:rsidRPr="001B5184" w:rsidRDefault="001B5184" w:rsidP="001B5184">
      <w:pPr>
        <w:spacing w:line="312" w:lineRule="auto"/>
        <w:ind w:firstLine="709"/>
        <w:rPr>
          <w:del w:id="41" w:author="msi" w:date="2026-09-22T12:15:00Z" w16du:dateUtc="2026-09-22T16:15:00Z"/>
          <w:rFonts w:ascii="Times New Roman" w:hAnsi="Times New Roman"/>
          <w:sz w:val="28"/>
          <w:szCs w:val="28"/>
          <w:lang w:eastAsia="ru-RU"/>
        </w:rPr>
      </w:pPr>
      <w:del w:id="42" w:author="msi" w:date="2026-09-22T12:15:00Z" w16du:dateUtc="2026-09-22T16:15:00Z">
        <w:r w:rsidRPr="001B5184">
          <w:rPr>
            <w:rFonts w:ascii="Times New Roman" w:hAnsi="Times New Roman"/>
            <w:sz w:val="28"/>
            <w:szCs w:val="28"/>
            <w:lang w:eastAsia="ru-RU"/>
          </w:rPr>
          <w:delText xml:space="preserve">абзацами третьим, </w:delText>
        </w:r>
        <w:r>
          <w:rPr>
            <w:rFonts w:ascii="Times New Roman" w:hAnsi="Times New Roman"/>
            <w:sz w:val="28"/>
            <w:szCs w:val="28"/>
            <w:lang w:eastAsia="ru-RU"/>
          </w:rPr>
          <w:delText xml:space="preserve">четвертым, </w:delText>
        </w:r>
        <w:r w:rsidRPr="001B5184">
          <w:rPr>
            <w:rFonts w:ascii="Times New Roman" w:hAnsi="Times New Roman"/>
            <w:sz w:val="28"/>
            <w:szCs w:val="28"/>
            <w:lang w:eastAsia="ru-RU"/>
          </w:rPr>
          <w:delText xml:space="preserve">шестым </w:delText>
        </w:r>
        <w:r>
          <w:rPr>
            <w:rFonts w:ascii="Times New Roman" w:hAnsi="Times New Roman"/>
            <w:sz w:val="28"/>
            <w:szCs w:val="28"/>
            <w:lang w:eastAsia="ru-RU"/>
          </w:rPr>
          <w:delText>настоящего пункта</w:delText>
        </w:r>
        <w:r w:rsidRPr="001B5184">
          <w:rPr>
            <w:rFonts w:ascii="Times New Roman" w:hAnsi="Times New Roman"/>
            <w:sz w:val="28"/>
            <w:szCs w:val="28"/>
            <w:lang w:eastAsia="ru-RU"/>
          </w:rPr>
          <w:delText>, осуществляется в единой информационной системе</w:delText>
        </w:r>
        <w:r w:rsidR="00936F9D">
          <w:rPr>
            <w:rFonts w:ascii="Times New Roman" w:hAnsi="Times New Roman"/>
            <w:sz w:val="28"/>
            <w:szCs w:val="28"/>
            <w:lang w:eastAsia="ru-RU"/>
          </w:rPr>
          <w:delText xml:space="preserve"> в сфере закупок </w:delText>
        </w:r>
        <w:r w:rsidR="000E3056">
          <w:rPr>
            <w:rFonts w:ascii="Times New Roman" w:hAnsi="Times New Roman"/>
            <w:sz w:val="28"/>
            <w:szCs w:val="28"/>
            <w:lang w:eastAsia="ru-RU"/>
          </w:rPr>
          <w:delText>автоматически.»;</w:delText>
        </w:r>
      </w:del>
    </w:p>
    <w:p w14:paraId="738E90CD" w14:textId="77777777" w:rsidR="00CA065F" w:rsidRDefault="00CA065F" w:rsidP="001D72E4">
      <w:pPr>
        <w:spacing w:line="312" w:lineRule="auto"/>
        <w:ind w:firstLine="709"/>
        <w:rPr>
          <w:del w:id="43" w:author="msi" w:date="2026-09-22T12:15:00Z" w16du:dateUtc="2026-09-22T16:15:00Z"/>
          <w:rFonts w:ascii="Times New Roman" w:hAnsi="Times New Roman"/>
          <w:sz w:val="28"/>
          <w:szCs w:val="28"/>
          <w:lang w:eastAsia="ru-RU"/>
        </w:rPr>
      </w:pPr>
      <w:del w:id="44" w:author="msi" w:date="2026-09-22T12:15:00Z" w16du:dateUtc="2026-09-22T16:15:00Z">
        <w:r w:rsidRPr="00CA065F">
          <w:rPr>
            <w:rFonts w:ascii="Times New Roman" w:hAnsi="Times New Roman"/>
            <w:sz w:val="28"/>
            <w:szCs w:val="28"/>
            <w:lang w:eastAsia="ru-RU"/>
          </w:rPr>
          <w:delText xml:space="preserve">пункт </w:delText>
        </w:r>
        <w:r w:rsidR="00364E9B">
          <w:rPr>
            <w:rFonts w:ascii="Times New Roman" w:hAnsi="Times New Roman"/>
            <w:sz w:val="28"/>
            <w:szCs w:val="28"/>
            <w:lang w:eastAsia="ru-RU"/>
          </w:rPr>
          <w:delText>24</w:delText>
        </w:r>
        <w:r w:rsidR="00707767">
          <w:rPr>
            <w:rFonts w:ascii="Times New Roman" w:hAnsi="Times New Roman"/>
            <w:sz w:val="28"/>
            <w:szCs w:val="28"/>
            <w:lang w:eastAsia="ru-RU"/>
          </w:rPr>
          <w:delText xml:space="preserve"> дополнить </w:delText>
        </w:r>
        <w:r w:rsidR="004E38A1">
          <w:rPr>
            <w:rFonts w:ascii="Times New Roman" w:hAnsi="Times New Roman"/>
            <w:sz w:val="28"/>
            <w:szCs w:val="28"/>
            <w:lang w:eastAsia="ru-RU"/>
          </w:rPr>
          <w:delText>абзац</w:delText>
        </w:r>
        <w:r w:rsidR="00B8724A">
          <w:rPr>
            <w:rFonts w:ascii="Times New Roman" w:hAnsi="Times New Roman"/>
            <w:sz w:val="28"/>
            <w:szCs w:val="28"/>
            <w:lang w:eastAsia="ru-RU"/>
          </w:rPr>
          <w:delText>ами</w:delText>
        </w:r>
        <w:r w:rsidR="00364E9B">
          <w:rPr>
            <w:rFonts w:ascii="Times New Roman" w:hAnsi="Times New Roman"/>
            <w:sz w:val="28"/>
            <w:szCs w:val="28"/>
            <w:lang w:eastAsia="ru-RU"/>
          </w:rPr>
          <w:delText xml:space="preserve"> следующего содержания</w:delText>
        </w:r>
        <w:r w:rsidRPr="00CA065F">
          <w:rPr>
            <w:rFonts w:ascii="Times New Roman" w:hAnsi="Times New Roman"/>
            <w:sz w:val="28"/>
            <w:szCs w:val="28"/>
            <w:lang w:eastAsia="ru-RU"/>
          </w:rPr>
          <w:delText>:</w:delText>
        </w:r>
      </w:del>
    </w:p>
    <w:p w14:paraId="3F55EDEE" w14:textId="77777777" w:rsidR="00364E9B" w:rsidRPr="00364E9B" w:rsidRDefault="00CA065F" w:rsidP="00364E9B">
      <w:pPr>
        <w:spacing w:line="312" w:lineRule="auto"/>
        <w:ind w:firstLine="709"/>
        <w:rPr>
          <w:del w:id="45" w:author="msi" w:date="2026-09-22T12:15:00Z" w16du:dateUtc="2026-09-22T16:15:00Z"/>
          <w:rFonts w:ascii="Times New Roman" w:hAnsi="Times New Roman"/>
          <w:sz w:val="28"/>
          <w:szCs w:val="28"/>
          <w:lang w:eastAsia="ru-RU"/>
        </w:rPr>
      </w:pPr>
      <w:del w:id="46" w:author="msi" w:date="2026-09-22T12:15:00Z" w16du:dateUtc="2026-09-22T16:15:00Z">
        <w:r>
          <w:rPr>
            <w:rFonts w:ascii="Times New Roman" w:hAnsi="Times New Roman"/>
            <w:sz w:val="28"/>
            <w:szCs w:val="28"/>
            <w:lang w:eastAsia="ru-RU"/>
          </w:rPr>
          <w:delText>«</w:delText>
        </w:r>
        <w:bookmarkStart w:id="47" w:name="sub_1010"/>
        <w:r w:rsidR="00364E9B" w:rsidRPr="00364E9B">
          <w:rPr>
            <w:rFonts w:ascii="Times New Roman" w:hAnsi="Times New Roman"/>
            <w:sz w:val="28"/>
            <w:szCs w:val="28"/>
            <w:lang w:eastAsia="ru-RU"/>
          </w:rPr>
          <w:delText xml:space="preserve">При формировании Сведений о денежном обязательстве на основании документа, подтверждающего возникновение денежного обязательства, предусмотренного пунктом </w:delText>
        </w:r>
        <w:r w:rsidR="00364E9B">
          <w:rPr>
            <w:rFonts w:ascii="Times New Roman" w:hAnsi="Times New Roman"/>
            <w:sz w:val="28"/>
            <w:szCs w:val="28"/>
            <w:lang w:eastAsia="ru-RU"/>
          </w:rPr>
          <w:delText>1</w:delText>
        </w:r>
        <w:r w:rsidR="00364E9B" w:rsidRPr="00364E9B">
          <w:rPr>
            <w:rFonts w:ascii="Times New Roman" w:hAnsi="Times New Roman"/>
            <w:sz w:val="28"/>
            <w:szCs w:val="28"/>
            <w:lang w:eastAsia="ru-RU"/>
          </w:rPr>
          <w:delText xml:space="preserve"> графы 2 Перечня, сформированного </w:delText>
        </w:r>
        <w:r w:rsidR="00364E9B">
          <w:rPr>
            <w:rFonts w:ascii="Times New Roman" w:hAnsi="Times New Roman"/>
            <w:sz w:val="28"/>
            <w:szCs w:val="28"/>
            <w:lang w:eastAsia="ru-RU"/>
          </w:rPr>
          <w:br/>
        </w:r>
        <w:r w:rsidR="00364E9B" w:rsidRPr="00364E9B">
          <w:rPr>
            <w:rFonts w:ascii="Times New Roman" w:hAnsi="Times New Roman"/>
            <w:sz w:val="28"/>
            <w:szCs w:val="28"/>
            <w:lang w:eastAsia="ru-RU"/>
          </w:rPr>
          <w:delText>и подписанного без использования единой информационной системы</w:delText>
        </w:r>
        <w:r w:rsidR="009E68E4">
          <w:rPr>
            <w:rFonts w:ascii="Times New Roman" w:hAnsi="Times New Roman"/>
            <w:sz w:val="28"/>
            <w:szCs w:val="28"/>
            <w:lang w:eastAsia="ru-RU"/>
          </w:rPr>
          <w:delText xml:space="preserve"> в сфере закупок</w:delText>
        </w:r>
        <w:r w:rsidR="00364E9B" w:rsidRPr="00364E9B">
          <w:rPr>
            <w:rFonts w:ascii="Times New Roman" w:hAnsi="Times New Roman"/>
            <w:sz w:val="28"/>
            <w:szCs w:val="28"/>
            <w:lang w:eastAsia="ru-RU"/>
          </w:rPr>
          <w:delText>, проверка, предусмотренная абзацем четвертым настоящего пункта, осуществляется одновременно с проверкой соответствия информации, включаемой в Сведения о денежном обязательстве, аналогичной информации в реестре контрактов.</w:delText>
        </w:r>
      </w:del>
    </w:p>
    <w:p w14:paraId="5E958B9E" w14:textId="77777777" w:rsidR="00364E9B" w:rsidRDefault="00364E9B" w:rsidP="00364E9B">
      <w:pPr>
        <w:spacing w:line="312" w:lineRule="auto"/>
        <w:ind w:firstLine="709"/>
        <w:rPr>
          <w:del w:id="48" w:author="msi" w:date="2026-09-22T12:15:00Z" w16du:dateUtc="2026-09-22T16:15:00Z"/>
          <w:rFonts w:ascii="Times New Roman" w:hAnsi="Times New Roman"/>
          <w:sz w:val="28"/>
          <w:szCs w:val="28"/>
          <w:lang w:eastAsia="ru-RU"/>
        </w:rPr>
      </w:pPr>
      <w:del w:id="49" w:author="msi" w:date="2026-09-22T12:15:00Z" w16du:dateUtc="2026-09-22T16:15:00Z">
        <w:r w:rsidRPr="00364E9B">
          <w:rPr>
            <w:rFonts w:ascii="Times New Roman" w:hAnsi="Times New Roman"/>
            <w:sz w:val="28"/>
            <w:szCs w:val="28"/>
            <w:lang w:eastAsia="ru-RU"/>
          </w:rPr>
          <w:delText xml:space="preserve">При формировании Сведений о денежном обязательстве </w:delText>
        </w:r>
        <w:r>
          <w:rPr>
            <w:rFonts w:ascii="Times New Roman" w:hAnsi="Times New Roman"/>
            <w:sz w:val="28"/>
            <w:szCs w:val="28"/>
            <w:lang w:eastAsia="ru-RU"/>
          </w:rPr>
          <w:br/>
        </w:r>
        <w:r w:rsidRPr="00364E9B">
          <w:rPr>
            <w:rFonts w:ascii="Times New Roman" w:hAnsi="Times New Roman"/>
            <w:sz w:val="28"/>
            <w:szCs w:val="28"/>
            <w:lang w:eastAsia="ru-RU"/>
          </w:rPr>
          <w:delText xml:space="preserve">с использованием единой информационной системы </w:delText>
        </w:r>
        <w:r w:rsidR="009E68E4">
          <w:rPr>
            <w:rFonts w:ascii="Times New Roman" w:hAnsi="Times New Roman"/>
            <w:sz w:val="28"/>
            <w:szCs w:val="28"/>
            <w:lang w:eastAsia="ru-RU"/>
          </w:rPr>
          <w:delText xml:space="preserve">в сфере закупок </w:delText>
        </w:r>
        <w:r w:rsidRPr="00364E9B">
          <w:rPr>
            <w:rFonts w:ascii="Times New Roman" w:hAnsi="Times New Roman"/>
            <w:sz w:val="28"/>
            <w:szCs w:val="28"/>
            <w:lang w:eastAsia="ru-RU"/>
          </w:rPr>
          <w:delText>проверка, предусмотренная настоящим пунктом, осуществляется автоматически.</w:delText>
        </w:r>
        <w:r w:rsidR="001128DA">
          <w:rPr>
            <w:rFonts w:ascii="Times New Roman" w:hAnsi="Times New Roman"/>
            <w:sz w:val="28"/>
            <w:szCs w:val="28"/>
            <w:lang w:eastAsia="ru-RU"/>
          </w:rPr>
          <w:delText>»;</w:delText>
        </w:r>
      </w:del>
    </w:p>
    <w:p w14:paraId="2A1A032B" w14:textId="77777777" w:rsidR="004602ED" w:rsidRPr="00092F4B" w:rsidRDefault="004602ED" w:rsidP="004602ED">
      <w:pPr>
        <w:spacing w:line="312" w:lineRule="auto"/>
        <w:ind w:firstLine="142"/>
        <w:rPr>
          <w:del w:id="50" w:author="msi" w:date="2026-09-22T12:15:00Z" w16du:dateUtc="2026-09-22T16:15:00Z"/>
          <w:rFonts w:ascii="Times New Roman" w:hAnsi="Times New Roman"/>
          <w:sz w:val="28"/>
          <w:szCs w:val="28"/>
          <w:lang w:eastAsia="ru-RU"/>
        </w:rPr>
      </w:pPr>
      <w:del w:id="51" w:author="msi" w:date="2026-09-22T12:15:00Z" w16du:dateUtc="2026-09-22T16:15:00Z">
        <w:r>
          <w:rPr>
            <w:rFonts w:ascii="Times New Roman" w:hAnsi="Times New Roman"/>
            <w:sz w:val="28"/>
            <w:szCs w:val="28"/>
            <w:lang w:eastAsia="ru-RU"/>
          </w:rPr>
          <w:delText xml:space="preserve">       в</w:delText>
        </w:r>
        <w:r w:rsidRPr="00092F4B">
          <w:rPr>
            <w:rFonts w:ascii="Times New Roman" w:hAnsi="Times New Roman"/>
            <w:sz w:val="28"/>
            <w:szCs w:val="28"/>
            <w:lang w:eastAsia="ru-RU"/>
          </w:rPr>
          <w:delText xml:space="preserve"> </w:delText>
        </w:r>
        <w:r>
          <w:fldChar w:fldCharType="begin"/>
        </w:r>
        <w:r>
          <w:delInstrText>HYPERLINK "garantF1://74934158.30000"</w:delInstrText>
        </w:r>
        <w:r>
          <w:fldChar w:fldCharType="separate"/>
        </w:r>
        <w:r w:rsidRPr="007B1B48">
          <w:rPr>
            <w:rStyle w:val="Hyperlink"/>
            <w:rFonts w:ascii="Times New Roman" w:hAnsi="Times New Roman"/>
            <w:color w:val="000000" w:themeColor="text1"/>
            <w:sz w:val="28"/>
            <w:szCs w:val="28"/>
            <w:u w:val="none"/>
            <w:lang w:eastAsia="ru-RU"/>
          </w:rPr>
          <w:delText>приложении № </w:delText>
        </w:r>
        <w:r>
          <w:fldChar w:fldCharType="end"/>
        </w:r>
        <w:r>
          <w:rPr>
            <w:rStyle w:val="Hyperlink"/>
            <w:rFonts w:ascii="Times New Roman" w:hAnsi="Times New Roman"/>
            <w:color w:val="000000" w:themeColor="text1"/>
            <w:sz w:val="28"/>
            <w:szCs w:val="28"/>
            <w:u w:val="none"/>
            <w:lang w:eastAsia="ru-RU"/>
          </w:rPr>
          <w:delText>1 к Порядку</w:delText>
        </w:r>
        <w:r w:rsidRPr="007B1B48">
          <w:rPr>
            <w:rFonts w:ascii="Times New Roman" w:hAnsi="Times New Roman"/>
            <w:color w:val="000000" w:themeColor="text1"/>
            <w:sz w:val="28"/>
            <w:szCs w:val="28"/>
            <w:lang w:eastAsia="ru-RU"/>
          </w:rPr>
          <w:delText>:</w:delText>
        </w:r>
      </w:del>
    </w:p>
    <w:p w14:paraId="42F84922" w14:textId="77777777" w:rsidR="004602ED" w:rsidRDefault="004602ED" w:rsidP="004602ED">
      <w:pPr>
        <w:spacing w:line="312" w:lineRule="auto"/>
        <w:rPr>
          <w:del w:id="52" w:author="msi" w:date="2026-09-22T12:15:00Z" w16du:dateUtc="2026-09-22T16:15:00Z"/>
          <w:rFonts w:ascii="Times New Roman" w:hAnsi="Times New Roman"/>
          <w:sz w:val="28"/>
          <w:szCs w:val="28"/>
          <w:lang w:eastAsia="ru-RU"/>
        </w:rPr>
      </w:pPr>
      <w:del w:id="53" w:author="msi" w:date="2026-09-22T12:15:00Z" w16du:dateUtc="2026-09-22T16:15:00Z">
        <w:r>
          <w:rPr>
            <w:rStyle w:val="Hyperlink"/>
            <w:rFonts w:ascii="Times New Roman" w:hAnsi="Times New Roman"/>
            <w:color w:val="000000" w:themeColor="text1"/>
            <w:sz w:val="28"/>
            <w:szCs w:val="28"/>
            <w:u w:val="none"/>
            <w:lang w:eastAsia="ru-RU"/>
          </w:rPr>
          <w:delText xml:space="preserve">         </w:delText>
        </w:r>
        <w:r>
          <w:fldChar w:fldCharType="begin"/>
        </w:r>
        <w:r>
          <w:delInstrText>HYPERLINK "garantF1://74934158.30004"</w:delInstrText>
        </w:r>
        <w:r>
          <w:fldChar w:fldCharType="separate"/>
        </w:r>
        <w:r w:rsidRPr="00342829">
          <w:rPr>
            <w:rStyle w:val="Hyperlink"/>
            <w:rFonts w:ascii="Times New Roman" w:hAnsi="Times New Roman"/>
            <w:color w:val="000000" w:themeColor="text1"/>
            <w:sz w:val="28"/>
            <w:szCs w:val="28"/>
            <w:u w:val="none"/>
            <w:lang w:eastAsia="ru-RU"/>
          </w:rPr>
          <w:delText>пункт </w:delText>
        </w:r>
        <w:r>
          <w:fldChar w:fldCharType="end"/>
        </w:r>
        <w:r>
          <w:rPr>
            <w:rStyle w:val="Hyperlink"/>
            <w:rFonts w:ascii="Times New Roman" w:hAnsi="Times New Roman"/>
            <w:color w:val="000000" w:themeColor="text1"/>
            <w:sz w:val="28"/>
            <w:szCs w:val="28"/>
            <w:u w:val="none"/>
            <w:lang w:eastAsia="ru-RU"/>
          </w:rPr>
          <w:delText>6.8</w:delText>
        </w:r>
        <w:r w:rsidRPr="00092F4B">
          <w:rPr>
            <w:rFonts w:ascii="Times New Roman" w:hAnsi="Times New Roman"/>
            <w:sz w:val="28"/>
            <w:szCs w:val="28"/>
            <w:lang w:eastAsia="ru-RU"/>
          </w:rPr>
          <w:delText xml:space="preserve"> изложить в следующей редакции:</w:delText>
        </w:r>
      </w:del>
    </w:p>
    <w:p w14:paraId="4A1A8640" w14:textId="77777777" w:rsidR="005A2382" w:rsidRPr="00092F4B" w:rsidRDefault="005A2382" w:rsidP="004602ED">
      <w:pPr>
        <w:spacing w:line="312" w:lineRule="auto"/>
        <w:rPr>
          <w:del w:id="54" w:author="msi" w:date="2026-09-22T12:15:00Z" w16du:dateUtc="2026-09-22T16:15:00Z"/>
          <w:rFonts w:ascii="Times New Roman" w:hAnsi="Times New Roman"/>
          <w:sz w:val="28"/>
          <w:szCs w:val="28"/>
          <w:lang w:eastAsia="ru-RU"/>
        </w:rPr>
      </w:pPr>
      <w:del w:id="55" w:author="msi" w:date="2026-09-22T12:15:00Z" w16du:dateUtc="2026-09-22T16:15:00Z">
        <w:r>
          <w:rPr>
            <w:rFonts w:ascii="Times New Roman" w:hAnsi="Times New Roman"/>
            <w:sz w:val="28"/>
            <w:szCs w:val="28"/>
            <w:lang w:eastAsia="ru-RU"/>
          </w:rPr>
          <w:delText>«</w:delText>
        </w:r>
      </w:del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745"/>
        <w:gridCol w:w="6068"/>
        <w:tblGridChange w:id="56">
          <w:tblGrid>
            <w:gridCol w:w="2745"/>
            <w:gridCol w:w="1927"/>
            <w:gridCol w:w="4141"/>
            <w:gridCol w:w="532"/>
          </w:tblGrid>
        </w:tblGridChange>
      </w:tblGrid>
      <w:tr w:rsidR="00BC32DD" w:rsidRPr="001A2552" w14:paraId="0B3A4046" w14:textId="77777777" w:rsidTr="00832AEF">
        <w:trPr>
          <w:jc w:val="center"/>
          <w:ins w:id="57" w:author="msi" w:date="2026-09-22T12:15:00Z" w16du:dateUtc="2026-09-22T16:15:00Z"/>
        </w:trPr>
        <w:tc>
          <w:tcPr>
            <w:tcW w:w="2745" w:type="dxa"/>
            <w:vAlign w:val="center"/>
          </w:tcPr>
          <w:p w14:paraId="7D7BBD3A" w14:textId="77777777" w:rsidR="00BC32DD" w:rsidRPr="001A2552" w:rsidRDefault="00BC32DD" w:rsidP="00832AEF">
            <w:pPr>
              <w:pStyle w:val="DersBasliklar"/>
              <w:rPr>
                <w:ins w:id="58" w:author="msi" w:date="2026-09-22T12:15:00Z" w16du:dateUtc="2026-09-22T16:15:00Z"/>
                <w:szCs w:val="16"/>
              </w:rPr>
            </w:pPr>
            <w:ins w:id="59" w:author="msi" w:date="2026-09-22T12:15:00Z" w16du:dateUtc="2026-09-22T16:15:00Z">
              <w:r w:rsidRPr="001A2552">
                <w:rPr>
                  <w:szCs w:val="16"/>
                </w:rPr>
                <w:t>Dersin Kodu ve İsmi</w:t>
              </w:r>
            </w:ins>
          </w:p>
        </w:tc>
        <w:tc>
          <w:tcPr>
            <w:tcW w:w="6068" w:type="dxa"/>
          </w:tcPr>
          <w:p w14:paraId="0F174838" w14:textId="77777777" w:rsidR="00BC32DD" w:rsidRPr="00B00DF3" w:rsidRDefault="00CC0B85" w:rsidP="00F95BE5">
            <w:pPr>
              <w:pStyle w:val="DersBilgileri"/>
              <w:rPr>
                <w:ins w:id="60" w:author="msi" w:date="2026-09-22T12:15:00Z" w16du:dateUtc="2026-09-22T16:15:00Z"/>
                <w:bCs/>
                <w:szCs w:val="16"/>
              </w:rPr>
            </w:pPr>
            <w:ins w:id="61" w:author="msi" w:date="2026-09-22T12:15:00Z" w16du:dateUtc="2026-09-22T16:15:00Z">
              <w:r>
                <w:rPr>
                  <w:bCs/>
                  <w:szCs w:val="16"/>
                </w:rPr>
                <w:t>ASB307</w:t>
              </w:r>
              <w:r w:rsidR="00F911A6" w:rsidRPr="00B00DF3">
                <w:rPr>
                  <w:bCs/>
                  <w:szCs w:val="16"/>
                </w:rPr>
                <w:t xml:space="preserve"> İNSAN HAKLARI </w:t>
              </w:r>
              <w:r w:rsidR="00F95BE5">
                <w:rPr>
                  <w:bCs/>
                  <w:szCs w:val="16"/>
                </w:rPr>
                <w:t>DEMOKRASİ</w:t>
              </w:r>
            </w:ins>
          </w:p>
        </w:tc>
      </w:tr>
      <w:tr w:rsidR="00BC32DD" w:rsidRPr="001A2552" w14:paraId="66249733" w14:textId="77777777" w:rsidTr="00832AEF">
        <w:trPr>
          <w:jc w:val="center"/>
          <w:ins w:id="62" w:author="msi" w:date="2026-09-22T12:15:00Z" w16du:dateUtc="2026-09-22T16:15:00Z"/>
        </w:trPr>
        <w:tc>
          <w:tcPr>
            <w:tcW w:w="2745" w:type="dxa"/>
            <w:vAlign w:val="center"/>
          </w:tcPr>
          <w:p w14:paraId="2CD43E13" w14:textId="77777777" w:rsidR="00BC32DD" w:rsidRPr="001A2552" w:rsidRDefault="00BC32DD" w:rsidP="00832AEF">
            <w:pPr>
              <w:pStyle w:val="DersBasliklar"/>
              <w:rPr>
                <w:ins w:id="63" w:author="msi" w:date="2026-09-22T12:15:00Z" w16du:dateUtc="2026-09-22T16:15:00Z"/>
                <w:szCs w:val="16"/>
              </w:rPr>
            </w:pPr>
            <w:ins w:id="64" w:author="msi" w:date="2026-09-22T12:15:00Z" w16du:dateUtc="2026-09-22T16:15:00Z">
              <w:r w:rsidRPr="001A2552">
                <w:rPr>
                  <w:szCs w:val="16"/>
                </w:rPr>
                <w:t>Dersin Sorumlusu</w:t>
              </w:r>
            </w:ins>
          </w:p>
        </w:tc>
        <w:tc>
          <w:tcPr>
            <w:tcW w:w="6068" w:type="dxa"/>
          </w:tcPr>
          <w:p w14:paraId="655E1A52" w14:textId="77777777" w:rsidR="00BC32DD" w:rsidRPr="00B00DF3" w:rsidRDefault="00F911A6" w:rsidP="00832AEF">
            <w:pPr>
              <w:pStyle w:val="DersBilgileri"/>
              <w:rPr>
                <w:ins w:id="65" w:author="msi" w:date="2026-09-22T12:15:00Z" w16du:dateUtc="2026-09-22T16:15:00Z"/>
                <w:szCs w:val="16"/>
              </w:rPr>
            </w:pPr>
            <w:ins w:id="66" w:author="msi" w:date="2026-09-22T12:15:00Z" w16du:dateUtc="2026-09-22T16:15:00Z">
              <w:r w:rsidRPr="00B00DF3">
                <w:rPr>
                  <w:szCs w:val="16"/>
                </w:rPr>
                <w:t>PROF. DR. YASEMİN KEPENEKCİ</w:t>
              </w:r>
            </w:ins>
          </w:p>
        </w:tc>
      </w:tr>
      <w:tr w:rsidR="00BC32DD" w:rsidRPr="001A2552" w14:paraId="3078017D" w14:textId="77777777" w:rsidTr="00832AEF">
        <w:trPr>
          <w:jc w:val="center"/>
          <w:ins w:id="67" w:author="msi" w:date="2026-09-22T12:15:00Z" w16du:dateUtc="2026-09-22T16:15:00Z"/>
        </w:trPr>
        <w:tc>
          <w:tcPr>
            <w:tcW w:w="2745" w:type="dxa"/>
            <w:vAlign w:val="center"/>
          </w:tcPr>
          <w:p w14:paraId="61A75D20" w14:textId="77777777" w:rsidR="00BC32DD" w:rsidRPr="001A2552" w:rsidRDefault="00BC32DD" w:rsidP="00832AEF">
            <w:pPr>
              <w:pStyle w:val="DersBasliklar"/>
              <w:rPr>
                <w:ins w:id="68" w:author="msi" w:date="2026-09-22T12:15:00Z" w16du:dateUtc="2026-09-22T16:15:00Z"/>
                <w:szCs w:val="16"/>
              </w:rPr>
            </w:pPr>
            <w:ins w:id="69" w:author="msi" w:date="2026-09-22T12:15:00Z" w16du:dateUtc="2026-09-22T16:15:00Z">
              <w:r w:rsidRPr="001A2552">
                <w:rPr>
                  <w:szCs w:val="16"/>
                </w:rPr>
                <w:t>Dersin Düzeyi</w:t>
              </w:r>
            </w:ins>
          </w:p>
        </w:tc>
        <w:tc>
          <w:tcPr>
            <w:tcW w:w="6068" w:type="dxa"/>
          </w:tcPr>
          <w:p w14:paraId="6CAC7E59" w14:textId="77777777" w:rsidR="00BC32DD" w:rsidRPr="00B00DF3" w:rsidRDefault="00F911A6" w:rsidP="00832AEF">
            <w:pPr>
              <w:pStyle w:val="DersBilgileri"/>
              <w:rPr>
                <w:ins w:id="70" w:author="msi" w:date="2026-09-22T12:15:00Z" w16du:dateUtc="2026-09-22T16:15:00Z"/>
                <w:szCs w:val="16"/>
              </w:rPr>
            </w:pPr>
            <w:ins w:id="71" w:author="msi" w:date="2026-09-22T12:15:00Z" w16du:dateUtc="2026-09-22T16:15:00Z">
              <w:r w:rsidRPr="00B00DF3">
                <w:rPr>
                  <w:szCs w:val="16"/>
                </w:rPr>
                <w:t>LİSANS</w:t>
              </w:r>
            </w:ins>
          </w:p>
        </w:tc>
      </w:tr>
      <w:tr w:rsidR="004602ED" w14:paraId="33FCD190" w14:textId="77777777" w:rsidTr="00832AEF">
        <w:tblPrEx>
          <w:tblW w:w="0" w:type="auto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70" w:type="dxa"/>
            <w:right w:w="70" w:type="dxa"/>
          </w:tblCellMar>
          <w:tblLook w:val="0000" w:firstRow="0" w:lastRow="0" w:firstColumn="0" w:lastColumn="0" w:noHBand="0" w:noVBand="0"/>
          <w:tblPrExChange w:id="72" w:author="msi" w:date="2026-09-22T12:15:00Z" w16du:dateUtc="2026-09-22T16:15:00Z">
            <w:tblPrEx>
              <w:tblW w:w="0" w:type="auto"/>
            </w:tblPrEx>
          </w:tblPrExChange>
        </w:tblPrEx>
        <w:trPr>
          <w:jc w:val="center"/>
        </w:trPr>
        <w:tc>
          <w:tcPr>
            <w:tcW w:w="2745" w:type="dxa"/>
            <w:vAlign w:val="center"/>
            <w:tcPrChange w:id="73" w:author="msi" w:date="2026-09-22T12:15:00Z" w16du:dateUtc="2026-09-22T16:15:00Z">
              <w:tcPr>
                <w:tcW w:w="4672" w:type="dxa"/>
                <w:gridSpan w:val="2"/>
              </w:tcPr>
            </w:tcPrChange>
          </w:tcPr>
          <w:p w14:paraId="769D2A7A" w14:textId="77777777" w:rsidR="004602ED" w:rsidRPr="001A2552" w:rsidRDefault="00BC32DD" w:rsidP="00832AEF">
            <w:pPr>
              <w:pStyle w:val="DersBasliklar"/>
              <w:rPr>
                <w:rPrChange w:id="74" w:author="msi" w:date="2026-09-22T12:15:00Z" w16du:dateUtc="2026-09-22T16:15:00Z">
                  <w:rPr>
                    <w:rFonts w:ascii="Times New Roman" w:eastAsia="Times New Roman" w:hAnsi="Times New Roman" w:cs="Times New Roman"/>
                    <w:sz w:val="28"/>
                    <w:szCs w:val="28"/>
                    <w:lang w:eastAsia="ru-RU"/>
                  </w:rPr>
                </w:rPrChange>
              </w:rPr>
              <w:pPrChange w:id="75" w:author="msi" w:date="2026-09-22T12:15:00Z" w16du:dateUtc="2026-09-22T16:15:00Z">
                <w:pPr>
                  <w:spacing w:line="312" w:lineRule="auto"/>
                  <w:jc w:val="both"/>
                </w:pPr>
              </w:pPrChange>
            </w:pPr>
            <w:ins w:id="76" w:author="msi" w:date="2026-09-22T12:15:00Z" w16du:dateUtc="2026-09-22T16:15:00Z">
              <w:r w:rsidRPr="001A2552">
                <w:rPr>
                  <w:szCs w:val="16"/>
                </w:rPr>
                <w:t>Dersin Kredisi</w:t>
              </w:r>
            </w:ins>
            <w:del w:id="77" w:author="msi" w:date="2026-09-22T12:15:00Z" w16du:dateUtc="2026-09-22T16:15:00Z">
              <w:r w:rsidR="004602ED" w:rsidRPr="004602ED">
                <w:rPr>
                  <w:rFonts w:ascii="Times New Roman" w:hAnsi="Times New Roman"/>
                  <w:sz w:val="28"/>
                  <w:szCs w:val="28"/>
                  <w:lang w:eastAsia="ru-RU"/>
                </w:rPr>
                <w:delText>6.8. Идентификатор</w:delText>
              </w:r>
            </w:del>
          </w:p>
        </w:tc>
        <w:tc>
          <w:tcPr>
            <w:tcW w:w="6068" w:type="dxa"/>
            <w:tcPrChange w:id="78" w:author="msi" w:date="2026-09-22T12:15:00Z" w16du:dateUtc="2026-09-22T16:15:00Z">
              <w:tcPr>
                <w:tcW w:w="4673" w:type="dxa"/>
                <w:gridSpan w:val="2"/>
              </w:tcPr>
            </w:tcPrChange>
          </w:tcPr>
          <w:p w14:paraId="06737360" w14:textId="77777777" w:rsidR="004602ED" w:rsidRDefault="00F911A6" w:rsidP="004602ED">
            <w:pPr>
              <w:autoSpaceDE w:val="0"/>
              <w:autoSpaceDN w:val="0"/>
              <w:adjustRightInd w:val="0"/>
              <w:ind w:firstLine="283"/>
              <w:rPr>
                <w:del w:id="79" w:author="msi" w:date="2026-09-22T12:15:00Z" w16du:dateUtc="2026-09-22T16:15:00Z"/>
                <w:rFonts w:ascii="Times New Roman" w:hAnsi="Times New Roman"/>
                <w:sz w:val="28"/>
                <w:szCs w:val="28"/>
              </w:rPr>
            </w:pPr>
            <w:ins w:id="80" w:author="msi" w:date="2026-09-22T12:15:00Z" w16du:dateUtc="2026-09-22T16:15:00Z">
              <w:r w:rsidRPr="00B00DF3">
                <w:rPr>
                  <w:szCs w:val="16"/>
                </w:rPr>
                <w:t>8</w:t>
              </w:r>
            </w:ins>
            <w:del w:id="81" w:author="msi" w:date="2026-09-22T12:15:00Z" w16du:dateUtc="2026-09-22T16:15:00Z">
              <w:r w:rsidR="004602ED">
                <w:rPr>
                  <w:rFonts w:ascii="Times New Roman" w:hAnsi="Times New Roman"/>
                  <w:sz w:val="28"/>
                  <w:szCs w:val="28"/>
                </w:rPr>
                <w:delText xml:space="preserve">Указывается идентификатор документа-основания при заполнении "Да" в </w:delText>
              </w:r>
              <w:r w:rsidR="004602ED">
                <w:fldChar w:fldCharType="begin"/>
              </w:r>
              <w:r w:rsidR="004602ED">
                <w:delInstrText>HYPERLINK "https://login.consultant.ru/link/?req=doc&amp;base=LAW&amp;n=462703&amp;dst=100227"</w:delInstrText>
              </w:r>
              <w:r w:rsidR="004602ED">
                <w:fldChar w:fldCharType="separate"/>
              </w:r>
              <w:r w:rsidR="004602ED">
                <w:rPr>
                  <w:rFonts w:ascii="Times New Roman" w:hAnsi="Times New Roman"/>
                  <w:color w:val="0000FF"/>
                  <w:sz w:val="28"/>
                  <w:szCs w:val="28"/>
                </w:rPr>
                <w:delText>пункте 6.7</w:delText>
              </w:r>
              <w:r w:rsidR="004602ED">
                <w:fldChar w:fldCharType="end"/>
              </w:r>
              <w:r w:rsidR="004602ED">
                <w:rPr>
                  <w:rFonts w:ascii="Times New Roman" w:hAnsi="Times New Roman"/>
                  <w:sz w:val="28"/>
                  <w:szCs w:val="28"/>
                </w:rPr>
                <w:delText xml:space="preserve"> (при наличии).</w:delText>
              </w:r>
            </w:del>
          </w:p>
          <w:p w14:paraId="161DD051" w14:textId="77777777" w:rsidR="004602ED" w:rsidRDefault="004602ED" w:rsidP="004602ED">
            <w:pPr>
              <w:autoSpaceDE w:val="0"/>
              <w:autoSpaceDN w:val="0"/>
              <w:adjustRightInd w:val="0"/>
              <w:ind w:firstLine="283"/>
              <w:rPr>
                <w:del w:id="82" w:author="msi" w:date="2026-09-22T12:15:00Z" w16du:dateUtc="2026-09-22T16:15:00Z"/>
                <w:rFonts w:ascii="Times New Roman" w:hAnsi="Times New Roman"/>
                <w:sz w:val="28"/>
                <w:szCs w:val="28"/>
              </w:rPr>
            </w:pPr>
            <w:del w:id="83" w:author="msi" w:date="2026-09-22T12:15:00Z" w16du:dateUtc="2026-09-22T16:15:00Z">
              <w:r>
                <w:rPr>
                  <w:rFonts w:ascii="Times New Roman" w:hAnsi="Times New Roman"/>
                  <w:sz w:val="28"/>
                  <w:szCs w:val="28"/>
                </w:rPr>
                <w:delText xml:space="preserve">При незаполнении </w:delText>
              </w:r>
              <w:r>
                <w:fldChar w:fldCharType="begin"/>
              </w:r>
              <w:r>
                <w:delInstrText>HYPERLINK "https://login.consultant.ru/link/?req=doc&amp;base=LAW&amp;n=462703&amp;dst=100227"</w:delInstrText>
              </w:r>
              <w:r>
                <w:fldChar w:fldCharType="separate"/>
              </w:r>
              <w:r>
                <w:rPr>
                  <w:rFonts w:ascii="Times New Roman" w:hAnsi="Times New Roman"/>
                  <w:color w:val="0000FF"/>
                  <w:sz w:val="28"/>
                  <w:szCs w:val="28"/>
                </w:rPr>
                <w:delText>пункта 6.7</w:delText>
              </w:r>
              <w:r>
                <w:fldChar w:fldCharType="end"/>
              </w:r>
              <w:r>
                <w:rPr>
                  <w:rFonts w:ascii="Times New Roman" w:hAnsi="Times New Roman"/>
                  <w:sz w:val="28"/>
                  <w:szCs w:val="28"/>
                </w:rPr>
                <w:delText xml:space="preserve"> идентификатор указывается при наличии.</w:delText>
              </w:r>
            </w:del>
          </w:p>
          <w:p w14:paraId="10CD6DE0" w14:textId="77777777" w:rsidR="004602ED" w:rsidRPr="00B00DF3" w:rsidRDefault="004602ED" w:rsidP="00832AEF">
            <w:pPr>
              <w:pStyle w:val="DersBilgileri"/>
              <w:rPr>
                <w:rPrChange w:id="84" w:author="msi" w:date="2026-09-22T12:15:00Z" w16du:dateUtc="2026-09-22T16:15:00Z">
                  <w:rPr>
                    <w:rFonts w:ascii="Times New Roman" w:eastAsia="Times New Roman" w:hAnsi="Times New Roman" w:cs="Times New Roman"/>
                    <w:sz w:val="28"/>
                    <w:szCs w:val="28"/>
                    <w:lang w:eastAsia="ru-RU"/>
                  </w:rPr>
                </w:rPrChange>
              </w:rPr>
              <w:pPrChange w:id="85" w:author="msi" w:date="2026-09-22T12:15:00Z" w16du:dateUtc="2026-09-22T16:15:00Z">
                <w:pPr>
                  <w:autoSpaceDE w:val="0"/>
                  <w:autoSpaceDN w:val="0"/>
                  <w:adjustRightInd w:val="0"/>
                  <w:ind w:firstLine="283"/>
                  <w:jc w:val="both"/>
                </w:pPr>
              </w:pPrChange>
            </w:pPr>
            <w:del w:id="86" w:author="msi" w:date="2026-09-22T12:15:00Z" w16du:dateUtc="2026-09-22T16:15:00Z">
              <w:r>
                <w:rPr>
                  <w:rFonts w:ascii="Times New Roman" w:hAnsi="Times New Roman"/>
                  <w:sz w:val="28"/>
                  <w:szCs w:val="28"/>
                </w:rPr>
                <w:delText>Идентификатор документа-основания указывается автоматически в случае если в соответствии с законодательством Российской Федерации такой идентификатор автоматически формируется в информационной системе Федерального казначейства.</w:delText>
              </w:r>
            </w:del>
          </w:p>
        </w:tc>
      </w:tr>
      <w:tr w:rsidR="00BC32DD" w:rsidRPr="001A2552" w14:paraId="12847122" w14:textId="77777777" w:rsidTr="00832AEF">
        <w:trPr>
          <w:jc w:val="center"/>
          <w:ins w:id="87" w:author="msi" w:date="2026-09-22T12:15:00Z" w16du:dateUtc="2026-09-22T16:15:00Z"/>
        </w:trPr>
        <w:tc>
          <w:tcPr>
            <w:tcW w:w="2745" w:type="dxa"/>
            <w:vAlign w:val="center"/>
          </w:tcPr>
          <w:p w14:paraId="7D530F24" w14:textId="77777777" w:rsidR="00BC32DD" w:rsidRPr="001A2552" w:rsidRDefault="00BC32DD" w:rsidP="00832AEF">
            <w:pPr>
              <w:pStyle w:val="DersBasliklar"/>
              <w:rPr>
                <w:ins w:id="88" w:author="msi" w:date="2026-09-22T12:15:00Z" w16du:dateUtc="2026-09-22T16:15:00Z"/>
                <w:szCs w:val="16"/>
              </w:rPr>
            </w:pPr>
            <w:ins w:id="89" w:author="msi" w:date="2026-09-22T12:15:00Z" w16du:dateUtc="2026-09-22T16:15:00Z">
              <w:r w:rsidRPr="001A2552">
                <w:rPr>
                  <w:szCs w:val="16"/>
                </w:rPr>
                <w:t>Dersin Türü</w:t>
              </w:r>
            </w:ins>
          </w:p>
        </w:tc>
        <w:tc>
          <w:tcPr>
            <w:tcW w:w="6068" w:type="dxa"/>
          </w:tcPr>
          <w:p w14:paraId="7678C758" w14:textId="77777777" w:rsidR="00BC32DD" w:rsidRPr="00B00DF3" w:rsidRDefault="00F8234C" w:rsidP="00832AEF">
            <w:pPr>
              <w:pStyle w:val="DersBilgileri"/>
              <w:rPr>
                <w:ins w:id="90" w:author="msi" w:date="2026-09-22T12:15:00Z" w16du:dateUtc="2026-09-22T16:15:00Z"/>
                <w:szCs w:val="16"/>
              </w:rPr>
            </w:pPr>
            <w:ins w:id="91" w:author="msi" w:date="2026-09-22T12:15:00Z" w16du:dateUtc="2026-09-22T16:15:00Z">
              <w:r>
                <w:rPr>
                  <w:szCs w:val="16"/>
                </w:rPr>
                <w:t>SEÇMELİ</w:t>
              </w:r>
            </w:ins>
          </w:p>
        </w:tc>
      </w:tr>
      <w:tr w:rsidR="00BC32DD" w:rsidRPr="001A2552" w14:paraId="70957094" w14:textId="77777777" w:rsidTr="00832AEF">
        <w:trPr>
          <w:jc w:val="center"/>
          <w:ins w:id="92" w:author="msi" w:date="2026-09-22T12:15:00Z" w16du:dateUtc="2026-09-22T16:15:00Z"/>
        </w:trPr>
        <w:tc>
          <w:tcPr>
            <w:tcW w:w="2745" w:type="dxa"/>
            <w:vAlign w:val="center"/>
          </w:tcPr>
          <w:p w14:paraId="26BC8FAF" w14:textId="77777777" w:rsidR="00BC32DD" w:rsidRPr="001A2552" w:rsidRDefault="00BC32DD" w:rsidP="00832AEF">
            <w:pPr>
              <w:pStyle w:val="DersBasliklar"/>
              <w:rPr>
                <w:ins w:id="93" w:author="msi" w:date="2026-09-22T12:15:00Z" w16du:dateUtc="2026-09-22T16:15:00Z"/>
                <w:szCs w:val="16"/>
              </w:rPr>
            </w:pPr>
            <w:ins w:id="94" w:author="msi" w:date="2026-09-22T12:15:00Z" w16du:dateUtc="2026-09-22T16:15:00Z">
              <w:r w:rsidRPr="001A2552">
                <w:rPr>
                  <w:szCs w:val="16"/>
                </w:rPr>
                <w:t>Dersin İçeriği</w:t>
              </w:r>
            </w:ins>
          </w:p>
        </w:tc>
        <w:tc>
          <w:tcPr>
            <w:tcW w:w="6068" w:type="dxa"/>
          </w:tcPr>
          <w:p w14:paraId="2AE0F841" w14:textId="77777777" w:rsidR="00F911A6" w:rsidRPr="00B00DF3" w:rsidRDefault="00F911A6" w:rsidP="00F911A6">
            <w:pPr>
              <w:rPr>
                <w:ins w:id="95" w:author="msi" w:date="2026-09-22T12:15:00Z" w16du:dateUtc="2026-09-22T16:15:00Z"/>
                <w:sz w:val="16"/>
                <w:szCs w:val="16"/>
              </w:rPr>
            </w:pPr>
          </w:p>
          <w:p w14:paraId="13A09AA0" w14:textId="77777777" w:rsidR="00F95BE5" w:rsidRPr="00F8234C" w:rsidRDefault="00F95BE5" w:rsidP="00F95BE5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jc w:val="left"/>
              <w:rPr>
                <w:ins w:id="96" w:author="msi" w:date="2026-09-22T12:15:00Z" w16du:dateUtc="2026-09-22T16:15:00Z"/>
                <w:sz w:val="16"/>
                <w:szCs w:val="16"/>
              </w:rPr>
            </w:pPr>
            <w:ins w:id="97" w:author="msi" w:date="2026-09-22T12:15:00Z" w16du:dateUtc="2026-09-22T16:15:00Z">
              <w:r w:rsidRPr="00F8234C">
                <w:rPr>
                  <w:sz w:val="16"/>
                  <w:szCs w:val="16"/>
                </w:rPr>
                <w:t xml:space="preserve">Temel hukuksal kavramlar bilgisi </w:t>
              </w:r>
            </w:ins>
          </w:p>
          <w:p w14:paraId="1358AAC5" w14:textId="77777777" w:rsidR="00F95BE5" w:rsidRPr="00F8234C" w:rsidRDefault="00F95BE5" w:rsidP="00F95BE5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jc w:val="left"/>
              <w:rPr>
                <w:ins w:id="98" w:author="msi" w:date="2026-09-22T12:15:00Z" w16du:dateUtc="2026-09-22T16:15:00Z"/>
                <w:sz w:val="16"/>
                <w:szCs w:val="16"/>
              </w:rPr>
            </w:pPr>
            <w:ins w:id="99" w:author="msi" w:date="2026-09-22T12:15:00Z" w16du:dateUtc="2026-09-22T16:15:00Z">
              <w:r w:rsidRPr="00F8234C">
                <w:rPr>
                  <w:sz w:val="16"/>
                  <w:szCs w:val="16"/>
                </w:rPr>
                <w:t xml:space="preserve">İnsan hakları ve demokrasi ile ilgili temel kavramlar bilgisi </w:t>
              </w:r>
            </w:ins>
          </w:p>
          <w:p w14:paraId="4B9BF559" w14:textId="77777777" w:rsidR="00F95BE5" w:rsidRPr="00F8234C" w:rsidRDefault="00B90493" w:rsidP="00F95BE5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jc w:val="left"/>
              <w:rPr>
                <w:ins w:id="100" w:author="msi" w:date="2026-09-22T12:15:00Z" w16du:dateUtc="2026-09-22T16:15:00Z"/>
                <w:sz w:val="16"/>
                <w:szCs w:val="16"/>
              </w:rPr>
            </w:pPr>
            <w:ins w:id="101" w:author="msi" w:date="2026-09-22T12:15:00Z" w16du:dateUtc="2026-09-22T16:15:00Z">
              <w:r w:rsidRPr="00F8234C">
                <w:rPr>
                  <w:sz w:val="16"/>
                  <w:szCs w:val="16"/>
                </w:rPr>
                <w:t>İnsan hakları ve demokrasinin</w:t>
              </w:r>
              <w:r w:rsidR="00F95BE5" w:rsidRPr="00F8234C">
                <w:rPr>
                  <w:sz w:val="16"/>
                  <w:szCs w:val="16"/>
                </w:rPr>
                <w:t xml:space="preserve"> Batı’daki tarihi gelişimi</w:t>
              </w:r>
            </w:ins>
          </w:p>
          <w:p w14:paraId="3920307F" w14:textId="77777777" w:rsidR="00F95BE5" w:rsidRPr="00F8234C" w:rsidRDefault="00B90493" w:rsidP="00F95BE5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jc w:val="left"/>
              <w:rPr>
                <w:ins w:id="102" w:author="msi" w:date="2026-09-22T12:15:00Z" w16du:dateUtc="2026-09-22T16:15:00Z"/>
                <w:sz w:val="16"/>
                <w:szCs w:val="16"/>
              </w:rPr>
            </w:pPr>
            <w:ins w:id="103" w:author="msi" w:date="2026-09-22T12:15:00Z" w16du:dateUtc="2026-09-22T16:15:00Z">
              <w:r w:rsidRPr="00F8234C">
                <w:rPr>
                  <w:sz w:val="16"/>
                  <w:szCs w:val="16"/>
                </w:rPr>
                <w:t>İnsan hakları ve demokrasinin</w:t>
              </w:r>
              <w:r w:rsidR="00F95BE5" w:rsidRPr="00F8234C">
                <w:rPr>
                  <w:sz w:val="16"/>
                  <w:szCs w:val="16"/>
                </w:rPr>
                <w:t xml:space="preserve"> ülkemizdeki tarihi gelişimi </w:t>
              </w:r>
            </w:ins>
          </w:p>
          <w:p w14:paraId="22F157D2" w14:textId="77777777" w:rsidR="00F95BE5" w:rsidRPr="00F8234C" w:rsidRDefault="00B90493" w:rsidP="00F95BE5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jc w:val="left"/>
              <w:rPr>
                <w:ins w:id="104" w:author="msi" w:date="2026-09-22T12:15:00Z" w16du:dateUtc="2026-09-22T16:15:00Z"/>
                <w:sz w:val="16"/>
                <w:szCs w:val="16"/>
              </w:rPr>
            </w:pPr>
            <w:ins w:id="105" w:author="msi" w:date="2026-09-22T12:15:00Z" w16du:dateUtc="2026-09-22T16:15:00Z">
              <w:r w:rsidRPr="00F8234C">
                <w:rPr>
                  <w:sz w:val="16"/>
                  <w:szCs w:val="16"/>
                </w:rPr>
                <w:t>İnsan hakları ve demokrasinin</w:t>
              </w:r>
              <w:r w:rsidR="00F95BE5" w:rsidRPr="00F8234C">
                <w:rPr>
                  <w:sz w:val="16"/>
                  <w:szCs w:val="16"/>
                </w:rPr>
                <w:t xml:space="preserve"> uluslararası alana geçişi </w:t>
              </w:r>
            </w:ins>
          </w:p>
          <w:p w14:paraId="1FC2EB68" w14:textId="77777777" w:rsidR="00F911A6" w:rsidRPr="00F8234C" w:rsidRDefault="00F911A6" w:rsidP="00F95BE5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ins w:id="106" w:author="msi" w:date="2026-09-22T12:15:00Z" w16du:dateUtc="2026-09-22T16:15:00Z"/>
                <w:sz w:val="16"/>
                <w:szCs w:val="16"/>
              </w:rPr>
            </w:pPr>
            <w:ins w:id="107" w:author="msi" w:date="2026-09-22T12:15:00Z" w16du:dateUtc="2026-09-22T16:15:00Z">
              <w:r w:rsidRPr="00F8234C">
                <w:rPr>
                  <w:sz w:val="16"/>
                  <w:szCs w:val="16"/>
                </w:rPr>
                <w:t xml:space="preserve">İnsan hakları </w:t>
              </w:r>
              <w:r w:rsidR="00B90493" w:rsidRPr="00F8234C">
                <w:rPr>
                  <w:sz w:val="16"/>
                  <w:szCs w:val="16"/>
                </w:rPr>
                <w:t xml:space="preserve">ve demokrasi </w:t>
              </w:r>
              <w:r w:rsidRPr="00F8234C">
                <w:rPr>
                  <w:sz w:val="16"/>
                  <w:szCs w:val="16"/>
                </w:rPr>
                <w:t xml:space="preserve">eğitiminin tanımı, amacı ve önemi </w:t>
              </w:r>
            </w:ins>
          </w:p>
          <w:p w14:paraId="13CDBFA3" w14:textId="77777777" w:rsidR="00B00DF3" w:rsidRPr="00F8234C" w:rsidRDefault="00B90493" w:rsidP="00F95BE5">
            <w:pPr>
              <w:numPr>
                <w:ilvl w:val="0"/>
                <w:numId w:val="1"/>
              </w:numPr>
              <w:tabs>
                <w:tab w:val="left" w:pos="9640"/>
              </w:tabs>
              <w:jc w:val="left"/>
              <w:rPr>
                <w:ins w:id="108" w:author="msi" w:date="2026-09-22T12:15:00Z" w16du:dateUtc="2026-09-22T16:15:00Z"/>
                <w:sz w:val="16"/>
                <w:szCs w:val="16"/>
              </w:rPr>
            </w:pPr>
            <w:ins w:id="109" w:author="msi" w:date="2026-09-22T12:15:00Z" w16du:dateUtc="2026-09-22T16:15:00Z">
              <w:r w:rsidRPr="00F8234C">
                <w:rPr>
                  <w:sz w:val="16"/>
                  <w:szCs w:val="16"/>
                </w:rPr>
                <w:t>İ</w:t>
              </w:r>
              <w:r w:rsidR="00F95BE5" w:rsidRPr="00F8234C">
                <w:rPr>
                  <w:sz w:val="16"/>
                  <w:szCs w:val="16"/>
                </w:rPr>
                <w:t>nsan hakları ve demokrasi eğitimi</w:t>
              </w:r>
              <w:r w:rsidRPr="00F8234C">
                <w:rPr>
                  <w:sz w:val="16"/>
                  <w:szCs w:val="16"/>
                </w:rPr>
                <w:t>nin etkililiği</w:t>
              </w:r>
            </w:ins>
          </w:p>
          <w:p w14:paraId="573D954C" w14:textId="77777777" w:rsidR="00BC32DD" w:rsidRPr="00B00DF3" w:rsidRDefault="00F911A6" w:rsidP="009D5F97">
            <w:pPr>
              <w:numPr>
                <w:ilvl w:val="0"/>
                <w:numId w:val="1"/>
              </w:numPr>
              <w:tabs>
                <w:tab w:val="left" w:pos="9640"/>
              </w:tabs>
              <w:jc w:val="left"/>
              <w:rPr>
                <w:ins w:id="110" w:author="msi" w:date="2026-09-22T12:15:00Z" w16du:dateUtc="2026-09-22T16:15:00Z"/>
                <w:szCs w:val="16"/>
              </w:rPr>
            </w:pPr>
            <w:ins w:id="111" w:author="msi" w:date="2026-09-22T12:15:00Z" w16du:dateUtc="2026-09-22T16:15:00Z">
              <w:r w:rsidRPr="00F8234C">
                <w:rPr>
                  <w:sz w:val="16"/>
                  <w:szCs w:val="16"/>
                </w:rPr>
                <w:t xml:space="preserve">Öğrencilerle birlikte belirlenecek değişik insan hakları </w:t>
              </w:r>
              <w:r w:rsidR="009D5F97" w:rsidRPr="00F8234C">
                <w:rPr>
                  <w:sz w:val="16"/>
                  <w:szCs w:val="16"/>
                </w:rPr>
                <w:t xml:space="preserve">ve demokrasi </w:t>
              </w:r>
              <w:r w:rsidRPr="00F8234C">
                <w:rPr>
                  <w:sz w:val="16"/>
                  <w:szCs w:val="16"/>
                </w:rPr>
                <w:t>konularının</w:t>
              </w:r>
              <w:r w:rsidRPr="00B00DF3">
                <w:rPr>
                  <w:sz w:val="16"/>
                  <w:szCs w:val="16"/>
                </w:rPr>
                <w:t xml:space="preserve"> (kadın hakları, çocuk hakları, yaşama hakkı, eğitim hakkı, özel hayatın gizliliği, seçme seçilme hakkı, barış hakkı, çevre hakkı gibi) örnek işlenişi </w:t>
              </w:r>
            </w:ins>
          </w:p>
        </w:tc>
      </w:tr>
      <w:tr w:rsidR="00BC32DD" w:rsidRPr="001A2552" w14:paraId="0A3674E5" w14:textId="77777777" w:rsidTr="00832AEF">
        <w:trPr>
          <w:jc w:val="center"/>
          <w:ins w:id="112" w:author="msi" w:date="2026-09-22T12:15:00Z" w16du:dateUtc="2026-09-22T16:15:00Z"/>
        </w:trPr>
        <w:tc>
          <w:tcPr>
            <w:tcW w:w="2745" w:type="dxa"/>
            <w:vAlign w:val="center"/>
          </w:tcPr>
          <w:p w14:paraId="0B5B1643" w14:textId="77777777" w:rsidR="00BC32DD" w:rsidRPr="001A2552" w:rsidRDefault="00BC32DD" w:rsidP="00832AEF">
            <w:pPr>
              <w:pStyle w:val="DersBasliklar"/>
              <w:rPr>
                <w:ins w:id="113" w:author="msi" w:date="2026-09-22T12:15:00Z" w16du:dateUtc="2026-09-22T16:15:00Z"/>
                <w:szCs w:val="16"/>
              </w:rPr>
            </w:pPr>
            <w:ins w:id="114" w:author="msi" w:date="2026-09-22T12:15:00Z" w16du:dateUtc="2026-09-22T16:15:00Z">
              <w:r w:rsidRPr="001A2552">
                <w:rPr>
                  <w:szCs w:val="16"/>
                </w:rPr>
                <w:t>Dersin Amacı</w:t>
              </w:r>
            </w:ins>
          </w:p>
        </w:tc>
        <w:tc>
          <w:tcPr>
            <w:tcW w:w="6068" w:type="dxa"/>
          </w:tcPr>
          <w:p w14:paraId="4071CC13" w14:textId="77777777" w:rsidR="009D5F97" w:rsidRPr="009D5F97" w:rsidRDefault="009D5F97" w:rsidP="009D5F97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adjustRightInd w:val="0"/>
              <w:jc w:val="left"/>
              <w:rPr>
                <w:ins w:id="115" w:author="msi" w:date="2026-09-22T12:15:00Z" w16du:dateUtc="2026-09-22T16:15:00Z"/>
                <w:sz w:val="16"/>
                <w:szCs w:val="16"/>
              </w:rPr>
            </w:pPr>
            <w:ins w:id="116" w:author="msi" w:date="2026-09-22T12:15:00Z" w16du:dateUtc="2026-09-22T16:15:00Z">
              <w:r w:rsidRPr="009D5F97">
                <w:rPr>
                  <w:sz w:val="16"/>
                  <w:szCs w:val="16"/>
                </w:rPr>
                <w:t xml:space="preserve">Hukuk, insan hakları ve demokrasi gibi konularda </w:t>
              </w:r>
              <w:r w:rsidR="00CC0B85">
                <w:rPr>
                  <w:sz w:val="16"/>
                  <w:szCs w:val="16"/>
                </w:rPr>
                <w:t>bilinmesi</w:t>
              </w:r>
              <w:r w:rsidRPr="009D5F97">
                <w:rPr>
                  <w:sz w:val="16"/>
                  <w:szCs w:val="16"/>
                </w:rPr>
                <w:t xml:space="preserve"> ve </w:t>
              </w:r>
              <w:r w:rsidR="00CC0B85">
                <w:rPr>
                  <w:sz w:val="16"/>
                  <w:szCs w:val="16"/>
                </w:rPr>
                <w:t>öğrencilerde</w:t>
              </w:r>
              <w:r w:rsidRPr="009D5F97">
                <w:rPr>
                  <w:sz w:val="16"/>
                  <w:szCs w:val="16"/>
                </w:rPr>
                <w:t xml:space="preserve"> insan haklarına saygı, hakları kullanma, koruma ve geliştirme bilincinin oluşturulması.</w:t>
              </w:r>
            </w:ins>
          </w:p>
          <w:p w14:paraId="68AED688" w14:textId="77777777" w:rsidR="00CC0B85" w:rsidRDefault="00CC0B85" w:rsidP="009D5F97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adjustRightInd w:val="0"/>
              <w:jc w:val="left"/>
              <w:rPr>
                <w:ins w:id="117" w:author="msi" w:date="2026-09-22T12:15:00Z" w16du:dateUtc="2026-09-22T16:15:00Z"/>
                <w:sz w:val="16"/>
                <w:szCs w:val="16"/>
              </w:rPr>
            </w:pPr>
            <w:ins w:id="118" w:author="msi" w:date="2026-09-22T12:15:00Z" w16du:dateUtc="2026-09-22T16:15:00Z">
              <w:r>
                <w:rPr>
                  <w:sz w:val="16"/>
                  <w:szCs w:val="16"/>
                </w:rPr>
                <w:t>İnsan hakları ve demokrasinin Batı’daki ve ülkemizdeki tarihsel gelişinin anlaşılması</w:t>
              </w:r>
            </w:ins>
          </w:p>
          <w:p w14:paraId="16691340" w14:textId="77777777" w:rsidR="00CC0B85" w:rsidRDefault="00B90493" w:rsidP="009D5F97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adjustRightInd w:val="0"/>
              <w:jc w:val="left"/>
              <w:rPr>
                <w:ins w:id="119" w:author="msi" w:date="2026-09-22T12:15:00Z" w16du:dateUtc="2026-09-22T16:15:00Z"/>
                <w:sz w:val="16"/>
                <w:szCs w:val="16"/>
              </w:rPr>
            </w:pPr>
            <w:ins w:id="120" w:author="msi" w:date="2026-09-22T12:15:00Z" w16du:dateUtc="2026-09-22T16:15:00Z">
              <w:r>
                <w:rPr>
                  <w:sz w:val="16"/>
                  <w:szCs w:val="16"/>
                </w:rPr>
                <w:t>İnsan hakları ve demokrasinin</w:t>
              </w:r>
              <w:r w:rsidR="00CC0B85">
                <w:rPr>
                  <w:sz w:val="16"/>
                  <w:szCs w:val="16"/>
                </w:rPr>
                <w:t xml:space="preserve"> uluslararası alana geçişinin tartışılması</w:t>
              </w:r>
            </w:ins>
          </w:p>
          <w:p w14:paraId="58142AAE" w14:textId="77777777" w:rsidR="00F911A6" w:rsidRPr="009D5F97" w:rsidRDefault="00F911A6" w:rsidP="009D5F97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adjustRightInd w:val="0"/>
              <w:jc w:val="left"/>
              <w:rPr>
                <w:ins w:id="121" w:author="msi" w:date="2026-09-22T12:15:00Z" w16du:dateUtc="2026-09-22T16:15:00Z"/>
                <w:sz w:val="16"/>
                <w:szCs w:val="16"/>
              </w:rPr>
            </w:pPr>
            <w:ins w:id="122" w:author="msi" w:date="2026-09-22T12:15:00Z" w16du:dateUtc="2026-09-22T16:15:00Z">
              <w:r w:rsidRPr="009D5F97">
                <w:rPr>
                  <w:sz w:val="16"/>
                  <w:szCs w:val="16"/>
                </w:rPr>
                <w:t xml:space="preserve">İnsan hakları </w:t>
              </w:r>
              <w:r w:rsidR="00B90493">
                <w:rPr>
                  <w:sz w:val="16"/>
                  <w:szCs w:val="16"/>
                </w:rPr>
                <w:t xml:space="preserve">ve demokrasi </w:t>
              </w:r>
              <w:r w:rsidRPr="009D5F97">
                <w:rPr>
                  <w:sz w:val="16"/>
                  <w:szCs w:val="16"/>
                </w:rPr>
                <w:t xml:space="preserve">eğitiminin öneminin anlaşılması </w:t>
              </w:r>
            </w:ins>
          </w:p>
          <w:p w14:paraId="18B64A67" w14:textId="77777777" w:rsidR="00F911A6" w:rsidRPr="009D5F97" w:rsidRDefault="00F911A6" w:rsidP="009D5F97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adjustRightInd w:val="0"/>
              <w:jc w:val="left"/>
              <w:rPr>
                <w:ins w:id="123" w:author="msi" w:date="2026-09-22T12:15:00Z" w16du:dateUtc="2026-09-22T16:15:00Z"/>
                <w:sz w:val="16"/>
                <w:szCs w:val="16"/>
              </w:rPr>
            </w:pPr>
            <w:ins w:id="124" w:author="msi" w:date="2026-09-22T12:15:00Z" w16du:dateUtc="2026-09-22T16:15:00Z">
              <w:r w:rsidRPr="009D5F97">
                <w:rPr>
                  <w:sz w:val="16"/>
                  <w:szCs w:val="16"/>
                </w:rPr>
                <w:t xml:space="preserve">İnsan hakları </w:t>
              </w:r>
              <w:r w:rsidR="00B90493">
                <w:rPr>
                  <w:sz w:val="16"/>
                  <w:szCs w:val="16"/>
                </w:rPr>
                <w:t xml:space="preserve">ve demokrasi </w:t>
              </w:r>
              <w:r w:rsidRPr="009D5F97">
                <w:rPr>
                  <w:sz w:val="16"/>
                  <w:szCs w:val="16"/>
                </w:rPr>
                <w:t>eğitiminde okul ikliminin öneminin anlaşılması</w:t>
              </w:r>
            </w:ins>
          </w:p>
          <w:p w14:paraId="24510831" w14:textId="77777777" w:rsidR="00F911A6" w:rsidRPr="009D5F97" w:rsidRDefault="00F911A6" w:rsidP="009D5F97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adjustRightInd w:val="0"/>
              <w:jc w:val="left"/>
              <w:rPr>
                <w:ins w:id="125" w:author="msi" w:date="2026-09-22T12:15:00Z" w16du:dateUtc="2026-09-22T16:15:00Z"/>
                <w:sz w:val="16"/>
                <w:szCs w:val="16"/>
              </w:rPr>
            </w:pPr>
            <w:ins w:id="126" w:author="msi" w:date="2026-09-22T12:15:00Z" w16du:dateUtc="2026-09-22T16:15:00Z">
              <w:r w:rsidRPr="009D5F97">
                <w:rPr>
                  <w:sz w:val="16"/>
                  <w:szCs w:val="16"/>
                </w:rPr>
                <w:t xml:space="preserve">İnsan hakları </w:t>
              </w:r>
              <w:r w:rsidR="00B90493">
                <w:rPr>
                  <w:sz w:val="16"/>
                  <w:szCs w:val="16"/>
                </w:rPr>
                <w:t xml:space="preserve">ve demokrasi </w:t>
              </w:r>
              <w:r w:rsidRPr="009D5F97">
                <w:rPr>
                  <w:sz w:val="16"/>
                  <w:szCs w:val="16"/>
                </w:rPr>
                <w:t>eğitiminde öğretmenin rolünün anlaşılması</w:t>
              </w:r>
            </w:ins>
          </w:p>
          <w:p w14:paraId="53B4112C" w14:textId="77777777" w:rsidR="00F911A6" w:rsidRPr="009D5F97" w:rsidRDefault="00F911A6" w:rsidP="009D5F97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adjustRightInd w:val="0"/>
              <w:jc w:val="left"/>
              <w:rPr>
                <w:ins w:id="127" w:author="msi" w:date="2026-09-22T12:15:00Z" w16du:dateUtc="2026-09-22T16:15:00Z"/>
                <w:sz w:val="16"/>
                <w:szCs w:val="16"/>
              </w:rPr>
            </w:pPr>
            <w:ins w:id="128" w:author="msi" w:date="2026-09-22T12:15:00Z" w16du:dateUtc="2026-09-22T16:15:00Z">
              <w:r w:rsidRPr="009D5F97">
                <w:rPr>
                  <w:sz w:val="16"/>
                  <w:szCs w:val="16"/>
                </w:rPr>
                <w:t xml:space="preserve">İnsan hakları </w:t>
              </w:r>
              <w:r w:rsidR="00B90493">
                <w:rPr>
                  <w:sz w:val="16"/>
                  <w:szCs w:val="16"/>
                </w:rPr>
                <w:t xml:space="preserve">ve demokrasi </w:t>
              </w:r>
              <w:r w:rsidRPr="009D5F97">
                <w:rPr>
                  <w:sz w:val="16"/>
                  <w:szCs w:val="16"/>
                </w:rPr>
                <w:t xml:space="preserve">eğitiminde diğer derslerden yararlanmanın öneminin anlaşılması </w:t>
              </w:r>
            </w:ins>
          </w:p>
          <w:p w14:paraId="3E03A8DD" w14:textId="77777777" w:rsidR="00F911A6" w:rsidRPr="009D5F97" w:rsidRDefault="00F911A6" w:rsidP="009D5F97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adjustRightInd w:val="0"/>
              <w:jc w:val="left"/>
              <w:rPr>
                <w:ins w:id="129" w:author="msi" w:date="2026-09-22T12:15:00Z" w16du:dateUtc="2026-09-22T16:15:00Z"/>
                <w:sz w:val="16"/>
                <w:szCs w:val="16"/>
              </w:rPr>
            </w:pPr>
            <w:ins w:id="130" w:author="msi" w:date="2026-09-22T12:15:00Z" w16du:dateUtc="2026-09-22T16:15:00Z">
              <w:r w:rsidRPr="009D5F97">
                <w:rPr>
                  <w:sz w:val="16"/>
                  <w:szCs w:val="16"/>
                </w:rPr>
                <w:t xml:space="preserve">İnsan hakları </w:t>
              </w:r>
              <w:r w:rsidR="00B90493">
                <w:rPr>
                  <w:sz w:val="16"/>
                  <w:szCs w:val="16"/>
                </w:rPr>
                <w:t xml:space="preserve">ve demokrasi </w:t>
              </w:r>
              <w:r w:rsidRPr="009D5F97">
                <w:rPr>
                  <w:sz w:val="16"/>
                  <w:szCs w:val="16"/>
                </w:rPr>
                <w:t>derslerinin etkililiğinde, dersin içeriğinin, derste uygulanan etkinliklerin, kullanılan yöntem ve materyallerin ve ders sonunda yapılan değerlendirmenin öneminin anlaşılması</w:t>
              </w:r>
            </w:ins>
          </w:p>
          <w:p w14:paraId="2D7204FF" w14:textId="77777777" w:rsidR="00BC32DD" w:rsidRPr="00B00DF3" w:rsidRDefault="00BC32DD" w:rsidP="00832AEF">
            <w:pPr>
              <w:pStyle w:val="DersBilgileri"/>
              <w:rPr>
                <w:ins w:id="131" w:author="msi" w:date="2026-09-22T12:15:00Z" w16du:dateUtc="2026-09-22T16:15:00Z"/>
                <w:szCs w:val="16"/>
              </w:rPr>
            </w:pPr>
          </w:p>
        </w:tc>
      </w:tr>
      <w:tr w:rsidR="00BC32DD" w:rsidRPr="001A2552" w14:paraId="79EECD3D" w14:textId="77777777" w:rsidTr="00832AEF">
        <w:trPr>
          <w:jc w:val="center"/>
          <w:ins w:id="132" w:author="msi" w:date="2026-09-22T12:15:00Z" w16du:dateUtc="2026-09-22T16:15:00Z"/>
        </w:trPr>
        <w:tc>
          <w:tcPr>
            <w:tcW w:w="2745" w:type="dxa"/>
            <w:vAlign w:val="center"/>
          </w:tcPr>
          <w:p w14:paraId="5B66B2D3" w14:textId="77777777" w:rsidR="00BC32DD" w:rsidRPr="001A2552" w:rsidRDefault="00BC32DD" w:rsidP="00832AEF">
            <w:pPr>
              <w:pStyle w:val="DersBasliklar"/>
              <w:rPr>
                <w:ins w:id="133" w:author="msi" w:date="2026-09-22T12:15:00Z" w16du:dateUtc="2026-09-22T16:15:00Z"/>
                <w:szCs w:val="16"/>
              </w:rPr>
            </w:pPr>
            <w:ins w:id="134" w:author="msi" w:date="2026-09-22T12:15:00Z" w16du:dateUtc="2026-09-22T16:15:00Z">
              <w:r w:rsidRPr="001A2552">
                <w:rPr>
                  <w:szCs w:val="16"/>
                </w:rPr>
                <w:t>Dersin Süresi</w:t>
              </w:r>
            </w:ins>
          </w:p>
        </w:tc>
        <w:tc>
          <w:tcPr>
            <w:tcW w:w="6068" w:type="dxa"/>
          </w:tcPr>
          <w:p w14:paraId="0DE73527" w14:textId="77777777" w:rsidR="00BC32DD" w:rsidRPr="00B00DF3" w:rsidRDefault="00F8234C" w:rsidP="00832AEF">
            <w:pPr>
              <w:pStyle w:val="DersBilgileri"/>
              <w:rPr>
                <w:ins w:id="135" w:author="msi" w:date="2026-09-22T12:15:00Z" w16du:dateUtc="2026-09-22T16:15:00Z"/>
                <w:szCs w:val="16"/>
              </w:rPr>
            </w:pPr>
            <w:ins w:id="136" w:author="msi" w:date="2026-09-22T12:15:00Z" w16du:dateUtc="2026-09-22T16:15:00Z">
              <w:r>
                <w:rPr>
                  <w:szCs w:val="16"/>
                </w:rPr>
                <w:t>2</w:t>
              </w:r>
              <w:r w:rsidR="00B00DF3" w:rsidRPr="00B00DF3">
                <w:rPr>
                  <w:szCs w:val="16"/>
                </w:rPr>
                <w:t xml:space="preserve"> SAAT/HAFTA</w:t>
              </w:r>
            </w:ins>
          </w:p>
        </w:tc>
      </w:tr>
      <w:tr w:rsidR="00BC32DD" w:rsidRPr="001A2552" w14:paraId="5FE60A3F" w14:textId="77777777" w:rsidTr="00832AEF">
        <w:trPr>
          <w:jc w:val="center"/>
          <w:ins w:id="137" w:author="msi" w:date="2026-09-22T12:15:00Z" w16du:dateUtc="2026-09-22T16:15:00Z"/>
        </w:trPr>
        <w:tc>
          <w:tcPr>
            <w:tcW w:w="2745" w:type="dxa"/>
            <w:vAlign w:val="center"/>
          </w:tcPr>
          <w:p w14:paraId="35E07AB2" w14:textId="77777777" w:rsidR="00BC32DD" w:rsidRPr="001A2552" w:rsidRDefault="00BC32DD" w:rsidP="00832AEF">
            <w:pPr>
              <w:pStyle w:val="DersBasliklar"/>
              <w:rPr>
                <w:ins w:id="138" w:author="msi" w:date="2026-09-22T12:15:00Z" w16du:dateUtc="2026-09-22T16:15:00Z"/>
                <w:szCs w:val="16"/>
              </w:rPr>
            </w:pPr>
            <w:ins w:id="139" w:author="msi" w:date="2026-09-22T12:15:00Z" w16du:dateUtc="2026-09-22T16:15:00Z">
              <w:r w:rsidRPr="001A2552">
                <w:rPr>
                  <w:szCs w:val="16"/>
                </w:rPr>
                <w:t>Eğitim Dili</w:t>
              </w:r>
            </w:ins>
          </w:p>
        </w:tc>
        <w:tc>
          <w:tcPr>
            <w:tcW w:w="6068" w:type="dxa"/>
          </w:tcPr>
          <w:p w14:paraId="7FCFBF2C" w14:textId="77777777" w:rsidR="00BC32DD" w:rsidRPr="00B00DF3" w:rsidRDefault="00B00DF3" w:rsidP="00832AEF">
            <w:pPr>
              <w:pStyle w:val="DersBilgileri"/>
              <w:rPr>
                <w:ins w:id="140" w:author="msi" w:date="2026-09-22T12:15:00Z" w16du:dateUtc="2026-09-22T16:15:00Z"/>
                <w:szCs w:val="16"/>
              </w:rPr>
            </w:pPr>
            <w:ins w:id="141" w:author="msi" w:date="2026-09-22T12:15:00Z" w16du:dateUtc="2026-09-22T16:15:00Z">
              <w:r w:rsidRPr="00B00DF3">
                <w:rPr>
                  <w:szCs w:val="16"/>
                </w:rPr>
                <w:t>TÜRKÇE</w:t>
              </w:r>
            </w:ins>
          </w:p>
        </w:tc>
      </w:tr>
      <w:tr w:rsidR="00BC32DD" w:rsidRPr="001A2552" w14:paraId="5DB51209" w14:textId="77777777" w:rsidTr="00832AEF">
        <w:trPr>
          <w:jc w:val="center"/>
          <w:ins w:id="142" w:author="msi" w:date="2026-09-22T12:15:00Z" w16du:dateUtc="2026-09-22T16:15:00Z"/>
        </w:trPr>
        <w:tc>
          <w:tcPr>
            <w:tcW w:w="2745" w:type="dxa"/>
            <w:vAlign w:val="center"/>
          </w:tcPr>
          <w:p w14:paraId="70D0EEA1" w14:textId="77777777" w:rsidR="00BC32DD" w:rsidRPr="001A2552" w:rsidRDefault="00BC32DD" w:rsidP="00832AEF">
            <w:pPr>
              <w:pStyle w:val="DersBasliklar"/>
              <w:rPr>
                <w:ins w:id="143" w:author="msi" w:date="2026-09-22T12:15:00Z" w16du:dateUtc="2026-09-22T16:15:00Z"/>
                <w:szCs w:val="16"/>
              </w:rPr>
            </w:pPr>
            <w:ins w:id="144" w:author="msi" w:date="2026-09-22T12:15:00Z" w16du:dateUtc="2026-09-22T16:15:00Z">
              <w:r w:rsidRPr="001A2552">
                <w:rPr>
                  <w:szCs w:val="16"/>
                </w:rPr>
                <w:t>Ön Koşul</w:t>
              </w:r>
            </w:ins>
          </w:p>
        </w:tc>
        <w:tc>
          <w:tcPr>
            <w:tcW w:w="6068" w:type="dxa"/>
          </w:tcPr>
          <w:p w14:paraId="1A5F866F" w14:textId="77777777" w:rsidR="00BC32DD" w:rsidRPr="00B00DF3" w:rsidRDefault="00BC32DD" w:rsidP="00832AEF">
            <w:pPr>
              <w:pStyle w:val="DersBilgileri"/>
              <w:rPr>
                <w:ins w:id="145" w:author="msi" w:date="2026-09-22T12:15:00Z" w16du:dateUtc="2026-09-22T16:15:00Z"/>
                <w:szCs w:val="16"/>
              </w:rPr>
            </w:pPr>
          </w:p>
        </w:tc>
      </w:tr>
      <w:tr w:rsidR="00BC32DD" w:rsidRPr="001A2552" w14:paraId="1E0CF37C" w14:textId="77777777" w:rsidTr="00832AEF">
        <w:trPr>
          <w:jc w:val="center"/>
          <w:ins w:id="146" w:author="msi" w:date="2026-09-22T12:15:00Z" w16du:dateUtc="2026-09-22T16:15:00Z"/>
        </w:trPr>
        <w:tc>
          <w:tcPr>
            <w:tcW w:w="2745" w:type="dxa"/>
            <w:vAlign w:val="center"/>
          </w:tcPr>
          <w:p w14:paraId="554086EF" w14:textId="77777777" w:rsidR="00BC32DD" w:rsidRPr="001A2552" w:rsidRDefault="00BC32DD" w:rsidP="00832AEF">
            <w:pPr>
              <w:pStyle w:val="DersBasliklar"/>
              <w:rPr>
                <w:ins w:id="147" w:author="msi" w:date="2026-09-22T12:15:00Z" w16du:dateUtc="2026-09-22T16:15:00Z"/>
                <w:szCs w:val="16"/>
              </w:rPr>
            </w:pPr>
            <w:ins w:id="148" w:author="msi" w:date="2026-09-22T12:15:00Z" w16du:dateUtc="2026-09-22T16:15:00Z">
              <w:r w:rsidRPr="001A2552">
                <w:rPr>
                  <w:szCs w:val="16"/>
                </w:rPr>
                <w:t>Önerilen Kaynaklar</w:t>
              </w:r>
            </w:ins>
          </w:p>
        </w:tc>
        <w:tc>
          <w:tcPr>
            <w:tcW w:w="6068" w:type="dxa"/>
          </w:tcPr>
          <w:p w14:paraId="27857151" w14:textId="77777777" w:rsidR="00B00DF3" w:rsidRPr="00B00DF3" w:rsidRDefault="00B00DF3" w:rsidP="00B00DF3">
            <w:pPr>
              <w:rPr>
                <w:ins w:id="149" w:author="msi" w:date="2026-09-22T12:15:00Z" w16du:dateUtc="2026-09-22T16:15:00Z"/>
                <w:sz w:val="16"/>
                <w:szCs w:val="16"/>
              </w:rPr>
            </w:pPr>
            <w:ins w:id="150" w:author="msi" w:date="2026-09-22T12:15:00Z" w16du:dateUtc="2026-09-22T16:15:00Z">
              <w:r w:rsidRPr="00B00DF3">
                <w:rPr>
                  <w:sz w:val="16"/>
                  <w:szCs w:val="16"/>
                </w:rPr>
                <w:t xml:space="preserve">-Karaman-Kepenekci, Y. (2000) </w:t>
              </w:r>
              <w:r w:rsidRPr="00B00DF3">
                <w:rPr>
                  <w:bCs/>
                  <w:sz w:val="16"/>
                  <w:szCs w:val="16"/>
                </w:rPr>
                <w:t>İnsan Hakları Eğitimi</w:t>
              </w:r>
              <w:r w:rsidRPr="00B00DF3">
                <w:rPr>
                  <w:sz w:val="16"/>
                  <w:szCs w:val="16"/>
                </w:rPr>
                <w:t>, Ankara: Anı Yayıncılık, 191 s.</w:t>
              </w:r>
            </w:ins>
          </w:p>
          <w:p w14:paraId="4558F8E2" w14:textId="77777777" w:rsidR="00B00DF3" w:rsidRPr="00B00DF3" w:rsidRDefault="00B00DF3" w:rsidP="00B00DF3">
            <w:pPr>
              <w:rPr>
                <w:ins w:id="151" w:author="msi" w:date="2026-09-22T12:15:00Z" w16du:dateUtc="2026-09-22T16:15:00Z"/>
                <w:sz w:val="16"/>
                <w:szCs w:val="16"/>
              </w:rPr>
            </w:pPr>
            <w:ins w:id="152" w:author="msi" w:date="2026-09-22T12:15:00Z" w16du:dateUtc="2026-09-22T16:15:00Z">
              <w:r w:rsidRPr="00B00DF3">
                <w:rPr>
                  <w:sz w:val="16"/>
                  <w:szCs w:val="16"/>
                </w:rPr>
                <w:t>-Karaman-Kepenekci, Y. (2014) Eğitimciler İçin İnsan Hakları ve Vatandaşlık (2. Baskı), Ankara: Siyasal Kitabevi, 296 s.</w:t>
              </w:r>
            </w:ins>
          </w:p>
          <w:p w14:paraId="0150C262" w14:textId="77777777" w:rsidR="00B00DF3" w:rsidRPr="00B00DF3" w:rsidRDefault="00B00DF3" w:rsidP="00B00DF3">
            <w:pPr>
              <w:rPr>
                <w:ins w:id="153" w:author="msi" w:date="2026-09-22T12:15:00Z" w16du:dateUtc="2026-09-22T16:15:00Z"/>
                <w:sz w:val="16"/>
                <w:szCs w:val="16"/>
              </w:rPr>
            </w:pPr>
            <w:ins w:id="154" w:author="msi" w:date="2026-09-22T12:15:00Z" w16du:dateUtc="2026-09-22T16:15:00Z">
              <w:r w:rsidRPr="00B00DF3">
                <w:rPr>
                  <w:sz w:val="16"/>
                  <w:szCs w:val="16"/>
                </w:rPr>
                <w:t>-Akyüz, E. (2015) Çocuk Hakları. Ankara: Pegem Yayınları.</w:t>
              </w:r>
            </w:ins>
          </w:p>
          <w:p w14:paraId="123DD9A2" w14:textId="77777777" w:rsidR="00B00DF3" w:rsidRPr="00B00DF3" w:rsidRDefault="00B00DF3" w:rsidP="00B00DF3">
            <w:pPr>
              <w:pStyle w:val="BodyText2"/>
              <w:jc w:val="both"/>
              <w:rPr>
                <w:ins w:id="155" w:author="msi" w:date="2026-09-22T12:15:00Z" w16du:dateUtc="2026-09-22T16:15:00Z"/>
                <w:rFonts w:ascii="Verdana" w:hAnsi="Verdana"/>
                <w:sz w:val="16"/>
                <w:szCs w:val="16"/>
              </w:rPr>
            </w:pPr>
            <w:ins w:id="156" w:author="msi" w:date="2026-09-22T12:15:00Z" w16du:dateUtc="2026-09-22T16:15:00Z">
              <w:r w:rsidRPr="00B00DF3">
                <w:rPr>
                  <w:rFonts w:ascii="Verdana" w:hAnsi="Verdana"/>
                  <w:sz w:val="16"/>
                  <w:szCs w:val="16"/>
                </w:rPr>
                <w:t>-Gemalmaz, M.S. (2002) Ulusal Üstü İnsan Hakları Hukukunun Genel Teorisine Giriş. İstanbul: Beta Yayıncılık.</w:t>
              </w:r>
            </w:ins>
          </w:p>
          <w:p w14:paraId="69D2DFE3" w14:textId="77777777" w:rsidR="00B00DF3" w:rsidRPr="00B00DF3" w:rsidRDefault="00B00DF3" w:rsidP="00B00DF3">
            <w:pPr>
              <w:rPr>
                <w:ins w:id="157" w:author="msi" w:date="2026-09-22T12:15:00Z" w16du:dateUtc="2026-09-22T16:15:00Z"/>
                <w:sz w:val="16"/>
                <w:szCs w:val="16"/>
              </w:rPr>
            </w:pPr>
            <w:ins w:id="158" w:author="msi" w:date="2026-09-22T12:15:00Z" w16du:dateUtc="2026-09-22T16:15:00Z">
              <w:r w:rsidRPr="00B00DF3">
                <w:rPr>
                  <w:sz w:val="16"/>
                  <w:szCs w:val="16"/>
                </w:rPr>
                <w:t xml:space="preserve">-Gözübüyük, Ş. (2013) Hukuka Giriş. Ankara: Turhan Kitapevi. </w:t>
              </w:r>
            </w:ins>
          </w:p>
          <w:p w14:paraId="59E3EA1B" w14:textId="77777777" w:rsidR="00B00DF3" w:rsidRPr="00B00DF3" w:rsidRDefault="00B00DF3" w:rsidP="00B00DF3">
            <w:pPr>
              <w:rPr>
                <w:ins w:id="159" w:author="msi" w:date="2026-09-22T12:15:00Z" w16du:dateUtc="2026-09-22T16:15:00Z"/>
                <w:sz w:val="16"/>
                <w:szCs w:val="16"/>
              </w:rPr>
            </w:pPr>
            <w:ins w:id="160" w:author="msi" w:date="2026-09-22T12:15:00Z" w16du:dateUtc="2026-09-22T16:15:00Z">
              <w:r w:rsidRPr="00B00DF3">
                <w:rPr>
                  <w:sz w:val="16"/>
                  <w:szCs w:val="16"/>
                </w:rPr>
                <w:t>-Kapani, M. (1981) Kamu Hürriyetleri. Ankara: A.Ü. Hukuk Fakültesi Yayınları.</w:t>
              </w:r>
            </w:ins>
          </w:p>
          <w:p w14:paraId="1798FFDA" w14:textId="77777777" w:rsidR="00B00DF3" w:rsidRPr="00B00DF3" w:rsidRDefault="00B00DF3" w:rsidP="00B00DF3">
            <w:pPr>
              <w:rPr>
                <w:ins w:id="161" w:author="msi" w:date="2026-09-22T12:15:00Z" w16du:dateUtc="2026-09-22T16:15:00Z"/>
                <w:sz w:val="16"/>
                <w:szCs w:val="16"/>
              </w:rPr>
            </w:pPr>
            <w:ins w:id="162" w:author="msi" w:date="2026-09-22T12:15:00Z" w16du:dateUtc="2026-09-22T16:15:00Z">
              <w:r w:rsidRPr="00B00DF3">
                <w:rPr>
                  <w:sz w:val="16"/>
                  <w:szCs w:val="16"/>
                </w:rPr>
                <w:t>-Mumcu, A. (1994) İnsan Hakları ve Kamu Özgürlükleri. Ankara: Savaş Yayınları.</w:t>
              </w:r>
            </w:ins>
          </w:p>
          <w:p w14:paraId="639C1334" w14:textId="77777777" w:rsidR="00B00DF3" w:rsidRPr="00B00DF3" w:rsidRDefault="00B00DF3" w:rsidP="00B00DF3">
            <w:pPr>
              <w:rPr>
                <w:ins w:id="163" w:author="msi" w:date="2026-09-22T12:15:00Z" w16du:dateUtc="2026-09-22T16:15:00Z"/>
                <w:sz w:val="16"/>
                <w:szCs w:val="16"/>
              </w:rPr>
            </w:pPr>
            <w:ins w:id="164" w:author="msi" w:date="2026-09-22T12:15:00Z" w16du:dateUtc="2026-09-22T16:15:00Z">
              <w:r w:rsidRPr="00B00DF3">
                <w:rPr>
                  <w:sz w:val="16"/>
                  <w:szCs w:val="16"/>
                </w:rPr>
                <w:lastRenderedPageBreak/>
                <w:t>-Reisoğlu, S. (2001) Uluslar arası Boyutlarıyla İnsan Hakları. İstanbul: Beta Yayıncılık.</w:t>
              </w:r>
            </w:ins>
          </w:p>
          <w:p w14:paraId="759996E4" w14:textId="77777777" w:rsidR="00B00DF3" w:rsidRPr="00B00DF3" w:rsidRDefault="00B00DF3" w:rsidP="00B00DF3">
            <w:pPr>
              <w:rPr>
                <w:ins w:id="165" w:author="msi" w:date="2026-09-22T12:15:00Z" w16du:dateUtc="2026-09-22T16:15:00Z"/>
                <w:sz w:val="16"/>
                <w:szCs w:val="16"/>
              </w:rPr>
            </w:pPr>
            <w:ins w:id="166" w:author="msi" w:date="2026-09-22T12:15:00Z" w16du:dateUtc="2026-09-22T16:15:00Z">
              <w:r w:rsidRPr="00B00DF3">
                <w:rPr>
                  <w:sz w:val="16"/>
                  <w:szCs w:val="16"/>
                </w:rPr>
                <w:t>-İnsan hakları eğitimi konusunda yazılmış tüm diğer yerli ve yabancı kaynaklar</w:t>
              </w:r>
            </w:ins>
          </w:p>
          <w:p w14:paraId="203EA357" w14:textId="77777777" w:rsidR="00BC32DD" w:rsidRPr="00B00DF3" w:rsidRDefault="00BC32DD" w:rsidP="00832AEF">
            <w:pPr>
              <w:pStyle w:val="Kaynakca"/>
              <w:rPr>
                <w:ins w:id="167" w:author="msi" w:date="2026-09-22T12:15:00Z" w16du:dateUtc="2026-09-22T16:15:00Z"/>
                <w:szCs w:val="16"/>
                <w:lang w:val="tr-TR"/>
              </w:rPr>
            </w:pPr>
          </w:p>
        </w:tc>
      </w:tr>
      <w:tr w:rsidR="00BC32DD" w:rsidRPr="001A2552" w14:paraId="5535185E" w14:textId="77777777" w:rsidTr="00832AEF">
        <w:trPr>
          <w:jc w:val="center"/>
          <w:ins w:id="168" w:author="msi" w:date="2026-09-22T12:15:00Z" w16du:dateUtc="2026-09-22T16:15:00Z"/>
        </w:trPr>
        <w:tc>
          <w:tcPr>
            <w:tcW w:w="2745" w:type="dxa"/>
            <w:vAlign w:val="center"/>
          </w:tcPr>
          <w:p w14:paraId="34CA3484" w14:textId="77777777" w:rsidR="00BC32DD" w:rsidRPr="001A2552" w:rsidRDefault="00BC32DD" w:rsidP="00832AEF">
            <w:pPr>
              <w:pStyle w:val="DersBasliklar"/>
              <w:rPr>
                <w:ins w:id="169" w:author="msi" w:date="2026-09-22T12:15:00Z" w16du:dateUtc="2026-09-22T16:15:00Z"/>
                <w:szCs w:val="16"/>
              </w:rPr>
            </w:pPr>
            <w:ins w:id="170" w:author="msi" w:date="2026-09-22T12:15:00Z" w16du:dateUtc="2026-09-22T16:15:00Z">
              <w:r>
                <w:rPr>
                  <w:szCs w:val="16"/>
                </w:rPr>
                <w:lastRenderedPageBreak/>
                <w:t xml:space="preserve">Dersin </w:t>
              </w:r>
              <w:r w:rsidRPr="001A2552">
                <w:rPr>
                  <w:szCs w:val="16"/>
                </w:rPr>
                <w:t>Kredisi</w:t>
              </w:r>
            </w:ins>
          </w:p>
        </w:tc>
        <w:tc>
          <w:tcPr>
            <w:tcW w:w="6068" w:type="dxa"/>
            <w:vAlign w:val="center"/>
          </w:tcPr>
          <w:p w14:paraId="4C4D86B1" w14:textId="77777777" w:rsidR="00BC32DD" w:rsidRPr="001A2552" w:rsidRDefault="00B00DF3" w:rsidP="00832AEF">
            <w:pPr>
              <w:pStyle w:val="DersBilgileri"/>
              <w:rPr>
                <w:ins w:id="171" w:author="msi" w:date="2026-09-22T12:15:00Z" w16du:dateUtc="2026-09-22T16:15:00Z"/>
                <w:szCs w:val="16"/>
              </w:rPr>
            </w:pPr>
            <w:ins w:id="172" w:author="msi" w:date="2026-09-22T12:15:00Z" w16du:dateUtc="2026-09-22T16:15:00Z">
              <w:r>
                <w:rPr>
                  <w:szCs w:val="16"/>
                </w:rPr>
                <w:t>8</w:t>
              </w:r>
            </w:ins>
          </w:p>
        </w:tc>
      </w:tr>
      <w:tr w:rsidR="00BC32DD" w:rsidRPr="001A2552" w14:paraId="22D94414" w14:textId="77777777" w:rsidTr="00832AEF">
        <w:trPr>
          <w:jc w:val="center"/>
          <w:ins w:id="173" w:author="msi" w:date="2026-09-22T12:15:00Z" w16du:dateUtc="2026-09-22T16:15:00Z"/>
        </w:trPr>
        <w:tc>
          <w:tcPr>
            <w:tcW w:w="2745" w:type="dxa"/>
            <w:vAlign w:val="center"/>
          </w:tcPr>
          <w:p w14:paraId="5966A2F3" w14:textId="77777777" w:rsidR="00BC32DD" w:rsidRPr="001A2552" w:rsidRDefault="00BC32DD" w:rsidP="00832AEF">
            <w:pPr>
              <w:pStyle w:val="DersBasliklar"/>
              <w:rPr>
                <w:ins w:id="174" w:author="msi" w:date="2026-09-22T12:15:00Z" w16du:dateUtc="2026-09-22T16:15:00Z"/>
                <w:szCs w:val="16"/>
              </w:rPr>
            </w:pPr>
            <w:ins w:id="175" w:author="msi" w:date="2026-09-22T12:15:00Z" w16du:dateUtc="2026-09-22T16:15:00Z">
              <w:r w:rsidRPr="001A2552">
                <w:rPr>
                  <w:szCs w:val="16"/>
                </w:rPr>
                <w:t>Laboratuvar</w:t>
              </w:r>
            </w:ins>
          </w:p>
        </w:tc>
        <w:tc>
          <w:tcPr>
            <w:tcW w:w="6068" w:type="dxa"/>
            <w:vAlign w:val="center"/>
          </w:tcPr>
          <w:p w14:paraId="518628D5" w14:textId="77777777" w:rsidR="00BC32DD" w:rsidRPr="001A2552" w:rsidRDefault="00BC32DD" w:rsidP="00832AEF">
            <w:pPr>
              <w:pStyle w:val="DersBilgileri"/>
              <w:rPr>
                <w:ins w:id="176" w:author="msi" w:date="2026-09-22T12:15:00Z" w16du:dateUtc="2026-09-22T16:15:00Z"/>
                <w:szCs w:val="16"/>
              </w:rPr>
            </w:pPr>
          </w:p>
        </w:tc>
      </w:tr>
      <w:tr w:rsidR="00BC32DD" w:rsidRPr="001A2552" w14:paraId="6F08D2F9" w14:textId="77777777" w:rsidTr="00832AEF">
        <w:trPr>
          <w:jc w:val="center"/>
          <w:ins w:id="177" w:author="msi" w:date="2026-09-22T12:15:00Z" w16du:dateUtc="2026-09-22T16:15:00Z"/>
        </w:trPr>
        <w:tc>
          <w:tcPr>
            <w:tcW w:w="2745" w:type="dxa"/>
            <w:vAlign w:val="center"/>
          </w:tcPr>
          <w:p w14:paraId="32955615" w14:textId="77777777" w:rsidR="00BC32DD" w:rsidRPr="001A2552" w:rsidRDefault="00BC32DD" w:rsidP="00832AEF">
            <w:pPr>
              <w:pStyle w:val="DersBasliklar"/>
              <w:rPr>
                <w:ins w:id="178" w:author="msi" w:date="2026-09-22T12:15:00Z" w16du:dateUtc="2026-09-22T16:15:00Z"/>
                <w:szCs w:val="16"/>
              </w:rPr>
            </w:pPr>
            <w:ins w:id="179" w:author="msi" w:date="2026-09-22T12:15:00Z" w16du:dateUtc="2026-09-22T16:15:00Z">
              <w:r w:rsidRPr="001A2552">
                <w:rPr>
                  <w:szCs w:val="16"/>
                </w:rPr>
                <w:t>Diğer-1</w:t>
              </w:r>
            </w:ins>
          </w:p>
        </w:tc>
        <w:tc>
          <w:tcPr>
            <w:tcW w:w="6068" w:type="dxa"/>
            <w:vAlign w:val="center"/>
          </w:tcPr>
          <w:p w14:paraId="26142CD6" w14:textId="77777777" w:rsidR="00BC32DD" w:rsidRPr="001A2552" w:rsidRDefault="00BC32DD" w:rsidP="00832AEF">
            <w:pPr>
              <w:pStyle w:val="DersBilgileri"/>
              <w:rPr>
                <w:ins w:id="180" w:author="msi" w:date="2026-09-22T12:15:00Z" w16du:dateUtc="2026-09-22T16:15:00Z"/>
                <w:szCs w:val="16"/>
              </w:rPr>
            </w:pPr>
          </w:p>
        </w:tc>
      </w:tr>
    </w:tbl>
    <w:p w14:paraId="2564095B" w14:textId="77777777" w:rsidR="00BC32DD" w:rsidRPr="001A2552" w:rsidRDefault="00BC32DD" w:rsidP="00BC32DD">
      <w:pPr>
        <w:rPr>
          <w:ins w:id="181" w:author="msi" w:date="2026-09-22T12:15:00Z" w16du:dateUtc="2026-09-22T16:15:00Z"/>
          <w:sz w:val="16"/>
          <w:szCs w:val="16"/>
        </w:rPr>
      </w:pPr>
    </w:p>
    <w:p w14:paraId="09C7B2C4" w14:textId="77777777" w:rsidR="00BC32DD" w:rsidRPr="001A2552" w:rsidRDefault="00BC32DD" w:rsidP="00BC32DD">
      <w:pPr>
        <w:rPr>
          <w:ins w:id="182" w:author="msi" w:date="2026-09-22T12:15:00Z" w16du:dateUtc="2026-09-22T16:15:00Z"/>
          <w:sz w:val="16"/>
          <w:szCs w:val="16"/>
        </w:rPr>
      </w:pPr>
    </w:p>
    <w:p w14:paraId="4D21C05A" w14:textId="77777777" w:rsidR="00BC32DD" w:rsidRPr="001A2552" w:rsidRDefault="00BC32DD" w:rsidP="00BC32DD">
      <w:pPr>
        <w:rPr>
          <w:ins w:id="183" w:author="msi" w:date="2026-09-22T12:15:00Z" w16du:dateUtc="2026-09-22T16:15:00Z"/>
          <w:sz w:val="16"/>
          <w:szCs w:val="16"/>
        </w:rPr>
      </w:pPr>
    </w:p>
    <w:p w14:paraId="22DD0A8C" w14:textId="77777777" w:rsidR="00BC32DD" w:rsidRDefault="00BC32DD" w:rsidP="00BC32DD">
      <w:pPr>
        <w:rPr>
          <w:ins w:id="184" w:author="msi" w:date="2026-09-22T12:15:00Z" w16du:dateUtc="2026-09-22T16:15:00Z"/>
        </w:rPr>
      </w:pPr>
    </w:p>
    <w:p w14:paraId="05005B15" w14:textId="77777777" w:rsidR="004602ED" w:rsidRDefault="005A2382" w:rsidP="00364E9B">
      <w:pPr>
        <w:spacing w:line="312" w:lineRule="auto"/>
        <w:ind w:firstLine="709"/>
        <w:rPr>
          <w:del w:id="185" w:author="msi" w:date="2026-09-22T12:15:00Z" w16du:dateUtc="2026-09-22T16:15:00Z"/>
          <w:rFonts w:ascii="Times New Roman" w:hAnsi="Times New Roman"/>
          <w:sz w:val="28"/>
          <w:szCs w:val="28"/>
          <w:lang w:eastAsia="ru-RU"/>
        </w:rPr>
      </w:pPr>
      <w:del w:id="186" w:author="msi" w:date="2026-09-22T12:15:00Z" w16du:dateUtc="2026-09-22T16:15:00Z">
        <w:r>
          <w:rPr>
            <w:rFonts w:ascii="Times New Roman" w:hAnsi="Times New Roman"/>
            <w:sz w:val="28"/>
            <w:szCs w:val="28"/>
            <w:lang w:eastAsia="ru-RU"/>
          </w:rPr>
          <w:delText xml:space="preserve">                                                                                                                        »;</w:delText>
        </w:r>
      </w:del>
    </w:p>
    <w:p w14:paraId="79B2D8F7" w14:textId="77777777" w:rsidR="00092F4B" w:rsidRPr="00092F4B" w:rsidRDefault="00DC6DD7" w:rsidP="00E510DF">
      <w:pPr>
        <w:spacing w:line="312" w:lineRule="auto"/>
        <w:ind w:firstLine="142"/>
        <w:rPr>
          <w:del w:id="187" w:author="msi" w:date="2026-09-22T12:15:00Z" w16du:dateUtc="2026-09-22T16:15:00Z"/>
          <w:rFonts w:ascii="Times New Roman" w:hAnsi="Times New Roman"/>
          <w:sz w:val="28"/>
          <w:szCs w:val="28"/>
          <w:lang w:eastAsia="ru-RU"/>
        </w:rPr>
      </w:pPr>
      <w:bookmarkStart w:id="188" w:name="sub_10111"/>
      <w:bookmarkEnd w:id="47"/>
      <w:del w:id="189" w:author="msi" w:date="2026-09-22T12:15:00Z" w16du:dateUtc="2026-09-22T16:15:00Z">
        <w:r>
          <w:rPr>
            <w:rFonts w:ascii="Times New Roman" w:hAnsi="Times New Roman"/>
            <w:sz w:val="28"/>
            <w:szCs w:val="28"/>
            <w:lang w:eastAsia="ru-RU"/>
          </w:rPr>
          <w:delText xml:space="preserve">      </w:delText>
        </w:r>
        <w:bookmarkStart w:id="190" w:name="sub_1013"/>
        <w:bookmarkEnd w:id="188"/>
        <w:r w:rsidR="00B019A1">
          <w:rPr>
            <w:rFonts w:ascii="Times New Roman" w:hAnsi="Times New Roman"/>
            <w:sz w:val="28"/>
            <w:szCs w:val="28"/>
            <w:lang w:eastAsia="ru-RU"/>
          </w:rPr>
          <w:delText xml:space="preserve"> </w:delText>
        </w:r>
        <w:r w:rsidR="00A7560A">
          <w:rPr>
            <w:rFonts w:ascii="Times New Roman" w:hAnsi="Times New Roman"/>
            <w:sz w:val="28"/>
            <w:szCs w:val="28"/>
            <w:lang w:eastAsia="ru-RU"/>
          </w:rPr>
          <w:delText>в</w:delText>
        </w:r>
        <w:r w:rsidR="00092F4B" w:rsidRPr="00092F4B">
          <w:rPr>
            <w:rFonts w:ascii="Times New Roman" w:hAnsi="Times New Roman"/>
            <w:sz w:val="28"/>
            <w:szCs w:val="28"/>
            <w:lang w:eastAsia="ru-RU"/>
          </w:rPr>
          <w:delText xml:space="preserve"> </w:delText>
        </w:r>
        <w:r w:rsidR="00092F4B">
          <w:fldChar w:fldCharType="begin"/>
        </w:r>
        <w:r w:rsidR="00092F4B">
          <w:delInstrText>HYPERLINK "garantF1://74934158.30000"</w:delInstrText>
        </w:r>
        <w:r w:rsidR="00092F4B">
          <w:fldChar w:fldCharType="separate"/>
        </w:r>
        <w:r w:rsidR="00092F4B" w:rsidRPr="007B1B48">
          <w:rPr>
            <w:rStyle w:val="Hyperlink"/>
            <w:rFonts w:ascii="Times New Roman" w:hAnsi="Times New Roman"/>
            <w:color w:val="000000" w:themeColor="text1"/>
            <w:sz w:val="28"/>
            <w:szCs w:val="28"/>
            <w:u w:val="none"/>
            <w:lang w:eastAsia="ru-RU"/>
          </w:rPr>
          <w:delText xml:space="preserve">приложении </w:delText>
        </w:r>
        <w:r w:rsidR="007B1B48" w:rsidRPr="007B1B48">
          <w:rPr>
            <w:rStyle w:val="Hyperlink"/>
            <w:rFonts w:ascii="Times New Roman" w:hAnsi="Times New Roman"/>
            <w:color w:val="000000" w:themeColor="text1"/>
            <w:sz w:val="28"/>
            <w:szCs w:val="28"/>
            <w:u w:val="none"/>
            <w:lang w:eastAsia="ru-RU"/>
          </w:rPr>
          <w:delText>№</w:delText>
        </w:r>
        <w:r w:rsidR="00092F4B" w:rsidRPr="007B1B48">
          <w:rPr>
            <w:rStyle w:val="Hyperlink"/>
            <w:rFonts w:ascii="Times New Roman" w:hAnsi="Times New Roman"/>
            <w:color w:val="000000" w:themeColor="text1"/>
            <w:sz w:val="28"/>
            <w:szCs w:val="28"/>
            <w:u w:val="none"/>
            <w:lang w:eastAsia="ru-RU"/>
          </w:rPr>
          <w:delText> 3</w:delText>
        </w:r>
        <w:r w:rsidR="00092F4B">
          <w:fldChar w:fldCharType="end"/>
        </w:r>
        <w:r w:rsidR="00E123B9">
          <w:rPr>
            <w:rStyle w:val="Hyperlink"/>
            <w:rFonts w:ascii="Times New Roman" w:hAnsi="Times New Roman"/>
            <w:color w:val="000000" w:themeColor="text1"/>
            <w:sz w:val="28"/>
            <w:szCs w:val="28"/>
            <w:u w:val="none"/>
            <w:lang w:eastAsia="ru-RU"/>
          </w:rPr>
          <w:delText xml:space="preserve"> к Порядку</w:delText>
        </w:r>
        <w:r w:rsidR="00092F4B" w:rsidRPr="007B1B48">
          <w:rPr>
            <w:rFonts w:ascii="Times New Roman" w:hAnsi="Times New Roman"/>
            <w:color w:val="000000" w:themeColor="text1"/>
            <w:sz w:val="28"/>
            <w:szCs w:val="28"/>
            <w:lang w:eastAsia="ru-RU"/>
          </w:rPr>
          <w:delText>:</w:delText>
        </w:r>
      </w:del>
    </w:p>
    <w:p w14:paraId="5D3A7F9A" w14:textId="77777777" w:rsidR="00092F4B" w:rsidRPr="00092F4B" w:rsidRDefault="00B019A1" w:rsidP="00B019A1">
      <w:pPr>
        <w:spacing w:line="312" w:lineRule="auto"/>
        <w:rPr>
          <w:del w:id="191" w:author="msi" w:date="2026-09-22T12:15:00Z" w16du:dateUtc="2026-09-22T16:15:00Z"/>
          <w:rFonts w:ascii="Times New Roman" w:hAnsi="Times New Roman"/>
          <w:sz w:val="28"/>
          <w:szCs w:val="28"/>
          <w:lang w:eastAsia="ru-RU"/>
        </w:rPr>
      </w:pPr>
      <w:bookmarkStart w:id="192" w:name="sub_132"/>
      <w:bookmarkEnd w:id="190"/>
      <w:del w:id="193" w:author="msi" w:date="2026-09-22T12:15:00Z" w16du:dateUtc="2026-09-22T16:15:00Z">
        <w:r>
          <w:rPr>
            <w:rStyle w:val="Hyperlink"/>
            <w:rFonts w:ascii="Times New Roman" w:hAnsi="Times New Roman"/>
            <w:color w:val="000000" w:themeColor="text1"/>
            <w:sz w:val="28"/>
            <w:szCs w:val="28"/>
            <w:u w:val="none"/>
            <w:lang w:eastAsia="ru-RU"/>
          </w:rPr>
          <w:delText xml:space="preserve">         </w:delText>
        </w:r>
        <w:r w:rsidR="00092F4B">
          <w:fldChar w:fldCharType="begin"/>
        </w:r>
        <w:r w:rsidR="00092F4B">
          <w:delInstrText>HYPERLINK "garantF1://74934158.30004"</w:delInstrText>
        </w:r>
        <w:r w:rsidR="00092F4B">
          <w:fldChar w:fldCharType="separate"/>
        </w:r>
        <w:r w:rsidR="00092F4B" w:rsidRPr="00342829">
          <w:rPr>
            <w:rStyle w:val="Hyperlink"/>
            <w:rFonts w:ascii="Times New Roman" w:hAnsi="Times New Roman"/>
            <w:color w:val="000000" w:themeColor="text1"/>
            <w:sz w:val="28"/>
            <w:szCs w:val="28"/>
            <w:u w:val="none"/>
            <w:lang w:eastAsia="ru-RU"/>
          </w:rPr>
          <w:delText>пункт </w:delText>
        </w:r>
        <w:r w:rsidR="00092F4B">
          <w:fldChar w:fldCharType="end"/>
        </w:r>
        <w:r w:rsidR="00E510DF">
          <w:rPr>
            <w:rStyle w:val="Hyperlink"/>
            <w:rFonts w:ascii="Times New Roman" w:hAnsi="Times New Roman"/>
            <w:color w:val="000000" w:themeColor="text1"/>
            <w:sz w:val="28"/>
            <w:szCs w:val="28"/>
            <w:u w:val="none"/>
            <w:lang w:eastAsia="ru-RU"/>
          </w:rPr>
          <w:delText>1</w:delText>
        </w:r>
        <w:r w:rsidR="00092F4B" w:rsidRPr="00092F4B">
          <w:rPr>
            <w:rFonts w:ascii="Times New Roman" w:hAnsi="Times New Roman"/>
            <w:sz w:val="28"/>
            <w:szCs w:val="28"/>
            <w:lang w:eastAsia="ru-RU"/>
          </w:rPr>
          <w:delText xml:space="preserve"> изложить в следующей редакции:</w:delText>
        </w:r>
      </w:del>
    </w:p>
    <w:bookmarkEnd w:id="192"/>
    <w:p w14:paraId="283E2B29" w14:textId="77777777" w:rsidR="00092F4B" w:rsidRPr="00092F4B" w:rsidRDefault="00342829" w:rsidP="00D53245">
      <w:pPr>
        <w:spacing w:line="312" w:lineRule="auto"/>
        <w:rPr>
          <w:del w:id="194" w:author="msi" w:date="2026-09-22T12:15:00Z" w16du:dateUtc="2026-09-22T16:15:00Z"/>
          <w:rFonts w:ascii="Times New Roman" w:hAnsi="Times New Roman"/>
          <w:sz w:val="28"/>
          <w:szCs w:val="28"/>
          <w:lang w:eastAsia="ru-RU"/>
        </w:rPr>
      </w:pPr>
      <w:del w:id="195" w:author="msi" w:date="2026-09-22T12:15:00Z" w16du:dateUtc="2026-09-22T16:15:00Z">
        <w:r>
          <w:rPr>
            <w:rFonts w:ascii="Times New Roman" w:hAnsi="Times New Roman"/>
            <w:sz w:val="28"/>
            <w:szCs w:val="28"/>
            <w:lang w:eastAsia="ru-RU"/>
          </w:rPr>
          <w:delText>«</w:delText>
        </w:r>
      </w:del>
    </w:p>
    <w:tbl>
      <w:tblPr>
        <w:tblW w:w="9356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111"/>
        <w:gridCol w:w="5245"/>
      </w:tblGrid>
      <w:tr w:rsidR="00371747" w:rsidRPr="00092F4B" w14:paraId="668BE38D" w14:textId="77777777" w:rsidTr="008F6DB9">
        <w:trPr>
          <w:trHeight w:val="454"/>
          <w:del w:id="196" w:author="msi" w:date="2026-09-22T12:15:00Z" w16du:dateUtc="2026-09-22T16:15:00Z"/>
        </w:trPr>
        <w:tc>
          <w:tcPr>
            <w:tcW w:w="4111" w:type="dxa"/>
            <w:vMerge w:val="restart"/>
            <w:tcBorders>
              <w:top w:val="single" w:sz="4" w:space="0" w:color="auto"/>
              <w:right w:val="single" w:sz="4" w:space="0" w:color="auto"/>
            </w:tcBorders>
          </w:tcPr>
          <w:p w14:paraId="740A932A" w14:textId="77777777" w:rsidR="00611147" w:rsidRPr="00092F4B" w:rsidRDefault="00E510DF" w:rsidP="00E510DF">
            <w:pPr>
              <w:rPr>
                <w:del w:id="197" w:author="msi" w:date="2026-09-22T12:15:00Z" w16du:dateUtc="2026-09-22T16:15:00Z"/>
                <w:rFonts w:ascii="Times New Roman" w:hAnsi="Times New Roman"/>
                <w:sz w:val="28"/>
                <w:szCs w:val="28"/>
                <w:lang w:eastAsia="ru-RU"/>
              </w:rPr>
            </w:pPr>
            <w:bookmarkStart w:id="198" w:name="sub_30004"/>
            <w:del w:id="199" w:author="msi" w:date="2026-09-22T12:15:00Z" w16du:dateUtc="2026-09-22T16:15:00Z">
              <w:r>
                <w:rPr>
                  <w:rFonts w:ascii="Times New Roman" w:hAnsi="Times New Roman"/>
                  <w:sz w:val="28"/>
                  <w:szCs w:val="28"/>
                  <w:lang w:eastAsia="ru-RU"/>
                </w:rPr>
                <w:delText>1</w:delText>
              </w:r>
              <w:r w:rsidR="00371747" w:rsidRPr="00092F4B">
                <w:rPr>
                  <w:rFonts w:ascii="Times New Roman" w:hAnsi="Times New Roman"/>
                  <w:sz w:val="28"/>
                  <w:szCs w:val="28"/>
                  <w:lang w:eastAsia="ru-RU"/>
                </w:rPr>
                <w:delText xml:space="preserve">. </w:delText>
              </w:r>
              <w:bookmarkEnd w:id="198"/>
              <w:r>
                <w:rPr>
                  <w:rFonts w:ascii="Times New Roman" w:hAnsi="Times New Roman"/>
                  <w:sz w:val="28"/>
                  <w:szCs w:val="28"/>
                  <w:lang w:eastAsia="ru-RU"/>
                </w:rPr>
                <w:delText>Муниципальный</w:delText>
              </w:r>
              <w:r w:rsidRPr="00E510DF">
                <w:rPr>
                  <w:rFonts w:ascii="Times New Roman" w:hAnsi="Times New Roman"/>
                  <w:sz w:val="28"/>
                  <w:szCs w:val="28"/>
                  <w:lang w:eastAsia="ru-RU"/>
                </w:rPr>
                <w:delText xml:space="preserve"> контракт (договор) на поставку товаров, выполнение работ, оказание услуг для обеспечения </w:delText>
              </w:r>
              <w:r>
                <w:rPr>
                  <w:rFonts w:ascii="Times New Roman" w:hAnsi="Times New Roman"/>
                  <w:sz w:val="28"/>
                  <w:szCs w:val="28"/>
                  <w:lang w:eastAsia="ru-RU"/>
                </w:rPr>
                <w:delText xml:space="preserve">муниципальных </w:delText>
              </w:r>
              <w:r w:rsidRPr="00E510DF">
                <w:rPr>
                  <w:rFonts w:ascii="Times New Roman" w:hAnsi="Times New Roman"/>
                  <w:sz w:val="28"/>
                  <w:szCs w:val="28"/>
                  <w:lang w:eastAsia="ru-RU"/>
                </w:rPr>
                <w:delText>нужд, сведения о котором подлежат включению в реестр контрактов</w:delText>
              </w:r>
            </w:del>
          </w:p>
        </w:tc>
        <w:tc>
          <w:tcPr>
            <w:tcW w:w="5245" w:type="dxa"/>
            <w:tcBorders>
              <w:top w:val="single" w:sz="4" w:space="0" w:color="auto"/>
              <w:bottom w:val="single" w:sz="4" w:space="0" w:color="auto"/>
            </w:tcBorders>
          </w:tcPr>
          <w:p w14:paraId="54BCB934" w14:textId="77777777" w:rsidR="00E510DF" w:rsidRDefault="00E510DF" w:rsidP="00E510DF">
            <w:pPr>
              <w:autoSpaceDE w:val="0"/>
              <w:autoSpaceDN w:val="0"/>
              <w:adjustRightInd w:val="0"/>
              <w:rPr>
                <w:del w:id="200" w:author="msi" w:date="2026-09-22T12:15:00Z" w16du:dateUtc="2026-09-22T16:15:00Z"/>
                <w:rFonts w:ascii="Times New Roman" w:hAnsi="Times New Roman"/>
                <w:sz w:val="28"/>
                <w:szCs w:val="28"/>
              </w:rPr>
            </w:pPr>
            <w:del w:id="201" w:author="msi" w:date="2026-09-22T12:15:00Z" w16du:dateUtc="2026-09-22T16:15:00Z">
              <w:r w:rsidRPr="00E510DF">
                <w:rPr>
                  <w:rFonts w:ascii="Times New Roman" w:hAnsi="Times New Roman"/>
                  <w:sz w:val="28"/>
                  <w:szCs w:val="28"/>
                </w:rPr>
                <w:delText xml:space="preserve">Муниципальный контракт </w:delText>
              </w:r>
              <w:r>
                <w:rPr>
                  <w:rFonts w:ascii="Times New Roman" w:hAnsi="Times New Roman"/>
                  <w:sz w:val="28"/>
                  <w:szCs w:val="28"/>
                </w:rPr>
                <w:delText>(в случае осуществления авансовых платежей в соответствии с условиями м</w:delText>
              </w:r>
              <w:r w:rsidRPr="00E510DF">
                <w:rPr>
                  <w:rFonts w:ascii="Times New Roman" w:hAnsi="Times New Roman"/>
                  <w:sz w:val="28"/>
                  <w:szCs w:val="28"/>
                </w:rPr>
                <w:delText>униципальн</w:delText>
              </w:r>
              <w:r w:rsidR="00E74729">
                <w:rPr>
                  <w:rFonts w:ascii="Times New Roman" w:hAnsi="Times New Roman"/>
                  <w:sz w:val="28"/>
                  <w:szCs w:val="28"/>
                </w:rPr>
                <w:delText>ого</w:delText>
              </w:r>
              <w:r w:rsidRPr="00E510DF">
                <w:rPr>
                  <w:rFonts w:ascii="Times New Roman" w:hAnsi="Times New Roman"/>
                  <w:sz w:val="28"/>
                  <w:szCs w:val="28"/>
                </w:rPr>
                <w:delText xml:space="preserve"> контракт</w:delText>
              </w:r>
              <w:r w:rsidR="00E74729">
                <w:rPr>
                  <w:rFonts w:ascii="Times New Roman" w:hAnsi="Times New Roman"/>
                  <w:sz w:val="28"/>
                  <w:szCs w:val="28"/>
                </w:rPr>
                <w:delText>а</w:delText>
              </w:r>
              <w:r>
                <w:rPr>
                  <w:rFonts w:ascii="Times New Roman" w:hAnsi="Times New Roman"/>
                  <w:sz w:val="28"/>
                  <w:szCs w:val="28"/>
                </w:rPr>
                <w:delText>, внесение арендной платы по муниципальному контракту, если условиями такого муниципального контракта (договора) не предусмотрено предоставление документов для оплаты денежных обязательств при осуществлении авансовых платежей (внесении арендной платы)</w:delText>
              </w:r>
            </w:del>
          </w:p>
          <w:p w14:paraId="6719DEF9" w14:textId="77777777" w:rsidR="00371747" w:rsidRPr="00371747" w:rsidRDefault="00371747" w:rsidP="00371747">
            <w:pPr>
              <w:pStyle w:val="a1"/>
              <w:rPr>
                <w:del w:id="202" w:author="msi" w:date="2026-09-22T12:15:00Z" w16du:dateUtc="2026-09-22T16:15:00Z"/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71747" w:rsidRPr="00092F4B" w14:paraId="1FE43133" w14:textId="77777777" w:rsidTr="008F6DB9">
        <w:trPr>
          <w:trHeight w:val="454"/>
          <w:del w:id="203" w:author="msi" w:date="2026-09-22T12:15:00Z" w16du:dateUtc="2026-09-22T16:15:00Z"/>
        </w:trPr>
        <w:tc>
          <w:tcPr>
            <w:tcW w:w="4111" w:type="dxa"/>
            <w:vMerge/>
            <w:tcBorders>
              <w:right w:val="single" w:sz="4" w:space="0" w:color="auto"/>
            </w:tcBorders>
          </w:tcPr>
          <w:p w14:paraId="1FA5840C" w14:textId="77777777" w:rsidR="00371747" w:rsidRPr="00092F4B" w:rsidRDefault="00371747" w:rsidP="00371747">
            <w:pPr>
              <w:ind w:firstLine="709"/>
              <w:rPr>
                <w:del w:id="204" w:author="msi" w:date="2026-09-22T12:15:00Z" w16du:dateUtc="2026-09-22T16:15:00Z"/>
                <w:rFonts w:ascii="Times New Roman" w:hAnsi="Times New Roman"/>
                <w:sz w:val="28"/>
                <w:szCs w:val="28"/>
                <w:lang w:eastAsia="ru-RU"/>
              </w:rPr>
            </w:pPr>
          </w:p>
        </w:tc>
        <w:tc>
          <w:tcPr>
            <w:tcW w:w="5245" w:type="dxa"/>
            <w:tcBorders>
              <w:top w:val="single" w:sz="4" w:space="0" w:color="auto"/>
              <w:bottom w:val="single" w:sz="4" w:space="0" w:color="auto"/>
            </w:tcBorders>
          </w:tcPr>
          <w:p w14:paraId="2BC78273" w14:textId="77777777" w:rsidR="00371747" w:rsidRPr="00371747" w:rsidRDefault="00E510DF" w:rsidP="00371747">
            <w:pPr>
              <w:pStyle w:val="a1"/>
              <w:rPr>
                <w:del w:id="205" w:author="msi" w:date="2026-09-22T12:15:00Z" w16du:dateUtc="2026-09-22T16:15:00Z"/>
                <w:rFonts w:ascii="Times New Roman" w:hAnsi="Times New Roman" w:cs="Times New Roman"/>
                <w:sz w:val="28"/>
                <w:szCs w:val="28"/>
              </w:rPr>
            </w:pPr>
            <w:del w:id="206" w:author="msi" w:date="2026-09-22T12:15:00Z" w16du:dateUtc="2026-09-22T16:15:00Z">
              <w:r w:rsidRPr="00E510DF">
                <w:rPr>
                  <w:rFonts w:ascii="Times New Roman" w:hAnsi="Times New Roman" w:cs="Times New Roman"/>
                  <w:sz w:val="28"/>
                  <w:szCs w:val="28"/>
                </w:rPr>
                <w:delText>Документ о приемке поставленных товаров, выполненных работ (их результатов, в том числе этапов), оказанных услуг</w:delText>
              </w:r>
            </w:del>
          </w:p>
        </w:tc>
      </w:tr>
      <w:tr w:rsidR="00371747" w:rsidRPr="00092F4B" w14:paraId="2009075D" w14:textId="77777777" w:rsidTr="008F6DB9">
        <w:trPr>
          <w:trHeight w:val="454"/>
          <w:del w:id="207" w:author="msi" w:date="2026-09-22T12:15:00Z" w16du:dateUtc="2026-09-22T16:15:00Z"/>
        </w:trPr>
        <w:tc>
          <w:tcPr>
            <w:tcW w:w="4111" w:type="dxa"/>
            <w:vMerge/>
            <w:tcBorders>
              <w:right w:val="single" w:sz="4" w:space="0" w:color="auto"/>
            </w:tcBorders>
          </w:tcPr>
          <w:p w14:paraId="10402694" w14:textId="77777777" w:rsidR="00371747" w:rsidRPr="00092F4B" w:rsidRDefault="00371747" w:rsidP="00371747">
            <w:pPr>
              <w:ind w:firstLine="709"/>
              <w:rPr>
                <w:del w:id="208" w:author="msi" w:date="2026-09-22T12:15:00Z" w16du:dateUtc="2026-09-22T16:15:00Z"/>
                <w:rFonts w:ascii="Times New Roman" w:hAnsi="Times New Roman"/>
                <w:sz w:val="28"/>
                <w:szCs w:val="28"/>
                <w:lang w:eastAsia="ru-RU"/>
              </w:rPr>
            </w:pPr>
          </w:p>
        </w:tc>
        <w:tc>
          <w:tcPr>
            <w:tcW w:w="5245" w:type="dxa"/>
            <w:tcBorders>
              <w:top w:val="single" w:sz="4" w:space="0" w:color="auto"/>
              <w:bottom w:val="single" w:sz="4" w:space="0" w:color="auto"/>
            </w:tcBorders>
          </w:tcPr>
          <w:p w14:paraId="0814C653" w14:textId="77777777" w:rsidR="00371747" w:rsidRPr="00371747" w:rsidRDefault="00E510DF" w:rsidP="00371747">
            <w:pPr>
              <w:pStyle w:val="a1"/>
              <w:rPr>
                <w:del w:id="209" w:author="msi" w:date="2026-09-22T12:15:00Z" w16du:dateUtc="2026-09-22T16:15:00Z"/>
                <w:rFonts w:ascii="Times New Roman" w:hAnsi="Times New Roman" w:cs="Times New Roman"/>
                <w:sz w:val="28"/>
                <w:szCs w:val="28"/>
              </w:rPr>
            </w:pPr>
            <w:del w:id="210" w:author="msi" w:date="2026-09-22T12:15:00Z" w16du:dateUtc="2026-09-22T16:15:00Z">
              <w:r w:rsidRPr="00E510DF">
                <w:rPr>
                  <w:rFonts w:ascii="Times New Roman" w:hAnsi="Times New Roman" w:cs="Times New Roman"/>
                  <w:sz w:val="28"/>
                  <w:szCs w:val="28"/>
                </w:rPr>
                <w:delText>Счет</w:delText>
              </w:r>
            </w:del>
          </w:p>
        </w:tc>
      </w:tr>
      <w:tr w:rsidR="00371747" w:rsidRPr="00092F4B" w14:paraId="5BFC6FF7" w14:textId="77777777" w:rsidTr="008F6DB9">
        <w:trPr>
          <w:trHeight w:val="454"/>
          <w:del w:id="211" w:author="msi" w:date="2026-09-22T12:15:00Z" w16du:dateUtc="2026-09-22T16:15:00Z"/>
        </w:trPr>
        <w:tc>
          <w:tcPr>
            <w:tcW w:w="4111" w:type="dxa"/>
            <w:vMerge/>
            <w:tcBorders>
              <w:right w:val="single" w:sz="4" w:space="0" w:color="auto"/>
            </w:tcBorders>
          </w:tcPr>
          <w:p w14:paraId="156C50E1" w14:textId="77777777" w:rsidR="00371747" w:rsidRPr="00092F4B" w:rsidRDefault="00371747" w:rsidP="00371747">
            <w:pPr>
              <w:ind w:firstLine="709"/>
              <w:rPr>
                <w:del w:id="212" w:author="msi" w:date="2026-09-22T12:15:00Z" w16du:dateUtc="2026-09-22T16:15:00Z"/>
                <w:rFonts w:ascii="Times New Roman" w:hAnsi="Times New Roman"/>
                <w:sz w:val="28"/>
                <w:szCs w:val="28"/>
                <w:lang w:eastAsia="ru-RU"/>
              </w:rPr>
            </w:pPr>
          </w:p>
        </w:tc>
        <w:tc>
          <w:tcPr>
            <w:tcW w:w="5245" w:type="dxa"/>
            <w:tcBorders>
              <w:top w:val="single" w:sz="4" w:space="0" w:color="auto"/>
              <w:bottom w:val="single" w:sz="4" w:space="0" w:color="auto"/>
            </w:tcBorders>
          </w:tcPr>
          <w:p w14:paraId="77679643" w14:textId="77777777" w:rsidR="00371747" w:rsidRPr="00371747" w:rsidRDefault="00E510DF" w:rsidP="00371747">
            <w:pPr>
              <w:pStyle w:val="a1"/>
              <w:rPr>
                <w:del w:id="213" w:author="msi" w:date="2026-09-22T12:15:00Z" w16du:dateUtc="2026-09-22T16:15:00Z"/>
                <w:rFonts w:ascii="Times New Roman" w:hAnsi="Times New Roman" w:cs="Times New Roman"/>
                <w:sz w:val="28"/>
                <w:szCs w:val="28"/>
              </w:rPr>
            </w:pPr>
            <w:del w:id="214" w:author="msi" w:date="2026-09-22T12:15:00Z" w16du:dateUtc="2026-09-22T16:15:00Z">
              <w:r w:rsidRPr="00E510DF">
                <w:rPr>
                  <w:rFonts w:ascii="Times New Roman" w:hAnsi="Times New Roman" w:cs="Times New Roman"/>
                  <w:sz w:val="28"/>
                  <w:szCs w:val="28"/>
                </w:rPr>
                <w:delText>Счет-фактура</w:delText>
              </w:r>
            </w:del>
          </w:p>
        </w:tc>
      </w:tr>
      <w:tr w:rsidR="00371747" w:rsidRPr="00092F4B" w14:paraId="2FD925B3" w14:textId="77777777" w:rsidTr="008F6DB9">
        <w:trPr>
          <w:trHeight w:val="454"/>
          <w:del w:id="215" w:author="msi" w:date="2026-09-22T12:15:00Z" w16du:dateUtc="2026-09-22T16:15:00Z"/>
        </w:trPr>
        <w:tc>
          <w:tcPr>
            <w:tcW w:w="4111" w:type="dxa"/>
            <w:vMerge/>
            <w:tcBorders>
              <w:right w:val="single" w:sz="4" w:space="0" w:color="auto"/>
            </w:tcBorders>
          </w:tcPr>
          <w:p w14:paraId="7E6038A9" w14:textId="77777777" w:rsidR="00371747" w:rsidRPr="00092F4B" w:rsidRDefault="00371747" w:rsidP="00371747">
            <w:pPr>
              <w:ind w:firstLine="709"/>
              <w:rPr>
                <w:del w:id="216" w:author="msi" w:date="2026-09-22T12:15:00Z" w16du:dateUtc="2026-09-22T16:15:00Z"/>
                <w:rFonts w:ascii="Times New Roman" w:hAnsi="Times New Roman"/>
                <w:sz w:val="28"/>
                <w:szCs w:val="28"/>
                <w:lang w:eastAsia="ru-RU"/>
              </w:rPr>
            </w:pPr>
          </w:p>
        </w:tc>
        <w:tc>
          <w:tcPr>
            <w:tcW w:w="5245" w:type="dxa"/>
            <w:tcBorders>
              <w:top w:val="single" w:sz="4" w:space="0" w:color="auto"/>
              <w:bottom w:val="single" w:sz="4" w:space="0" w:color="auto"/>
            </w:tcBorders>
          </w:tcPr>
          <w:p w14:paraId="4C6A94BE" w14:textId="77777777" w:rsidR="00371747" w:rsidRPr="00371747" w:rsidRDefault="00E510DF" w:rsidP="00E510DF">
            <w:pPr>
              <w:pStyle w:val="a1"/>
              <w:rPr>
                <w:del w:id="217" w:author="msi" w:date="2026-09-22T12:15:00Z" w16du:dateUtc="2026-09-22T16:15:00Z"/>
                <w:rFonts w:ascii="Times New Roman" w:hAnsi="Times New Roman" w:cs="Times New Roman"/>
                <w:sz w:val="28"/>
                <w:szCs w:val="28"/>
              </w:rPr>
            </w:pPr>
            <w:del w:id="218" w:author="msi" w:date="2026-09-22T12:15:00Z" w16du:dateUtc="2026-09-22T16:15:00Z">
              <w:r w:rsidRPr="00E510DF">
                <w:rPr>
                  <w:rFonts w:ascii="Times New Roman" w:hAnsi="Times New Roman" w:cs="Times New Roman"/>
                  <w:sz w:val="28"/>
                  <w:szCs w:val="28"/>
                </w:rPr>
                <w:delText xml:space="preserve">Иной документ, подтверждающий возникновение денежного обязательства получателя средств бюджета (далее - иной документ, подтверждающий возникновение денежного обязательства) по бюджетному обязательству получателя средств бюджета, возникшему на основании </w:delText>
              </w:r>
              <w:r>
                <w:rPr>
                  <w:rFonts w:ascii="Times New Roman" w:hAnsi="Times New Roman" w:cs="Times New Roman"/>
                  <w:sz w:val="28"/>
                  <w:szCs w:val="28"/>
                </w:rPr>
                <w:delText>муниципального</w:delText>
              </w:r>
              <w:r w:rsidRPr="00E510DF">
                <w:rPr>
                  <w:rFonts w:ascii="Times New Roman" w:hAnsi="Times New Roman" w:cs="Times New Roman"/>
                  <w:sz w:val="28"/>
                  <w:szCs w:val="28"/>
                </w:rPr>
                <w:delText xml:space="preserve"> контракта.</w:delText>
              </w:r>
            </w:del>
          </w:p>
        </w:tc>
      </w:tr>
    </w:tbl>
    <w:p w14:paraId="3888145A" w14:textId="77777777" w:rsidR="00092F4B" w:rsidRPr="00092F4B" w:rsidRDefault="00D53245" w:rsidP="001D72E4">
      <w:pPr>
        <w:spacing w:line="312" w:lineRule="auto"/>
        <w:ind w:firstLine="709"/>
        <w:rPr>
          <w:del w:id="219" w:author="msi" w:date="2026-09-22T12:15:00Z" w16du:dateUtc="2026-09-22T16:15:00Z"/>
          <w:rFonts w:ascii="Times New Roman" w:hAnsi="Times New Roman"/>
          <w:sz w:val="28"/>
          <w:szCs w:val="28"/>
          <w:lang w:eastAsia="ru-RU"/>
        </w:rPr>
      </w:pPr>
      <w:del w:id="220" w:author="msi" w:date="2026-09-22T12:15:00Z" w16du:dateUtc="2026-09-22T16:15:00Z">
        <w:r>
          <w:rPr>
            <w:rFonts w:ascii="Times New Roman" w:hAnsi="Times New Roman"/>
            <w:sz w:val="28"/>
            <w:szCs w:val="28"/>
            <w:lang w:eastAsia="ru-RU"/>
          </w:rPr>
          <w:delText xml:space="preserve">                                                                                                                        </w:delText>
        </w:r>
        <w:r w:rsidR="00A65302">
          <w:rPr>
            <w:rFonts w:ascii="Times New Roman" w:hAnsi="Times New Roman"/>
            <w:sz w:val="28"/>
            <w:szCs w:val="28"/>
            <w:lang w:eastAsia="ru-RU"/>
          </w:rPr>
          <w:delText>»</w:delText>
        </w:r>
        <w:r w:rsidR="00A7560A">
          <w:rPr>
            <w:rFonts w:ascii="Times New Roman" w:hAnsi="Times New Roman"/>
            <w:sz w:val="28"/>
            <w:szCs w:val="28"/>
            <w:lang w:eastAsia="ru-RU"/>
          </w:rPr>
          <w:delText>.</w:delText>
        </w:r>
      </w:del>
    </w:p>
    <w:p w14:paraId="57818FBE" w14:textId="77777777" w:rsidR="00237E94" w:rsidRDefault="00237E94" w:rsidP="00237E94">
      <w:pPr>
        <w:autoSpaceDE w:val="0"/>
        <w:autoSpaceDN w:val="0"/>
        <w:adjustRightInd w:val="0"/>
        <w:spacing w:line="312" w:lineRule="auto"/>
        <w:ind w:firstLine="709"/>
        <w:rPr>
          <w:del w:id="221" w:author="msi" w:date="2026-09-22T12:15:00Z" w16du:dateUtc="2026-09-22T16:15:00Z"/>
          <w:rFonts w:ascii="Times New Roman" w:hAnsi="Times New Roman"/>
          <w:bCs/>
          <w:sz w:val="28"/>
          <w:szCs w:val="28"/>
          <w:lang w:eastAsia="ru-RU"/>
        </w:rPr>
      </w:pPr>
      <w:del w:id="222" w:author="msi" w:date="2026-09-22T12:15:00Z" w16du:dateUtc="2026-09-22T16:15:00Z">
        <w:r>
          <w:rPr>
            <w:rFonts w:ascii="Times New Roman" w:hAnsi="Times New Roman"/>
            <w:bCs/>
            <w:sz w:val="28"/>
            <w:szCs w:val="28"/>
            <w:lang w:eastAsia="ru-RU"/>
          </w:rPr>
          <w:delText xml:space="preserve">2. Настоящее постановление </w:delText>
        </w:r>
        <w:r w:rsidR="00E77ECF">
          <w:rPr>
            <w:rFonts w:ascii="Times New Roman" w:hAnsi="Times New Roman"/>
            <w:bCs/>
            <w:sz w:val="28"/>
            <w:szCs w:val="28"/>
            <w:lang w:eastAsia="ru-RU"/>
          </w:rPr>
          <w:delText>в</w:delText>
        </w:r>
        <w:r>
          <w:rPr>
            <w:rFonts w:ascii="Times New Roman" w:hAnsi="Times New Roman"/>
            <w:bCs/>
            <w:sz w:val="28"/>
            <w:szCs w:val="28"/>
            <w:lang w:eastAsia="ru-RU"/>
          </w:rPr>
          <w:delText>ступает в силу со дня его официального опубликования.</w:delText>
        </w:r>
      </w:del>
    </w:p>
    <w:p w14:paraId="20745E11" w14:textId="77777777" w:rsidR="00237E94" w:rsidRDefault="00237E94" w:rsidP="00237E94">
      <w:pPr>
        <w:autoSpaceDE w:val="0"/>
        <w:autoSpaceDN w:val="0"/>
        <w:adjustRightInd w:val="0"/>
        <w:spacing w:line="312" w:lineRule="auto"/>
        <w:ind w:firstLine="709"/>
        <w:rPr>
          <w:del w:id="223" w:author="msi" w:date="2026-09-22T12:15:00Z" w16du:dateUtc="2026-09-22T16:15:00Z"/>
          <w:rFonts w:ascii="Times New Roman" w:hAnsi="Times New Roman"/>
          <w:bCs/>
          <w:sz w:val="28"/>
          <w:szCs w:val="28"/>
          <w:lang w:eastAsia="ru-RU"/>
        </w:rPr>
      </w:pPr>
      <w:del w:id="224" w:author="msi" w:date="2026-09-22T12:15:00Z" w16du:dateUtc="2026-09-22T16:15:00Z">
        <w:r>
          <w:rPr>
            <w:rFonts w:ascii="Times New Roman" w:hAnsi="Times New Roman"/>
            <w:bCs/>
            <w:sz w:val="28"/>
            <w:szCs w:val="28"/>
            <w:lang w:eastAsia="ru-RU"/>
          </w:rPr>
          <w:delText xml:space="preserve">3. Контроль за исполнением настоящего постановления возложить                 на заместителя главы администрации города по экономическому развитию </w:delText>
        </w:r>
        <w:r>
          <w:rPr>
            <w:rFonts w:ascii="Times New Roman" w:hAnsi="Times New Roman"/>
            <w:bCs/>
            <w:sz w:val="28"/>
            <w:szCs w:val="28"/>
            <w:lang w:eastAsia="ru-RU"/>
          </w:rPr>
          <w:br/>
          <w:delText>и финансам.</w:delText>
        </w:r>
      </w:del>
    </w:p>
    <w:p w14:paraId="2B497730" w14:textId="77777777" w:rsidR="00237E94" w:rsidRDefault="00237E94" w:rsidP="00237E94">
      <w:pPr>
        <w:autoSpaceDE w:val="0"/>
        <w:autoSpaceDN w:val="0"/>
        <w:adjustRightInd w:val="0"/>
        <w:spacing w:line="312" w:lineRule="auto"/>
        <w:rPr>
          <w:del w:id="225" w:author="msi" w:date="2026-09-22T12:15:00Z" w16du:dateUtc="2026-09-22T16:15:00Z"/>
          <w:rFonts w:ascii="Times New Roman" w:hAnsi="Times New Roman"/>
          <w:bCs/>
          <w:sz w:val="28"/>
          <w:szCs w:val="28"/>
          <w:lang w:eastAsia="ru-RU"/>
        </w:rPr>
      </w:pPr>
    </w:p>
    <w:p w14:paraId="3C6E2B14" w14:textId="77777777" w:rsidR="00237E94" w:rsidRDefault="00237E94" w:rsidP="00237E94">
      <w:pPr>
        <w:autoSpaceDE w:val="0"/>
        <w:autoSpaceDN w:val="0"/>
        <w:adjustRightInd w:val="0"/>
        <w:spacing w:line="312" w:lineRule="auto"/>
        <w:rPr>
          <w:del w:id="226" w:author="msi" w:date="2026-09-22T12:15:00Z" w16du:dateUtc="2026-09-22T16:15:00Z"/>
          <w:rFonts w:ascii="Times New Roman" w:hAnsi="Times New Roman"/>
          <w:bCs/>
          <w:sz w:val="28"/>
          <w:szCs w:val="28"/>
          <w:lang w:eastAsia="ru-RU"/>
        </w:rPr>
      </w:pPr>
      <w:del w:id="227" w:author="msi" w:date="2026-09-22T12:15:00Z" w16du:dateUtc="2026-09-22T16:15:00Z">
        <w:r>
          <w:rPr>
            <w:rFonts w:ascii="Times New Roman" w:hAnsi="Times New Roman"/>
            <w:bCs/>
            <w:sz w:val="28"/>
            <w:szCs w:val="28"/>
            <w:lang w:eastAsia="ru-RU"/>
          </w:rPr>
          <w:delText xml:space="preserve">Временно исполняющий </w:delText>
        </w:r>
      </w:del>
    </w:p>
    <w:p w14:paraId="69777268" w14:textId="77777777" w:rsidR="00C66430" w:rsidRDefault="00237E94">
      <w:pPr>
        <w:pPrChange w:id="228" w:author="msi" w:date="2026-09-22T12:15:00Z" w16du:dateUtc="2026-09-22T16:15:00Z">
          <w:pPr>
            <w:autoSpaceDE w:val="0"/>
            <w:autoSpaceDN w:val="0"/>
            <w:adjustRightInd w:val="0"/>
            <w:spacing w:after="0" w:line="312" w:lineRule="auto"/>
            <w:jc w:val="both"/>
          </w:pPr>
        </w:pPrChange>
      </w:pPr>
      <w:del w:id="229" w:author="msi" w:date="2026-09-22T12:15:00Z" w16du:dateUtc="2026-09-22T16:15:00Z">
        <w:r>
          <w:rPr>
            <w:rFonts w:ascii="Times New Roman" w:hAnsi="Times New Roman"/>
            <w:bCs/>
            <w:sz w:val="28"/>
            <w:szCs w:val="28"/>
            <w:lang w:eastAsia="ru-RU"/>
          </w:rPr>
          <w:delText>полномочия главы города Чебоксары                                                Д.В. Спирин</w:delText>
        </w:r>
      </w:del>
    </w:p>
    <w:sectPr w:rsidR="00C66430">
      <w:pgSz w:w="11906" w:h="16838"/>
      <w:pgMar w:top="1417" w:right="1417" w:bottom="1417" w:left="1417" w:header="708" w:footer="708" w:gutter="0"/>
      <w:cols w:space="708"/>
      <w:docGrid w:linePitch="360"/>
      <w:sectPrChange w:id="230" w:author="msi" w:date="2026-09-22T12:15:00Z" w16du:dateUtc="2026-09-22T16:15:00Z">
        <w:sectPr w:rsidR="00C66430">
          <w:pgMar w:top="1134" w:right="850" w:bottom="1134" w:left="1701" w:header="708" w:footer="708" w:gutter="0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8E24A32"/>
    <w:multiLevelType w:val="hybridMultilevel"/>
    <w:tmpl w:val="346C9512"/>
    <w:lvl w:ilvl="0" w:tplc="3E908672">
      <w:start w:val="1"/>
      <w:numFmt w:val="decimal"/>
      <w:lvlText w:val="%1"/>
      <w:lvlJc w:val="left"/>
      <w:pPr>
        <w:tabs>
          <w:tab w:val="num" w:pos="1077"/>
        </w:tabs>
        <w:ind w:left="1000" w:hanging="283"/>
      </w:pPr>
      <w:rPr>
        <w:rFonts w:ascii="Times New Roman" w:hAnsi="Times New Roman" w:hint="default"/>
        <w:b w:val="0"/>
        <w:i w:val="0"/>
        <w:sz w:val="24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24E46655"/>
    <w:multiLevelType w:val="hybridMultilevel"/>
    <w:tmpl w:val="389057B0"/>
    <w:lvl w:ilvl="0" w:tplc="290CFF3C">
      <w:start w:val="3"/>
      <w:numFmt w:val="decimal"/>
      <w:lvlText w:val="%1"/>
      <w:lvlJc w:val="left"/>
      <w:pPr>
        <w:tabs>
          <w:tab w:val="num" w:pos="1077"/>
        </w:tabs>
        <w:ind w:left="1000" w:hanging="283"/>
      </w:pPr>
      <w:rPr>
        <w:rFonts w:ascii="Times New Roman" w:hAnsi="Times New Roman" w:hint="default"/>
        <w:b w:val="0"/>
        <w:i w:val="0"/>
        <w:sz w:val="24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5BF93534"/>
    <w:multiLevelType w:val="hybridMultilevel"/>
    <w:tmpl w:val="869A20CE"/>
    <w:lvl w:ilvl="0" w:tplc="0409000F">
      <w:start w:val="1"/>
      <w:numFmt w:val="decimal"/>
      <w:lvlText w:val="%1."/>
      <w:lvlJc w:val="left"/>
      <w:pPr>
        <w:ind w:left="1019" w:hanging="360"/>
      </w:pPr>
    </w:lvl>
    <w:lvl w:ilvl="1" w:tplc="04090019" w:tentative="1">
      <w:start w:val="1"/>
      <w:numFmt w:val="lowerLetter"/>
      <w:lvlText w:val="%2."/>
      <w:lvlJc w:val="left"/>
      <w:pPr>
        <w:ind w:left="1739" w:hanging="360"/>
      </w:pPr>
    </w:lvl>
    <w:lvl w:ilvl="2" w:tplc="0409001B" w:tentative="1">
      <w:start w:val="1"/>
      <w:numFmt w:val="lowerRoman"/>
      <w:lvlText w:val="%3."/>
      <w:lvlJc w:val="right"/>
      <w:pPr>
        <w:ind w:left="2459" w:hanging="180"/>
      </w:pPr>
    </w:lvl>
    <w:lvl w:ilvl="3" w:tplc="0409000F" w:tentative="1">
      <w:start w:val="1"/>
      <w:numFmt w:val="decimal"/>
      <w:lvlText w:val="%4."/>
      <w:lvlJc w:val="left"/>
      <w:pPr>
        <w:ind w:left="3179" w:hanging="360"/>
      </w:pPr>
    </w:lvl>
    <w:lvl w:ilvl="4" w:tplc="04090019" w:tentative="1">
      <w:start w:val="1"/>
      <w:numFmt w:val="lowerLetter"/>
      <w:lvlText w:val="%5."/>
      <w:lvlJc w:val="left"/>
      <w:pPr>
        <w:ind w:left="3899" w:hanging="360"/>
      </w:pPr>
    </w:lvl>
    <w:lvl w:ilvl="5" w:tplc="0409001B" w:tentative="1">
      <w:start w:val="1"/>
      <w:numFmt w:val="lowerRoman"/>
      <w:lvlText w:val="%6."/>
      <w:lvlJc w:val="right"/>
      <w:pPr>
        <w:ind w:left="4619" w:hanging="180"/>
      </w:pPr>
    </w:lvl>
    <w:lvl w:ilvl="6" w:tplc="0409000F" w:tentative="1">
      <w:start w:val="1"/>
      <w:numFmt w:val="decimal"/>
      <w:lvlText w:val="%7."/>
      <w:lvlJc w:val="left"/>
      <w:pPr>
        <w:ind w:left="5339" w:hanging="360"/>
      </w:pPr>
    </w:lvl>
    <w:lvl w:ilvl="7" w:tplc="04090019" w:tentative="1">
      <w:start w:val="1"/>
      <w:numFmt w:val="lowerLetter"/>
      <w:lvlText w:val="%8."/>
      <w:lvlJc w:val="left"/>
      <w:pPr>
        <w:ind w:left="6059" w:hanging="360"/>
      </w:pPr>
    </w:lvl>
    <w:lvl w:ilvl="8" w:tplc="0409001B" w:tentative="1">
      <w:start w:val="1"/>
      <w:numFmt w:val="lowerRoman"/>
      <w:lvlText w:val="%9."/>
      <w:lvlJc w:val="right"/>
      <w:pPr>
        <w:ind w:left="6779" w:hanging="180"/>
      </w:pPr>
    </w:lvl>
  </w:abstractNum>
  <w:abstractNum w:abstractNumId="3" w15:restartNumberingAfterBreak="0">
    <w:nsid w:val="707E55E2"/>
    <w:multiLevelType w:val="hybridMultilevel"/>
    <w:tmpl w:val="250A7E36"/>
    <w:lvl w:ilvl="0" w:tplc="3E908672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1D2440A"/>
    <w:multiLevelType w:val="hybridMultilevel"/>
    <w:tmpl w:val="B2DADC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E0F59F9"/>
    <w:multiLevelType w:val="hybridMultilevel"/>
    <w:tmpl w:val="B7A48CD4"/>
    <w:lvl w:ilvl="0" w:tplc="BDC2338C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315530683">
    <w:abstractNumId w:val="0"/>
  </w:num>
  <w:num w:numId="2" w16cid:durableId="44060690">
    <w:abstractNumId w:val="1"/>
  </w:num>
  <w:num w:numId="3" w16cid:durableId="453836997">
    <w:abstractNumId w:val="5"/>
  </w:num>
  <w:num w:numId="4" w16cid:durableId="2114472816">
    <w:abstractNumId w:val="3"/>
  </w:num>
  <w:num w:numId="5" w16cid:durableId="2121602408">
    <w:abstractNumId w:val="4"/>
  </w:num>
  <w:num w:numId="6" w16cid:durableId="145634195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46EB"/>
    <w:rsid w:val="00001ACC"/>
    <w:rsid w:val="00035EAA"/>
    <w:rsid w:val="00036E97"/>
    <w:rsid w:val="000662A4"/>
    <w:rsid w:val="00082C08"/>
    <w:rsid w:val="00092F4B"/>
    <w:rsid w:val="0009325F"/>
    <w:rsid w:val="000958BD"/>
    <w:rsid w:val="000A2771"/>
    <w:rsid w:val="000A48ED"/>
    <w:rsid w:val="000B58E0"/>
    <w:rsid w:val="000B708F"/>
    <w:rsid w:val="000C0E26"/>
    <w:rsid w:val="000E3056"/>
    <w:rsid w:val="000E661E"/>
    <w:rsid w:val="001128DA"/>
    <w:rsid w:val="001343C7"/>
    <w:rsid w:val="00136EE1"/>
    <w:rsid w:val="00171781"/>
    <w:rsid w:val="001752BE"/>
    <w:rsid w:val="001845B4"/>
    <w:rsid w:val="001A08E6"/>
    <w:rsid w:val="001B5184"/>
    <w:rsid w:val="001B5B30"/>
    <w:rsid w:val="001C1227"/>
    <w:rsid w:val="001D1498"/>
    <w:rsid w:val="001D438A"/>
    <w:rsid w:val="001D72E4"/>
    <w:rsid w:val="002223E4"/>
    <w:rsid w:val="00232D74"/>
    <w:rsid w:val="0023433B"/>
    <w:rsid w:val="00237E94"/>
    <w:rsid w:val="00283A07"/>
    <w:rsid w:val="002939A5"/>
    <w:rsid w:val="00296FB3"/>
    <w:rsid w:val="002A33A8"/>
    <w:rsid w:val="002B62D2"/>
    <w:rsid w:val="002C4EFB"/>
    <w:rsid w:val="002F35E2"/>
    <w:rsid w:val="003022CA"/>
    <w:rsid w:val="003235BC"/>
    <w:rsid w:val="00334276"/>
    <w:rsid w:val="00337259"/>
    <w:rsid w:val="00342829"/>
    <w:rsid w:val="003552AF"/>
    <w:rsid w:val="00355E40"/>
    <w:rsid w:val="00364E9B"/>
    <w:rsid w:val="00371747"/>
    <w:rsid w:val="0038633C"/>
    <w:rsid w:val="00391806"/>
    <w:rsid w:val="003C6CE3"/>
    <w:rsid w:val="003D40A6"/>
    <w:rsid w:val="003E09CD"/>
    <w:rsid w:val="003E3DC6"/>
    <w:rsid w:val="003E4B8C"/>
    <w:rsid w:val="00405768"/>
    <w:rsid w:val="00426DC9"/>
    <w:rsid w:val="00432D52"/>
    <w:rsid w:val="00433895"/>
    <w:rsid w:val="004602ED"/>
    <w:rsid w:val="00483B04"/>
    <w:rsid w:val="0049449E"/>
    <w:rsid w:val="004B3738"/>
    <w:rsid w:val="004B7A0A"/>
    <w:rsid w:val="004C2A12"/>
    <w:rsid w:val="004E2B04"/>
    <w:rsid w:val="004E38A1"/>
    <w:rsid w:val="004E65A6"/>
    <w:rsid w:val="00501D8F"/>
    <w:rsid w:val="00503751"/>
    <w:rsid w:val="00504B8C"/>
    <w:rsid w:val="00517B7B"/>
    <w:rsid w:val="00520C2C"/>
    <w:rsid w:val="00527CBC"/>
    <w:rsid w:val="00544BBC"/>
    <w:rsid w:val="005850B6"/>
    <w:rsid w:val="00594D9A"/>
    <w:rsid w:val="005A2382"/>
    <w:rsid w:val="005C1F89"/>
    <w:rsid w:val="005D46EB"/>
    <w:rsid w:val="005E6702"/>
    <w:rsid w:val="00604B9E"/>
    <w:rsid w:val="00611147"/>
    <w:rsid w:val="00615E33"/>
    <w:rsid w:val="006209CB"/>
    <w:rsid w:val="0069464C"/>
    <w:rsid w:val="006B47E7"/>
    <w:rsid w:val="006F5B9A"/>
    <w:rsid w:val="00707767"/>
    <w:rsid w:val="00741BFA"/>
    <w:rsid w:val="00751814"/>
    <w:rsid w:val="00774609"/>
    <w:rsid w:val="007B003B"/>
    <w:rsid w:val="007B1B48"/>
    <w:rsid w:val="007B3168"/>
    <w:rsid w:val="007D0A1A"/>
    <w:rsid w:val="007D6295"/>
    <w:rsid w:val="007E272A"/>
    <w:rsid w:val="00811D61"/>
    <w:rsid w:val="00831EA8"/>
    <w:rsid w:val="00832BE3"/>
    <w:rsid w:val="00847130"/>
    <w:rsid w:val="00875E83"/>
    <w:rsid w:val="00882D51"/>
    <w:rsid w:val="0089053A"/>
    <w:rsid w:val="008B612B"/>
    <w:rsid w:val="008D1B73"/>
    <w:rsid w:val="008E11C9"/>
    <w:rsid w:val="008F0A0E"/>
    <w:rsid w:val="008F6DB9"/>
    <w:rsid w:val="00915049"/>
    <w:rsid w:val="00933363"/>
    <w:rsid w:val="00936F9D"/>
    <w:rsid w:val="009565D4"/>
    <w:rsid w:val="0096344A"/>
    <w:rsid w:val="009653BA"/>
    <w:rsid w:val="00987AEA"/>
    <w:rsid w:val="009A39E4"/>
    <w:rsid w:val="009D5F97"/>
    <w:rsid w:val="009E68E4"/>
    <w:rsid w:val="00A3501D"/>
    <w:rsid w:val="00A644AF"/>
    <w:rsid w:val="00A65302"/>
    <w:rsid w:val="00A7560A"/>
    <w:rsid w:val="00A81577"/>
    <w:rsid w:val="00AA1AD6"/>
    <w:rsid w:val="00AC17FD"/>
    <w:rsid w:val="00AE641D"/>
    <w:rsid w:val="00B00DF3"/>
    <w:rsid w:val="00B019A1"/>
    <w:rsid w:val="00B019C8"/>
    <w:rsid w:val="00B470B9"/>
    <w:rsid w:val="00B8724A"/>
    <w:rsid w:val="00B90493"/>
    <w:rsid w:val="00BA0906"/>
    <w:rsid w:val="00BC32DD"/>
    <w:rsid w:val="00BD14A3"/>
    <w:rsid w:val="00BE1A76"/>
    <w:rsid w:val="00C20CD4"/>
    <w:rsid w:val="00C23D6E"/>
    <w:rsid w:val="00C27664"/>
    <w:rsid w:val="00C31252"/>
    <w:rsid w:val="00C44C84"/>
    <w:rsid w:val="00C66430"/>
    <w:rsid w:val="00C83873"/>
    <w:rsid w:val="00C91401"/>
    <w:rsid w:val="00C94E58"/>
    <w:rsid w:val="00CA065F"/>
    <w:rsid w:val="00CA26C7"/>
    <w:rsid w:val="00CB7A31"/>
    <w:rsid w:val="00CC0B85"/>
    <w:rsid w:val="00CC60CE"/>
    <w:rsid w:val="00D25D01"/>
    <w:rsid w:val="00D25FC9"/>
    <w:rsid w:val="00D26B8F"/>
    <w:rsid w:val="00D30B59"/>
    <w:rsid w:val="00D444F0"/>
    <w:rsid w:val="00D53245"/>
    <w:rsid w:val="00D554D3"/>
    <w:rsid w:val="00D6191A"/>
    <w:rsid w:val="00D638B3"/>
    <w:rsid w:val="00D6753F"/>
    <w:rsid w:val="00D74278"/>
    <w:rsid w:val="00D94EDA"/>
    <w:rsid w:val="00DB095D"/>
    <w:rsid w:val="00DC074E"/>
    <w:rsid w:val="00DC6DD7"/>
    <w:rsid w:val="00DE011F"/>
    <w:rsid w:val="00DE0350"/>
    <w:rsid w:val="00DE30F3"/>
    <w:rsid w:val="00DF0E66"/>
    <w:rsid w:val="00DF6A2F"/>
    <w:rsid w:val="00E123B9"/>
    <w:rsid w:val="00E37B41"/>
    <w:rsid w:val="00E41EA4"/>
    <w:rsid w:val="00E510DF"/>
    <w:rsid w:val="00E57A5E"/>
    <w:rsid w:val="00E74729"/>
    <w:rsid w:val="00E76CF0"/>
    <w:rsid w:val="00E77ECF"/>
    <w:rsid w:val="00EB093A"/>
    <w:rsid w:val="00EB58E1"/>
    <w:rsid w:val="00EC29E0"/>
    <w:rsid w:val="00EE2BFB"/>
    <w:rsid w:val="00F210C0"/>
    <w:rsid w:val="00F370DF"/>
    <w:rsid w:val="00F8234C"/>
    <w:rsid w:val="00F911A6"/>
    <w:rsid w:val="00F95BE5"/>
    <w:rsid w:val="00FD0C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A80C64A-C7ED-4B18-B99D-528530508D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32DD"/>
    <w:pPr>
      <w:spacing w:after="0" w:line="240" w:lineRule="auto"/>
      <w:jc w:val="both"/>
      <w:pPrChange w:id="0" w:author="msi" w:date="2026-09-22T12:15:00Z">
        <w:pPr>
          <w:spacing w:after="160" w:line="259" w:lineRule="auto"/>
        </w:pPr>
      </w:pPrChange>
    </w:pPr>
    <w:rPr>
      <w:rFonts w:ascii="Verdana" w:eastAsia="Times New Roman" w:hAnsi="Verdana" w:cs="Times New Roman"/>
      <w:sz w:val="20"/>
      <w:szCs w:val="24"/>
      <w:lang w:val="tr-TR" w:eastAsia="tr-TR"/>
      <w:rPrChange w:id="0" w:author="msi" w:date="2026-09-22T12:15:00Z">
        <w:rPr>
          <w:rFonts w:asciiTheme="minorHAnsi" w:eastAsiaTheme="minorHAnsi" w:hAnsiTheme="minorHAnsi" w:cstheme="minorBidi"/>
          <w:sz w:val="22"/>
          <w:szCs w:val="22"/>
          <w:lang w:val="ru-RU" w:eastAsia="en-US" w:bidi="ar-SA"/>
        </w:rPr>
      </w:rPrChange>
    </w:rPr>
  </w:style>
  <w:style w:type="paragraph" w:styleId="Heading7">
    <w:name w:val="heading 7"/>
    <w:basedOn w:val="Normal"/>
    <w:next w:val="Normal"/>
    <w:link w:val="Heading7Char"/>
    <w:qFormat/>
    <w:rsid w:val="00F911A6"/>
    <w:pPr>
      <w:keepNext/>
      <w:spacing w:before="120" w:after="120" w:line="360" w:lineRule="auto"/>
      <w:jc w:val="left"/>
      <w:outlineLvl w:val="6"/>
      <w:pPrChange w:id="1" w:author="msi" w:date="2026-09-22T12:15:00Z">
        <w:pPr>
          <w:keepNext/>
          <w:spacing w:before="120" w:after="120" w:line="360" w:lineRule="auto"/>
          <w:jc w:val="both"/>
          <w:outlineLvl w:val="6"/>
        </w:pPr>
      </w:pPrChange>
    </w:pPr>
    <w:rPr>
      <w:rFonts w:ascii="Times New Roman" w:hAnsi="Times New Roman"/>
      <w:sz w:val="24"/>
      <w:szCs w:val="20"/>
      <w:rPrChange w:id="1" w:author="msi" w:date="2026-09-22T12:15:00Z">
        <w:rPr>
          <w:sz w:val="24"/>
          <w:lang w:val="tr-TR" w:eastAsia="tr-TR" w:bidi="ar-SA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850B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92F4B"/>
    <w:rPr>
      <w:color w:val="0563C1" w:themeColor="hyperlink"/>
      <w:u w:val="single"/>
    </w:rPr>
  </w:style>
  <w:style w:type="character" w:customStyle="1" w:styleId="a">
    <w:name w:val="Гипертекстовая ссылка"/>
    <w:basedOn w:val="DefaultParagraphFont"/>
    <w:uiPriority w:val="99"/>
    <w:rsid w:val="002223E4"/>
    <w:rPr>
      <w:color w:val="106BBE"/>
    </w:rPr>
  </w:style>
  <w:style w:type="paragraph" w:customStyle="1" w:styleId="a0">
    <w:name w:val="Прижатый влево"/>
    <w:basedOn w:val="Normal"/>
    <w:next w:val="Normal"/>
    <w:uiPriority w:val="99"/>
    <w:rsid w:val="002223E4"/>
    <w:pPr>
      <w:autoSpaceDE w:val="0"/>
      <w:autoSpaceDN w:val="0"/>
      <w:adjustRightInd w:val="0"/>
    </w:pPr>
    <w:rPr>
      <w:rFonts w:ascii="Arial" w:hAnsi="Arial" w:cs="Arial"/>
      <w:sz w:val="24"/>
    </w:rPr>
  </w:style>
  <w:style w:type="paragraph" w:customStyle="1" w:styleId="a1">
    <w:name w:val="Нормальный (таблица)"/>
    <w:basedOn w:val="Normal"/>
    <w:next w:val="Normal"/>
    <w:uiPriority w:val="99"/>
    <w:rsid w:val="00371747"/>
    <w:pPr>
      <w:autoSpaceDE w:val="0"/>
      <w:autoSpaceDN w:val="0"/>
      <w:adjustRightInd w:val="0"/>
    </w:pPr>
    <w:rPr>
      <w:rFonts w:ascii="Arial" w:hAnsi="Arial" w:cs="Arial"/>
      <w:sz w:val="24"/>
    </w:rPr>
  </w:style>
  <w:style w:type="table" w:styleId="TableGrid">
    <w:name w:val="Table Grid"/>
    <w:basedOn w:val="TableNormal"/>
    <w:uiPriority w:val="39"/>
    <w:rsid w:val="004602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7Char">
    <w:name w:val="Heading 7 Char"/>
    <w:basedOn w:val="DefaultParagraphFont"/>
    <w:link w:val="Heading7"/>
    <w:rsid w:val="00432D52"/>
    <w:rPr>
      <w:rFonts w:ascii="Times New Roman" w:eastAsia="Times New Roman" w:hAnsi="Times New Roman" w:cs="Times New Roman"/>
      <w:sz w:val="24"/>
      <w:szCs w:val="20"/>
      <w:lang w:val="tr-TR" w:eastAsia="tr-TR"/>
    </w:rPr>
  </w:style>
  <w:style w:type="paragraph" w:customStyle="1" w:styleId="DersBasliklar">
    <w:name w:val="Ders Basliklar"/>
    <w:basedOn w:val="Normal"/>
    <w:rsid w:val="00BC32DD"/>
    <w:pPr>
      <w:tabs>
        <w:tab w:val="left" w:pos="3060"/>
      </w:tabs>
      <w:spacing w:before="80" w:after="80"/>
      <w:ind w:left="144"/>
      <w:pPrChange w:id="2" w:author="msi" w:date="2026-09-22T12:15:00Z">
        <w:pPr>
          <w:tabs>
            <w:tab w:val="left" w:pos="3060"/>
          </w:tabs>
          <w:spacing w:before="80" w:after="80"/>
          <w:ind w:left="144"/>
          <w:jc w:val="both"/>
        </w:pPr>
      </w:pPrChange>
    </w:pPr>
    <w:rPr>
      <w:b/>
      <w:bCs/>
      <w:i/>
      <w:sz w:val="16"/>
      <w:rPrChange w:id="2" w:author="msi" w:date="2026-09-22T12:15:00Z">
        <w:rPr>
          <w:rFonts w:ascii="Verdana" w:hAnsi="Verdana"/>
          <w:b/>
          <w:bCs/>
          <w:i/>
          <w:sz w:val="16"/>
          <w:szCs w:val="24"/>
          <w:lang w:val="tr-TR" w:eastAsia="tr-TR" w:bidi="ar-SA"/>
        </w:rPr>
      </w:rPrChange>
    </w:rPr>
  </w:style>
  <w:style w:type="paragraph" w:customStyle="1" w:styleId="DersBilgileri">
    <w:name w:val="Ders Bilgileri"/>
    <w:basedOn w:val="Normal"/>
    <w:rsid w:val="00BC32DD"/>
    <w:pPr>
      <w:spacing w:before="80" w:after="80"/>
      <w:ind w:left="144" w:right="144"/>
      <w:pPrChange w:id="3" w:author="msi" w:date="2026-09-22T12:15:00Z">
        <w:pPr>
          <w:spacing w:before="80" w:after="80"/>
          <w:ind w:left="144" w:right="144"/>
          <w:jc w:val="both"/>
        </w:pPr>
      </w:pPrChange>
    </w:pPr>
    <w:rPr>
      <w:sz w:val="16"/>
      <w:rPrChange w:id="3" w:author="msi" w:date="2026-09-22T12:15:00Z">
        <w:rPr>
          <w:rFonts w:ascii="Verdana" w:hAnsi="Verdana"/>
          <w:sz w:val="16"/>
          <w:szCs w:val="24"/>
          <w:lang w:val="tr-TR" w:eastAsia="tr-TR" w:bidi="ar-SA"/>
        </w:rPr>
      </w:rPrChange>
    </w:rPr>
  </w:style>
  <w:style w:type="paragraph" w:customStyle="1" w:styleId="Basliklar">
    <w:name w:val="Basliklar"/>
    <w:basedOn w:val="Normal"/>
    <w:rsid w:val="00BC32DD"/>
    <w:pPr>
      <w:keepNext/>
      <w:spacing w:before="240" w:after="120"/>
      <w:jc w:val="left"/>
      <w:pPrChange w:id="4" w:author="msi" w:date="2026-09-22T12:15:00Z">
        <w:pPr>
          <w:keepNext/>
          <w:spacing w:before="240" w:after="120"/>
          <w:jc w:val="both"/>
        </w:pPr>
      </w:pPrChange>
    </w:pPr>
    <w:rPr>
      <w:b/>
      <w:rPrChange w:id="4" w:author="msi" w:date="2026-09-22T12:15:00Z">
        <w:rPr>
          <w:rFonts w:ascii="Verdana" w:hAnsi="Verdana"/>
          <w:b/>
          <w:szCs w:val="24"/>
          <w:lang w:val="tr-TR" w:eastAsia="tr-TR" w:bidi="ar-SA"/>
        </w:rPr>
      </w:rPrChange>
    </w:rPr>
  </w:style>
  <w:style w:type="paragraph" w:customStyle="1" w:styleId="Kaynakca">
    <w:name w:val="Kaynakca"/>
    <w:basedOn w:val="Normal"/>
    <w:rsid w:val="00BC32DD"/>
    <w:pPr>
      <w:keepLines/>
      <w:spacing w:before="20" w:after="20"/>
      <w:ind w:left="432" w:hanging="288"/>
      <w:pPrChange w:id="5" w:author="msi" w:date="2026-09-22T12:15:00Z">
        <w:pPr>
          <w:keepLines/>
          <w:spacing w:before="20" w:after="20"/>
          <w:ind w:left="432" w:hanging="288"/>
          <w:jc w:val="both"/>
        </w:pPr>
      </w:pPrChange>
    </w:pPr>
    <w:rPr>
      <w:sz w:val="16"/>
      <w:szCs w:val="20"/>
      <w:lang w:val="en-US"/>
      <w:rPrChange w:id="5" w:author="msi" w:date="2026-09-22T12:15:00Z">
        <w:rPr>
          <w:rFonts w:ascii="Verdana" w:hAnsi="Verdana"/>
          <w:sz w:val="16"/>
          <w:lang w:val="en-US" w:eastAsia="tr-TR" w:bidi="ar-SA"/>
        </w:rPr>
      </w:rPrChange>
    </w:rPr>
  </w:style>
  <w:style w:type="paragraph" w:styleId="BodyText2">
    <w:name w:val="Body Text 2"/>
    <w:basedOn w:val="Normal"/>
    <w:link w:val="BodyText2Char"/>
    <w:semiHidden/>
    <w:rsid w:val="00B00DF3"/>
    <w:pPr>
      <w:jc w:val="left"/>
      <w:pPrChange w:id="6" w:author="msi" w:date="2026-09-22T12:15:00Z">
        <w:pPr>
          <w:jc w:val="both"/>
        </w:pPr>
      </w:pPrChange>
    </w:pPr>
    <w:rPr>
      <w:rFonts w:ascii="Times New Roman" w:hAnsi="Times New Roman"/>
      <w:sz w:val="22"/>
      <w:szCs w:val="20"/>
      <w:rPrChange w:id="6" w:author="msi" w:date="2026-09-22T12:15:00Z">
        <w:rPr>
          <w:lang w:val="tr-TR" w:eastAsia="tr-TR" w:bidi="ar-SA"/>
        </w:rPr>
      </w:rPrChange>
    </w:rPr>
  </w:style>
  <w:style w:type="character" w:customStyle="1" w:styleId="BodyText2Char">
    <w:name w:val="Body Text 2 Char"/>
    <w:basedOn w:val="DefaultParagraphFont"/>
    <w:link w:val="BodyText2"/>
    <w:semiHidden/>
    <w:rsid w:val="00432D52"/>
    <w:rPr>
      <w:rFonts w:ascii="Times New Roman" w:eastAsia="Times New Roman" w:hAnsi="Times New Roman" w:cs="Times New Roman"/>
      <w:szCs w:val="20"/>
      <w:lang w:val="tr-TR"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62314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79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977</TotalTime>
  <Pages>2</Pages>
  <Words>1143</Words>
  <Characters>6521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7649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Осипова Ирина Ивановна</dc:creator>
  <cp:keywords/>
  <dc:description/>
  <cp:lastModifiedBy>Arthur Souza Rodrigues</cp:lastModifiedBy>
  <cp:revision>1</cp:revision>
  <cp:lastPrinted>2023-12-04T08:37:00Z</cp:lastPrinted>
  <dcterms:created xsi:type="dcterms:W3CDTF">2022-02-11T12:07:00Z</dcterms:created>
  <dcterms:modified xsi:type="dcterms:W3CDTF">2026-09-22T16:15:00Z</dcterms:modified>
</cp:coreProperties>
</file>