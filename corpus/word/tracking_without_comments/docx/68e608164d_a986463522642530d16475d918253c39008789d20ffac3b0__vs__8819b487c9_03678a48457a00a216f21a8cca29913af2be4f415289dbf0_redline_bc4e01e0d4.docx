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A7C6AB" w14:textId="22AA166A" w:rsidR="0024170D" w:rsidRPr="00681C74" w:rsidRDefault="00D93AE7" w:rsidP="00681C74">
      <w:pPr>
        <w:rPr>
          <w:ins w:id="6" w:author="LSAdmin" w:date="2026-09-25T20:03:00Z" w16du:dateUtc="2026-09-26T00:03:00Z"/>
          <w:rFonts w:ascii="Times New Roman" w:hAnsi="Times New Roman" w:cs="Times New Roman"/>
          <w:sz w:val="24"/>
          <w:szCs w:val="24"/>
        </w:rPr>
      </w:pPr>
      <w:ins w:id="7" w:author="LSAdmin" w:date="2026-09-25T20:03:00Z" w16du:dateUtc="2026-09-26T00:03:00Z">
        <w:r w:rsidRPr="00681C74">
          <w:rPr>
            <w:rFonts w:ascii="Times New Roman" w:hAnsi="Times New Roman" w:cs="Times New Roman"/>
            <w:b/>
            <w:sz w:val="24"/>
            <w:szCs w:val="24"/>
          </w:rPr>
          <w:t xml:space="preserve">Solar Energy </w:t>
        </w:r>
        <w:r w:rsidR="002237F9">
          <w:rPr>
            <w:rFonts w:ascii="Times New Roman" w:hAnsi="Times New Roman" w:cs="Times New Roman"/>
            <w:b/>
            <w:sz w:val="24"/>
            <w:szCs w:val="24"/>
          </w:rPr>
          <w:t>C</w:t>
        </w:r>
        <w:r w:rsidRPr="00681C74">
          <w:rPr>
            <w:rFonts w:ascii="Times New Roman" w:hAnsi="Times New Roman" w:cs="Times New Roman"/>
            <w:b/>
            <w:sz w:val="24"/>
            <w:szCs w:val="24"/>
          </w:rPr>
          <w:t>onversion to Chemicals by Bacteria</w:t>
        </w:r>
      </w:ins>
    </w:p>
    <w:p w14:paraId="677D7778" w14:textId="3D9917A7" w:rsidR="00681C74" w:rsidRPr="00853C6A" w:rsidRDefault="00E4278A" w:rsidP="00810E88">
      <w:pPr>
        <w:ind w:firstLine="720"/>
        <w:rPr>
          <w:ins w:id="8" w:author="LSAdmin" w:date="2026-09-25T20:03:00Z" w16du:dateUtc="2026-09-26T00:03:00Z"/>
          <w:rFonts w:ascii="Times New Roman" w:hAnsi="Times New Roman" w:cs="Times New Roman"/>
          <w:sz w:val="24"/>
          <w:szCs w:val="24"/>
        </w:rPr>
      </w:pPr>
      <w:ins w:id="9" w:author="LSAdmin" w:date="2026-09-25T20:03:00Z" w16du:dateUtc="2026-09-26T00:03:00Z">
        <w:r w:rsidRPr="00681C74">
          <w:rPr>
            <w:rFonts w:ascii="Times New Roman" w:hAnsi="Times New Roman" w:cs="Times New Roman"/>
            <w:sz w:val="24"/>
            <w:szCs w:val="24"/>
          </w:rPr>
          <w:t xml:space="preserve">In </w:t>
        </w:r>
        <w:r w:rsidR="00B950A7">
          <w:rPr>
            <w:rFonts w:ascii="Times New Roman" w:hAnsi="Times New Roman" w:cs="Times New Roman"/>
            <w:sz w:val="24"/>
            <w:szCs w:val="24"/>
          </w:rPr>
          <w:t xml:space="preserve">chemical </w:t>
        </w:r>
        <w:r w:rsidRPr="00681C74">
          <w:rPr>
            <w:rFonts w:ascii="Times New Roman" w:hAnsi="Times New Roman" w:cs="Times New Roman"/>
            <w:sz w:val="24"/>
            <w:szCs w:val="24"/>
          </w:rPr>
          <w:t xml:space="preserve">production, there are different </w:t>
        </w:r>
        <w:r w:rsidR="00B950A7">
          <w:rPr>
            <w:rFonts w:ascii="Times New Roman" w:hAnsi="Times New Roman" w:cs="Times New Roman"/>
            <w:sz w:val="24"/>
            <w:szCs w:val="24"/>
          </w:rPr>
          <w:t>production mechanisms</w:t>
        </w:r>
        <w:r w:rsidR="00B950A7" w:rsidRPr="00681C74">
          <w:rPr>
            <w:rFonts w:ascii="Times New Roman" w:hAnsi="Times New Roman" w:cs="Times New Roman"/>
            <w:sz w:val="24"/>
            <w:szCs w:val="24"/>
          </w:rPr>
          <w:t xml:space="preserve"> </w:t>
        </w:r>
        <w:r w:rsidRPr="00681C74">
          <w:rPr>
            <w:rFonts w:ascii="Times New Roman" w:hAnsi="Times New Roman" w:cs="Times New Roman"/>
            <w:sz w:val="24"/>
            <w:szCs w:val="24"/>
          </w:rPr>
          <w:t xml:space="preserve">that </w:t>
        </w:r>
        <w:r w:rsidR="00B950A7">
          <w:rPr>
            <w:rFonts w:ascii="Times New Roman" w:hAnsi="Times New Roman" w:cs="Times New Roman"/>
            <w:sz w:val="24"/>
            <w:szCs w:val="24"/>
          </w:rPr>
          <w:t xml:space="preserve">are currently </w:t>
        </w:r>
        <w:r w:rsidRPr="00681C74">
          <w:rPr>
            <w:rFonts w:ascii="Times New Roman" w:hAnsi="Times New Roman" w:cs="Times New Roman"/>
            <w:sz w:val="24"/>
            <w:szCs w:val="24"/>
          </w:rPr>
          <w:t>use</w:t>
        </w:r>
        <w:r w:rsidR="00B950A7">
          <w:rPr>
            <w:rFonts w:ascii="Times New Roman" w:hAnsi="Times New Roman" w:cs="Times New Roman"/>
            <w:sz w:val="24"/>
            <w:szCs w:val="24"/>
          </w:rPr>
          <w:t>d to</w:t>
        </w:r>
        <w:r w:rsidRPr="00681C74">
          <w:rPr>
            <w:rFonts w:ascii="Times New Roman" w:hAnsi="Times New Roman" w:cs="Times New Roman"/>
            <w:sz w:val="24"/>
            <w:szCs w:val="24"/>
          </w:rPr>
          <w:t xml:space="preserve"> effectively</w:t>
        </w:r>
        <w:r w:rsidR="00B950A7">
          <w:rPr>
            <w:rFonts w:ascii="Times New Roman" w:hAnsi="Times New Roman" w:cs="Times New Roman"/>
            <w:sz w:val="24"/>
            <w:szCs w:val="24"/>
          </w:rPr>
          <w:t xml:space="preserve"> create chemicals</w:t>
        </w:r>
        <w:r w:rsidRPr="00681C74">
          <w:rPr>
            <w:rFonts w:ascii="Times New Roman" w:hAnsi="Times New Roman" w:cs="Times New Roman"/>
            <w:sz w:val="24"/>
            <w:szCs w:val="24"/>
          </w:rPr>
          <w:t xml:space="preserve">. </w:t>
        </w:r>
        <w:r w:rsidR="00B950A7">
          <w:rPr>
            <w:rFonts w:ascii="Times New Roman" w:hAnsi="Times New Roman" w:cs="Times New Roman"/>
            <w:sz w:val="24"/>
            <w:szCs w:val="24"/>
          </w:rPr>
          <w:t xml:space="preserve">There are systems that take advantage of the molecular engines bacteria possess and with manipulation, they are a small factory to produce a product of interest. Atmospheric </w:t>
        </w:r>
        <w:r w:rsidR="00BA7195">
          <w:rPr>
            <w:rFonts w:ascii="Times New Roman" w:hAnsi="Times New Roman" w:cs="Times New Roman"/>
            <w:sz w:val="24"/>
            <w:szCs w:val="24"/>
          </w:rPr>
          <w:t xml:space="preserve">carbon dioxide, </w:t>
        </w:r>
        <w:r w:rsidR="00B950A7">
          <w:rPr>
            <w:rFonts w:ascii="Times New Roman" w:hAnsi="Times New Roman" w:cs="Times New Roman"/>
            <w:sz w:val="24"/>
            <w:szCs w:val="24"/>
          </w:rPr>
          <w:t>CO</w:t>
        </w:r>
        <w:r w:rsidR="00B950A7" w:rsidRPr="00C95562">
          <w:rPr>
            <w:rFonts w:ascii="Times New Roman" w:hAnsi="Times New Roman" w:cs="Times New Roman"/>
            <w:sz w:val="24"/>
            <w:szCs w:val="24"/>
            <w:vertAlign w:val="subscript"/>
          </w:rPr>
          <w:t>2</w:t>
        </w:r>
        <w:r w:rsidR="00BA7195">
          <w:rPr>
            <w:rFonts w:ascii="Times New Roman" w:hAnsi="Times New Roman" w:cs="Times New Roman"/>
            <w:sz w:val="24"/>
            <w:szCs w:val="24"/>
          </w:rPr>
          <w:t>,</w:t>
        </w:r>
        <w:r w:rsidR="00B950A7">
          <w:rPr>
            <w:rFonts w:ascii="Times New Roman" w:hAnsi="Times New Roman" w:cs="Times New Roman"/>
            <w:sz w:val="24"/>
            <w:szCs w:val="24"/>
          </w:rPr>
          <w:t xml:space="preserve"> are and dangerously high levels and this detriment is only perpetuated by dependence on fossil fuel usage that continues to produce this harmful gas</w:t>
        </w:r>
        <w:r w:rsidR="00810E88">
          <w:rPr>
            <w:rFonts w:ascii="Times New Roman" w:hAnsi="Times New Roman" w:cs="Times New Roman"/>
            <w:sz w:val="24"/>
            <w:szCs w:val="24"/>
          </w:rPr>
          <w:t>.</w:t>
        </w:r>
        <w:r w:rsidR="00B950A7">
          <w:rPr>
            <w:rFonts w:ascii="Times New Roman" w:hAnsi="Times New Roman" w:cs="Times New Roman"/>
            <w:sz w:val="24"/>
            <w:szCs w:val="24"/>
          </w:rPr>
          <w:t xml:space="preserve"> </w:t>
        </w:r>
        <w:r w:rsidR="00810E88">
          <w:rPr>
            <w:rFonts w:ascii="Times New Roman" w:hAnsi="Times New Roman" w:cs="Times New Roman"/>
            <w:sz w:val="24"/>
            <w:szCs w:val="24"/>
          </w:rPr>
          <w:t xml:space="preserve">There are a plethora of options available as alternatives to indirectly decrease our dependency on this source of energy such as </w:t>
        </w:r>
        <w:r w:rsidR="00810E88" w:rsidRPr="00681C74">
          <w:rPr>
            <w:rFonts w:ascii="Times New Roman" w:hAnsi="Times New Roman" w:cs="Times New Roman"/>
            <w:sz w:val="24"/>
            <w:szCs w:val="24"/>
          </w:rPr>
          <w:t>renewable sources, such as wind, solar, and hydropower.</w:t>
        </w:r>
        <w:r w:rsidR="00810E88">
          <w:rPr>
            <w:rFonts w:ascii="Times New Roman" w:hAnsi="Times New Roman" w:cs="Times New Roman"/>
            <w:sz w:val="24"/>
            <w:szCs w:val="24"/>
          </w:rPr>
          <w:t xml:space="preserve"> Though development of these alternate resources provide alternatives, there is still enough of a dependency on CO</w:t>
        </w:r>
        <w:r w:rsidR="00810E88">
          <w:rPr>
            <w:rFonts w:ascii="Times New Roman" w:hAnsi="Times New Roman" w:cs="Times New Roman"/>
            <w:sz w:val="24"/>
            <w:szCs w:val="24"/>
          </w:rPr>
          <w:softHyphen/>
        </w:r>
        <w:r w:rsidR="00810E88" w:rsidRPr="00C95562">
          <w:rPr>
            <w:rFonts w:ascii="Times New Roman" w:hAnsi="Times New Roman" w:cs="Times New Roman"/>
            <w:sz w:val="24"/>
            <w:szCs w:val="24"/>
            <w:vertAlign w:val="subscript"/>
          </w:rPr>
          <w:t>2</w:t>
        </w:r>
        <w:r w:rsidR="00810E88">
          <w:rPr>
            <w:rFonts w:ascii="Times New Roman" w:hAnsi="Times New Roman" w:cs="Times New Roman"/>
            <w:sz w:val="24"/>
            <w:szCs w:val="24"/>
          </w:rPr>
          <w:t xml:space="preserve"> emitting that continues to lead to record high levels of emission. This leads to the purpose of this paper, to introduce bacteria to directly take CO</w:t>
        </w:r>
        <w:r w:rsidR="00810E88" w:rsidRPr="00C95562">
          <w:rPr>
            <w:rFonts w:ascii="Times New Roman" w:hAnsi="Times New Roman" w:cs="Times New Roman"/>
            <w:sz w:val="24"/>
            <w:szCs w:val="24"/>
            <w:vertAlign w:val="subscript"/>
          </w:rPr>
          <w:t>2</w:t>
        </w:r>
        <w:r w:rsidR="00810E88">
          <w:rPr>
            <w:rFonts w:ascii="Times New Roman" w:hAnsi="Times New Roman" w:cs="Times New Roman"/>
            <w:sz w:val="24"/>
            <w:szCs w:val="24"/>
          </w:rPr>
          <w:t xml:space="preserve"> out of the air and convert, via fixation, the gas into a usable product. This would be vital as a direct solution to the high levels of CO</w:t>
        </w:r>
        <w:r w:rsidR="00810E88">
          <w:rPr>
            <w:rFonts w:ascii="Times New Roman" w:hAnsi="Times New Roman" w:cs="Times New Roman"/>
            <w:sz w:val="24"/>
            <w:szCs w:val="24"/>
            <w:vertAlign w:val="subscript"/>
          </w:rPr>
          <w:t>2</w:t>
        </w:r>
        <w:r w:rsidR="00810E88">
          <w:rPr>
            <w:rFonts w:ascii="Times New Roman" w:hAnsi="Times New Roman" w:cs="Times New Roman"/>
            <w:sz w:val="24"/>
            <w:szCs w:val="24"/>
          </w:rPr>
          <w:t xml:space="preserve"> production where the purpose is to, on a large scale, recycle atmospheric CO</w:t>
        </w:r>
        <w:r w:rsidR="00810E88">
          <w:rPr>
            <w:rFonts w:ascii="Times New Roman" w:hAnsi="Times New Roman" w:cs="Times New Roman"/>
            <w:sz w:val="24"/>
            <w:szCs w:val="24"/>
            <w:vertAlign w:val="subscript"/>
          </w:rPr>
          <w:t>2</w:t>
        </w:r>
        <w:r w:rsidR="00810E88">
          <w:rPr>
            <w:rFonts w:ascii="Times New Roman" w:hAnsi="Times New Roman" w:cs="Times New Roman"/>
            <w:sz w:val="24"/>
            <w:szCs w:val="24"/>
            <w:vertAlign w:val="subscript"/>
          </w:rPr>
          <w:softHyphen/>
        </w:r>
        <w:r w:rsidR="00810E88">
          <w:rPr>
            <w:rFonts w:ascii="Times New Roman" w:hAnsi="Times New Roman" w:cs="Times New Roman"/>
            <w:sz w:val="24"/>
            <w:szCs w:val="24"/>
          </w:rPr>
          <w:t xml:space="preserve"> and reduce the negative effects of CO</w:t>
        </w:r>
        <w:r w:rsidR="00810E88">
          <w:rPr>
            <w:rFonts w:ascii="Times New Roman" w:hAnsi="Times New Roman" w:cs="Times New Roman"/>
            <w:sz w:val="24"/>
            <w:szCs w:val="24"/>
            <w:vertAlign w:val="subscript"/>
          </w:rPr>
          <w:t>2</w:t>
        </w:r>
        <w:r w:rsidR="00810E88">
          <w:rPr>
            <w:rFonts w:ascii="Times New Roman" w:hAnsi="Times New Roman" w:cs="Times New Roman"/>
            <w:sz w:val="24"/>
            <w:szCs w:val="24"/>
          </w:rPr>
          <w:t xml:space="preserve"> pollution that include ocean acidification. </w:t>
        </w:r>
        <w:r w:rsidR="00E06756" w:rsidRPr="00681C74">
          <w:rPr>
            <w:rFonts w:ascii="Times New Roman" w:hAnsi="Times New Roman" w:cs="Times New Roman"/>
            <w:sz w:val="24"/>
            <w:szCs w:val="24"/>
          </w:rPr>
          <w:t xml:space="preserve">Looking at </w:t>
        </w:r>
        <w:r w:rsidR="00810E88">
          <w:rPr>
            <w:rFonts w:ascii="Times New Roman" w:hAnsi="Times New Roman" w:cs="Times New Roman"/>
            <w:sz w:val="24"/>
            <w:szCs w:val="24"/>
          </w:rPr>
          <w:t>bacterial manipulation of CO</w:t>
        </w:r>
        <w:r w:rsidR="00810E88">
          <w:rPr>
            <w:rFonts w:ascii="Times New Roman" w:hAnsi="Times New Roman" w:cs="Times New Roman"/>
            <w:sz w:val="24"/>
            <w:szCs w:val="24"/>
            <w:vertAlign w:val="subscript"/>
          </w:rPr>
          <w:t>2</w:t>
        </w:r>
        <w:r w:rsidR="00E06756" w:rsidRPr="00681C74">
          <w:rPr>
            <w:rFonts w:ascii="Times New Roman" w:hAnsi="Times New Roman" w:cs="Times New Roman"/>
            <w:sz w:val="24"/>
            <w:szCs w:val="24"/>
          </w:rPr>
          <w:t xml:space="preserve">, </w:t>
        </w:r>
        <w:r w:rsidR="00853C6A">
          <w:rPr>
            <w:rFonts w:ascii="Times New Roman" w:hAnsi="Times New Roman" w:cs="Times New Roman"/>
            <w:sz w:val="24"/>
            <w:szCs w:val="24"/>
          </w:rPr>
          <w:t xml:space="preserve">bacterial metabolism often possess the ability to use </w:t>
        </w:r>
        <w:r w:rsidR="00E06756" w:rsidRPr="00681C74">
          <w:rPr>
            <w:rFonts w:ascii="Times New Roman" w:hAnsi="Times New Roman" w:cs="Times New Roman"/>
            <w:sz w:val="24"/>
            <w:szCs w:val="24"/>
          </w:rPr>
          <w:t>energy from the sun</w:t>
        </w:r>
        <w:r w:rsidR="00853C6A">
          <w:rPr>
            <w:rFonts w:ascii="Times New Roman" w:hAnsi="Times New Roman" w:cs="Times New Roman"/>
            <w:sz w:val="24"/>
            <w:szCs w:val="24"/>
          </w:rPr>
          <w:t xml:space="preserve"> to decrease costs of CO</w:t>
        </w:r>
        <w:r w:rsidR="00853C6A">
          <w:rPr>
            <w:rFonts w:ascii="Times New Roman" w:hAnsi="Times New Roman" w:cs="Times New Roman"/>
            <w:sz w:val="24"/>
            <w:szCs w:val="24"/>
          </w:rPr>
          <w:softHyphen/>
        </w:r>
        <w:r w:rsidR="00853C6A">
          <w:rPr>
            <w:rFonts w:ascii="Times New Roman" w:hAnsi="Times New Roman" w:cs="Times New Roman"/>
            <w:sz w:val="24"/>
            <w:szCs w:val="24"/>
          </w:rPr>
          <w:softHyphen/>
        </w:r>
        <w:r w:rsidR="00853C6A">
          <w:rPr>
            <w:rFonts w:ascii="Times New Roman" w:hAnsi="Times New Roman" w:cs="Times New Roman"/>
            <w:sz w:val="24"/>
            <w:szCs w:val="24"/>
            <w:vertAlign w:val="subscript"/>
          </w:rPr>
          <w:t>2</w:t>
        </w:r>
        <w:r w:rsidR="00853C6A">
          <w:rPr>
            <w:rFonts w:ascii="Times New Roman" w:hAnsi="Times New Roman" w:cs="Times New Roman"/>
            <w:sz w:val="24"/>
            <w:szCs w:val="24"/>
            <w:vertAlign w:val="subscript"/>
          </w:rPr>
          <w:softHyphen/>
        </w:r>
        <w:r w:rsidR="00853C6A">
          <w:rPr>
            <w:rFonts w:ascii="Times New Roman" w:hAnsi="Times New Roman" w:cs="Times New Roman"/>
            <w:sz w:val="24"/>
            <w:szCs w:val="24"/>
          </w:rPr>
          <w:softHyphen/>
          <w:t xml:space="preserve"> from thousands of dollars’ worth of reaction dependent upon catalysts</w:t>
        </w:r>
        <w:r w:rsidR="00E06756" w:rsidRPr="00681C74">
          <w:rPr>
            <w:rFonts w:ascii="Times New Roman" w:hAnsi="Times New Roman" w:cs="Times New Roman"/>
            <w:sz w:val="24"/>
            <w:szCs w:val="24"/>
          </w:rPr>
          <w:t xml:space="preserve">. In </w:t>
        </w:r>
        <w:r w:rsidR="00853C6A">
          <w:rPr>
            <w:rFonts w:ascii="Times New Roman" w:hAnsi="Times New Roman" w:cs="Times New Roman"/>
            <w:sz w:val="24"/>
            <w:szCs w:val="24"/>
          </w:rPr>
          <w:t>recent advancements</w:t>
        </w:r>
        <w:r w:rsidR="00E06756" w:rsidRPr="00681C74">
          <w:rPr>
            <w:rFonts w:ascii="Times New Roman" w:hAnsi="Times New Roman" w:cs="Times New Roman"/>
            <w:sz w:val="24"/>
            <w:szCs w:val="24"/>
          </w:rPr>
          <w:t xml:space="preserve">, </w:t>
        </w:r>
        <w:r w:rsidR="00853C6A">
          <w:rPr>
            <w:rFonts w:ascii="Times New Roman" w:hAnsi="Times New Roman" w:cs="Times New Roman"/>
            <w:sz w:val="24"/>
            <w:szCs w:val="24"/>
          </w:rPr>
          <w:t>manipulation of molecular CO</w:t>
        </w:r>
        <w:r w:rsidR="00853C6A">
          <w:rPr>
            <w:rFonts w:ascii="Times New Roman" w:hAnsi="Times New Roman" w:cs="Times New Roman"/>
            <w:sz w:val="24"/>
            <w:szCs w:val="24"/>
          </w:rPr>
          <w:softHyphen/>
        </w:r>
        <w:r w:rsidR="00853C6A">
          <w:rPr>
            <w:rFonts w:ascii="Times New Roman" w:hAnsi="Times New Roman" w:cs="Times New Roman"/>
            <w:sz w:val="24"/>
            <w:szCs w:val="24"/>
            <w:vertAlign w:val="subscript"/>
          </w:rPr>
          <w:t>2</w:t>
        </w:r>
        <w:r w:rsidR="00853C6A">
          <w:rPr>
            <w:rFonts w:ascii="Times New Roman" w:hAnsi="Times New Roman" w:cs="Times New Roman"/>
            <w:sz w:val="24"/>
            <w:szCs w:val="24"/>
            <w:vertAlign w:val="subscript"/>
          </w:rPr>
          <w:softHyphen/>
        </w:r>
        <w:r w:rsidR="00853C6A">
          <w:rPr>
            <w:rFonts w:ascii="Times New Roman" w:hAnsi="Times New Roman" w:cs="Times New Roman"/>
            <w:sz w:val="24"/>
            <w:szCs w:val="24"/>
          </w:rPr>
          <w:t xml:space="preserve"> fixation had led to one of the most efficient and cost effective method of reducing atmospheric CO</w:t>
        </w:r>
        <w:r w:rsidR="00853C6A">
          <w:rPr>
            <w:rFonts w:ascii="Times New Roman" w:hAnsi="Times New Roman" w:cs="Times New Roman"/>
            <w:sz w:val="24"/>
            <w:szCs w:val="24"/>
          </w:rPr>
          <w:softHyphen/>
        </w:r>
        <w:r w:rsidR="00853C6A">
          <w:rPr>
            <w:rFonts w:ascii="Times New Roman" w:hAnsi="Times New Roman" w:cs="Times New Roman"/>
            <w:sz w:val="24"/>
            <w:szCs w:val="24"/>
            <w:vertAlign w:val="subscript"/>
          </w:rPr>
          <w:t>2</w:t>
        </w:r>
        <w:r w:rsidR="00853C6A">
          <w:rPr>
            <w:rFonts w:ascii="Times New Roman" w:hAnsi="Times New Roman" w:cs="Times New Roman"/>
            <w:sz w:val="24"/>
            <w:szCs w:val="24"/>
          </w:rPr>
          <w:t xml:space="preserve">. </w:t>
        </w:r>
      </w:ins>
    </w:p>
    <w:p w14:paraId="3E077954" w14:textId="5595E147" w:rsidR="00BA7195" w:rsidRPr="00BA7195" w:rsidRDefault="00E06756">
      <w:pPr>
        <w:ind w:firstLine="720"/>
        <w:rPr>
          <w:ins w:id="10" w:author="LSAdmin" w:date="2026-09-25T20:03:00Z" w16du:dateUtc="2026-09-26T00:03:00Z"/>
          <w:rFonts w:ascii="Times New Roman" w:hAnsi="Times New Roman" w:cs="Times New Roman"/>
          <w:sz w:val="24"/>
          <w:szCs w:val="24"/>
        </w:rPr>
      </w:pPr>
      <w:ins w:id="11" w:author="LSAdmin" w:date="2026-09-25T20:03:00Z" w16du:dateUtc="2026-09-26T00:03:00Z">
        <w:r w:rsidRPr="00681C74">
          <w:rPr>
            <w:rFonts w:ascii="Times New Roman" w:hAnsi="Times New Roman" w:cs="Times New Roman"/>
            <w:sz w:val="24"/>
            <w:szCs w:val="24"/>
          </w:rPr>
          <w:t xml:space="preserve">The question that you are asking as a reader may be, “But why haven’t we used this </w:t>
        </w:r>
        <w:r w:rsidR="00BA7195">
          <w:rPr>
            <w:rFonts w:ascii="Times New Roman" w:hAnsi="Times New Roman" w:cs="Times New Roman"/>
            <w:sz w:val="24"/>
            <w:szCs w:val="24"/>
          </w:rPr>
          <w:t>method for CO</w:t>
        </w:r>
        <w:r w:rsidR="00BA7195">
          <w:rPr>
            <w:rFonts w:ascii="Times New Roman" w:hAnsi="Times New Roman" w:cs="Times New Roman"/>
            <w:sz w:val="24"/>
            <w:szCs w:val="24"/>
          </w:rPr>
          <w:softHyphen/>
        </w:r>
        <w:r w:rsidR="00BA7195">
          <w:rPr>
            <w:rFonts w:ascii="Times New Roman" w:hAnsi="Times New Roman" w:cs="Times New Roman"/>
            <w:sz w:val="24"/>
            <w:szCs w:val="24"/>
            <w:vertAlign w:val="subscript"/>
          </w:rPr>
          <w:t>2</w:t>
        </w:r>
        <w:r w:rsidR="00BA7195">
          <w:rPr>
            <w:rFonts w:ascii="Times New Roman" w:hAnsi="Times New Roman" w:cs="Times New Roman"/>
            <w:sz w:val="24"/>
            <w:szCs w:val="24"/>
          </w:rPr>
          <w:t xml:space="preserve"> utilization</w:t>
        </w:r>
        <w:r w:rsidRPr="00681C74">
          <w:rPr>
            <w:rFonts w:ascii="Times New Roman" w:hAnsi="Times New Roman" w:cs="Times New Roman"/>
            <w:sz w:val="24"/>
            <w:szCs w:val="24"/>
          </w:rPr>
          <w:t xml:space="preserve"> sooner?!” As simple of an idea </w:t>
        </w:r>
        <w:r w:rsidR="00BA7195">
          <w:rPr>
            <w:rFonts w:ascii="Times New Roman" w:hAnsi="Times New Roman" w:cs="Times New Roman"/>
            <w:sz w:val="24"/>
            <w:szCs w:val="24"/>
          </w:rPr>
          <w:t xml:space="preserve">as </w:t>
        </w:r>
        <w:r w:rsidRPr="00681C74">
          <w:rPr>
            <w:rFonts w:ascii="Times New Roman" w:hAnsi="Times New Roman" w:cs="Times New Roman"/>
            <w:sz w:val="24"/>
            <w:szCs w:val="24"/>
          </w:rPr>
          <w:t xml:space="preserve">this may sound, there are </w:t>
        </w:r>
        <w:r w:rsidR="00BA7195">
          <w:rPr>
            <w:rFonts w:ascii="Times New Roman" w:hAnsi="Times New Roman" w:cs="Times New Roman"/>
            <w:sz w:val="24"/>
            <w:szCs w:val="24"/>
          </w:rPr>
          <w:t xml:space="preserve">a few </w:t>
        </w:r>
        <w:r w:rsidRPr="00681C74">
          <w:rPr>
            <w:rFonts w:ascii="Times New Roman" w:hAnsi="Times New Roman" w:cs="Times New Roman"/>
            <w:sz w:val="24"/>
            <w:szCs w:val="24"/>
          </w:rPr>
          <w:t xml:space="preserve">limitations in solar energy </w:t>
        </w:r>
        <w:r w:rsidR="00BA7195">
          <w:rPr>
            <w:rFonts w:ascii="Times New Roman" w:hAnsi="Times New Roman" w:cs="Times New Roman"/>
            <w:sz w:val="24"/>
            <w:szCs w:val="24"/>
          </w:rPr>
          <w:t>conversion</w:t>
        </w:r>
        <w:r w:rsidRPr="00681C74">
          <w:rPr>
            <w:rFonts w:ascii="Times New Roman" w:hAnsi="Times New Roman" w:cs="Times New Roman"/>
            <w:sz w:val="24"/>
            <w:szCs w:val="24"/>
          </w:rPr>
          <w:t xml:space="preserve">. </w:t>
        </w:r>
        <w:r w:rsidR="00DB0680">
          <w:rPr>
            <w:rFonts w:ascii="Times New Roman" w:hAnsi="Times New Roman" w:cs="Times New Roman"/>
            <w:sz w:val="24"/>
            <w:szCs w:val="24"/>
          </w:rPr>
          <w:t>Of course, we have</w:t>
        </w:r>
        <w:r w:rsidR="00DB0680" w:rsidRPr="00681C74">
          <w:rPr>
            <w:rFonts w:ascii="Times New Roman" w:hAnsi="Times New Roman" w:cs="Times New Roman"/>
            <w:sz w:val="24"/>
            <w:szCs w:val="24"/>
          </w:rPr>
          <w:t xml:space="preserve"> </w:t>
        </w:r>
        <w:r w:rsidRPr="00681C74">
          <w:rPr>
            <w:rFonts w:ascii="Times New Roman" w:hAnsi="Times New Roman" w:cs="Times New Roman"/>
            <w:sz w:val="24"/>
            <w:szCs w:val="24"/>
          </w:rPr>
          <w:t>is solar technology, such as solar panels, that are able to extract quite a bit of energy from solar light but they fail to actually store the energy effectively.</w:t>
        </w:r>
        <w:r w:rsidR="00BA7195">
          <w:rPr>
            <w:rFonts w:ascii="Times New Roman" w:hAnsi="Times New Roman" w:cs="Times New Roman"/>
            <w:sz w:val="24"/>
            <w:szCs w:val="24"/>
          </w:rPr>
          <w:t xml:space="preserve"> Much like </w:t>
        </w:r>
        <w:r w:rsidR="00DB0680">
          <w:rPr>
            <w:rFonts w:ascii="Times New Roman" w:hAnsi="Times New Roman" w:cs="Times New Roman"/>
            <w:sz w:val="24"/>
            <w:szCs w:val="24"/>
          </w:rPr>
          <w:t>the</w:t>
        </w:r>
        <w:r w:rsidR="00BA7195">
          <w:rPr>
            <w:rFonts w:ascii="Times New Roman" w:hAnsi="Times New Roman" w:cs="Times New Roman"/>
            <w:sz w:val="24"/>
            <w:szCs w:val="24"/>
          </w:rPr>
          <w:t xml:space="preserve"> solar panel, there is a lot of product that is being produced from solar energy, where the panels produce enough energy for a house,</w:t>
        </w:r>
        <w:r w:rsidR="00DB0680">
          <w:rPr>
            <w:rFonts w:ascii="Times New Roman" w:hAnsi="Times New Roman" w:cs="Times New Roman"/>
            <w:sz w:val="24"/>
            <w:szCs w:val="24"/>
          </w:rPr>
          <w:t xml:space="preserve"> in our case</w:t>
        </w:r>
        <w:r w:rsidR="00BA7195">
          <w:rPr>
            <w:rFonts w:ascii="Times New Roman" w:hAnsi="Times New Roman" w:cs="Times New Roman"/>
            <w:sz w:val="24"/>
            <w:szCs w:val="24"/>
          </w:rPr>
          <w:t xml:space="preserve"> </w:t>
        </w:r>
        <w:r w:rsidR="00B039C6">
          <w:rPr>
            <w:rFonts w:ascii="Times New Roman" w:hAnsi="Times New Roman" w:cs="Times New Roman"/>
            <w:sz w:val="24"/>
            <w:szCs w:val="24"/>
          </w:rPr>
          <w:t xml:space="preserve">a bacterium can </w:t>
        </w:r>
        <w:r w:rsidR="00BA7195">
          <w:rPr>
            <w:rFonts w:ascii="Times New Roman" w:hAnsi="Times New Roman" w:cs="Times New Roman"/>
            <w:sz w:val="24"/>
            <w:szCs w:val="24"/>
          </w:rPr>
          <w:t>produce</w:t>
        </w:r>
        <w:r w:rsidR="00DB0680">
          <w:rPr>
            <w:rFonts w:ascii="Times New Roman" w:hAnsi="Times New Roman" w:cs="Times New Roman"/>
            <w:sz w:val="24"/>
            <w:szCs w:val="24"/>
          </w:rPr>
          <w:t xml:space="preserve"> chemical</w:t>
        </w:r>
        <w:r w:rsidR="00B039C6">
          <w:rPr>
            <w:rFonts w:ascii="Times New Roman" w:hAnsi="Times New Roman" w:cs="Times New Roman"/>
            <w:sz w:val="24"/>
            <w:szCs w:val="24"/>
          </w:rPr>
          <w:t>s such</w:t>
        </w:r>
        <w:r w:rsidR="00DB0680">
          <w:rPr>
            <w:rFonts w:ascii="Times New Roman" w:hAnsi="Times New Roman" w:cs="Times New Roman"/>
            <w:sz w:val="24"/>
            <w:szCs w:val="24"/>
          </w:rPr>
          <w:t xml:space="preserve"> CH</w:t>
        </w:r>
        <w:r w:rsidR="00DB0680" w:rsidRPr="00C95562">
          <w:rPr>
            <w:rFonts w:ascii="Times New Roman" w:hAnsi="Times New Roman" w:cs="Times New Roman"/>
            <w:sz w:val="24"/>
            <w:szCs w:val="24"/>
            <w:vertAlign w:val="subscript"/>
          </w:rPr>
          <w:softHyphen/>
          <w:t>3</w:t>
        </w:r>
        <w:r w:rsidR="00DB0680">
          <w:rPr>
            <w:rFonts w:ascii="Times New Roman" w:hAnsi="Times New Roman" w:cs="Times New Roman"/>
            <w:sz w:val="24"/>
            <w:szCs w:val="24"/>
          </w:rPr>
          <w:t xml:space="preserve">COOH, acetic acid but </w:t>
        </w:r>
        <w:r w:rsidR="00B039C6">
          <w:rPr>
            <w:rFonts w:ascii="Times New Roman" w:hAnsi="Times New Roman" w:cs="Times New Roman"/>
            <w:sz w:val="24"/>
            <w:szCs w:val="24"/>
          </w:rPr>
          <w:t>we were the issue was the utilization of the chemical by the organism</w:t>
        </w:r>
        <w:r w:rsidR="00DB0680">
          <w:rPr>
            <w:rFonts w:ascii="Times New Roman" w:hAnsi="Times New Roman" w:cs="Times New Roman"/>
            <w:sz w:val="24"/>
            <w:szCs w:val="24"/>
          </w:rPr>
          <w:t>.</w:t>
        </w:r>
        <w:r w:rsidR="00BA7195">
          <w:rPr>
            <w:rFonts w:ascii="Times New Roman" w:hAnsi="Times New Roman" w:cs="Times New Roman"/>
            <w:sz w:val="24"/>
            <w:szCs w:val="24"/>
          </w:rPr>
          <w:t xml:space="preserve"> </w:t>
        </w:r>
        <w:r w:rsidR="00C95562">
          <w:rPr>
            <w:rFonts w:ascii="Times New Roman" w:hAnsi="Times New Roman" w:cs="Times New Roman"/>
            <w:sz w:val="24"/>
            <w:szCs w:val="24"/>
          </w:rPr>
          <w:t>Previous mechanisms involve a photosynthetic organism</w:t>
        </w:r>
        <w:r w:rsidR="00A31D0F">
          <w:rPr>
            <w:rFonts w:ascii="Times New Roman" w:hAnsi="Times New Roman" w:cs="Times New Roman"/>
            <w:sz w:val="24"/>
            <w:szCs w:val="24"/>
          </w:rPr>
          <w:t>,</w:t>
        </w:r>
        <w:r w:rsidR="00A31D0F" w:rsidRPr="00A31D0F">
          <w:rPr>
            <w:rFonts w:ascii="Helvetica" w:hAnsi="Helvetica" w:cs="Helvetica"/>
            <w:i/>
            <w:iCs/>
            <w:color w:val="000000"/>
            <w:sz w:val="21"/>
            <w:szCs w:val="21"/>
            <w:shd w:val="clear" w:color="auto" w:fill="F4F9FD"/>
          </w:rPr>
          <w:t xml:space="preserve"> </w:t>
        </w:r>
        <w:r w:rsidR="00A31D0F">
          <w:rPr>
            <w:rFonts w:ascii="Helvetica" w:hAnsi="Helvetica" w:cs="Helvetica"/>
            <w:iCs/>
            <w:color w:val="000000"/>
            <w:sz w:val="21"/>
            <w:szCs w:val="21"/>
            <w:shd w:val="clear" w:color="auto" w:fill="F4F9FD"/>
          </w:rPr>
          <w:t xml:space="preserve">such as </w:t>
        </w:r>
        <w:r w:rsidR="00A31D0F" w:rsidRPr="00A31D0F">
          <w:rPr>
            <w:rFonts w:ascii="Times New Roman" w:hAnsi="Times New Roman" w:cs="Times New Roman"/>
            <w:i/>
            <w:iCs/>
            <w:sz w:val="24"/>
            <w:szCs w:val="24"/>
          </w:rPr>
          <w:t>Clostridium acetobutylicum</w:t>
        </w:r>
        <w:r w:rsidR="00A31D0F">
          <w:rPr>
            <w:rFonts w:ascii="Times New Roman" w:hAnsi="Times New Roman" w:cs="Times New Roman"/>
            <w:i/>
            <w:iCs/>
            <w:sz w:val="24"/>
            <w:szCs w:val="24"/>
          </w:rPr>
          <w:t>,</w:t>
        </w:r>
        <w:r w:rsidR="00C95562">
          <w:rPr>
            <w:rFonts w:ascii="Times New Roman" w:hAnsi="Times New Roman" w:cs="Times New Roman"/>
            <w:sz w:val="24"/>
            <w:szCs w:val="24"/>
          </w:rPr>
          <w:t xml:space="preserve"> that produces chemicals at a low yield. </w:t>
        </w:r>
        <w:r w:rsidR="00B039C6">
          <w:rPr>
            <w:rFonts w:ascii="Times New Roman" w:hAnsi="Times New Roman" w:cs="Times New Roman"/>
            <w:sz w:val="24"/>
            <w:szCs w:val="24"/>
          </w:rPr>
          <w:t xml:space="preserve">This is what has led to the production a non-photosynthetic bacterium, </w:t>
        </w:r>
        <w:r w:rsidR="00B039C6">
          <w:rPr>
            <w:rFonts w:ascii="Times New Roman" w:hAnsi="Times New Roman" w:cs="Times New Roman"/>
            <w:i/>
            <w:sz w:val="24"/>
            <w:szCs w:val="24"/>
          </w:rPr>
          <w:t>Moorella</w:t>
        </w:r>
        <w:r w:rsidR="00B039C6">
          <w:rPr>
            <w:rFonts w:ascii="Times New Roman" w:hAnsi="Times New Roman" w:cs="Times New Roman"/>
            <w:sz w:val="24"/>
            <w:szCs w:val="24"/>
          </w:rPr>
          <w:t xml:space="preserve"> (</w:t>
        </w:r>
        <w:r w:rsidR="00B039C6" w:rsidRPr="00C95562">
          <w:rPr>
            <w:rFonts w:ascii="Times New Roman" w:hAnsi="Times New Roman" w:cs="Times New Roman"/>
            <w:i/>
            <w:sz w:val="24"/>
            <w:szCs w:val="24"/>
          </w:rPr>
          <w:t>M</w:t>
        </w:r>
        <w:r w:rsidR="00B039C6">
          <w:rPr>
            <w:rFonts w:ascii="Times New Roman" w:hAnsi="Times New Roman" w:cs="Times New Roman"/>
            <w:sz w:val="24"/>
            <w:szCs w:val="24"/>
          </w:rPr>
          <w:t>.)</w:t>
        </w:r>
        <w:r w:rsidR="00B039C6">
          <w:rPr>
            <w:rFonts w:ascii="Times New Roman" w:hAnsi="Times New Roman" w:cs="Times New Roman"/>
            <w:i/>
            <w:sz w:val="24"/>
            <w:szCs w:val="24"/>
          </w:rPr>
          <w:t xml:space="preserve"> thermoacetica</w:t>
        </w:r>
        <w:r w:rsidR="00B039C6">
          <w:rPr>
            <w:rFonts w:ascii="Times New Roman" w:hAnsi="Times New Roman" w:cs="Times New Roman"/>
            <w:sz w:val="24"/>
            <w:szCs w:val="24"/>
          </w:rPr>
          <w:t xml:space="preserve"> can produce </w:t>
        </w:r>
        <w:r w:rsidR="00DB0680">
          <w:rPr>
            <w:rFonts w:ascii="Times New Roman" w:hAnsi="Times New Roman" w:cs="Times New Roman"/>
            <w:sz w:val="24"/>
            <w:szCs w:val="24"/>
          </w:rPr>
          <w:t xml:space="preserve">4 equivalents fused </w:t>
        </w:r>
        <w:r w:rsidR="00E91BE4">
          <w:rPr>
            <w:rFonts w:ascii="Times New Roman" w:hAnsi="Times New Roman" w:cs="Times New Roman"/>
            <w:sz w:val="24"/>
            <w:szCs w:val="24"/>
          </w:rPr>
          <w:t>Cysteine molecules</w:t>
        </w:r>
        <w:r w:rsidR="00DB0680">
          <w:rPr>
            <w:rFonts w:ascii="Times New Roman" w:hAnsi="Times New Roman" w:cs="Times New Roman"/>
            <w:sz w:val="24"/>
            <w:szCs w:val="24"/>
          </w:rPr>
          <w:t xml:space="preserve"> (CySS), 2 moles of water (H</w:t>
        </w:r>
        <w:r w:rsidR="00DB0680">
          <w:rPr>
            <w:rFonts w:ascii="Times New Roman" w:hAnsi="Times New Roman" w:cs="Times New Roman"/>
            <w:sz w:val="24"/>
            <w:szCs w:val="24"/>
            <w:vertAlign w:val="subscript"/>
          </w:rPr>
          <w:t>2</w:t>
        </w:r>
        <w:r w:rsidR="00DB0680">
          <w:rPr>
            <w:rFonts w:ascii="Times New Roman" w:hAnsi="Times New Roman" w:cs="Times New Roman"/>
            <w:sz w:val="24"/>
            <w:szCs w:val="24"/>
          </w:rPr>
          <w:t xml:space="preserve">O), and </w:t>
        </w:r>
        <w:r w:rsidR="00BA7195">
          <w:rPr>
            <w:rFonts w:ascii="Times New Roman" w:hAnsi="Times New Roman" w:cs="Times New Roman"/>
            <w:sz w:val="24"/>
            <w:szCs w:val="24"/>
          </w:rPr>
          <w:t xml:space="preserve">1 mole of acetic acid </w:t>
        </w:r>
        <w:r w:rsidR="00DB0680">
          <w:rPr>
            <w:rFonts w:ascii="Times New Roman" w:hAnsi="Times New Roman" w:cs="Times New Roman"/>
            <w:sz w:val="24"/>
            <w:szCs w:val="24"/>
          </w:rPr>
          <w:t>by utilizing</w:t>
        </w:r>
        <w:r w:rsidR="00BA7195">
          <w:rPr>
            <w:rFonts w:ascii="Times New Roman" w:hAnsi="Times New Roman" w:cs="Times New Roman"/>
            <w:sz w:val="24"/>
            <w:szCs w:val="24"/>
          </w:rPr>
          <w:t xml:space="preserve"> two moles of CO</w:t>
        </w:r>
        <w:r w:rsidR="00BA7195">
          <w:rPr>
            <w:rFonts w:ascii="Times New Roman" w:hAnsi="Times New Roman" w:cs="Times New Roman"/>
            <w:sz w:val="24"/>
            <w:szCs w:val="24"/>
            <w:vertAlign w:val="subscript"/>
          </w:rPr>
          <w:t>2</w:t>
        </w:r>
        <w:r w:rsidR="00DB0680">
          <w:rPr>
            <w:rFonts w:ascii="Times New Roman" w:hAnsi="Times New Roman" w:cs="Times New Roman"/>
            <w:sz w:val="24"/>
            <w:szCs w:val="24"/>
          </w:rPr>
          <w:t>, 8 equivalents of Cysteine, and 8 photons of light</w:t>
        </w:r>
        <w:r w:rsidR="00BA7195">
          <w:rPr>
            <w:rFonts w:ascii="Times New Roman" w:hAnsi="Times New Roman" w:cs="Times New Roman"/>
            <w:sz w:val="24"/>
            <w:szCs w:val="24"/>
            <w:vertAlign w:val="subscript"/>
          </w:rPr>
          <w:softHyphen/>
        </w:r>
        <w:r w:rsidR="00BA7195">
          <w:rPr>
            <w:rFonts w:ascii="Times New Roman" w:hAnsi="Times New Roman" w:cs="Times New Roman"/>
            <w:sz w:val="24"/>
            <w:szCs w:val="24"/>
          </w:rPr>
          <w:t xml:space="preserve">. </w:t>
        </w:r>
      </w:ins>
    </w:p>
    <w:p w14:paraId="5241CD1C" w14:textId="04C9AFC6" w:rsidR="00E91BE4" w:rsidRDefault="00E91BE4" w:rsidP="00C95562">
      <w:pPr>
        <w:ind w:firstLine="720"/>
        <w:rPr>
          <w:ins w:id="12" w:author="LSAdmin" w:date="2026-09-25T20:03:00Z" w16du:dateUtc="2026-09-26T00:03:00Z"/>
          <w:rFonts w:ascii="Times New Roman" w:hAnsi="Times New Roman" w:cs="Times New Roman"/>
          <w:sz w:val="24"/>
          <w:szCs w:val="24"/>
        </w:rPr>
      </w:pPr>
      <w:ins w:id="13" w:author="LSAdmin" w:date="2026-09-25T20:03:00Z" w16du:dateUtc="2026-09-26T00:03:00Z">
        <w:r w:rsidRPr="00681C74">
          <w:rPr>
            <w:rFonts w:ascii="Times New Roman" w:hAnsi="Times New Roman" w:cs="Times New Roman"/>
            <w:sz w:val="24"/>
            <w:szCs w:val="24"/>
          </w:rPr>
          <w:t>There are organisms that have</w:t>
        </w:r>
        <w:r>
          <w:rPr>
            <w:rFonts w:ascii="Times New Roman" w:hAnsi="Times New Roman" w:cs="Times New Roman"/>
            <w:sz w:val="24"/>
            <w:szCs w:val="24"/>
          </w:rPr>
          <w:t xml:space="preserve"> the natural</w:t>
        </w:r>
        <w:r w:rsidRPr="00681C74">
          <w:rPr>
            <w:rFonts w:ascii="Times New Roman" w:hAnsi="Times New Roman" w:cs="Times New Roman"/>
            <w:sz w:val="24"/>
            <w:szCs w:val="24"/>
          </w:rPr>
          <w:t xml:space="preserve"> ability to utilize CO</w:t>
        </w:r>
        <w:r w:rsidRPr="00681C74">
          <w:rPr>
            <w:rFonts w:ascii="Times New Roman" w:hAnsi="Times New Roman" w:cs="Times New Roman"/>
            <w:sz w:val="24"/>
            <w:szCs w:val="24"/>
            <w:vertAlign w:val="subscript"/>
          </w:rPr>
          <w:t>2</w:t>
        </w:r>
        <w:r w:rsidRPr="00681C74">
          <w:rPr>
            <w:rFonts w:ascii="Times New Roman" w:hAnsi="Times New Roman" w:cs="Times New Roman"/>
            <w:sz w:val="24"/>
            <w:szCs w:val="24"/>
          </w:rPr>
          <w:t xml:space="preserve">. </w:t>
        </w:r>
        <w:r>
          <w:rPr>
            <w:rFonts w:ascii="Times New Roman" w:hAnsi="Times New Roman" w:cs="Times New Roman"/>
            <w:sz w:val="24"/>
            <w:szCs w:val="24"/>
          </w:rPr>
          <w:t>Typically there is</w:t>
        </w:r>
        <w:r w:rsidRPr="00681C74">
          <w:rPr>
            <w:rFonts w:ascii="Times New Roman" w:hAnsi="Times New Roman" w:cs="Times New Roman"/>
            <w:sz w:val="24"/>
            <w:szCs w:val="24"/>
          </w:rPr>
          <w:t xml:space="preserve"> a process that involves multiple steps, CO</w:t>
        </w:r>
        <w:r w:rsidRPr="00681C74">
          <w:rPr>
            <w:rFonts w:ascii="Times New Roman" w:hAnsi="Times New Roman" w:cs="Times New Roman"/>
            <w:sz w:val="24"/>
            <w:szCs w:val="24"/>
            <w:vertAlign w:val="subscript"/>
          </w:rPr>
          <w:t>2</w:t>
        </w:r>
        <w:r w:rsidRPr="00681C74">
          <w:rPr>
            <w:rFonts w:ascii="Times New Roman" w:hAnsi="Times New Roman" w:cs="Times New Roman"/>
            <w:sz w:val="24"/>
            <w:szCs w:val="24"/>
          </w:rPr>
          <w:t xml:space="preserve"> is transformed into a new chemical that </w:t>
        </w:r>
        <w:r>
          <w:rPr>
            <w:rFonts w:ascii="Times New Roman" w:hAnsi="Times New Roman" w:cs="Times New Roman"/>
            <w:sz w:val="24"/>
            <w:szCs w:val="24"/>
          </w:rPr>
          <w:t>is used by the organism for another pathway</w:t>
        </w:r>
        <w:r w:rsidRPr="00681C74">
          <w:rPr>
            <w:rFonts w:ascii="Times New Roman" w:hAnsi="Times New Roman" w:cs="Times New Roman"/>
            <w:sz w:val="24"/>
            <w:szCs w:val="24"/>
          </w:rPr>
          <w:t>.</w:t>
        </w:r>
        <w:r>
          <w:rPr>
            <w:rFonts w:ascii="Times New Roman" w:hAnsi="Times New Roman" w:cs="Times New Roman"/>
            <w:sz w:val="24"/>
            <w:szCs w:val="24"/>
          </w:rPr>
          <w:t xml:space="preserve"> The problem with these organisms is that there isn’t much scientific utilization of the product, so research has used organisms that would not use the product due to it not naturally being found within them, non-photosynthetic.</w:t>
        </w:r>
        <w:r w:rsidRPr="00681C74">
          <w:rPr>
            <w:rFonts w:ascii="Times New Roman" w:hAnsi="Times New Roman" w:cs="Times New Roman"/>
            <w:sz w:val="24"/>
            <w:szCs w:val="24"/>
          </w:rPr>
          <w:t xml:space="preserve"> In the recent advancements in microbial engineering, scientists, Kelsey Sakimoto; Andrew Wong; and Peidong Yang, were able to improve on this process in an organism called </w:t>
        </w:r>
        <w:r w:rsidRPr="00681C74">
          <w:rPr>
            <w:rFonts w:ascii="Times New Roman" w:hAnsi="Times New Roman" w:cs="Times New Roman"/>
            <w:i/>
            <w:sz w:val="24"/>
            <w:szCs w:val="24"/>
          </w:rPr>
          <w:t>Moorella thermoacetica</w:t>
        </w:r>
        <w:r>
          <w:rPr>
            <w:rFonts w:ascii="Times New Roman" w:hAnsi="Times New Roman" w:cs="Times New Roman"/>
            <w:sz w:val="24"/>
            <w:szCs w:val="24"/>
          </w:rPr>
          <w:t xml:space="preserve"> by using a hybrid system</w:t>
        </w:r>
        <w:r w:rsidRPr="00681C74">
          <w:rPr>
            <w:rFonts w:ascii="Times New Roman" w:hAnsi="Times New Roman" w:cs="Times New Roman"/>
            <w:sz w:val="24"/>
            <w:szCs w:val="24"/>
          </w:rPr>
          <w:t xml:space="preserve">. </w:t>
        </w:r>
        <w:r>
          <w:rPr>
            <w:rFonts w:ascii="Times New Roman" w:hAnsi="Times New Roman" w:cs="Times New Roman"/>
            <w:sz w:val="24"/>
            <w:szCs w:val="24"/>
          </w:rPr>
          <w:t xml:space="preserve">The mechanism being utilized is the manipulation of </w:t>
        </w:r>
        <w:r>
          <w:rPr>
            <w:rFonts w:ascii="Times New Roman" w:hAnsi="Times New Roman" w:cs="Times New Roman"/>
            <w:i/>
            <w:sz w:val="24"/>
            <w:szCs w:val="24"/>
          </w:rPr>
          <w:t>M. thermoacetica</w:t>
        </w:r>
        <w:r>
          <w:rPr>
            <w:rFonts w:ascii="Times New Roman" w:hAnsi="Times New Roman" w:cs="Times New Roman"/>
            <w:sz w:val="24"/>
            <w:szCs w:val="24"/>
          </w:rPr>
          <w:t xml:space="preserve">, to become photosynthetic via incorporation of the nanoparticles, Cds. Cds functions as a semiconductor that </w:t>
        </w:r>
        <w:r>
          <w:rPr>
            <w:rFonts w:ascii="Times New Roman" w:hAnsi="Times New Roman" w:cs="Times New Roman"/>
            <w:sz w:val="24"/>
            <w:szCs w:val="24"/>
          </w:rPr>
          <w:lastRenderedPageBreak/>
          <w:t xml:space="preserve">allows for </w:t>
        </w:r>
        <w:r>
          <w:rPr>
            <w:rFonts w:ascii="Times New Roman" w:hAnsi="Times New Roman" w:cs="Times New Roman"/>
            <w:i/>
            <w:sz w:val="24"/>
            <w:szCs w:val="24"/>
          </w:rPr>
          <w:t>M. thermoacetica</w:t>
        </w:r>
        <w:r>
          <w:rPr>
            <w:rFonts w:ascii="Times New Roman" w:hAnsi="Times New Roman" w:cs="Times New Roman"/>
            <w:sz w:val="24"/>
            <w:szCs w:val="24"/>
          </w:rPr>
          <w:t xml:space="preserve"> to become photosynthetic, </w:t>
        </w:r>
        <w:r>
          <w:rPr>
            <w:rFonts w:ascii="Times New Roman" w:hAnsi="Times New Roman" w:cs="Times New Roman"/>
            <w:i/>
            <w:sz w:val="24"/>
            <w:szCs w:val="24"/>
          </w:rPr>
          <w:t>M. thermoacetica-Cds.</w:t>
        </w:r>
        <w:r>
          <w:rPr>
            <w:rFonts w:ascii="Times New Roman" w:hAnsi="Times New Roman" w:cs="Times New Roman"/>
            <w:sz w:val="24"/>
            <w:szCs w:val="24"/>
          </w:rPr>
          <w:t xml:space="preserve"> </w:t>
        </w:r>
        <w:r w:rsidR="00FE4EDD">
          <w:rPr>
            <w:rFonts w:ascii="Times New Roman" w:hAnsi="Times New Roman" w:cs="Times New Roman"/>
            <w:sz w:val="24"/>
            <w:szCs w:val="24"/>
          </w:rPr>
          <w:t>With the introduction of Cadmium (Cd</w:t>
        </w:r>
        <w:r w:rsidR="00FE4EDD">
          <w:rPr>
            <w:rFonts w:ascii="Times New Roman" w:hAnsi="Times New Roman" w:cs="Times New Roman"/>
            <w:sz w:val="24"/>
            <w:szCs w:val="24"/>
            <w:vertAlign w:val="superscript"/>
          </w:rPr>
          <w:t>2+</w:t>
        </w:r>
        <w:r w:rsidR="00FE4EDD">
          <w:rPr>
            <w:rFonts w:ascii="Times New Roman" w:hAnsi="Times New Roman" w:cs="Times New Roman"/>
            <w:sz w:val="24"/>
            <w:szCs w:val="24"/>
          </w:rPr>
          <w:t xml:space="preserve">) into the medium, </w:t>
        </w:r>
        <w:r w:rsidRPr="00681C74">
          <w:rPr>
            <w:rFonts w:ascii="Times New Roman" w:hAnsi="Times New Roman" w:cs="Times New Roman"/>
            <w:i/>
            <w:sz w:val="24"/>
            <w:szCs w:val="24"/>
          </w:rPr>
          <w:t>M. thermoacetica</w:t>
        </w:r>
        <w:r w:rsidRPr="00681C74">
          <w:rPr>
            <w:rFonts w:ascii="Times New Roman" w:hAnsi="Times New Roman" w:cs="Times New Roman"/>
            <w:sz w:val="24"/>
            <w:szCs w:val="24"/>
          </w:rPr>
          <w:t xml:space="preserve"> is able to </w:t>
        </w:r>
        <w:r w:rsidR="00FE4EDD">
          <w:rPr>
            <w:rFonts w:ascii="Times New Roman" w:hAnsi="Times New Roman" w:cs="Times New Roman"/>
            <w:sz w:val="24"/>
            <w:szCs w:val="24"/>
          </w:rPr>
          <w:t xml:space="preserve">fix a sulfur to the ion to create CdS. Studies have shown Cds to be </w:t>
        </w:r>
        <w:r w:rsidRPr="00681C74">
          <w:rPr>
            <w:rFonts w:ascii="Times New Roman" w:hAnsi="Times New Roman" w:cs="Times New Roman"/>
            <w:sz w:val="24"/>
            <w:szCs w:val="24"/>
          </w:rPr>
          <w:t>secrete</w:t>
        </w:r>
        <w:r w:rsidR="00FE4EDD">
          <w:rPr>
            <w:rFonts w:ascii="Times New Roman" w:hAnsi="Times New Roman" w:cs="Times New Roman"/>
            <w:sz w:val="24"/>
            <w:szCs w:val="24"/>
          </w:rPr>
          <w:t>d as</w:t>
        </w:r>
        <w:r w:rsidRPr="00681C74">
          <w:rPr>
            <w:rFonts w:ascii="Times New Roman" w:hAnsi="Times New Roman" w:cs="Times New Roman"/>
            <w:sz w:val="24"/>
            <w:szCs w:val="24"/>
          </w:rPr>
          <w:t xml:space="preserve"> tiny, light-sensitive nanoparticles that allow for energy absorption. CdS, are useful for their ability to effectively transform energy.</w:t>
        </w:r>
      </w:ins>
    </w:p>
    <w:p w14:paraId="374F4D61" w14:textId="16D80591" w:rsidR="00681C74" w:rsidRPr="00681C74" w:rsidRDefault="00695163" w:rsidP="00681C74">
      <w:pPr>
        <w:ind w:firstLine="720"/>
        <w:rPr>
          <w:ins w:id="14" w:author="LSAdmin" w:date="2026-09-25T20:03:00Z" w16du:dateUtc="2026-09-26T00:03:00Z"/>
          <w:rFonts w:ascii="Times New Roman" w:hAnsi="Times New Roman" w:cs="Times New Roman"/>
          <w:sz w:val="24"/>
          <w:szCs w:val="24"/>
        </w:rPr>
      </w:pPr>
      <w:ins w:id="15" w:author="LSAdmin" w:date="2026-09-25T20:03:00Z" w16du:dateUtc="2026-09-26T00:03:00Z">
        <w:r w:rsidRPr="00681C74">
          <w:rPr>
            <w:rFonts w:ascii="Times New Roman" w:hAnsi="Times New Roman" w:cs="Times New Roman"/>
            <w:sz w:val="24"/>
            <w:szCs w:val="24"/>
          </w:rPr>
          <w:t xml:space="preserve">The idea that is particularly </w:t>
        </w:r>
        <w:r w:rsidR="00E91BE4">
          <w:rPr>
            <w:rFonts w:ascii="Times New Roman" w:hAnsi="Times New Roman" w:cs="Times New Roman"/>
            <w:sz w:val="24"/>
            <w:szCs w:val="24"/>
          </w:rPr>
          <w:t>vital to the success of these experiments</w:t>
        </w:r>
        <w:r w:rsidR="00E91BE4" w:rsidRPr="00681C74">
          <w:rPr>
            <w:rFonts w:ascii="Times New Roman" w:hAnsi="Times New Roman" w:cs="Times New Roman"/>
            <w:sz w:val="24"/>
            <w:szCs w:val="24"/>
          </w:rPr>
          <w:t xml:space="preserve"> </w:t>
        </w:r>
        <w:r w:rsidRPr="00681C74">
          <w:rPr>
            <w:rFonts w:ascii="Times New Roman" w:hAnsi="Times New Roman" w:cs="Times New Roman"/>
            <w:sz w:val="24"/>
            <w:szCs w:val="24"/>
          </w:rPr>
          <w:t xml:space="preserve">is that </w:t>
        </w:r>
        <w:r w:rsidR="00E91BE4">
          <w:rPr>
            <w:rFonts w:ascii="Times New Roman" w:hAnsi="Times New Roman" w:cs="Times New Roman"/>
            <w:i/>
            <w:sz w:val="24"/>
            <w:szCs w:val="24"/>
          </w:rPr>
          <w:t>M. thermoacetica</w:t>
        </w:r>
        <w:r w:rsidRPr="00681C74">
          <w:rPr>
            <w:rFonts w:ascii="Times New Roman" w:hAnsi="Times New Roman" w:cs="Times New Roman"/>
            <w:sz w:val="24"/>
            <w:szCs w:val="24"/>
          </w:rPr>
          <w:t xml:space="preserve"> is not </w:t>
        </w:r>
        <w:r w:rsidR="00E91BE4">
          <w:rPr>
            <w:rFonts w:ascii="Times New Roman" w:hAnsi="Times New Roman" w:cs="Times New Roman"/>
            <w:sz w:val="24"/>
            <w:szCs w:val="24"/>
          </w:rPr>
          <w:t>typically</w:t>
        </w:r>
        <w:r w:rsidR="00E91BE4" w:rsidRPr="00681C74">
          <w:rPr>
            <w:rFonts w:ascii="Times New Roman" w:hAnsi="Times New Roman" w:cs="Times New Roman"/>
            <w:sz w:val="24"/>
            <w:szCs w:val="24"/>
          </w:rPr>
          <w:t xml:space="preserve"> </w:t>
        </w:r>
        <w:r w:rsidRPr="00681C74">
          <w:rPr>
            <w:rFonts w:ascii="Times New Roman" w:hAnsi="Times New Roman" w:cs="Times New Roman"/>
            <w:sz w:val="24"/>
            <w:szCs w:val="24"/>
          </w:rPr>
          <w:t xml:space="preserve">able to use photosynthesis. </w:t>
        </w:r>
        <w:r w:rsidR="00E91BE4">
          <w:rPr>
            <w:rFonts w:ascii="Times New Roman" w:hAnsi="Times New Roman" w:cs="Times New Roman"/>
            <w:sz w:val="24"/>
            <w:szCs w:val="24"/>
          </w:rPr>
          <w:t>Organisms that naturally fix CO</w:t>
        </w:r>
        <w:r w:rsidR="00E91BE4">
          <w:rPr>
            <w:rFonts w:ascii="Times New Roman" w:hAnsi="Times New Roman" w:cs="Times New Roman"/>
            <w:sz w:val="24"/>
            <w:szCs w:val="24"/>
            <w:vertAlign w:val="subscript"/>
          </w:rPr>
          <w:t xml:space="preserve">2 </w:t>
        </w:r>
        <w:r w:rsidR="00E91BE4">
          <w:rPr>
            <w:rFonts w:ascii="Times New Roman" w:hAnsi="Times New Roman" w:cs="Times New Roman"/>
            <w:sz w:val="24"/>
            <w:szCs w:val="24"/>
          </w:rPr>
          <w:t xml:space="preserve">typically produce a low yield of product. </w:t>
        </w:r>
        <w:r w:rsidR="00066277" w:rsidRPr="00681C74">
          <w:rPr>
            <w:rFonts w:ascii="Times New Roman" w:hAnsi="Times New Roman" w:cs="Times New Roman"/>
            <w:sz w:val="24"/>
            <w:szCs w:val="24"/>
          </w:rPr>
          <w:t xml:space="preserve">The process to make energy from </w:t>
        </w:r>
        <w:r w:rsidR="00066277" w:rsidRPr="00681C74">
          <w:rPr>
            <w:rFonts w:ascii="Times New Roman" w:hAnsi="Times New Roman" w:cs="Times New Roman"/>
            <w:i/>
            <w:sz w:val="24"/>
            <w:szCs w:val="24"/>
          </w:rPr>
          <w:t>M. thermoacetica</w:t>
        </w:r>
        <w:r w:rsidR="00066277" w:rsidRPr="00681C74">
          <w:rPr>
            <w:rFonts w:ascii="Times New Roman" w:hAnsi="Times New Roman" w:cs="Times New Roman"/>
            <w:sz w:val="24"/>
            <w:szCs w:val="24"/>
          </w:rPr>
          <w:t xml:space="preserve"> is done by utilizing</w:t>
        </w:r>
        <w:r w:rsidR="00994F65" w:rsidRPr="00681C74">
          <w:rPr>
            <w:rFonts w:ascii="Times New Roman" w:hAnsi="Times New Roman" w:cs="Times New Roman"/>
            <w:sz w:val="24"/>
            <w:szCs w:val="24"/>
          </w:rPr>
          <w:t xml:space="preserve"> a known pathway</w:t>
        </w:r>
        <w:r w:rsidR="00066277" w:rsidRPr="00681C74">
          <w:rPr>
            <w:rFonts w:ascii="Times New Roman" w:hAnsi="Times New Roman" w:cs="Times New Roman"/>
            <w:sz w:val="24"/>
            <w:szCs w:val="24"/>
          </w:rPr>
          <w:t xml:space="preserve"> that turn CO</w:t>
        </w:r>
        <w:r w:rsidR="00066277" w:rsidRPr="00C95562">
          <w:rPr>
            <w:rFonts w:ascii="Times New Roman" w:hAnsi="Times New Roman" w:cs="Times New Roman"/>
            <w:sz w:val="24"/>
            <w:szCs w:val="24"/>
            <w:vertAlign w:val="subscript"/>
          </w:rPr>
          <w:t>2</w:t>
        </w:r>
        <w:r w:rsidR="00066277" w:rsidRPr="00681C74">
          <w:rPr>
            <w:rFonts w:ascii="Times New Roman" w:hAnsi="Times New Roman" w:cs="Times New Roman"/>
            <w:sz w:val="24"/>
            <w:szCs w:val="24"/>
          </w:rPr>
          <w:t xml:space="preserve"> into acetic acid. </w:t>
        </w:r>
        <w:r w:rsidR="00994F65" w:rsidRPr="00681C74">
          <w:rPr>
            <w:rFonts w:ascii="Times New Roman" w:hAnsi="Times New Roman" w:cs="Times New Roman"/>
            <w:sz w:val="24"/>
            <w:szCs w:val="24"/>
          </w:rPr>
          <w:t xml:space="preserve">Acetic acid </w:t>
        </w:r>
        <w:r w:rsidR="00FE4EDD">
          <w:rPr>
            <w:rFonts w:ascii="Times New Roman" w:hAnsi="Times New Roman" w:cs="Times New Roman"/>
            <w:sz w:val="24"/>
            <w:szCs w:val="24"/>
          </w:rPr>
          <w:t>has significant</w:t>
        </w:r>
        <w:r w:rsidR="00FE4EDD" w:rsidRPr="00681C74">
          <w:rPr>
            <w:rFonts w:ascii="Times New Roman" w:hAnsi="Times New Roman" w:cs="Times New Roman"/>
            <w:sz w:val="24"/>
            <w:szCs w:val="24"/>
          </w:rPr>
          <w:t xml:space="preserve"> </w:t>
        </w:r>
        <w:r w:rsidR="00994F65" w:rsidRPr="00681C74">
          <w:rPr>
            <w:rFonts w:ascii="Times New Roman" w:hAnsi="Times New Roman" w:cs="Times New Roman"/>
            <w:sz w:val="24"/>
            <w:szCs w:val="24"/>
          </w:rPr>
          <w:t xml:space="preserve">potential to be used for </w:t>
        </w:r>
        <w:r w:rsidR="00FE4EDD">
          <w:rPr>
            <w:rFonts w:ascii="Times New Roman" w:hAnsi="Times New Roman" w:cs="Times New Roman"/>
            <w:sz w:val="24"/>
            <w:szCs w:val="24"/>
          </w:rPr>
          <w:t>synthesis and extraction</w:t>
        </w:r>
        <w:r w:rsidR="00FE4EDD" w:rsidRPr="00681C74">
          <w:rPr>
            <w:rFonts w:ascii="Times New Roman" w:hAnsi="Times New Roman" w:cs="Times New Roman"/>
            <w:sz w:val="24"/>
            <w:szCs w:val="24"/>
          </w:rPr>
          <w:t xml:space="preserve"> </w:t>
        </w:r>
        <w:r w:rsidR="00994F65" w:rsidRPr="00681C74">
          <w:rPr>
            <w:rFonts w:ascii="Times New Roman" w:hAnsi="Times New Roman" w:cs="Times New Roman"/>
            <w:sz w:val="24"/>
            <w:szCs w:val="24"/>
          </w:rPr>
          <w:t xml:space="preserve">due to its utilization for alcohol synthesis. The key point of the Sakimoto study is that they found a method to make acetic acid in high quantity, about 90% yield. This compared to previous microbial engineered organism were about 20% is a significant increase. </w:t>
        </w:r>
        <w:r w:rsidR="00D93AE7" w:rsidRPr="00681C74">
          <w:rPr>
            <w:rFonts w:ascii="Times New Roman" w:hAnsi="Times New Roman" w:cs="Times New Roman"/>
            <w:sz w:val="24"/>
            <w:szCs w:val="24"/>
          </w:rPr>
          <w:t xml:space="preserve">This system produced acetic acid as waste and is not depleted after synthesis. Acetic acid is made more effective by increasing </w:t>
        </w:r>
        <w:r w:rsidR="00C95562">
          <w:rPr>
            <w:rFonts w:ascii="Times New Roman" w:hAnsi="Times New Roman" w:cs="Times New Roman"/>
            <w:sz w:val="24"/>
            <w:szCs w:val="24"/>
          </w:rPr>
          <w:t xml:space="preserve">cysteine available that </w:t>
        </w:r>
        <w:r w:rsidR="00D93AE7" w:rsidRPr="00681C74">
          <w:rPr>
            <w:rFonts w:ascii="Times New Roman" w:hAnsi="Times New Roman" w:cs="Times New Roman"/>
            <w:sz w:val="24"/>
            <w:szCs w:val="24"/>
          </w:rPr>
          <w:t xml:space="preserve">the organism requires to make </w:t>
        </w:r>
        <w:r w:rsidR="00C95562">
          <w:rPr>
            <w:rFonts w:ascii="Times New Roman" w:hAnsi="Times New Roman" w:cs="Times New Roman"/>
            <w:sz w:val="24"/>
            <w:szCs w:val="24"/>
          </w:rPr>
          <w:t>the product</w:t>
        </w:r>
        <w:r w:rsidR="00D93AE7" w:rsidRPr="00681C74">
          <w:rPr>
            <w:rFonts w:ascii="Times New Roman" w:hAnsi="Times New Roman" w:cs="Times New Roman"/>
            <w:sz w:val="24"/>
            <w:szCs w:val="24"/>
          </w:rPr>
          <w:t xml:space="preserve"> and by regulating</w:t>
        </w:r>
        <w:r w:rsidR="00C95562">
          <w:rPr>
            <w:rFonts w:ascii="Times New Roman" w:hAnsi="Times New Roman" w:cs="Times New Roman"/>
            <w:sz w:val="24"/>
            <w:szCs w:val="24"/>
          </w:rPr>
          <w:t xml:space="preserve"> available</w:t>
        </w:r>
        <w:r w:rsidR="00D93AE7" w:rsidRPr="00681C74">
          <w:rPr>
            <w:rFonts w:ascii="Times New Roman" w:hAnsi="Times New Roman" w:cs="Times New Roman"/>
            <w:sz w:val="24"/>
            <w:szCs w:val="24"/>
          </w:rPr>
          <w:t xml:space="preserve"> light levels for the photosynthetic reaction. </w:t>
        </w:r>
      </w:ins>
    </w:p>
    <w:p w14:paraId="78584DEA" w14:textId="24FA6ACD" w:rsidR="0024170D" w:rsidRPr="00681C74" w:rsidRDefault="0024170D" w:rsidP="00681C74">
      <w:pPr>
        <w:ind w:firstLine="720"/>
        <w:rPr>
          <w:ins w:id="16" w:author="LSAdmin" w:date="2026-09-25T20:03:00Z" w16du:dateUtc="2026-09-26T00:03:00Z"/>
          <w:rFonts w:ascii="Times New Roman" w:hAnsi="Times New Roman" w:cs="Times New Roman"/>
          <w:sz w:val="24"/>
          <w:szCs w:val="24"/>
        </w:rPr>
      </w:pPr>
      <w:ins w:id="17" w:author="LSAdmin" w:date="2026-09-25T20:03:00Z" w16du:dateUtc="2026-09-26T00:03:00Z">
        <w:r w:rsidRPr="00681C74">
          <w:rPr>
            <w:rFonts w:ascii="Times New Roman" w:hAnsi="Times New Roman" w:cs="Times New Roman"/>
            <w:sz w:val="24"/>
            <w:szCs w:val="24"/>
          </w:rPr>
          <w:t xml:space="preserve">The Sakimoto paper gives a great introduction to the potential future of hybrid organisms and their likeliness to be used for synthesis of other molecules. As the future of microbial engineering progresses, they are effective in their ability to produce products with </w:t>
        </w:r>
        <w:r w:rsidR="00A31D0F">
          <w:rPr>
            <w:rFonts w:ascii="Times New Roman" w:hAnsi="Times New Roman" w:cs="Times New Roman"/>
            <w:sz w:val="24"/>
            <w:szCs w:val="24"/>
          </w:rPr>
          <w:t>the low cost of starter bacteria and affordable</w:t>
        </w:r>
        <w:r w:rsidRPr="00681C74">
          <w:rPr>
            <w:rFonts w:ascii="Times New Roman" w:hAnsi="Times New Roman" w:cs="Times New Roman"/>
            <w:sz w:val="24"/>
            <w:szCs w:val="24"/>
          </w:rPr>
          <w:t xml:space="preserve"> materials</w:t>
        </w:r>
        <w:r w:rsidR="00A31D0F">
          <w:rPr>
            <w:rFonts w:ascii="Times New Roman" w:hAnsi="Times New Roman" w:cs="Times New Roman"/>
            <w:sz w:val="24"/>
            <w:szCs w:val="24"/>
          </w:rPr>
          <w:t xml:space="preserve"> like Cadmium and cysteine exhibit the cost effective manner of the process. Bioengineering is certainly</w:t>
        </w:r>
        <w:r w:rsidRPr="00681C74">
          <w:rPr>
            <w:rFonts w:ascii="Times New Roman" w:hAnsi="Times New Roman" w:cs="Times New Roman"/>
            <w:sz w:val="24"/>
            <w:szCs w:val="24"/>
          </w:rPr>
          <w:t xml:space="preserve"> one of the greenest ways to make chemicals. With continual expansion, hybrid engineering can be </w:t>
        </w:r>
        <w:r w:rsidR="00C06467" w:rsidRPr="00681C74">
          <w:rPr>
            <w:rFonts w:ascii="Times New Roman" w:hAnsi="Times New Roman" w:cs="Times New Roman"/>
            <w:sz w:val="24"/>
            <w:szCs w:val="24"/>
          </w:rPr>
          <w:t xml:space="preserve">mixed and matched to create an important tool for chemistry </w:t>
        </w:r>
        <w:r w:rsidR="00A31D0F">
          <w:rPr>
            <w:rFonts w:ascii="Times New Roman" w:hAnsi="Times New Roman" w:cs="Times New Roman"/>
            <w:sz w:val="24"/>
            <w:szCs w:val="24"/>
          </w:rPr>
          <w:t>that aides in the understanding of biological systems that will allow for more efficient utilization in the future</w:t>
        </w:r>
        <w:r w:rsidR="00C06467" w:rsidRPr="00681C74">
          <w:rPr>
            <w:rFonts w:ascii="Times New Roman" w:hAnsi="Times New Roman" w:cs="Times New Roman"/>
            <w:sz w:val="24"/>
            <w:szCs w:val="24"/>
          </w:rPr>
          <w:t xml:space="preserve">. </w:t>
        </w:r>
        <w:r w:rsidRPr="00681C74">
          <w:rPr>
            <w:rFonts w:ascii="Times New Roman" w:hAnsi="Times New Roman" w:cs="Times New Roman"/>
            <w:sz w:val="24"/>
            <w:szCs w:val="24"/>
          </w:rPr>
          <w:t xml:space="preserve"> </w:t>
        </w:r>
      </w:ins>
    </w:p>
    <w:p w14:paraId="6EB1F561" w14:textId="77777777" w:rsidR="00D93AE7" w:rsidRPr="00681C74" w:rsidRDefault="00D93AE7" w:rsidP="00681C74">
      <w:pPr>
        <w:rPr>
          <w:ins w:id="18" w:author="LSAdmin" w:date="2026-09-25T20:03:00Z" w16du:dateUtc="2026-09-26T00:03:00Z"/>
          <w:rFonts w:ascii="Times New Roman" w:hAnsi="Times New Roman" w:cs="Times New Roman"/>
          <w:sz w:val="24"/>
          <w:szCs w:val="24"/>
        </w:rPr>
      </w:pPr>
    </w:p>
    <w:p w14:paraId="1CFE519E" w14:textId="413B69FB" w:rsidR="00D93AE7" w:rsidRPr="00C95562" w:rsidRDefault="00C95562" w:rsidP="00681C74">
      <w:pPr>
        <w:rPr>
          <w:ins w:id="19" w:author="LSAdmin" w:date="2026-09-25T20:03:00Z" w16du:dateUtc="2026-09-26T00:03:00Z"/>
          <w:rFonts w:ascii="Times New Roman" w:hAnsi="Times New Roman" w:cs="Times New Roman"/>
          <w:sz w:val="24"/>
          <w:szCs w:val="24"/>
          <w:u w:val="single"/>
        </w:rPr>
      </w:pPr>
      <w:ins w:id="20" w:author="LSAdmin" w:date="2026-09-25T20:03:00Z" w16du:dateUtc="2026-09-26T00:03:00Z">
        <w:r w:rsidRPr="00C95562">
          <w:rPr>
            <w:rFonts w:ascii="Times New Roman" w:hAnsi="Times New Roman" w:cs="Times New Roman"/>
            <w:b/>
            <w:sz w:val="24"/>
            <w:szCs w:val="24"/>
            <w:u w:val="single"/>
          </w:rPr>
          <w:t>Works cited</w:t>
        </w:r>
        <w:r w:rsidR="00D93AE7" w:rsidRPr="00C95562">
          <w:rPr>
            <w:rFonts w:ascii="Times New Roman" w:hAnsi="Times New Roman" w:cs="Times New Roman"/>
            <w:sz w:val="24"/>
            <w:szCs w:val="24"/>
            <w:u w:val="single"/>
          </w:rPr>
          <w:t>:</w:t>
        </w:r>
      </w:ins>
    </w:p>
    <w:p w14:paraId="5273384C" w14:textId="77777777" w:rsidR="00B950A7" w:rsidRDefault="00B950A7" w:rsidP="00681C74">
      <w:pPr>
        <w:ind w:left="720" w:hanging="720"/>
        <w:rPr>
          <w:ins w:id="21" w:author="LSAdmin" w:date="2026-09-25T20:03:00Z" w16du:dateUtc="2026-09-26T00:03:00Z"/>
          <w:rFonts w:ascii="Times New Roman" w:hAnsi="Times New Roman" w:cs="Times New Roman"/>
          <w:sz w:val="24"/>
          <w:szCs w:val="24"/>
        </w:rPr>
      </w:pPr>
      <w:ins w:id="22" w:author="LSAdmin" w:date="2026-09-25T20:03:00Z" w16du:dateUtc="2026-09-26T00:03:00Z">
        <w:r w:rsidRPr="00B950A7">
          <w:rPr>
            <w:rFonts w:ascii="Times New Roman" w:hAnsi="Times New Roman" w:cs="Times New Roman"/>
            <w:sz w:val="24"/>
            <w:szCs w:val="24"/>
          </w:rPr>
          <w:t>Appel, A. M., Bercaw, J. E., Bocarsly, A. B., Dobbek, H., DuBois, D. L., Dupuis, M., ... &amp; Kerfeld, C. A. (2013). Frontiers, opportunities, and challenges in biochemical and chemical catalysis of CO2 fixation. </w:t>
        </w:r>
        <w:r w:rsidRPr="00B950A7">
          <w:rPr>
            <w:rFonts w:ascii="Times New Roman" w:hAnsi="Times New Roman" w:cs="Times New Roman"/>
            <w:i/>
            <w:iCs/>
            <w:sz w:val="24"/>
            <w:szCs w:val="24"/>
          </w:rPr>
          <w:t>Chemical reviews</w:t>
        </w:r>
        <w:r w:rsidRPr="00B950A7">
          <w:rPr>
            <w:rFonts w:ascii="Times New Roman" w:hAnsi="Times New Roman" w:cs="Times New Roman"/>
            <w:sz w:val="24"/>
            <w:szCs w:val="24"/>
          </w:rPr>
          <w:t>, </w:t>
        </w:r>
        <w:r w:rsidRPr="00B950A7">
          <w:rPr>
            <w:rFonts w:ascii="Times New Roman" w:hAnsi="Times New Roman" w:cs="Times New Roman"/>
            <w:i/>
            <w:iCs/>
            <w:sz w:val="24"/>
            <w:szCs w:val="24"/>
          </w:rPr>
          <w:t>113</w:t>
        </w:r>
        <w:r w:rsidRPr="00B950A7">
          <w:rPr>
            <w:rFonts w:ascii="Times New Roman" w:hAnsi="Times New Roman" w:cs="Times New Roman"/>
            <w:sz w:val="24"/>
            <w:szCs w:val="24"/>
          </w:rPr>
          <w:t xml:space="preserve">(8), 6621-6658. </w:t>
        </w:r>
      </w:ins>
    </w:p>
    <w:p w14:paraId="389206A8" w14:textId="77777777" w:rsidR="003B5B4D" w:rsidRDefault="00D93AE7" w:rsidP="003B5B4D">
      <w:pPr>
        <w:pStyle w:val="ListParagraph"/>
        <w:spacing w:line="240" w:lineRule="auto"/>
        <w:ind w:left="0"/>
        <w:jc w:val="center"/>
        <w:rPr>
          <w:del w:id="23" w:author="LSAdmin" w:date="2026-09-25T20:03:00Z" w16du:dateUtc="2026-09-26T00:03:00Z"/>
          <w:rFonts w:ascii="Arial" w:hAnsi="Arial" w:cs="Arial"/>
          <w:b/>
          <w:sz w:val="32"/>
          <w:szCs w:val="32"/>
        </w:rPr>
      </w:pPr>
      <w:ins w:id="24" w:author="LSAdmin" w:date="2026-09-25T20:03:00Z" w16du:dateUtc="2026-09-26T00:03:00Z">
        <w:r w:rsidRPr="00C95562">
          <w:rPr>
            <w:rFonts w:ascii="Times New Roman" w:hAnsi="Times New Roman" w:cs="Times New Roman"/>
            <w:b/>
            <w:sz w:val="24"/>
            <w:szCs w:val="24"/>
          </w:rPr>
          <w:t>Sakimoto, K. K., Wong, A. B., &amp; Yang, P. (2016). Self-photosensitization of non</w:t>
        </w:r>
        <w:r w:rsidR="00B950A7">
          <w:rPr>
            <w:rFonts w:ascii="Times New Roman" w:hAnsi="Times New Roman" w:cs="Times New Roman"/>
            <w:b/>
            <w:sz w:val="24"/>
            <w:szCs w:val="24"/>
          </w:rPr>
          <w:t>-</w:t>
        </w:r>
        <w:r w:rsidRPr="00C95562">
          <w:rPr>
            <w:rFonts w:ascii="Times New Roman" w:hAnsi="Times New Roman" w:cs="Times New Roman"/>
            <w:b/>
            <w:sz w:val="24"/>
            <w:szCs w:val="24"/>
          </w:rPr>
          <w:t>photosynthetic bacteria for solar-to-chemical production. Science, 351(6268), 74-77.</w:t>
        </w:r>
      </w:ins>
      <w:del w:id="25" w:author="LSAdmin" w:date="2026-09-25T20:03:00Z" w16du:dateUtc="2026-09-26T00:03:00Z">
        <w:r w:rsidR="00955F8F">
          <w:rPr>
            <w:rFonts w:ascii="Arial" w:hAnsi="Arial" w:cs="Arial"/>
            <w:b/>
            <w:sz w:val="32"/>
            <w:szCs w:val="32"/>
          </w:rPr>
          <w:delText>2021</w:delText>
        </w:r>
        <w:r w:rsidR="00460026">
          <w:rPr>
            <w:rFonts w:ascii="Arial" w:hAnsi="Arial" w:cs="Arial"/>
            <w:b/>
            <w:sz w:val="32"/>
            <w:szCs w:val="32"/>
          </w:rPr>
          <w:delText>-2022</w:delText>
        </w:r>
      </w:del>
    </w:p>
    <w:p w14:paraId="551625BC" w14:textId="77777777" w:rsidR="003B5B4D" w:rsidRDefault="003B5B4D" w:rsidP="003B5B4D">
      <w:pPr>
        <w:pStyle w:val="ListParagraph"/>
        <w:spacing w:line="240" w:lineRule="auto"/>
        <w:ind w:left="0"/>
        <w:jc w:val="center"/>
        <w:rPr>
          <w:del w:id="26" w:author="LSAdmin" w:date="2026-09-25T20:03:00Z" w16du:dateUtc="2026-09-26T00:03:00Z"/>
          <w:rFonts w:ascii="Arial" w:hAnsi="Arial" w:cs="Arial"/>
          <w:b/>
          <w:sz w:val="32"/>
          <w:szCs w:val="32"/>
        </w:rPr>
      </w:pPr>
      <w:del w:id="27" w:author="LSAdmin" w:date="2026-09-25T20:03:00Z" w16du:dateUtc="2026-09-26T00:03:00Z">
        <w:r>
          <w:rPr>
            <w:rFonts w:ascii="Arial" w:hAnsi="Arial" w:cs="Arial"/>
            <w:b/>
            <w:sz w:val="32"/>
            <w:szCs w:val="32"/>
          </w:rPr>
          <w:delText xml:space="preserve">Degree Map: </w:delText>
        </w:r>
        <w:r>
          <w:fldChar w:fldCharType="begin"/>
        </w:r>
        <w:r>
          <w:delInstrText>HYPERLINK "https://www.york.cuny.edu/produce-and-print/contents/bulletin/school-of-health-and-behavioral-sciences/health-and-physical-education/gerontological-studies-services-bs"</w:delInstrText>
        </w:r>
        <w:r>
          <w:fldChar w:fldCharType="separate"/>
        </w:r>
        <w:r w:rsidRPr="003B5B4D">
          <w:rPr>
            <w:rStyle w:val="Hyperlink"/>
            <w:rFonts w:ascii="Arial" w:hAnsi="Arial" w:cs="Arial"/>
            <w:b/>
            <w:sz w:val="32"/>
            <w:szCs w:val="32"/>
          </w:rPr>
          <w:delText>Gerontological Studies and Services (BS)</w:delText>
        </w:r>
        <w:r>
          <w:fldChar w:fldCharType="end"/>
        </w:r>
      </w:del>
    </w:p>
    <w:p w14:paraId="4DB27ACF" w14:textId="77777777" w:rsidR="003B5B4D" w:rsidRDefault="003B5B4D" w:rsidP="003B5B4D">
      <w:pPr>
        <w:pStyle w:val="ListParagraph"/>
        <w:spacing w:line="240" w:lineRule="auto"/>
        <w:ind w:left="0"/>
        <w:jc w:val="center"/>
        <w:rPr>
          <w:del w:id="28" w:author="LSAdmin" w:date="2026-09-25T20:03:00Z" w16du:dateUtc="2026-09-26T00:03:00Z"/>
          <w:rFonts w:ascii="Arial" w:hAnsi="Arial" w:cs="Arial"/>
          <w:sz w:val="24"/>
          <w:szCs w:val="24"/>
        </w:rPr>
      </w:pPr>
      <w:del w:id="29" w:author="LSAdmin" w:date="2026-09-25T20:03:00Z" w16du:dateUtc="2026-09-26T00:03:00Z">
        <w:r>
          <w:rPr>
            <w:rFonts w:ascii="Arial" w:hAnsi="Arial" w:cs="Arial"/>
            <w:sz w:val="24"/>
            <w:szCs w:val="24"/>
          </w:rPr>
          <w:delText>Department of Health and Physical Education</w:delText>
        </w:r>
      </w:del>
    </w:p>
    <w:p w14:paraId="531E250D" w14:textId="77777777" w:rsidR="003B5B4D" w:rsidRDefault="003B5B4D" w:rsidP="003B5B4D">
      <w:pPr>
        <w:pStyle w:val="ListParagraph"/>
        <w:spacing w:line="240" w:lineRule="auto"/>
        <w:ind w:left="0"/>
        <w:jc w:val="center"/>
        <w:rPr>
          <w:del w:id="30" w:author="LSAdmin" w:date="2026-09-25T20:03:00Z" w16du:dateUtc="2026-09-26T00:03:00Z"/>
          <w:rFonts w:ascii="Arial" w:hAnsi="Arial" w:cs="Arial"/>
          <w:sz w:val="24"/>
          <w:szCs w:val="24"/>
        </w:rPr>
      </w:pPr>
      <w:del w:id="31" w:author="LSAdmin" w:date="2026-09-25T20:03:00Z" w16du:dateUtc="2026-09-26T00:03:00Z">
        <w:r>
          <w:rPr>
            <w:rFonts w:ascii="Arial" w:hAnsi="Arial" w:cs="Arial"/>
            <w:sz w:val="24"/>
            <w:szCs w:val="24"/>
          </w:rPr>
          <w:delText xml:space="preserve">School of Health Sciences &amp; Professional Programs </w:delText>
        </w:r>
        <w:r>
          <w:rPr>
            <w:rFonts w:ascii="Arial" w:hAnsi="Arial" w:cs="Arial"/>
            <w:color w:val="FF0000"/>
            <w:sz w:val="24"/>
            <w:szCs w:val="24"/>
          </w:rPr>
          <w:delText>|</w:delText>
        </w:r>
        <w:r>
          <w:rPr>
            <w:rFonts w:ascii="Arial" w:hAnsi="Arial" w:cs="Arial"/>
            <w:sz w:val="24"/>
            <w:szCs w:val="24"/>
          </w:rPr>
          <w:delText xml:space="preserve"> York College</w:delText>
        </w:r>
        <w:r>
          <w:rPr>
            <w:rFonts w:ascii="Arial" w:hAnsi="Arial" w:cs="Arial"/>
            <w:color w:val="FF0000"/>
            <w:sz w:val="24"/>
            <w:szCs w:val="24"/>
          </w:rPr>
          <w:delText xml:space="preserve"> |</w:delText>
        </w:r>
        <w:r>
          <w:rPr>
            <w:rFonts w:ascii="Arial" w:hAnsi="Arial" w:cs="Arial"/>
            <w:sz w:val="24"/>
            <w:szCs w:val="24"/>
          </w:rPr>
          <w:delText xml:space="preserve"> CUNY</w:delText>
        </w:r>
      </w:del>
    </w:p>
    <w:p w14:paraId="468032FF" w14:textId="77777777" w:rsidR="003B5B4D" w:rsidRDefault="003B5B4D" w:rsidP="003B5B4D">
      <w:pPr>
        <w:pStyle w:val="ListParagraph"/>
        <w:spacing w:line="240" w:lineRule="auto"/>
        <w:ind w:left="0"/>
        <w:jc w:val="center"/>
        <w:rPr>
          <w:del w:id="32" w:author="LSAdmin" w:date="2026-09-25T20:03:00Z" w16du:dateUtc="2026-09-26T00:03:00Z"/>
          <w:rFonts w:ascii="Arial" w:hAnsi="Arial" w:cs="Arial"/>
          <w:sz w:val="24"/>
          <w:szCs w:val="24"/>
        </w:rPr>
      </w:pPr>
      <w:del w:id="33" w:author="LSAdmin" w:date="2026-09-25T20:03:00Z" w16du:dateUtc="2026-09-26T00:03:00Z">
        <w:r>
          <w:rPr>
            <w:rFonts w:ascii="Arial" w:hAnsi="Arial" w:cs="Arial"/>
            <w:sz w:val="24"/>
            <w:szCs w:val="24"/>
          </w:rPr>
          <w:delText xml:space="preserve">Room HP-203 </w:delText>
        </w:r>
        <w:r>
          <w:rPr>
            <w:rFonts w:ascii="Arial" w:hAnsi="Arial" w:cs="Arial"/>
            <w:color w:val="FF0000"/>
            <w:sz w:val="24"/>
            <w:szCs w:val="24"/>
          </w:rPr>
          <w:delText>|</w:delText>
        </w:r>
        <w:r>
          <w:rPr>
            <w:rFonts w:ascii="Arial" w:hAnsi="Arial" w:cs="Arial"/>
            <w:sz w:val="24"/>
            <w:szCs w:val="24"/>
          </w:rPr>
          <w:delText xml:space="preserve"> (718) 262-2607</w:delText>
        </w:r>
      </w:del>
    </w:p>
    <w:p w14:paraId="3F314138" w14:textId="77777777" w:rsidR="003B5B4D" w:rsidRDefault="003B5B4D" w:rsidP="003B5B4D">
      <w:pPr>
        <w:rPr>
          <w:del w:id="34" w:author="LSAdmin" w:date="2026-09-25T20:03:00Z" w16du:dateUtc="2026-09-26T00:03:00Z"/>
          <w:rFonts w:ascii="Arial" w:hAnsi="Arial" w:cs="Arial"/>
          <w:sz w:val="24"/>
          <w:szCs w:val="24"/>
        </w:rPr>
      </w:pPr>
      <w:del w:id="35" w:author="LSAdmin" w:date="2026-09-25T20:03:00Z" w16du:dateUtc="2026-09-26T00:03:00Z">
        <w:r>
          <w:rPr>
            <w:rFonts w:ascii="Arial" w:hAnsi="Arial" w:cs="Arial"/>
            <w:sz w:val="24"/>
            <w:szCs w:val="24"/>
          </w:rPr>
          <w:delText xml:space="preserve">The following is a suggested plan of study for completion of this degree program.  The goal of a </w:delText>
        </w:r>
        <w:r w:rsidR="00254AB6">
          <w:rPr>
            <w:rFonts w:ascii="Arial" w:hAnsi="Arial" w:cs="Arial"/>
            <w:sz w:val="24"/>
            <w:szCs w:val="24"/>
          </w:rPr>
          <w:delText>degree map</w:delText>
        </w:r>
        <w:r>
          <w:rPr>
            <w:rFonts w:ascii="Arial" w:hAnsi="Arial" w:cs="Arial"/>
            <w:sz w:val="24"/>
            <w:szCs w:val="24"/>
          </w:rPr>
          <w:delText xml:space="preserve"> is to ensure that students graduate with no more than 120 credits and in four years.</w:delText>
        </w:r>
      </w:del>
    </w:p>
    <w:p w14:paraId="5F9FE05A" w14:textId="77777777" w:rsidR="003B5B4D" w:rsidRDefault="003B5B4D" w:rsidP="003B5B4D">
      <w:pPr>
        <w:pStyle w:val="ListParagraph"/>
        <w:numPr>
          <w:ilvl w:val="0"/>
          <w:numId w:val="5"/>
        </w:numPr>
        <w:rPr>
          <w:del w:id="36" w:author="LSAdmin" w:date="2026-09-25T20:03:00Z" w16du:dateUtc="2026-09-26T00:03:00Z"/>
          <w:rFonts w:ascii="Arial" w:hAnsi="Arial" w:cs="Arial"/>
          <w:sz w:val="24"/>
          <w:szCs w:val="24"/>
        </w:rPr>
      </w:pPr>
      <w:del w:id="37" w:author="LSAdmin" w:date="2026-09-25T20:03:00Z" w16du:dateUtc="2026-09-26T00:03:00Z">
        <w:r>
          <w:rPr>
            <w:rFonts w:ascii="Arial" w:hAnsi="Arial" w:cs="Arial"/>
            <w:sz w:val="24"/>
            <w:szCs w:val="24"/>
          </w:rPr>
          <w:delText>All students should speak with an academic advisor about their academic programs. This document is not a substitute for academic advisement.</w:delText>
        </w:r>
      </w:del>
    </w:p>
    <w:p w14:paraId="136EC2D3" w14:textId="77777777" w:rsidR="003B5B4D" w:rsidRDefault="003B5B4D" w:rsidP="003B5B4D">
      <w:pPr>
        <w:pStyle w:val="ListParagraph"/>
        <w:numPr>
          <w:ilvl w:val="0"/>
          <w:numId w:val="5"/>
        </w:numPr>
        <w:rPr>
          <w:del w:id="38" w:author="LSAdmin" w:date="2026-09-25T20:03:00Z" w16du:dateUtc="2026-09-26T00:03:00Z"/>
          <w:rFonts w:ascii="Arial" w:hAnsi="Arial" w:cs="Arial"/>
          <w:sz w:val="24"/>
          <w:szCs w:val="24"/>
        </w:rPr>
      </w:pPr>
      <w:del w:id="39" w:author="LSAdmin" w:date="2026-09-25T20:03:00Z" w16du:dateUtc="2026-09-26T00:03:00Z">
        <w:r>
          <w:rPr>
            <w:rFonts w:ascii="Arial" w:hAnsi="Arial" w:cs="Arial"/>
            <w:sz w:val="24"/>
            <w:szCs w:val="24"/>
          </w:rPr>
          <w:delText>Students are encouraged to take Winter and Summer courses to facilitate their progress towards graduation.</w:delText>
        </w:r>
      </w:del>
    </w:p>
    <w:p w14:paraId="1B34E23C" w14:textId="77777777" w:rsidR="003B5B4D" w:rsidRDefault="003B5B4D" w:rsidP="003B5B4D">
      <w:pPr>
        <w:pStyle w:val="ListParagraph"/>
        <w:numPr>
          <w:ilvl w:val="0"/>
          <w:numId w:val="5"/>
        </w:numPr>
        <w:rPr>
          <w:del w:id="40" w:author="LSAdmin" w:date="2026-09-25T20:03:00Z" w16du:dateUtc="2026-09-26T00:03:00Z"/>
          <w:rFonts w:ascii="Arial" w:hAnsi="Arial" w:cs="Arial"/>
          <w:sz w:val="24"/>
          <w:szCs w:val="24"/>
        </w:rPr>
      </w:pPr>
      <w:del w:id="41" w:author="LSAdmin" w:date="2026-09-25T20:03:00Z" w16du:dateUtc="2026-09-26T00:03:00Z">
        <w:r>
          <w:rPr>
            <w:rFonts w:ascii="Arial" w:hAnsi="Arial" w:cs="Arial"/>
            <w:sz w:val="24"/>
            <w:szCs w:val="24"/>
          </w:rPr>
          <w:delText>Transfer students do not need to take all courses in the plan; they should consult with an academic advisor.</w:delText>
        </w:r>
      </w:del>
    </w:p>
    <w:p w14:paraId="56D7D982" w14:textId="77777777" w:rsidR="003A3A7A" w:rsidRDefault="003A3A7A" w:rsidP="003A3A7A">
      <w:pPr>
        <w:pStyle w:val="ListParagraph"/>
        <w:shd w:val="clear" w:color="auto" w:fill="FFFFFF"/>
        <w:spacing w:after="0" w:line="240" w:lineRule="auto"/>
        <w:ind w:left="-450" w:right="-720"/>
        <w:outlineLvl w:val="0"/>
        <w:rPr>
          <w:del w:id="42" w:author="LSAdmin" w:date="2026-09-25T20:03:00Z" w16du:dateUtc="2026-09-26T00:03:00Z"/>
          <w:rFonts w:ascii="Arial" w:eastAsia="Times New Roman" w:hAnsi="Arial" w:cs="Arial"/>
          <w:bCs/>
          <w:kern w:val="36"/>
          <w:sz w:val="24"/>
          <w:szCs w:val="24"/>
        </w:rPr>
      </w:pPr>
    </w:p>
    <w:tbl>
      <w:tblPr>
        <w:tblStyle w:val="TableGrid"/>
        <w:tblW w:w="11430" w:type="dxa"/>
        <w:tblInd w:w="-972" w:type="dxa"/>
        <w:tblLook w:val="04A0" w:firstRow="1" w:lastRow="0" w:firstColumn="1" w:lastColumn="0" w:noHBand="0" w:noVBand="1"/>
        <w:tblCaption w:val="First Year Fall and Spring"/>
      </w:tblPr>
      <w:tblGrid>
        <w:gridCol w:w="4770"/>
        <w:gridCol w:w="900"/>
        <w:gridCol w:w="4770"/>
        <w:gridCol w:w="990"/>
      </w:tblGrid>
      <w:tr w:rsidR="003A3A7A" w:rsidRPr="003A3A7A" w14:paraId="67E43508" w14:textId="77777777" w:rsidTr="003B5B4D">
        <w:trPr>
          <w:tblHeader/>
          <w:del w:id="43" w:author="LSAdmin" w:date="2026-09-25T20:03:00Z" w16du:dateUtc="2026-09-26T00:03:00Z"/>
        </w:trPr>
        <w:tc>
          <w:tcPr>
            <w:tcW w:w="4770" w:type="dxa"/>
            <w:tcBorders>
              <w:bottom w:val="single" w:sz="4" w:space="0" w:color="auto"/>
            </w:tcBorders>
          </w:tcPr>
          <w:p w14:paraId="31C03588" w14:textId="77777777" w:rsidR="003A3A7A" w:rsidRPr="003A3A7A" w:rsidRDefault="003A3A7A" w:rsidP="00B54C6C">
            <w:pPr>
              <w:rPr>
                <w:del w:id="44" w:author="LSAdmin" w:date="2026-09-25T20:03:00Z" w16du:dateUtc="2026-09-26T00:03:00Z"/>
                <w:rFonts w:ascii="Arial" w:hAnsi="Arial" w:cs="Arial"/>
                <w:sz w:val="24"/>
                <w:szCs w:val="24"/>
              </w:rPr>
            </w:pPr>
            <w:del w:id="45" w:author="LSAdmin" w:date="2026-09-25T20:03:00Z" w16du:dateUtc="2026-09-26T00:03:00Z">
              <w:r w:rsidRPr="003A3A7A">
                <w:rPr>
                  <w:rFonts w:ascii="Arial" w:hAnsi="Arial" w:cs="Arial"/>
                  <w:sz w:val="24"/>
                  <w:szCs w:val="24"/>
                </w:rPr>
                <w:delText>Course</w:delText>
              </w:r>
            </w:del>
          </w:p>
        </w:tc>
        <w:tc>
          <w:tcPr>
            <w:tcW w:w="900" w:type="dxa"/>
            <w:tcBorders>
              <w:bottom w:val="single" w:sz="4" w:space="0" w:color="auto"/>
            </w:tcBorders>
          </w:tcPr>
          <w:p w14:paraId="35D26C10" w14:textId="77777777" w:rsidR="003A3A7A" w:rsidRPr="003A3A7A" w:rsidRDefault="003A3A7A" w:rsidP="00B54C6C">
            <w:pPr>
              <w:rPr>
                <w:del w:id="46" w:author="LSAdmin" w:date="2026-09-25T20:03:00Z" w16du:dateUtc="2026-09-26T00:03:00Z"/>
                <w:rFonts w:ascii="Arial" w:hAnsi="Arial" w:cs="Arial"/>
                <w:sz w:val="24"/>
                <w:szCs w:val="24"/>
              </w:rPr>
            </w:pPr>
            <w:del w:id="47" w:author="LSAdmin" w:date="2026-09-25T20:03:00Z" w16du:dateUtc="2026-09-26T00:03:00Z">
              <w:r w:rsidRPr="003A3A7A">
                <w:rPr>
                  <w:rFonts w:ascii="Arial" w:hAnsi="Arial" w:cs="Arial"/>
                  <w:sz w:val="24"/>
                  <w:szCs w:val="24"/>
                </w:rPr>
                <w:delText>Credit</w:delText>
              </w:r>
            </w:del>
          </w:p>
        </w:tc>
        <w:tc>
          <w:tcPr>
            <w:tcW w:w="4770" w:type="dxa"/>
            <w:tcBorders>
              <w:bottom w:val="single" w:sz="4" w:space="0" w:color="auto"/>
            </w:tcBorders>
          </w:tcPr>
          <w:p w14:paraId="64886A7E" w14:textId="77777777" w:rsidR="003A3A7A" w:rsidRPr="003A3A7A" w:rsidRDefault="003A3A7A" w:rsidP="00B54C6C">
            <w:pPr>
              <w:rPr>
                <w:del w:id="48" w:author="LSAdmin" w:date="2026-09-25T20:03:00Z" w16du:dateUtc="2026-09-26T00:03:00Z"/>
                <w:rFonts w:ascii="Arial" w:hAnsi="Arial" w:cs="Arial"/>
                <w:sz w:val="24"/>
                <w:szCs w:val="24"/>
              </w:rPr>
            </w:pPr>
            <w:del w:id="49" w:author="LSAdmin" w:date="2026-09-25T20:03:00Z" w16du:dateUtc="2026-09-26T00:03:00Z">
              <w:r w:rsidRPr="003A3A7A">
                <w:rPr>
                  <w:rFonts w:ascii="Arial" w:hAnsi="Arial" w:cs="Arial"/>
                  <w:sz w:val="24"/>
                  <w:szCs w:val="24"/>
                </w:rPr>
                <w:delText>Course</w:delText>
              </w:r>
            </w:del>
          </w:p>
        </w:tc>
        <w:tc>
          <w:tcPr>
            <w:tcW w:w="990" w:type="dxa"/>
            <w:tcBorders>
              <w:bottom w:val="single" w:sz="4" w:space="0" w:color="auto"/>
            </w:tcBorders>
          </w:tcPr>
          <w:p w14:paraId="606A44F4" w14:textId="77777777" w:rsidR="003A3A7A" w:rsidRPr="003A3A7A" w:rsidRDefault="003A3A7A" w:rsidP="00B54C6C">
            <w:pPr>
              <w:rPr>
                <w:del w:id="50" w:author="LSAdmin" w:date="2026-09-25T20:03:00Z" w16du:dateUtc="2026-09-26T00:03:00Z"/>
                <w:rFonts w:ascii="Arial" w:hAnsi="Arial" w:cs="Arial"/>
                <w:sz w:val="24"/>
                <w:szCs w:val="24"/>
              </w:rPr>
            </w:pPr>
            <w:del w:id="51" w:author="LSAdmin" w:date="2026-09-25T20:03:00Z" w16du:dateUtc="2026-09-26T00:03:00Z">
              <w:r w:rsidRPr="003A3A7A">
                <w:rPr>
                  <w:rFonts w:ascii="Arial" w:hAnsi="Arial" w:cs="Arial"/>
                  <w:sz w:val="24"/>
                  <w:szCs w:val="24"/>
                </w:rPr>
                <w:delText>Credit</w:delText>
              </w:r>
            </w:del>
          </w:p>
        </w:tc>
      </w:tr>
      <w:tr w:rsidR="003A3A7A" w:rsidRPr="003A3A7A" w14:paraId="24C52BB7" w14:textId="77777777" w:rsidTr="00B54C6C">
        <w:trPr>
          <w:del w:id="52" w:author="LSAdmin" w:date="2026-09-25T20:03:00Z" w16du:dateUtc="2026-09-26T00:03:00Z"/>
        </w:trPr>
        <w:tc>
          <w:tcPr>
            <w:tcW w:w="4770" w:type="dxa"/>
            <w:shd w:val="clear" w:color="auto" w:fill="D9D9D9" w:themeFill="background1" w:themeFillShade="D9"/>
          </w:tcPr>
          <w:p w14:paraId="38D35F6E" w14:textId="77777777" w:rsidR="003A3A7A" w:rsidRPr="003A3A7A" w:rsidRDefault="003A3A7A" w:rsidP="00B54C6C">
            <w:pPr>
              <w:rPr>
                <w:del w:id="53" w:author="LSAdmin" w:date="2026-09-25T20:03:00Z" w16du:dateUtc="2026-09-26T00:03:00Z"/>
                <w:rFonts w:ascii="Arial" w:hAnsi="Arial" w:cs="Arial"/>
                <w:b/>
                <w:sz w:val="24"/>
                <w:szCs w:val="24"/>
              </w:rPr>
            </w:pPr>
            <w:del w:id="54" w:author="LSAdmin" w:date="2026-09-25T20:03:00Z" w16du:dateUtc="2026-09-26T00:03:00Z">
              <w:r w:rsidRPr="003A3A7A">
                <w:rPr>
                  <w:rFonts w:ascii="Arial" w:hAnsi="Arial" w:cs="Arial"/>
                  <w:b/>
                  <w:sz w:val="24"/>
                  <w:szCs w:val="24"/>
                </w:rPr>
                <w:delText>First Year – Fall</w:delText>
              </w:r>
            </w:del>
          </w:p>
        </w:tc>
        <w:tc>
          <w:tcPr>
            <w:tcW w:w="900" w:type="dxa"/>
            <w:shd w:val="clear" w:color="auto" w:fill="D9D9D9" w:themeFill="background1" w:themeFillShade="D9"/>
          </w:tcPr>
          <w:p w14:paraId="2000CB8A" w14:textId="77777777" w:rsidR="003A3A7A" w:rsidRPr="003A3A7A" w:rsidRDefault="003A3A7A" w:rsidP="00B54C6C">
            <w:pPr>
              <w:jc w:val="center"/>
              <w:rPr>
                <w:del w:id="55" w:author="LSAdmin" w:date="2026-09-25T20:03:00Z" w16du:dateUtc="2026-09-26T00:03:00Z"/>
                <w:rFonts w:ascii="Arial" w:hAnsi="Arial" w:cs="Arial"/>
                <w:b/>
                <w:sz w:val="24"/>
                <w:szCs w:val="24"/>
              </w:rPr>
            </w:pPr>
            <w:del w:id="56" w:author="LSAdmin" w:date="2026-09-25T20:03:00Z" w16du:dateUtc="2026-09-26T00:03:00Z">
              <w:r w:rsidRPr="003A3A7A">
                <w:rPr>
                  <w:rFonts w:ascii="Arial" w:hAnsi="Arial" w:cs="Arial"/>
                  <w:b/>
                  <w:sz w:val="24"/>
                  <w:szCs w:val="24"/>
                </w:rPr>
                <w:delText>15</w:delText>
              </w:r>
            </w:del>
          </w:p>
        </w:tc>
        <w:tc>
          <w:tcPr>
            <w:tcW w:w="4770" w:type="dxa"/>
            <w:shd w:val="clear" w:color="auto" w:fill="D9D9D9" w:themeFill="background1" w:themeFillShade="D9"/>
          </w:tcPr>
          <w:p w14:paraId="598D3909" w14:textId="77777777" w:rsidR="003A3A7A" w:rsidRPr="003A3A7A" w:rsidRDefault="003A3A7A" w:rsidP="00B54C6C">
            <w:pPr>
              <w:rPr>
                <w:del w:id="57" w:author="LSAdmin" w:date="2026-09-25T20:03:00Z" w16du:dateUtc="2026-09-26T00:03:00Z"/>
                <w:rFonts w:ascii="Arial" w:hAnsi="Arial" w:cs="Arial"/>
                <w:b/>
                <w:sz w:val="24"/>
                <w:szCs w:val="24"/>
              </w:rPr>
            </w:pPr>
            <w:del w:id="58" w:author="LSAdmin" w:date="2026-09-25T20:03:00Z" w16du:dateUtc="2026-09-26T00:03:00Z">
              <w:r w:rsidRPr="003A3A7A">
                <w:rPr>
                  <w:rFonts w:ascii="Arial" w:hAnsi="Arial" w:cs="Arial"/>
                  <w:b/>
                  <w:sz w:val="24"/>
                  <w:szCs w:val="24"/>
                </w:rPr>
                <w:delText>First Year – Spring</w:delText>
              </w:r>
            </w:del>
          </w:p>
        </w:tc>
        <w:tc>
          <w:tcPr>
            <w:tcW w:w="990" w:type="dxa"/>
            <w:shd w:val="clear" w:color="auto" w:fill="D9D9D9" w:themeFill="background1" w:themeFillShade="D9"/>
          </w:tcPr>
          <w:p w14:paraId="19D1E830" w14:textId="77777777" w:rsidR="00155902" w:rsidRPr="003A3A7A" w:rsidRDefault="00E82E5C" w:rsidP="00155902">
            <w:pPr>
              <w:jc w:val="center"/>
              <w:rPr>
                <w:del w:id="59" w:author="LSAdmin" w:date="2026-09-25T20:03:00Z" w16du:dateUtc="2026-09-26T00:03:00Z"/>
                <w:rFonts w:ascii="Arial" w:hAnsi="Arial" w:cs="Arial"/>
                <w:b/>
                <w:sz w:val="24"/>
                <w:szCs w:val="24"/>
              </w:rPr>
            </w:pPr>
            <w:del w:id="60" w:author="LSAdmin" w:date="2026-09-25T20:03:00Z" w16du:dateUtc="2026-09-26T00:03:00Z">
              <w:r>
                <w:rPr>
                  <w:rFonts w:ascii="Arial" w:hAnsi="Arial" w:cs="Arial"/>
                  <w:b/>
                  <w:sz w:val="24"/>
                  <w:szCs w:val="24"/>
                </w:rPr>
                <w:delText>15</w:delText>
              </w:r>
            </w:del>
          </w:p>
        </w:tc>
      </w:tr>
      <w:tr w:rsidR="003A3A7A" w:rsidRPr="003A3A7A" w14:paraId="1F8A3323" w14:textId="77777777" w:rsidTr="00B54C6C">
        <w:trPr>
          <w:del w:id="61" w:author="LSAdmin" w:date="2026-09-25T20:03:00Z" w16du:dateUtc="2026-09-26T00:03:00Z"/>
        </w:trPr>
        <w:tc>
          <w:tcPr>
            <w:tcW w:w="4770" w:type="dxa"/>
          </w:tcPr>
          <w:p w14:paraId="3B2AE0C0" w14:textId="77777777" w:rsidR="003A3A7A" w:rsidRPr="003A3A7A" w:rsidRDefault="003A3A7A" w:rsidP="00B54C6C">
            <w:pPr>
              <w:rPr>
                <w:del w:id="62" w:author="LSAdmin" w:date="2026-09-25T20:03:00Z" w16du:dateUtc="2026-09-26T00:03:00Z"/>
                <w:rFonts w:ascii="Arial" w:hAnsi="Arial" w:cs="Arial"/>
                <w:sz w:val="24"/>
                <w:szCs w:val="24"/>
              </w:rPr>
            </w:pPr>
            <w:del w:id="63" w:author="LSAdmin" w:date="2026-09-25T20:03:00Z" w16du:dateUtc="2026-09-26T00:03:00Z">
              <w:r w:rsidRPr="003A3A7A">
                <w:rPr>
                  <w:rFonts w:ascii="Arial" w:hAnsi="Arial" w:cs="Arial"/>
                  <w:sz w:val="24"/>
                  <w:szCs w:val="24"/>
                </w:rPr>
                <w:delText>English Composition (EC): English 125</w:delText>
              </w:r>
            </w:del>
          </w:p>
        </w:tc>
        <w:tc>
          <w:tcPr>
            <w:tcW w:w="900" w:type="dxa"/>
          </w:tcPr>
          <w:p w14:paraId="76FCF459" w14:textId="77777777" w:rsidR="003A3A7A" w:rsidRPr="003A3A7A" w:rsidRDefault="003A3A7A" w:rsidP="00B54C6C">
            <w:pPr>
              <w:jc w:val="center"/>
              <w:rPr>
                <w:del w:id="64" w:author="LSAdmin" w:date="2026-09-25T20:03:00Z" w16du:dateUtc="2026-09-26T00:03:00Z"/>
                <w:rFonts w:ascii="Arial" w:hAnsi="Arial" w:cs="Arial"/>
                <w:sz w:val="24"/>
                <w:szCs w:val="24"/>
              </w:rPr>
            </w:pPr>
            <w:del w:id="65" w:author="LSAdmin" w:date="2026-09-25T20:03:00Z" w16du:dateUtc="2026-09-26T00:03:00Z">
              <w:r w:rsidRPr="003A3A7A">
                <w:rPr>
                  <w:rFonts w:ascii="Arial" w:hAnsi="Arial" w:cs="Arial"/>
                  <w:sz w:val="24"/>
                  <w:szCs w:val="24"/>
                </w:rPr>
                <w:delText>3</w:delText>
              </w:r>
            </w:del>
          </w:p>
        </w:tc>
        <w:tc>
          <w:tcPr>
            <w:tcW w:w="4770" w:type="dxa"/>
          </w:tcPr>
          <w:p w14:paraId="6136E8ED" w14:textId="77777777" w:rsidR="003A3A7A" w:rsidRPr="003A3A7A" w:rsidRDefault="003A3A7A" w:rsidP="00B54C6C">
            <w:pPr>
              <w:rPr>
                <w:del w:id="66" w:author="LSAdmin" w:date="2026-09-25T20:03:00Z" w16du:dateUtc="2026-09-26T00:03:00Z"/>
                <w:rFonts w:ascii="Arial" w:hAnsi="Arial" w:cs="Arial"/>
                <w:sz w:val="24"/>
                <w:szCs w:val="24"/>
              </w:rPr>
            </w:pPr>
            <w:del w:id="67" w:author="LSAdmin" w:date="2026-09-25T20:03:00Z" w16du:dateUtc="2026-09-26T00:03:00Z">
              <w:r w:rsidRPr="003A3A7A">
                <w:rPr>
                  <w:rFonts w:ascii="Arial" w:hAnsi="Arial" w:cs="Arial"/>
                  <w:sz w:val="24"/>
                  <w:szCs w:val="24"/>
                </w:rPr>
                <w:delText>English Composition (EC): English 126</w:delText>
              </w:r>
            </w:del>
          </w:p>
        </w:tc>
        <w:tc>
          <w:tcPr>
            <w:tcW w:w="990" w:type="dxa"/>
          </w:tcPr>
          <w:p w14:paraId="1292A9D6" w14:textId="77777777" w:rsidR="003A3A7A" w:rsidRPr="003A3A7A" w:rsidRDefault="003A3A7A" w:rsidP="00B54C6C">
            <w:pPr>
              <w:jc w:val="center"/>
              <w:rPr>
                <w:del w:id="68" w:author="LSAdmin" w:date="2026-09-25T20:03:00Z" w16du:dateUtc="2026-09-26T00:03:00Z"/>
                <w:rFonts w:ascii="Arial" w:hAnsi="Arial" w:cs="Arial"/>
                <w:sz w:val="24"/>
                <w:szCs w:val="24"/>
              </w:rPr>
            </w:pPr>
            <w:del w:id="69" w:author="LSAdmin" w:date="2026-09-25T20:03:00Z" w16du:dateUtc="2026-09-26T00:03:00Z">
              <w:r w:rsidRPr="003A3A7A">
                <w:rPr>
                  <w:rFonts w:ascii="Arial" w:hAnsi="Arial" w:cs="Arial"/>
                  <w:sz w:val="24"/>
                  <w:szCs w:val="24"/>
                </w:rPr>
                <w:delText>3</w:delText>
              </w:r>
            </w:del>
          </w:p>
        </w:tc>
      </w:tr>
      <w:tr w:rsidR="003A3A7A" w:rsidRPr="003A3A7A" w14:paraId="18E22497" w14:textId="77777777" w:rsidTr="00B54C6C">
        <w:trPr>
          <w:del w:id="70" w:author="LSAdmin" w:date="2026-09-25T20:03:00Z" w16du:dateUtc="2026-09-26T00:03:00Z"/>
        </w:trPr>
        <w:tc>
          <w:tcPr>
            <w:tcW w:w="4770" w:type="dxa"/>
          </w:tcPr>
          <w:p w14:paraId="13D888A1" w14:textId="77777777" w:rsidR="003A3A7A" w:rsidRPr="003A3A7A" w:rsidRDefault="003A3A7A" w:rsidP="00B54C6C">
            <w:pPr>
              <w:jc w:val="both"/>
              <w:rPr>
                <w:del w:id="71" w:author="LSAdmin" w:date="2026-09-25T20:03:00Z" w16du:dateUtc="2026-09-26T00:03:00Z"/>
                <w:rFonts w:ascii="Arial" w:hAnsi="Arial" w:cs="Arial"/>
                <w:sz w:val="24"/>
                <w:szCs w:val="24"/>
                <w:highlight w:val="yellow"/>
              </w:rPr>
            </w:pPr>
            <w:del w:id="72" w:author="LSAdmin" w:date="2026-09-25T20:03:00Z" w16du:dateUtc="2026-09-26T00:03:00Z">
              <w:r w:rsidRPr="003A3A7A">
                <w:rPr>
                  <w:rFonts w:ascii="Arial" w:hAnsi="Arial" w:cs="Arial"/>
                  <w:sz w:val="24"/>
                  <w:szCs w:val="24"/>
                </w:rPr>
                <w:delText>College Option (CO): Health Education 111</w:delText>
              </w:r>
            </w:del>
          </w:p>
        </w:tc>
        <w:tc>
          <w:tcPr>
            <w:tcW w:w="900" w:type="dxa"/>
          </w:tcPr>
          <w:p w14:paraId="74FE43D4" w14:textId="77777777" w:rsidR="003A3A7A" w:rsidRPr="003A3A7A" w:rsidRDefault="003A3A7A" w:rsidP="00B54C6C">
            <w:pPr>
              <w:jc w:val="center"/>
              <w:rPr>
                <w:del w:id="73" w:author="LSAdmin" w:date="2026-09-25T20:03:00Z" w16du:dateUtc="2026-09-26T00:03:00Z"/>
                <w:rFonts w:ascii="Arial" w:hAnsi="Arial" w:cs="Arial"/>
                <w:sz w:val="24"/>
                <w:szCs w:val="24"/>
              </w:rPr>
            </w:pPr>
            <w:del w:id="74" w:author="LSAdmin" w:date="2026-09-25T20:03:00Z" w16du:dateUtc="2026-09-26T00:03:00Z">
              <w:r w:rsidRPr="003A3A7A">
                <w:rPr>
                  <w:rFonts w:ascii="Arial" w:hAnsi="Arial" w:cs="Arial"/>
                  <w:sz w:val="24"/>
                  <w:szCs w:val="24"/>
                </w:rPr>
                <w:delText>3</w:delText>
              </w:r>
            </w:del>
          </w:p>
        </w:tc>
        <w:tc>
          <w:tcPr>
            <w:tcW w:w="4770" w:type="dxa"/>
          </w:tcPr>
          <w:p w14:paraId="597D16D2" w14:textId="77777777" w:rsidR="003A3A7A" w:rsidRPr="003A3A7A" w:rsidRDefault="003A3A7A" w:rsidP="00485933">
            <w:pPr>
              <w:rPr>
                <w:del w:id="75" w:author="LSAdmin" w:date="2026-09-25T20:03:00Z" w16du:dateUtc="2026-09-26T00:03:00Z"/>
                <w:rFonts w:ascii="Arial" w:hAnsi="Arial" w:cs="Arial"/>
                <w:sz w:val="24"/>
                <w:szCs w:val="24"/>
              </w:rPr>
            </w:pPr>
            <w:del w:id="76" w:author="LSAdmin" w:date="2026-09-25T20:03:00Z" w16du:dateUtc="2026-09-26T00:03:00Z">
              <w:r w:rsidRPr="003A3A7A">
                <w:rPr>
                  <w:rFonts w:ascii="Arial" w:hAnsi="Arial" w:cs="Arial"/>
                  <w:sz w:val="24"/>
                  <w:szCs w:val="24"/>
                </w:rPr>
                <w:delText xml:space="preserve">Mathematical &amp; Quantitative Reasoning </w:delText>
              </w:r>
              <w:r w:rsidR="00485933">
                <w:rPr>
                  <w:rFonts w:ascii="Arial" w:hAnsi="Arial" w:cs="Arial"/>
                  <w:sz w:val="24"/>
                  <w:szCs w:val="24"/>
                </w:rPr>
                <w:delText>(MQR) course*</w:delText>
              </w:r>
            </w:del>
          </w:p>
        </w:tc>
        <w:tc>
          <w:tcPr>
            <w:tcW w:w="990" w:type="dxa"/>
          </w:tcPr>
          <w:p w14:paraId="2EE16B67" w14:textId="77777777" w:rsidR="003A3A7A" w:rsidRPr="003A3A7A" w:rsidRDefault="00A6229E" w:rsidP="00B54C6C">
            <w:pPr>
              <w:jc w:val="center"/>
              <w:rPr>
                <w:del w:id="77" w:author="LSAdmin" w:date="2026-09-25T20:03:00Z" w16du:dateUtc="2026-09-26T00:03:00Z"/>
                <w:rFonts w:ascii="Arial" w:hAnsi="Arial" w:cs="Arial"/>
                <w:sz w:val="24"/>
                <w:szCs w:val="24"/>
              </w:rPr>
            </w:pPr>
            <w:del w:id="78" w:author="LSAdmin" w:date="2026-09-25T20:03:00Z" w16du:dateUtc="2026-09-26T00:03:00Z">
              <w:r>
                <w:rPr>
                  <w:rFonts w:ascii="Arial" w:hAnsi="Arial" w:cs="Arial"/>
                  <w:sz w:val="24"/>
                  <w:szCs w:val="24"/>
                </w:rPr>
                <w:delText>3</w:delText>
              </w:r>
            </w:del>
          </w:p>
        </w:tc>
      </w:tr>
      <w:tr w:rsidR="00485933" w:rsidRPr="003A3A7A" w14:paraId="3F94E3B1" w14:textId="77777777" w:rsidTr="00B54C6C">
        <w:trPr>
          <w:del w:id="79" w:author="LSAdmin" w:date="2026-09-25T20:03:00Z" w16du:dateUtc="2026-09-26T00:03:00Z"/>
        </w:trPr>
        <w:tc>
          <w:tcPr>
            <w:tcW w:w="4770" w:type="dxa"/>
          </w:tcPr>
          <w:p w14:paraId="36A263FC" w14:textId="77777777" w:rsidR="00485933" w:rsidRPr="003A3A7A" w:rsidRDefault="00485933" w:rsidP="00B54C6C">
            <w:pPr>
              <w:rPr>
                <w:del w:id="80" w:author="LSAdmin" w:date="2026-09-25T20:03:00Z" w16du:dateUtc="2026-09-26T00:03:00Z"/>
                <w:rFonts w:ascii="Arial" w:hAnsi="Arial" w:cs="Arial"/>
                <w:sz w:val="24"/>
                <w:szCs w:val="24"/>
              </w:rPr>
            </w:pPr>
            <w:del w:id="81" w:author="LSAdmin" w:date="2026-09-25T20:03:00Z" w16du:dateUtc="2026-09-26T00:03:00Z">
              <w:r w:rsidRPr="003A3A7A">
                <w:rPr>
                  <w:rFonts w:ascii="Arial" w:hAnsi="Arial" w:cs="Arial"/>
                  <w:sz w:val="24"/>
                  <w:szCs w:val="24"/>
                </w:rPr>
                <w:delText>Life &amp; Physical Science (LPS) course</w:delText>
              </w:r>
            </w:del>
          </w:p>
        </w:tc>
        <w:tc>
          <w:tcPr>
            <w:tcW w:w="900" w:type="dxa"/>
          </w:tcPr>
          <w:p w14:paraId="0EE29E0E" w14:textId="77777777" w:rsidR="00485933" w:rsidRPr="003A3A7A" w:rsidRDefault="00485933" w:rsidP="00B54C6C">
            <w:pPr>
              <w:jc w:val="center"/>
              <w:rPr>
                <w:del w:id="82" w:author="LSAdmin" w:date="2026-09-25T20:03:00Z" w16du:dateUtc="2026-09-26T00:03:00Z"/>
                <w:rFonts w:ascii="Arial" w:hAnsi="Arial" w:cs="Arial"/>
                <w:sz w:val="24"/>
                <w:szCs w:val="24"/>
              </w:rPr>
            </w:pPr>
            <w:del w:id="83" w:author="LSAdmin" w:date="2026-09-25T20:03:00Z" w16du:dateUtc="2026-09-26T00:03:00Z">
              <w:r w:rsidRPr="003A3A7A">
                <w:rPr>
                  <w:rFonts w:ascii="Arial" w:hAnsi="Arial" w:cs="Arial"/>
                  <w:sz w:val="24"/>
                  <w:szCs w:val="24"/>
                </w:rPr>
                <w:delText>3</w:delText>
              </w:r>
            </w:del>
          </w:p>
        </w:tc>
        <w:tc>
          <w:tcPr>
            <w:tcW w:w="4770" w:type="dxa"/>
          </w:tcPr>
          <w:p w14:paraId="26D63AF5" w14:textId="77777777" w:rsidR="00485933" w:rsidRPr="003A3A7A" w:rsidRDefault="00485933" w:rsidP="00A22233">
            <w:pPr>
              <w:rPr>
                <w:del w:id="84" w:author="LSAdmin" w:date="2026-09-25T20:03:00Z" w16du:dateUtc="2026-09-26T00:03:00Z"/>
                <w:rFonts w:ascii="Arial" w:hAnsi="Arial" w:cs="Arial"/>
                <w:sz w:val="24"/>
                <w:szCs w:val="24"/>
              </w:rPr>
            </w:pPr>
            <w:del w:id="85" w:author="LSAdmin" w:date="2026-09-25T20:03:00Z" w16du:dateUtc="2026-09-26T00:03:00Z">
              <w:r w:rsidRPr="003A3A7A">
                <w:rPr>
                  <w:rFonts w:ascii="Arial" w:hAnsi="Arial" w:cs="Arial"/>
                  <w:sz w:val="24"/>
                  <w:szCs w:val="24"/>
                </w:rPr>
                <w:delText xml:space="preserve">Scientific World (SW): </w:delText>
              </w:r>
              <w:r>
                <w:rPr>
                  <w:rFonts w:ascii="Arial" w:hAnsi="Arial" w:cs="Arial"/>
                  <w:sz w:val="24"/>
                  <w:szCs w:val="24"/>
                </w:rPr>
                <w:delText>Psychology 102</w:delText>
              </w:r>
              <w:r w:rsidR="00A6229E">
                <w:rPr>
                  <w:rFonts w:ascii="Arial" w:hAnsi="Arial" w:cs="Arial"/>
                  <w:sz w:val="24"/>
                  <w:szCs w:val="24"/>
                </w:rPr>
                <w:delText xml:space="preserve"> (prerequisite)</w:delText>
              </w:r>
            </w:del>
          </w:p>
        </w:tc>
        <w:tc>
          <w:tcPr>
            <w:tcW w:w="990" w:type="dxa"/>
          </w:tcPr>
          <w:p w14:paraId="03A08181" w14:textId="77777777" w:rsidR="00485933" w:rsidRPr="003A3A7A" w:rsidRDefault="00485933" w:rsidP="00A22233">
            <w:pPr>
              <w:jc w:val="center"/>
              <w:rPr>
                <w:del w:id="86" w:author="LSAdmin" w:date="2026-09-25T20:03:00Z" w16du:dateUtc="2026-09-26T00:03:00Z"/>
                <w:rFonts w:ascii="Arial" w:hAnsi="Arial" w:cs="Arial"/>
                <w:sz w:val="24"/>
                <w:szCs w:val="24"/>
              </w:rPr>
            </w:pPr>
            <w:del w:id="87" w:author="LSAdmin" w:date="2026-09-25T20:03:00Z" w16du:dateUtc="2026-09-26T00:03:00Z">
              <w:r w:rsidRPr="003A3A7A">
                <w:rPr>
                  <w:rFonts w:ascii="Arial" w:hAnsi="Arial" w:cs="Arial"/>
                  <w:sz w:val="24"/>
                  <w:szCs w:val="24"/>
                </w:rPr>
                <w:delText>3</w:delText>
              </w:r>
            </w:del>
          </w:p>
        </w:tc>
      </w:tr>
      <w:tr w:rsidR="003A3A7A" w:rsidRPr="003A3A7A" w14:paraId="51F86A9B" w14:textId="77777777" w:rsidTr="00B54C6C">
        <w:trPr>
          <w:del w:id="88" w:author="LSAdmin" w:date="2026-09-25T20:03:00Z" w16du:dateUtc="2026-09-26T00:03:00Z"/>
        </w:trPr>
        <w:tc>
          <w:tcPr>
            <w:tcW w:w="4770" w:type="dxa"/>
          </w:tcPr>
          <w:p w14:paraId="4DEFCF1F" w14:textId="77777777" w:rsidR="003A3A7A" w:rsidRPr="003A3A7A" w:rsidRDefault="003A3A7A" w:rsidP="00B54C6C">
            <w:pPr>
              <w:rPr>
                <w:del w:id="89" w:author="LSAdmin" w:date="2026-09-25T20:03:00Z" w16du:dateUtc="2026-09-26T00:03:00Z"/>
                <w:rFonts w:ascii="Arial" w:hAnsi="Arial" w:cs="Arial"/>
                <w:sz w:val="24"/>
                <w:szCs w:val="24"/>
              </w:rPr>
            </w:pPr>
            <w:del w:id="90" w:author="LSAdmin" w:date="2026-09-25T20:03:00Z" w16du:dateUtc="2026-09-26T00:03:00Z">
              <w:r w:rsidRPr="003A3A7A">
                <w:rPr>
                  <w:rFonts w:ascii="Arial" w:hAnsi="Arial" w:cs="Arial"/>
                  <w:sz w:val="24"/>
                  <w:szCs w:val="24"/>
                </w:rPr>
                <w:delText>World Cultures &amp; Global Issues (WCGI) course</w:delText>
              </w:r>
            </w:del>
          </w:p>
        </w:tc>
        <w:tc>
          <w:tcPr>
            <w:tcW w:w="900" w:type="dxa"/>
          </w:tcPr>
          <w:p w14:paraId="03E9BF98" w14:textId="77777777" w:rsidR="003A3A7A" w:rsidRPr="003A3A7A" w:rsidRDefault="003A3A7A" w:rsidP="00B54C6C">
            <w:pPr>
              <w:jc w:val="center"/>
              <w:rPr>
                <w:del w:id="91" w:author="LSAdmin" w:date="2026-09-25T20:03:00Z" w16du:dateUtc="2026-09-26T00:03:00Z"/>
                <w:rFonts w:ascii="Arial" w:hAnsi="Arial" w:cs="Arial"/>
                <w:sz w:val="24"/>
                <w:szCs w:val="24"/>
              </w:rPr>
            </w:pPr>
            <w:del w:id="92" w:author="LSAdmin" w:date="2026-09-25T20:03:00Z" w16du:dateUtc="2026-09-26T00:03:00Z">
              <w:r w:rsidRPr="003A3A7A">
                <w:rPr>
                  <w:rFonts w:ascii="Arial" w:hAnsi="Arial" w:cs="Arial"/>
                  <w:sz w:val="24"/>
                  <w:szCs w:val="24"/>
                </w:rPr>
                <w:delText>3</w:delText>
              </w:r>
            </w:del>
          </w:p>
        </w:tc>
        <w:tc>
          <w:tcPr>
            <w:tcW w:w="4770" w:type="dxa"/>
          </w:tcPr>
          <w:p w14:paraId="3967C9D7" w14:textId="77777777" w:rsidR="003A3A7A" w:rsidRPr="003A3A7A" w:rsidRDefault="003A3A7A" w:rsidP="00485933">
            <w:pPr>
              <w:rPr>
                <w:del w:id="93" w:author="LSAdmin" w:date="2026-09-25T20:03:00Z" w16du:dateUtc="2026-09-26T00:03:00Z"/>
                <w:rFonts w:ascii="Arial" w:hAnsi="Arial" w:cs="Arial"/>
                <w:sz w:val="24"/>
                <w:szCs w:val="24"/>
              </w:rPr>
            </w:pPr>
            <w:del w:id="94" w:author="LSAdmin" w:date="2026-09-25T20:03:00Z" w16du:dateUtc="2026-09-26T00:03:00Z">
              <w:r w:rsidRPr="003A3A7A">
                <w:rPr>
                  <w:rFonts w:ascii="Arial" w:hAnsi="Arial" w:cs="Arial"/>
                  <w:sz w:val="24"/>
                  <w:szCs w:val="24"/>
                </w:rPr>
                <w:delText>Individual &amp; Society (IS)</w:delText>
              </w:r>
              <w:r w:rsidR="00485933">
                <w:rPr>
                  <w:rFonts w:ascii="Arial" w:hAnsi="Arial" w:cs="Arial"/>
                  <w:sz w:val="24"/>
                  <w:szCs w:val="24"/>
                </w:rPr>
                <w:delText xml:space="preserve"> course</w:delText>
              </w:r>
            </w:del>
          </w:p>
        </w:tc>
        <w:tc>
          <w:tcPr>
            <w:tcW w:w="990" w:type="dxa"/>
          </w:tcPr>
          <w:p w14:paraId="5DB7099B" w14:textId="77777777" w:rsidR="003A3A7A" w:rsidRPr="003A3A7A" w:rsidRDefault="003A3A7A" w:rsidP="00B54C6C">
            <w:pPr>
              <w:jc w:val="center"/>
              <w:rPr>
                <w:del w:id="95" w:author="LSAdmin" w:date="2026-09-25T20:03:00Z" w16du:dateUtc="2026-09-26T00:03:00Z"/>
                <w:rFonts w:ascii="Arial" w:hAnsi="Arial" w:cs="Arial"/>
                <w:sz w:val="24"/>
                <w:szCs w:val="24"/>
              </w:rPr>
            </w:pPr>
            <w:del w:id="96" w:author="LSAdmin" w:date="2026-09-25T20:03:00Z" w16du:dateUtc="2026-09-26T00:03:00Z">
              <w:r w:rsidRPr="003A3A7A">
                <w:rPr>
                  <w:rFonts w:ascii="Arial" w:hAnsi="Arial" w:cs="Arial"/>
                  <w:sz w:val="24"/>
                  <w:szCs w:val="24"/>
                </w:rPr>
                <w:delText>3</w:delText>
              </w:r>
            </w:del>
          </w:p>
        </w:tc>
      </w:tr>
      <w:tr w:rsidR="003A3A7A" w:rsidRPr="003A3A7A" w14:paraId="44A54A63" w14:textId="77777777" w:rsidTr="00B54C6C">
        <w:trPr>
          <w:del w:id="97" w:author="LSAdmin" w:date="2026-09-25T20:03:00Z" w16du:dateUtc="2026-09-26T00:03:00Z"/>
        </w:trPr>
        <w:tc>
          <w:tcPr>
            <w:tcW w:w="4770" w:type="dxa"/>
          </w:tcPr>
          <w:p w14:paraId="421E9A58" w14:textId="77777777" w:rsidR="003A3A7A" w:rsidRPr="003A3A7A" w:rsidRDefault="003A3A7A" w:rsidP="00B54C6C">
            <w:pPr>
              <w:rPr>
                <w:del w:id="98" w:author="LSAdmin" w:date="2026-09-25T20:03:00Z" w16du:dateUtc="2026-09-26T00:03:00Z"/>
                <w:rFonts w:ascii="Arial" w:hAnsi="Arial" w:cs="Arial"/>
                <w:sz w:val="24"/>
                <w:szCs w:val="24"/>
              </w:rPr>
            </w:pPr>
            <w:del w:id="99" w:author="LSAdmin" w:date="2026-09-25T20:03:00Z" w16du:dateUtc="2026-09-26T00:03:00Z">
              <w:r w:rsidRPr="003A3A7A">
                <w:rPr>
                  <w:rFonts w:ascii="Arial" w:hAnsi="Arial" w:cs="Arial"/>
                  <w:sz w:val="24"/>
                  <w:szCs w:val="24"/>
                </w:rPr>
                <w:delText xml:space="preserve">US Experience in its Diversity (USED) course </w:delText>
              </w:r>
            </w:del>
          </w:p>
        </w:tc>
        <w:tc>
          <w:tcPr>
            <w:tcW w:w="900" w:type="dxa"/>
          </w:tcPr>
          <w:p w14:paraId="2B13FA3C" w14:textId="77777777" w:rsidR="003A3A7A" w:rsidRPr="003A3A7A" w:rsidRDefault="003A3A7A" w:rsidP="00B54C6C">
            <w:pPr>
              <w:jc w:val="center"/>
              <w:rPr>
                <w:del w:id="100" w:author="LSAdmin" w:date="2026-09-25T20:03:00Z" w16du:dateUtc="2026-09-26T00:03:00Z"/>
                <w:rFonts w:ascii="Arial" w:hAnsi="Arial" w:cs="Arial"/>
                <w:sz w:val="24"/>
                <w:szCs w:val="24"/>
              </w:rPr>
            </w:pPr>
            <w:del w:id="101" w:author="LSAdmin" w:date="2026-09-25T20:03:00Z" w16du:dateUtc="2026-09-26T00:03:00Z">
              <w:r w:rsidRPr="003A3A7A">
                <w:rPr>
                  <w:rFonts w:ascii="Arial" w:hAnsi="Arial" w:cs="Arial"/>
                  <w:sz w:val="24"/>
                  <w:szCs w:val="24"/>
                </w:rPr>
                <w:delText>3</w:delText>
              </w:r>
            </w:del>
          </w:p>
        </w:tc>
        <w:tc>
          <w:tcPr>
            <w:tcW w:w="4770" w:type="dxa"/>
          </w:tcPr>
          <w:p w14:paraId="3873A896" w14:textId="77777777" w:rsidR="003A3A7A" w:rsidRPr="003A3A7A" w:rsidRDefault="003A3A7A" w:rsidP="00B54C6C">
            <w:pPr>
              <w:rPr>
                <w:del w:id="102" w:author="LSAdmin" w:date="2026-09-25T20:03:00Z" w16du:dateUtc="2026-09-26T00:03:00Z"/>
                <w:rFonts w:ascii="Arial" w:hAnsi="Arial" w:cs="Arial"/>
                <w:sz w:val="24"/>
                <w:szCs w:val="24"/>
              </w:rPr>
            </w:pPr>
            <w:del w:id="103" w:author="LSAdmin" w:date="2026-09-25T20:03:00Z" w16du:dateUtc="2026-09-26T00:03:00Z">
              <w:r w:rsidRPr="003A3A7A">
                <w:rPr>
                  <w:rFonts w:ascii="Arial" w:hAnsi="Arial" w:cs="Arial"/>
                  <w:sz w:val="24"/>
                  <w:szCs w:val="24"/>
                </w:rPr>
                <w:delText>Health Education 201</w:delText>
              </w:r>
            </w:del>
          </w:p>
        </w:tc>
        <w:tc>
          <w:tcPr>
            <w:tcW w:w="990" w:type="dxa"/>
          </w:tcPr>
          <w:p w14:paraId="481765B2" w14:textId="77777777" w:rsidR="003A3A7A" w:rsidRPr="003A3A7A" w:rsidRDefault="003A3A7A" w:rsidP="00B54C6C">
            <w:pPr>
              <w:jc w:val="center"/>
              <w:rPr>
                <w:del w:id="104" w:author="LSAdmin" w:date="2026-09-25T20:03:00Z" w16du:dateUtc="2026-09-26T00:03:00Z"/>
                <w:rFonts w:ascii="Arial" w:hAnsi="Arial" w:cs="Arial"/>
                <w:sz w:val="24"/>
                <w:szCs w:val="24"/>
              </w:rPr>
            </w:pPr>
            <w:del w:id="105" w:author="LSAdmin" w:date="2026-09-25T20:03:00Z" w16du:dateUtc="2026-09-26T00:03:00Z">
              <w:r w:rsidRPr="003A3A7A">
                <w:rPr>
                  <w:rFonts w:ascii="Arial" w:hAnsi="Arial" w:cs="Arial"/>
                  <w:sz w:val="24"/>
                  <w:szCs w:val="24"/>
                </w:rPr>
                <w:delText>2</w:delText>
              </w:r>
            </w:del>
          </w:p>
        </w:tc>
      </w:tr>
      <w:tr w:rsidR="00E82E5C" w:rsidRPr="003A3A7A" w14:paraId="7E6AEFDA" w14:textId="77777777" w:rsidTr="00B54C6C">
        <w:trPr>
          <w:del w:id="106" w:author="LSAdmin" w:date="2026-09-25T20:03:00Z" w16du:dateUtc="2026-09-26T00:03:00Z"/>
        </w:trPr>
        <w:tc>
          <w:tcPr>
            <w:tcW w:w="4770" w:type="dxa"/>
          </w:tcPr>
          <w:p w14:paraId="142380F3" w14:textId="77777777" w:rsidR="00E82E5C" w:rsidRPr="003A3A7A" w:rsidRDefault="00E82E5C" w:rsidP="00E82E5C">
            <w:pPr>
              <w:rPr>
                <w:del w:id="107" w:author="LSAdmin" w:date="2026-09-25T20:03:00Z" w16du:dateUtc="2026-09-26T00:03:00Z"/>
                <w:rFonts w:ascii="Arial" w:hAnsi="Arial" w:cs="Arial"/>
                <w:sz w:val="24"/>
                <w:szCs w:val="24"/>
              </w:rPr>
            </w:pPr>
          </w:p>
        </w:tc>
        <w:tc>
          <w:tcPr>
            <w:tcW w:w="900" w:type="dxa"/>
          </w:tcPr>
          <w:p w14:paraId="31169A9B" w14:textId="77777777" w:rsidR="00E82E5C" w:rsidRPr="003A3A7A" w:rsidRDefault="00E82E5C" w:rsidP="00E82E5C">
            <w:pPr>
              <w:jc w:val="center"/>
              <w:rPr>
                <w:del w:id="108" w:author="LSAdmin" w:date="2026-09-25T20:03:00Z" w16du:dateUtc="2026-09-26T00:03:00Z"/>
                <w:rFonts w:ascii="Arial" w:hAnsi="Arial" w:cs="Arial"/>
                <w:sz w:val="24"/>
                <w:szCs w:val="24"/>
              </w:rPr>
            </w:pPr>
          </w:p>
        </w:tc>
        <w:tc>
          <w:tcPr>
            <w:tcW w:w="4770" w:type="dxa"/>
          </w:tcPr>
          <w:p w14:paraId="4B360C37" w14:textId="77777777" w:rsidR="00E82E5C" w:rsidRPr="00485933" w:rsidRDefault="00E82E5C" w:rsidP="00E82E5C">
            <w:pPr>
              <w:rPr>
                <w:del w:id="109" w:author="LSAdmin" w:date="2026-09-25T20:03:00Z" w16du:dateUtc="2026-09-26T00:03:00Z"/>
                <w:rFonts w:ascii="Arial" w:hAnsi="Arial" w:cs="Arial"/>
                <w:sz w:val="24"/>
                <w:szCs w:val="24"/>
              </w:rPr>
            </w:pPr>
            <w:del w:id="110" w:author="LSAdmin" w:date="2026-09-25T20:03:00Z" w16du:dateUtc="2026-09-26T00:03:00Z">
              <w:r>
                <w:rPr>
                  <w:rFonts w:ascii="Arial" w:hAnsi="Arial" w:cs="Arial"/>
                  <w:sz w:val="24"/>
                  <w:szCs w:val="24"/>
                </w:rPr>
                <w:delText>Elective (Liberal Arts)</w:delText>
              </w:r>
            </w:del>
          </w:p>
        </w:tc>
        <w:tc>
          <w:tcPr>
            <w:tcW w:w="990" w:type="dxa"/>
          </w:tcPr>
          <w:p w14:paraId="737F8700" w14:textId="77777777" w:rsidR="00E82E5C" w:rsidRPr="00485933" w:rsidRDefault="00E82E5C" w:rsidP="00E82E5C">
            <w:pPr>
              <w:jc w:val="center"/>
              <w:rPr>
                <w:del w:id="111" w:author="LSAdmin" w:date="2026-09-25T20:03:00Z" w16du:dateUtc="2026-09-26T00:03:00Z"/>
                <w:rFonts w:ascii="Arial" w:hAnsi="Arial" w:cs="Arial"/>
                <w:sz w:val="24"/>
                <w:szCs w:val="24"/>
              </w:rPr>
            </w:pPr>
            <w:del w:id="112" w:author="LSAdmin" w:date="2026-09-25T20:03:00Z" w16du:dateUtc="2026-09-26T00:03:00Z">
              <w:r>
                <w:rPr>
                  <w:rFonts w:ascii="Arial" w:hAnsi="Arial" w:cs="Arial"/>
                  <w:sz w:val="24"/>
                  <w:szCs w:val="24"/>
                </w:rPr>
                <w:delText>1</w:delText>
              </w:r>
            </w:del>
          </w:p>
        </w:tc>
      </w:tr>
    </w:tbl>
    <w:p w14:paraId="67806AC4" w14:textId="77777777" w:rsidR="003A3A7A" w:rsidRPr="003A3A7A" w:rsidRDefault="003A3A7A" w:rsidP="003A3A7A">
      <w:pPr>
        <w:pStyle w:val="ListParagraph"/>
        <w:shd w:val="clear" w:color="auto" w:fill="FFFFFF"/>
        <w:spacing w:after="0" w:line="240" w:lineRule="auto"/>
        <w:ind w:left="-450" w:right="-720"/>
        <w:outlineLvl w:val="0"/>
        <w:rPr>
          <w:del w:id="113" w:author="LSAdmin" w:date="2026-09-25T20:03:00Z" w16du:dateUtc="2026-09-26T00:03:00Z"/>
          <w:rFonts w:ascii="Arial" w:eastAsia="Times New Roman" w:hAnsi="Arial" w:cs="Arial"/>
          <w:bCs/>
          <w:kern w:val="36"/>
          <w:sz w:val="24"/>
          <w:szCs w:val="24"/>
        </w:rPr>
      </w:pPr>
    </w:p>
    <w:tbl>
      <w:tblPr>
        <w:tblStyle w:val="TableGrid"/>
        <w:tblW w:w="11430" w:type="dxa"/>
        <w:tblInd w:w="-972" w:type="dxa"/>
        <w:tblLook w:val="04A0" w:firstRow="1" w:lastRow="0" w:firstColumn="1" w:lastColumn="0" w:noHBand="0" w:noVBand="1"/>
        <w:tblCaption w:val="Second Year Fall and Spring"/>
      </w:tblPr>
      <w:tblGrid>
        <w:gridCol w:w="4770"/>
        <w:gridCol w:w="900"/>
        <w:gridCol w:w="4770"/>
        <w:gridCol w:w="990"/>
      </w:tblGrid>
      <w:tr w:rsidR="003A3A7A" w:rsidRPr="003A3A7A" w14:paraId="49703F51" w14:textId="77777777" w:rsidTr="003B5B4D">
        <w:trPr>
          <w:tblHeader/>
          <w:del w:id="114" w:author="LSAdmin" w:date="2026-09-25T20:03:00Z" w16du:dateUtc="2026-09-26T00:03:00Z"/>
        </w:trPr>
        <w:tc>
          <w:tcPr>
            <w:tcW w:w="4770" w:type="dxa"/>
          </w:tcPr>
          <w:p w14:paraId="448CC2AF" w14:textId="77777777" w:rsidR="003A3A7A" w:rsidRPr="003A3A7A" w:rsidRDefault="003A3A7A" w:rsidP="00B54C6C">
            <w:pPr>
              <w:rPr>
                <w:del w:id="115" w:author="LSAdmin" w:date="2026-09-25T20:03:00Z" w16du:dateUtc="2026-09-26T00:03:00Z"/>
                <w:rFonts w:ascii="Arial" w:hAnsi="Arial" w:cs="Arial"/>
                <w:sz w:val="24"/>
                <w:szCs w:val="24"/>
              </w:rPr>
            </w:pPr>
            <w:del w:id="116" w:author="LSAdmin" w:date="2026-09-25T20:03:00Z" w16du:dateUtc="2026-09-26T00:03:00Z">
              <w:r w:rsidRPr="003A3A7A">
                <w:rPr>
                  <w:rFonts w:ascii="Arial" w:hAnsi="Arial" w:cs="Arial"/>
                  <w:sz w:val="24"/>
                  <w:szCs w:val="24"/>
                </w:rPr>
                <w:delText>Course</w:delText>
              </w:r>
            </w:del>
          </w:p>
        </w:tc>
        <w:tc>
          <w:tcPr>
            <w:tcW w:w="900" w:type="dxa"/>
          </w:tcPr>
          <w:p w14:paraId="6715997A" w14:textId="77777777" w:rsidR="003A3A7A" w:rsidRPr="003A3A7A" w:rsidRDefault="003A3A7A" w:rsidP="00B54C6C">
            <w:pPr>
              <w:rPr>
                <w:del w:id="117" w:author="LSAdmin" w:date="2026-09-25T20:03:00Z" w16du:dateUtc="2026-09-26T00:03:00Z"/>
                <w:rFonts w:ascii="Arial" w:hAnsi="Arial" w:cs="Arial"/>
                <w:sz w:val="24"/>
                <w:szCs w:val="24"/>
              </w:rPr>
            </w:pPr>
            <w:del w:id="118" w:author="LSAdmin" w:date="2026-09-25T20:03:00Z" w16du:dateUtc="2026-09-26T00:03:00Z">
              <w:r w:rsidRPr="003A3A7A">
                <w:rPr>
                  <w:rFonts w:ascii="Arial" w:hAnsi="Arial" w:cs="Arial"/>
                  <w:sz w:val="24"/>
                  <w:szCs w:val="24"/>
                </w:rPr>
                <w:delText>Credit</w:delText>
              </w:r>
            </w:del>
          </w:p>
        </w:tc>
        <w:tc>
          <w:tcPr>
            <w:tcW w:w="4770" w:type="dxa"/>
          </w:tcPr>
          <w:p w14:paraId="42ADB85C" w14:textId="77777777" w:rsidR="003A3A7A" w:rsidRPr="003A3A7A" w:rsidRDefault="003A3A7A" w:rsidP="00B54C6C">
            <w:pPr>
              <w:rPr>
                <w:del w:id="119" w:author="LSAdmin" w:date="2026-09-25T20:03:00Z" w16du:dateUtc="2026-09-26T00:03:00Z"/>
                <w:rFonts w:ascii="Arial" w:hAnsi="Arial" w:cs="Arial"/>
                <w:sz w:val="24"/>
                <w:szCs w:val="24"/>
              </w:rPr>
            </w:pPr>
            <w:del w:id="120" w:author="LSAdmin" w:date="2026-09-25T20:03:00Z" w16du:dateUtc="2026-09-26T00:03:00Z">
              <w:r w:rsidRPr="003A3A7A">
                <w:rPr>
                  <w:rFonts w:ascii="Arial" w:hAnsi="Arial" w:cs="Arial"/>
                  <w:sz w:val="24"/>
                  <w:szCs w:val="24"/>
                </w:rPr>
                <w:delText>Course</w:delText>
              </w:r>
            </w:del>
          </w:p>
        </w:tc>
        <w:tc>
          <w:tcPr>
            <w:tcW w:w="990" w:type="dxa"/>
          </w:tcPr>
          <w:p w14:paraId="1D866F80" w14:textId="77777777" w:rsidR="003A3A7A" w:rsidRPr="003A3A7A" w:rsidRDefault="003A3A7A" w:rsidP="00B54C6C">
            <w:pPr>
              <w:rPr>
                <w:del w:id="121" w:author="LSAdmin" w:date="2026-09-25T20:03:00Z" w16du:dateUtc="2026-09-26T00:03:00Z"/>
                <w:rFonts w:ascii="Arial" w:hAnsi="Arial" w:cs="Arial"/>
                <w:sz w:val="24"/>
                <w:szCs w:val="24"/>
              </w:rPr>
            </w:pPr>
            <w:del w:id="122" w:author="LSAdmin" w:date="2026-09-25T20:03:00Z" w16du:dateUtc="2026-09-26T00:03:00Z">
              <w:r w:rsidRPr="003A3A7A">
                <w:rPr>
                  <w:rFonts w:ascii="Arial" w:hAnsi="Arial" w:cs="Arial"/>
                  <w:sz w:val="24"/>
                  <w:szCs w:val="24"/>
                </w:rPr>
                <w:delText>Credit</w:delText>
              </w:r>
            </w:del>
          </w:p>
        </w:tc>
      </w:tr>
      <w:tr w:rsidR="003A3A7A" w:rsidRPr="003A3A7A" w14:paraId="3277136E" w14:textId="77777777" w:rsidTr="003A3A7A">
        <w:trPr>
          <w:del w:id="123" w:author="LSAdmin" w:date="2026-09-25T20:03:00Z" w16du:dateUtc="2026-09-26T00:03:00Z"/>
        </w:trPr>
        <w:tc>
          <w:tcPr>
            <w:tcW w:w="4770" w:type="dxa"/>
            <w:shd w:val="clear" w:color="auto" w:fill="D9D9D9" w:themeFill="background1" w:themeFillShade="D9"/>
          </w:tcPr>
          <w:p w14:paraId="7239DAA4" w14:textId="77777777" w:rsidR="003A3A7A" w:rsidRPr="003A3A7A" w:rsidRDefault="003A3A7A" w:rsidP="00B54C6C">
            <w:pPr>
              <w:rPr>
                <w:del w:id="124" w:author="LSAdmin" w:date="2026-09-25T20:03:00Z" w16du:dateUtc="2026-09-26T00:03:00Z"/>
                <w:rFonts w:ascii="Arial" w:hAnsi="Arial" w:cs="Arial"/>
                <w:b/>
                <w:sz w:val="24"/>
                <w:szCs w:val="24"/>
              </w:rPr>
            </w:pPr>
            <w:del w:id="125" w:author="LSAdmin" w:date="2026-09-25T20:03:00Z" w16du:dateUtc="2026-09-26T00:03:00Z">
              <w:r w:rsidRPr="003A3A7A">
                <w:rPr>
                  <w:rFonts w:ascii="Arial" w:hAnsi="Arial" w:cs="Arial"/>
                  <w:b/>
                  <w:sz w:val="24"/>
                  <w:szCs w:val="24"/>
                </w:rPr>
                <w:delText>Second Year – Fall</w:delText>
              </w:r>
            </w:del>
          </w:p>
        </w:tc>
        <w:tc>
          <w:tcPr>
            <w:tcW w:w="900" w:type="dxa"/>
            <w:shd w:val="clear" w:color="auto" w:fill="D9D9D9" w:themeFill="background1" w:themeFillShade="D9"/>
          </w:tcPr>
          <w:p w14:paraId="3085CC13" w14:textId="77777777" w:rsidR="003A3A7A" w:rsidRPr="003A3A7A" w:rsidRDefault="003A3A7A" w:rsidP="00B54C6C">
            <w:pPr>
              <w:jc w:val="center"/>
              <w:rPr>
                <w:del w:id="126" w:author="LSAdmin" w:date="2026-09-25T20:03:00Z" w16du:dateUtc="2026-09-26T00:03:00Z"/>
                <w:rFonts w:ascii="Arial" w:hAnsi="Arial" w:cs="Arial"/>
                <w:b/>
                <w:sz w:val="24"/>
                <w:szCs w:val="24"/>
              </w:rPr>
            </w:pPr>
            <w:del w:id="127" w:author="LSAdmin" w:date="2026-09-25T20:03:00Z" w16du:dateUtc="2026-09-26T00:03:00Z">
              <w:r w:rsidRPr="003A3A7A">
                <w:rPr>
                  <w:rFonts w:ascii="Arial" w:hAnsi="Arial" w:cs="Arial"/>
                  <w:b/>
                  <w:sz w:val="24"/>
                  <w:szCs w:val="24"/>
                </w:rPr>
                <w:delText>15</w:delText>
              </w:r>
            </w:del>
          </w:p>
        </w:tc>
        <w:tc>
          <w:tcPr>
            <w:tcW w:w="4770" w:type="dxa"/>
            <w:shd w:val="clear" w:color="auto" w:fill="D9D9D9" w:themeFill="background1" w:themeFillShade="D9"/>
          </w:tcPr>
          <w:p w14:paraId="17F2D08B" w14:textId="77777777" w:rsidR="003A3A7A" w:rsidRPr="003A3A7A" w:rsidRDefault="003A3A7A" w:rsidP="00B54C6C">
            <w:pPr>
              <w:rPr>
                <w:del w:id="128" w:author="LSAdmin" w:date="2026-09-25T20:03:00Z" w16du:dateUtc="2026-09-26T00:03:00Z"/>
                <w:rFonts w:ascii="Arial" w:hAnsi="Arial" w:cs="Arial"/>
                <w:b/>
                <w:sz w:val="24"/>
                <w:szCs w:val="24"/>
              </w:rPr>
            </w:pPr>
            <w:del w:id="129" w:author="LSAdmin" w:date="2026-09-25T20:03:00Z" w16du:dateUtc="2026-09-26T00:03:00Z">
              <w:r w:rsidRPr="003A3A7A">
                <w:rPr>
                  <w:rFonts w:ascii="Arial" w:hAnsi="Arial" w:cs="Arial"/>
                  <w:b/>
                  <w:sz w:val="24"/>
                  <w:szCs w:val="24"/>
                </w:rPr>
                <w:delText>Second Year – Spring</w:delText>
              </w:r>
            </w:del>
          </w:p>
        </w:tc>
        <w:tc>
          <w:tcPr>
            <w:tcW w:w="990" w:type="dxa"/>
            <w:shd w:val="clear" w:color="auto" w:fill="D9D9D9" w:themeFill="background1" w:themeFillShade="D9"/>
          </w:tcPr>
          <w:p w14:paraId="59371D97" w14:textId="77777777" w:rsidR="003A3A7A" w:rsidRPr="003A3A7A" w:rsidRDefault="003A3A7A" w:rsidP="00A6229E">
            <w:pPr>
              <w:jc w:val="center"/>
              <w:rPr>
                <w:del w:id="130" w:author="LSAdmin" w:date="2026-09-25T20:03:00Z" w16du:dateUtc="2026-09-26T00:03:00Z"/>
                <w:rFonts w:ascii="Arial" w:hAnsi="Arial" w:cs="Arial"/>
                <w:b/>
                <w:sz w:val="24"/>
                <w:szCs w:val="24"/>
              </w:rPr>
            </w:pPr>
            <w:del w:id="131" w:author="LSAdmin" w:date="2026-09-25T20:03:00Z" w16du:dateUtc="2026-09-26T00:03:00Z">
              <w:r w:rsidRPr="003A3A7A">
                <w:rPr>
                  <w:rFonts w:ascii="Arial" w:hAnsi="Arial" w:cs="Arial"/>
                  <w:b/>
                  <w:sz w:val="24"/>
                  <w:szCs w:val="24"/>
                </w:rPr>
                <w:delText>1</w:delText>
              </w:r>
              <w:r w:rsidR="00A6229E">
                <w:rPr>
                  <w:rFonts w:ascii="Arial" w:hAnsi="Arial" w:cs="Arial"/>
                  <w:b/>
                  <w:sz w:val="24"/>
                  <w:szCs w:val="24"/>
                </w:rPr>
                <w:delText>5</w:delText>
              </w:r>
            </w:del>
          </w:p>
        </w:tc>
      </w:tr>
      <w:tr w:rsidR="00485933" w:rsidRPr="003A3A7A" w14:paraId="151FFB26" w14:textId="77777777" w:rsidTr="003A3A7A">
        <w:trPr>
          <w:del w:id="132" w:author="LSAdmin" w:date="2026-09-25T20:03:00Z" w16du:dateUtc="2026-09-26T00:03:00Z"/>
        </w:trPr>
        <w:tc>
          <w:tcPr>
            <w:tcW w:w="4770" w:type="dxa"/>
          </w:tcPr>
          <w:p w14:paraId="1D313A2E" w14:textId="77777777" w:rsidR="00485933" w:rsidRPr="003A3A7A" w:rsidRDefault="00485933" w:rsidP="00A22233">
            <w:pPr>
              <w:rPr>
                <w:del w:id="133" w:author="LSAdmin" w:date="2026-09-25T20:03:00Z" w16du:dateUtc="2026-09-26T00:03:00Z"/>
                <w:rFonts w:ascii="Arial" w:hAnsi="Arial" w:cs="Arial"/>
                <w:sz w:val="24"/>
                <w:szCs w:val="24"/>
              </w:rPr>
            </w:pPr>
            <w:del w:id="134" w:author="LSAdmin" w:date="2026-09-25T20:03:00Z" w16du:dateUtc="2026-09-26T00:03:00Z">
              <w:r>
                <w:rPr>
                  <w:rFonts w:ascii="Arial" w:hAnsi="Arial" w:cs="Arial"/>
                  <w:sz w:val="24"/>
                  <w:szCs w:val="24"/>
                </w:rPr>
                <w:delText>Gerontology 101</w:delText>
              </w:r>
            </w:del>
          </w:p>
        </w:tc>
        <w:tc>
          <w:tcPr>
            <w:tcW w:w="900" w:type="dxa"/>
          </w:tcPr>
          <w:p w14:paraId="0491BAAD" w14:textId="77777777" w:rsidR="00485933" w:rsidRPr="003A3A7A" w:rsidRDefault="00485933" w:rsidP="00A22233">
            <w:pPr>
              <w:jc w:val="center"/>
              <w:rPr>
                <w:del w:id="135" w:author="LSAdmin" w:date="2026-09-25T20:03:00Z" w16du:dateUtc="2026-09-26T00:03:00Z"/>
                <w:rFonts w:ascii="Arial" w:hAnsi="Arial" w:cs="Arial"/>
                <w:sz w:val="24"/>
                <w:szCs w:val="24"/>
              </w:rPr>
            </w:pPr>
            <w:del w:id="136" w:author="LSAdmin" w:date="2026-09-25T20:03:00Z" w16du:dateUtc="2026-09-26T00:03:00Z">
              <w:r w:rsidRPr="003A3A7A">
                <w:rPr>
                  <w:rFonts w:ascii="Arial" w:hAnsi="Arial" w:cs="Arial"/>
                  <w:sz w:val="24"/>
                  <w:szCs w:val="24"/>
                </w:rPr>
                <w:delText>3</w:delText>
              </w:r>
            </w:del>
          </w:p>
        </w:tc>
        <w:tc>
          <w:tcPr>
            <w:tcW w:w="4770" w:type="dxa"/>
          </w:tcPr>
          <w:p w14:paraId="65B328A8" w14:textId="77777777" w:rsidR="00485933" w:rsidRPr="00485933" w:rsidRDefault="00485933" w:rsidP="00A22233">
            <w:pPr>
              <w:rPr>
                <w:del w:id="137" w:author="LSAdmin" w:date="2026-09-25T20:03:00Z" w16du:dateUtc="2026-09-26T00:03:00Z"/>
                <w:rFonts w:ascii="Arial" w:hAnsi="Arial" w:cs="Arial"/>
                <w:sz w:val="24"/>
                <w:szCs w:val="24"/>
              </w:rPr>
            </w:pPr>
            <w:del w:id="138" w:author="LSAdmin" w:date="2026-09-25T20:03:00Z" w16du:dateUtc="2026-09-26T00:03:00Z">
              <w:r w:rsidRPr="00485933">
                <w:rPr>
                  <w:rFonts w:ascii="Arial" w:hAnsi="Arial" w:cs="Arial"/>
                  <w:sz w:val="24"/>
                  <w:szCs w:val="24"/>
                </w:rPr>
                <w:delText>Gerontology 201</w:delText>
              </w:r>
            </w:del>
          </w:p>
        </w:tc>
        <w:tc>
          <w:tcPr>
            <w:tcW w:w="990" w:type="dxa"/>
          </w:tcPr>
          <w:p w14:paraId="252B9C82" w14:textId="77777777" w:rsidR="00485933" w:rsidRPr="00485933" w:rsidRDefault="00485933" w:rsidP="00A22233">
            <w:pPr>
              <w:jc w:val="center"/>
              <w:rPr>
                <w:del w:id="139" w:author="LSAdmin" w:date="2026-09-25T20:03:00Z" w16du:dateUtc="2026-09-26T00:03:00Z"/>
                <w:rFonts w:ascii="Arial" w:hAnsi="Arial" w:cs="Arial"/>
                <w:sz w:val="24"/>
                <w:szCs w:val="24"/>
              </w:rPr>
            </w:pPr>
            <w:del w:id="140" w:author="LSAdmin" w:date="2026-09-25T20:03:00Z" w16du:dateUtc="2026-09-26T00:03:00Z">
              <w:r w:rsidRPr="00485933">
                <w:rPr>
                  <w:rFonts w:ascii="Arial" w:hAnsi="Arial" w:cs="Arial"/>
                  <w:sz w:val="24"/>
                  <w:szCs w:val="24"/>
                </w:rPr>
                <w:delText>3</w:delText>
              </w:r>
            </w:del>
          </w:p>
        </w:tc>
      </w:tr>
      <w:tr w:rsidR="00485933" w:rsidRPr="003A3A7A" w14:paraId="1FC4C823" w14:textId="77777777" w:rsidTr="003A3A7A">
        <w:trPr>
          <w:del w:id="141" w:author="LSAdmin" w:date="2026-09-25T20:03:00Z" w16du:dateUtc="2026-09-26T00:03:00Z"/>
        </w:trPr>
        <w:tc>
          <w:tcPr>
            <w:tcW w:w="4770" w:type="dxa"/>
          </w:tcPr>
          <w:p w14:paraId="06F2A511" w14:textId="77777777" w:rsidR="00485933" w:rsidRPr="003A3A7A" w:rsidRDefault="00485933" w:rsidP="00B54C6C">
            <w:pPr>
              <w:rPr>
                <w:del w:id="142" w:author="LSAdmin" w:date="2026-09-25T20:03:00Z" w16du:dateUtc="2026-09-26T00:03:00Z"/>
                <w:rFonts w:ascii="Arial" w:hAnsi="Arial" w:cs="Arial"/>
                <w:sz w:val="24"/>
                <w:szCs w:val="24"/>
              </w:rPr>
            </w:pPr>
            <w:del w:id="143" w:author="LSAdmin" w:date="2026-09-25T20:03:00Z" w16du:dateUtc="2026-09-26T00:03:00Z">
              <w:r w:rsidRPr="003A3A7A">
                <w:rPr>
                  <w:rFonts w:ascii="Arial" w:hAnsi="Arial" w:cs="Arial"/>
                  <w:sz w:val="24"/>
                  <w:szCs w:val="24"/>
                </w:rPr>
                <w:delText>Creative Expression (CE) course</w:delText>
              </w:r>
            </w:del>
          </w:p>
        </w:tc>
        <w:tc>
          <w:tcPr>
            <w:tcW w:w="900" w:type="dxa"/>
          </w:tcPr>
          <w:p w14:paraId="25B342DC" w14:textId="77777777" w:rsidR="00485933" w:rsidRPr="003A3A7A" w:rsidRDefault="00485933" w:rsidP="00B54C6C">
            <w:pPr>
              <w:jc w:val="center"/>
              <w:rPr>
                <w:del w:id="144" w:author="LSAdmin" w:date="2026-09-25T20:03:00Z" w16du:dateUtc="2026-09-26T00:03:00Z"/>
                <w:rFonts w:ascii="Arial" w:hAnsi="Arial" w:cs="Arial"/>
                <w:sz w:val="24"/>
                <w:szCs w:val="24"/>
              </w:rPr>
            </w:pPr>
            <w:del w:id="145" w:author="LSAdmin" w:date="2026-09-25T20:03:00Z" w16du:dateUtc="2026-09-26T00:03:00Z">
              <w:r w:rsidRPr="003A3A7A">
                <w:rPr>
                  <w:rFonts w:ascii="Arial" w:hAnsi="Arial" w:cs="Arial"/>
                  <w:sz w:val="24"/>
                  <w:szCs w:val="24"/>
                </w:rPr>
                <w:delText>3</w:delText>
              </w:r>
            </w:del>
          </w:p>
        </w:tc>
        <w:tc>
          <w:tcPr>
            <w:tcW w:w="4770" w:type="dxa"/>
          </w:tcPr>
          <w:p w14:paraId="6918C8E9" w14:textId="77777777" w:rsidR="00485933" w:rsidRPr="00485933" w:rsidRDefault="00485933" w:rsidP="00A22233">
            <w:pPr>
              <w:rPr>
                <w:del w:id="146" w:author="LSAdmin" w:date="2026-09-25T20:03:00Z" w16du:dateUtc="2026-09-26T00:03:00Z"/>
                <w:rFonts w:ascii="Arial" w:hAnsi="Arial" w:cs="Arial"/>
                <w:sz w:val="24"/>
                <w:szCs w:val="24"/>
              </w:rPr>
            </w:pPr>
            <w:del w:id="147" w:author="LSAdmin" w:date="2026-09-25T20:03:00Z" w16du:dateUtc="2026-09-26T00:03:00Z">
              <w:r w:rsidRPr="00485933">
                <w:rPr>
                  <w:rFonts w:ascii="Arial" w:hAnsi="Arial" w:cs="Arial"/>
                  <w:sz w:val="24"/>
                  <w:szCs w:val="24"/>
                </w:rPr>
                <w:delText>College Option (CO): Foreign Language+</w:delText>
              </w:r>
            </w:del>
          </w:p>
        </w:tc>
        <w:tc>
          <w:tcPr>
            <w:tcW w:w="990" w:type="dxa"/>
          </w:tcPr>
          <w:p w14:paraId="76E08E6C" w14:textId="77777777" w:rsidR="00485933" w:rsidRPr="00485933" w:rsidRDefault="00485933" w:rsidP="00A22233">
            <w:pPr>
              <w:jc w:val="center"/>
              <w:rPr>
                <w:del w:id="148" w:author="LSAdmin" w:date="2026-09-25T20:03:00Z" w16du:dateUtc="2026-09-26T00:03:00Z"/>
                <w:rFonts w:ascii="Arial" w:hAnsi="Arial" w:cs="Arial"/>
                <w:sz w:val="24"/>
                <w:szCs w:val="24"/>
              </w:rPr>
            </w:pPr>
            <w:del w:id="149" w:author="LSAdmin" w:date="2026-09-25T20:03:00Z" w16du:dateUtc="2026-09-26T00:03:00Z">
              <w:r w:rsidRPr="00485933">
                <w:rPr>
                  <w:rFonts w:ascii="Arial" w:hAnsi="Arial" w:cs="Arial"/>
                  <w:sz w:val="24"/>
                  <w:szCs w:val="24"/>
                </w:rPr>
                <w:delText>3</w:delText>
              </w:r>
            </w:del>
          </w:p>
        </w:tc>
      </w:tr>
      <w:tr w:rsidR="00485933" w:rsidRPr="003A3A7A" w14:paraId="1EA73DB2" w14:textId="77777777" w:rsidTr="003A3A7A">
        <w:trPr>
          <w:del w:id="150" w:author="LSAdmin" w:date="2026-09-25T20:03:00Z" w16du:dateUtc="2026-09-26T00:03:00Z"/>
        </w:trPr>
        <w:tc>
          <w:tcPr>
            <w:tcW w:w="4770" w:type="dxa"/>
          </w:tcPr>
          <w:p w14:paraId="5B3EA6C7" w14:textId="77777777" w:rsidR="00485933" w:rsidRPr="003A3A7A" w:rsidRDefault="00485933" w:rsidP="00B54C6C">
            <w:pPr>
              <w:rPr>
                <w:del w:id="151" w:author="LSAdmin" w:date="2026-09-25T20:03:00Z" w16du:dateUtc="2026-09-26T00:03:00Z"/>
                <w:rFonts w:ascii="Arial" w:hAnsi="Arial" w:cs="Arial"/>
                <w:sz w:val="24"/>
                <w:szCs w:val="24"/>
              </w:rPr>
            </w:pPr>
            <w:del w:id="152" w:author="LSAdmin" w:date="2026-09-25T20:03:00Z" w16du:dateUtc="2026-09-26T00:03:00Z">
              <w:r w:rsidRPr="003A3A7A">
                <w:rPr>
                  <w:rFonts w:ascii="Arial" w:hAnsi="Arial" w:cs="Arial"/>
                  <w:sz w:val="24"/>
                  <w:szCs w:val="24"/>
                </w:rPr>
                <w:delText>College Option (CO): Foreign Language+</w:delText>
              </w:r>
            </w:del>
          </w:p>
        </w:tc>
        <w:tc>
          <w:tcPr>
            <w:tcW w:w="900" w:type="dxa"/>
          </w:tcPr>
          <w:p w14:paraId="0D9105C0" w14:textId="77777777" w:rsidR="00485933" w:rsidRPr="003A3A7A" w:rsidRDefault="00485933" w:rsidP="00B54C6C">
            <w:pPr>
              <w:jc w:val="center"/>
              <w:rPr>
                <w:del w:id="153" w:author="LSAdmin" w:date="2026-09-25T20:03:00Z" w16du:dateUtc="2026-09-26T00:03:00Z"/>
                <w:rFonts w:ascii="Arial" w:hAnsi="Arial" w:cs="Arial"/>
                <w:sz w:val="24"/>
                <w:szCs w:val="24"/>
              </w:rPr>
            </w:pPr>
            <w:del w:id="154" w:author="LSAdmin" w:date="2026-09-25T20:03:00Z" w16du:dateUtc="2026-09-26T00:03:00Z">
              <w:r w:rsidRPr="003A3A7A">
                <w:rPr>
                  <w:rFonts w:ascii="Arial" w:hAnsi="Arial" w:cs="Arial"/>
                  <w:sz w:val="24"/>
                  <w:szCs w:val="24"/>
                </w:rPr>
                <w:delText>3</w:delText>
              </w:r>
            </w:del>
          </w:p>
        </w:tc>
        <w:tc>
          <w:tcPr>
            <w:tcW w:w="4770" w:type="dxa"/>
          </w:tcPr>
          <w:p w14:paraId="0F9647FB" w14:textId="77777777" w:rsidR="00485933" w:rsidRPr="00485933" w:rsidRDefault="00485933" w:rsidP="00A22233">
            <w:pPr>
              <w:rPr>
                <w:del w:id="155" w:author="LSAdmin" w:date="2026-09-25T20:03:00Z" w16du:dateUtc="2026-09-26T00:03:00Z"/>
                <w:rFonts w:ascii="Arial" w:hAnsi="Arial" w:cs="Arial"/>
                <w:sz w:val="24"/>
                <w:szCs w:val="24"/>
              </w:rPr>
            </w:pPr>
            <w:del w:id="156" w:author="LSAdmin" w:date="2026-09-25T20:03:00Z" w16du:dateUtc="2026-09-26T00:03:00Z">
              <w:r w:rsidRPr="00485933">
                <w:rPr>
                  <w:rFonts w:ascii="Arial" w:hAnsi="Arial" w:cs="Arial"/>
                  <w:sz w:val="24"/>
                  <w:szCs w:val="24"/>
                </w:rPr>
                <w:delText>Health Education 321</w:delText>
              </w:r>
            </w:del>
          </w:p>
        </w:tc>
        <w:tc>
          <w:tcPr>
            <w:tcW w:w="990" w:type="dxa"/>
          </w:tcPr>
          <w:p w14:paraId="135428A0" w14:textId="77777777" w:rsidR="00485933" w:rsidRPr="00485933" w:rsidRDefault="00485933" w:rsidP="00A22233">
            <w:pPr>
              <w:jc w:val="center"/>
              <w:rPr>
                <w:del w:id="157" w:author="LSAdmin" w:date="2026-09-25T20:03:00Z" w16du:dateUtc="2026-09-26T00:03:00Z"/>
                <w:rFonts w:ascii="Arial" w:hAnsi="Arial" w:cs="Arial"/>
                <w:sz w:val="24"/>
                <w:szCs w:val="24"/>
              </w:rPr>
            </w:pPr>
            <w:del w:id="158" w:author="LSAdmin" w:date="2026-09-25T20:03:00Z" w16du:dateUtc="2026-09-26T00:03:00Z">
              <w:r w:rsidRPr="00485933">
                <w:rPr>
                  <w:rFonts w:ascii="Arial" w:hAnsi="Arial" w:cs="Arial"/>
                  <w:sz w:val="24"/>
                  <w:szCs w:val="24"/>
                </w:rPr>
                <w:delText>3</w:delText>
              </w:r>
            </w:del>
          </w:p>
        </w:tc>
      </w:tr>
      <w:tr w:rsidR="00485933" w:rsidRPr="003A3A7A" w14:paraId="1D55E679" w14:textId="77777777" w:rsidTr="003A3A7A">
        <w:trPr>
          <w:del w:id="159" w:author="LSAdmin" w:date="2026-09-25T20:03:00Z" w16du:dateUtc="2026-09-26T00:03:00Z"/>
        </w:trPr>
        <w:tc>
          <w:tcPr>
            <w:tcW w:w="4770" w:type="dxa"/>
          </w:tcPr>
          <w:p w14:paraId="10F698A7" w14:textId="77777777" w:rsidR="00485933" w:rsidRPr="003A3A7A" w:rsidRDefault="00485933" w:rsidP="00B54C6C">
            <w:pPr>
              <w:rPr>
                <w:del w:id="160" w:author="LSAdmin" w:date="2026-09-25T20:03:00Z" w16du:dateUtc="2026-09-26T00:03:00Z"/>
                <w:rFonts w:ascii="Arial" w:hAnsi="Arial" w:cs="Arial"/>
                <w:sz w:val="24"/>
                <w:szCs w:val="24"/>
              </w:rPr>
            </w:pPr>
            <w:del w:id="161" w:author="LSAdmin" w:date="2026-09-25T20:03:00Z" w16du:dateUtc="2026-09-26T00:03:00Z">
              <w:r w:rsidRPr="003A3A7A">
                <w:rPr>
                  <w:rFonts w:ascii="Arial" w:hAnsi="Arial" w:cs="Arial"/>
                  <w:sz w:val="24"/>
                  <w:szCs w:val="24"/>
                </w:rPr>
                <w:delText>Health Education 223</w:delText>
              </w:r>
            </w:del>
          </w:p>
        </w:tc>
        <w:tc>
          <w:tcPr>
            <w:tcW w:w="900" w:type="dxa"/>
          </w:tcPr>
          <w:p w14:paraId="5F4B00FA" w14:textId="77777777" w:rsidR="00485933" w:rsidRPr="003A3A7A" w:rsidRDefault="00485933" w:rsidP="00B54C6C">
            <w:pPr>
              <w:jc w:val="center"/>
              <w:rPr>
                <w:del w:id="162" w:author="LSAdmin" w:date="2026-09-25T20:03:00Z" w16du:dateUtc="2026-09-26T00:03:00Z"/>
                <w:rFonts w:ascii="Arial" w:hAnsi="Arial" w:cs="Arial"/>
                <w:sz w:val="24"/>
                <w:szCs w:val="24"/>
              </w:rPr>
            </w:pPr>
            <w:del w:id="163" w:author="LSAdmin" w:date="2026-09-25T20:03:00Z" w16du:dateUtc="2026-09-26T00:03:00Z">
              <w:r w:rsidRPr="003A3A7A">
                <w:rPr>
                  <w:rFonts w:ascii="Arial" w:hAnsi="Arial" w:cs="Arial"/>
                  <w:sz w:val="24"/>
                  <w:szCs w:val="24"/>
                </w:rPr>
                <w:delText>2</w:delText>
              </w:r>
            </w:del>
          </w:p>
        </w:tc>
        <w:tc>
          <w:tcPr>
            <w:tcW w:w="4770" w:type="dxa"/>
          </w:tcPr>
          <w:p w14:paraId="5B716D81" w14:textId="77777777" w:rsidR="00485933" w:rsidRPr="00485933" w:rsidRDefault="00485933" w:rsidP="00A22233">
            <w:pPr>
              <w:rPr>
                <w:del w:id="164" w:author="LSAdmin" w:date="2026-09-25T20:03:00Z" w16du:dateUtc="2026-09-26T00:03:00Z"/>
                <w:rFonts w:ascii="Arial" w:hAnsi="Arial" w:cs="Arial"/>
                <w:sz w:val="24"/>
                <w:szCs w:val="24"/>
              </w:rPr>
            </w:pPr>
            <w:del w:id="165" w:author="LSAdmin" w:date="2026-09-25T20:03:00Z" w16du:dateUtc="2026-09-26T00:03:00Z">
              <w:r w:rsidRPr="00485933">
                <w:rPr>
                  <w:rFonts w:ascii="Arial" w:hAnsi="Arial" w:cs="Arial"/>
                  <w:sz w:val="24"/>
                  <w:szCs w:val="24"/>
                </w:rPr>
                <w:delText>Social Work 203</w:delText>
              </w:r>
            </w:del>
          </w:p>
        </w:tc>
        <w:tc>
          <w:tcPr>
            <w:tcW w:w="990" w:type="dxa"/>
          </w:tcPr>
          <w:p w14:paraId="2982E347" w14:textId="77777777" w:rsidR="00485933" w:rsidRPr="00485933" w:rsidRDefault="00485933" w:rsidP="00A22233">
            <w:pPr>
              <w:jc w:val="center"/>
              <w:rPr>
                <w:del w:id="166" w:author="LSAdmin" w:date="2026-09-25T20:03:00Z" w16du:dateUtc="2026-09-26T00:03:00Z"/>
                <w:rFonts w:ascii="Arial" w:hAnsi="Arial" w:cs="Arial"/>
                <w:sz w:val="24"/>
                <w:szCs w:val="24"/>
              </w:rPr>
            </w:pPr>
            <w:del w:id="167" w:author="LSAdmin" w:date="2026-09-25T20:03:00Z" w16du:dateUtc="2026-09-26T00:03:00Z">
              <w:r w:rsidRPr="00485933">
                <w:rPr>
                  <w:rFonts w:ascii="Arial" w:hAnsi="Arial" w:cs="Arial"/>
                  <w:sz w:val="24"/>
                  <w:szCs w:val="24"/>
                </w:rPr>
                <w:delText>3</w:delText>
              </w:r>
            </w:del>
          </w:p>
        </w:tc>
      </w:tr>
      <w:tr w:rsidR="00485933" w:rsidRPr="003A3A7A" w14:paraId="1A3301AB" w14:textId="77777777" w:rsidTr="003A3A7A">
        <w:trPr>
          <w:del w:id="168" w:author="LSAdmin" w:date="2026-09-25T20:03:00Z" w16du:dateUtc="2026-09-26T00:03:00Z"/>
        </w:trPr>
        <w:tc>
          <w:tcPr>
            <w:tcW w:w="4770" w:type="dxa"/>
          </w:tcPr>
          <w:p w14:paraId="037774F8" w14:textId="77777777" w:rsidR="00485933" w:rsidRPr="003A3A7A" w:rsidRDefault="00485933" w:rsidP="00B54C6C">
            <w:pPr>
              <w:rPr>
                <w:del w:id="169" w:author="LSAdmin" w:date="2026-09-25T20:03:00Z" w16du:dateUtc="2026-09-26T00:03:00Z"/>
                <w:rFonts w:ascii="Arial" w:hAnsi="Arial" w:cs="Arial"/>
                <w:sz w:val="24"/>
                <w:szCs w:val="24"/>
              </w:rPr>
            </w:pPr>
            <w:del w:id="170" w:author="LSAdmin" w:date="2026-09-25T20:03:00Z" w16du:dateUtc="2026-09-26T00:03:00Z">
              <w:r w:rsidRPr="003A3A7A">
                <w:rPr>
                  <w:rFonts w:ascii="Arial" w:hAnsi="Arial" w:cs="Arial"/>
                  <w:sz w:val="24"/>
                  <w:szCs w:val="24"/>
                </w:rPr>
                <w:delText>Health Education 224</w:delText>
              </w:r>
            </w:del>
          </w:p>
        </w:tc>
        <w:tc>
          <w:tcPr>
            <w:tcW w:w="900" w:type="dxa"/>
          </w:tcPr>
          <w:p w14:paraId="18CF0CBD" w14:textId="77777777" w:rsidR="00485933" w:rsidRPr="003A3A7A" w:rsidRDefault="00485933" w:rsidP="00B54C6C">
            <w:pPr>
              <w:jc w:val="center"/>
              <w:rPr>
                <w:del w:id="171" w:author="LSAdmin" w:date="2026-09-25T20:03:00Z" w16du:dateUtc="2026-09-26T00:03:00Z"/>
                <w:rFonts w:ascii="Arial" w:hAnsi="Arial" w:cs="Arial"/>
                <w:sz w:val="24"/>
                <w:szCs w:val="24"/>
              </w:rPr>
            </w:pPr>
            <w:del w:id="172" w:author="LSAdmin" w:date="2026-09-25T20:03:00Z" w16du:dateUtc="2026-09-26T00:03:00Z">
              <w:r w:rsidRPr="003A3A7A">
                <w:rPr>
                  <w:rFonts w:ascii="Arial" w:hAnsi="Arial" w:cs="Arial"/>
                  <w:sz w:val="24"/>
                  <w:szCs w:val="24"/>
                </w:rPr>
                <w:delText>1</w:delText>
              </w:r>
            </w:del>
          </w:p>
        </w:tc>
        <w:tc>
          <w:tcPr>
            <w:tcW w:w="4770" w:type="dxa"/>
          </w:tcPr>
          <w:p w14:paraId="5A285C71" w14:textId="77777777" w:rsidR="00485933" w:rsidRPr="00485933" w:rsidRDefault="00485933" w:rsidP="00A22233">
            <w:pPr>
              <w:rPr>
                <w:del w:id="173" w:author="LSAdmin" w:date="2026-09-25T20:03:00Z" w16du:dateUtc="2026-09-26T00:03:00Z"/>
                <w:rFonts w:ascii="Arial" w:hAnsi="Arial" w:cs="Arial"/>
                <w:sz w:val="24"/>
                <w:szCs w:val="24"/>
              </w:rPr>
            </w:pPr>
            <w:del w:id="174" w:author="LSAdmin" w:date="2026-09-25T20:03:00Z" w16du:dateUtc="2026-09-26T00:03:00Z">
              <w:r w:rsidRPr="00485933">
                <w:rPr>
                  <w:rFonts w:ascii="Arial" w:hAnsi="Arial" w:cs="Arial"/>
                  <w:sz w:val="24"/>
                  <w:szCs w:val="24"/>
                </w:rPr>
                <w:delText>Physical Education 353</w:delText>
              </w:r>
            </w:del>
          </w:p>
        </w:tc>
        <w:tc>
          <w:tcPr>
            <w:tcW w:w="990" w:type="dxa"/>
          </w:tcPr>
          <w:p w14:paraId="596F3437" w14:textId="77777777" w:rsidR="00485933" w:rsidRPr="00485933" w:rsidRDefault="00485933" w:rsidP="00A22233">
            <w:pPr>
              <w:jc w:val="center"/>
              <w:rPr>
                <w:del w:id="175" w:author="LSAdmin" w:date="2026-09-25T20:03:00Z" w16du:dateUtc="2026-09-26T00:03:00Z"/>
                <w:rFonts w:ascii="Arial" w:hAnsi="Arial" w:cs="Arial"/>
                <w:sz w:val="24"/>
                <w:szCs w:val="24"/>
              </w:rPr>
            </w:pPr>
            <w:del w:id="176" w:author="LSAdmin" w:date="2026-09-25T20:03:00Z" w16du:dateUtc="2026-09-26T00:03:00Z">
              <w:r w:rsidRPr="00485933">
                <w:rPr>
                  <w:rFonts w:ascii="Arial" w:hAnsi="Arial" w:cs="Arial"/>
                  <w:sz w:val="24"/>
                  <w:szCs w:val="24"/>
                </w:rPr>
                <w:delText>2</w:delText>
              </w:r>
            </w:del>
          </w:p>
        </w:tc>
      </w:tr>
      <w:tr w:rsidR="00485933" w:rsidRPr="003A3A7A" w14:paraId="1961B120" w14:textId="77777777" w:rsidTr="003A3A7A">
        <w:trPr>
          <w:del w:id="177" w:author="LSAdmin" w:date="2026-09-25T20:03:00Z" w16du:dateUtc="2026-09-26T00:03:00Z"/>
        </w:trPr>
        <w:tc>
          <w:tcPr>
            <w:tcW w:w="4770" w:type="dxa"/>
          </w:tcPr>
          <w:p w14:paraId="31D3AEE0" w14:textId="77777777" w:rsidR="00485933" w:rsidRPr="003A3A7A" w:rsidRDefault="00A6229E" w:rsidP="00B54C6C">
            <w:pPr>
              <w:rPr>
                <w:del w:id="178" w:author="LSAdmin" w:date="2026-09-25T20:03:00Z" w16du:dateUtc="2026-09-26T00:03:00Z"/>
                <w:rFonts w:ascii="Arial" w:hAnsi="Arial" w:cs="Arial"/>
                <w:sz w:val="24"/>
                <w:szCs w:val="24"/>
              </w:rPr>
            </w:pPr>
            <w:del w:id="179" w:author="LSAdmin" w:date="2026-09-25T20:03:00Z" w16du:dateUtc="2026-09-26T00:03:00Z">
              <w:r>
                <w:rPr>
                  <w:rFonts w:ascii="Arial" w:hAnsi="Arial" w:cs="Arial"/>
                  <w:sz w:val="24"/>
                  <w:szCs w:val="24"/>
                </w:rPr>
                <w:delText>Elective (Liberal Arts)</w:delText>
              </w:r>
            </w:del>
          </w:p>
        </w:tc>
        <w:tc>
          <w:tcPr>
            <w:tcW w:w="900" w:type="dxa"/>
          </w:tcPr>
          <w:p w14:paraId="20E8923B" w14:textId="77777777" w:rsidR="00485933" w:rsidRPr="003A3A7A" w:rsidRDefault="00A6229E" w:rsidP="00B54C6C">
            <w:pPr>
              <w:jc w:val="center"/>
              <w:rPr>
                <w:del w:id="180" w:author="LSAdmin" w:date="2026-09-25T20:03:00Z" w16du:dateUtc="2026-09-26T00:03:00Z"/>
                <w:rFonts w:ascii="Arial" w:hAnsi="Arial" w:cs="Arial"/>
                <w:sz w:val="24"/>
                <w:szCs w:val="24"/>
              </w:rPr>
            </w:pPr>
            <w:del w:id="181" w:author="LSAdmin" w:date="2026-09-25T20:03:00Z" w16du:dateUtc="2026-09-26T00:03:00Z">
              <w:r>
                <w:rPr>
                  <w:rFonts w:ascii="Arial" w:hAnsi="Arial" w:cs="Arial"/>
                  <w:sz w:val="24"/>
                  <w:szCs w:val="24"/>
                </w:rPr>
                <w:delText>3</w:delText>
              </w:r>
            </w:del>
          </w:p>
        </w:tc>
        <w:tc>
          <w:tcPr>
            <w:tcW w:w="4770" w:type="dxa"/>
          </w:tcPr>
          <w:p w14:paraId="153EA685" w14:textId="77777777" w:rsidR="00485933" w:rsidRPr="00485933" w:rsidRDefault="00485933" w:rsidP="00A22233">
            <w:pPr>
              <w:rPr>
                <w:del w:id="182" w:author="LSAdmin" w:date="2026-09-25T20:03:00Z" w16du:dateUtc="2026-09-26T00:03:00Z"/>
                <w:rFonts w:ascii="Arial" w:hAnsi="Arial" w:cs="Arial"/>
                <w:sz w:val="24"/>
                <w:szCs w:val="24"/>
              </w:rPr>
            </w:pPr>
            <w:del w:id="183" w:author="LSAdmin" w:date="2026-09-25T20:03:00Z" w16du:dateUtc="2026-09-26T00:03:00Z">
              <w:r w:rsidRPr="00485933">
                <w:rPr>
                  <w:rFonts w:ascii="Arial" w:hAnsi="Arial" w:cs="Arial"/>
                  <w:sz w:val="24"/>
                  <w:szCs w:val="24"/>
                </w:rPr>
                <w:delText>Health Education 200</w:delText>
              </w:r>
            </w:del>
          </w:p>
        </w:tc>
        <w:tc>
          <w:tcPr>
            <w:tcW w:w="990" w:type="dxa"/>
          </w:tcPr>
          <w:p w14:paraId="1F8701ED" w14:textId="77777777" w:rsidR="00485933" w:rsidRPr="00485933" w:rsidRDefault="00485933" w:rsidP="00A22233">
            <w:pPr>
              <w:jc w:val="center"/>
              <w:rPr>
                <w:del w:id="184" w:author="LSAdmin" w:date="2026-09-25T20:03:00Z" w16du:dateUtc="2026-09-26T00:03:00Z"/>
                <w:rFonts w:ascii="Arial" w:hAnsi="Arial" w:cs="Arial"/>
                <w:sz w:val="24"/>
                <w:szCs w:val="24"/>
              </w:rPr>
            </w:pPr>
            <w:del w:id="185" w:author="LSAdmin" w:date="2026-09-25T20:03:00Z" w16du:dateUtc="2026-09-26T00:03:00Z">
              <w:r w:rsidRPr="00485933">
                <w:rPr>
                  <w:rFonts w:ascii="Arial" w:hAnsi="Arial" w:cs="Arial"/>
                  <w:sz w:val="24"/>
                  <w:szCs w:val="24"/>
                </w:rPr>
                <w:delText>1</w:delText>
              </w:r>
            </w:del>
          </w:p>
        </w:tc>
      </w:tr>
    </w:tbl>
    <w:p w14:paraId="53D4CBCD" w14:textId="77777777" w:rsidR="00E42A3D" w:rsidRPr="003A3A7A" w:rsidRDefault="003A3A7A" w:rsidP="00152F87">
      <w:pPr>
        <w:shd w:val="clear" w:color="auto" w:fill="FFFFFF"/>
        <w:spacing w:after="0" w:line="240" w:lineRule="auto"/>
        <w:ind w:right="-720"/>
        <w:outlineLvl w:val="0"/>
        <w:rPr>
          <w:del w:id="186" w:author="LSAdmin" w:date="2026-09-25T20:03:00Z" w16du:dateUtc="2026-09-26T00:03:00Z"/>
          <w:rFonts w:ascii="Arial" w:eastAsia="Times New Roman" w:hAnsi="Arial" w:cs="Arial"/>
          <w:bCs/>
          <w:kern w:val="36"/>
          <w:sz w:val="24"/>
          <w:szCs w:val="24"/>
        </w:rPr>
      </w:pPr>
      <w:del w:id="187" w:author="LSAdmin" w:date="2026-09-25T20:03:00Z" w16du:dateUtc="2026-09-26T00:03:00Z">
        <w:r>
          <w:rPr>
            <w:rFonts w:ascii="Arial" w:eastAsia="Times New Roman" w:hAnsi="Arial" w:cs="Arial"/>
            <w:bCs/>
            <w:kern w:val="36"/>
            <w:sz w:val="24"/>
            <w:szCs w:val="24"/>
          </w:rPr>
          <w:br w:type="page"/>
        </w:r>
      </w:del>
    </w:p>
    <w:tbl>
      <w:tblPr>
        <w:tblStyle w:val="TableGrid"/>
        <w:tblW w:w="11430" w:type="dxa"/>
        <w:tblInd w:w="-972" w:type="dxa"/>
        <w:tblLook w:val="04A0" w:firstRow="1" w:lastRow="0" w:firstColumn="1" w:lastColumn="0" w:noHBand="0" w:noVBand="1"/>
        <w:tblCaption w:val="Third Year Fall and Spring"/>
      </w:tblPr>
      <w:tblGrid>
        <w:gridCol w:w="4770"/>
        <w:gridCol w:w="900"/>
        <w:gridCol w:w="4770"/>
        <w:gridCol w:w="990"/>
      </w:tblGrid>
      <w:tr w:rsidR="003A3A7A" w:rsidRPr="003A3A7A" w14:paraId="7152F572" w14:textId="77777777" w:rsidTr="003B5B4D">
        <w:trPr>
          <w:tblHeader/>
          <w:del w:id="188" w:author="LSAdmin" w:date="2026-09-25T20:03:00Z" w16du:dateUtc="2026-09-26T00:03:00Z"/>
        </w:trPr>
        <w:tc>
          <w:tcPr>
            <w:tcW w:w="4770" w:type="dxa"/>
          </w:tcPr>
          <w:p w14:paraId="259B53A3" w14:textId="77777777" w:rsidR="003A3A7A" w:rsidRPr="003A3A7A" w:rsidRDefault="003A3A7A" w:rsidP="00B54C6C">
            <w:pPr>
              <w:rPr>
                <w:del w:id="189" w:author="LSAdmin" w:date="2026-09-25T20:03:00Z" w16du:dateUtc="2026-09-26T00:03:00Z"/>
                <w:rFonts w:ascii="Arial" w:hAnsi="Arial" w:cs="Arial"/>
                <w:sz w:val="24"/>
                <w:szCs w:val="24"/>
              </w:rPr>
            </w:pPr>
            <w:del w:id="190" w:author="LSAdmin" w:date="2026-09-25T20:03:00Z" w16du:dateUtc="2026-09-26T00:03:00Z">
              <w:r w:rsidRPr="003A3A7A">
                <w:rPr>
                  <w:rFonts w:ascii="Arial" w:hAnsi="Arial" w:cs="Arial"/>
                  <w:sz w:val="24"/>
                  <w:szCs w:val="24"/>
                </w:rPr>
                <w:delText>Course</w:delText>
              </w:r>
            </w:del>
          </w:p>
        </w:tc>
        <w:tc>
          <w:tcPr>
            <w:tcW w:w="900" w:type="dxa"/>
          </w:tcPr>
          <w:p w14:paraId="52E457B9" w14:textId="77777777" w:rsidR="003A3A7A" w:rsidRPr="003A3A7A" w:rsidRDefault="003A3A7A" w:rsidP="00B54C6C">
            <w:pPr>
              <w:rPr>
                <w:del w:id="191" w:author="LSAdmin" w:date="2026-09-25T20:03:00Z" w16du:dateUtc="2026-09-26T00:03:00Z"/>
                <w:rFonts w:ascii="Arial" w:hAnsi="Arial" w:cs="Arial"/>
                <w:sz w:val="24"/>
                <w:szCs w:val="24"/>
              </w:rPr>
            </w:pPr>
            <w:del w:id="192" w:author="LSAdmin" w:date="2026-09-25T20:03:00Z" w16du:dateUtc="2026-09-26T00:03:00Z">
              <w:r w:rsidRPr="003A3A7A">
                <w:rPr>
                  <w:rFonts w:ascii="Arial" w:hAnsi="Arial" w:cs="Arial"/>
                  <w:sz w:val="24"/>
                  <w:szCs w:val="24"/>
                </w:rPr>
                <w:delText>Credit</w:delText>
              </w:r>
            </w:del>
          </w:p>
        </w:tc>
        <w:tc>
          <w:tcPr>
            <w:tcW w:w="4770" w:type="dxa"/>
          </w:tcPr>
          <w:p w14:paraId="1D06474D" w14:textId="77777777" w:rsidR="003A3A7A" w:rsidRPr="003A3A7A" w:rsidRDefault="003A3A7A" w:rsidP="00B54C6C">
            <w:pPr>
              <w:rPr>
                <w:del w:id="193" w:author="LSAdmin" w:date="2026-09-25T20:03:00Z" w16du:dateUtc="2026-09-26T00:03:00Z"/>
                <w:rFonts w:ascii="Arial" w:hAnsi="Arial" w:cs="Arial"/>
                <w:sz w:val="24"/>
                <w:szCs w:val="24"/>
              </w:rPr>
            </w:pPr>
            <w:del w:id="194" w:author="LSAdmin" w:date="2026-09-25T20:03:00Z" w16du:dateUtc="2026-09-26T00:03:00Z">
              <w:r w:rsidRPr="003A3A7A">
                <w:rPr>
                  <w:rFonts w:ascii="Arial" w:hAnsi="Arial" w:cs="Arial"/>
                  <w:sz w:val="24"/>
                  <w:szCs w:val="24"/>
                </w:rPr>
                <w:delText>Course</w:delText>
              </w:r>
            </w:del>
          </w:p>
        </w:tc>
        <w:tc>
          <w:tcPr>
            <w:tcW w:w="990" w:type="dxa"/>
          </w:tcPr>
          <w:p w14:paraId="14EA0874" w14:textId="77777777" w:rsidR="003A3A7A" w:rsidRPr="003A3A7A" w:rsidRDefault="003A3A7A" w:rsidP="00B54C6C">
            <w:pPr>
              <w:rPr>
                <w:del w:id="195" w:author="LSAdmin" w:date="2026-09-25T20:03:00Z" w16du:dateUtc="2026-09-26T00:03:00Z"/>
                <w:rFonts w:ascii="Arial" w:hAnsi="Arial" w:cs="Arial"/>
                <w:sz w:val="24"/>
                <w:szCs w:val="24"/>
              </w:rPr>
            </w:pPr>
            <w:del w:id="196" w:author="LSAdmin" w:date="2026-09-25T20:03:00Z" w16du:dateUtc="2026-09-26T00:03:00Z">
              <w:r w:rsidRPr="003A3A7A">
                <w:rPr>
                  <w:rFonts w:ascii="Arial" w:hAnsi="Arial" w:cs="Arial"/>
                  <w:sz w:val="24"/>
                  <w:szCs w:val="24"/>
                </w:rPr>
                <w:delText>Credit</w:delText>
              </w:r>
            </w:del>
          </w:p>
        </w:tc>
      </w:tr>
      <w:tr w:rsidR="003A3A7A" w:rsidRPr="003A3A7A" w14:paraId="68969BC0" w14:textId="77777777" w:rsidTr="00B54C6C">
        <w:trPr>
          <w:del w:id="197" w:author="LSAdmin" w:date="2026-09-25T20:03:00Z" w16du:dateUtc="2026-09-26T00:03:00Z"/>
        </w:trPr>
        <w:tc>
          <w:tcPr>
            <w:tcW w:w="4770" w:type="dxa"/>
            <w:shd w:val="clear" w:color="auto" w:fill="D9D9D9" w:themeFill="background1" w:themeFillShade="D9"/>
          </w:tcPr>
          <w:p w14:paraId="169F162B" w14:textId="77777777" w:rsidR="003A3A7A" w:rsidRPr="003A3A7A" w:rsidRDefault="003A3A7A" w:rsidP="00B54C6C">
            <w:pPr>
              <w:rPr>
                <w:del w:id="198" w:author="LSAdmin" w:date="2026-09-25T20:03:00Z" w16du:dateUtc="2026-09-26T00:03:00Z"/>
                <w:rFonts w:ascii="Arial" w:hAnsi="Arial" w:cs="Arial"/>
                <w:b/>
                <w:sz w:val="24"/>
                <w:szCs w:val="24"/>
              </w:rPr>
            </w:pPr>
            <w:del w:id="199" w:author="LSAdmin" w:date="2026-09-25T20:03:00Z" w16du:dateUtc="2026-09-26T00:03:00Z">
              <w:r w:rsidRPr="003A3A7A">
                <w:rPr>
                  <w:rFonts w:ascii="Arial" w:hAnsi="Arial" w:cs="Arial"/>
                  <w:b/>
                  <w:sz w:val="24"/>
                  <w:szCs w:val="24"/>
                </w:rPr>
                <w:delText>Third Year – Fall</w:delText>
              </w:r>
            </w:del>
          </w:p>
        </w:tc>
        <w:tc>
          <w:tcPr>
            <w:tcW w:w="900" w:type="dxa"/>
            <w:shd w:val="clear" w:color="auto" w:fill="D9D9D9" w:themeFill="background1" w:themeFillShade="D9"/>
          </w:tcPr>
          <w:p w14:paraId="70223DEB" w14:textId="77777777" w:rsidR="003A3A7A" w:rsidRPr="003A3A7A" w:rsidRDefault="003A3A7A" w:rsidP="00A6229E">
            <w:pPr>
              <w:jc w:val="center"/>
              <w:rPr>
                <w:del w:id="200" w:author="LSAdmin" w:date="2026-09-25T20:03:00Z" w16du:dateUtc="2026-09-26T00:03:00Z"/>
                <w:rFonts w:ascii="Arial" w:hAnsi="Arial" w:cs="Arial"/>
                <w:b/>
                <w:sz w:val="24"/>
                <w:szCs w:val="24"/>
              </w:rPr>
            </w:pPr>
            <w:del w:id="201" w:author="LSAdmin" w:date="2026-09-25T20:03:00Z" w16du:dateUtc="2026-09-26T00:03:00Z">
              <w:r w:rsidRPr="003A3A7A">
                <w:rPr>
                  <w:rFonts w:ascii="Arial" w:hAnsi="Arial" w:cs="Arial"/>
                  <w:b/>
                  <w:sz w:val="24"/>
                  <w:szCs w:val="24"/>
                </w:rPr>
                <w:delText>1</w:delText>
              </w:r>
              <w:r w:rsidR="00A6229E">
                <w:rPr>
                  <w:rFonts w:ascii="Arial" w:hAnsi="Arial" w:cs="Arial"/>
                  <w:b/>
                  <w:sz w:val="24"/>
                  <w:szCs w:val="24"/>
                </w:rPr>
                <w:delText>5</w:delText>
              </w:r>
            </w:del>
          </w:p>
        </w:tc>
        <w:tc>
          <w:tcPr>
            <w:tcW w:w="4770" w:type="dxa"/>
            <w:shd w:val="clear" w:color="auto" w:fill="D9D9D9" w:themeFill="background1" w:themeFillShade="D9"/>
          </w:tcPr>
          <w:p w14:paraId="6CAE5974" w14:textId="77777777" w:rsidR="003A3A7A" w:rsidRPr="003A3A7A" w:rsidRDefault="003A3A7A" w:rsidP="00B54C6C">
            <w:pPr>
              <w:rPr>
                <w:del w:id="202" w:author="LSAdmin" w:date="2026-09-25T20:03:00Z" w16du:dateUtc="2026-09-26T00:03:00Z"/>
                <w:rFonts w:ascii="Arial" w:hAnsi="Arial" w:cs="Arial"/>
                <w:b/>
                <w:sz w:val="24"/>
                <w:szCs w:val="24"/>
              </w:rPr>
            </w:pPr>
            <w:del w:id="203" w:author="LSAdmin" w:date="2026-09-25T20:03:00Z" w16du:dateUtc="2026-09-26T00:03:00Z">
              <w:r w:rsidRPr="003A3A7A">
                <w:rPr>
                  <w:rFonts w:ascii="Arial" w:hAnsi="Arial" w:cs="Arial"/>
                  <w:b/>
                  <w:sz w:val="24"/>
                  <w:szCs w:val="24"/>
                </w:rPr>
                <w:delText xml:space="preserve">Third Year – Spring </w:delText>
              </w:r>
            </w:del>
          </w:p>
        </w:tc>
        <w:tc>
          <w:tcPr>
            <w:tcW w:w="990" w:type="dxa"/>
            <w:shd w:val="clear" w:color="auto" w:fill="D9D9D9" w:themeFill="background1" w:themeFillShade="D9"/>
          </w:tcPr>
          <w:p w14:paraId="77AAA55B" w14:textId="77777777" w:rsidR="003A3A7A" w:rsidRPr="003A3A7A" w:rsidRDefault="003A3A7A" w:rsidP="00B54C6C">
            <w:pPr>
              <w:jc w:val="center"/>
              <w:rPr>
                <w:del w:id="204" w:author="LSAdmin" w:date="2026-09-25T20:03:00Z" w16du:dateUtc="2026-09-26T00:03:00Z"/>
                <w:rFonts w:ascii="Arial" w:hAnsi="Arial" w:cs="Arial"/>
                <w:b/>
                <w:sz w:val="24"/>
                <w:szCs w:val="24"/>
              </w:rPr>
            </w:pPr>
            <w:del w:id="205" w:author="LSAdmin" w:date="2026-09-25T20:03:00Z" w16du:dateUtc="2026-09-26T00:03:00Z">
              <w:r w:rsidRPr="003A3A7A">
                <w:rPr>
                  <w:rFonts w:ascii="Arial" w:hAnsi="Arial" w:cs="Arial"/>
                  <w:b/>
                  <w:sz w:val="24"/>
                  <w:szCs w:val="24"/>
                </w:rPr>
                <w:delText>15</w:delText>
              </w:r>
            </w:del>
          </w:p>
        </w:tc>
      </w:tr>
      <w:tr w:rsidR="00485933" w:rsidRPr="003A3A7A" w14:paraId="5CC1650B" w14:textId="77777777" w:rsidTr="00B54C6C">
        <w:trPr>
          <w:del w:id="206" w:author="LSAdmin" w:date="2026-09-25T20:03:00Z" w16du:dateUtc="2026-09-26T00:03:00Z"/>
        </w:trPr>
        <w:tc>
          <w:tcPr>
            <w:tcW w:w="4770" w:type="dxa"/>
          </w:tcPr>
          <w:p w14:paraId="74E21327" w14:textId="77777777" w:rsidR="00485933" w:rsidRPr="00485933" w:rsidRDefault="00485933" w:rsidP="00A22233">
            <w:pPr>
              <w:rPr>
                <w:del w:id="207" w:author="LSAdmin" w:date="2026-09-25T20:03:00Z" w16du:dateUtc="2026-09-26T00:03:00Z"/>
                <w:rFonts w:ascii="Arial" w:hAnsi="Arial" w:cs="Arial"/>
                <w:sz w:val="24"/>
                <w:szCs w:val="24"/>
              </w:rPr>
            </w:pPr>
            <w:del w:id="208" w:author="LSAdmin" w:date="2026-09-25T20:03:00Z" w16du:dateUtc="2026-09-26T00:03:00Z">
              <w:r w:rsidRPr="00485933">
                <w:rPr>
                  <w:rFonts w:ascii="Arial" w:hAnsi="Arial" w:cs="Arial"/>
                  <w:sz w:val="24"/>
                  <w:szCs w:val="24"/>
                </w:rPr>
                <w:delText>Gerontology 210</w:delText>
              </w:r>
            </w:del>
          </w:p>
        </w:tc>
        <w:tc>
          <w:tcPr>
            <w:tcW w:w="900" w:type="dxa"/>
          </w:tcPr>
          <w:p w14:paraId="2005A96B" w14:textId="77777777" w:rsidR="00485933" w:rsidRPr="00485933" w:rsidRDefault="00485933" w:rsidP="00A22233">
            <w:pPr>
              <w:jc w:val="center"/>
              <w:rPr>
                <w:del w:id="209" w:author="LSAdmin" w:date="2026-09-25T20:03:00Z" w16du:dateUtc="2026-09-26T00:03:00Z"/>
                <w:rFonts w:ascii="Arial" w:hAnsi="Arial" w:cs="Arial"/>
                <w:sz w:val="24"/>
                <w:szCs w:val="24"/>
              </w:rPr>
            </w:pPr>
            <w:del w:id="210" w:author="LSAdmin" w:date="2026-09-25T20:03:00Z" w16du:dateUtc="2026-09-26T00:03:00Z">
              <w:r w:rsidRPr="00485933">
                <w:rPr>
                  <w:rFonts w:ascii="Arial" w:hAnsi="Arial" w:cs="Arial"/>
                  <w:sz w:val="24"/>
                  <w:szCs w:val="24"/>
                </w:rPr>
                <w:delText>3</w:delText>
              </w:r>
            </w:del>
          </w:p>
        </w:tc>
        <w:tc>
          <w:tcPr>
            <w:tcW w:w="4770" w:type="dxa"/>
          </w:tcPr>
          <w:p w14:paraId="14413714" w14:textId="77777777" w:rsidR="00485933" w:rsidRPr="00485933" w:rsidRDefault="00485933" w:rsidP="00A22233">
            <w:pPr>
              <w:rPr>
                <w:del w:id="211" w:author="LSAdmin" w:date="2026-09-25T20:03:00Z" w16du:dateUtc="2026-09-26T00:03:00Z"/>
                <w:rFonts w:ascii="Arial" w:hAnsi="Arial" w:cs="Arial"/>
                <w:sz w:val="24"/>
                <w:szCs w:val="24"/>
              </w:rPr>
            </w:pPr>
            <w:del w:id="212" w:author="LSAdmin" w:date="2026-09-25T20:03:00Z" w16du:dateUtc="2026-09-26T00:03:00Z">
              <w:r w:rsidRPr="00485933">
                <w:rPr>
                  <w:rFonts w:ascii="Arial" w:hAnsi="Arial" w:cs="Arial"/>
                  <w:sz w:val="24"/>
                  <w:szCs w:val="24"/>
                </w:rPr>
                <w:delText>Health Education 331 (WI)</w:delText>
              </w:r>
            </w:del>
          </w:p>
        </w:tc>
        <w:tc>
          <w:tcPr>
            <w:tcW w:w="990" w:type="dxa"/>
          </w:tcPr>
          <w:p w14:paraId="24EABF80" w14:textId="77777777" w:rsidR="00485933" w:rsidRPr="00485933" w:rsidRDefault="00485933" w:rsidP="00A22233">
            <w:pPr>
              <w:jc w:val="center"/>
              <w:rPr>
                <w:del w:id="213" w:author="LSAdmin" w:date="2026-09-25T20:03:00Z" w16du:dateUtc="2026-09-26T00:03:00Z"/>
                <w:rFonts w:ascii="Arial" w:hAnsi="Arial" w:cs="Arial"/>
                <w:sz w:val="24"/>
                <w:szCs w:val="24"/>
              </w:rPr>
            </w:pPr>
            <w:del w:id="214" w:author="LSAdmin" w:date="2026-09-25T20:03:00Z" w16du:dateUtc="2026-09-26T00:03:00Z">
              <w:r w:rsidRPr="00485933">
                <w:rPr>
                  <w:rFonts w:ascii="Arial" w:hAnsi="Arial" w:cs="Arial"/>
                  <w:sz w:val="24"/>
                  <w:szCs w:val="24"/>
                </w:rPr>
                <w:delText>3</w:delText>
              </w:r>
            </w:del>
          </w:p>
        </w:tc>
      </w:tr>
      <w:tr w:rsidR="00485933" w:rsidRPr="003A3A7A" w14:paraId="1546BCB5" w14:textId="77777777" w:rsidTr="00B54C6C">
        <w:trPr>
          <w:del w:id="215" w:author="LSAdmin" w:date="2026-09-25T20:03:00Z" w16du:dateUtc="2026-09-26T00:03:00Z"/>
        </w:trPr>
        <w:tc>
          <w:tcPr>
            <w:tcW w:w="4770" w:type="dxa"/>
          </w:tcPr>
          <w:p w14:paraId="024E4525" w14:textId="77777777" w:rsidR="00485933" w:rsidRPr="00485933" w:rsidRDefault="00485933" w:rsidP="00A22233">
            <w:pPr>
              <w:rPr>
                <w:del w:id="216" w:author="LSAdmin" w:date="2026-09-25T20:03:00Z" w16du:dateUtc="2026-09-26T00:03:00Z"/>
                <w:rFonts w:ascii="Arial" w:hAnsi="Arial" w:cs="Arial"/>
                <w:sz w:val="24"/>
                <w:szCs w:val="24"/>
              </w:rPr>
            </w:pPr>
            <w:del w:id="217" w:author="LSAdmin" w:date="2026-09-25T20:03:00Z" w16du:dateUtc="2026-09-26T00:03:00Z">
              <w:r w:rsidRPr="00485933">
                <w:rPr>
                  <w:rFonts w:ascii="Arial" w:hAnsi="Arial" w:cs="Arial"/>
                  <w:sz w:val="24"/>
                  <w:szCs w:val="24"/>
                </w:rPr>
                <w:delText>Health Education 341</w:delText>
              </w:r>
            </w:del>
          </w:p>
        </w:tc>
        <w:tc>
          <w:tcPr>
            <w:tcW w:w="900" w:type="dxa"/>
          </w:tcPr>
          <w:p w14:paraId="0FBF505F" w14:textId="77777777" w:rsidR="00485933" w:rsidRPr="00485933" w:rsidRDefault="00485933" w:rsidP="00A22233">
            <w:pPr>
              <w:jc w:val="center"/>
              <w:rPr>
                <w:del w:id="218" w:author="LSAdmin" w:date="2026-09-25T20:03:00Z" w16du:dateUtc="2026-09-26T00:03:00Z"/>
                <w:rFonts w:ascii="Arial" w:hAnsi="Arial" w:cs="Arial"/>
                <w:sz w:val="24"/>
                <w:szCs w:val="24"/>
              </w:rPr>
            </w:pPr>
            <w:del w:id="219" w:author="LSAdmin" w:date="2026-09-25T20:03:00Z" w16du:dateUtc="2026-09-26T00:03:00Z">
              <w:r w:rsidRPr="00485933">
                <w:rPr>
                  <w:rFonts w:ascii="Arial" w:hAnsi="Arial" w:cs="Arial"/>
                  <w:sz w:val="24"/>
                  <w:szCs w:val="24"/>
                </w:rPr>
                <w:delText>3</w:delText>
              </w:r>
            </w:del>
          </w:p>
        </w:tc>
        <w:tc>
          <w:tcPr>
            <w:tcW w:w="4770" w:type="dxa"/>
          </w:tcPr>
          <w:p w14:paraId="397AFB45" w14:textId="77777777" w:rsidR="00485933" w:rsidRPr="00485933" w:rsidRDefault="00485933" w:rsidP="00A22233">
            <w:pPr>
              <w:rPr>
                <w:del w:id="220" w:author="LSAdmin" w:date="2026-09-25T20:03:00Z" w16du:dateUtc="2026-09-26T00:03:00Z"/>
                <w:rFonts w:ascii="Arial" w:hAnsi="Arial" w:cs="Arial"/>
                <w:sz w:val="24"/>
                <w:szCs w:val="24"/>
              </w:rPr>
            </w:pPr>
            <w:del w:id="221" w:author="LSAdmin" w:date="2026-09-25T20:03:00Z" w16du:dateUtc="2026-09-26T00:03:00Z">
              <w:r w:rsidRPr="00485933">
                <w:rPr>
                  <w:rFonts w:ascii="Arial" w:hAnsi="Arial" w:cs="Arial"/>
                  <w:sz w:val="24"/>
                  <w:szCs w:val="24"/>
                </w:rPr>
                <w:delText>Gerontology 301</w:delText>
              </w:r>
            </w:del>
          </w:p>
        </w:tc>
        <w:tc>
          <w:tcPr>
            <w:tcW w:w="990" w:type="dxa"/>
          </w:tcPr>
          <w:p w14:paraId="3E065DBC" w14:textId="77777777" w:rsidR="00485933" w:rsidRPr="00485933" w:rsidRDefault="00485933" w:rsidP="00A22233">
            <w:pPr>
              <w:jc w:val="center"/>
              <w:rPr>
                <w:del w:id="222" w:author="LSAdmin" w:date="2026-09-25T20:03:00Z" w16du:dateUtc="2026-09-26T00:03:00Z"/>
                <w:rFonts w:ascii="Arial" w:hAnsi="Arial" w:cs="Arial"/>
                <w:sz w:val="24"/>
                <w:szCs w:val="24"/>
              </w:rPr>
            </w:pPr>
            <w:del w:id="223" w:author="LSAdmin" w:date="2026-09-25T20:03:00Z" w16du:dateUtc="2026-09-26T00:03:00Z">
              <w:r w:rsidRPr="00485933">
                <w:rPr>
                  <w:rFonts w:ascii="Arial" w:hAnsi="Arial" w:cs="Arial"/>
                  <w:sz w:val="24"/>
                  <w:szCs w:val="24"/>
                </w:rPr>
                <w:delText>3</w:delText>
              </w:r>
            </w:del>
          </w:p>
        </w:tc>
      </w:tr>
      <w:tr w:rsidR="00485933" w:rsidRPr="003A3A7A" w14:paraId="2A8D216D" w14:textId="77777777" w:rsidTr="00B54C6C">
        <w:trPr>
          <w:del w:id="224" w:author="LSAdmin" w:date="2026-09-25T20:03:00Z" w16du:dateUtc="2026-09-26T00:03:00Z"/>
        </w:trPr>
        <w:tc>
          <w:tcPr>
            <w:tcW w:w="4770" w:type="dxa"/>
          </w:tcPr>
          <w:p w14:paraId="55C22333" w14:textId="77777777" w:rsidR="00485933" w:rsidRPr="00485933" w:rsidRDefault="00485933" w:rsidP="00A22233">
            <w:pPr>
              <w:rPr>
                <w:del w:id="225" w:author="LSAdmin" w:date="2026-09-25T20:03:00Z" w16du:dateUtc="2026-09-26T00:03:00Z"/>
                <w:rFonts w:ascii="Arial" w:hAnsi="Arial" w:cs="Arial"/>
                <w:sz w:val="24"/>
                <w:szCs w:val="24"/>
              </w:rPr>
            </w:pPr>
            <w:del w:id="226" w:author="LSAdmin" w:date="2026-09-25T20:03:00Z" w16du:dateUtc="2026-09-26T00:03:00Z">
              <w:r w:rsidRPr="00485933">
                <w:rPr>
                  <w:rFonts w:ascii="Arial" w:hAnsi="Arial" w:cs="Arial"/>
                  <w:sz w:val="24"/>
                  <w:szCs w:val="24"/>
                </w:rPr>
                <w:delText>College Option (CO): Writing 303^</w:delText>
              </w:r>
            </w:del>
          </w:p>
        </w:tc>
        <w:tc>
          <w:tcPr>
            <w:tcW w:w="900" w:type="dxa"/>
          </w:tcPr>
          <w:p w14:paraId="13CD4541" w14:textId="77777777" w:rsidR="00485933" w:rsidRPr="00485933" w:rsidRDefault="00485933" w:rsidP="00A22233">
            <w:pPr>
              <w:jc w:val="center"/>
              <w:rPr>
                <w:del w:id="227" w:author="LSAdmin" w:date="2026-09-25T20:03:00Z" w16du:dateUtc="2026-09-26T00:03:00Z"/>
                <w:rFonts w:ascii="Arial" w:hAnsi="Arial" w:cs="Arial"/>
                <w:sz w:val="24"/>
                <w:szCs w:val="24"/>
              </w:rPr>
            </w:pPr>
            <w:del w:id="228" w:author="LSAdmin" w:date="2026-09-25T20:03:00Z" w16du:dateUtc="2026-09-26T00:03:00Z">
              <w:r w:rsidRPr="00485933">
                <w:rPr>
                  <w:rFonts w:ascii="Arial" w:hAnsi="Arial" w:cs="Arial"/>
                  <w:sz w:val="24"/>
                  <w:szCs w:val="24"/>
                </w:rPr>
                <w:delText>3</w:delText>
              </w:r>
            </w:del>
          </w:p>
        </w:tc>
        <w:tc>
          <w:tcPr>
            <w:tcW w:w="4770" w:type="dxa"/>
          </w:tcPr>
          <w:p w14:paraId="44E68D67" w14:textId="77777777" w:rsidR="00485933" w:rsidRPr="00485933" w:rsidRDefault="00485933" w:rsidP="00A22233">
            <w:pPr>
              <w:rPr>
                <w:del w:id="229" w:author="LSAdmin" w:date="2026-09-25T20:03:00Z" w16du:dateUtc="2026-09-26T00:03:00Z"/>
                <w:rFonts w:ascii="Arial" w:hAnsi="Arial" w:cs="Arial"/>
                <w:sz w:val="24"/>
                <w:szCs w:val="24"/>
              </w:rPr>
            </w:pPr>
            <w:del w:id="230" w:author="LSAdmin" w:date="2026-09-25T20:03:00Z" w16du:dateUtc="2026-09-26T00:03:00Z">
              <w:r w:rsidRPr="00485933">
                <w:rPr>
                  <w:rFonts w:ascii="Arial" w:hAnsi="Arial" w:cs="Arial"/>
                  <w:sz w:val="24"/>
                  <w:szCs w:val="24"/>
                </w:rPr>
                <w:delText>Psychology 280</w:delText>
              </w:r>
            </w:del>
          </w:p>
        </w:tc>
        <w:tc>
          <w:tcPr>
            <w:tcW w:w="990" w:type="dxa"/>
          </w:tcPr>
          <w:p w14:paraId="5BCB8A7F" w14:textId="77777777" w:rsidR="00485933" w:rsidRPr="00485933" w:rsidRDefault="00485933" w:rsidP="00A22233">
            <w:pPr>
              <w:jc w:val="center"/>
              <w:rPr>
                <w:del w:id="231" w:author="LSAdmin" w:date="2026-09-25T20:03:00Z" w16du:dateUtc="2026-09-26T00:03:00Z"/>
                <w:rFonts w:ascii="Arial" w:hAnsi="Arial" w:cs="Arial"/>
                <w:sz w:val="24"/>
                <w:szCs w:val="24"/>
              </w:rPr>
            </w:pPr>
            <w:del w:id="232" w:author="LSAdmin" w:date="2026-09-25T20:03:00Z" w16du:dateUtc="2026-09-26T00:03:00Z">
              <w:r w:rsidRPr="00485933">
                <w:rPr>
                  <w:rFonts w:ascii="Arial" w:hAnsi="Arial" w:cs="Arial"/>
                  <w:sz w:val="24"/>
                  <w:szCs w:val="24"/>
                </w:rPr>
                <w:delText>3</w:delText>
              </w:r>
            </w:del>
          </w:p>
        </w:tc>
      </w:tr>
      <w:tr w:rsidR="00E82E5C" w:rsidRPr="003A3A7A" w14:paraId="272F69FB" w14:textId="77777777" w:rsidTr="00B54C6C">
        <w:trPr>
          <w:del w:id="233" w:author="LSAdmin" w:date="2026-09-25T20:03:00Z" w16du:dateUtc="2026-09-26T00:03:00Z"/>
        </w:trPr>
        <w:tc>
          <w:tcPr>
            <w:tcW w:w="4770" w:type="dxa"/>
          </w:tcPr>
          <w:p w14:paraId="03480CAC" w14:textId="77777777" w:rsidR="00E82E5C" w:rsidRPr="00485933" w:rsidRDefault="00E82E5C" w:rsidP="00E82E5C">
            <w:pPr>
              <w:rPr>
                <w:del w:id="234" w:author="LSAdmin" w:date="2026-09-25T20:03:00Z" w16du:dateUtc="2026-09-26T00:03:00Z"/>
                <w:rFonts w:ascii="Arial" w:hAnsi="Arial" w:cs="Arial"/>
                <w:sz w:val="24"/>
                <w:szCs w:val="24"/>
              </w:rPr>
            </w:pPr>
            <w:del w:id="235" w:author="LSAdmin" w:date="2026-09-25T20:03:00Z" w16du:dateUtc="2026-09-26T00:03:00Z">
              <w:r>
                <w:rPr>
                  <w:rFonts w:ascii="Arial" w:hAnsi="Arial" w:cs="Arial"/>
                  <w:sz w:val="24"/>
                  <w:szCs w:val="24"/>
                </w:rPr>
                <w:delText>Elective (Liberal Arts)</w:delText>
              </w:r>
            </w:del>
          </w:p>
        </w:tc>
        <w:tc>
          <w:tcPr>
            <w:tcW w:w="900" w:type="dxa"/>
          </w:tcPr>
          <w:p w14:paraId="7E1ACD31" w14:textId="77777777" w:rsidR="00E82E5C" w:rsidRPr="00485933" w:rsidRDefault="00E82E5C" w:rsidP="00E82E5C">
            <w:pPr>
              <w:jc w:val="center"/>
              <w:rPr>
                <w:del w:id="236" w:author="LSAdmin" w:date="2026-09-25T20:03:00Z" w16du:dateUtc="2026-09-26T00:03:00Z"/>
                <w:rFonts w:ascii="Arial" w:hAnsi="Arial" w:cs="Arial"/>
                <w:sz w:val="24"/>
                <w:szCs w:val="24"/>
              </w:rPr>
            </w:pPr>
            <w:del w:id="237" w:author="LSAdmin" w:date="2026-09-25T20:03:00Z" w16du:dateUtc="2026-09-26T00:03:00Z">
              <w:r>
                <w:rPr>
                  <w:rFonts w:ascii="Arial" w:hAnsi="Arial" w:cs="Arial"/>
                  <w:sz w:val="24"/>
                  <w:szCs w:val="24"/>
                </w:rPr>
                <w:delText>3</w:delText>
              </w:r>
            </w:del>
          </w:p>
        </w:tc>
        <w:tc>
          <w:tcPr>
            <w:tcW w:w="4770" w:type="dxa"/>
          </w:tcPr>
          <w:p w14:paraId="653EBF2C" w14:textId="77777777" w:rsidR="00E82E5C" w:rsidRPr="00485933" w:rsidRDefault="0024112B" w:rsidP="00E82E5C">
            <w:pPr>
              <w:rPr>
                <w:del w:id="238" w:author="LSAdmin" w:date="2026-09-25T20:03:00Z" w16du:dateUtc="2026-09-26T00:03:00Z"/>
                <w:rFonts w:ascii="Arial" w:hAnsi="Arial" w:cs="Arial"/>
                <w:sz w:val="24"/>
                <w:szCs w:val="24"/>
              </w:rPr>
            </w:pPr>
            <w:del w:id="239" w:author="LSAdmin" w:date="2026-09-25T20:03:00Z" w16du:dateUtc="2026-09-26T00:03:00Z">
              <w:r>
                <w:rPr>
                  <w:rFonts w:ascii="Arial" w:hAnsi="Arial" w:cs="Arial"/>
                  <w:sz w:val="24"/>
                  <w:szCs w:val="24"/>
                </w:rPr>
                <w:delText xml:space="preserve">Gerontology </w:delText>
              </w:r>
              <w:r w:rsidR="00E82E5C" w:rsidRPr="00485933">
                <w:rPr>
                  <w:rFonts w:ascii="Arial" w:hAnsi="Arial" w:cs="Arial"/>
                  <w:sz w:val="24"/>
                  <w:szCs w:val="24"/>
                </w:rPr>
                <w:delText>elective**</w:delText>
              </w:r>
            </w:del>
          </w:p>
        </w:tc>
        <w:tc>
          <w:tcPr>
            <w:tcW w:w="990" w:type="dxa"/>
          </w:tcPr>
          <w:p w14:paraId="3338DAD2" w14:textId="77777777" w:rsidR="00E82E5C" w:rsidRPr="00485933" w:rsidRDefault="00E82E5C" w:rsidP="00E82E5C">
            <w:pPr>
              <w:jc w:val="center"/>
              <w:rPr>
                <w:del w:id="240" w:author="LSAdmin" w:date="2026-09-25T20:03:00Z" w16du:dateUtc="2026-09-26T00:03:00Z"/>
                <w:rFonts w:ascii="Arial" w:hAnsi="Arial" w:cs="Arial"/>
                <w:sz w:val="24"/>
                <w:szCs w:val="24"/>
              </w:rPr>
            </w:pPr>
            <w:del w:id="241" w:author="LSAdmin" w:date="2026-09-25T20:03:00Z" w16du:dateUtc="2026-09-26T00:03:00Z">
              <w:r w:rsidRPr="00485933">
                <w:rPr>
                  <w:rFonts w:ascii="Arial" w:hAnsi="Arial" w:cs="Arial"/>
                  <w:sz w:val="24"/>
                  <w:szCs w:val="24"/>
                </w:rPr>
                <w:delText>3</w:delText>
              </w:r>
            </w:del>
          </w:p>
        </w:tc>
      </w:tr>
      <w:tr w:rsidR="00E82E5C" w:rsidRPr="003A3A7A" w14:paraId="05664D36" w14:textId="77777777" w:rsidTr="00B54C6C">
        <w:trPr>
          <w:del w:id="242" w:author="LSAdmin" w:date="2026-09-25T20:03:00Z" w16du:dateUtc="2026-09-26T00:03:00Z"/>
        </w:trPr>
        <w:tc>
          <w:tcPr>
            <w:tcW w:w="4770" w:type="dxa"/>
          </w:tcPr>
          <w:p w14:paraId="610184CB" w14:textId="77777777" w:rsidR="00E82E5C" w:rsidRPr="00485933" w:rsidRDefault="00E82E5C" w:rsidP="00E82E5C">
            <w:pPr>
              <w:rPr>
                <w:del w:id="243" w:author="LSAdmin" w:date="2026-09-25T20:03:00Z" w16du:dateUtc="2026-09-26T00:03:00Z"/>
                <w:rFonts w:ascii="Arial" w:hAnsi="Arial" w:cs="Arial"/>
                <w:sz w:val="24"/>
                <w:szCs w:val="24"/>
              </w:rPr>
            </w:pPr>
            <w:del w:id="244" w:author="LSAdmin" w:date="2026-09-25T20:03:00Z" w16du:dateUtc="2026-09-26T00:03:00Z">
              <w:r>
                <w:rPr>
                  <w:rFonts w:ascii="Arial" w:hAnsi="Arial" w:cs="Arial"/>
                  <w:sz w:val="24"/>
                  <w:szCs w:val="24"/>
                </w:rPr>
                <w:delText>Elective (Liberal Arts)</w:delText>
              </w:r>
            </w:del>
          </w:p>
        </w:tc>
        <w:tc>
          <w:tcPr>
            <w:tcW w:w="900" w:type="dxa"/>
          </w:tcPr>
          <w:p w14:paraId="12504BF2" w14:textId="77777777" w:rsidR="00E82E5C" w:rsidRPr="00485933" w:rsidRDefault="00E82E5C" w:rsidP="00E82E5C">
            <w:pPr>
              <w:jc w:val="center"/>
              <w:rPr>
                <w:del w:id="245" w:author="LSAdmin" w:date="2026-09-25T20:03:00Z" w16du:dateUtc="2026-09-26T00:03:00Z"/>
                <w:rFonts w:ascii="Arial" w:hAnsi="Arial" w:cs="Arial"/>
                <w:sz w:val="24"/>
                <w:szCs w:val="24"/>
              </w:rPr>
            </w:pPr>
            <w:del w:id="246" w:author="LSAdmin" w:date="2026-09-25T20:03:00Z" w16du:dateUtc="2026-09-26T00:03:00Z">
              <w:r>
                <w:rPr>
                  <w:rFonts w:ascii="Arial" w:hAnsi="Arial" w:cs="Arial"/>
                  <w:sz w:val="24"/>
                  <w:szCs w:val="24"/>
                </w:rPr>
                <w:delText>3</w:delText>
              </w:r>
            </w:del>
          </w:p>
        </w:tc>
        <w:tc>
          <w:tcPr>
            <w:tcW w:w="4770" w:type="dxa"/>
          </w:tcPr>
          <w:p w14:paraId="2D7E417B" w14:textId="77777777" w:rsidR="00E82E5C" w:rsidRPr="00485933" w:rsidRDefault="00E82E5C" w:rsidP="00E82E5C">
            <w:pPr>
              <w:rPr>
                <w:del w:id="247" w:author="LSAdmin" w:date="2026-09-25T20:03:00Z" w16du:dateUtc="2026-09-26T00:03:00Z"/>
                <w:rFonts w:ascii="Arial" w:hAnsi="Arial" w:cs="Arial"/>
                <w:sz w:val="24"/>
                <w:szCs w:val="24"/>
              </w:rPr>
            </w:pPr>
            <w:del w:id="248" w:author="LSAdmin" w:date="2026-09-25T20:03:00Z" w16du:dateUtc="2026-09-26T00:03:00Z">
              <w:r>
                <w:rPr>
                  <w:rFonts w:ascii="Arial" w:hAnsi="Arial" w:cs="Arial"/>
                  <w:sz w:val="24"/>
                  <w:szCs w:val="24"/>
                </w:rPr>
                <w:delText>Elective (Liberal Arts)</w:delText>
              </w:r>
            </w:del>
          </w:p>
        </w:tc>
        <w:tc>
          <w:tcPr>
            <w:tcW w:w="990" w:type="dxa"/>
          </w:tcPr>
          <w:p w14:paraId="5FA2D8DC" w14:textId="77777777" w:rsidR="00E82E5C" w:rsidRPr="00485933" w:rsidRDefault="00E82E5C" w:rsidP="00E82E5C">
            <w:pPr>
              <w:jc w:val="center"/>
              <w:rPr>
                <w:del w:id="249" w:author="LSAdmin" w:date="2026-09-25T20:03:00Z" w16du:dateUtc="2026-09-26T00:03:00Z"/>
                <w:rFonts w:ascii="Arial" w:hAnsi="Arial" w:cs="Arial"/>
                <w:sz w:val="24"/>
                <w:szCs w:val="24"/>
              </w:rPr>
            </w:pPr>
            <w:del w:id="250" w:author="LSAdmin" w:date="2026-09-25T20:03:00Z" w16du:dateUtc="2026-09-26T00:03:00Z">
              <w:r>
                <w:rPr>
                  <w:rFonts w:ascii="Arial" w:hAnsi="Arial" w:cs="Arial"/>
                  <w:sz w:val="24"/>
                  <w:szCs w:val="24"/>
                </w:rPr>
                <w:delText>3</w:delText>
              </w:r>
            </w:del>
          </w:p>
        </w:tc>
      </w:tr>
    </w:tbl>
    <w:p w14:paraId="40ACC990" w14:textId="77777777" w:rsidR="00E25602" w:rsidRPr="003A3A7A" w:rsidRDefault="00E25602" w:rsidP="00E25602">
      <w:pPr>
        <w:pStyle w:val="ListParagraph"/>
        <w:widowControl w:val="0"/>
        <w:autoSpaceDE w:val="0"/>
        <w:autoSpaceDN w:val="0"/>
        <w:adjustRightInd w:val="0"/>
        <w:spacing w:after="0" w:line="240" w:lineRule="auto"/>
        <w:ind w:left="360"/>
        <w:rPr>
          <w:del w:id="251" w:author="LSAdmin" w:date="2026-09-25T20:03:00Z" w16du:dateUtc="2026-09-26T00:03:00Z"/>
          <w:rFonts w:ascii="Arial" w:hAnsi="Arial" w:cs="Arial"/>
          <w:iCs/>
          <w:color w:val="221E1F"/>
          <w:sz w:val="24"/>
          <w:szCs w:val="24"/>
        </w:rPr>
      </w:pPr>
    </w:p>
    <w:tbl>
      <w:tblPr>
        <w:tblStyle w:val="TableGrid"/>
        <w:tblW w:w="11430" w:type="dxa"/>
        <w:tblInd w:w="-972" w:type="dxa"/>
        <w:tblLook w:val="04A0" w:firstRow="1" w:lastRow="0" w:firstColumn="1" w:lastColumn="0" w:noHBand="0" w:noVBand="1"/>
        <w:tblCaption w:val="Fourth Year Fall and Spring"/>
      </w:tblPr>
      <w:tblGrid>
        <w:gridCol w:w="4770"/>
        <w:gridCol w:w="900"/>
        <w:gridCol w:w="4770"/>
        <w:gridCol w:w="990"/>
      </w:tblGrid>
      <w:tr w:rsidR="003A3A7A" w:rsidRPr="003A3A7A" w14:paraId="22C83365" w14:textId="77777777" w:rsidTr="003B5B4D">
        <w:trPr>
          <w:tblHeader/>
          <w:del w:id="252" w:author="LSAdmin" w:date="2026-09-25T20:03:00Z" w16du:dateUtc="2026-09-26T00:03:00Z"/>
        </w:trPr>
        <w:tc>
          <w:tcPr>
            <w:tcW w:w="4770" w:type="dxa"/>
          </w:tcPr>
          <w:p w14:paraId="3FBD74F3" w14:textId="77777777" w:rsidR="003A3A7A" w:rsidRPr="003A3A7A" w:rsidRDefault="003A3A7A" w:rsidP="00B54C6C">
            <w:pPr>
              <w:rPr>
                <w:del w:id="253" w:author="LSAdmin" w:date="2026-09-25T20:03:00Z" w16du:dateUtc="2026-09-26T00:03:00Z"/>
                <w:rFonts w:ascii="Arial" w:hAnsi="Arial" w:cs="Arial"/>
                <w:sz w:val="24"/>
                <w:szCs w:val="24"/>
              </w:rPr>
            </w:pPr>
            <w:del w:id="254" w:author="LSAdmin" w:date="2026-09-25T20:03:00Z" w16du:dateUtc="2026-09-26T00:03:00Z">
              <w:r w:rsidRPr="003A3A7A">
                <w:rPr>
                  <w:rFonts w:ascii="Arial" w:hAnsi="Arial" w:cs="Arial"/>
                  <w:sz w:val="24"/>
                  <w:szCs w:val="24"/>
                </w:rPr>
                <w:delText>Course</w:delText>
              </w:r>
            </w:del>
          </w:p>
        </w:tc>
        <w:tc>
          <w:tcPr>
            <w:tcW w:w="900" w:type="dxa"/>
          </w:tcPr>
          <w:p w14:paraId="623C6DBC" w14:textId="77777777" w:rsidR="003A3A7A" w:rsidRPr="003A3A7A" w:rsidRDefault="003A3A7A" w:rsidP="00B54C6C">
            <w:pPr>
              <w:rPr>
                <w:del w:id="255" w:author="LSAdmin" w:date="2026-09-25T20:03:00Z" w16du:dateUtc="2026-09-26T00:03:00Z"/>
                <w:rFonts w:ascii="Arial" w:hAnsi="Arial" w:cs="Arial"/>
                <w:sz w:val="24"/>
                <w:szCs w:val="24"/>
              </w:rPr>
            </w:pPr>
            <w:del w:id="256" w:author="LSAdmin" w:date="2026-09-25T20:03:00Z" w16du:dateUtc="2026-09-26T00:03:00Z">
              <w:r w:rsidRPr="003A3A7A">
                <w:rPr>
                  <w:rFonts w:ascii="Arial" w:hAnsi="Arial" w:cs="Arial"/>
                  <w:sz w:val="24"/>
                  <w:szCs w:val="24"/>
                </w:rPr>
                <w:delText>Credit</w:delText>
              </w:r>
            </w:del>
          </w:p>
        </w:tc>
        <w:tc>
          <w:tcPr>
            <w:tcW w:w="4770" w:type="dxa"/>
          </w:tcPr>
          <w:p w14:paraId="434AAEDF" w14:textId="77777777" w:rsidR="003A3A7A" w:rsidRPr="003A3A7A" w:rsidRDefault="003A3A7A" w:rsidP="00B54C6C">
            <w:pPr>
              <w:rPr>
                <w:del w:id="257" w:author="LSAdmin" w:date="2026-09-25T20:03:00Z" w16du:dateUtc="2026-09-26T00:03:00Z"/>
                <w:rFonts w:ascii="Arial" w:hAnsi="Arial" w:cs="Arial"/>
                <w:sz w:val="24"/>
                <w:szCs w:val="24"/>
              </w:rPr>
            </w:pPr>
            <w:del w:id="258" w:author="LSAdmin" w:date="2026-09-25T20:03:00Z" w16du:dateUtc="2026-09-26T00:03:00Z">
              <w:r w:rsidRPr="003A3A7A">
                <w:rPr>
                  <w:rFonts w:ascii="Arial" w:hAnsi="Arial" w:cs="Arial"/>
                  <w:sz w:val="24"/>
                  <w:szCs w:val="24"/>
                </w:rPr>
                <w:delText>Course</w:delText>
              </w:r>
            </w:del>
          </w:p>
        </w:tc>
        <w:tc>
          <w:tcPr>
            <w:tcW w:w="990" w:type="dxa"/>
          </w:tcPr>
          <w:p w14:paraId="2323783B" w14:textId="77777777" w:rsidR="003A3A7A" w:rsidRPr="003A3A7A" w:rsidRDefault="003A3A7A" w:rsidP="00B54C6C">
            <w:pPr>
              <w:rPr>
                <w:del w:id="259" w:author="LSAdmin" w:date="2026-09-25T20:03:00Z" w16du:dateUtc="2026-09-26T00:03:00Z"/>
                <w:rFonts w:ascii="Arial" w:hAnsi="Arial" w:cs="Arial"/>
                <w:sz w:val="24"/>
                <w:szCs w:val="24"/>
              </w:rPr>
            </w:pPr>
            <w:del w:id="260" w:author="LSAdmin" w:date="2026-09-25T20:03:00Z" w16du:dateUtc="2026-09-26T00:03:00Z">
              <w:r w:rsidRPr="003A3A7A">
                <w:rPr>
                  <w:rFonts w:ascii="Arial" w:hAnsi="Arial" w:cs="Arial"/>
                  <w:sz w:val="24"/>
                  <w:szCs w:val="24"/>
                </w:rPr>
                <w:delText>Credit</w:delText>
              </w:r>
            </w:del>
          </w:p>
        </w:tc>
      </w:tr>
      <w:tr w:rsidR="003A3A7A" w:rsidRPr="003A3A7A" w14:paraId="13CD4C06" w14:textId="77777777" w:rsidTr="00B54C6C">
        <w:trPr>
          <w:del w:id="261" w:author="LSAdmin" w:date="2026-09-25T20:03:00Z" w16du:dateUtc="2026-09-26T00:03:00Z"/>
        </w:trPr>
        <w:tc>
          <w:tcPr>
            <w:tcW w:w="4770" w:type="dxa"/>
            <w:shd w:val="clear" w:color="auto" w:fill="D9D9D9" w:themeFill="background1" w:themeFillShade="D9"/>
          </w:tcPr>
          <w:p w14:paraId="756879DD" w14:textId="77777777" w:rsidR="003A3A7A" w:rsidRPr="003A3A7A" w:rsidRDefault="003A3A7A" w:rsidP="00B54C6C">
            <w:pPr>
              <w:rPr>
                <w:del w:id="262" w:author="LSAdmin" w:date="2026-09-25T20:03:00Z" w16du:dateUtc="2026-09-26T00:03:00Z"/>
                <w:rFonts w:ascii="Arial" w:hAnsi="Arial" w:cs="Arial"/>
                <w:b/>
                <w:sz w:val="24"/>
                <w:szCs w:val="24"/>
              </w:rPr>
            </w:pPr>
            <w:del w:id="263" w:author="LSAdmin" w:date="2026-09-25T20:03:00Z" w16du:dateUtc="2026-09-26T00:03:00Z">
              <w:r w:rsidRPr="003A3A7A">
                <w:rPr>
                  <w:rFonts w:ascii="Arial" w:hAnsi="Arial" w:cs="Arial"/>
                  <w:b/>
                  <w:sz w:val="24"/>
                  <w:szCs w:val="24"/>
                </w:rPr>
                <w:delText xml:space="preserve">Fourth Year – Fall </w:delText>
              </w:r>
            </w:del>
          </w:p>
        </w:tc>
        <w:tc>
          <w:tcPr>
            <w:tcW w:w="900" w:type="dxa"/>
            <w:shd w:val="clear" w:color="auto" w:fill="D9D9D9" w:themeFill="background1" w:themeFillShade="D9"/>
          </w:tcPr>
          <w:p w14:paraId="4417FAC3" w14:textId="77777777" w:rsidR="003A3A7A" w:rsidRPr="003A3A7A" w:rsidRDefault="003A3A7A" w:rsidP="00B54C6C">
            <w:pPr>
              <w:jc w:val="center"/>
              <w:rPr>
                <w:del w:id="264" w:author="LSAdmin" w:date="2026-09-25T20:03:00Z" w16du:dateUtc="2026-09-26T00:03:00Z"/>
                <w:rFonts w:ascii="Arial" w:hAnsi="Arial" w:cs="Arial"/>
                <w:b/>
                <w:sz w:val="24"/>
                <w:szCs w:val="24"/>
              </w:rPr>
            </w:pPr>
            <w:del w:id="265" w:author="LSAdmin" w:date="2026-09-25T20:03:00Z" w16du:dateUtc="2026-09-26T00:03:00Z">
              <w:r w:rsidRPr="003A3A7A">
                <w:rPr>
                  <w:rFonts w:ascii="Arial" w:hAnsi="Arial" w:cs="Arial"/>
                  <w:b/>
                  <w:sz w:val="24"/>
                  <w:szCs w:val="24"/>
                </w:rPr>
                <w:delText>15</w:delText>
              </w:r>
            </w:del>
          </w:p>
        </w:tc>
        <w:tc>
          <w:tcPr>
            <w:tcW w:w="4770" w:type="dxa"/>
            <w:shd w:val="clear" w:color="auto" w:fill="D9D9D9" w:themeFill="background1" w:themeFillShade="D9"/>
          </w:tcPr>
          <w:p w14:paraId="66FBDED5" w14:textId="77777777" w:rsidR="003A3A7A" w:rsidRPr="003A3A7A" w:rsidRDefault="003A3A7A" w:rsidP="00B54C6C">
            <w:pPr>
              <w:rPr>
                <w:del w:id="266" w:author="LSAdmin" w:date="2026-09-25T20:03:00Z" w16du:dateUtc="2026-09-26T00:03:00Z"/>
                <w:rFonts w:ascii="Arial" w:hAnsi="Arial" w:cs="Arial"/>
                <w:b/>
                <w:sz w:val="24"/>
                <w:szCs w:val="24"/>
              </w:rPr>
            </w:pPr>
            <w:del w:id="267" w:author="LSAdmin" w:date="2026-09-25T20:03:00Z" w16du:dateUtc="2026-09-26T00:03:00Z">
              <w:r w:rsidRPr="003A3A7A">
                <w:rPr>
                  <w:rFonts w:ascii="Arial" w:hAnsi="Arial" w:cs="Arial"/>
                  <w:b/>
                  <w:sz w:val="24"/>
                  <w:szCs w:val="24"/>
                </w:rPr>
                <w:delText xml:space="preserve">Fourth Year – Spring </w:delText>
              </w:r>
            </w:del>
          </w:p>
        </w:tc>
        <w:tc>
          <w:tcPr>
            <w:tcW w:w="990" w:type="dxa"/>
            <w:shd w:val="clear" w:color="auto" w:fill="D9D9D9" w:themeFill="background1" w:themeFillShade="D9"/>
          </w:tcPr>
          <w:p w14:paraId="67A082F8" w14:textId="77777777" w:rsidR="003A3A7A" w:rsidRPr="003A3A7A" w:rsidRDefault="003A3A7A" w:rsidP="00A6229E">
            <w:pPr>
              <w:jc w:val="center"/>
              <w:rPr>
                <w:del w:id="268" w:author="LSAdmin" w:date="2026-09-25T20:03:00Z" w16du:dateUtc="2026-09-26T00:03:00Z"/>
                <w:rFonts w:ascii="Arial" w:hAnsi="Arial" w:cs="Arial"/>
                <w:b/>
                <w:sz w:val="24"/>
                <w:szCs w:val="24"/>
              </w:rPr>
            </w:pPr>
            <w:del w:id="269" w:author="LSAdmin" w:date="2026-09-25T20:03:00Z" w16du:dateUtc="2026-09-26T00:03:00Z">
              <w:r w:rsidRPr="003A3A7A">
                <w:rPr>
                  <w:rFonts w:ascii="Arial" w:hAnsi="Arial" w:cs="Arial"/>
                  <w:b/>
                  <w:sz w:val="24"/>
                  <w:szCs w:val="24"/>
                </w:rPr>
                <w:delText>1</w:delText>
              </w:r>
              <w:r w:rsidR="00A6229E">
                <w:rPr>
                  <w:rFonts w:ascii="Arial" w:hAnsi="Arial" w:cs="Arial"/>
                  <w:b/>
                  <w:sz w:val="24"/>
                  <w:szCs w:val="24"/>
                </w:rPr>
                <w:delText>5</w:delText>
              </w:r>
            </w:del>
          </w:p>
        </w:tc>
      </w:tr>
      <w:tr w:rsidR="00485933" w:rsidRPr="003A3A7A" w14:paraId="5E64F1AD" w14:textId="77777777" w:rsidTr="00B54C6C">
        <w:trPr>
          <w:del w:id="270" w:author="LSAdmin" w:date="2026-09-25T20:03:00Z" w16du:dateUtc="2026-09-26T00:03:00Z"/>
        </w:trPr>
        <w:tc>
          <w:tcPr>
            <w:tcW w:w="4770" w:type="dxa"/>
          </w:tcPr>
          <w:p w14:paraId="45EA332F" w14:textId="77777777" w:rsidR="00485933" w:rsidRPr="00A6229E" w:rsidRDefault="00485933" w:rsidP="00A22233">
            <w:pPr>
              <w:rPr>
                <w:del w:id="271" w:author="LSAdmin" w:date="2026-09-25T20:03:00Z" w16du:dateUtc="2026-09-26T00:03:00Z"/>
                <w:rFonts w:ascii="Arial" w:hAnsi="Arial" w:cs="Arial"/>
                <w:sz w:val="24"/>
                <w:szCs w:val="24"/>
              </w:rPr>
            </w:pPr>
            <w:del w:id="272" w:author="LSAdmin" w:date="2026-09-25T20:03:00Z" w16du:dateUtc="2026-09-26T00:03:00Z">
              <w:r w:rsidRPr="00A6229E">
                <w:rPr>
                  <w:rFonts w:ascii="Arial" w:hAnsi="Arial" w:cs="Arial"/>
                  <w:sz w:val="24"/>
                  <w:szCs w:val="24"/>
                </w:rPr>
                <w:delText>Health Education 471 and 473</w:delText>
              </w:r>
            </w:del>
          </w:p>
        </w:tc>
        <w:tc>
          <w:tcPr>
            <w:tcW w:w="900" w:type="dxa"/>
          </w:tcPr>
          <w:p w14:paraId="44BA63F9" w14:textId="77777777" w:rsidR="00485933" w:rsidRPr="00A6229E" w:rsidRDefault="00485933" w:rsidP="00A22233">
            <w:pPr>
              <w:jc w:val="center"/>
              <w:rPr>
                <w:del w:id="273" w:author="LSAdmin" w:date="2026-09-25T20:03:00Z" w16du:dateUtc="2026-09-26T00:03:00Z"/>
                <w:rFonts w:ascii="Arial" w:hAnsi="Arial" w:cs="Arial"/>
                <w:sz w:val="24"/>
                <w:szCs w:val="24"/>
              </w:rPr>
            </w:pPr>
            <w:del w:id="274" w:author="LSAdmin" w:date="2026-09-25T20:03:00Z" w16du:dateUtc="2026-09-26T00:03:00Z">
              <w:r w:rsidRPr="00A6229E">
                <w:rPr>
                  <w:rFonts w:ascii="Arial" w:hAnsi="Arial" w:cs="Arial"/>
                  <w:sz w:val="24"/>
                  <w:szCs w:val="24"/>
                </w:rPr>
                <w:delText>3</w:delText>
              </w:r>
            </w:del>
          </w:p>
        </w:tc>
        <w:tc>
          <w:tcPr>
            <w:tcW w:w="4770" w:type="dxa"/>
          </w:tcPr>
          <w:p w14:paraId="3D9A0F63" w14:textId="77777777" w:rsidR="00485933" w:rsidRPr="00A6229E" w:rsidRDefault="00485933" w:rsidP="00A22233">
            <w:pPr>
              <w:rPr>
                <w:del w:id="275" w:author="LSAdmin" w:date="2026-09-25T20:03:00Z" w16du:dateUtc="2026-09-26T00:03:00Z"/>
                <w:rFonts w:ascii="Arial" w:hAnsi="Arial" w:cs="Arial"/>
                <w:sz w:val="24"/>
                <w:szCs w:val="24"/>
              </w:rPr>
            </w:pPr>
            <w:del w:id="276" w:author="LSAdmin" w:date="2026-09-25T20:03:00Z" w16du:dateUtc="2026-09-26T00:03:00Z">
              <w:r w:rsidRPr="00A6229E">
                <w:rPr>
                  <w:rFonts w:ascii="Arial" w:hAnsi="Arial" w:cs="Arial"/>
                  <w:sz w:val="24"/>
                  <w:szCs w:val="24"/>
                </w:rPr>
                <w:delText>Health Education 472 and 474</w:delText>
              </w:r>
            </w:del>
          </w:p>
        </w:tc>
        <w:tc>
          <w:tcPr>
            <w:tcW w:w="990" w:type="dxa"/>
          </w:tcPr>
          <w:p w14:paraId="5A4D3130" w14:textId="77777777" w:rsidR="00485933" w:rsidRPr="00A6229E" w:rsidRDefault="00485933" w:rsidP="00A22233">
            <w:pPr>
              <w:jc w:val="center"/>
              <w:rPr>
                <w:del w:id="277" w:author="LSAdmin" w:date="2026-09-25T20:03:00Z" w16du:dateUtc="2026-09-26T00:03:00Z"/>
                <w:rFonts w:ascii="Arial" w:hAnsi="Arial" w:cs="Arial"/>
                <w:sz w:val="24"/>
                <w:szCs w:val="24"/>
              </w:rPr>
            </w:pPr>
            <w:del w:id="278" w:author="LSAdmin" w:date="2026-09-25T20:03:00Z" w16du:dateUtc="2026-09-26T00:03:00Z">
              <w:r w:rsidRPr="00A6229E">
                <w:rPr>
                  <w:rFonts w:ascii="Arial" w:hAnsi="Arial" w:cs="Arial"/>
                  <w:sz w:val="24"/>
                  <w:szCs w:val="24"/>
                </w:rPr>
                <w:delText>3</w:delText>
              </w:r>
            </w:del>
          </w:p>
        </w:tc>
      </w:tr>
      <w:tr w:rsidR="00485933" w:rsidRPr="003A3A7A" w14:paraId="3638EC05" w14:textId="77777777" w:rsidTr="00B54C6C">
        <w:trPr>
          <w:del w:id="279" w:author="LSAdmin" w:date="2026-09-25T20:03:00Z" w16du:dateUtc="2026-09-26T00:03:00Z"/>
        </w:trPr>
        <w:tc>
          <w:tcPr>
            <w:tcW w:w="4770" w:type="dxa"/>
          </w:tcPr>
          <w:p w14:paraId="6198619F" w14:textId="77777777" w:rsidR="00485933" w:rsidRPr="00A6229E" w:rsidRDefault="00485933" w:rsidP="00A22233">
            <w:pPr>
              <w:rPr>
                <w:del w:id="280" w:author="LSAdmin" w:date="2026-09-25T20:03:00Z" w16du:dateUtc="2026-09-26T00:03:00Z"/>
                <w:rFonts w:ascii="Arial" w:hAnsi="Arial" w:cs="Arial"/>
                <w:sz w:val="24"/>
                <w:szCs w:val="24"/>
              </w:rPr>
            </w:pPr>
            <w:del w:id="281" w:author="LSAdmin" w:date="2026-09-25T20:03:00Z" w16du:dateUtc="2026-09-26T00:03:00Z">
              <w:r w:rsidRPr="00A6229E">
                <w:rPr>
                  <w:rFonts w:ascii="Arial" w:hAnsi="Arial" w:cs="Arial"/>
                  <w:sz w:val="24"/>
                  <w:szCs w:val="24"/>
                </w:rPr>
                <w:delText>Social Work 300</w:delText>
              </w:r>
            </w:del>
          </w:p>
        </w:tc>
        <w:tc>
          <w:tcPr>
            <w:tcW w:w="900" w:type="dxa"/>
          </w:tcPr>
          <w:p w14:paraId="2DE6008E" w14:textId="77777777" w:rsidR="00485933" w:rsidRPr="00A6229E" w:rsidRDefault="00485933" w:rsidP="00A22233">
            <w:pPr>
              <w:jc w:val="center"/>
              <w:rPr>
                <w:del w:id="282" w:author="LSAdmin" w:date="2026-09-25T20:03:00Z" w16du:dateUtc="2026-09-26T00:03:00Z"/>
                <w:rFonts w:ascii="Arial" w:hAnsi="Arial" w:cs="Arial"/>
                <w:sz w:val="24"/>
                <w:szCs w:val="24"/>
              </w:rPr>
            </w:pPr>
            <w:del w:id="283" w:author="LSAdmin" w:date="2026-09-25T20:03:00Z" w16du:dateUtc="2026-09-26T00:03:00Z">
              <w:r w:rsidRPr="00A6229E">
                <w:rPr>
                  <w:rFonts w:ascii="Arial" w:hAnsi="Arial" w:cs="Arial"/>
                  <w:sz w:val="24"/>
                  <w:szCs w:val="24"/>
                </w:rPr>
                <w:delText>3</w:delText>
              </w:r>
            </w:del>
          </w:p>
        </w:tc>
        <w:tc>
          <w:tcPr>
            <w:tcW w:w="4770" w:type="dxa"/>
          </w:tcPr>
          <w:p w14:paraId="6BB021B9" w14:textId="77777777" w:rsidR="00485933" w:rsidRPr="00A6229E" w:rsidRDefault="00485933" w:rsidP="00A22233">
            <w:pPr>
              <w:rPr>
                <w:del w:id="284" w:author="LSAdmin" w:date="2026-09-25T20:03:00Z" w16du:dateUtc="2026-09-26T00:03:00Z"/>
                <w:rFonts w:ascii="Arial" w:hAnsi="Arial" w:cs="Arial"/>
                <w:sz w:val="24"/>
                <w:szCs w:val="24"/>
              </w:rPr>
            </w:pPr>
            <w:del w:id="285" w:author="LSAdmin" w:date="2026-09-25T20:03:00Z" w16du:dateUtc="2026-09-26T00:03:00Z">
              <w:r w:rsidRPr="00A6229E">
                <w:rPr>
                  <w:rFonts w:ascii="Arial" w:hAnsi="Arial" w:cs="Arial"/>
                  <w:sz w:val="24"/>
                  <w:szCs w:val="24"/>
                </w:rPr>
                <w:delText>Health Education 481</w:delText>
              </w:r>
            </w:del>
          </w:p>
        </w:tc>
        <w:tc>
          <w:tcPr>
            <w:tcW w:w="990" w:type="dxa"/>
          </w:tcPr>
          <w:p w14:paraId="5F0AA3C0" w14:textId="77777777" w:rsidR="00485933" w:rsidRPr="00A6229E" w:rsidRDefault="00485933" w:rsidP="00A22233">
            <w:pPr>
              <w:jc w:val="center"/>
              <w:rPr>
                <w:del w:id="286" w:author="LSAdmin" w:date="2026-09-25T20:03:00Z" w16du:dateUtc="2026-09-26T00:03:00Z"/>
                <w:rFonts w:ascii="Arial" w:hAnsi="Arial" w:cs="Arial"/>
                <w:sz w:val="24"/>
                <w:szCs w:val="24"/>
              </w:rPr>
            </w:pPr>
            <w:del w:id="287" w:author="LSAdmin" w:date="2026-09-25T20:03:00Z" w16du:dateUtc="2026-09-26T00:03:00Z">
              <w:r w:rsidRPr="00A6229E">
                <w:rPr>
                  <w:rFonts w:ascii="Arial" w:hAnsi="Arial" w:cs="Arial"/>
                  <w:sz w:val="24"/>
                  <w:szCs w:val="24"/>
                </w:rPr>
                <w:delText>3</w:delText>
              </w:r>
            </w:del>
          </w:p>
        </w:tc>
      </w:tr>
      <w:tr w:rsidR="00485933" w:rsidRPr="003A3A7A" w14:paraId="6172421D" w14:textId="77777777" w:rsidTr="00B54C6C">
        <w:trPr>
          <w:del w:id="288" w:author="LSAdmin" w:date="2026-09-25T20:03:00Z" w16du:dateUtc="2026-09-26T00:03:00Z"/>
        </w:trPr>
        <w:tc>
          <w:tcPr>
            <w:tcW w:w="4770" w:type="dxa"/>
          </w:tcPr>
          <w:p w14:paraId="40C34B8A" w14:textId="77777777" w:rsidR="00485933" w:rsidRPr="00A6229E" w:rsidRDefault="00485933" w:rsidP="00A22233">
            <w:pPr>
              <w:rPr>
                <w:del w:id="289" w:author="LSAdmin" w:date="2026-09-25T20:03:00Z" w16du:dateUtc="2026-09-26T00:03:00Z"/>
                <w:rFonts w:ascii="Arial" w:hAnsi="Arial" w:cs="Arial"/>
                <w:sz w:val="24"/>
                <w:szCs w:val="24"/>
              </w:rPr>
            </w:pPr>
            <w:del w:id="290" w:author="LSAdmin" w:date="2026-09-25T20:03:00Z" w16du:dateUtc="2026-09-26T00:03:00Z">
              <w:r w:rsidRPr="00A6229E">
                <w:rPr>
                  <w:rFonts w:ascii="Arial" w:hAnsi="Arial" w:cs="Arial"/>
                  <w:sz w:val="24"/>
                  <w:szCs w:val="24"/>
                </w:rPr>
                <w:delText>Psychology 283</w:delText>
              </w:r>
            </w:del>
          </w:p>
        </w:tc>
        <w:tc>
          <w:tcPr>
            <w:tcW w:w="900" w:type="dxa"/>
          </w:tcPr>
          <w:p w14:paraId="1F35D12A" w14:textId="77777777" w:rsidR="00485933" w:rsidRPr="00A6229E" w:rsidRDefault="00485933" w:rsidP="00A22233">
            <w:pPr>
              <w:jc w:val="center"/>
              <w:rPr>
                <w:del w:id="291" w:author="LSAdmin" w:date="2026-09-25T20:03:00Z" w16du:dateUtc="2026-09-26T00:03:00Z"/>
                <w:rFonts w:ascii="Arial" w:hAnsi="Arial" w:cs="Arial"/>
                <w:sz w:val="24"/>
                <w:szCs w:val="24"/>
              </w:rPr>
            </w:pPr>
            <w:del w:id="292" w:author="LSAdmin" w:date="2026-09-25T20:03:00Z" w16du:dateUtc="2026-09-26T00:03:00Z">
              <w:r w:rsidRPr="00A6229E">
                <w:rPr>
                  <w:rFonts w:ascii="Arial" w:hAnsi="Arial" w:cs="Arial"/>
                  <w:sz w:val="24"/>
                  <w:szCs w:val="24"/>
                </w:rPr>
                <w:delText>3</w:delText>
              </w:r>
            </w:del>
          </w:p>
        </w:tc>
        <w:tc>
          <w:tcPr>
            <w:tcW w:w="4770" w:type="dxa"/>
          </w:tcPr>
          <w:p w14:paraId="6EA5FE8A" w14:textId="77777777" w:rsidR="00485933" w:rsidRPr="00A6229E" w:rsidRDefault="00485933" w:rsidP="00A22233">
            <w:pPr>
              <w:rPr>
                <w:del w:id="293" w:author="LSAdmin" w:date="2026-09-25T20:03:00Z" w16du:dateUtc="2026-09-26T00:03:00Z"/>
                <w:rFonts w:ascii="Arial" w:hAnsi="Arial" w:cs="Arial"/>
                <w:sz w:val="24"/>
                <w:szCs w:val="24"/>
              </w:rPr>
            </w:pPr>
            <w:del w:id="294" w:author="LSAdmin" w:date="2026-09-25T20:03:00Z" w16du:dateUtc="2026-09-26T00:03:00Z">
              <w:r w:rsidRPr="00A6229E">
                <w:rPr>
                  <w:rFonts w:ascii="Arial" w:hAnsi="Arial" w:cs="Arial"/>
                  <w:sz w:val="24"/>
                  <w:szCs w:val="24"/>
                </w:rPr>
                <w:delText>One additional Flexible Core course</w:delText>
              </w:r>
            </w:del>
          </w:p>
        </w:tc>
        <w:tc>
          <w:tcPr>
            <w:tcW w:w="990" w:type="dxa"/>
          </w:tcPr>
          <w:p w14:paraId="7122DC81" w14:textId="77777777" w:rsidR="00485933" w:rsidRPr="00A6229E" w:rsidRDefault="00485933" w:rsidP="00A22233">
            <w:pPr>
              <w:jc w:val="center"/>
              <w:rPr>
                <w:del w:id="295" w:author="LSAdmin" w:date="2026-09-25T20:03:00Z" w16du:dateUtc="2026-09-26T00:03:00Z"/>
                <w:rFonts w:ascii="Arial" w:hAnsi="Arial" w:cs="Arial"/>
                <w:sz w:val="24"/>
                <w:szCs w:val="24"/>
              </w:rPr>
            </w:pPr>
            <w:del w:id="296" w:author="LSAdmin" w:date="2026-09-25T20:03:00Z" w16du:dateUtc="2026-09-26T00:03:00Z">
              <w:r w:rsidRPr="00A6229E">
                <w:rPr>
                  <w:rFonts w:ascii="Arial" w:hAnsi="Arial" w:cs="Arial"/>
                  <w:sz w:val="24"/>
                  <w:szCs w:val="24"/>
                </w:rPr>
                <w:delText>3</w:delText>
              </w:r>
            </w:del>
          </w:p>
        </w:tc>
      </w:tr>
      <w:tr w:rsidR="00485933" w:rsidRPr="003A3A7A" w14:paraId="02B12DCE" w14:textId="77777777" w:rsidTr="00B54C6C">
        <w:trPr>
          <w:del w:id="297" w:author="LSAdmin" w:date="2026-09-25T20:03:00Z" w16du:dateUtc="2026-09-26T00:03:00Z"/>
        </w:trPr>
        <w:tc>
          <w:tcPr>
            <w:tcW w:w="4770" w:type="dxa"/>
          </w:tcPr>
          <w:p w14:paraId="775F391C" w14:textId="77777777" w:rsidR="00485933" w:rsidRPr="00A6229E" w:rsidRDefault="00485933" w:rsidP="00A22233">
            <w:pPr>
              <w:rPr>
                <w:del w:id="298" w:author="LSAdmin" w:date="2026-09-25T20:03:00Z" w16du:dateUtc="2026-09-26T00:03:00Z"/>
                <w:rFonts w:ascii="Arial" w:hAnsi="Arial" w:cs="Arial"/>
                <w:sz w:val="24"/>
                <w:szCs w:val="24"/>
              </w:rPr>
            </w:pPr>
            <w:del w:id="299" w:author="LSAdmin" w:date="2026-09-25T20:03:00Z" w16du:dateUtc="2026-09-26T00:03:00Z">
              <w:r w:rsidRPr="00A6229E">
                <w:rPr>
                  <w:rFonts w:ascii="Arial" w:hAnsi="Arial" w:cs="Arial"/>
                  <w:sz w:val="24"/>
                  <w:szCs w:val="24"/>
                </w:rPr>
                <w:delText>Gerontology elective**</w:delText>
              </w:r>
            </w:del>
          </w:p>
        </w:tc>
        <w:tc>
          <w:tcPr>
            <w:tcW w:w="900" w:type="dxa"/>
          </w:tcPr>
          <w:p w14:paraId="1B1EDA90" w14:textId="77777777" w:rsidR="00485933" w:rsidRPr="00A6229E" w:rsidRDefault="00485933" w:rsidP="00A22233">
            <w:pPr>
              <w:jc w:val="center"/>
              <w:rPr>
                <w:del w:id="300" w:author="LSAdmin" w:date="2026-09-25T20:03:00Z" w16du:dateUtc="2026-09-26T00:03:00Z"/>
                <w:rFonts w:ascii="Arial" w:hAnsi="Arial" w:cs="Arial"/>
                <w:sz w:val="24"/>
                <w:szCs w:val="24"/>
              </w:rPr>
            </w:pPr>
            <w:del w:id="301" w:author="LSAdmin" w:date="2026-09-25T20:03:00Z" w16du:dateUtc="2026-09-26T00:03:00Z">
              <w:r w:rsidRPr="00A6229E">
                <w:rPr>
                  <w:rFonts w:ascii="Arial" w:hAnsi="Arial" w:cs="Arial"/>
                  <w:sz w:val="24"/>
                  <w:szCs w:val="24"/>
                </w:rPr>
                <w:delText>3</w:delText>
              </w:r>
            </w:del>
          </w:p>
        </w:tc>
        <w:tc>
          <w:tcPr>
            <w:tcW w:w="4770" w:type="dxa"/>
          </w:tcPr>
          <w:p w14:paraId="09B395AA" w14:textId="77777777" w:rsidR="00485933" w:rsidRPr="00A6229E" w:rsidRDefault="00485933" w:rsidP="00A22233">
            <w:pPr>
              <w:rPr>
                <w:del w:id="302" w:author="LSAdmin" w:date="2026-09-25T20:03:00Z" w16du:dateUtc="2026-09-26T00:03:00Z"/>
                <w:rFonts w:ascii="Arial" w:hAnsi="Arial" w:cs="Arial"/>
                <w:sz w:val="24"/>
                <w:szCs w:val="24"/>
              </w:rPr>
            </w:pPr>
            <w:del w:id="303" w:author="LSAdmin" w:date="2026-09-25T20:03:00Z" w16du:dateUtc="2026-09-26T00:03:00Z">
              <w:r w:rsidRPr="00A6229E">
                <w:rPr>
                  <w:rFonts w:ascii="Arial" w:hAnsi="Arial" w:cs="Arial"/>
                  <w:sz w:val="24"/>
                  <w:szCs w:val="24"/>
                </w:rPr>
                <w:delText>Elective (Liberal Arts)</w:delText>
              </w:r>
            </w:del>
          </w:p>
        </w:tc>
        <w:tc>
          <w:tcPr>
            <w:tcW w:w="990" w:type="dxa"/>
          </w:tcPr>
          <w:p w14:paraId="49815BF2" w14:textId="77777777" w:rsidR="00485933" w:rsidRPr="00A6229E" w:rsidRDefault="00485933" w:rsidP="00A22233">
            <w:pPr>
              <w:jc w:val="center"/>
              <w:rPr>
                <w:del w:id="304" w:author="LSAdmin" w:date="2026-09-25T20:03:00Z" w16du:dateUtc="2026-09-26T00:03:00Z"/>
                <w:rFonts w:ascii="Arial" w:hAnsi="Arial" w:cs="Arial"/>
                <w:sz w:val="24"/>
                <w:szCs w:val="24"/>
              </w:rPr>
            </w:pPr>
            <w:del w:id="305" w:author="LSAdmin" w:date="2026-09-25T20:03:00Z" w16du:dateUtc="2026-09-26T00:03:00Z">
              <w:r w:rsidRPr="00A6229E">
                <w:rPr>
                  <w:rFonts w:ascii="Arial" w:hAnsi="Arial" w:cs="Arial"/>
                  <w:sz w:val="24"/>
                  <w:szCs w:val="24"/>
                </w:rPr>
                <w:delText>3</w:delText>
              </w:r>
            </w:del>
          </w:p>
        </w:tc>
      </w:tr>
      <w:tr w:rsidR="00485933" w:rsidRPr="003A3A7A" w14:paraId="1879A4C1" w14:textId="77777777" w:rsidTr="00B54C6C">
        <w:trPr>
          <w:del w:id="306" w:author="LSAdmin" w:date="2026-09-25T20:03:00Z" w16du:dateUtc="2026-09-26T00:03:00Z"/>
        </w:trPr>
        <w:tc>
          <w:tcPr>
            <w:tcW w:w="4770" w:type="dxa"/>
          </w:tcPr>
          <w:p w14:paraId="6236F7F9" w14:textId="77777777" w:rsidR="00485933" w:rsidRPr="00A6229E" w:rsidRDefault="00485933" w:rsidP="00A22233">
            <w:pPr>
              <w:rPr>
                <w:del w:id="307" w:author="LSAdmin" w:date="2026-09-25T20:03:00Z" w16du:dateUtc="2026-09-26T00:03:00Z"/>
                <w:rFonts w:ascii="Arial" w:hAnsi="Arial" w:cs="Arial"/>
                <w:sz w:val="24"/>
                <w:szCs w:val="24"/>
              </w:rPr>
            </w:pPr>
            <w:del w:id="308" w:author="LSAdmin" w:date="2026-09-25T20:03:00Z" w16du:dateUtc="2026-09-26T00:03:00Z">
              <w:r w:rsidRPr="00A6229E">
                <w:rPr>
                  <w:rFonts w:ascii="Arial" w:hAnsi="Arial" w:cs="Arial"/>
                  <w:sz w:val="24"/>
                  <w:szCs w:val="24"/>
                </w:rPr>
                <w:delText>Elective (Liberal Arts)</w:delText>
              </w:r>
            </w:del>
          </w:p>
        </w:tc>
        <w:tc>
          <w:tcPr>
            <w:tcW w:w="900" w:type="dxa"/>
          </w:tcPr>
          <w:p w14:paraId="71D3F7E1" w14:textId="77777777" w:rsidR="00485933" w:rsidRPr="00A6229E" w:rsidRDefault="00485933" w:rsidP="00A22233">
            <w:pPr>
              <w:jc w:val="center"/>
              <w:rPr>
                <w:del w:id="309" w:author="LSAdmin" w:date="2026-09-25T20:03:00Z" w16du:dateUtc="2026-09-26T00:03:00Z"/>
                <w:rFonts w:ascii="Arial" w:hAnsi="Arial" w:cs="Arial"/>
                <w:sz w:val="24"/>
                <w:szCs w:val="24"/>
              </w:rPr>
            </w:pPr>
            <w:del w:id="310" w:author="LSAdmin" w:date="2026-09-25T20:03:00Z" w16du:dateUtc="2026-09-26T00:03:00Z">
              <w:r w:rsidRPr="00A6229E">
                <w:rPr>
                  <w:rFonts w:ascii="Arial" w:hAnsi="Arial" w:cs="Arial"/>
                  <w:sz w:val="24"/>
                  <w:szCs w:val="24"/>
                </w:rPr>
                <w:delText>3</w:delText>
              </w:r>
            </w:del>
          </w:p>
        </w:tc>
        <w:tc>
          <w:tcPr>
            <w:tcW w:w="4770" w:type="dxa"/>
          </w:tcPr>
          <w:p w14:paraId="6BD95D36" w14:textId="77777777" w:rsidR="00485933" w:rsidRPr="00A6229E" w:rsidRDefault="00485933" w:rsidP="00A22233">
            <w:pPr>
              <w:rPr>
                <w:del w:id="311" w:author="LSAdmin" w:date="2026-09-25T20:03:00Z" w16du:dateUtc="2026-09-26T00:03:00Z"/>
                <w:rFonts w:ascii="Arial" w:hAnsi="Arial" w:cs="Arial"/>
                <w:sz w:val="24"/>
                <w:szCs w:val="24"/>
              </w:rPr>
            </w:pPr>
            <w:del w:id="312" w:author="LSAdmin" w:date="2026-09-25T20:03:00Z" w16du:dateUtc="2026-09-26T00:03:00Z">
              <w:r w:rsidRPr="00A6229E">
                <w:rPr>
                  <w:rFonts w:ascii="Arial" w:hAnsi="Arial" w:cs="Arial"/>
                  <w:sz w:val="24"/>
                  <w:szCs w:val="24"/>
                </w:rPr>
                <w:delText>Elective (Liberal Arts)</w:delText>
              </w:r>
            </w:del>
          </w:p>
        </w:tc>
        <w:tc>
          <w:tcPr>
            <w:tcW w:w="990" w:type="dxa"/>
          </w:tcPr>
          <w:p w14:paraId="0CD9BECE" w14:textId="77777777" w:rsidR="00485933" w:rsidRPr="00A6229E" w:rsidRDefault="00485933" w:rsidP="00A22233">
            <w:pPr>
              <w:jc w:val="center"/>
              <w:rPr>
                <w:del w:id="313" w:author="LSAdmin" w:date="2026-09-25T20:03:00Z" w16du:dateUtc="2026-09-26T00:03:00Z"/>
                <w:rFonts w:ascii="Arial" w:hAnsi="Arial" w:cs="Arial"/>
                <w:sz w:val="24"/>
                <w:szCs w:val="24"/>
              </w:rPr>
            </w:pPr>
            <w:del w:id="314" w:author="LSAdmin" w:date="2026-09-25T20:03:00Z" w16du:dateUtc="2026-09-26T00:03:00Z">
              <w:r w:rsidRPr="00A6229E">
                <w:rPr>
                  <w:rFonts w:ascii="Arial" w:hAnsi="Arial" w:cs="Arial"/>
                  <w:sz w:val="24"/>
                  <w:szCs w:val="24"/>
                </w:rPr>
                <w:delText>3</w:delText>
              </w:r>
            </w:del>
          </w:p>
        </w:tc>
      </w:tr>
    </w:tbl>
    <w:p w14:paraId="0DB23145" w14:textId="77777777" w:rsidR="00E25602" w:rsidRPr="003A3A7A" w:rsidRDefault="00E25602" w:rsidP="00E25602">
      <w:pPr>
        <w:pStyle w:val="ListParagraph"/>
        <w:widowControl w:val="0"/>
        <w:autoSpaceDE w:val="0"/>
        <w:autoSpaceDN w:val="0"/>
        <w:adjustRightInd w:val="0"/>
        <w:spacing w:after="0" w:line="240" w:lineRule="auto"/>
        <w:ind w:left="360"/>
        <w:rPr>
          <w:del w:id="315" w:author="LSAdmin" w:date="2026-09-25T20:03:00Z" w16du:dateUtc="2026-09-26T00:03:00Z"/>
          <w:rFonts w:ascii="Arial" w:hAnsi="Arial" w:cs="Arial"/>
          <w:iCs/>
          <w:color w:val="221E1F"/>
          <w:sz w:val="24"/>
          <w:szCs w:val="24"/>
        </w:rPr>
      </w:pPr>
    </w:p>
    <w:p w14:paraId="0818DD8A" w14:textId="77777777" w:rsidR="00FE1A04" w:rsidRPr="003A3A7A" w:rsidRDefault="00FE1A04" w:rsidP="00FE1A04">
      <w:pPr>
        <w:pStyle w:val="ListParagraph"/>
        <w:widowControl w:val="0"/>
        <w:numPr>
          <w:ilvl w:val="0"/>
          <w:numId w:val="4"/>
        </w:numPr>
        <w:autoSpaceDE w:val="0"/>
        <w:autoSpaceDN w:val="0"/>
        <w:adjustRightInd w:val="0"/>
        <w:spacing w:after="0" w:line="240" w:lineRule="auto"/>
        <w:ind w:left="360"/>
        <w:rPr>
          <w:del w:id="316" w:author="LSAdmin" w:date="2026-09-25T20:03:00Z" w16du:dateUtc="2026-09-26T00:03:00Z"/>
          <w:rFonts w:ascii="Arial" w:hAnsi="Arial" w:cs="Arial"/>
          <w:iCs/>
          <w:color w:val="221E1F"/>
          <w:sz w:val="24"/>
          <w:szCs w:val="24"/>
        </w:rPr>
      </w:pPr>
      <w:del w:id="317" w:author="LSAdmin" w:date="2026-09-25T20:03:00Z" w16du:dateUtc="2026-09-26T00:03:00Z">
        <w:r w:rsidRPr="003A3A7A">
          <w:rPr>
            <w:rFonts w:ascii="Arial" w:hAnsi="Arial" w:cs="Arial"/>
            <w:iCs/>
            <w:color w:val="221E1F"/>
            <w:sz w:val="24"/>
            <w:szCs w:val="24"/>
          </w:rPr>
          <w:delText xml:space="preserve">York students are required to complete (pass) three (3) Writing intensive (WI) courses: two (2) in the lower division (100-200 level) and one (1) in the upper division (300-level).  </w:delText>
        </w:r>
      </w:del>
    </w:p>
    <w:p w14:paraId="3CF7B6D3" w14:textId="77777777" w:rsidR="00FE1A04" w:rsidRPr="003A3A7A" w:rsidRDefault="00FE1A04" w:rsidP="00FE1A04">
      <w:pPr>
        <w:pStyle w:val="ListParagraph"/>
        <w:widowControl w:val="0"/>
        <w:numPr>
          <w:ilvl w:val="0"/>
          <w:numId w:val="4"/>
        </w:numPr>
        <w:autoSpaceDE w:val="0"/>
        <w:autoSpaceDN w:val="0"/>
        <w:adjustRightInd w:val="0"/>
        <w:spacing w:after="0" w:line="240" w:lineRule="auto"/>
        <w:ind w:left="360"/>
        <w:rPr>
          <w:del w:id="318" w:author="LSAdmin" w:date="2026-09-25T20:03:00Z" w16du:dateUtc="2026-09-26T00:03:00Z"/>
          <w:rFonts w:ascii="Arial" w:hAnsi="Arial" w:cs="Arial"/>
          <w:iCs/>
          <w:color w:val="221E1F"/>
          <w:sz w:val="24"/>
          <w:szCs w:val="24"/>
        </w:rPr>
      </w:pPr>
      <w:del w:id="319" w:author="LSAdmin" w:date="2026-09-25T20:03:00Z" w16du:dateUtc="2026-09-26T00:03:00Z">
        <w:r w:rsidRPr="003A3A7A">
          <w:rPr>
            <w:rFonts w:ascii="Arial" w:hAnsi="Arial" w:cs="Arial"/>
            <w:iCs/>
            <w:color w:val="221E1F"/>
            <w:sz w:val="24"/>
            <w:szCs w:val="24"/>
          </w:rPr>
          <w:delText xml:space="preserve">If you transferred to York College with credit for General Education requirements, you must still complete one (1) WI course in the upper division within your major.  If your major has no upper division WI course, you must take a WI course chosen in consultation with your major advisor. </w:delText>
        </w:r>
      </w:del>
    </w:p>
    <w:p w14:paraId="062D7F44" w14:textId="77777777" w:rsidR="00FE1A04" w:rsidRPr="003A3A7A" w:rsidRDefault="00FE1A04" w:rsidP="00FE1A04">
      <w:pPr>
        <w:pStyle w:val="ListParagraph"/>
        <w:widowControl w:val="0"/>
        <w:numPr>
          <w:ilvl w:val="0"/>
          <w:numId w:val="4"/>
        </w:numPr>
        <w:autoSpaceDE w:val="0"/>
        <w:autoSpaceDN w:val="0"/>
        <w:adjustRightInd w:val="0"/>
        <w:spacing w:after="0" w:line="240" w:lineRule="auto"/>
        <w:ind w:left="360"/>
        <w:rPr>
          <w:del w:id="320" w:author="LSAdmin" w:date="2026-09-25T20:03:00Z" w16du:dateUtc="2026-09-26T00:03:00Z"/>
          <w:rFonts w:ascii="Arial" w:hAnsi="Arial" w:cs="Arial"/>
          <w:iCs/>
          <w:color w:val="221E1F"/>
          <w:sz w:val="24"/>
          <w:szCs w:val="24"/>
        </w:rPr>
      </w:pPr>
      <w:del w:id="321" w:author="LSAdmin" w:date="2026-09-25T20:03:00Z" w16du:dateUtc="2026-09-26T00:03:00Z">
        <w:r w:rsidRPr="003A3A7A">
          <w:rPr>
            <w:rFonts w:ascii="Arial" w:hAnsi="Arial" w:cs="Arial"/>
            <w:iCs/>
            <w:color w:val="221E1F"/>
            <w:sz w:val="24"/>
            <w:szCs w:val="24"/>
          </w:rPr>
          <w:delText xml:space="preserve">B.S. students must complete 60 credits of liberal arts – See Bulletin. </w:delText>
        </w:r>
      </w:del>
    </w:p>
    <w:p w14:paraId="1A78198A" w14:textId="77777777" w:rsidR="00E42A3D" w:rsidRPr="00C95562" w:rsidRDefault="00DC1337" w:rsidP="00681C74">
      <w:pPr>
        <w:ind w:left="720" w:hanging="720"/>
        <w:rPr>
          <w:rFonts w:ascii="Times New Roman" w:hAnsi="Times New Roman"/>
          <w:b/>
          <w:sz w:val="24"/>
          <w:rPrChange w:id="322" w:author="LSAdmin" w:date="2026-09-25T20:03:00Z" w16du:dateUtc="2026-09-26T00:03:00Z">
            <w:rPr>
              <w:rFonts w:ascii="Arial" w:hAnsi="Arial" w:cs="Arial"/>
              <w:sz w:val="24"/>
            </w:rPr>
          </w:rPrChange>
        </w:rPr>
        <w:pPrChange w:id="323" w:author="LSAdmin" w:date="2026-09-25T20:03:00Z" w16du:dateUtc="2026-09-26T00:03:00Z">
          <w:pPr/>
        </w:pPrChange>
      </w:pPr>
      <w:del w:id="324" w:author="LSAdmin" w:date="2026-09-25T20:03:00Z" w16du:dateUtc="2026-09-26T00:03:00Z">
        <w:r w:rsidRPr="003A3A7A">
          <w:rPr>
            <w:rFonts w:ascii="Arial" w:hAnsi="Arial" w:cs="Arial"/>
            <w:sz w:val="24"/>
            <w:szCs w:val="24"/>
          </w:rPr>
          <w:br/>
        </w:r>
        <w:r w:rsidR="00A6229E" w:rsidRPr="00A6229E">
          <w:rPr>
            <w:rFonts w:ascii="Arial" w:hAnsi="Arial" w:cs="Arial"/>
            <w:sz w:val="24"/>
          </w:rPr>
          <w:delText>*Students planning to take HE365 to fulfill one Gerontology elective should take MATH111 for their Mathematical &amp; Quantitative Reasoning (MQR) course.</w:delText>
        </w:r>
        <w:r w:rsidR="00A6229E" w:rsidRPr="00A6229E">
          <w:rPr>
            <w:rFonts w:ascii="Arial" w:hAnsi="Arial" w:cs="Arial"/>
            <w:sz w:val="24"/>
          </w:rPr>
          <w:br/>
          <w:delText>+Foreign Language courses are determined through placement by the World Languages Department, Room 3C08.</w:delText>
        </w:r>
        <w:r w:rsidR="00A6229E" w:rsidRPr="00A6229E">
          <w:rPr>
            <w:rFonts w:ascii="Arial" w:hAnsi="Arial" w:cs="Arial"/>
            <w:sz w:val="24"/>
          </w:rPr>
          <w:br/>
          <w:delText>^WRIT303 is a required course for the Gerontological Studies and Services major, and also fulfills a portion of the College Option requirements</w:delText>
        </w:r>
        <w:r w:rsidR="00A6229E" w:rsidRPr="00A6229E">
          <w:rPr>
            <w:rFonts w:ascii="Arial" w:hAnsi="Arial" w:cs="Arial"/>
            <w:sz w:val="24"/>
          </w:rPr>
          <w:br/>
          <w:delText>**Students in the Gerontological Studies and Services major are required to complete two (6 crs. total) of the following Gerontology elective courses: ANTH302, BIO283, HE365, PE322, POL273, PSY381, SOC236</w:delText>
        </w:r>
      </w:del>
    </w:p>
    <w:sectPr w:rsidR="00E42A3D" w:rsidRPr="00C95562" w:rsidSect="0087136E">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994" w:header="720" w:footer="720" w:gutter="0"/>
      <w:cols w:space="720"/>
      <w:docGrid w:linePitch="360"/>
      <w:sectPrChange w:id="332" w:author="LSAdmin" w:date="2026-09-25T20:03:00Z" w16du:dateUtc="2026-09-26T00:03:00Z">
        <w:sectPr w:rsidR="00E42A3D" w:rsidRPr="00C95562" w:rsidSect="0087136E">
          <w:pgMar w:top="1440" w:right="1440" w:bottom="1440" w:left="1440" w:header="432" w:footer="432"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602347" w14:textId="77777777" w:rsidR="00F33B26" w:rsidRDefault="00F33B26" w:rsidP="002B74B6">
      <w:pPr>
        <w:pPrChange w:id="4" w:author="LSAdmin" w:date="2026-09-25T20:03:00Z" w16du:dateUtc="2026-09-26T00:03:00Z">
          <w:pPr>
            <w:spacing w:after="0" w:line="240" w:lineRule="auto"/>
          </w:pPr>
        </w:pPrChange>
      </w:pPr>
      <w:r>
        <w:separator/>
      </w:r>
    </w:p>
  </w:endnote>
  <w:endnote w:type="continuationSeparator" w:id="0">
    <w:p w14:paraId="20ADC69D" w14:textId="77777777" w:rsidR="00F33B26" w:rsidRDefault="00F33B26" w:rsidP="002B74B6">
      <w:pPr>
        <w:pPrChange w:id="5" w:author="LSAdmin" w:date="2026-09-25T20:03:00Z" w16du:dateUtc="2026-09-26T00:03: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5002EFF" w:usb1="C000E47F" w:usb2="0000002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26AAB" w14:textId="77777777" w:rsidR="00D754D4" w:rsidRDefault="00D754D4">
    <w:pPr>
      <w:pStyle w:val="ListParagraph"/>
      <w:pPrChange w:id="328" w:author="LSAdmin" w:date="2026-09-25T20:03:00Z" w16du:dateUtc="2026-09-26T00:03: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07457" w14:textId="77777777" w:rsidR="00D754D4" w:rsidRDefault="00D754D4">
    <w:pPr>
      <w:pStyle w:val="ListParagraph"/>
      <w:pPrChange w:id="329" w:author="LSAdmin" w:date="2026-09-25T20:03:00Z" w16du:dateUtc="2026-09-26T00:03:00Z">
        <w:pPr>
          <w:pStyle w:val="Footer"/>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DC9EE" w14:textId="77777777" w:rsidR="00D754D4" w:rsidRDefault="00D754D4">
    <w:pPr>
      <w:pStyle w:val="ListParagraph"/>
      <w:pPrChange w:id="331" w:author="LSAdmin" w:date="2026-09-25T20:03:00Z" w16du:dateUtc="2026-09-26T00:0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F8B5CB" w14:textId="77777777" w:rsidR="00F33B26" w:rsidRDefault="00F33B26" w:rsidP="002B74B6">
      <w:pPr>
        <w:pPrChange w:id="2" w:author="LSAdmin" w:date="2026-09-25T20:03:00Z" w16du:dateUtc="2026-09-26T00:03:00Z">
          <w:pPr>
            <w:spacing w:after="0" w:line="240" w:lineRule="auto"/>
          </w:pPr>
        </w:pPrChange>
      </w:pPr>
      <w:r>
        <w:separator/>
      </w:r>
    </w:p>
  </w:footnote>
  <w:footnote w:type="continuationSeparator" w:id="0">
    <w:p w14:paraId="4808973F" w14:textId="77777777" w:rsidR="00F33B26" w:rsidRDefault="00F33B26" w:rsidP="002B74B6">
      <w:pPr>
        <w:pPrChange w:id="3" w:author="LSAdmin" w:date="2026-09-25T20:03:00Z" w16du:dateUtc="2026-09-26T00:03: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7881B4" w14:textId="77777777" w:rsidR="00D754D4" w:rsidRDefault="00D754D4">
    <w:pPr>
      <w:pStyle w:val="BalloonText"/>
      <w:pPrChange w:id="325" w:author="LSAdmin" w:date="2026-09-25T20:03:00Z" w16du:dateUtc="2026-09-26T00:03: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4112D" w14:textId="77777777" w:rsidR="000D42E3" w:rsidRDefault="00D754D4">
    <w:pPr>
      <w:pStyle w:val="BalloonText"/>
      <w:pPrChange w:id="326" w:author="LSAdmin" w:date="2026-09-25T20:03:00Z" w16du:dateUtc="2026-09-26T00:03:00Z">
        <w:pPr>
          <w:pStyle w:val="Header"/>
          <w:jc w:val="right"/>
        </w:pPr>
      </w:pPrChange>
    </w:pPr>
    <w:del w:id="327" w:author="LSAdmin" w:date="2026-09-25T20:03:00Z" w16du:dateUtc="2026-09-26T00:03:00Z">
      <w:r>
        <w:rPr>
          <w:sz w:val="16"/>
          <w:szCs w:val="16"/>
        </w:rPr>
        <w:delText>Approved by Department: 12/05</w:delText>
      </w:r>
      <w:r w:rsidR="000D42E3">
        <w:rPr>
          <w:sz w:val="16"/>
          <w:szCs w:val="16"/>
        </w:rPr>
        <w:delText>/19</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D4B67C" w14:textId="77777777" w:rsidR="00D754D4" w:rsidRDefault="00D754D4">
    <w:pPr>
      <w:pStyle w:val="BalloonText"/>
      <w:pPrChange w:id="330" w:author="LSAdmin" w:date="2026-09-25T20:03:00Z" w16du:dateUtc="2026-09-26T00:0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32DF9"/>
    <w:multiLevelType w:val="multilevel"/>
    <w:tmpl w:val="D7C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11572"/>
    <w:multiLevelType w:val="hybridMultilevel"/>
    <w:tmpl w:val="A43E53DA"/>
    <w:lvl w:ilvl="0" w:tplc="0742AD34">
      <w:numFmt w:val="bullet"/>
      <w:lvlText w:val="•"/>
      <w:lvlJc w:val="left"/>
      <w:pPr>
        <w:ind w:left="-450" w:hanging="360"/>
      </w:pPr>
      <w:rPr>
        <w:rFonts w:ascii="Calibri" w:eastAsia="Times New Roman" w:hAnsi="Calibri" w:cs="Arial" w:hint="default"/>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2" w15:restartNumberingAfterBreak="0">
    <w:nsid w:val="1818785C"/>
    <w:multiLevelType w:val="hybridMultilevel"/>
    <w:tmpl w:val="7702E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D507F3D"/>
    <w:multiLevelType w:val="hybridMultilevel"/>
    <w:tmpl w:val="4E86C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C466B11"/>
    <w:multiLevelType w:val="hybridMultilevel"/>
    <w:tmpl w:val="95043BE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num w:numId="1" w16cid:durableId="736131575">
    <w:abstractNumId w:val="0"/>
  </w:num>
  <w:num w:numId="2" w16cid:durableId="1430396460">
    <w:abstractNumId w:val="4"/>
  </w:num>
  <w:num w:numId="3" w16cid:durableId="865604507">
    <w:abstractNumId w:val="1"/>
  </w:num>
  <w:num w:numId="4" w16cid:durableId="604308286">
    <w:abstractNumId w:val="2"/>
  </w:num>
  <w:num w:numId="5" w16cid:durableId="52274409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A3D"/>
    <w:rsid w:val="00007221"/>
    <w:rsid w:val="000457DC"/>
    <w:rsid w:val="00052FB5"/>
    <w:rsid w:val="00066277"/>
    <w:rsid w:val="00086992"/>
    <w:rsid w:val="00086AFA"/>
    <w:rsid w:val="000873DB"/>
    <w:rsid w:val="00091AB2"/>
    <w:rsid w:val="000B0E67"/>
    <w:rsid w:val="000C417E"/>
    <w:rsid w:val="000C7138"/>
    <w:rsid w:val="000D42E3"/>
    <w:rsid w:val="000E3809"/>
    <w:rsid w:val="000F60AC"/>
    <w:rsid w:val="00100C73"/>
    <w:rsid w:val="00106ABE"/>
    <w:rsid w:val="00115D23"/>
    <w:rsid w:val="00152F87"/>
    <w:rsid w:val="00155902"/>
    <w:rsid w:val="00166288"/>
    <w:rsid w:val="00182722"/>
    <w:rsid w:val="00191A25"/>
    <w:rsid w:val="0021054D"/>
    <w:rsid w:val="002237F9"/>
    <w:rsid w:val="00226AF0"/>
    <w:rsid w:val="0024112B"/>
    <w:rsid w:val="0024170D"/>
    <w:rsid w:val="00254AB6"/>
    <w:rsid w:val="00255977"/>
    <w:rsid w:val="00274B9E"/>
    <w:rsid w:val="00284852"/>
    <w:rsid w:val="002853C2"/>
    <w:rsid w:val="002867A2"/>
    <w:rsid w:val="002B74B6"/>
    <w:rsid w:val="00313A31"/>
    <w:rsid w:val="00315217"/>
    <w:rsid w:val="0032585B"/>
    <w:rsid w:val="00353ACE"/>
    <w:rsid w:val="00357B66"/>
    <w:rsid w:val="00390635"/>
    <w:rsid w:val="003A3A7A"/>
    <w:rsid w:val="003B5B4D"/>
    <w:rsid w:val="003D3271"/>
    <w:rsid w:val="00457A5B"/>
    <w:rsid w:val="00460026"/>
    <w:rsid w:val="00460A5B"/>
    <w:rsid w:val="00485933"/>
    <w:rsid w:val="00496B63"/>
    <w:rsid w:val="004A5FBC"/>
    <w:rsid w:val="00500474"/>
    <w:rsid w:val="00514494"/>
    <w:rsid w:val="00517FD7"/>
    <w:rsid w:val="005267FF"/>
    <w:rsid w:val="00570D10"/>
    <w:rsid w:val="005D4FEE"/>
    <w:rsid w:val="005E33BB"/>
    <w:rsid w:val="00623293"/>
    <w:rsid w:val="00673F22"/>
    <w:rsid w:val="00681C74"/>
    <w:rsid w:val="00695163"/>
    <w:rsid w:val="006A08D5"/>
    <w:rsid w:val="00733A72"/>
    <w:rsid w:val="007356BA"/>
    <w:rsid w:val="00742386"/>
    <w:rsid w:val="0077020F"/>
    <w:rsid w:val="00790B84"/>
    <w:rsid w:val="00810E88"/>
    <w:rsid w:val="00814924"/>
    <w:rsid w:val="008434A8"/>
    <w:rsid w:val="00850FD6"/>
    <w:rsid w:val="00853C6A"/>
    <w:rsid w:val="0087136E"/>
    <w:rsid w:val="008B49D6"/>
    <w:rsid w:val="008B665B"/>
    <w:rsid w:val="008C5F93"/>
    <w:rsid w:val="008C6BEE"/>
    <w:rsid w:val="008F2A4B"/>
    <w:rsid w:val="008F6E50"/>
    <w:rsid w:val="00943260"/>
    <w:rsid w:val="00955F8F"/>
    <w:rsid w:val="009666B7"/>
    <w:rsid w:val="00994F65"/>
    <w:rsid w:val="009D0395"/>
    <w:rsid w:val="00A05A80"/>
    <w:rsid w:val="00A31D0F"/>
    <w:rsid w:val="00A6229E"/>
    <w:rsid w:val="00AD472D"/>
    <w:rsid w:val="00B039C6"/>
    <w:rsid w:val="00B22077"/>
    <w:rsid w:val="00B6134F"/>
    <w:rsid w:val="00B748E5"/>
    <w:rsid w:val="00B878EF"/>
    <w:rsid w:val="00B950A7"/>
    <w:rsid w:val="00BA7195"/>
    <w:rsid w:val="00BE6A2F"/>
    <w:rsid w:val="00C06467"/>
    <w:rsid w:val="00C26392"/>
    <w:rsid w:val="00C31601"/>
    <w:rsid w:val="00C5470E"/>
    <w:rsid w:val="00C95562"/>
    <w:rsid w:val="00CD7D37"/>
    <w:rsid w:val="00CE7A3E"/>
    <w:rsid w:val="00CF29EA"/>
    <w:rsid w:val="00CF2B39"/>
    <w:rsid w:val="00D14321"/>
    <w:rsid w:val="00D202E4"/>
    <w:rsid w:val="00D34305"/>
    <w:rsid w:val="00D754D4"/>
    <w:rsid w:val="00D93AE7"/>
    <w:rsid w:val="00DA4A1F"/>
    <w:rsid w:val="00DB0680"/>
    <w:rsid w:val="00DC1337"/>
    <w:rsid w:val="00DE0512"/>
    <w:rsid w:val="00DF0784"/>
    <w:rsid w:val="00DF3C63"/>
    <w:rsid w:val="00E05C54"/>
    <w:rsid w:val="00E06756"/>
    <w:rsid w:val="00E1242B"/>
    <w:rsid w:val="00E25602"/>
    <w:rsid w:val="00E4278A"/>
    <w:rsid w:val="00E42A3D"/>
    <w:rsid w:val="00E82E5C"/>
    <w:rsid w:val="00E91BE4"/>
    <w:rsid w:val="00EC0393"/>
    <w:rsid w:val="00EC2C0A"/>
    <w:rsid w:val="00EF1424"/>
    <w:rsid w:val="00F33B26"/>
    <w:rsid w:val="00FA6D2E"/>
    <w:rsid w:val="00FB2FFC"/>
    <w:rsid w:val="00FB760F"/>
    <w:rsid w:val="00FE1A04"/>
    <w:rsid w:val="00FE4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5E79C9DA-227E-425F-AA3C-7051393B5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A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42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2A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A3D"/>
  </w:style>
  <w:style w:type="paragraph" w:styleId="Footer">
    <w:name w:val="footer"/>
    <w:basedOn w:val="Normal"/>
    <w:link w:val="FooterChar"/>
    <w:uiPriority w:val="99"/>
    <w:unhideWhenUsed/>
    <w:rsid w:val="00E42A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A3D"/>
  </w:style>
  <w:style w:type="paragraph" w:styleId="NormalWeb">
    <w:name w:val="Normal (Web)"/>
    <w:basedOn w:val="Normal"/>
    <w:uiPriority w:val="99"/>
    <w:unhideWhenUsed/>
    <w:rsid w:val="00E42A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E42A3D"/>
  </w:style>
  <w:style w:type="paragraph" w:styleId="BalloonText">
    <w:name w:val="Balloon Text"/>
    <w:basedOn w:val="Normal"/>
    <w:link w:val="BalloonTextChar"/>
    <w:uiPriority w:val="99"/>
    <w:semiHidden/>
    <w:unhideWhenUsed/>
    <w:rsid w:val="00B950A7"/>
    <w:pPr>
      <w:spacing w:after="0" w:line="240" w:lineRule="auto"/>
      <w:pPrChange w:id="0" w:author="LSAdmin" w:date="2026-09-25T20:03:00Z">
        <w:pPr/>
      </w:pPrChange>
    </w:pPr>
    <w:rPr>
      <w:rFonts w:ascii="Segoe UI" w:hAnsi="Segoe UI" w:cs="Segoe UI"/>
      <w:sz w:val="18"/>
      <w:szCs w:val="18"/>
      <w:rPrChange w:id="0" w:author="LSAdmin" w:date="2026-09-25T20:03:00Z">
        <w:rPr>
          <w:rFonts w:ascii="Tahoma" w:eastAsiaTheme="minorHAnsi" w:hAnsi="Tahoma" w:cs="Tahoma"/>
          <w:sz w:val="16"/>
          <w:szCs w:val="16"/>
          <w:lang w:val="en-US" w:eastAsia="en-US" w:bidi="ar-SA"/>
        </w:rPr>
      </w:rPrChange>
    </w:rPr>
  </w:style>
  <w:style w:type="character" w:customStyle="1" w:styleId="BalloonTextChar">
    <w:name w:val="Balloon Text Char"/>
    <w:basedOn w:val="DefaultParagraphFont"/>
    <w:link w:val="BalloonText"/>
    <w:uiPriority w:val="99"/>
    <w:semiHidden/>
    <w:rsid w:val="00152F87"/>
    <w:rPr>
      <w:rFonts w:ascii="Segoe UI" w:hAnsi="Segoe UI" w:cs="Segoe UI"/>
      <w:sz w:val="18"/>
      <w:szCs w:val="18"/>
    </w:rPr>
  </w:style>
  <w:style w:type="paragraph" w:styleId="ListParagraph">
    <w:name w:val="List Paragraph"/>
    <w:basedOn w:val="Normal"/>
    <w:uiPriority w:val="34"/>
    <w:qFormat/>
    <w:rsid w:val="009D0395"/>
    <w:pPr>
      <w:ind w:left="720"/>
      <w:contextualSpacing/>
    </w:pPr>
  </w:style>
  <w:style w:type="character" w:styleId="Hyperlink">
    <w:name w:val="Hyperlink"/>
    <w:basedOn w:val="DefaultParagraphFont"/>
    <w:uiPriority w:val="99"/>
    <w:unhideWhenUsed/>
    <w:rsid w:val="0021054D"/>
    <w:rPr>
      <w:color w:val="0000FF" w:themeColor="hyperlink"/>
      <w:u w:val="single"/>
    </w:rPr>
  </w:style>
  <w:style w:type="character" w:styleId="CommentReference">
    <w:name w:val="annotation reference"/>
    <w:basedOn w:val="DefaultParagraphFont"/>
    <w:uiPriority w:val="99"/>
    <w:semiHidden/>
    <w:unhideWhenUsed/>
    <w:rsid w:val="00106ABE"/>
    <w:rPr>
      <w:sz w:val="16"/>
      <w:szCs w:val="16"/>
    </w:rPr>
  </w:style>
  <w:style w:type="paragraph" w:styleId="CommentText">
    <w:name w:val="annotation text"/>
    <w:basedOn w:val="Normal"/>
    <w:link w:val="CommentTextChar"/>
    <w:uiPriority w:val="99"/>
    <w:semiHidden/>
    <w:unhideWhenUsed/>
    <w:rsid w:val="00B950A7"/>
    <w:pPr>
      <w:spacing w:after="0" w:line="240" w:lineRule="auto"/>
      <w:pPrChange w:id="1" w:author="LSAdmin" w:date="2026-09-25T20:03:00Z">
        <w:pPr/>
      </w:pPrChange>
    </w:pPr>
    <w:rPr>
      <w:sz w:val="20"/>
      <w:szCs w:val="20"/>
      <w:rPrChange w:id="1" w:author="LSAdmin" w:date="2026-09-25T20:03: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106ABE"/>
    <w:rPr>
      <w:sz w:val="20"/>
      <w:szCs w:val="20"/>
    </w:rPr>
  </w:style>
  <w:style w:type="paragraph" w:styleId="CommentSubject">
    <w:name w:val="annotation subject"/>
    <w:basedOn w:val="CommentText"/>
    <w:next w:val="CommentText"/>
    <w:link w:val="CommentSubjectChar"/>
    <w:uiPriority w:val="99"/>
    <w:semiHidden/>
    <w:unhideWhenUsed/>
    <w:rsid w:val="00106ABE"/>
    <w:rPr>
      <w:b/>
      <w:bCs/>
    </w:rPr>
  </w:style>
  <w:style w:type="character" w:customStyle="1" w:styleId="CommentSubjectChar">
    <w:name w:val="Comment Subject Char"/>
    <w:basedOn w:val="CommentTextChar"/>
    <w:link w:val="CommentSubject"/>
    <w:uiPriority w:val="99"/>
    <w:semiHidden/>
    <w:rsid w:val="00106A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724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DC1F7B-EC79-4F3F-A079-7ED614240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Gerontology BS Degree Map</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Gerontology BS Degree Map</dc:title>
  <dc:creator>Janet Guidi</dc:creator>
  <cp:lastModifiedBy>Arthur Souza Rodrigues</cp:lastModifiedBy>
  <cp:revision>1</cp:revision>
  <cp:lastPrinted>2015-03-13T20:06:00Z</cp:lastPrinted>
  <dcterms:created xsi:type="dcterms:W3CDTF">2019-04-30T16:49:00Z</dcterms:created>
  <dcterms:modified xsi:type="dcterms:W3CDTF">2026-09-26T00:03:00Z</dcterms:modified>
  <cp:contentStatus/>
</cp:coreProperties>
</file>