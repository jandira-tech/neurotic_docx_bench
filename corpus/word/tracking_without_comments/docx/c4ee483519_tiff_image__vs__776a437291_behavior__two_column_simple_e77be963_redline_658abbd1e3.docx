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C16E9E" w14:textId="77777777" w:rsidR="00AA2F5F" w:rsidRPr="002E06B9" w:rsidRDefault="00FB4427">
      <w:pPr>
        <w:rPr>
          <w:ins w:id="33" w:author="Nick Bernal" w:date="2026-09-26T15:07:00Z" w16du:dateUtc="2026-09-26T19:07:00Z"/>
          <w:rFonts w:ascii="Arial" w:hAnsi="Arial" w:cs="Arial"/>
        </w:rPr>
      </w:pPr>
      <w:ins w:id="34"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FBD7226" w14:textId="77777777" w:rsidR="00AA2F5F" w:rsidRPr="002E06B9" w:rsidRDefault="00FB4427">
      <w:pPr>
        <w:rPr>
          <w:ins w:id="35" w:author="Nick Bernal" w:date="2026-09-26T15:07:00Z" w16du:dateUtc="2026-09-26T19:07:00Z"/>
          <w:rFonts w:ascii="Arial" w:hAnsi="Arial" w:cs="Arial"/>
        </w:rPr>
      </w:pPr>
      <w:ins w:id="36"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1D0F1F9" w14:textId="77777777" w:rsidR="00AA2F5F" w:rsidRPr="002E06B9" w:rsidRDefault="00FB4427">
      <w:pPr>
        <w:rPr>
          <w:ins w:id="37" w:author="Nick Bernal" w:date="2026-09-26T15:07:00Z" w16du:dateUtc="2026-09-26T19:07:00Z"/>
          <w:rFonts w:ascii="Arial" w:hAnsi="Arial" w:cs="Arial"/>
        </w:rPr>
      </w:pPr>
      <w:ins w:id="38"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7DFB2F4" w14:textId="77777777" w:rsidR="00AA2F5F" w:rsidRPr="002E06B9" w:rsidRDefault="00FB4427">
      <w:pPr>
        <w:rPr>
          <w:ins w:id="39" w:author="Nick Bernal" w:date="2026-09-26T15:07:00Z" w16du:dateUtc="2026-09-26T19:07:00Z"/>
          <w:rFonts w:ascii="Arial" w:hAnsi="Arial" w:cs="Arial"/>
        </w:rPr>
      </w:pPr>
      <w:ins w:id="40"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BE0F7C9" w14:textId="33A8C047" w:rsidR="00AA2F5F" w:rsidRPr="002E06B9" w:rsidRDefault="00FB4427">
      <w:pPr>
        <w:rPr>
          <w:ins w:id="41" w:author="Nick Bernal" w:date="2026-09-26T15:07:00Z" w16du:dateUtc="2026-09-26T19:07:00Z"/>
          <w:rFonts w:ascii="Arial" w:hAnsi="Arial" w:cs="Arial"/>
        </w:rPr>
      </w:pPr>
      <w:ins w:id="42" w:author="Nick Bernal" w:date="2026-09-26T15:07:00Z" w16du:dateUtc="2026-09-26T19:07:00Z">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ins>
    </w:p>
    <w:p w14:paraId="708E95E2" w14:textId="77777777" w:rsidR="00AA2F5F" w:rsidRPr="002E06B9" w:rsidRDefault="00FB4427">
      <w:pPr>
        <w:rPr>
          <w:ins w:id="43" w:author="Nick Bernal" w:date="2026-09-26T15:07:00Z" w16du:dateUtc="2026-09-26T19:07:00Z"/>
          <w:rFonts w:ascii="Arial" w:hAnsi="Arial" w:cs="Arial"/>
        </w:rPr>
      </w:pPr>
      <w:ins w:id="44"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9190453" w14:textId="77777777" w:rsidR="00AA2F5F" w:rsidRPr="002E06B9" w:rsidRDefault="00FB4427">
      <w:pPr>
        <w:rPr>
          <w:ins w:id="45" w:author="Nick Bernal" w:date="2026-09-26T15:07:00Z" w16du:dateUtc="2026-09-26T19:07:00Z"/>
          <w:rFonts w:ascii="Arial" w:hAnsi="Arial" w:cs="Arial"/>
        </w:rPr>
      </w:pPr>
      <w:ins w:id="46"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FC7BC58" w14:textId="77777777" w:rsidR="00AA2F5F" w:rsidRPr="002E06B9" w:rsidRDefault="00FB4427">
      <w:pPr>
        <w:rPr>
          <w:ins w:id="47" w:author="Nick Bernal" w:date="2026-09-26T15:07:00Z" w16du:dateUtc="2026-09-26T19:07:00Z"/>
          <w:rFonts w:ascii="Arial" w:hAnsi="Arial" w:cs="Arial"/>
        </w:rPr>
      </w:pPr>
      <w:ins w:id="48" w:author="Nick Bernal" w:date="2026-09-26T15:07:00Z" w16du:dateUtc="2026-09-26T19:07:00Z">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the top of </w:t>
        </w:r>
        <w:r w:rsidRPr="002E06B9">
          <w:rPr>
            <w:rFonts w:ascii="Arial" w:hAnsi="Arial" w:cs="Arial"/>
          </w:rPr>
          <w:lastRenderedPageBreak/>
          <w:t>the right column before continuing to the next page.</w:t>
        </w:r>
        <w:r w:rsidRPr="002E06B9">
          <w:rPr>
            <w:rFonts w:ascii="Arial" w:hAnsi="Arial" w:cs="Arial"/>
          </w:rPr>
          <w:br/>
        </w:r>
        <w:r w:rsidRPr="002E06B9">
          <w:rPr>
            <w:rFonts w:ascii="Arial" w:hAnsi="Arial" w:cs="Arial"/>
          </w:rPr>
          <w:br/>
        </w:r>
      </w:ins>
    </w:p>
    <w:p w14:paraId="6C914DCA" w14:textId="77777777" w:rsidR="00AA2F5F" w:rsidRPr="002E06B9" w:rsidRDefault="00FB4427">
      <w:pPr>
        <w:rPr>
          <w:ins w:id="49" w:author="Nick Bernal" w:date="2026-09-26T15:07:00Z" w16du:dateUtc="2026-09-26T19:07:00Z"/>
          <w:rFonts w:ascii="Arial" w:hAnsi="Arial" w:cs="Arial"/>
        </w:rPr>
      </w:pPr>
      <w:ins w:id="50"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D6225B6" w14:textId="77777777" w:rsidR="00AA2F5F" w:rsidRPr="002E06B9" w:rsidRDefault="00FB4427">
      <w:pPr>
        <w:rPr>
          <w:ins w:id="51" w:author="Nick Bernal" w:date="2026-09-26T15:07:00Z" w16du:dateUtc="2026-09-26T19:07:00Z"/>
          <w:rFonts w:ascii="Arial" w:hAnsi="Arial" w:cs="Arial"/>
        </w:rPr>
      </w:pPr>
      <w:ins w:id="52"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94D7D2D" w14:textId="77777777" w:rsidR="00AA2F5F" w:rsidRPr="002E06B9" w:rsidRDefault="00FB4427">
      <w:pPr>
        <w:rPr>
          <w:ins w:id="53" w:author="Nick Bernal" w:date="2026-09-26T15:07:00Z" w16du:dateUtc="2026-09-26T19:07:00Z"/>
          <w:rFonts w:ascii="Arial" w:hAnsi="Arial" w:cs="Arial"/>
        </w:rPr>
      </w:pPr>
      <w:ins w:id="54"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CC7FAD2" w14:textId="77777777" w:rsidR="00AA2F5F" w:rsidRPr="002E06B9" w:rsidRDefault="00FB4427">
      <w:pPr>
        <w:rPr>
          <w:ins w:id="55" w:author="Nick Bernal" w:date="2026-09-26T15:07:00Z" w16du:dateUtc="2026-09-26T19:07:00Z"/>
          <w:rFonts w:ascii="Arial" w:hAnsi="Arial" w:cs="Arial"/>
        </w:rPr>
      </w:pPr>
      <w:ins w:id="56"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EEE0B19" w14:textId="77777777" w:rsidR="00AA2F5F" w:rsidRPr="002E06B9" w:rsidRDefault="00FB4427">
      <w:pPr>
        <w:rPr>
          <w:ins w:id="57" w:author="Nick Bernal" w:date="2026-09-26T15:07:00Z" w16du:dateUtc="2026-09-26T19:07:00Z"/>
          <w:rFonts w:ascii="Arial" w:hAnsi="Arial" w:cs="Arial"/>
        </w:rPr>
      </w:pPr>
      <w:ins w:id="58"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D2CC2DB" w14:textId="77777777" w:rsidR="00AA2F5F" w:rsidRPr="002E06B9" w:rsidRDefault="00FB4427">
      <w:pPr>
        <w:rPr>
          <w:ins w:id="59" w:author="Nick Bernal" w:date="2026-09-26T15:07:00Z" w16du:dateUtc="2026-09-26T19:07:00Z"/>
          <w:rFonts w:ascii="Arial" w:hAnsi="Arial" w:cs="Arial"/>
        </w:rPr>
      </w:pPr>
      <w:ins w:id="60" w:author="Nick Bernal" w:date="2026-09-26T15:07:00Z" w16du:dateUtc="2026-09-26T19:07:00Z">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ins>
    </w:p>
    <w:p w14:paraId="793C204D" w14:textId="77777777" w:rsidR="00AA2F5F" w:rsidRPr="002E06B9" w:rsidRDefault="00FB4427">
      <w:pPr>
        <w:rPr>
          <w:ins w:id="61" w:author="Nick Bernal" w:date="2026-09-26T15:07:00Z" w16du:dateUtc="2026-09-26T19:07:00Z"/>
          <w:rFonts w:ascii="Arial" w:hAnsi="Arial" w:cs="Arial"/>
        </w:rPr>
      </w:pPr>
      <w:ins w:id="62"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2B01486" w14:textId="77777777" w:rsidR="00AA2F5F" w:rsidRPr="002E06B9" w:rsidRDefault="00FB4427">
      <w:pPr>
        <w:rPr>
          <w:ins w:id="63" w:author="Nick Bernal" w:date="2026-09-26T15:07:00Z" w16du:dateUtc="2026-09-26T19:07:00Z"/>
          <w:rFonts w:ascii="Arial" w:hAnsi="Arial" w:cs="Arial"/>
        </w:rPr>
      </w:pPr>
      <w:ins w:id="64"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8101766" w14:textId="77777777" w:rsidR="00AA2F5F" w:rsidRPr="002E06B9" w:rsidRDefault="00FB4427">
      <w:pPr>
        <w:rPr>
          <w:ins w:id="65" w:author="Nick Bernal" w:date="2026-09-26T15:07:00Z" w16du:dateUtc="2026-09-26T19:07:00Z"/>
          <w:rFonts w:ascii="Arial" w:hAnsi="Arial" w:cs="Arial"/>
        </w:rPr>
      </w:pPr>
      <w:ins w:id="66"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C5E58CD" w14:textId="77777777" w:rsidR="00AA2F5F" w:rsidRPr="002E06B9" w:rsidRDefault="00FB4427">
      <w:pPr>
        <w:rPr>
          <w:ins w:id="67" w:author="Nick Bernal" w:date="2026-09-26T15:07:00Z" w16du:dateUtc="2026-09-26T19:07:00Z"/>
          <w:rFonts w:ascii="Arial" w:hAnsi="Arial" w:cs="Arial"/>
        </w:rPr>
      </w:pPr>
      <w:ins w:id="68"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A81ABE0" w14:textId="77777777" w:rsidR="00AA2F5F" w:rsidRPr="002E06B9" w:rsidRDefault="00FB4427">
      <w:pPr>
        <w:rPr>
          <w:ins w:id="69" w:author="Nick Bernal" w:date="2026-09-26T15:07:00Z" w16du:dateUtc="2026-09-26T19:07:00Z"/>
          <w:rFonts w:ascii="Arial" w:hAnsi="Arial" w:cs="Arial"/>
        </w:rPr>
      </w:pPr>
      <w:ins w:id="70"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BABB6DF" w14:textId="77777777" w:rsidR="00AA2F5F" w:rsidRPr="002E06B9" w:rsidRDefault="00FB4427">
      <w:pPr>
        <w:rPr>
          <w:ins w:id="71" w:author="Nick Bernal" w:date="2026-09-26T15:07:00Z" w16du:dateUtc="2026-09-26T19:07:00Z"/>
          <w:rFonts w:ascii="Arial" w:hAnsi="Arial" w:cs="Arial"/>
        </w:rPr>
      </w:pPr>
      <w:ins w:id="72"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59364A6" w14:textId="77777777" w:rsidR="00AA2F5F" w:rsidRPr="002E06B9" w:rsidRDefault="00FB4427">
      <w:pPr>
        <w:rPr>
          <w:ins w:id="73" w:author="Nick Bernal" w:date="2026-09-26T15:07:00Z" w16du:dateUtc="2026-09-26T19:07:00Z"/>
          <w:rFonts w:ascii="Arial" w:hAnsi="Arial" w:cs="Arial"/>
        </w:rPr>
      </w:pPr>
      <w:ins w:id="74"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28913C3" w14:textId="77777777" w:rsidR="00AA2F5F" w:rsidRPr="002E06B9" w:rsidRDefault="00FB4427">
      <w:pPr>
        <w:rPr>
          <w:ins w:id="75" w:author="Nick Bernal" w:date="2026-09-26T15:07:00Z" w16du:dateUtc="2026-09-26T19:07:00Z"/>
          <w:rFonts w:ascii="Arial" w:hAnsi="Arial" w:cs="Arial"/>
        </w:rPr>
      </w:pPr>
      <w:ins w:id="76"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FC8096A" w14:textId="77777777" w:rsidR="00AA2F5F" w:rsidRPr="002E06B9" w:rsidRDefault="00FB4427">
      <w:pPr>
        <w:rPr>
          <w:ins w:id="77" w:author="Nick Bernal" w:date="2026-09-26T15:07:00Z" w16du:dateUtc="2026-09-26T19:07:00Z"/>
          <w:rFonts w:ascii="Arial" w:hAnsi="Arial" w:cs="Arial"/>
        </w:rPr>
      </w:pPr>
      <w:ins w:id="78" w:author="Nick Bernal" w:date="2026-09-26T15:07:00Z" w16du:dateUtc="2026-09-26T19:07:00Z">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ins>
    </w:p>
    <w:p w14:paraId="781DFEB9" w14:textId="77777777" w:rsidR="00AA2F5F" w:rsidRPr="002E06B9" w:rsidRDefault="00FB4427">
      <w:pPr>
        <w:rPr>
          <w:ins w:id="79" w:author="Nick Bernal" w:date="2026-09-26T15:07:00Z" w16du:dateUtc="2026-09-26T19:07:00Z"/>
          <w:rFonts w:ascii="Arial" w:hAnsi="Arial" w:cs="Arial"/>
        </w:rPr>
      </w:pPr>
      <w:ins w:id="80"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1C1E988" w14:textId="77777777" w:rsidR="00AA2F5F" w:rsidRPr="002E06B9" w:rsidRDefault="00FB4427">
      <w:pPr>
        <w:rPr>
          <w:ins w:id="81" w:author="Nick Bernal" w:date="2026-09-26T15:07:00Z" w16du:dateUtc="2026-09-26T19:07:00Z"/>
          <w:rFonts w:ascii="Arial" w:hAnsi="Arial" w:cs="Arial"/>
        </w:rPr>
      </w:pPr>
      <w:ins w:id="82"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728D6A7" w14:textId="77777777" w:rsidR="00AA2F5F" w:rsidRPr="002E06B9" w:rsidRDefault="00FB4427">
      <w:pPr>
        <w:rPr>
          <w:ins w:id="83" w:author="Nick Bernal" w:date="2026-09-26T15:07:00Z" w16du:dateUtc="2026-09-26T19:07:00Z"/>
          <w:rFonts w:ascii="Arial" w:hAnsi="Arial" w:cs="Arial"/>
        </w:rPr>
      </w:pPr>
      <w:ins w:id="84"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4BFB31C" w14:textId="77777777" w:rsidR="00AA2F5F" w:rsidRPr="002E06B9" w:rsidRDefault="00FB4427">
      <w:pPr>
        <w:rPr>
          <w:ins w:id="85" w:author="Nick Bernal" w:date="2026-09-26T15:07:00Z" w16du:dateUtc="2026-09-26T19:07:00Z"/>
          <w:rFonts w:ascii="Arial" w:hAnsi="Arial" w:cs="Arial"/>
        </w:rPr>
      </w:pPr>
      <w:ins w:id="86"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9472F55" w14:textId="77777777" w:rsidR="00AA2F5F" w:rsidRPr="002E06B9" w:rsidRDefault="00FB4427">
      <w:pPr>
        <w:rPr>
          <w:ins w:id="87" w:author="Nick Bernal" w:date="2026-09-26T15:07:00Z" w16du:dateUtc="2026-09-26T19:07:00Z"/>
          <w:rFonts w:ascii="Arial" w:hAnsi="Arial" w:cs="Arial"/>
        </w:rPr>
      </w:pPr>
      <w:ins w:id="88"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AEFBAF4" w14:textId="77777777" w:rsidR="00AA2F5F" w:rsidRPr="002E06B9" w:rsidRDefault="00FB4427">
      <w:pPr>
        <w:rPr>
          <w:ins w:id="89" w:author="Nick Bernal" w:date="2026-09-26T15:07:00Z" w16du:dateUtc="2026-09-26T19:07:00Z"/>
          <w:rFonts w:ascii="Arial" w:hAnsi="Arial" w:cs="Arial"/>
        </w:rPr>
      </w:pPr>
      <w:ins w:id="90"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9E3EBD9" w14:textId="77777777" w:rsidR="00AA2F5F" w:rsidRPr="002E06B9" w:rsidRDefault="00FB4427">
      <w:pPr>
        <w:rPr>
          <w:ins w:id="91" w:author="Nick Bernal" w:date="2026-09-26T15:07:00Z" w16du:dateUtc="2026-09-26T19:07:00Z"/>
          <w:rFonts w:ascii="Arial" w:hAnsi="Arial" w:cs="Arial"/>
        </w:rPr>
      </w:pPr>
      <w:ins w:id="92"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7DBA911" w14:textId="77777777" w:rsidR="00AA2F5F" w:rsidRPr="002E06B9" w:rsidRDefault="00FB4427">
      <w:pPr>
        <w:rPr>
          <w:ins w:id="93" w:author="Nick Bernal" w:date="2026-09-26T15:07:00Z" w16du:dateUtc="2026-09-26T19:07:00Z"/>
          <w:rFonts w:ascii="Arial" w:hAnsi="Arial" w:cs="Arial"/>
        </w:rPr>
      </w:pPr>
      <w:ins w:id="94"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0F1C4B9" w14:textId="77777777" w:rsidR="00AA2F5F" w:rsidRPr="002E06B9" w:rsidRDefault="00FB4427">
      <w:pPr>
        <w:rPr>
          <w:ins w:id="95" w:author="Nick Bernal" w:date="2026-09-26T15:07:00Z" w16du:dateUtc="2026-09-26T19:07:00Z"/>
          <w:rFonts w:ascii="Arial" w:hAnsi="Arial" w:cs="Arial"/>
        </w:rPr>
      </w:pPr>
      <w:ins w:id="96" w:author="Nick Bernal" w:date="2026-09-26T15:07:00Z" w16du:dateUtc="2026-09-26T19:07:00Z">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ins>
    </w:p>
    <w:p w14:paraId="7614B4FC" w14:textId="77777777" w:rsidR="00AA2F5F" w:rsidRPr="002E06B9" w:rsidRDefault="00FB4427">
      <w:pPr>
        <w:rPr>
          <w:ins w:id="97" w:author="Nick Bernal" w:date="2026-09-26T15:07:00Z" w16du:dateUtc="2026-09-26T19:07:00Z"/>
          <w:rFonts w:ascii="Arial" w:hAnsi="Arial" w:cs="Arial"/>
        </w:rPr>
      </w:pPr>
      <w:ins w:id="98"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3702834" w14:textId="77777777" w:rsidR="00AA2F5F" w:rsidRPr="002E06B9" w:rsidRDefault="00FB4427">
      <w:pPr>
        <w:rPr>
          <w:ins w:id="99" w:author="Nick Bernal" w:date="2026-09-26T15:07:00Z" w16du:dateUtc="2026-09-26T19:07:00Z"/>
          <w:rFonts w:ascii="Arial" w:hAnsi="Arial" w:cs="Arial"/>
        </w:rPr>
      </w:pPr>
      <w:ins w:id="100"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0C301B8" w14:textId="77777777" w:rsidR="00AA2F5F" w:rsidRPr="002E06B9" w:rsidRDefault="00FB4427">
      <w:pPr>
        <w:rPr>
          <w:ins w:id="101" w:author="Nick Bernal" w:date="2026-09-26T15:07:00Z" w16du:dateUtc="2026-09-26T19:07:00Z"/>
          <w:rFonts w:ascii="Arial" w:hAnsi="Arial" w:cs="Arial"/>
        </w:rPr>
      </w:pPr>
      <w:ins w:id="102"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425DDD6" w14:textId="77777777" w:rsidR="00AA2F5F" w:rsidRPr="002E06B9" w:rsidRDefault="00FB4427">
      <w:pPr>
        <w:rPr>
          <w:ins w:id="103" w:author="Nick Bernal" w:date="2026-09-26T15:07:00Z" w16du:dateUtc="2026-09-26T19:07:00Z"/>
          <w:rFonts w:ascii="Arial" w:hAnsi="Arial" w:cs="Arial"/>
        </w:rPr>
      </w:pPr>
      <w:ins w:id="104"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BBC4D76" w14:textId="77777777" w:rsidR="00AA2F5F" w:rsidRPr="002E06B9" w:rsidRDefault="00FB4427">
      <w:pPr>
        <w:rPr>
          <w:ins w:id="105" w:author="Nick Bernal" w:date="2026-09-26T15:07:00Z" w16du:dateUtc="2026-09-26T19:07:00Z"/>
          <w:rFonts w:ascii="Arial" w:hAnsi="Arial" w:cs="Arial"/>
        </w:rPr>
      </w:pPr>
      <w:ins w:id="106"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1F45EDE" w14:textId="77777777" w:rsidR="00AA2F5F" w:rsidRPr="002E06B9" w:rsidRDefault="00FB4427">
      <w:pPr>
        <w:rPr>
          <w:ins w:id="107" w:author="Nick Bernal" w:date="2026-09-26T15:07:00Z" w16du:dateUtc="2026-09-26T19:07:00Z"/>
          <w:rFonts w:ascii="Arial" w:hAnsi="Arial" w:cs="Arial"/>
        </w:rPr>
      </w:pPr>
      <w:ins w:id="108"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6E82A90" w14:textId="77777777" w:rsidR="00AA2F5F" w:rsidRPr="002E06B9" w:rsidRDefault="00FB4427">
      <w:pPr>
        <w:rPr>
          <w:ins w:id="109" w:author="Nick Bernal" w:date="2026-09-26T15:07:00Z" w16du:dateUtc="2026-09-26T19:07:00Z"/>
          <w:rFonts w:ascii="Arial" w:hAnsi="Arial" w:cs="Arial"/>
        </w:rPr>
      </w:pPr>
      <w:ins w:id="110"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3B5ADD5" w14:textId="77777777" w:rsidR="00AA2F5F" w:rsidRPr="002E06B9" w:rsidRDefault="00FB4427">
      <w:pPr>
        <w:rPr>
          <w:ins w:id="111" w:author="Nick Bernal" w:date="2026-09-26T15:07:00Z" w16du:dateUtc="2026-09-26T19:07:00Z"/>
          <w:rFonts w:ascii="Arial" w:hAnsi="Arial" w:cs="Arial"/>
        </w:rPr>
      </w:pPr>
      <w:ins w:id="112"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BDA7DD9" w14:textId="77777777" w:rsidR="00AA2F5F" w:rsidRPr="002E06B9" w:rsidRDefault="00FB4427">
      <w:pPr>
        <w:rPr>
          <w:ins w:id="113" w:author="Nick Bernal" w:date="2026-09-26T15:07:00Z" w16du:dateUtc="2026-09-26T19:07:00Z"/>
          <w:rFonts w:ascii="Arial" w:hAnsi="Arial" w:cs="Arial"/>
        </w:rPr>
      </w:pPr>
      <w:ins w:id="114" w:author="Nick Bernal" w:date="2026-09-26T15:07:00Z" w16du:dateUtc="2026-09-26T19:07:00Z">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ins>
    </w:p>
    <w:p w14:paraId="381AD3E3" w14:textId="77777777" w:rsidR="00AA2F5F" w:rsidRPr="002E06B9" w:rsidRDefault="00FB4427">
      <w:pPr>
        <w:rPr>
          <w:ins w:id="115" w:author="Nick Bernal" w:date="2026-09-26T15:07:00Z" w16du:dateUtc="2026-09-26T19:07:00Z"/>
          <w:rFonts w:ascii="Arial" w:hAnsi="Arial" w:cs="Arial"/>
        </w:rPr>
      </w:pPr>
      <w:ins w:id="116"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83F6E13" w14:textId="77777777" w:rsidR="00AA2F5F" w:rsidRPr="002E06B9" w:rsidRDefault="00FB4427">
      <w:pPr>
        <w:rPr>
          <w:ins w:id="117" w:author="Nick Bernal" w:date="2026-09-26T15:07:00Z" w16du:dateUtc="2026-09-26T19:07:00Z"/>
          <w:rFonts w:ascii="Arial" w:hAnsi="Arial" w:cs="Arial"/>
        </w:rPr>
      </w:pPr>
      <w:ins w:id="118"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46EBB1A" w14:textId="77777777" w:rsidR="00AA2F5F" w:rsidRPr="002E06B9" w:rsidRDefault="00FB4427">
      <w:pPr>
        <w:rPr>
          <w:ins w:id="119" w:author="Nick Bernal" w:date="2026-09-26T15:07:00Z" w16du:dateUtc="2026-09-26T19:07:00Z"/>
          <w:rFonts w:ascii="Arial" w:hAnsi="Arial" w:cs="Arial"/>
        </w:rPr>
      </w:pPr>
      <w:ins w:id="120"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70C9303" w14:textId="77777777" w:rsidR="00AA2F5F" w:rsidRPr="002E06B9" w:rsidRDefault="00FB4427">
      <w:pPr>
        <w:rPr>
          <w:ins w:id="121" w:author="Nick Bernal" w:date="2026-09-26T15:07:00Z" w16du:dateUtc="2026-09-26T19:07:00Z"/>
          <w:rFonts w:ascii="Arial" w:hAnsi="Arial" w:cs="Arial"/>
        </w:rPr>
      </w:pPr>
      <w:ins w:id="122"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870A744" w14:textId="77777777" w:rsidR="00AA2F5F" w:rsidRPr="002E06B9" w:rsidRDefault="00FB4427">
      <w:pPr>
        <w:rPr>
          <w:ins w:id="123" w:author="Nick Bernal" w:date="2026-09-26T15:07:00Z" w16du:dateUtc="2026-09-26T19:07:00Z"/>
          <w:rFonts w:ascii="Arial" w:hAnsi="Arial" w:cs="Arial"/>
        </w:rPr>
      </w:pPr>
      <w:ins w:id="124"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4CDB8FC" w14:textId="77777777" w:rsidR="00AA2F5F" w:rsidRPr="002E06B9" w:rsidRDefault="00FB4427">
      <w:pPr>
        <w:rPr>
          <w:ins w:id="125" w:author="Nick Bernal" w:date="2026-09-26T15:07:00Z" w16du:dateUtc="2026-09-26T19:07:00Z"/>
          <w:rFonts w:ascii="Arial" w:hAnsi="Arial" w:cs="Arial"/>
        </w:rPr>
      </w:pPr>
      <w:ins w:id="126"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33EA139" w14:textId="77777777" w:rsidR="00AA2F5F" w:rsidRPr="002E06B9" w:rsidRDefault="00FB4427">
      <w:pPr>
        <w:rPr>
          <w:ins w:id="127" w:author="Nick Bernal" w:date="2026-09-26T15:07:00Z" w16du:dateUtc="2026-09-26T19:07:00Z"/>
          <w:rFonts w:ascii="Arial" w:hAnsi="Arial" w:cs="Arial"/>
        </w:rPr>
      </w:pPr>
      <w:ins w:id="128"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4BBBCFB" w14:textId="77777777" w:rsidR="00AA2F5F" w:rsidRPr="002E06B9" w:rsidRDefault="00FB4427">
      <w:pPr>
        <w:rPr>
          <w:ins w:id="129" w:author="Nick Bernal" w:date="2026-09-26T15:07:00Z" w16du:dateUtc="2026-09-26T19:07:00Z"/>
          <w:rFonts w:ascii="Arial" w:hAnsi="Arial" w:cs="Arial"/>
        </w:rPr>
      </w:pPr>
      <w:ins w:id="130"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14DC8A5" w14:textId="77777777" w:rsidR="00AA2F5F" w:rsidRPr="002E06B9" w:rsidRDefault="00FB4427">
      <w:pPr>
        <w:rPr>
          <w:ins w:id="131" w:author="Nick Bernal" w:date="2026-09-26T15:07:00Z" w16du:dateUtc="2026-09-26T19:07:00Z"/>
          <w:rFonts w:ascii="Arial" w:hAnsi="Arial" w:cs="Arial"/>
        </w:rPr>
      </w:pPr>
      <w:ins w:id="132" w:author="Nick Bernal" w:date="2026-09-26T15:07:00Z" w16du:dateUtc="2026-09-26T19:07:00Z">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ins>
    </w:p>
    <w:p w14:paraId="70172526" w14:textId="77777777" w:rsidR="00AA2F5F" w:rsidRPr="002E06B9" w:rsidRDefault="00FB4427">
      <w:pPr>
        <w:rPr>
          <w:ins w:id="133" w:author="Nick Bernal" w:date="2026-09-26T15:07:00Z" w16du:dateUtc="2026-09-26T19:07:00Z"/>
          <w:rFonts w:ascii="Arial" w:hAnsi="Arial" w:cs="Arial"/>
        </w:rPr>
      </w:pPr>
      <w:ins w:id="134"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2F92062" w14:textId="77777777" w:rsidR="00AA2F5F" w:rsidRPr="002E06B9" w:rsidRDefault="00FB4427">
      <w:pPr>
        <w:rPr>
          <w:ins w:id="135" w:author="Nick Bernal" w:date="2026-09-26T15:07:00Z" w16du:dateUtc="2026-09-26T19:07:00Z"/>
          <w:rFonts w:ascii="Arial" w:hAnsi="Arial" w:cs="Arial"/>
        </w:rPr>
      </w:pPr>
      <w:ins w:id="136"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A5C39EC" w14:textId="77777777" w:rsidR="00AA2F5F" w:rsidRPr="002E06B9" w:rsidRDefault="00FB4427">
      <w:pPr>
        <w:rPr>
          <w:ins w:id="137" w:author="Nick Bernal" w:date="2026-09-26T15:07:00Z" w16du:dateUtc="2026-09-26T19:07:00Z"/>
          <w:rFonts w:ascii="Arial" w:hAnsi="Arial" w:cs="Arial"/>
        </w:rPr>
      </w:pPr>
      <w:ins w:id="138"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F270945" w14:textId="77777777" w:rsidR="00AA2F5F" w:rsidRPr="002E06B9" w:rsidRDefault="00FB4427">
      <w:pPr>
        <w:rPr>
          <w:ins w:id="139" w:author="Nick Bernal" w:date="2026-09-26T15:07:00Z" w16du:dateUtc="2026-09-26T19:07:00Z"/>
          <w:rFonts w:ascii="Arial" w:hAnsi="Arial" w:cs="Arial"/>
        </w:rPr>
      </w:pPr>
      <w:ins w:id="140"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79B838B" w14:textId="77777777" w:rsidR="00AA2F5F" w:rsidRPr="002E06B9" w:rsidRDefault="00FB4427">
      <w:pPr>
        <w:rPr>
          <w:ins w:id="141" w:author="Nick Bernal" w:date="2026-09-26T15:07:00Z" w16du:dateUtc="2026-09-26T19:07:00Z"/>
          <w:rFonts w:ascii="Arial" w:hAnsi="Arial" w:cs="Arial"/>
        </w:rPr>
      </w:pPr>
      <w:ins w:id="142"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4123F7E" w14:textId="77777777" w:rsidR="00AA2F5F" w:rsidRPr="002E06B9" w:rsidRDefault="00FB4427">
      <w:pPr>
        <w:rPr>
          <w:ins w:id="143" w:author="Nick Bernal" w:date="2026-09-26T15:07:00Z" w16du:dateUtc="2026-09-26T19:07:00Z"/>
          <w:rFonts w:ascii="Arial" w:hAnsi="Arial" w:cs="Arial"/>
        </w:rPr>
      </w:pPr>
      <w:ins w:id="144"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B1A9001" w14:textId="77777777" w:rsidR="00AA2F5F" w:rsidRPr="002E06B9" w:rsidRDefault="00FB4427">
      <w:pPr>
        <w:rPr>
          <w:ins w:id="145" w:author="Nick Bernal" w:date="2026-09-26T15:07:00Z" w16du:dateUtc="2026-09-26T19:07:00Z"/>
          <w:rFonts w:ascii="Arial" w:hAnsi="Arial" w:cs="Arial"/>
        </w:rPr>
      </w:pPr>
      <w:ins w:id="146"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51337EE" w14:textId="77777777" w:rsidR="00AA2F5F" w:rsidRPr="002E06B9" w:rsidRDefault="00FB4427">
      <w:pPr>
        <w:rPr>
          <w:ins w:id="147" w:author="Nick Bernal" w:date="2026-09-26T15:07:00Z" w16du:dateUtc="2026-09-26T19:07:00Z"/>
          <w:rFonts w:ascii="Arial" w:hAnsi="Arial" w:cs="Arial"/>
        </w:rPr>
      </w:pPr>
      <w:ins w:id="148"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D555677" w14:textId="77777777" w:rsidR="00AA2F5F" w:rsidRPr="002E06B9" w:rsidRDefault="00FB4427">
      <w:pPr>
        <w:rPr>
          <w:ins w:id="149" w:author="Nick Bernal" w:date="2026-09-26T15:07:00Z" w16du:dateUtc="2026-09-26T19:07:00Z"/>
          <w:rFonts w:ascii="Arial" w:hAnsi="Arial" w:cs="Arial"/>
        </w:rPr>
      </w:pPr>
      <w:ins w:id="150" w:author="Nick Bernal" w:date="2026-09-26T15:07:00Z" w16du:dateUtc="2026-09-26T19:07:00Z">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ins>
    </w:p>
    <w:p w14:paraId="5DE2E520" w14:textId="77777777" w:rsidR="00AA2F5F" w:rsidRPr="002E06B9" w:rsidRDefault="00FB4427">
      <w:pPr>
        <w:rPr>
          <w:ins w:id="151" w:author="Nick Bernal" w:date="2026-09-26T15:07:00Z" w16du:dateUtc="2026-09-26T19:07:00Z"/>
          <w:rFonts w:ascii="Arial" w:hAnsi="Arial" w:cs="Arial"/>
        </w:rPr>
      </w:pPr>
      <w:ins w:id="152"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47CEAEB" w14:textId="77777777" w:rsidR="00AA2F5F" w:rsidRPr="002E06B9" w:rsidRDefault="00FB4427">
      <w:pPr>
        <w:rPr>
          <w:ins w:id="153" w:author="Nick Bernal" w:date="2026-09-26T15:07:00Z" w16du:dateUtc="2026-09-26T19:07:00Z"/>
          <w:rFonts w:ascii="Arial" w:hAnsi="Arial" w:cs="Arial"/>
        </w:rPr>
      </w:pPr>
      <w:ins w:id="154"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74D2199" w14:textId="77777777" w:rsidR="00AA2F5F" w:rsidRPr="002E06B9" w:rsidRDefault="00FB4427">
      <w:pPr>
        <w:rPr>
          <w:ins w:id="155" w:author="Nick Bernal" w:date="2026-09-26T15:07:00Z" w16du:dateUtc="2026-09-26T19:07:00Z"/>
          <w:rFonts w:ascii="Arial" w:hAnsi="Arial" w:cs="Arial"/>
        </w:rPr>
      </w:pPr>
      <w:ins w:id="156"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50EB775" w14:textId="77777777" w:rsidR="00AA2F5F" w:rsidRPr="002E06B9" w:rsidRDefault="00FB4427">
      <w:pPr>
        <w:rPr>
          <w:ins w:id="157" w:author="Nick Bernal" w:date="2026-09-26T15:07:00Z" w16du:dateUtc="2026-09-26T19:07:00Z"/>
          <w:rFonts w:ascii="Arial" w:hAnsi="Arial" w:cs="Arial"/>
        </w:rPr>
      </w:pPr>
      <w:ins w:id="158"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0A0EB48" w14:textId="77777777" w:rsidR="00AA2F5F" w:rsidRPr="002E06B9" w:rsidRDefault="00FB4427">
      <w:pPr>
        <w:rPr>
          <w:ins w:id="159" w:author="Nick Bernal" w:date="2026-09-26T15:07:00Z" w16du:dateUtc="2026-09-26T19:07:00Z"/>
          <w:rFonts w:ascii="Arial" w:hAnsi="Arial" w:cs="Arial"/>
        </w:rPr>
      </w:pPr>
      <w:ins w:id="160"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86EF296" w14:textId="77777777" w:rsidR="00AA2F5F" w:rsidRPr="002E06B9" w:rsidRDefault="00FB4427">
      <w:pPr>
        <w:rPr>
          <w:ins w:id="161" w:author="Nick Bernal" w:date="2026-09-26T15:07:00Z" w16du:dateUtc="2026-09-26T19:07:00Z"/>
          <w:rFonts w:ascii="Arial" w:hAnsi="Arial" w:cs="Arial"/>
        </w:rPr>
      </w:pPr>
      <w:ins w:id="162"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35D3EA2" w14:textId="77777777" w:rsidR="00AA2F5F" w:rsidRPr="002E06B9" w:rsidRDefault="00FB4427">
      <w:pPr>
        <w:rPr>
          <w:ins w:id="163" w:author="Nick Bernal" w:date="2026-09-26T15:07:00Z" w16du:dateUtc="2026-09-26T19:07:00Z"/>
          <w:rFonts w:ascii="Arial" w:hAnsi="Arial" w:cs="Arial"/>
        </w:rPr>
      </w:pPr>
      <w:ins w:id="164"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B389408" w14:textId="77777777" w:rsidR="00AA2F5F" w:rsidRPr="002E06B9" w:rsidRDefault="00FB4427">
      <w:pPr>
        <w:rPr>
          <w:ins w:id="165" w:author="Nick Bernal" w:date="2026-09-26T15:07:00Z" w16du:dateUtc="2026-09-26T19:07:00Z"/>
          <w:rFonts w:ascii="Arial" w:hAnsi="Arial" w:cs="Arial"/>
        </w:rPr>
      </w:pPr>
      <w:ins w:id="166"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493E62C" w14:textId="77777777" w:rsidR="00AA2F5F" w:rsidRPr="002E06B9" w:rsidRDefault="00FB4427">
      <w:pPr>
        <w:rPr>
          <w:ins w:id="167" w:author="Nick Bernal" w:date="2026-09-26T15:07:00Z" w16du:dateUtc="2026-09-26T19:07:00Z"/>
          <w:rFonts w:ascii="Arial" w:hAnsi="Arial" w:cs="Arial"/>
        </w:rPr>
      </w:pPr>
      <w:ins w:id="168" w:author="Nick Bernal" w:date="2026-09-26T15:07:00Z" w16du:dateUtc="2026-09-26T19:07:00Z">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ins>
    </w:p>
    <w:p w14:paraId="68F21C25" w14:textId="77777777" w:rsidR="00AA2F5F" w:rsidRPr="002E06B9" w:rsidRDefault="00FB4427">
      <w:pPr>
        <w:rPr>
          <w:ins w:id="169" w:author="Nick Bernal" w:date="2026-09-26T15:07:00Z" w16du:dateUtc="2026-09-26T19:07:00Z"/>
          <w:rFonts w:ascii="Arial" w:hAnsi="Arial" w:cs="Arial"/>
        </w:rPr>
      </w:pPr>
      <w:ins w:id="170"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B2EA284" w14:textId="77777777" w:rsidR="00AA2F5F" w:rsidRPr="002E06B9" w:rsidRDefault="00FB4427">
      <w:pPr>
        <w:rPr>
          <w:ins w:id="171" w:author="Nick Bernal" w:date="2026-09-26T15:07:00Z" w16du:dateUtc="2026-09-26T19:07:00Z"/>
          <w:rFonts w:ascii="Arial" w:hAnsi="Arial" w:cs="Arial"/>
        </w:rPr>
      </w:pPr>
      <w:ins w:id="172"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71D6B16" w14:textId="77777777" w:rsidR="00AA2F5F" w:rsidRPr="002E06B9" w:rsidRDefault="00FB4427">
      <w:pPr>
        <w:rPr>
          <w:ins w:id="173" w:author="Nick Bernal" w:date="2026-09-26T15:07:00Z" w16du:dateUtc="2026-09-26T19:07:00Z"/>
          <w:rFonts w:ascii="Arial" w:hAnsi="Arial" w:cs="Arial"/>
        </w:rPr>
      </w:pPr>
      <w:ins w:id="174"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EA1E941" w14:textId="77777777" w:rsidR="00AA2F5F" w:rsidRPr="002E06B9" w:rsidRDefault="00FB4427">
      <w:pPr>
        <w:rPr>
          <w:ins w:id="175" w:author="Nick Bernal" w:date="2026-09-26T15:07:00Z" w16du:dateUtc="2026-09-26T19:07:00Z"/>
          <w:rFonts w:ascii="Arial" w:hAnsi="Arial" w:cs="Arial"/>
        </w:rPr>
      </w:pPr>
      <w:ins w:id="176"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47E60A5" w14:textId="77777777" w:rsidR="00AA2F5F" w:rsidRPr="002E06B9" w:rsidRDefault="00FB4427">
      <w:pPr>
        <w:rPr>
          <w:ins w:id="177" w:author="Nick Bernal" w:date="2026-09-26T15:07:00Z" w16du:dateUtc="2026-09-26T19:07:00Z"/>
          <w:rFonts w:ascii="Arial" w:hAnsi="Arial" w:cs="Arial"/>
        </w:rPr>
      </w:pPr>
      <w:ins w:id="178"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F4E615A" w14:textId="77777777" w:rsidR="00AA2F5F" w:rsidRPr="002E06B9" w:rsidRDefault="00FB4427">
      <w:pPr>
        <w:rPr>
          <w:ins w:id="179" w:author="Nick Bernal" w:date="2026-09-26T15:07:00Z" w16du:dateUtc="2026-09-26T19:07:00Z"/>
          <w:rFonts w:ascii="Arial" w:hAnsi="Arial" w:cs="Arial"/>
        </w:rPr>
      </w:pPr>
      <w:ins w:id="180"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CF97125" w14:textId="77777777" w:rsidR="00AA2F5F" w:rsidRPr="002E06B9" w:rsidRDefault="00FB4427">
      <w:pPr>
        <w:rPr>
          <w:ins w:id="181" w:author="Nick Bernal" w:date="2026-09-26T15:07:00Z" w16du:dateUtc="2026-09-26T19:07:00Z"/>
          <w:rFonts w:ascii="Arial" w:hAnsi="Arial" w:cs="Arial"/>
        </w:rPr>
      </w:pPr>
      <w:ins w:id="182"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8765BCE" w14:textId="77777777" w:rsidR="00AA2F5F" w:rsidRPr="002E06B9" w:rsidRDefault="00FB4427">
      <w:pPr>
        <w:rPr>
          <w:ins w:id="183" w:author="Nick Bernal" w:date="2026-09-26T15:07:00Z" w16du:dateUtc="2026-09-26T19:07:00Z"/>
          <w:rFonts w:ascii="Arial" w:hAnsi="Arial" w:cs="Arial"/>
        </w:rPr>
      </w:pPr>
      <w:ins w:id="184"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FACACA0" w14:textId="77777777" w:rsidR="00AA2F5F" w:rsidRPr="002E06B9" w:rsidRDefault="00FB4427">
      <w:pPr>
        <w:rPr>
          <w:ins w:id="185" w:author="Nick Bernal" w:date="2026-09-26T15:07:00Z" w16du:dateUtc="2026-09-26T19:07:00Z"/>
          <w:rFonts w:ascii="Arial" w:hAnsi="Arial" w:cs="Arial"/>
        </w:rPr>
      </w:pPr>
      <w:ins w:id="186" w:author="Nick Bernal" w:date="2026-09-26T15:07:00Z" w16du:dateUtc="2026-09-26T19:07:00Z">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ins>
    </w:p>
    <w:p w14:paraId="7E675834" w14:textId="77777777" w:rsidR="00AA2F5F" w:rsidRPr="002E06B9" w:rsidRDefault="00FB4427">
      <w:pPr>
        <w:rPr>
          <w:ins w:id="187" w:author="Nick Bernal" w:date="2026-09-26T15:07:00Z" w16du:dateUtc="2026-09-26T19:07:00Z"/>
          <w:rFonts w:ascii="Arial" w:hAnsi="Arial" w:cs="Arial"/>
        </w:rPr>
      </w:pPr>
      <w:ins w:id="188"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DAFBA2D" w14:textId="77777777" w:rsidR="00AA2F5F" w:rsidRPr="002E06B9" w:rsidRDefault="00FB4427">
      <w:pPr>
        <w:rPr>
          <w:ins w:id="189" w:author="Nick Bernal" w:date="2026-09-26T15:07:00Z" w16du:dateUtc="2026-09-26T19:07:00Z"/>
          <w:rFonts w:ascii="Arial" w:hAnsi="Arial" w:cs="Arial"/>
        </w:rPr>
      </w:pPr>
      <w:ins w:id="190"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98630C8" w14:textId="77777777" w:rsidR="00AA2F5F" w:rsidRPr="002E06B9" w:rsidRDefault="00FB4427">
      <w:pPr>
        <w:rPr>
          <w:ins w:id="191" w:author="Nick Bernal" w:date="2026-09-26T15:07:00Z" w16du:dateUtc="2026-09-26T19:07:00Z"/>
          <w:rFonts w:ascii="Arial" w:hAnsi="Arial" w:cs="Arial"/>
        </w:rPr>
      </w:pPr>
      <w:ins w:id="192"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C0A39BA" w14:textId="77777777" w:rsidR="00AA2F5F" w:rsidRPr="002E06B9" w:rsidRDefault="00FB4427">
      <w:pPr>
        <w:rPr>
          <w:ins w:id="193" w:author="Nick Bernal" w:date="2026-09-26T15:07:00Z" w16du:dateUtc="2026-09-26T19:07:00Z"/>
          <w:rFonts w:ascii="Arial" w:hAnsi="Arial" w:cs="Arial"/>
        </w:rPr>
      </w:pPr>
      <w:ins w:id="194"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F5582F0" w14:textId="77777777" w:rsidR="00AA2F5F" w:rsidRPr="002E06B9" w:rsidRDefault="00FB4427">
      <w:pPr>
        <w:rPr>
          <w:ins w:id="195" w:author="Nick Bernal" w:date="2026-09-26T15:07:00Z" w16du:dateUtc="2026-09-26T19:07:00Z"/>
          <w:rFonts w:ascii="Arial" w:hAnsi="Arial" w:cs="Arial"/>
        </w:rPr>
      </w:pPr>
      <w:ins w:id="196"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E8D2074" w14:textId="77777777" w:rsidR="00AA2F5F" w:rsidRPr="002E06B9" w:rsidRDefault="00FB4427">
      <w:pPr>
        <w:rPr>
          <w:ins w:id="197" w:author="Nick Bernal" w:date="2026-09-26T15:07:00Z" w16du:dateUtc="2026-09-26T19:07:00Z"/>
          <w:rFonts w:ascii="Arial" w:hAnsi="Arial" w:cs="Arial"/>
        </w:rPr>
      </w:pPr>
      <w:ins w:id="198"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722F83A" w14:textId="77777777" w:rsidR="00AA2F5F" w:rsidRPr="002E06B9" w:rsidRDefault="00FB4427">
      <w:pPr>
        <w:rPr>
          <w:ins w:id="199" w:author="Nick Bernal" w:date="2026-09-26T15:07:00Z" w16du:dateUtc="2026-09-26T19:07:00Z"/>
          <w:rFonts w:ascii="Arial" w:hAnsi="Arial" w:cs="Arial"/>
        </w:rPr>
      </w:pPr>
      <w:ins w:id="200"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399AD19" w14:textId="77777777" w:rsidR="00AA2F5F" w:rsidRPr="002E06B9" w:rsidRDefault="00FB4427">
      <w:pPr>
        <w:rPr>
          <w:ins w:id="201" w:author="Nick Bernal" w:date="2026-09-26T15:07:00Z" w16du:dateUtc="2026-09-26T19:07:00Z"/>
          <w:rFonts w:ascii="Arial" w:hAnsi="Arial" w:cs="Arial"/>
        </w:rPr>
      </w:pPr>
      <w:ins w:id="202"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99284BA" w14:textId="77777777" w:rsidR="00AA2F5F" w:rsidRPr="002E06B9" w:rsidRDefault="00FB4427">
      <w:pPr>
        <w:rPr>
          <w:ins w:id="203" w:author="Nick Bernal" w:date="2026-09-26T15:07:00Z" w16du:dateUtc="2026-09-26T19:07:00Z"/>
          <w:rFonts w:ascii="Arial" w:hAnsi="Arial" w:cs="Arial"/>
        </w:rPr>
      </w:pPr>
      <w:ins w:id="204" w:author="Nick Bernal" w:date="2026-09-26T15:07:00Z" w16du:dateUtc="2026-09-26T19:07:00Z">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ins>
    </w:p>
    <w:p w14:paraId="14FABBF3" w14:textId="77777777" w:rsidR="00AA2F5F" w:rsidRPr="002E06B9" w:rsidRDefault="00FB4427">
      <w:pPr>
        <w:rPr>
          <w:ins w:id="205" w:author="Nick Bernal" w:date="2026-09-26T15:07:00Z" w16du:dateUtc="2026-09-26T19:07:00Z"/>
          <w:rFonts w:ascii="Arial" w:hAnsi="Arial" w:cs="Arial"/>
        </w:rPr>
      </w:pPr>
      <w:ins w:id="206"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2090DB9" w14:textId="77777777" w:rsidR="00AA2F5F" w:rsidRPr="002E06B9" w:rsidRDefault="00FB4427">
      <w:pPr>
        <w:rPr>
          <w:ins w:id="207" w:author="Nick Bernal" w:date="2026-09-26T15:07:00Z" w16du:dateUtc="2026-09-26T19:07:00Z"/>
          <w:rFonts w:ascii="Arial" w:hAnsi="Arial" w:cs="Arial"/>
        </w:rPr>
      </w:pPr>
      <w:ins w:id="208"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060781A" w14:textId="77777777" w:rsidR="00AA2F5F" w:rsidRPr="002E06B9" w:rsidRDefault="00FB4427">
      <w:pPr>
        <w:rPr>
          <w:ins w:id="209" w:author="Nick Bernal" w:date="2026-09-26T15:07:00Z" w16du:dateUtc="2026-09-26T19:07:00Z"/>
          <w:rFonts w:ascii="Arial" w:hAnsi="Arial" w:cs="Arial"/>
        </w:rPr>
      </w:pPr>
      <w:ins w:id="210"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FEC6E0F" w14:textId="77777777" w:rsidR="00AA2F5F" w:rsidRPr="002E06B9" w:rsidRDefault="00FB4427">
      <w:pPr>
        <w:rPr>
          <w:ins w:id="211" w:author="Nick Bernal" w:date="2026-09-26T15:07:00Z" w16du:dateUtc="2026-09-26T19:07:00Z"/>
          <w:rFonts w:ascii="Arial" w:hAnsi="Arial" w:cs="Arial"/>
        </w:rPr>
      </w:pPr>
      <w:ins w:id="212"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C4735E0" w14:textId="77777777" w:rsidR="00AA2F5F" w:rsidRPr="002E06B9" w:rsidRDefault="00FB4427">
      <w:pPr>
        <w:rPr>
          <w:ins w:id="213" w:author="Nick Bernal" w:date="2026-09-26T15:07:00Z" w16du:dateUtc="2026-09-26T19:07:00Z"/>
          <w:rFonts w:ascii="Arial" w:hAnsi="Arial" w:cs="Arial"/>
        </w:rPr>
      </w:pPr>
      <w:ins w:id="214"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2EAB8F4" w14:textId="77777777" w:rsidR="00AA2F5F" w:rsidRPr="002E06B9" w:rsidRDefault="00FB4427">
      <w:pPr>
        <w:rPr>
          <w:ins w:id="215" w:author="Nick Bernal" w:date="2026-09-26T15:07:00Z" w16du:dateUtc="2026-09-26T19:07:00Z"/>
          <w:rFonts w:ascii="Arial" w:hAnsi="Arial" w:cs="Arial"/>
        </w:rPr>
      </w:pPr>
      <w:ins w:id="216"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1C635AA" w14:textId="77777777" w:rsidR="00AA2F5F" w:rsidRPr="002E06B9" w:rsidRDefault="00FB4427">
      <w:pPr>
        <w:rPr>
          <w:ins w:id="217" w:author="Nick Bernal" w:date="2026-09-26T15:07:00Z" w16du:dateUtc="2026-09-26T19:07:00Z"/>
          <w:rFonts w:ascii="Arial" w:hAnsi="Arial" w:cs="Arial"/>
        </w:rPr>
      </w:pPr>
      <w:ins w:id="218"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C05B078" w14:textId="77777777" w:rsidR="00AA2F5F" w:rsidRPr="002E06B9" w:rsidRDefault="00FB4427">
      <w:pPr>
        <w:rPr>
          <w:ins w:id="219" w:author="Nick Bernal" w:date="2026-09-26T15:07:00Z" w16du:dateUtc="2026-09-26T19:07:00Z"/>
          <w:rFonts w:ascii="Arial" w:hAnsi="Arial" w:cs="Arial"/>
        </w:rPr>
      </w:pPr>
      <w:ins w:id="220"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14FD338" w14:textId="77777777" w:rsidR="00AA2F5F" w:rsidRPr="002E06B9" w:rsidRDefault="00FB4427">
      <w:pPr>
        <w:rPr>
          <w:ins w:id="221" w:author="Nick Bernal" w:date="2026-09-26T15:07:00Z" w16du:dateUtc="2026-09-26T19:07:00Z"/>
          <w:rFonts w:ascii="Arial" w:hAnsi="Arial" w:cs="Arial"/>
        </w:rPr>
      </w:pPr>
      <w:ins w:id="222" w:author="Nick Bernal" w:date="2026-09-26T15:07:00Z" w16du:dateUtc="2026-09-26T19:07:00Z">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ins>
    </w:p>
    <w:p w14:paraId="4E66ED33" w14:textId="77777777" w:rsidR="00AA2F5F" w:rsidRPr="002E06B9" w:rsidRDefault="00FB4427">
      <w:pPr>
        <w:rPr>
          <w:ins w:id="223" w:author="Nick Bernal" w:date="2026-09-26T15:07:00Z" w16du:dateUtc="2026-09-26T19:07:00Z"/>
          <w:rFonts w:ascii="Arial" w:hAnsi="Arial" w:cs="Arial"/>
        </w:rPr>
      </w:pPr>
      <w:ins w:id="224"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DA69FE8" w14:textId="77777777" w:rsidR="00AA2F5F" w:rsidRPr="002E06B9" w:rsidRDefault="00FB4427">
      <w:pPr>
        <w:rPr>
          <w:ins w:id="225" w:author="Nick Bernal" w:date="2026-09-26T15:07:00Z" w16du:dateUtc="2026-09-26T19:07:00Z"/>
          <w:rFonts w:ascii="Arial" w:hAnsi="Arial" w:cs="Arial"/>
        </w:rPr>
      </w:pPr>
      <w:ins w:id="226"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C517413" w14:textId="77777777" w:rsidR="00AA2F5F" w:rsidRPr="002E06B9" w:rsidRDefault="00FB4427">
      <w:pPr>
        <w:rPr>
          <w:ins w:id="227" w:author="Nick Bernal" w:date="2026-09-26T15:07:00Z" w16du:dateUtc="2026-09-26T19:07:00Z"/>
          <w:rFonts w:ascii="Arial" w:hAnsi="Arial" w:cs="Arial"/>
        </w:rPr>
      </w:pPr>
      <w:ins w:id="228"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BDEF337" w14:textId="77777777" w:rsidR="00AA2F5F" w:rsidRPr="002E06B9" w:rsidRDefault="00FB4427">
      <w:pPr>
        <w:rPr>
          <w:ins w:id="229" w:author="Nick Bernal" w:date="2026-09-26T15:07:00Z" w16du:dateUtc="2026-09-26T19:07:00Z"/>
          <w:rFonts w:ascii="Arial" w:hAnsi="Arial" w:cs="Arial"/>
        </w:rPr>
      </w:pPr>
      <w:ins w:id="230"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325578C" w14:textId="77777777" w:rsidR="00AA2F5F" w:rsidRPr="002E06B9" w:rsidRDefault="00FB4427">
      <w:pPr>
        <w:rPr>
          <w:ins w:id="231" w:author="Nick Bernal" w:date="2026-09-26T15:07:00Z" w16du:dateUtc="2026-09-26T19:07:00Z"/>
          <w:rFonts w:ascii="Arial" w:hAnsi="Arial" w:cs="Arial"/>
        </w:rPr>
      </w:pPr>
      <w:ins w:id="232"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A9C9C81" w14:textId="77777777" w:rsidR="00AA2F5F" w:rsidRPr="002E06B9" w:rsidRDefault="00FB4427">
      <w:pPr>
        <w:rPr>
          <w:ins w:id="233" w:author="Nick Bernal" w:date="2026-09-26T15:07:00Z" w16du:dateUtc="2026-09-26T19:07:00Z"/>
          <w:rFonts w:ascii="Arial" w:hAnsi="Arial" w:cs="Arial"/>
        </w:rPr>
      </w:pPr>
      <w:ins w:id="234"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52CEA6F" w14:textId="77777777" w:rsidR="00AA2F5F" w:rsidRPr="002E06B9" w:rsidRDefault="00FB4427">
      <w:pPr>
        <w:rPr>
          <w:ins w:id="235" w:author="Nick Bernal" w:date="2026-09-26T15:07:00Z" w16du:dateUtc="2026-09-26T19:07:00Z"/>
          <w:rFonts w:ascii="Arial" w:hAnsi="Arial" w:cs="Arial"/>
        </w:rPr>
      </w:pPr>
      <w:ins w:id="236"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72AA1FC" w14:textId="77777777" w:rsidR="00AA2F5F" w:rsidRPr="002E06B9" w:rsidRDefault="00FB4427">
      <w:pPr>
        <w:rPr>
          <w:ins w:id="237" w:author="Nick Bernal" w:date="2026-09-26T15:07:00Z" w16du:dateUtc="2026-09-26T19:07:00Z"/>
          <w:rFonts w:ascii="Arial" w:hAnsi="Arial" w:cs="Arial"/>
        </w:rPr>
      </w:pPr>
      <w:ins w:id="238"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994E51E" w14:textId="77777777" w:rsidR="00AA2F5F" w:rsidRPr="002E06B9" w:rsidRDefault="00FB4427">
      <w:pPr>
        <w:rPr>
          <w:ins w:id="239" w:author="Nick Bernal" w:date="2026-09-26T15:07:00Z" w16du:dateUtc="2026-09-26T19:07:00Z"/>
          <w:rFonts w:ascii="Arial" w:hAnsi="Arial" w:cs="Arial"/>
        </w:rPr>
      </w:pPr>
      <w:ins w:id="240" w:author="Nick Bernal" w:date="2026-09-26T15:07:00Z" w16du:dateUtc="2026-09-26T19:07:00Z">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ins>
    </w:p>
    <w:p w14:paraId="30265597" w14:textId="77777777" w:rsidR="00AA2F5F" w:rsidRPr="002E06B9" w:rsidRDefault="00FB4427">
      <w:pPr>
        <w:rPr>
          <w:ins w:id="241" w:author="Nick Bernal" w:date="2026-09-26T15:07:00Z" w16du:dateUtc="2026-09-26T19:07:00Z"/>
          <w:rFonts w:ascii="Arial" w:hAnsi="Arial" w:cs="Arial"/>
        </w:rPr>
      </w:pPr>
      <w:ins w:id="242"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9AE4358" w14:textId="77777777" w:rsidR="00AA2F5F" w:rsidRPr="002E06B9" w:rsidRDefault="00FB4427">
      <w:pPr>
        <w:rPr>
          <w:ins w:id="243" w:author="Nick Bernal" w:date="2026-09-26T15:07:00Z" w16du:dateUtc="2026-09-26T19:07:00Z"/>
          <w:rFonts w:ascii="Arial" w:hAnsi="Arial" w:cs="Arial"/>
        </w:rPr>
      </w:pPr>
      <w:ins w:id="244"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D5A575E" w14:textId="77777777" w:rsidR="00AA2F5F" w:rsidRPr="002E06B9" w:rsidRDefault="00FB4427">
      <w:pPr>
        <w:rPr>
          <w:ins w:id="245" w:author="Nick Bernal" w:date="2026-09-26T15:07:00Z" w16du:dateUtc="2026-09-26T19:07:00Z"/>
          <w:rFonts w:ascii="Arial" w:hAnsi="Arial" w:cs="Arial"/>
        </w:rPr>
      </w:pPr>
      <w:ins w:id="246"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DD6872A" w14:textId="77777777" w:rsidR="00AA2F5F" w:rsidRPr="002E06B9" w:rsidRDefault="00FB4427">
      <w:pPr>
        <w:rPr>
          <w:ins w:id="247" w:author="Nick Bernal" w:date="2026-09-26T15:07:00Z" w16du:dateUtc="2026-09-26T19:07:00Z"/>
          <w:rFonts w:ascii="Arial" w:hAnsi="Arial" w:cs="Arial"/>
        </w:rPr>
      </w:pPr>
      <w:ins w:id="248"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A0C442E" w14:textId="77777777" w:rsidR="00AA2F5F" w:rsidRPr="002E06B9" w:rsidRDefault="00FB4427">
      <w:pPr>
        <w:rPr>
          <w:ins w:id="249" w:author="Nick Bernal" w:date="2026-09-26T15:07:00Z" w16du:dateUtc="2026-09-26T19:07:00Z"/>
          <w:rFonts w:ascii="Arial" w:hAnsi="Arial" w:cs="Arial"/>
        </w:rPr>
      </w:pPr>
      <w:ins w:id="250"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3A05E19" w14:textId="77777777" w:rsidR="00AA2F5F" w:rsidRPr="002E06B9" w:rsidRDefault="00FB4427">
      <w:pPr>
        <w:rPr>
          <w:ins w:id="251" w:author="Nick Bernal" w:date="2026-09-26T15:07:00Z" w16du:dateUtc="2026-09-26T19:07:00Z"/>
          <w:rFonts w:ascii="Arial" w:hAnsi="Arial" w:cs="Arial"/>
        </w:rPr>
      </w:pPr>
      <w:ins w:id="252"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A46A033" w14:textId="77777777" w:rsidR="00AA2F5F" w:rsidRPr="002E06B9" w:rsidRDefault="00FB4427">
      <w:pPr>
        <w:rPr>
          <w:ins w:id="253" w:author="Nick Bernal" w:date="2026-09-26T15:07:00Z" w16du:dateUtc="2026-09-26T19:07:00Z"/>
          <w:rFonts w:ascii="Arial" w:hAnsi="Arial" w:cs="Arial"/>
        </w:rPr>
      </w:pPr>
      <w:ins w:id="254"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27CAA6E" w14:textId="77777777" w:rsidR="00AA2F5F" w:rsidRPr="002E06B9" w:rsidRDefault="00FB4427">
      <w:pPr>
        <w:rPr>
          <w:ins w:id="255" w:author="Nick Bernal" w:date="2026-09-26T15:07:00Z" w16du:dateUtc="2026-09-26T19:07:00Z"/>
          <w:rFonts w:ascii="Arial" w:hAnsi="Arial" w:cs="Arial"/>
        </w:rPr>
      </w:pPr>
      <w:ins w:id="256"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3A31900" w14:textId="77777777" w:rsidR="00AA2F5F" w:rsidRPr="002E06B9" w:rsidRDefault="00FB4427">
      <w:pPr>
        <w:rPr>
          <w:ins w:id="257" w:author="Nick Bernal" w:date="2026-09-26T15:07:00Z" w16du:dateUtc="2026-09-26T19:07:00Z"/>
          <w:rFonts w:ascii="Arial" w:hAnsi="Arial" w:cs="Arial"/>
        </w:rPr>
      </w:pPr>
      <w:ins w:id="258" w:author="Nick Bernal" w:date="2026-09-26T15:07:00Z" w16du:dateUtc="2026-09-26T19:07:00Z">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ins>
    </w:p>
    <w:p w14:paraId="6302E313" w14:textId="77777777" w:rsidR="00AA2F5F" w:rsidRPr="002E06B9" w:rsidRDefault="00FB4427">
      <w:pPr>
        <w:rPr>
          <w:ins w:id="259" w:author="Nick Bernal" w:date="2026-09-26T15:07:00Z" w16du:dateUtc="2026-09-26T19:07:00Z"/>
          <w:rFonts w:ascii="Arial" w:hAnsi="Arial" w:cs="Arial"/>
        </w:rPr>
      </w:pPr>
      <w:ins w:id="260"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0CE3416" w14:textId="77777777" w:rsidR="00AA2F5F" w:rsidRPr="002E06B9" w:rsidRDefault="00FB4427">
      <w:pPr>
        <w:rPr>
          <w:ins w:id="261" w:author="Nick Bernal" w:date="2026-09-26T15:07:00Z" w16du:dateUtc="2026-09-26T19:07:00Z"/>
          <w:rFonts w:ascii="Arial" w:hAnsi="Arial" w:cs="Arial"/>
        </w:rPr>
      </w:pPr>
      <w:ins w:id="262"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1B0DDDA" w14:textId="77777777" w:rsidR="00AA2F5F" w:rsidRPr="002E06B9" w:rsidRDefault="00FB4427">
      <w:pPr>
        <w:rPr>
          <w:ins w:id="263" w:author="Nick Bernal" w:date="2026-09-26T15:07:00Z" w16du:dateUtc="2026-09-26T19:07:00Z"/>
          <w:rFonts w:ascii="Arial" w:hAnsi="Arial" w:cs="Arial"/>
        </w:rPr>
      </w:pPr>
      <w:ins w:id="264"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93BADF7" w14:textId="77777777" w:rsidR="00AA2F5F" w:rsidRPr="002E06B9" w:rsidRDefault="00FB4427">
      <w:pPr>
        <w:rPr>
          <w:ins w:id="265" w:author="Nick Bernal" w:date="2026-09-26T15:07:00Z" w16du:dateUtc="2026-09-26T19:07:00Z"/>
          <w:rFonts w:ascii="Arial" w:hAnsi="Arial" w:cs="Arial"/>
        </w:rPr>
      </w:pPr>
      <w:ins w:id="266"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18DC3CC" w14:textId="77777777" w:rsidR="00AA2F5F" w:rsidRPr="002E06B9" w:rsidRDefault="00FB4427">
      <w:pPr>
        <w:rPr>
          <w:ins w:id="267" w:author="Nick Bernal" w:date="2026-09-26T15:07:00Z" w16du:dateUtc="2026-09-26T19:07:00Z"/>
          <w:rFonts w:ascii="Arial" w:hAnsi="Arial" w:cs="Arial"/>
        </w:rPr>
      </w:pPr>
      <w:ins w:id="268"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69D12D8" w14:textId="77777777" w:rsidR="00AA2F5F" w:rsidRPr="002E06B9" w:rsidRDefault="00FB4427">
      <w:pPr>
        <w:rPr>
          <w:ins w:id="269" w:author="Nick Bernal" w:date="2026-09-26T15:07:00Z" w16du:dateUtc="2026-09-26T19:07:00Z"/>
          <w:rFonts w:ascii="Arial" w:hAnsi="Arial" w:cs="Arial"/>
        </w:rPr>
      </w:pPr>
      <w:ins w:id="270"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2E8C8FA" w14:textId="77777777" w:rsidR="00AA2F5F" w:rsidRPr="002E06B9" w:rsidRDefault="00FB4427">
      <w:pPr>
        <w:rPr>
          <w:ins w:id="271" w:author="Nick Bernal" w:date="2026-09-26T15:07:00Z" w16du:dateUtc="2026-09-26T19:07:00Z"/>
          <w:rFonts w:ascii="Arial" w:hAnsi="Arial" w:cs="Arial"/>
        </w:rPr>
      </w:pPr>
      <w:ins w:id="272"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7730252" w14:textId="77777777" w:rsidR="00AA2F5F" w:rsidRPr="002E06B9" w:rsidRDefault="00FB4427">
      <w:pPr>
        <w:rPr>
          <w:ins w:id="273" w:author="Nick Bernal" w:date="2026-09-26T15:07:00Z" w16du:dateUtc="2026-09-26T19:07:00Z"/>
          <w:rFonts w:ascii="Arial" w:hAnsi="Arial" w:cs="Arial"/>
        </w:rPr>
      </w:pPr>
      <w:ins w:id="274"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22D0C63" w14:textId="77777777" w:rsidR="00AA2F5F" w:rsidRPr="002E06B9" w:rsidRDefault="00FB4427">
      <w:pPr>
        <w:rPr>
          <w:ins w:id="275" w:author="Nick Bernal" w:date="2026-09-26T15:07:00Z" w16du:dateUtc="2026-09-26T19:07:00Z"/>
          <w:rFonts w:ascii="Arial" w:hAnsi="Arial" w:cs="Arial"/>
        </w:rPr>
      </w:pPr>
      <w:ins w:id="276" w:author="Nick Bernal" w:date="2026-09-26T15:07:00Z" w16du:dateUtc="2026-09-26T19:07:00Z">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ins>
    </w:p>
    <w:p w14:paraId="6540EA89" w14:textId="77777777" w:rsidR="00AA2F5F" w:rsidRPr="002E06B9" w:rsidRDefault="00FB4427">
      <w:pPr>
        <w:rPr>
          <w:ins w:id="277" w:author="Nick Bernal" w:date="2026-09-26T15:07:00Z" w16du:dateUtc="2026-09-26T19:07:00Z"/>
          <w:rFonts w:ascii="Arial" w:hAnsi="Arial" w:cs="Arial"/>
        </w:rPr>
      </w:pPr>
      <w:ins w:id="278"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67268EF" w14:textId="77777777" w:rsidR="00AA2F5F" w:rsidRPr="002E06B9" w:rsidRDefault="00FB4427">
      <w:pPr>
        <w:rPr>
          <w:ins w:id="279" w:author="Nick Bernal" w:date="2026-09-26T15:07:00Z" w16du:dateUtc="2026-09-26T19:07:00Z"/>
          <w:rFonts w:ascii="Arial" w:hAnsi="Arial" w:cs="Arial"/>
        </w:rPr>
      </w:pPr>
      <w:ins w:id="280"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E304029" w14:textId="77777777" w:rsidR="00AA2F5F" w:rsidRPr="002E06B9" w:rsidRDefault="00FB4427">
      <w:pPr>
        <w:rPr>
          <w:ins w:id="281" w:author="Nick Bernal" w:date="2026-09-26T15:07:00Z" w16du:dateUtc="2026-09-26T19:07:00Z"/>
          <w:rFonts w:ascii="Arial" w:hAnsi="Arial" w:cs="Arial"/>
        </w:rPr>
      </w:pPr>
      <w:ins w:id="282"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C1A4C98" w14:textId="77777777" w:rsidR="00AA2F5F" w:rsidRPr="002E06B9" w:rsidRDefault="00FB4427">
      <w:pPr>
        <w:rPr>
          <w:ins w:id="283" w:author="Nick Bernal" w:date="2026-09-26T15:07:00Z" w16du:dateUtc="2026-09-26T19:07:00Z"/>
          <w:rFonts w:ascii="Arial" w:hAnsi="Arial" w:cs="Arial"/>
        </w:rPr>
      </w:pPr>
      <w:ins w:id="284"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7F94C0C" w14:textId="77777777" w:rsidR="00AA2F5F" w:rsidRPr="002E06B9" w:rsidRDefault="00FB4427">
      <w:pPr>
        <w:rPr>
          <w:ins w:id="285" w:author="Nick Bernal" w:date="2026-09-26T15:07:00Z" w16du:dateUtc="2026-09-26T19:07:00Z"/>
          <w:rFonts w:ascii="Arial" w:hAnsi="Arial" w:cs="Arial"/>
        </w:rPr>
      </w:pPr>
      <w:ins w:id="286"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1E72042" w14:textId="77777777" w:rsidR="00AA2F5F" w:rsidRPr="002E06B9" w:rsidRDefault="00FB4427">
      <w:pPr>
        <w:rPr>
          <w:ins w:id="287" w:author="Nick Bernal" w:date="2026-09-26T15:07:00Z" w16du:dateUtc="2026-09-26T19:07:00Z"/>
          <w:rFonts w:ascii="Arial" w:hAnsi="Arial" w:cs="Arial"/>
        </w:rPr>
      </w:pPr>
      <w:ins w:id="288"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ACD4AC9" w14:textId="77777777" w:rsidR="00AA2F5F" w:rsidRPr="002E06B9" w:rsidRDefault="00FB4427">
      <w:pPr>
        <w:rPr>
          <w:ins w:id="289" w:author="Nick Bernal" w:date="2026-09-26T15:07:00Z" w16du:dateUtc="2026-09-26T19:07:00Z"/>
          <w:rFonts w:ascii="Arial" w:hAnsi="Arial" w:cs="Arial"/>
        </w:rPr>
      </w:pPr>
      <w:ins w:id="290"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0BACD72" w14:textId="77777777" w:rsidR="00AA2F5F" w:rsidRPr="002E06B9" w:rsidRDefault="00FB4427">
      <w:pPr>
        <w:rPr>
          <w:ins w:id="291" w:author="Nick Bernal" w:date="2026-09-26T15:07:00Z" w16du:dateUtc="2026-09-26T19:07:00Z"/>
          <w:rFonts w:ascii="Arial" w:hAnsi="Arial" w:cs="Arial"/>
        </w:rPr>
      </w:pPr>
      <w:ins w:id="292"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96872BE" w14:textId="77777777" w:rsidR="00AA2F5F" w:rsidRPr="002E06B9" w:rsidRDefault="00FB4427">
      <w:pPr>
        <w:rPr>
          <w:ins w:id="293" w:author="Nick Bernal" w:date="2026-09-26T15:07:00Z" w16du:dateUtc="2026-09-26T19:07:00Z"/>
          <w:rFonts w:ascii="Arial" w:hAnsi="Arial" w:cs="Arial"/>
        </w:rPr>
      </w:pPr>
      <w:ins w:id="294" w:author="Nick Bernal" w:date="2026-09-26T15:07:00Z" w16du:dateUtc="2026-09-26T19:07:00Z">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ins>
    </w:p>
    <w:p w14:paraId="4706C541" w14:textId="77777777" w:rsidR="00AA2F5F" w:rsidRPr="002E06B9" w:rsidRDefault="00FB4427">
      <w:pPr>
        <w:rPr>
          <w:ins w:id="295" w:author="Nick Bernal" w:date="2026-09-26T15:07:00Z" w16du:dateUtc="2026-09-26T19:07:00Z"/>
          <w:rFonts w:ascii="Arial" w:hAnsi="Arial" w:cs="Arial"/>
        </w:rPr>
      </w:pPr>
      <w:ins w:id="296"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9CA2D78" w14:textId="77777777" w:rsidR="00AA2F5F" w:rsidRPr="002E06B9" w:rsidRDefault="00FB4427">
      <w:pPr>
        <w:rPr>
          <w:ins w:id="297" w:author="Nick Bernal" w:date="2026-09-26T15:07:00Z" w16du:dateUtc="2026-09-26T19:07:00Z"/>
          <w:rFonts w:ascii="Arial" w:hAnsi="Arial" w:cs="Arial"/>
        </w:rPr>
      </w:pPr>
      <w:ins w:id="298"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C3F5327" w14:textId="77777777" w:rsidR="00AA2F5F" w:rsidRPr="002E06B9" w:rsidRDefault="00FB4427">
      <w:pPr>
        <w:rPr>
          <w:ins w:id="299" w:author="Nick Bernal" w:date="2026-09-26T15:07:00Z" w16du:dateUtc="2026-09-26T19:07:00Z"/>
          <w:rFonts w:ascii="Arial" w:hAnsi="Arial" w:cs="Arial"/>
        </w:rPr>
      </w:pPr>
      <w:ins w:id="300"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465AAA0" w14:textId="77777777" w:rsidR="00AA2F5F" w:rsidRPr="002E06B9" w:rsidRDefault="00FB4427">
      <w:pPr>
        <w:rPr>
          <w:ins w:id="301" w:author="Nick Bernal" w:date="2026-09-26T15:07:00Z" w16du:dateUtc="2026-09-26T19:07:00Z"/>
          <w:rFonts w:ascii="Arial" w:hAnsi="Arial" w:cs="Arial"/>
        </w:rPr>
      </w:pPr>
      <w:ins w:id="302"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B4FA373" w14:textId="77777777" w:rsidR="00AA2F5F" w:rsidRPr="002E06B9" w:rsidRDefault="00FB4427">
      <w:pPr>
        <w:rPr>
          <w:ins w:id="303" w:author="Nick Bernal" w:date="2026-09-26T15:07:00Z" w16du:dateUtc="2026-09-26T19:07:00Z"/>
          <w:rFonts w:ascii="Arial" w:hAnsi="Arial" w:cs="Arial"/>
        </w:rPr>
      </w:pPr>
      <w:ins w:id="304"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93E5F33" w14:textId="77777777" w:rsidR="00AA2F5F" w:rsidRPr="002E06B9" w:rsidRDefault="00FB4427">
      <w:pPr>
        <w:rPr>
          <w:ins w:id="305" w:author="Nick Bernal" w:date="2026-09-26T15:07:00Z" w16du:dateUtc="2026-09-26T19:07:00Z"/>
          <w:rFonts w:ascii="Arial" w:hAnsi="Arial" w:cs="Arial"/>
        </w:rPr>
      </w:pPr>
      <w:ins w:id="306"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8D6FB13" w14:textId="77777777" w:rsidR="00AA2F5F" w:rsidRPr="002E06B9" w:rsidRDefault="00FB4427">
      <w:pPr>
        <w:rPr>
          <w:ins w:id="307" w:author="Nick Bernal" w:date="2026-09-26T15:07:00Z" w16du:dateUtc="2026-09-26T19:07:00Z"/>
          <w:rFonts w:ascii="Arial" w:hAnsi="Arial" w:cs="Arial"/>
        </w:rPr>
      </w:pPr>
      <w:ins w:id="308"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A6ACFAF" w14:textId="77777777" w:rsidR="00AA2F5F" w:rsidRPr="002E06B9" w:rsidRDefault="00FB4427">
      <w:pPr>
        <w:rPr>
          <w:ins w:id="309" w:author="Nick Bernal" w:date="2026-09-26T15:07:00Z" w16du:dateUtc="2026-09-26T19:07:00Z"/>
          <w:rFonts w:ascii="Arial" w:hAnsi="Arial" w:cs="Arial"/>
        </w:rPr>
      </w:pPr>
      <w:ins w:id="310"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EAE46DD" w14:textId="77777777" w:rsidR="00AA2F5F" w:rsidRPr="002E06B9" w:rsidRDefault="00FB4427">
      <w:pPr>
        <w:rPr>
          <w:ins w:id="311" w:author="Nick Bernal" w:date="2026-09-26T15:07:00Z" w16du:dateUtc="2026-09-26T19:07:00Z"/>
          <w:rFonts w:ascii="Arial" w:hAnsi="Arial" w:cs="Arial"/>
        </w:rPr>
      </w:pPr>
      <w:ins w:id="312" w:author="Nick Bernal" w:date="2026-09-26T15:07:00Z" w16du:dateUtc="2026-09-26T19:07:00Z">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ins>
    </w:p>
    <w:p w14:paraId="0EE16168" w14:textId="77777777" w:rsidR="00AA2F5F" w:rsidRPr="002E06B9" w:rsidRDefault="00FB4427">
      <w:pPr>
        <w:rPr>
          <w:ins w:id="313" w:author="Nick Bernal" w:date="2026-09-26T15:07:00Z" w16du:dateUtc="2026-09-26T19:07:00Z"/>
          <w:rFonts w:ascii="Arial" w:hAnsi="Arial" w:cs="Arial"/>
        </w:rPr>
      </w:pPr>
      <w:ins w:id="314"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7629371" w14:textId="77777777" w:rsidR="00AA2F5F" w:rsidRPr="002E06B9" w:rsidRDefault="00FB4427">
      <w:pPr>
        <w:rPr>
          <w:ins w:id="315" w:author="Nick Bernal" w:date="2026-09-26T15:07:00Z" w16du:dateUtc="2026-09-26T19:07:00Z"/>
          <w:rFonts w:ascii="Arial" w:hAnsi="Arial" w:cs="Arial"/>
        </w:rPr>
      </w:pPr>
      <w:ins w:id="316"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BBF4CE4" w14:textId="77777777" w:rsidR="00AA2F5F" w:rsidRPr="002E06B9" w:rsidRDefault="00FB4427">
      <w:pPr>
        <w:rPr>
          <w:ins w:id="317" w:author="Nick Bernal" w:date="2026-09-26T15:07:00Z" w16du:dateUtc="2026-09-26T19:07:00Z"/>
          <w:rFonts w:ascii="Arial" w:hAnsi="Arial" w:cs="Arial"/>
        </w:rPr>
      </w:pPr>
      <w:ins w:id="318"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4F57D74" w14:textId="77777777" w:rsidR="00AA2F5F" w:rsidRPr="002E06B9" w:rsidRDefault="00FB4427">
      <w:pPr>
        <w:rPr>
          <w:ins w:id="319" w:author="Nick Bernal" w:date="2026-09-26T15:07:00Z" w16du:dateUtc="2026-09-26T19:07:00Z"/>
          <w:rFonts w:ascii="Arial" w:hAnsi="Arial" w:cs="Arial"/>
        </w:rPr>
      </w:pPr>
      <w:ins w:id="320"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8DA8E94" w14:textId="77777777" w:rsidR="00AA2F5F" w:rsidRPr="002E06B9" w:rsidRDefault="00FB4427">
      <w:pPr>
        <w:rPr>
          <w:ins w:id="321" w:author="Nick Bernal" w:date="2026-09-26T15:07:00Z" w16du:dateUtc="2026-09-26T19:07:00Z"/>
          <w:rFonts w:ascii="Arial" w:hAnsi="Arial" w:cs="Arial"/>
        </w:rPr>
      </w:pPr>
      <w:ins w:id="322"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39C8986" w14:textId="77777777" w:rsidR="00AA2F5F" w:rsidRPr="002E06B9" w:rsidRDefault="00FB4427">
      <w:pPr>
        <w:rPr>
          <w:ins w:id="323" w:author="Nick Bernal" w:date="2026-09-26T15:07:00Z" w16du:dateUtc="2026-09-26T19:07:00Z"/>
          <w:rFonts w:ascii="Arial" w:hAnsi="Arial" w:cs="Arial"/>
        </w:rPr>
      </w:pPr>
      <w:ins w:id="324"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754B7A5" w14:textId="77777777" w:rsidR="00AA2F5F" w:rsidRPr="002E06B9" w:rsidRDefault="00FB4427">
      <w:pPr>
        <w:rPr>
          <w:ins w:id="325" w:author="Nick Bernal" w:date="2026-09-26T15:07:00Z" w16du:dateUtc="2026-09-26T19:07:00Z"/>
          <w:rFonts w:ascii="Arial" w:hAnsi="Arial" w:cs="Arial"/>
        </w:rPr>
      </w:pPr>
      <w:ins w:id="326"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815DFE0" w14:textId="77777777" w:rsidR="00AA2F5F" w:rsidRPr="002E06B9" w:rsidRDefault="00FB4427">
      <w:pPr>
        <w:rPr>
          <w:ins w:id="327" w:author="Nick Bernal" w:date="2026-09-26T15:07:00Z" w16du:dateUtc="2026-09-26T19:07:00Z"/>
          <w:rFonts w:ascii="Arial" w:hAnsi="Arial" w:cs="Arial"/>
        </w:rPr>
      </w:pPr>
      <w:ins w:id="328"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A3A7149" w14:textId="77777777" w:rsidR="00AA2F5F" w:rsidRPr="002E06B9" w:rsidRDefault="00FB4427">
      <w:pPr>
        <w:rPr>
          <w:ins w:id="329" w:author="Nick Bernal" w:date="2026-09-26T15:07:00Z" w16du:dateUtc="2026-09-26T19:07:00Z"/>
          <w:rFonts w:ascii="Arial" w:hAnsi="Arial" w:cs="Arial"/>
        </w:rPr>
      </w:pPr>
      <w:ins w:id="330" w:author="Nick Bernal" w:date="2026-09-26T15:07:00Z" w16du:dateUtc="2026-09-26T19:07:00Z">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ins>
    </w:p>
    <w:p w14:paraId="0A579523" w14:textId="77777777" w:rsidR="00883F75" w:rsidRDefault="00FB4427">
      <w:pPr>
        <w:rPr>
          <w:del w:id="331" w:author="Nick Bernal" w:date="2026-09-26T15:07:00Z" w16du:dateUtc="2026-09-26T19:07:00Z"/>
        </w:rPr>
      </w:pPr>
      <w:ins w:id="332" w:author="Nick Bernal" w:date="2026-09-26T15:07:00Z" w16du:dateUtc="2026-09-26T19:0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del w:id="333" w:author="Nick Bernal" w:date="2026-09-26T15:07:00Z" w16du:dateUtc="2026-09-26T19:07:00Z">
        <w:r>
          <w:delText>TIFF test document</w:delText>
        </w:r>
      </w:del>
    </w:p>
    <w:p w14:paraId="5D010733" w14:textId="77777777" w:rsidR="00883F75" w:rsidRPr="002E06B9" w:rsidRDefault="00FB4427">
      <w:pPr>
        <w:rPr>
          <w:rFonts w:ascii="Arial" w:hAnsi="Arial"/>
          <w:rPrChange w:id="334" w:author="Nick Bernal" w:date="2026-09-26T15:07:00Z" w16du:dateUtc="2026-09-26T19:07:00Z">
            <w:rPr/>
          </w:rPrChange>
        </w:rPr>
      </w:pPr>
      <w:del w:id="335" w:author="Nick Bernal" w:date="2026-09-26T15:07:00Z" w16du:dateUtc="2026-09-26T19:07:00Z">
        <w:r>
          <w:rPr>
            <w:noProof/>
          </w:rPr>
          <w:drawing>
            <wp:inline distT="0" distB="0" distL="0" distR="0" wp14:anchorId="0B7E252B" wp14:editId="01649CD8">
              <wp:extent cx="914400" cy="914400"/>
              <wp:effectExtent l="0" t="0" r="0" b="0"/>
              <wp:docPr id="1" name="TIFF Image"/>
              <wp:cNvGraphicFramePr/>
              <a:graphic xmlns:a="http://schemas.openxmlformats.org/drawingml/2006/main">
                <a:graphicData uri="http://schemas.openxmlformats.org/drawingml/2006/picture">
                  <pic:pic xmlns:pic="http://schemas.openxmlformats.org/drawingml/2006/picture">
                    <pic:nvPicPr>
                      <pic:cNvPr id="1" name="image1.tif"/>
                      <pic:cNvPicPr/>
                    </pic:nvPicPr>
                    <pic:blipFill>
                      <a:blip r:embed="rId6"/>
                      <a:stretch>
                        <a:fillRect/>
                      </a:stretch>
                    </pic:blipFill>
                    <pic:spPr>
                      <a:xfrm>
                        <a:off x="0" y="0"/>
                        <a:ext cx="914400" cy="914400"/>
                      </a:xfrm>
                      <a:prstGeom prst="rect">
                        <a:avLst/>
                      </a:prstGeom>
                    </pic:spPr>
                  </pic:pic>
                </a:graphicData>
              </a:graphic>
            </wp:inline>
          </w:drawing>
        </w:r>
      </w:del>
    </w:p>
    <w:sectPr w:rsidR="00883F75" w:rsidRPr="002E06B9" w:rsidSect="00034616">
      <w:pgSz w:w="12240" w:h="15840"/>
      <w:pgMar w:top="1440" w:right="1440" w:bottom="1440" w:left="1440" w:header="720" w:footer="720" w:gutter="0"/>
      <w:cols w:num="2" w:space="720"/>
      <w:docGrid w:linePitch="360"/>
      <w:sectPrChange w:id="336" w:author="Nick Bernal" w:date="2026-09-26T15:07:00Z" w16du:dateUtc="2026-09-26T19:07:00Z">
        <w:sectPr w:rsidR="00883F75" w:rsidRPr="002E06B9" w:rsidSect="00034616">
          <w:pgMar w:top="1440" w:right="1440" w:bottom="1440" w:left="1440" w:header="720" w:footer="720" w:gutter="0"/>
          <w:cols w:num="1"/>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561898">
    <w:abstractNumId w:val="8"/>
  </w:num>
  <w:num w:numId="2" w16cid:durableId="358511495">
    <w:abstractNumId w:val="6"/>
  </w:num>
  <w:num w:numId="3" w16cid:durableId="555550494">
    <w:abstractNumId w:val="5"/>
  </w:num>
  <w:num w:numId="4" w16cid:durableId="270361073">
    <w:abstractNumId w:val="4"/>
  </w:num>
  <w:num w:numId="5" w16cid:durableId="1289164732">
    <w:abstractNumId w:val="7"/>
  </w:num>
  <w:num w:numId="6" w16cid:durableId="1388870499">
    <w:abstractNumId w:val="3"/>
  </w:num>
  <w:num w:numId="7" w16cid:durableId="597637880">
    <w:abstractNumId w:val="2"/>
  </w:num>
  <w:num w:numId="8" w16cid:durableId="1896622858">
    <w:abstractNumId w:val="1"/>
  </w:num>
  <w:num w:numId="9" w16cid:durableId="16525164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ick Bernal">
    <w15:presenceInfo w15:providerId="Windows Live" w15:userId="9a812e40746bcab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83F75"/>
    <w:rsid w:val="00034616"/>
    <w:rsid w:val="0006063C"/>
    <w:rsid w:val="0015074B"/>
    <w:rsid w:val="0029639D"/>
    <w:rsid w:val="002E06B9"/>
    <w:rsid w:val="00326F90"/>
    <w:rsid w:val="0057219A"/>
    <w:rsid w:val="00883F75"/>
    <w:rsid w:val="008B44CC"/>
    <w:rsid w:val="00AA1D8D"/>
    <w:rsid w:val="00AA2F5F"/>
    <w:rsid w:val="00AF4127"/>
    <w:rsid w:val="00B47730"/>
    <w:rsid w:val="00CB0664"/>
    <w:rsid w:val="00CF6E4E"/>
    <w:rsid w:val="00D53DDA"/>
    <w:rsid w:val="00DC00E3"/>
    <w:rsid w:val="00FB4427"/>
    <w:rsid w:val="00FC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4ABA88"/>
  <w15:docId w15:val="{E0C21763-21E4-F744-A210-B9AFA2A6A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93F"/>
    <w:pPr>
      <w:keepNext/>
      <w:keepLines/>
      <w:spacing w:before="480" w:after="0" w:line="276" w:lineRule="auto"/>
      <w:outlineLvl w:val="0"/>
      <w:pPrChange w:id="0" w:author="Nick Bernal" w:date="2026-09-26T15:07:00Z">
        <w:pPr>
          <w:keepNext/>
          <w:keepLines/>
          <w:spacing w:before="480" w:line="276" w:lineRule="auto"/>
          <w:outlineLvl w:val="0"/>
        </w:pPr>
      </w:pPrChange>
    </w:pPr>
    <w:rPr>
      <w:rFonts w:asciiTheme="majorHAnsi" w:eastAsiaTheme="majorEastAsia" w:hAnsiTheme="majorHAnsi" w:cstheme="majorBidi"/>
      <w:b/>
      <w:bCs/>
      <w:color w:val="0F4761" w:themeColor="accent1" w:themeShade="BF"/>
      <w:kern w:val="0"/>
      <w:sz w:val="28"/>
      <w:szCs w:val="28"/>
      <w:rPrChange w:id="0" w:author="Nick Bernal" w:date="2026-09-26T15:07:00Z">
        <w:rPr>
          <w:rFonts w:asciiTheme="majorHAnsi" w:eastAsiaTheme="majorEastAsia" w:hAnsiTheme="majorHAnsi" w:cstheme="majorBidi"/>
          <w:b/>
          <w:bCs/>
          <w:color w:val="0F4761" w:themeColor="accent1" w:themeShade="BF"/>
          <w:sz w:val="28"/>
          <w:szCs w:val="28"/>
          <w:lang w:val="en-US" w:eastAsia="en-US" w:bidi="ar-SA"/>
        </w:rPr>
      </w:rPrChange>
    </w:rPr>
  </w:style>
  <w:style w:type="paragraph" w:styleId="Heading2">
    <w:name w:val="heading 2"/>
    <w:basedOn w:val="Normal"/>
    <w:next w:val="Normal"/>
    <w:link w:val="Heading2Char"/>
    <w:uiPriority w:val="9"/>
    <w:unhideWhenUsed/>
    <w:qFormat/>
    <w:rsid w:val="00FC693F"/>
    <w:pPr>
      <w:keepNext/>
      <w:keepLines/>
      <w:spacing w:before="200" w:after="0" w:line="276" w:lineRule="auto"/>
      <w:outlineLvl w:val="1"/>
      <w:pPrChange w:id="1" w:author="Nick Bernal" w:date="2026-09-26T15:07:00Z">
        <w:pPr>
          <w:keepNext/>
          <w:keepLines/>
          <w:spacing w:before="200" w:line="276" w:lineRule="auto"/>
          <w:outlineLvl w:val="1"/>
        </w:pPr>
      </w:pPrChange>
    </w:pPr>
    <w:rPr>
      <w:rFonts w:asciiTheme="majorHAnsi" w:eastAsiaTheme="majorEastAsia" w:hAnsiTheme="majorHAnsi" w:cstheme="majorBidi"/>
      <w:b/>
      <w:bCs/>
      <w:color w:val="156082" w:themeColor="accent1"/>
      <w:kern w:val="0"/>
      <w:sz w:val="26"/>
      <w:szCs w:val="26"/>
      <w:rPrChange w:id="1" w:author="Nick Bernal" w:date="2026-09-26T15:07:00Z">
        <w:rPr>
          <w:rFonts w:asciiTheme="majorHAnsi" w:eastAsiaTheme="majorEastAsia" w:hAnsiTheme="majorHAnsi" w:cstheme="majorBidi"/>
          <w:b/>
          <w:bCs/>
          <w:color w:val="156082" w:themeColor="accent1"/>
          <w:sz w:val="26"/>
          <w:szCs w:val="26"/>
          <w:lang w:val="en-US" w:eastAsia="en-US" w:bidi="ar-SA"/>
        </w:rPr>
      </w:rPrChange>
    </w:rPr>
  </w:style>
  <w:style w:type="paragraph" w:styleId="Heading3">
    <w:name w:val="heading 3"/>
    <w:basedOn w:val="Normal"/>
    <w:next w:val="Normal"/>
    <w:link w:val="Heading3Char"/>
    <w:uiPriority w:val="9"/>
    <w:unhideWhenUsed/>
    <w:qFormat/>
    <w:rsid w:val="00FC693F"/>
    <w:pPr>
      <w:keepNext/>
      <w:keepLines/>
      <w:spacing w:before="200" w:after="0" w:line="276" w:lineRule="auto"/>
      <w:outlineLvl w:val="2"/>
      <w:pPrChange w:id="2" w:author="Nick Bernal" w:date="2026-09-26T15:07:00Z">
        <w:pPr>
          <w:keepNext/>
          <w:keepLines/>
          <w:spacing w:before="200" w:line="276" w:lineRule="auto"/>
          <w:outlineLvl w:val="2"/>
        </w:pPr>
      </w:pPrChange>
    </w:pPr>
    <w:rPr>
      <w:rFonts w:asciiTheme="majorHAnsi" w:eastAsiaTheme="majorEastAsia" w:hAnsiTheme="majorHAnsi" w:cstheme="majorBidi"/>
      <w:b/>
      <w:bCs/>
      <w:color w:val="156082" w:themeColor="accent1"/>
      <w:kern w:val="0"/>
      <w:sz w:val="22"/>
      <w:szCs w:val="22"/>
      <w:rPrChange w:id="2" w:author="Nick Bernal" w:date="2026-09-26T15:07:00Z">
        <w:rPr>
          <w:rFonts w:asciiTheme="majorHAnsi" w:eastAsiaTheme="majorEastAsia" w:hAnsiTheme="majorHAnsi" w:cstheme="majorBidi"/>
          <w:b/>
          <w:bCs/>
          <w:color w:val="156082" w:themeColor="accent1"/>
          <w:sz w:val="22"/>
          <w:szCs w:val="22"/>
          <w:lang w:val="en-US" w:eastAsia="en-US" w:bidi="ar-SA"/>
        </w:rPr>
      </w:rPrChange>
    </w:rPr>
  </w:style>
  <w:style w:type="paragraph" w:styleId="Heading4">
    <w:name w:val="heading 4"/>
    <w:basedOn w:val="Normal"/>
    <w:next w:val="Normal"/>
    <w:link w:val="Heading4Char"/>
    <w:uiPriority w:val="9"/>
    <w:semiHidden/>
    <w:unhideWhenUsed/>
    <w:qFormat/>
    <w:rsid w:val="00FC693F"/>
    <w:pPr>
      <w:keepNext/>
      <w:keepLines/>
      <w:spacing w:before="200" w:after="0" w:line="276" w:lineRule="auto"/>
      <w:outlineLvl w:val="3"/>
      <w:pPrChange w:id="3" w:author="Nick Bernal" w:date="2026-09-26T15:07:00Z">
        <w:pPr>
          <w:keepNext/>
          <w:keepLines/>
          <w:spacing w:before="200" w:line="276" w:lineRule="auto"/>
          <w:outlineLvl w:val="3"/>
        </w:pPr>
      </w:pPrChange>
    </w:pPr>
    <w:rPr>
      <w:rFonts w:asciiTheme="majorHAnsi" w:eastAsiaTheme="majorEastAsia" w:hAnsiTheme="majorHAnsi" w:cstheme="majorBidi"/>
      <w:b/>
      <w:bCs/>
      <w:i/>
      <w:iCs/>
      <w:color w:val="156082" w:themeColor="accent1"/>
      <w:kern w:val="0"/>
      <w:sz w:val="22"/>
      <w:szCs w:val="22"/>
      <w:rPrChange w:id="3" w:author="Nick Bernal" w:date="2026-09-26T15:07:00Z">
        <w:rPr>
          <w:rFonts w:asciiTheme="majorHAnsi" w:eastAsiaTheme="majorEastAsia" w:hAnsiTheme="majorHAnsi" w:cstheme="majorBidi"/>
          <w:b/>
          <w:bCs/>
          <w:i/>
          <w:iCs/>
          <w:color w:val="156082" w:themeColor="accent1"/>
          <w:sz w:val="22"/>
          <w:szCs w:val="22"/>
          <w:lang w:val="en-US" w:eastAsia="en-US" w:bidi="ar-SA"/>
        </w:rPr>
      </w:rPrChange>
    </w:rPr>
  </w:style>
  <w:style w:type="paragraph" w:styleId="Heading5">
    <w:name w:val="heading 5"/>
    <w:basedOn w:val="Normal"/>
    <w:next w:val="Normal"/>
    <w:link w:val="Heading5Char"/>
    <w:uiPriority w:val="9"/>
    <w:semiHidden/>
    <w:unhideWhenUsed/>
    <w:qFormat/>
    <w:rsid w:val="00FC693F"/>
    <w:pPr>
      <w:keepNext/>
      <w:keepLines/>
      <w:spacing w:before="200" w:after="0" w:line="276" w:lineRule="auto"/>
      <w:outlineLvl w:val="4"/>
      <w:pPrChange w:id="4" w:author="Nick Bernal" w:date="2026-09-26T15:07:00Z">
        <w:pPr>
          <w:keepNext/>
          <w:keepLines/>
          <w:spacing w:before="200" w:line="276" w:lineRule="auto"/>
          <w:outlineLvl w:val="4"/>
        </w:pPr>
      </w:pPrChange>
    </w:pPr>
    <w:rPr>
      <w:rFonts w:asciiTheme="majorHAnsi" w:eastAsiaTheme="majorEastAsia" w:hAnsiTheme="majorHAnsi" w:cstheme="majorBidi"/>
      <w:color w:val="0A2F40" w:themeColor="accent1" w:themeShade="7F"/>
      <w:kern w:val="0"/>
      <w:sz w:val="22"/>
      <w:szCs w:val="22"/>
      <w:rPrChange w:id="4" w:author="Nick Bernal" w:date="2026-09-26T15:07:00Z">
        <w:rPr>
          <w:rFonts w:asciiTheme="majorHAnsi" w:eastAsiaTheme="majorEastAsia" w:hAnsiTheme="majorHAnsi" w:cstheme="majorBidi"/>
          <w:color w:val="0A2F40" w:themeColor="accent1" w:themeShade="7F"/>
          <w:sz w:val="22"/>
          <w:szCs w:val="22"/>
          <w:lang w:val="en-US" w:eastAsia="en-US" w:bidi="ar-SA"/>
        </w:rPr>
      </w:rPrChange>
    </w:rPr>
  </w:style>
  <w:style w:type="paragraph" w:styleId="Heading6">
    <w:name w:val="heading 6"/>
    <w:basedOn w:val="Normal"/>
    <w:next w:val="Normal"/>
    <w:link w:val="Heading6Char"/>
    <w:uiPriority w:val="9"/>
    <w:semiHidden/>
    <w:unhideWhenUsed/>
    <w:qFormat/>
    <w:rsid w:val="00FC693F"/>
    <w:pPr>
      <w:keepNext/>
      <w:keepLines/>
      <w:spacing w:before="200" w:after="0" w:line="276" w:lineRule="auto"/>
      <w:outlineLvl w:val="5"/>
      <w:pPrChange w:id="5" w:author="Nick Bernal" w:date="2026-09-26T15:07:00Z">
        <w:pPr>
          <w:keepNext/>
          <w:keepLines/>
          <w:spacing w:before="200" w:line="276" w:lineRule="auto"/>
          <w:outlineLvl w:val="5"/>
        </w:pPr>
      </w:pPrChange>
    </w:pPr>
    <w:rPr>
      <w:rFonts w:asciiTheme="majorHAnsi" w:eastAsiaTheme="majorEastAsia" w:hAnsiTheme="majorHAnsi" w:cstheme="majorBidi"/>
      <w:i/>
      <w:iCs/>
      <w:color w:val="0A2F40" w:themeColor="accent1" w:themeShade="7F"/>
      <w:kern w:val="0"/>
      <w:sz w:val="22"/>
      <w:szCs w:val="22"/>
      <w:rPrChange w:id="5" w:author="Nick Bernal" w:date="2026-09-26T15:07:00Z">
        <w:rPr>
          <w:rFonts w:asciiTheme="majorHAnsi" w:eastAsiaTheme="majorEastAsia" w:hAnsiTheme="majorHAnsi" w:cstheme="majorBidi"/>
          <w:i/>
          <w:iCs/>
          <w:color w:val="0A2F40" w:themeColor="accent1" w:themeShade="7F"/>
          <w:sz w:val="22"/>
          <w:szCs w:val="22"/>
          <w:lang w:val="en-US" w:eastAsia="en-US" w:bidi="ar-SA"/>
        </w:rPr>
      </w:rPrChange>
    </w:rPr>
  </w:style>
  <w:style w:type="paragraph" w:styleId="Heading7">
    <w:name w:val="heading 7"/>
    <w:basedOn w:val="Normal"/>
    <w:next w:val="Normal"/>
    <w:link w:val="Heading7Char"/>
    <w:uiPriority w:val="9"/>
    <w:semiHidden/>
    <w:unhideWhenUsed/>
    <w:qFormat/>
    <w:rsid w:val="00FC693F"/>
    <w:pPr>
      <w:keepNext/>
      <w:keepLines/>
      <w:spacing w:before="200" w:after="0" w:line="276" w:lineRule="auto"/>
      <w:outlineLvl w:val="6"/>
      <w:pPrChange w:id="6" w:author="Nick Bernal" w:date="2026-09-26T15:07:00Z">
        <w:pPr>
          <w:keepNext/>
          <w:keepLines/>
          <w:spacing w:before="200" w:line="276" w:lineRule="auto"/>
          <w:outlineLvl w:val="6"/>
        </w:pPr>
      </w:pPrChange>
    </w:pPr>
    <w:rPr>
      <w:rFonts w:asciiTheme="majorHAnsi" w:eastAsiaTheme="majorEastAsia" w:hAnsiTheme="majorHAnsi" w:cstheme="majorBidi"/>
      <w:i/>
      <w:iCs/>
      <w:color w:val="404040" w:themeColor="text1" w:themeTint="BF"/>
      <w:kern w:val="0"/>
      <w:sz w:val="22"/>
      <w:szCs w:val="22"/>
      <w:rPrChange w:id="6" w:author="Nick Bernal" w:date="2026-09-26T15:07:00Z">
        <w:rPr>
          <w:rFonts w:asciiTheme="majorHAnsi" w:eastAsiaTheme="majorEastAsia" w:hAnsiTheme="majorHAnsi" w:cstheme="majorBidi"/>
          <w:i/>
          <w:iCs/>
          <w:color w:val="404040" w:themeColor="text1" w:themeTint="BF"/>
          <w:sz w:val="22"/>
          <w:szCs w:val="22"/>
          <w:lang w:val="en-US" w:eastAsia="en-US" w:bidi="ar-SA"/>
        </w:rPr>
      </w:rPrChange>
    </w:rPr>
  </w:style>
  <w:style w:type="paragraph" w:styleId="Heading8">
    <w:name w:val="heading 8"/>
    <w:basedOn w:val="Normal"/>
    <w:next w:val="Normal"/>
    <w:link w:val="Heading8Char"/>
    <w:uiPriority w:val="9"/>
    <w:semiHidden/>
    <w:unhideWhenUsed/>
    <w:qFormat/>
    <w:rsid w:val="00FC693F"/>
    <w:pPr>
      <w:keepNext/>
      <w:keepLines/>
      <w:spacing w:before="200" w:after="0" w:line="276" w:lineRule="auto"/>
      <w:outlineLvl w:val="7"/>
      <w:pPrChange w:id="7" w:author="Nick Bernal" w:date="2026-09-26T15:07:00Z">
        <w:pPr>
          <w:keepNext/>
          <w:keepLines/>
          <w:spacing w:before="200" w:line="276" w:lineRule="auto"/>
          <w:outlineLvl w:val="7"/>
        </w:pPr>
      </w:pPrChange>
    </w:pPr>
    <w:rPr>
      <w:rFonts w:asciiTheme="majorHAnsi" w:eastAsiaTheme="majorEastAsia" w:hAnsiTheme="majorHAnsi" w:cstheme="majorBidi"/>
      <w:color w:val="156082" w:themeColor="accent1"/>
      <w:kern w:val="0"/>
      <w:sz w:val="20"/>
      <w:szCs w:val="20"/>
      <w:rPrChange w:id="7" w:author="Nick Bernal" w:date="2026-09-26T15:07:00Z">
        <w:rPr>
          <w:rFonts w:asciiTheme="majorHAnsi" w:eastAsiaTheme="majorEastAsia" w:hAnsiTheme="majorHAnsi" w:cstheme="majorBidi"/>
          <w:color w:val="156082" w:themeColor="accent1"/>
          <w:lang w:val="en-US" w:eastAsia="en-US" w:bidi="ar-SA"/>
        </w:rPr>
      </w:rPrChange>
    </w:rPr>
  </w:style>
  <w:style w:type="paragraph" w:styleId="Heading9">
    <w:name w:val="heading 9"/>
    <w:basedOn w:val="Normal"/>
    <w:next w:val="Normal"/>
    <w:link w:val="Heading9Char"/>
    <w:uiPriority w:val="9"/>
    <w:semiHidden/>
    <w:unhideWhenUsed/>
    <w:qFormat/>
    <w:rsid w:val="00FC693F"/>
    <w:pPr>
      <w:keepNext/>
      <w:keepLines/>
      <w:spacing w:before="200" w:after="0" w:line="276" w:lineRule="auto"/>
      <w:outlineLvl w:val="8"/>
      <w:pPrChange w:id="8" w:author="Nick Bernal" w:date="2026-09-26T15:07:00Z">
        <w:pPr>
          <w:keepNext/>
          <w:keepLines/>
          <w:spacing w:before="200" w:line="276" w:lineRule="auto"/>
          <w:outlineLvl w:val="8"/>
        </w:pPr>
      </w:pPrChange>
    </w:pPr>
    <w:rPr>
      <w:rFonts w:asciiTheme="majorHAnsi" w:eastAsiaTheme="majorEastAsia" w:hAnsiTheme="majorHAnsi" w:cstheme="majorBidi"/>
      <w:i/>
      <w:iCs/>
      <w:color w:val="404040" w:themeColor="text1" w:themeTint="BF"/>
      <w:kern w:val="0"/>
      <w:sz w:val="20"/>
      <w:szCs w:val="20"/>
      <w:rPrChange w:id="8" w:author="Nick Bernal" w:date="2026-09-26T15:07:00Z">
        <w:rPr>
          <w:rFonts w:asciiTheme="majorHAnsi" w:eastAsiaTheme="majorEastAsia" w:hAnsiTheme="majorHAnsi" w:cstheme="majorBidi"/>
          <w:i/>
          <w:iCs/>
          <w:color w:val="404040" w:themeColor="text1" w:themeTint="BF"/>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0E3"/>
    <w:rPr>
      <w:rFonts w:asciiTheme="majorHAnsi" w:eastAsiaTheme="majorEastAsia" w:hAnsiTheme="majorHAnsi" w:cstheme="majorBidi"/>
      <w:b/>
      <w:bCs/>
      <w:color w:val="0F4761" w:themeColor="accent1" w:themeShade="BF"/>
      <w:kern w:val="0"/>
      <w:sz w:val="28"/>
      <w:szCs w:val="28"/>
    </w:rPr>
  </w:style>
  <w:style w:type="character" w:customStyle="1" w:styleId="Heading2Char">
    <w:name w:val="Heading 2 Char"/>
    <w:basedOn w:val="DefaultParagraphFont"/>
    <w:link w:val="Heading2"/>
    <w:uiPriority w:val="9"/>
    <w:rsid w:val="00DC00E3"/>
    <w:rPr>
      <w:rFonts w:asciiTheme="majorHAnsi" w:eastAsiaTheme="majorEastAsia" w:hAnsiTheme="majorHAnsi" w:cstheme="majorBidi"/>
      <w:b/>
      <w:bCs/>
      <w:color w:val="156082" w:themeColor="accent1"/>
      <w:kern w:val="0"/>
      <w:sz w:val="26"/>
      <w:szCs w:val="26"/>
    </w:rPr>
  </w:style>
  <w:style w:type="character" w:customStyle="1" w:styleId="Heading3Char">
    <w:name w:val="Heading 3 Char"/>
    <w:basedOn w:val="DefaultParagraphFont"/>
    <w:link w:val="Heading3"/>
    <w:uiPriority w:val="9"/>
    <w:rsid w:val="00DC00E3"/>
    <w:rPr>
      <w:rFonts w:asciiTheme="majorHAnsi" w:eastAsiaTheme="majorEastAsia" w:hAnsiTheme="majorHAnsi" w:cstheme="majorBidi"/>
      <w:b/>
      <w:bCs/>
      <w:color w:val="156082" w:themeColor="accent1"/>
      <w:kern w:val="0"/>
      <w:sz w:val="22"/>
      <w:szCs w:val="22"/>
    </w:rPr>
  </w:style>
  <w:style w:type="character" w:customStyle="1" w:styleId="Heading4Char">
    <w:name w:val="Heading 4 Char"/>
    <w:basedOn w:val="DefaultParagraphFont"/>
    <w:link w:val="Heading4"/>
    <w:uiPriority w:val="9"/>
    <w:semiHidden/>
    <w:rsid w:val="00DC00E3"/>
    <w:rPr>
      <w:rFonts w:asciiTheme="majorHAnsi" w:eastAsiaTheme="majorEastAsia" w:hAnsiTheme="majorHAnsi" w:cstheme="majorBidi"/>
      <w:b/>
      <w:bCs/>
      <w:i/>
      <w:iCs/>
      <w:color w:val="156082" w:themeColor="accent1"/>
      <w:kern w:val="0"/>
      <w:sz w:val="22"/>
      <w:szCs w:val="22"/>
    </w:rPr>
  </w:style>
  <w:style w:type="character" w:customStyle="1" w:styleId="Heading5Char">
    <w:name w:val="Heading 5 Char"/>
    <w:basedOn w:val="DefaultParagraphFont"/>
    <w:link w:val="Heading5"/>
    <w:uiPriority w:val="9"/>
    <w:semiHidden/>
    <w:rsid w:val="00DC00E3"/>
    <w:rPr>
      <w:rFonts w:asciiTheme="majorHAnsi" w:eastAsiaTheme="majorEastAsia" w:hAnsiTheme="majorHAnsi" w:cstheme="majorBidi"/>
      <w:color w:val="0A2F40" w:themeColor="accent1" w:themeShade="7F"/>
      <w:kern w:val="0"/>
      <w:sz w:val="22"/>
      <w:szCs w:val="22"/>
    </w:rPr>
  </w:style>
  <w:style w:type="character" w:customStyle="1" w:styleId="Heading6Char">
    <w:name w:val="Heading 6 Char"/>
    <w:basedOn w:val="DefaultParagraphFont"/>
    <w:link w:val="Heading6"/>
    <w:uiPriority w:val="9"/>
    <w:semiHidden/>
    <w:rsid w:val="00DC00E3"/>
    <w:rPr>
      <w:rFonts w:asciiTheme="majorHAnsi" w:eastAsiaTheme="majorEastAsia" w:hAnsiTheme="majorHAnsi" w:cstheme="majorBidi"/>
      <w:i/>
      <w:iCs/>
      <w:color w:val="0A2F40" w:themeColor="accent1" w:themeShade="7F"/>
      <w:kern w:val="0"/>
      <w:sz w:val="22"/>
      <w:szCs w:val="22"/>
    </w:rPr>
  </w:style>
  <w:style w:type="character" w:customStyle="1" w:styleId="Heading7Char">
    <w:name w:val="Heading 7 Char"/>
    <w:basedOn w:val="DefaultParagraphFont"/>
    <w:link w:val="Heading7"/>
    <w:uiPriority w:val="9"/>
    <w:semiHidden/>
    <w:rsid w:val="00DC00E3"/>
    <w:rPr>
      <w:rFonts w:asciiTheme="majorHAnsi" w:eastAsiaTheme="majorEastAsia" w:hAnsiTheme="majorHAnsi" w:cstheme="majorBidi"/>
      <w:i/>
      <w:iCs/>
      <w:color w:val="404040" w:themeColor="text1" w:themeTint="BF"/>
      <w:kern w:val="0"/>
      <w:sz w:val="22"/>
      <w:szCs w:val="22"/>
    </w:rPr>
  </w:style>
  <w:style w:type="character" w:customStyle="1" w:styleId="Heading8Char">
    <w:name w:val="Heading 8 Char"/>
    <w:basedOn w:val="DefaultParagraphFont"/>
    <w:link w:val="Heading8"/>
    <w:uiPriority w:val="9"/>
    <w:semiHidden/>
    <w:rsid w:val="00DC00E3"/>
    <w:rPr>
      <w:rFonts w:asciiTheme="majorHAnsi" w:eastAsiaTheme="majorEastAsia" w:hAnsiTheme="majorHAnsi" w:cstheme="majorBidi"/>
      <w:color w:val="156082" w:themeColor="accent1"/>
      <w:kern w:val="0"/>
      <w:sz w:val="20"/>
      <w:szCs w:val="20"/>
    </w:rPr>
  </w:style>
  <w:style w:type="character" w:customStyle="1" w:styleId="Heading9Char">
    <w:name w:val="Heading 9 Char"/>
    <w:basedOn w:val="DefaultParagraphFont"/>
    <w:link w:val="Heading9"/>
    <w:uiPriority w:val="9"/>
    <w:semiHidden/>
    <w:rsid w:val="00DC00E3"/>
    <w:rPr>
      <w:rFonts w:asciiTheme="majorHAnsi" w:eastAsiaTheme="majorEastAsia" w:hAnsiTheme="majorHAnsi" w:cstheme="majorBidi"/>
      <w:i/>
      <w:iCs/>
      <w:color w:val="404040" w:themeColor="text1" w:themeTint="BF"/>
      <w:kern w:val="0"/>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Change w:id="9" w:author="Nick Bernal" w:date="2026-09-26T15:07:00Z">
        <w:pPr>
          <w:tabs>
            <w:tab w:val="center" w:pos="4680"/>
            <w:tab w:val="right" w:pos="9360"/>
          </w:tabs>
        </w:pPr>
      </w:pPrChange>
    </w:pPr>
    <w:rPr>
      <w:kern w:val="0"/>
      <w:sz w:val="22"/>
      <w:szCs w:val="22"/>
      <w:rPrChange w:id="9" w:author="Nick Bernal" w:date="2026-09-26T15:07:00Z">
        <w:rPr>
          <w:rFonts w:asciiTheme="minorHAnsi" w:eastAsiaTheme="minorEastAsia"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DC00E3"/>
    <w:rPr>
      <w:kern w:val="0"/>
      <w:sz w:val="22"/>
      <w:szCs w:val="22"/>
    </w:rPr>
  </w:style>
  <w:style w:type="paragraph" w:styleId="Footer">
    <w:name w:val="footer"/>
    <w:basedOn w:val="Normal"/>
    <w:link w:val="FooterChar"/>
    <w:uiPriority w:val="99"/>
    <w:unhideWhenUsed/>
    <w:rsid w:val="00E618BF"/>
    <w:pPr>
      <w:tabs>
        <w:tab w:val="center" w:pos="4680"/>
        <w:tab w:val="right" w:pos="9360"/>
      </w:tabs>
      <w:spacing w:after="0" w:line="240" w:lineRule="auto"/>
      <w:pPrChange w:id="10" w:author="Nick Bernal" w:date="2026-09-26T15:07:00Z">
        <w:pPr>
          <w:tabs>
            <w:tab w:val="center" w:pos="4680"/>
            <w:tab w:val="right" w:pos="9360"/>
          </w:tabs>
        </w:pPr>
      </w:pPrChange>
    </w:pPr>
    <w:rPr>
      <w:kern w:val="0"/>
      <w:sz w:val="22"/>
      <w:szCs w:val="22"/>
      <w:rPrChange w:id="10" w:author="Nick Bernal" w:date="2026-09-26T15:07:00Z">
        <w:rPr>
          <w:rFonts w:asciiTheme="minorHAnsi" w:eastAsiaTheme="minorEastAsia"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DC00E3"/>
    <w:rPr>
      <w:kern w:val="0"/>
      <w:sz w:val="22"/>
      <w:szCs w:val="22"/>
    </w:rPr>
  </w:style>
  <w:style w:type="paragraph" w:styleId="NoSpacing">
    <w:name w:val="No Spacing"/>
    <w:uiPriority w:val="1"/>
    <w:qFormat/>
    <w:rsid w:val="00FC693F"/>
    <w:pPr>
      <w:spacing w:after="0" w:line="240" w:lineRule="auto"/>
      <w:pPrChange w:id="11" w:author="Nick Bernal" w:date="2026-09-26T15:07:00Z">
        <w:pPr/>
      </w:pPrChange>
    </w:pPr>
    <w:rPr>
      <w:kern w:val="0"/>
      <w:sz w:val="22"/>
      <w:szCs w:val="22"/>
      <w14:ligatures w14:val="none"/>
      <w:rPrChange w:id="11" w:author="Nick Bernal" w:date="2026-09-26T15:07:00Z">
        <w:rPr>
          <w:rFonts w:asciiTheme="minorHAnsi" w:eastAsiaTheme="minorEastAsia" w:hAnsiTheme="minorHAnsi" w:cstheme="minorBidi"/>
          <w:sz w:val="22"/>
          <w:szCs w:val="22"/>
          <w:lang w:val="en-US" w:eastAsia="en-US" w:bidi="ar-SA"/>
          <w14:ligatures w14:val="standardContextual"/>
        </w:rPr>
      </w:rPrChange>
    </w:rPr>
  </w:style>
  <w:style w:type="paragraph" w:styleId="Title">
    <w:name w:val="Title"/>
    <w:basedOn w:val="Normal"/>
    <w:next w:val="Normal"/>
    <w:link w:val="TitleChar"/>
    <w:uiPriority w:val="10"/>
    <w:qFormat/>
    <w:rsid w:val="00DC00E3"/>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DC00E3"/>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Change w:id="12" w:author="Nick Bernal" w:date="2026-09-26T15:07:00Z">
        <w:pPr>
          <w:numPr>
            <w:ilvl w:val="1"/>
          </w:numPr>
          <w:spacing w:after="200" w:line="276" w:lineRule="auto"/>
        </w:pPr>
      </w:pPrChange>
    </w:pPr>
    <w:rPr>
      <w:rFonts w:asciiTheme="majorHAnsi" w:eastAsiaTheme="majorEastAsia" w:hAnsiTheme="majorHAnsi" w:cstheme="majorBidi"/>
      <w:i/>
      <w:iCs/>
      <w:color w:val="156082" w:themeColor="accent1"/>
      <w:spacing w:val="15"/>
      <w:kern w:val="0"/>
      <w:rPrChange w:id="12" w:author="Nick Bernal" w:date="2026-09-26T15:07:00Z">
        <w:rPr>
          <w:rFonts w:asciiTheme="majorHAnsi" w:eastAsiaTheme="majorEastAsia" w:hAnsiTheme="majorHAnsi" w:cstheme="majorBidi"/>
          <w:i/>
          <w:iCs/>
          <w:color w:val="156082" w:themeColor="accent1"/>
          <w:spacing w:val="15"/>
          <w:sz w:val="24"/>
          <w:szCs w:val="24"/>
          <w:lang w:val="en-US" w:eastAsia="en-US" w:bidi="ar-SA"/>
        </w:rPr>
      </w:rPrChange>
    </w:rPr>
  </w:style>
  <w:style w:type="character" w:customStyle="1" w:styleId="SubtitleChar">
    <w:name w:val="Subtitle Char"/>
    <w:basedOn w:val="DefaultParagraphFont"/>
    <w:link w:val="Subtitle"/>
    <w:uiPriority w:val="11"/>
    <w:rsid w:val="00DC00E3"/>
    <w:rPr>
      <w:rFonts w:asciiTheme="majorHAnsi" w:eastAsiaTheme="majorEastAsia" w:hAnsiTheme="majorHAnsi" w:cstheme="majorBidi"/>
      <w:i/>
      <w:iCs/>
      <w:color w:val="156082" w:themeColor="accent1"/>
      <w:spacing w:val="15"/>
      <w:kern w:val="0"/>
    </w:rPr>
  </w:style>
  <w:style w:type="paragraph" w:styleId="ListParagraph">
    <w:name w:val="List Paragraph"/>
    <w:basedOn w:val="Normal"/>
    <w:uiPriority w:val="34"/>
    <w:qFormat/>
    <w:rsid w:val="00FC693F"/>
    <w:pPr>
      <w:spacing w:after="200" w:line="276" w:lineRule="auto"/>
      <w:ind w:left="720"/>
      <w:contextualSpacing/>
      <w:pPrChange w:id="13" w:author="Nick Bernal" w:date="2026-09-26T15:07:00Z">
        <w:pPr>
          <w:spacing w:after="200" w:line="276" w:lineRule="auto"/>
          <w:ind w:left="720"/>
          <w:contextualSpacing/>
        </w:pPr>
      </w:pPrChange>
    </w:pPr>
    <w:rPr>
      <w:kern w:val="0"/>
      <w:sz w:val="22"/>
      <w:szCs w:val="22"/>
      <w14:ligatures w14:val="none"/>
      <w:rPrChange w:id="13" w:author="Nick Bernal" w:date="2026-09-26T15:07:00Z">
        <w:rPr>
          <w:rFonts w:asciiTheme="minorHAnsi" w:eastAsiaTheme="minorEastAsia" w:hAnsiTheme="minorHAnsi" w:cstheme="minorBidi"/>
          <w:sz w:val="22"/>
          <w:szCs w:val="22"/>
          <w:lang w:val="en-US" w:eastAsia="en-US" w:bidi="ar-SA"/>
          <w14:ligatures w14:val="standardContextual"/>
        </w:rPr>
      </w:rPrChange>
    </w:rPr>
  </w:style>
  <w:style w:type="paragraph" w:styleId="BodyText">
    <w:name w:val="Body Text"/>
    <w:basedOn w:val="Normal"/>
    <w:link w:val="BodyTextChar"/>
    <w:uiPriority w:val="99"/>
    <w:unhideWhenUsed/>
    <w:rsid w:val="00AA1D8D"/>
    <w:pPr>
      <w:spacing w:after="120" w:line="276" w:lineRule="auto"/>
      <w:pPrChange w:id="14" w:author="Nick Bernal" w:date="2026-09-26T15:07:00Z">
        <w:pPr>
          <w:spacing w:after="120" w:line="276" w:lineRule="auto"/>
        </w:pPr>
      </w:pPrChange>
    </w:pPr>
    <w:rPr>
      <w:kern w:val="0"/>
      <w:sz w:val="22"/>
      <w:szCs w:val="22"/>
      <w:rPrChange w:id="14" w:author="Nick Bernal" w:date="2026-09-26T15:07:00Z">
        <w:rPr>
          <w:rFonts w:asciiTheme="minorHAnsi" w:eastAsiaTheme="minorEastAsia" w:hAnsiTheme="minorHAnsi" w:cstheme="minorBidi"/>
          <w:sz w:val="22"/>
          <w:szCs w:val="22"/>
          <w:lang w:val="en-US" w:eastAsia="en-US" w:bidi="ar-SA"/>
        </w:rPr>
      </w:rPrChange>
    </w:rPr>
  </w:style>
  <w:style w:type="character" w:customStyle="1" w:styleId="BodyTextChar">
    <w:name w:val="Body Text Char"/>
    <w:basedOn w:val="DefaultParagraphFont"/>
    <w:link w:val="BodyText"/>
    <w:uiPriority w:val="99"/>
    <w:rsid w:val="00DC00E3"/>
    <w:rPr>
      <w:kern w:val="0"/>
      <w:sz w:val="22"/>
      <w:szCs w:val="22"/>
    </w:rPr>
  </w:style>
  <w:style w:type="paragraph" w:styleId="BodyText2">
    <w:name w:val="Body Text 2"/>
    <w:basedOn w:val="Normal"/>
    <w:link w:val="BodyText2Char"/>
    <w:uiPriority w:val="99"/>
    <w:unhideWhenUsed/>
    <w:rsid w:val="00AA1D8D"/>
    <w:pPr>
      <w:spacing w:after="120" w:line="480" w:lineRule="auto"/>
      <w:pPrChange w:id="15" w:author="Nick Bernal" w:date="2026-09-26T15:07:00Z">
        <w:pPr>
          <w:spacing w:after="120" w:line="480" w:lineRule="auto"/>
        </w:pPr>
      </w:pPrChange>
    </w:pPr>
    <w:rPr>
      <w:kern w:val="0"/>
      <w:sz w:val="22"/>
      <w:szCs w:val="22"/>
      <w:rPrChange w:id="15" w:author="Nick Bernal" w:date="2026-09-26T15:07:00Z">
        <w:rPr>
          <w:rFonts w:asciiTheme="minorHAnsi" w:eastAsiaTheme="minorEastAsia" w:hAnsiTheme="minorHAnsi" w:cstheme="minorBidi"/>
          <w:sz w:val="22"/>
          <w:szCs w:val="22"/>
          <w:lang w:val="en-US" w:eastAsia="en-US" w:bidi="ar-SA"/>
        </w:rPr>
      </w:rPrChange>
    </w:rPr>
  </w:style>
  <w:style w:type="character" w:customStyle="1" w:styleId="BodyText2Char">
    <w:name w:val="Body Text 2 Char"/>
    <w:basedOn w:val="DefaultParagraphFont"/>
    <w:link w:val="BodyText2"/>
    <w:uiPriority w:val="99"/>
    <w:rsid w:val="00DC00E3"/>
    <w:rPr>
      <w:kern w:val="0"/>
      <w:sz w:val="22"/>
      <w:szCs w:val="22"/>
    </w:rPr>
  </w:style>
  <w:style w:type="paragraph" w:styleId="BodyText3">
    <w:name w:val="Body Text 3"/>
    <w:basedOn w:val="Normal"/>
    <w:link w:val="BodyText3Char"/>
    <w:uiPriority w:val="99"/>
    <w:unhideWhenUsed/>
    <w:rsid w:val="00AA1D8D"/>
    <w:pPr>
      <w:spacing w:after="120" w:line="276" w:lineRule="auto"/>
      <w:pPrChange w:id="16" w:author="Nick Bernal" w:date="2026-09-26T15:07:00Z">
        <w:pPr>
          <w:spacing w:after="120" w:line="276" w:lineRule="auto"/>
        </w:pPr>
      </w:pPrChange>
    </w:pPr>
    <w:rPr>
      <w:kern w:val="0"/>
      <w:sz w:val="16"/>
      <w:szCs w:val="16"/>
      <w:rPrChange w:id="16" w:author="Nick Bernal" w:date="2026-09-26T15:07:00Z">
        <w:rPr>
          <w:rFonts w:asciiTheme="minorHAnsi" w:eastAsiaTheme="minorEastAsia" w:hAnsiTheme="minorHAnsi" w:cstheme="minorBidi"/>
          <w:sz w:val="16"/>
          <w:szCs w:val="16"/>
          <w:lang w:val="en-US" w:eastAsia="en-US" w:bidi="ar-SA"/>
        </w:rPr>
      </w:rPrChange>
    </w:rPr>
  </w:style>
  <w:style w:type="character" w:customStyle="1" w:styleId="BodyText3Char">
    <w:name w:val="Body Text 3 Char"/>
    <w:basedOn w:val="DefaultParagraphFont"/>
    <w:link w:val="BodyText3"/>
    <w:uiPriority w:val="99"/>
    <w:rsid w:val="00DC00E3"/>
    <w:rPr>
      <w:kern w:val="0"/>
      <w:sz w:val="16"/>
      <w:szCs w:val="16"/>
    </w:rPr>
  </w:style>
  <w:style w:type="paragraph" w:styleId="List">
    <w:name w:val="List"/>
    <w:basedOn w:val="Normal"/>
    <w:uiPriority w:val="99"/>
    <w:unhideWhenUsed/>
    <w:rsid w:val="00AA1D8D"/>
    <w:pPr>
      <w:spacing w:after="200" w:line="276" w:lineRule="auto"/>
      <w:ind w:left="360" w:hanging="360"/>
      <w:contextualSpacing/>
      <w:pPrChange w:id="17" w:author="Nick Bernal" w:date="2026-09-26T15:07:00Z">
        <w:pPr>
          <w:spacing w:after="200" w:line="276" w:lineRule="auto"/>
          <w:ind w:left="360" w:hanging="360"/>
          <w:contextualSpacing/>
        </w:pPr>
      </w:pPrChange>
    </w:pPr>
    <w:rPr>
      <w:kern w:val="0"/>
      <w:sz w:val="22"/>
      <w:szCs w:val="22"/>
      <w14:ligatures w14:val="none"/>
      <w:rPrChange w:id="17" w:author="Nick Bernal" w:date="2026-09-26T15:07:00Z">
        <w:rPr>
          <w:rFonts w:asciiTheme="minorHAnsi" w:eastAsiaTheme="minorEastAsia" w:hAnsiTheme="minorHAnsi" w:cstheme="minorBidi"/>
          <w:sz w:val="22"/>
          <w:szCs w:val="22"/>
          <w:lang w:val="en-US" w:eastAsia="en-US" w:bidi="ar-SA"/>
          <w14:ligatures w14:val="standardContextual"/>
        </w:rPr>
      </w:rPrChange>
    </w:rPr>
  </w:style>
  <w:style w:type="paragraph" w:styleId="List2">
    <w:name w:val="List 2"/>
    <w:basedOn w:val="Normal"/>
    <w:uiPriority w:val="99"/>
    <w:unhideWhenUsed/>
    <w:rsid w:val="00326F90"/>
    <w:pPr>
      <w:spacing w:after="200" w:line="276" w:lineRule="auto"/>
      <w:ind w:left="720" w:hanging="360"/>
      <w:contextualSpacing/>
      <w:pPrChange w:id="18" w:author="Nick Bernal" w:date="2026-09-26T15:07:00Z">
        <w:pPr>
          <w:spacing w:after="200" w:line="276" w:lineRule="auto"/>
          <w:ind w:left="720" w:hanging="360"/>
          <w:contextualSpacing/>
        </w:pPr>
      </w:pPrChange>
    </w:pPr>
    <w:rPr>
      <w:kern w:val="0"/>
      <w:sz w:val="22"/>
      <w:szCs w:val="22"/>
      <w14:ligatures w14:val="none"/>
      <w:rPrChange w:id="18" w:author="Nick Bernal" w:date="2026-09-26T15:07:00Z">
        <w:rPr>
          <w:rFonts w:asciiTheme="minorHAnsi" w:eastAsiaTheme="minorEastAsia" w:hAnsiTheme="minorHAnsi" w:cstheme="minorBidi"/>
          <w:sz w:val="22"/>
          <w:szCs w:val="22"/>
          <w:lang w:val="en-US" w:eastAsia="en-US" w:bidi="ar-SA"/>
          <w14:ligatures w14:val="standardContextual"/>
        </w:rPr>
      </w:rPrChange>
    </w:rPr>
  </w:style>
  <w:style w:type="paragraph" w:styleId="List3">
    <w:name w:val="List 3"/>
    <w:basedOn w:val="Normal"/>
    <w:uiPriority w:val="99"/>
    <w:unhideWhenUsed/>
    <w:rsid w:val="00326F90"/>
    <w:pPr>
      <w:spacing w:after="200" w:line="276" w:lineRule="auto"/>
      <w:ind w:left="1080" w:hanging="360"/>
      <w:contextualSpacing/>
      <w:pPrChange w:id="19" w:author="Nick Bernal" w:date="2026-09-26T15:07:00Z">
        <w:pPr>
          <w:spacing w:after="200" w:line="276" w:lineRule="auto"/>
          <w:ind w:left="1080" w:hanging="360"/>
          <w:contextualSpacing/>
        </w:pPr>
      </w:pPrChange>
    </w:pPr>
    <w:rPr>
      <w:kern w:val="0"/>
      <w:sz w:val="22"/>
      <w:szCs w:val="22"/>
      <w14:ligatures w14:val="none"/>
      <w:rPrChange w:id="19" w:author="Nick Bernal" w:date="2026-09-26T15:07:00Z">
        <w:rPr>
          <w:rFonts w:asciiTheme="minorHAnsi" w:eastAsiaTheme="minorEastAsia" w:hAnsiTheme="minorHAnsi" w:cstheme="minorBidi"/>
          <w:sz w:val="22"/>
          <w:szCs w:val="22"/>
          <w:lang w:val="en-US" w:eastAsia="en-US" w:bidi="ar-SA"/>
          <w14:ligatures w14:val="standardContextual"/>
        </w:rPr>
      </w:rPrChange>
    </w:rPr>
  </w:style>
  <w:style w:type="paragraph" w:styleId="ListBullet">
    <w:name w:val="List Bullet"/>
    <w:basedOn w:val="Normal"/>
    <w:uiPriority w:val="99"/>
    <w:unhideWhenUsed/>
    <w:rsid w:val="00326F90"/>
    <w:pPr>
      <w:numPr>
        <w:numId w:val="1"/>
      </w:numPr>
      <w:spacing w:after="200" w:line="276" w:lineRule="auto"/>
      <w:contextualSpacing/>
      <w:pPrChange w:id="20" w:author="Nick Bernal" w:date="2026-09-26T15:07:00Z">
        <w:pPr>
          <w:numPr>
            <w:numId w:val="1"/>
          </w:numPr>
          <w:tabs>
            <w:tab w:val="num" w:pos="360"/>
          </w:tabs>
          <w:spacing w:after="200" w:line="276" w:lineRule="auto"/>
          <w:ind w:left="360" w:hanging="360"/>
          <w:contextualSpacing/>
        </w:pPr>
      </w:pPrChange>
    </w:pPr>
    <w:rPr>
      <w:kern w:val="0"/>
      <w:sz w:val="22"/>
      <w:szCs w:val="22"/>
      <w14:ligatures w14:val="none"/>
      <w:rPrChange w:id="20" w:author="Nick Bernal" w:date="2026-09-26T15:07:00Z">
        <w:rPr>
          <w:rFonts w:asciiTheme="minorHAnsi" w:eastAsiaTheme="minorEastAsia" w:hAnsiTheme="minorHAnsi" w:cstheme="minorBidi"/>
          <w:sz w:val="22"/>
          <w:szCs w:val="22"/>
          <w:lang w:val="en-US" w:eastAsia="en-US" w:bidi="ar-SA"/>
          <w14:ligatures w14:val="standardContextual"/>
        </w:rPr>
      </w:rPrChange>
    </w:rPr>
  </w:style>
  <w:style w:type="paragraph" w:styleId="ListBullet2">
    <w:name w:val="List Bullet 2"/>
    <w:basedOn w:val="Normal"/>
    <w:uiPriority w:val="99"/>
    <w:unhideWhenUsed/>
    <w:rsid w:val="00326F90"/>
    <w:pPr>
      <w:numPr>
        <w:numId w:val="2"/>
      </w:numPr>
      <w:spacing w:after="200" w:line="276" w:lineRule="auto"/>
      <w:contextualSpacing/>
      <w:pPrChange w:id="21" w:author="Nick Bernal" w:date="2026-09-26T15:07:00Z">
        <w:pPr>
          <w:numPr>
            <w:numId w:val="2"/>
          </w:numPr>
          <w:tabs>
            <w:tab w:val="num" w:pos="720"/>
          </w:tabs>
          <w:spacing w:after="200" w:line="276" w:lineRule="auto"/>
          <w:ind w:left="720" w:hanging="360"/>
          <w:contextualSpacing/>
        </w:pPr>
      </w:pPrChange>
    </w:pPr>
    <w:rPr>
      <w:kern w:val="0"/>
      <w:sz w:val="22"/>
      <w:szCs w:val="22"/>
      <w14:ligatures w14:val="none"/>
      <w:rPrChange w:id="21" w:author="Nick Bernal" w:date="2026-09-26T15:07:00Z">
        <w:rPr>
          <w:rFonts w:asciiTheme="minorHAnsi" w:eastAsiaTheme="minorEastAsia" w:hAnsiTheme="minorHAnsi" w:cstheme="minorBidi"/>
          <w:sz w:val="22"/>
          <w:szCs w:val="22"/>
          <w:lang w:val="en-US" w:eastAsia="en-US" w:bidi="ar-SA"/>
          <w14:ligatures w14:val="standardContextual"/>
        </w:rPr>
      </w:rPrChange>
    </w:rPr>
  </w:style>
  <w:style w:type="paragraph" w:styleId="ListBullet3">
    <w:name w:val="List Bullet 3"/>
    <w:basedOn w:val="Normal"/>
    <w:uiPriority w:val="99"/>
    <w:unhideWhenUsed/>
    <w:rsid w:val="00326F90"/>
    <w:pPr>
      <w:numPr>
        <w:numId w:val="3"/>
      </w:numPr>
      <w:spacing w:after="200" w:line="276" w:lineRule="auto"/>
      <w:contextualSpacing/>
      <w:pPrChange w:id="22" w:author="Nick Bernal" w:date="2026-09-26T15:07:00Z">
        <w:pPr>
          <w:numPr>
            <w:numId w:val="3"/>
          </w:numPr>
          <w:tabs>
            <w:tab w:val="num" w:pos="1080"/>
          </w:tabs>
          <w:spacing w:after="200" w:line="276" w:lineRule="auto"/>
          <w:ind w:left="1080" w:hanging="360"/>
          <w:contextualSpacing/>
        </w:pPr>
      </w:pPrChange>
    </w:pPr>
    <w:rPr>
      <w:kern w:val="0"/>
      <w:sz w:val="22"/>
      <w:szCs w:val="22"/>
      <w14:ligatures w14:val="none"/>
      <w:rPrChange w:id="22" w:author="Nick Bernal" w:date="2026-09-26T15:07:00Z">
        <w:rPr>
          <w:rFonts w:asciiTheme="minorHAnsi" w:eastAsiaTheme="minorEastAsia" w:hAnsiTheme="minorHAnsi" w:cstheme="minorBidi"/>
          <w:sz w:val="22"/>
          <w:szCs w:val="22"/>
          <w:lang w:val="en-US" w:eastAsia="en-US" w:bidi="ar-SA"/>
          <w14:ligatures w14:val="standardContextual"/>
        </w:rPr>
      </w:rPrChange>
    </w:rPr>
  </w:style>
  <w:style w:type="paragraph" w:styleId="ListNumber">
    <w:name w:val="List Number"/>
    <w:basedOn w:val="Normal"/>
    <w:uiPriority w:val="99"/>
    <w:unhideWhenUsed/>
    <w:rsid w:val="00326F90"/>
    <w:pPr>
      <w:numPr>
        <w:numId w:val="5"/>
      </w:numPr>
      <w:spacing w:after="200" w:line="276" w:lineRule="auto"/>
      <w:contextualSpacing/>
      <w:pPrChange w:id="23" w:author="Nick Bernal" w:date="2026-09-26T15:07:00Z">
        <w:pPr>
          <w:numPr>
            <w:numId w:val="5"/>
          </w:numPr>
          <w:tabs>
            <w:tab w:val="num" w:pos="360"/>
          </w:tabs>
          <w:spacing w:after="200" w:line="276" w:lineRule="auto"/>
          <w:ind w:left="360" w:hanging="360"/>
          <w:contextualSpacing/>
        </w:pPr>
      </w:pPrChange>
    </w:pPr>
    <w:rPr>
      <w:kern w:val="0"/>
      <w:sz w:val="22"/>
      <w:szCs w:val="22"/>
      <w14:ligatures w14:val="none"/>
      <w:rPrChange w:id="23" w:author="Nick Bernal" w:date="2026-09-26T15:07:00Z">
        <w:rPr>
          <w:rFonts w:asciiTheme="minorHAnsi" w:eastAsiaTheme="minorEastAsia" w:hAnsiTheme="minorHAnsi" w:cstheme="minorBidi"/>
          <w:sz w:val="22"/>
          <w:szCs w:val="22"/>
          <w:lang w:val="en-US" w:eastAsia="en-US" w:bidi="ar-SA"/>
          <w14:ligatures w14:val="standardContextual"/>
        </w:rPr>
      </w:rPrChange>
    </w:rPr>
  </w:style>
  <w:style w:type="paragraph" w:styleId="ListNumber2">
    <w:name w:val="List Number 2"/>
    <w:basedOn w:val="Normal"/>
    <w:uiPriority w:val="99"/>
    <w:unhideWhenUsed/>
    <w:rsid w:val="0029639D"/>
    <w:pPr>
      <w:numPr>
        <w:numId w:val="6"/>
      </w:numPr>
      <w:spacing w:after="200" w:line="276" w:lineRule="auto"/>
      <w:contextualSpacing/>
      <w:pPrChange w:id="24" w:author="Nick Bernal" w:date="2026-09-26T15:07:00Z">
        <w:pPr>
          <w:numPr>
            <w:numId w:val="6"/>
          </w:numPr>
          <w:tabs>
            <w:tab w:val="num" w:pos="720"/>
          </w:tabs>
          <w:spacing w:after="200" w:line="276" w:lineRule="auto"/>
          <w:ind w:left="720" w:hanging="360"/>
          <w:contextualSpacing/>
        </w:pPr>
      </w:pPrChange>
    </w:pPr>
    <w:rPr>
      <w:kern w:val="0"/>
      <w:sz w:val="22"/>
      <w:szCs w:val="22"/>
      <w14:ligatures w14:val="none"/>
      <w:rPrChange w:id="24" w:author="Nick Bernal" w:date="2026-09-26T15:07:00Z">
        <w:rPr>
          <w:rFonts w:asciiTheme="minorHAnsi" w:eastAsiaTheme="minorEastAsia" w:hAnsiTheme="minorHAnsi" w:cstheme="minorBidi"/>
          <w:sz w:val="22"/>
          <w:szCs w:val="22"/>
          <w:lang w:val="en-US" w:eastAsia="en-US" w:bidi="ar-SA"/>
          <w14:ligatures w14:val="standardContextual"/>
        </w:rPr>
      </w:rPrChange>
    </w:rPr>
  </w:style>
  <w:style w:type="paragraph" w:styleId="ListNumber3">
    <w:name w:val="List Number 3"/>
    <w:basedOn w:val="Normal"/>
    <w:uiPriority w:val="99"/>
    <w:unhideWhenUsed/>
    <w:rsid w:val="0029639D"/>
    <w:pPr>
      <w:numPr>
        <w:numId w:val="7"/>
      </w:numPr>
      <w:spacing w:after="200" w:line="276" w:lineRule="auto"/>
      <w:contextualSpacing/>
      <w:pPrChange w:id="25" w:author="Nick Bernal" w:date="2026-09-26T15:07:00Z">
        <w:pPr>
          <w:numPr>
            <w:numId w:val="7"/>
          </w:numPr>
          <w:tabs>
            <w:tab w:val="num" w:pos="1080"/>
          </w:tabs>
          <w:spacing w:after="200" w:line="276" w:lineRule="auto"/>
          <w:ind w:left="1080" w:hanging="360"/>
          <w:contextualSpacing/>
        </w:pPr>
      </w:pPrChange>
    </w:pPr>
    <w:rPr>
      <w:kern w:val="0"/>
      <w:sz w:val="22"/>
      <w:szCs w:val="22"/>
      <w14:ligatures w14:val="none"/>
      <w:rPrChange w:id="25" w:author="Nick Bernal" w:date="2026-09-26T15:07:00Z">
        <w:rPr>
          <w:rFonts w:asciiTheme="minorHAnsi" w:eastAsiaTheme="minorEastAsia" w:hAnsiTheme="minorHAnsi" w:cstheme="minorBidi"/>
          <w:sz w:val="22"/>
          <w:szCs w:val="22"/>
          <w:lang w:val="en-US" w:eastAsia="en-US" w:bidi="ar-SA"/>
          <w14:ligatures w14:val="standardContextual"/>
        </w:rPr>
      </w:rPrChange>
    </w:rPr>
  </w:style>
  <w:style w:type="paragraph" w:styleId="ListContinue">
    <w:name w:val="List Continue"/>
    <w:basedOn w:val="Normal"/>
    <w:uiPriority w:val="99"/>
    <w:unhideWhenUsed/>
    <w:rsid w:val="0029639D"/>
    <w:pPr>
      <w:spacing w:after="120" w:line="276" w:lineRule="auto"/>
      <w:ind w:left="360"/>
      <w:contextualSpacing/>
      <w:pPrChange w:id="26" w:author="Nick Bernal" w:date="2026-09-26T15:07:00Z">
        <w:pPr>
          <w:spacing w:after="120" w:line="276" w:lineRule="auto"/>
          <w:ind w:left="360"/>
          <w:contextualSpacing/>
        </w:pPr>
      </w:pPrChange>
    </w:pPr>
    <w:rPr>
      <w:kern w:val="0"/>
      <w:sz w:val="22"/>
      <w:szCs w:val="22"/>
      <w14:ligatures w14:val="none"/>
      <w:rPrChange w:id="26" w:author="Nick Bernal" w:date="2026-09-26T15:07:00Z">
        <w:rPr>
          <w:rFonts w:asciiTheme="minorHAnsi" w:eastAsiaTheme="minorEastAsia" w:hAnsiTheme="minorHAnsi" w:cstheme="minorBidi"/>
          <w:sz w:val="22"/>
          <w:szCs w:val="22"/>
          <w:lang w:val="en-US" w:eastAsia="en-US" w:bidi="ar-SA"/>
          <w14:ligatures w14:val="standardContextual"/>
        </w:rPr>
      </w:rPrChange>
    </w:rPr>
  </w:style>
  <w:style w:type="paragraph" w:styleId="ListContinue2">
    <w:name w:val="List Continue 2"/>
    <w:basedOn w:val="Normal"/>
    <w:uiPriority w:val="99"/>
    <w:unhideWhenUsed/>
    <w:rsid w:val="0029639D"/>
    <w:pPr>
      <w:spacing w:after="120" w:line="276" w:lineRule="auto"/>
      <w:ind w:left="720"/>
      <w:contextualSpacing/>
      <w:pPrChange w:id="27" w:author="Nick Bernal" w:date="2026-09-26T15:07:00Z">
        <w:pPr>
          <w:spacing w:after="120" w:line="276" w:lineRule="auto"/>
          <w:ind w:left="720"/>
          <w:contextualSpacing/>
        </w:pPr>
      </w:pPrChange>
    </w:pPr>
    <w:rPr>
      <w:kern w:val="0"/>
      <w:sz w:val="22"/>
      <w:szCs w:val="22"/>
      <w14:ligatures w14:val="none"/>
      <w:rPrChange w:id="27" w:author="Nick Bernal" w:date="2026-09-26T15:07:00Z">
        <w:rPr>
          <w:rFonts w:asciiTheme="minorHAnsi" w:eastAsiaTheme="minorEastAsia" w:hAnsiTheme="minorHAnsi" w:cstheme="minorBidi"/>
          <w:sz w:val="22"/>
          <w:szCs w:val="22"/>
          <w:lang w:val="en-US" w:eastAsia="en-US" w:bidi="ar-SA"/>
          <w14:ligatures w14:val="standardContextual"/>
        </w:rPr>
      </w:rPrChange>
    </w:rPr>
  </w:style>
  <w:style w:type="paragraph" w:styleId="ListContinue3">
    <w:name w:val="List Continue 3"/>
    <w:basedOn w:val="Normal"/>
    <w:uiPriority w:val="99"/>
    <w:unhideWhenUsed/>
    <w:rsid w:val="0029639D"/>
    <w:pPr>
      <w:spacing w:after="120" w:line="276" w:lineRule="auto"/>
      <w:ind w:left="1080"/>
      <w:contextualSpacing/>
      <w:pPrChange w:id="28" w:author="Nick Bernal" w:date="2026-09-26T15:07:00Z">
        <w:pPr>
          <w:spacing w:after="120" w:line="276" w:lineRule="auto"/>
          <w:ind w:left="1080"/>
          <w:contextualSpacing/>
        </w:pPr>
      </w:pPrChange>
    </w:pPr>
    <w:rPr>
      <w:kern w:val="0"/>
      <w:sz w:val="22"/>
      <w:szCs w:val="22"/>
      <w14:ligatures w14:val="none"/>
      <w:rPrChange w:id="28" w:author="Nick Bernal" w:date="2026-09-26T15:07:00Z">
        <w:rPr>
          <w:rFonts w:asciiTheme="minorHAnsi" w:eastAsiaTheme="minorEastAsia" w:hAnsiTheme="minorHAnsi" w:cstheme="minorBidi"/>
          <w:sz w:val="22"/>
          <w:szCs w:val="22"/>
          <w:lang w:val="en-US" w:eastAsia="en-US" w:bidi="ar-SA"/>
          <w14:ligatures w14:val="standardContextual"/>
        </w:rPr>
      </w:rPrChang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Change w:id="29" w:author="Nick Bernal" w:date="2026-09-26T15:07:00Z">
        <w:pPr>
          <w:tabs>
            <w:tab w:val="left" w:pos="576"/>
            <w:tab w:val="left" w:pos="1152"/>
            <w:tab w:val="left" w:pos="1728"/>
            <w:tab w:val="left" w:pos="2304"/>
            <w:tab w:val="left" w:pos="2880"/>
            <w:tab w:val="left" w:pos="3456"/>
            <w:tab w:val="left" w:pos="4032"/>
          </w:tabs>
          <w:spacing w:after="200" w:line="276" w:lineRule="auto"/>
        </w:pPr>
      </w:pPrChange>
    </w:pPr>
    <w:rPr>
      <w:rFonts w:ascii="Courier" w:hAnsi="Courier"/>
      <w:kern w:val="0"/>
      <w:sz w:val="20"/>
      <w:szCs w:val="20"/>
      <w:rPrChange w:id="29" w:author="Nick Bernal" w:date="2026-09-26T15:07:00Z">
        <w:rPr>
          <w:rFonts w:ascii="Courier" w:eastAsiaTheme="minorEastAsia" w:hAnsi="Courier" w:cstheme="minorBidi"/>
          <w:lang w:val="en-US" w:eastAsia="en-US" w:bidi="ar-SA"/>
        </w:rPr>
      </w:rPrChange>
    </w:rPr>
  </w:style>
  <w:style w:type="character" w:customStyle="1" w:styleId="MacroTextChar">
    <w:name w:val="Macro Text Char"/>
    <w:basedOn w:val="DefaultParagraphFont"/>
    <w:link w:val="MacroText"/>
    <w:uiPriority w:val="99"/>
    <w:rsid w:val="00DC00E3"/>
    <w:rPr>
      <w:rFonts w:ascii="Courier" w:hAnsi="Courier"/>
      <w:kern w:val="0"/>
      <w:sz w:val="20"/>
      <w:szCs w:val="20"/>
    </w:rPr>
  </w:style>
  <w:style w:type="paragraph" w:styleId="Quote">
    <w:name w:val="Quote"/>
    <w:basedOn w:val="Normal"/>
    <w:next w:val="Normal"/>
    <w:link w:val="QuoteChar"/>
    <w:uiPriority w:val="29"/>
    <w:qFormat/>
    <w:rsid w:val="00FC693F"/>
    <w:pPr>
      <w:spacing w:after="200" w:line="276" w:lineRule="auto"/>
      <w:pPrChange w:id="30" w:author="Nick Bernal" w:date="2026-09-26T15:07:00Z">
        <w:pPr>
          <w:spacing w:after="200" w:line="276" w:lineRule="auto"/>
        </w:pPr>
      </w:pPrChange>
    </w:pPr>
    <w:rPr>
      <w:i/>
      <w:iCs/>
      <w:color w:val="000000" w:themeColor="text1"/>
      <w:kern w:val="0"/>
      <w:sz w:val="22"/>
      <w:szCs w:val="22"/>
      <w:rPrChange w:id="30" w:author="Nick Bernal" w:date="2026-09-26T15:07:00Z">
        <w:rPr>
          <w:rFonts w:asciiTheme="minorHAnsi" w:eastAsiaTheme="minorEastAsia" w:hAnsiTheme="minorHAnsi" w:cstheme="minorBidi"/>
          <w:i/>
          <w:iCs/>
          <w:color w:val="000000" w:themeColor="text1"/>
          <w:sz w:val="22"/>
          <w:szCs w:val="22"/>
          <w:lang w:val="en-US" w:eastAsia="en-US" w:bidi="ar-SA"/>
        </w:rPr>
      </w:rPrChange>
    </w:rPr>
  </w:style>
  <w:style w:type="character" w:customStyle="1" w:styleId="QuoteChar">
    <w:name w:val="Quote Char"/>
    <w:basedOn w:val="DefaultParagraphFont"/>
    <w:link w:val="Quote"/>
    <w:uiPriority w:val="29"/>
    <w:rsid w:val="00DC00E3"/>
    <w:rPr>
      <w:i/>
      <w:iCs/>
      <w:color w:val="000000" w:themeColor="text1"/>
      <w:kern w:val="0"/>
      <w:sz w:val="22"/>
      <w:szCs w:val="22"/>
    </w:rPr>
  </w:style>
  <w:style w:type="paragraph" w:styleId="Caption">
    <w:name w:val="caption"/>
    <w:basedOn w:val="Normal"/>
    <w:next w:val="Normal"/>
    <w:uiPriority w:val="35"/>
    <w:semiHidden/>
    <w:unhideWhenUsed/>
    <w:qFormat/>
    <w:rsid w:val="00FC693F"/>
    <w:pPr>
      <w:spacing w:after="200" w:line="240" w:lineRule="auto"/>
      <w:pPrChange w:id="31" w:author="Nick Bernal" w:date="2026-09-26T15:07:00Z">
        <w:pPr>
          <w:spacing w:after="200"/>
        </w:pPr>
      </w:pPrChange>
    </w:pPr>
    <w:rPr>
      <w:b/>
      <w:bCs/>
      <w:color w:val="156082" w:themeColor="accent1"/>
      <w:kern w:val="0"/>
      <w:sz w:val="18"/>
      <w:szCs w:val="18"/>
      <w14:ligatures w14:val="none"/>
      <w:rPrChange w:id="31" w:author="Nick Bernal" w:date="2026-09-26T15:07:00Z">
        <w:rPr>
          <w:rFonts w:asciiTheme="minorHAnsi" w:eastAsiaTheme="minorEastAsia" w:hAnsiTheme="minorHAnsi" w:cstheme="minorBidi"/>
          <w:b/>
          <w:bCs/>
          <w:color w:val="156082" w:themeColor="accent1"/>
          <w:sz w:val="18"/>
          <w:szCs w:val="18"/>
          <w:lang w:val="en-US" w:eastAsia="en-US" w:bidi="ar-SA"/>
          <w14:ligatures w14:val="standardContextual"/>
        </w:rPr>
      </w:rPrChange>
    </w:rPr>
  </w:style>
  <w:style w:type="character" w:styleId="Strong">
    <w:name w:val="Strong"/>
    <w:basedOn w:val="DefaultParagraphFont"/>
    <w:uiPriority w:val="22"/>
    <w:qFormat/>
    <w:rsid w:val="00DC00E3"/>
    <w:rPr>
      <w:b/>
      <w:bCs/>
    </w:rPr>
  </w:style>
  <w:style w:type="character" w:styleId="Emphasis">
    <w:name w:val="Emphasis"/>
    <w:basedOn w:val="DefaultParagraphFont"/>
    <w:uiPriority w:val="20"/>
    <w:qFormat/>
    <w:rsid w:val="00DC00E3"/>
    <w:rPr>
      <w:i/>
      <w:iCs/>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line="276" w:lineRule="auto"/>
      <w:ind w:left="936" w:right="936"/>
      <w:pPrChange w:id="32" w:author="Nick Bernal" w:date="2026-09-26T15:07:00Z">
        <w:pPr>
          <w:pBdr>
            <w:bottom w:val="single" w:sz="4" w:space="4" w:color="156082" w:themeColor="accent1"/>
          </w:pBdr>
          <w:spacing w:before="200" w:after="280" w:line="276" w:lineRule="auto"/>
          <w:ind w:left="936" w:right="936"/>
        </w:pPr>
      </w:pPrChange>
    </w:pPr>
    <w:rPr>
      <w:b/>
      <w:bCs/>
      <w:i/>
      <w:iCs/>
      <w:color w:val="156082" w:themeColor="accent1"/>
      <w:kern w:val="0"/>
      <w:sz w:val="22"/>
      <w:szCs w:val="22"/>
      <w:rPrChange w:id="32" w:author="Nick Bernal" w:date="2026-09-26T15:07:00Z">
        <w:rPr>
          <w:rFonts w:asciiTheme="minorHAnsi" w:eastAsiaTheme="minorEastAsia" w:hAnsiTheme="minorHAnsi" w:cstheme="minorBidi"/>
          <w:b/>
          <w:bCs/>
          <w:i/>
          <w:iCs/>
          <w:color w:val="156082" w:themeColor="accent1"/>
          <w:sz w:val="22"/>
          <w:szCs w:val="22"/>
          <w:lang w:val="en-US" w:eastAsia="en-US" w:bidi="ar-SA"/>
        </w:rPr>
      </w:rPrChange>
    </w:rPr>
  </w:style>
  <w:style w:type="character" w:customStyle="1" w:styleId="IntenseQuoteChar">
    <w:name w:val="Intense Quote Char"/>
    <w:basedOn w:val="DefaultParagraphFont"/>
    <w:link w:val="IntenseQuote"/>
    <w:uiPriority w:val="30"/>
    <w:rsid w:val="00DC00E3"/>
    <w:rPr>
      <w:b/>
      <w:bCs/>
      <w:i/>
      <w:iCs/>
      <w:color w:val="156082" w:themeColor="accent1"/>
      <w:kern w:val="0"/>
      <w:sz w:val="22"/>
      <w:szCs w:val="22"/>
    </w:rPr>
  </w:style>
  <w:style w:type="character" w:styleId="SubtleEmphasis">
    <w:name w:val="Subtle Emphasis"/>
    <w:basedOn w:val="DefaultParagraphFont"/>
    <w:uiPriority w:val="19"/>
    <w:qFormat/>
    <w:rsid w:val="00DC00E3"/>
    <w:rPr>
      <w:i/>
      <w:iCs/>
      <w:color w:val="808080" w:themeColor="text1" w:themeTint="7F"/>
    </w:rPr>
  </w:style>
  <w:style w:type="character" w:styleId="IntenseEmphasis">
    <w:name w:val="Intense Emphasis"/>
    <w:basedOn w:val="DefaultParagraphFont"/>
    <w:uiPriority w:val="21"/>
    <w:qFormat/>
    <w:rsid w:val="00DC00E3"/>
    <w:rPr>
      <w:b/>
      <w:bCs/>
      <w:i/>
      <w:iCs/>
      <w:color w:val="156082" w:themeColor="accent1"/>
    </w:rPr>
  </w:style>
  <w:style w:type="character" w:styleId="SubtleReference">
    <w:name w:val="Subtle Reference"/>
    <w:basedOn w:val="DefaultParagraphFont"/>
    <w:uiPriority w:val="31"/>
    <w:qFormat/>
    <w:rsid w:val="00DC00E3"/>
    <w:rPr>
      <w:smallCaps/>
      <w:color w:val="E97132" w:themeColor="accent2"/>
      <w:u w:val="single"/>
    </w:rPr>
  </w:style>
  <w:style w:type="character" w:styleId="IntenseReference">
    <w:name w:val="Intense Reference"/>
    <w:basedOn w:val="DefaultParagraphFont"/>
    <w:uiPriority w:val="32"/>
    <w:qFormat/>
    <w:rsid w:val="00DC00E3"/>
    <w:rPr>
      <w:b/>
      <w:bCs/>
      <w:smallCaps/>
      <w:color w:val="E97132" w:themeColor="accent2"/>
      <w:spacing w:val="5"/>
      <w:u w:val="single"/>
    </w:rPr>
  </w:style>
  <w:style w:type="character" w:styleId="BookTitle">
    <w:name w:val="Book Title"/>
    <w:basedOn w:val="DefaultParagraphFont"/>
    <w:uiPriority w:val="33"/>
    <w:qFormat/>
    <w:rsid w:val="00DC00E3"/>
    <w:rPr>
      <w:b/>
      <w:bCs/>
      <w:smallCaps/>
      <w:spacing w:val="5"/>
    </w:rPr>
  </w:style>
  <w:style w:type="paragraph" w:styleId="TOCHeading">
    <w:name w:val="TOC Heading"/>
    <w:basedOn w:val="Heading1"/>
    <w:next w:val="Normal"/>
    <w:uiPriority w:val="39"/>
    <w:semiHidden/>
    <w:unhideWhenUsed/>
    <w:qFormat/>
    <w:rsid w:val="00DC00E3"/>
    <w:pPr>
      <w:outlineLvl w:val="9"/>
    </w:pPr>
  </w:style>
  <w:style w:type="table" w:styleId="TableGrid">
    <w:name w:val="Table Grid"/>
    <w:basedOn w:val="TableNormal"/>
    <w:uiPriority w:val="59"/>
    <w:rsid w:val="00DC00E3"/>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DC00E3"/>
    <w:pPr>
      <w:spacing w:after="0" w:line="240" w:lineRule="auto"/>
    </w:pPr>
    <w:rPr>
      <w:color w:val="000000" w:themeColor="text1" w:themeShade="BF"/>
      <w:kern w:val="0"/>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DC00E3"/>
    <w:pPr>
      <w:spacing w:after="0" w:line="240" w:lineRule="auto"/>
    </w:pPr>
    <w:rPr>
      <w:color w:val="0F4761" w:themeColor="accent1" w:themeShade="BF"/>
      <w:kern w:val="0"/>
      <w:sz w:val="22"/>
      <w:szCs w:val="22"/>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C00E3"/>
    <w:pPr>
      <w:spacing w:after="0" w:line="240" w:lineRule="auto"/>
    </w:pPr>
    <w:rPr>
      <w:color w:val="BF4E14" w:themeColor="accent2" w:themeShade="BF"/>
      <w:kern w:val="0"/>
      <w:sz w:val="22"/>
      <w:szCs w:val="22"/>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DC00E3"/>
    <w:pPr>
      <w:spacing w:after="0" w:line="240" w:lineRule="auto"/>
    </w:pPr>
    <w:rPr>
      <w:color w:val="124F1A" w:themeColor="accent3" w:themeShade="BF"/>
      <w:kern w:val="0"/>
      <w:sz w:val="22"/>
      <w:szCs w:val="22"/>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DC00E3"/>
    <w:pPr>
      <w:spacing w:after="0" w:line="240" w:lineRule="auto"/>
    </w:pPr>
    <w:rPr>
      <w:color w:val="0B769F" w:themeColor="accent4" w:themeShade="BF"/>
      <w:kern w:val="0"/>
      <w:sz w:val="22"/>
      <w:szCs w:val="22"/>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DC00E3"/>
    <w:pPr>
      <w:spacing w:after="0" w:line="240" w:lineRule="auto"/>
    </w:pPr>
    <w:rPr>
      <w:color w:val="77206D" w:themeColor="accent5" w:themeShade="BF"/>
      <w:kern w:val="0"/>
      <w:sz w:val="22"/>
      <w:szCs w:val="22"/>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DC00E3"/>
    <w:pPr>
      <w:spacing w:after="0" w:line="240" w:lineRule="auto"/>
    </w:pPr>
    <w:rPr>
      <w:color w:val="3A7C22" w:themeColor="accent6" w:themeShade="BF"/>
      <w:kern w:val="0"/>
      <w:sz w:val="22"/>
      <w:szCs w:val="22"/>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DC00E3"/>
    <w:pPr>
      <w:spacing w:after="0" w:line="240" w:lineRule="auto"/>
    </w:pPr>
    <w:rPr>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C00E3"/>
    <w:pPr>
      <w:spacing w:after="0" w:line="240" w:lineRule="auto"/>
    </w:pPr>
    <w:rPr>
      <w:kern w:val="0"/>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DC00E3"/>
    <w:pPr>
      <w:spacing w:after="0" w:line="240" w:lineRule="auto"/>
    </w:pPr>
    <w:rPr>
      <w:kern w:val="0"/>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DC00E3"/>
    <w:pPr>
      <w:spacing w:after="0" w:line="240" w:lineRule="auto"/>
    </w:pPr>
    <w:rPr>
      <w:kern w:val="0"/>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DC00E3"/>
    <w:pPr>
      <w:spacing w:after="0" w:line="240" w:lineRule="auto"/>
    </w:pPr>
    <w:rPr>
      <w:kern w:val="0"/>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DC00E3"/>
    <w:pPr>
      <w:spacing w:after="0" w:line="240" w:lineRule="auto"/>
    </w:pPr>
    <w:rPr>
      <w:kern w:val="0"/>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DC00E3"/>
    <w:pPr>
      <w:spacing w:after="0" w:line="240" w:lineRule="auto"/>
    </w:pPr>
    <w:rPr>
      <w:kern w:val="0"/>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DC00E3"/>
    <w:pPr>
      <w:spacing w:after="0" w:line="240" w:lineRule="auto"/>
    </w:pPr>
    <w:rPr>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C00E3"/>
    <w:pPr>
      <w:spacing w:after="0" w:line="240" w:lineRule="auto"/>
    </w:pPr>
    <w:rPr>
      <w:kern w:val="0"/>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DC00E3"/>
    <w:pPr>
      <w:spacing w:after="0" w:line="240" w:lineRule="auto"/>
    </w:pPr>
    <w:rPr>
      <w:kern w:val="0"/>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DC00E3"/>
    <w:pPr>
      <w:spacing w:after="0" w:line="240" w:lineRule="auto"/>
    </w:pPr>
    <w:rPr>
      <w:kern w:val="0"/>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DC00E3"/>
    <w:pPr>
      <w:spacing w:after="0" w:line="240" w:lineRule="auto"/>
    </w:pPr>
    <w:rPr>
      <w:kern w:val="0"/>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DC00E3"/>
    <w:pPr>
      <w:spacing w:after="0" w:line="240" w:lineRule="auto"/>
    </w:pPr>
    <w:rPr>
      <w:kern w:val="0"/>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DC00E3"/>
    <w:pPr>
      <w:spacing w:after="0" w:line="240" w:lineRule="auto"/>
    </w:pPr>
    <w:rPr>
      <w:kern w:val="0"/>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DC00E3"/>
    <w:pPr>
      <w:spacing w:after="0" w:line="240" w:lineRule="auto"/>
    </w:pPr>
    <w:rPr>
      <w:kern w:val="0"/>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C00E3"/>
    <w:pPr>
      <w:spacing w:after="0" w:line="240" w:lineRule="auto"/>
    </w:pPr>
    <w:rPr>
      <w:kern w:val="0"/>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C00E3"/>
    <w:pPr>
      <w:spacing w:after="0" w:line="240" w:lineRule="auto"/>
    </w:pPr>
    <w:rPr>
      <w:kern w:val="0"/>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C00E3"/>
    <w:pPr>
      <w:spacing w:after="0" w:line="240" w:lineRule="auto"/>
    </w:pPr>
    <w:rPr>
      <w:kern w:val="0"/>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C00E3"/>
    <w:pPr>
      <w:spacing w:after="0" w:line="240" w:lineRule="auto"/>
    </w:pPr>
    <w:rPr>
      <w:kern w:val="0"/>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C00E3"/>
    <w:pPr>
      <w:spacing w:after="0" w:line="240" w:lineRule="auto"/>
    </w:pPr>
    <w:rPr>
      <w:kern w:val="0"/>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C00E3"/>
    <w:pPr>
      <w:spacing w:after="0" w:line="240" w:lineRule="auto"/>
    </w:pPr>
    <w:rPr>
      <w:kern w:val="0"/>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DC00E3"/>
    <w:pPr>
      <w:spacing w:after="0" w:line="240" w:lineRule="auto"/>
    </w:pPr>
    <w:rPr>
      <w:kern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C00E3"/>
    <w:pPr>
      <w:spacing w:after="0" w:line="240" w:lineRule="auto"/>
    </w:pPr>
    <w:rPr>
      <w:kern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C00E3"/>
    <w:pPr>
      <w:spacing w:after="0" w:line="240" w:lineRule="auto"/>
    </w:pPr>
    <w:rPr>
      <w:kern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C00E3"/>
    <w:pPr>
      <w:spacing w:after="0" w:line="240" w:lineRule="auto"/>
    </w:pPr>
    <w:rPr>
      <w:kern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C00E3"/>
    <w:pPr>
      <w:spacing w:after="0" w:line="240" w:lineRule="auto"/>
    </w:pPr>
    <w:rPr>
      <w:kern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C00E3"/>
    <w:pPr>
      <w:spacing w:after="0" w:line="240" w:lineRule="auto"/>
    </w:pPr>
    <w:rPr>
      <w:kern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C00E3"/>
    <w:pPr>
      <w:spacing w:after="0" w:line="240" w:lineRule="auto"/>
    </w:pPr>
    <w:rPr>
      <w:kern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DC00E3"/>
    <w:pPr>
      <w:spacing w:after="0" w:line="240" w:lineRule="auto"/>
    </w:pPr>
    <w:rPr>
      <w:color w:val="000000" w:themeColor="text1"/>
      <w:kern w:val="0"/>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C00E3"/>
    <w:pPr>
      <w:spacing w:after="0" w:line="240" w:lineRule="auto"/>
    </w:pPr>
    <w:rPr>
      <w:color w:val="000000" w:themeColor="text1"/>
      <w:kern w:val="0"/>
      <w:sz w:val="22"/>
      <w:szCs w:val="22"/>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DC00E3"/>
    <w:pPr>
      <w:spacing w:after="0" w:line="240" w:lineRule="auto"/>
    </w:pPr>
    <w:rPr>
      <w:color w:val="000000" w:themeColor="text1"/>
      <w:kern w:val="0"/>
      <w:sz w:val="22"/>
      <w:szCs w:val="22"/>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DC00E3"/>
    <w:pPr>
      <w:spacing w:after="0" w:line="240" w:lineRule="auto"/>
    </w:pPr>
    <w:rPr>
      <w:color w:val="000000" w:themeColor="text1"/>
      <w:kern w:val="0"/>
      <w:sz w:val="22"/>
      <w:szCs w:val="22"/>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DC00E3"/>
    <w:pPr>
      <w:spacing w:after="0" w:line="240" w:lineRule="auto"/>
    </w:pPr>
    <w:rPr>
      <w:color w:val="000000" w:themeColor="text1"/>
      <w:kern w:val="0"/>
      <w:sz w:val="22"/>
      <w:szCs w:val="22"/>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DC00E3"/>
    <w:pPr>
      <w:spacing w:after="0" w:line="240" w:lineRule="auto"/>
    </w:pPr>
    <w:rPr>
      <w:color w:val="000000" w:themeColor="text1"/>
      <w:kern w:val="0"/>
      <w:sz w:val="22"/>
      <w:szCs w:val="22"/>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DC00E3"/>
    <w:pPr>
      <w:spacing w:after="0" w:line="240" w:lineRule="auto"/>
    </w:pPr>
    <w:rPr>
      <w:color w:val="000000" w:themeColor="text1"/>
      <w:kern w:val="0"/>
      <w:sz w:val="22"/>
      <w:szCs w:val="22"/>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DC00E3"/>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DC00E3"/>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C00E3"/>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C00E3"/>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C00E3"/>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C00E3"/>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C00E3"/>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DC00E3"/>
    <w:pPr>
      <w:spacing w:after="0" w:line="240" w:lineRule="auto"/>
    </w:pPr>
    <w:rPr>
      <w:kern w:val="0"/>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C00E3"/>
    <w:pPr>
      <w:spacing w:after="0" w:line="240" w:lineRule="auto"/>
    </w:pPr>
    <w:rPr>
      <w:kern w:val="0"/>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DC00E3"/>
    <w:pPr>
      <w:spacing w:after="0" w:line="240" w:lineRule="auto"/>
    </w:pPr>
    <w:rPr>
      <w:kern w:val="0"/>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DC00E3"/>
    <w:pPr>
      <w:spacing w:after="0" w:line="240" w:lineRule="auto"/>
    </w:pPr>
    <w:rPr>
      <w:kern w:val="0"/>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DC00E3"/>
    <w:pPr>
      <w:spacing w:after="0" w:line="240" w:lineRule="auto"/>
    </w:pPr>
    <w:rPr>
      <w:kern w:val="0"/>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DC00E3"/>
    <w:pPr>
      <w:spacing w:after="0" w:line="240" w:lineRule="auto"/>
    </w:pPr>
    <w:rPr>
      <w:kern w:val="0"/>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DC00E3"/>
    <w:pPr>
      <w:spacing w:after="0" w:line="240" w:lineRule="auto"/>
    </w:pPr>
    <w:rPr>
      <w:kern w:val="0"/>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DC00E3"/>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C00E3"/>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C00E3"/>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C00E3"/>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C00E3"/>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C00E3"/>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C00E3"/>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DC00E3"/>
    <w:pPr>
      <w:spacing w:after="0" w:line="240" w:lineRule="auto"/>
    </w:pPr>
    <w:rPr>
      <w:kern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C00E3"/>
    <w:pPr>
      <w:spacing w:after="0" w:line="240" w:lineRule="auto"/>
    </w:pPr>
    <w:rPr>
      <w:kern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DC00E3"/>
    <w:pPr>
      <w:spacing w:after="0" w:line="240" w:lineRule="auto"/>
    </w:pPr>
    <w:rPr>
      <w:kern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DC00E3"/>
    <w:pPr>
      <w:spacing w:after="0" w:line="240" w:lineRule="auto"/>
    </w:pPr>
    <w:rPr>
      <w:kern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DC00E3"/>
    <w:pPr>
      <w:spacing w:after="0" w:line="240" w:lineRule="auto"/>
    </w:pPr>
    <w:rPr>
      <w:kern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DC00E3"/>
    <w:pPr>
      <w:spacing w:after="0" w:line="240" w:lineRule="auto"/>
    </w:pPr>
    <w:rPr>
      <w:kern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DC00E3"/>
    <w:pPr>
      <w:spacing w:after="0" w:line="240" w:lineRule="auto"/>
    </w:pPr>
    <w:rPr>
      <w:kern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DC00E3"/>
    <w:pPr>
      <w:spacing w:after="0" w:line="240" w:lineRule="auto"/>
    </w:pPr>
    <w:rPr>
      <w:color w:val="FFFFFF" w:themeColor="background1"/>
      <w:kern w:val="0"/>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C00E3"/>
    <w:pPr>
      <w:spacing w:after="0" w:line="240" w:lineRule="auto"/>
    </w:pPr>
    <w:rPr>
      <w:color w:val="FFFFFF" w:themeColor="background1"/>
      <w:kern w:val="0"/>
      <w:sz w:val="22"/>
      <w:szCs w:val="22"/>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DC00E3"/>
    <w:pPr>
      <w:spacing w:after="0" w:line="240" w:lineRule="auto"/>
    </w:pPr>
    <w:rPr>
      <w:color w:val="FFFFFF" w:themeColor="background1"/>
      <w:kern w:val="0"/>
      <w:sz w:val="22"/>
      <w:szCs w:val="22"/>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DC00E3"/>
    <w:pPr>
      <w:spacing w:after="0" w:line="240" w:lineRule="auto"/>
    </w:pPr>
    <w:rPr>
      <w:color w:val="FFFFFF" w:themeColor="background1"/>
      <w:kern w:val="0"/>
      <w:sz w:val="22"/>
      <w:szCs w:val="22"/>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DC00E3"/>
    <w:pPr>
      <w:spacing w:after="0" w:line="240" w:lineRule="auto"/>
    </w:pPr>
    <w:rPr>
      <w:color w:val="FFFFFF" w:themeColor="background1"/>
      <w:kern w:val="0"/>
      <w:sz w:val="22"/>
      <w:szCs w:val="22"/>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DC00E3"/>
    <w:pPr>
      <w:spacing w:after="0" w:line="240" w:lineRule="auto"/>
    </w:pPr>
    <w:rPr>
      <w:color w:val="FFFFFF" w:themeColor="background1"/>
      <w:kern w:val="0"/>
      <w:sz w:val="22"/>
      <w:szCs w:val="22"/>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DC00E3"/>
    <w:pPr>
      <w:spacing w:after="0" w:line="240" w:lineRule="auto"/>
    </w:pPr>
    <w:rPr>
      <w:color w:val="FFFFFF" w:themeColor="background1"/>
      <w:kern w:val="0"/>
      <w:sz w:val="22"/>
      <w:szCs w:val="22"/>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DC00E3"/>
    <w:pPr>
      <w:spacing w:after="0" w:line="240" w:lineRule="auto"/>
    </w:pPr>
    <w:rPr>
      <w:color w:val="000000" w:themeColor="text1"/>
      <w:kern w:val="0"/>
      <w:sz w:val="22"/>
      <w:szCs w:val="22"/>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DC00E3"/>
    <w:pPr>
      <w:spacing w:after="0" w:line="240" w:lineRule="auto"/>
    </w:pPr>
    <w:rPr>
      <w:color w:val="000000" w:themeColor="text1"/>
      <w:kern w:val="0"/>
      <w:sz w:val="22"/>
      <w:szCs w:val="22"/>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DC00E3"/>
    <w:pPr>
      <w:spacing w:after="0" w:line="240" w:lineRule="auto"/>
    </w:pPr>
    <w:rPr>
      <w:color w:val="000000" w:themeColor="text1"/>
      <w:kern w:val="0"/>
      <w:sz w:val="22"/>
      <w:szCs w:val="22"/>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DC00E3"/>
    <w:pPr>
      <w:spacing w:after="0" w:line="240" w:lineRule="auto"/>
    </w:pPr>
    <w:rPr>
      <w:color w:val="000000" w:themeColor="text1"/>
      <w:kern w:val="0"/>
      <w:sz w:val="22"/>
      <w:szCs w:val="22"/>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DC00E3"/>
    <w:pPr>
      <w:spacing w:after="0" w:line="240" w:lineRule="auto"/>
    </w:pPr>
    <w:rPr>
      <w:color w:val="000000" w:themeColor="text1"/>
      <w:kern w:val="0"/>
      <w:sz w:val="22"/>
      <w:szCs w:val="22"/>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DC00E3"/>
    <w:pPr>
      <w:spacing w:after="0" w:line="240" w:lineRule="auto"/>
    </w:pPr>
    <w:rPr>
      <w:color w:val="000000" w:themeColor="text1"/>
      <w:kern w:val="0"/>
      <w:sz w:val="22"/>
      <w:szCs w:val="22"/>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C00E3"/>
    <w:pPr>
      <w:spacing w:after="0" w:line="240" w:lineRule="auto"/>
    </w:pPr>
    <w:rPr>
      <w:color w:val="000000" w:themeColor="text1"/>
      <w:kern w:val="0"/>
      <w:sz w:val="22"/>
      <w:szCs w:val="22"/>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DC00E3"/>
    <w:pPr>
      <w:spacing w:after="0" w:line="240" w:lineRule="auto"/>
    </w:pPr>
    <w:rPr>
      <w:color w:val="000000" w:themeColor="text1"/>
      <w:kern w:val="0"/>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DC00E3"/>
    <w:pPr>
      <w:spacing w:after="0" w:line="240" w:lineRule="auto"/>
    </w:pPr>
    <w:rPr>
      <w:color w:val="000000" w:themeColor="text1"/>
      <w:kern w:val="0"/>
      <w:sz w:val="22"/>
      <w:szCs w:val="22"/>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DC00E3"/>
    <w:pPr>
      <w:spacing w:after="0" w:line="240" w:lineRule="auto"/>
    </w:pPr>
    <w:rPr>
      <w:color w:val="000000" w:themeColor="text1"/>
      <w:kern w:val="0"/>
      <w:sz w:val="22"/>
      <w:szCs w:val="22"/>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DC00E3"/>
    <w:pPr>
      <w:spacing w:after="0" w:line="240" w:lineRule="auto"/>
    </w:pPr>
    <w:rPr>
      <w:color w:val="000000" w:themeColor="text1"/>
      <w:kern w:val="0"/>
      <w:sz w:val="22"/>
      <w:szCs w:val="22"/>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DC00E3"/>
    <w:pPr>
      <w:spacing w:after="0" w:line="240" w:lineRule="auto"/>
    </w:pPr>
    <w:rPr>
      <w:color w:val="000000" w:themeColor="text1"/>
      <w:kern w:val="0"/>
      <w:sz w:val="22"/>
      <w:szCs w:val="22"/>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DC00E3"/>
    <w:pPr>
      <w:spacing w:after="0" w:line="240" w:lineRule="auto"/>
    </w:pPr>
    <w:rPr>
      <w:color w:val="000000" w:themeColor="text1"/>
      <w:kern w:val="0"/>
      <w:sz w:val="22"/>
      <w:szCs w:val="22"/>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DC00E3"/>
    <w:pPr>
      <w:spacing w:after="0" w:line="240" w:lineRule="auto"/>
    </w:pPr>
    <w:rPr>
      <w:color w:val="000000" w:themeColor="text1"/>
      <w:kern w:val="0"/>
      <w:sz w:val="22"/>
      <w:szCs w:val="22"/>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DC00E3"/>
    <w:pPr>
      <w:spacing w:after="0" w:line="240" w:lineRule="auto"/>
    </w:pPr>
    <w:rPr>
      <w:color w:val="000000" w:themeColor="text1"/>
      <w:kern w:val="0"/>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DC00E3"/>
    <w:pPr>
      <w:spacing w:after="0" w:line="240" w:lineRule="auto"/>
    </w:pPr>
    <w:rPr>
      <w:color w:val="000000" w:themeColor="text1"/>
      <w:kern w:val="0"/>
      <w:sz w:val="22"/>
      <w:szCs w:val="22"/>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DC00E3"/>
    <w:pPr>
      <w:spacing w:after="0" w:line="240" w:lineRule="auto"/>
    </w:pPr>
    <w:rPr>
      <w:color w:val="000000" w:themeColor="text1"/>
      <w:kern w:val="0"/>
      <w:sz w:val="22"/>
      <w:szCs w:val="22"/>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DC00E3"/>
    <w:pPr>
      <w:spacing w:after="0" w:line="240" w:lineRule="auto"/>
    </w:pPr>
    <w:rPr>
      <w:color w:val="000000" w:themeColor="text1"/>
      <w:kern w:val="0"/>
      <w:sz w:val="22"/>
      <w:szCs w:val="22"/>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DC00E3"/>
    <w:pPr>
      <w:spacing w:after="0" w:line="240" w:lineRule="auto"/>
    </w:pPr>
    <w:rPr>
      <w:color w:val="000000" w:themeColor="text1"/>
      <w:kern w:val="0"/>
      <w:sz w:val="22"/>
      <w:szCs w:val="22"/>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DC00E3"/>
    <w:pPr>
      <w:spacing w:after="0" w:line="240" w:lineRule="auto"/>
    </w:pPr>
    <w:rPr>
      <w:color w:val="000000" w:themeColor="text1"/>
      <w:kern w:val="0"/>
      <w:sz w:val="22"/>
      <w:szCs w:val="22"/>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DC00E3"/>
    <w:pPr>
      <w:spacing w:after="0" w:line="240" w:lineRule="auto"/>
    </w:pPr>
    <w:rPr>
      <w:color w:val="000000" w:themeColor="text1"/>
      <w:kern w:val="0"/>
      <w:sz w:val="22"/>
      <w:szCs w:val="22"/>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i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D6F3E8-1995-7845-A465-F38357014E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6137</Words>
  <Characters>34983</Characters>
  <Application>Microsoft Office Word</Application>
  <DocSecurity>0</DocSecurity>
  <Lines>291</Lines>
  <Paragraphs>82</Paragraphs>
  <ScaleCrop>false</ScaleCrop>
  <Company/>
  <LinksUpToDate>false</LinksUpToDate>
  <CharactersWithSpaces>41038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1</cp:revision>
  <dcterms:created xsi:type="dcterms:W3CDTF">2026-09-26T19:07:00Z</dcterms:created>
  <dcterms:modified xsi:type="dcterms:W3CDTF">2026-09-26T19:07:00Z</dcterms:modified>
</cp:coreProperties>
</file>