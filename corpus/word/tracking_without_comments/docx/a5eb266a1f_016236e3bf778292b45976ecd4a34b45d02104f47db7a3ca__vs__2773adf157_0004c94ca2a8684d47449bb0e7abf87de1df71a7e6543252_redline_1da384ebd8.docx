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43A2A" w14:textId="77777777" w:rsidR="001E08FA" w:rsidRDefault="001E08FA" w:rsidP="001E08FA">
      <w:pPr>
        <w:rPr>
          <w:ins w:id="9" w:author="1" w:date="2026-09-22T13:03:00Z" w16du:dateUtc="2026-09-22T17:03:00Z"/>
          <w:szCs w:val="24"/>
        </w:rPr>
      </w:pPr>
    </w:p>
    <w:p w14:paraId="64684E9F" w14:textId="77777777" w:rsidR="001E08FA" w:rsidRDefault="00C40747" w:rsidP="001E08FA">
      <w:pPr>
        <w:rPr>
          <w:ins w:id="10" w:author="1" w:date="2026-09-22T13:03:00Z" w16du:dateUtc="2026-09-22T17:03:00Z"/>
          <w:b/>
          <w:szCs w:val="24"/>
        </w:rPr>
      </w:pPr>
      <w:ins w:id="11" w:author="1" w:date="2026-09-22T13:03:00Z" w16du:dateUtc="2026-09-22T17:03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09D2339" w14:textId="77777777" w:rsidR="001E08FA" w:rsidRDefault="001E08FA" w:rsidP="001E08FA">
      <w:pPr>
        <w:jc w:val="center"/>
        <w:rPr>
          <w:ins w:id="12" w:author="1" w:date="2026-09-22T13:03:00Z" w16du:dateUtc="2026-09-22T17:03:00Z"/>
          <w:b/>
          <w:szCs w:val="24"/>
        </w:rPr>
      </w:pPr>
    </w:p>
    <w:p w14:paraId="775D060A" w14:textId="77777777" w:rsidR="001E08FA" w:rsidRDefault="001E08FA" w:rsidP="001E08FA">
      <w:pPr>
        <w:jc w:val="center"/>
        <w:rPr>
          <w:ins w:id="13" w:author="1" w:date="2026-09-22T13:03:00Z" w16du:dateUtc="2026-09-22T17:03:00Z"/>
          <w:b/>
          <w:szCs w:val="24"/>
        </w:rPr>
      </w:pPr>
    </w:p>
    <w:p w14:paraId="46BDA0A6" w14:textId="77777777" w:rsidR="001E08FA" w:rsidRPr="001E08FA" w:rsidRDefault="001E08FA" w:rsidP="001E08FA">
      <w:pPr>
        <w:rPr>
          <w:ins w:id="14" w:author="1" w:date="2026-09-22T13:03:00Z" w16du:dateUtc="2026-09-22T17:03:00Z"/>
          <w:rFonts w:ascii="Times New Roman" w:hAnsi="Times New Roman" w:cs="Times New Roman"/>
          <w:b/>
          <w:sz w:val="24"/>
          <w:szCs w:val="24"/>
        </w:rPr>
      </w:pPr>
    </w:p>
    <w:p w14:paraId="73C8D33F" w14:textId="77777777" w:rsidR="001E08FA" w:rsidRDefault="001E08FA" w:rsidP="001E08FA">
      <w:pPr>
        <w:jc w:val="center"/>
        <w:rPr>
          <w:ins w:id="15" w:author="1" w:date="2026-09-22T13:03:00Z" w16du:dateUtc="2026-09-22T17:03:00Z"/>
          <w:rFonts w:ascii="Times New Roman" w:hAnsi="Times New Roman" w:cs="Times New Roman"/>
          <w:b/>
          <w:sz w:val="24"/>
          <w:szCs w:val="24"/>
        </w:rPr>
      </w:pPr>
    </w:p>
    <w:p w14:paraId="7A5D1B02" w14:textId="77777777" w:rsidR="00F37F73" w:rsidRDefault="001E08FA" w:rsidP="001E08FA">
      <w:pPr>
        <w:jc w:val="center"/>
        <w:rPr>
          <w:ins w:id="16" w:author="1" w:date="2026-09-22T13:03:00Z" w16du:dateUtc="2026-09-22T17:03:00Z"/>
          <w:rFonts w:ascii="Times New Roman" w:hAnsi="Times New Roman" w:cs="Times New Roman"/>
          <w:b/>
          <w:sz w:val="24"/>
          <w:szCs w:val="24"/>
        </w:rPr>
      </w:pPr>
      <w:ins w:id="17" w:author="1" w:date="2026-09-22T13:03:00Z" w16du:dateUtc="2026-09-22T17:03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60E216FB" w14:textId="77777777" w:rsidR="001E08FA" w:rsidRPr="001E08FA" w:rsidRDefault="001E08FA" w:rsidP="001E08FA">
      <w:pPr>
        <w:jc w:val="center"/>
        <w:rPr>
          <w:ins w:id="18" w:author="1" w:date="2026-09-22T13:03:00Z" w16du:dateUtc="2026-09-22T17:03:00Z"/>
          <w:rFonts w:ascii="Times New Roman" w:hAnsi="Times New Roman" w:cs="Times New Roman"/>
          <w:b/>
          <w:sz w:val="24"/>
          <w:szCs w:val="24"/>
        </w:rPr>
      </w:pPr>
      <w:ins w:id="19" w:author="1" w:date="2026-09-22T13:03:00Z" w16du:dateUtc="2026-09-22T17:03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5C9893BE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3:03:00Z" w16du:dateUtc="2026-09-22T17:03:00Z"/>
          <w:rFonts w:ascii="Times New Roman" w:hAnsi="Times New Roman" w:cs="Times New Roman"/>
          <w:b/>
          <w:sz w:val="24"/>
          <w:szCs w:val="24"/>
        </w:rPr>
      </w:pPr>
      <w:ins w:id="21" w:author="1" w:date="2026-09-22T13:03:00Z" w16du:dateUtc="2026-09-22T17:03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468C3D3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3:03:00Z" w16du:dateUtc="2026-09-22T17:03:00Z"/>
          <w:b/>
          <w:sz w:val="24"/>
          <w:szCs w:val="24"/>
        </w:rPr>
      </w:pPr>
    </w:p>
    <w:p w14:paraId="222D73C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3:03:00Z" w16du:dateUtc="2026-09-22T17:03:00Z"/>
          <w:b/>
          <w:sz w:val="24"/>
          <w:szCs w:val="24"/>
        </w:rPr>
      </w:pPr>
      <w:ins w:id="24" w:author="1" w:date="2026-09-22T13:03:00Z" w16du:dateUtc="2026-09-22T17:03:00Z">
        <w:r w:rsidRPr="001E08FA">
          <w:rPr>
            <w:b/>
            <w:sz w:val="24"/>
            <w:szCs w:val="24"/>
          </w:rPr>
          <w:t>РЕШЕНИЕ (проект)</w:t>
        </w:r>
      </w:ins>
    </w:p>
    <w:p w14:paraId="44BEA7DA" w14:textId="77777777" w:rsidR="001E08FA" w:rsidRPr="001E08FA" w:rsidRDefault="001E08FA" w:rsidP="001E08FA">
      <w:pPr>
        <w:rPr>
          <w:ins w:id="25" w:author="1" w:date="2026-09-22T13:03:00Z" w16du:dateUtc="2026-09-22T17:03:00Z"/>
          <w:rFonts w:ascii="Times New Roman" w:hAnsi="Times New Roman" w:cs="Times New Roman"/>
          <w:sz w:val="24"/>
          <w:szCs w:val="24"/>
        </w:rPr>
      </w:pPr>
    </w:p>
    <w:p w14:paraId="613A2FE2" w14:textId="77777777" w:rsidR="001E08FA" w:rsidRPr="001E08FA" w:rsidRDefault="001E08FA" w:rsidP="001E08FA">
      <w:pPr>
        <w:rPr>
          <w:ins w:id="26" w:author="1" w:date="2026-09-22T13:03:00Z" w16du:dateUtc="2026-09-22T17:03:00Z"/>
          <w:rFonts w:ascii="Times New Roman" w:hAnsi="Times New Roman" w:cs="Times New Roman"/>
          <w:sz w:val="24"/>
          <w:szCs w:val="24"/>
        </w:rPr>
      </w:pPr>
      <w:ins w:id="27" w:author="1" w:date="2026-09-22T13:03:00Z" w16du:dateUtc="2026-09-22T17:03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04BDB34" w14:textId="77777777" w:rsidR="001E08FA" w:rsidRPr="001E08FA" w:rsidRDefault="001E08FA" w:rsidP="001E08FA">
      <w:pPr>
        <w:rPr>
          <w:ins w:id="28" w:author="1" w:date="2026-09-22T13:03:00Z" w16du:dateUtc="2026-09-22T17:03:00Z"/>
          <w:rFonts w:ascii="Times New Roman" w:hAnsi="Times New Roman" w:cs="Times New Roman"/>
          <w:b/>
          <w:bCs/>
          <w:sz w:val="24"/>
          <w:szCs w:val="24"/>
        </w:rPr>
      </w:pPr>
    </w:p>
    <w:p w14:paraId="49251529" w14:textId="77777777" w:rsidR="001E08FA" w:rsidRPr="001E08FA" w:rsidRDefault="001E08FA" w:rsidP="001E08FA">
      <w:pPr>
        <w:rPr>
          <w:ins w:id="29" w:author="1" w:date="2026-09-22T13:03:00Z" w16du:dateUtc="2026-09-22T17:03:00Z"/>
          <w:rFonts w:ascii="Times New Roman" w:hAnsi="Times New Roman" w:cs="Times New Roman"/>
          <w:sz w:val="24"/>
          <w:szCs w:val="24"/>
        </w:rPr>
      </w:pPr>
    </w:p>
    <w:p w14:paraId="2EA9935F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3:03:00Z" w16du:dateUtc="2026-09-22T17:03:00Z"/>
          <w:b/>
          <w:spacing w:val="-2"/>
        </w:rPr>
      </w:pPr>
    </w:p>
    <w:p w14:paraId="3A87764F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3:03:00Z" w16du:dateUtc="2026-09-22T17:03:00Z"/>
          <w:b/>
          <w:spacing w:val="-2"/>
        </w:rPr>
      </w:pPr>
      <w:ins w:id="32" w:author="1" w:date="2026-09-22T13:03:00Z" w16du:dateUtc="2026-09-22T17:03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9D28385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3:03:00Z" w16du:dateUtc="2026-09-22T17:03:00Z"/>
          <w:b/>
          <w:spacing w:val="-2"/>
        </w:rPr>
      </w:pPr>
    </w:p>
    <w:p w14:paraId="1C0C88D1" w14:textId="77777777" w:rsidR="001E08FA" w:rsidRDefault="001E08FA" w:rsidP="001E08FA">
      <w:pPr>
        <w:pStyle w:val="21"/>
        <w:jc w:val="center"/>
        <w:rPr>
          <w:ins w:id="34" w:author="1" w:date="2026-09-22T13:03:00Z" w16du:dateUtc="2026-09-22T17:03:00Z"/>
          <w:sz w:val="24"/>
          <w:szCs w:val="24"/>
        </w:rPr>
      </w:pPr>
    </w:p>
    <w:p w14:paraId="27E98B60" w14:textId="77777777" w:rsidR="001E08FA" w:rsidRDefault="001E08FA" w:rsidP="009C61C2">
      <w:pPr>
        <w:pStyle w:val="21"/>
        <w:jc w:val="both"/>
        <w:rPr>
          <w:ins w:id="35" w:author="1" w:date="2026-09-22T13:03:00Z" w16du:dateUtc="2026-09-22T17:03:00Z"/>
          <w:sz w:val="24"/>
          <w:szCs w:val="24"/>
        </w:rPr>
      </w:pPr>
      <w:ins w:id="36" w:author="1" w:date="2026-09-22T13:03:00Z" w16du:dateUtc="2026-09-22T17:03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4594A65C" w14:textId="77777777" w:rsidR="001E08FA" w:rsidRDefault="001E08FA" w:rsidP="001E08FA">
      <w:pPr>
        <w:pStyle w:val="21"/>
        <w:jc w:val="center"/>
        <w:rPr>
          <w:ins w:id="37" w:author="1" w:date="2026-09-22T13:03:00Z" w16du:dateUtc="2026-09-22T17:03:00Z"/>
          <w:sz w:val="24"/>
          <w:szCs w:val="24"/>
        </w:rPr>
      </w:pPr>
    </w:p>
    <w:p w14:paraId="72BEF202" w14:textId="77777777" w:rsidR="001E08FA" w:rsidRPr="001E08FA" w:rsidRDefault="001E08FA" w:rsidP="001E08FA">
      <w:pPr>
        <w:pStyle w:val="21"/>
        <w:jc w:val="center"/>
        <w:rPr>
          <w:ins w:id="38" w:author="1" w:date="2026-09-22T13:03:00Z" w16du:dateUtc="2026-09-22T17:03:00Z"/>
          <w:b/>
          <w:sz w:val="24"/>
          <w:szCs w:val="24"/>
        </w:rPr>
      </w:pPr>
      <w:ins w:id="39" w:author="1" w:date="2026-09-22T13:03:00Z" w16du:dateUtc="2026-09-22T17:03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225727B8" w14:textId="77777777" w:rsidR="001E08FA" w:rsidRPr="001E08FA" w:rsidRDefault="001E08FA" w:rsidP="001E08FA">
      <w:pPr>
        <w:pStyle w:val="21"/>
        <w:jc w:val="center"/>
        <w:rPr>
          <w:ins w:id="40" w:author="1" w:date="2026-09-22T13:03:00Z" w16du:dateUtc="2026-09-22T17:03:00Z"/>
          <w:b/>
          <w:sz w:val="24"/>
          <w:szCs w:val="24"/>
        </w:rPr>
      </w:pPr>
      <w:ins w:id="41" w:author="1" w:date="2026-09-22T13:03:00Z" w16du:dateUtc="2026-09-22T17:03:00Z">
        <w:r w:rsidRPr="001E08FA">
          <w:rPr>
            <w:b/>
            <w:sz w:val="24"/>
            <w:szCs w:val="24"/>
          </w:rPr>
          <w:t>РЕШИЛ:</w:t>
        </w:r>
      </w:ins>
    </w:p>
    <w:p w14:paraId="049B9464" w14:textId="77777777" w:rsidR="001E08FA" w:rsidRPr="001E08FA" w:rsidRDefault="001E08FA" w:rsidP="001E08FA">
      <w:pPr>
        <w:pStyle w:val="21"/>
        <w:jc w:val="center"/>
        <w:rPr>
          <w:ins w:id="42" w:author="1" w:date="2026-09-22T13:03:00Z" w16du:dateUtc="2026-09-22T17:03:00Z"/>
          <w:b/>
          <w:sz w:val="24"/>
          <w:szCs w:val="24"/>
        </w:rPr>
      </w:pPr>
    </w:p>
    <w:p w14:paraId="5F986BEF" w14:textId="77777777" w:rsidR="00F37F73" w:rsidRDefault="00F37F73" w:rsidP="00F37F73">
      <w:pPr>
        <w:numPr>
          <w:ilvl w:val="0"/>
          <w:numId w:val="28"/>
        </w:numPr>
        <w:ind w:left="0" w:firstLine="709"/>
        <w:jc w:val="both"/>
        <w:rPr>
          <w:ins w:id="43" w:author="1" w:date="2026-09-22T13:03:00Z" w16du:dateUtc="2026-09-22T17:03:00Z"/>
          <w:rFonts w:ascii="Times New Roman" w:hAnsi="Times New Roman" w:cs="Times New Roman"/>
          <w:sz w:val="24"/>
          <w:szCs w:val="24"/>
        </w:rPr>
      </w:pPr>
      <w:ins w:id="44" w:author="1" w:date="2026-09-22T13:03:00Z" w16du:dateUtc="2026-09-22T17:03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7571A516" w14:textId="77777777" w:rsidR="00F37F73" w:rsidRDefault="000B0709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5" w:author="1" w:date="2026-09-22T13:03:00Z" w16du:dateUtc="2026-09-22T17:03:00Z"/>
          <w:rFonts w:ascii="Times New Roman" w:hAnsi="Times New Roman"/>
          <w:sz w:val="24"/>
          <w:szCs w:val="24"/>
        </w:rPr>
      </w:pPr>
      <w:ins w:id="46" w:author="1" w:date="2026-09-22T13:03:00Z" w16du:dateUtc="2026-09-22T17:03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23D72119" w14:textId="77777777" w:rsidR="00F37F73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7" w:author="1" w:date="2026-09-22T13:03:00Z" w16du:dateUtc="2026-09-22T17:03:00Z"/>
          <w:rFonts w:ascii="Times New Roman" w:hAnsi="Times New Roman"/>
          <w:sz w:val="24"/>
          <w:szCs w:val="24"/>
        </w:rPr>
      </w:pPr>
      <w:ins w:id="48" w:author="1" w:date="2026-09-22T13:03:00Z" w16du:dateUtc="2026-09-22T17:03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0F1D8956" w14:textId="77777777" w:rsidR="00FF542C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9" w:author="1" w:date="2026-09-22T13:03:00Z" w16du:dateUtc="2026-09-22T17:03:00Z"/>
          <w:rFonts w:ascii="Times New Roman" w:hAnsi="Times New Roman"/>
          <w:sz w:val="24"/>
          <w:szCs w:val="24"/>
        </w:rPr>
      </w:pPr>
      <w:ins w:id="50" w:author="1" w:date="2026-09-22T13:03:00Z" w16du:dateUtc="2026-09-22T17:03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7B2A6621" w14:textId="77777777" w:rsidR="00FF542C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51" w:author="1" w:date="2026-09-22T13:03:00Z" w16du:dateUtc="2026-09-22T17:03:00Z"/>
          <w:rFonts w:ascii="Times New Roman" w:hAnsi="Times New Roman"/>
          <w:sz w:val="24"/>
          <w:szCs w:val="24"/>
        </w:rPr>
      </w:pPr>
      <w:ins w:id="52" w:author="1" w:date="2026-09-22T13:03:00Z" w16du:dateUtc="2026-09-22T17:03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49D018B" w14:textId="77777777" w:rsidR="00F37F73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53" w:author="1" w:date="2026-09-22T13:03:00Z" w16du:dateUtc="2026-09-22T17:03:00Z"/>
          <w:rFonts w:ascii="Times New Roman" w:hAnsi="Times New Roman"/>
          <w:sz w:val="24"/>
          <w:szCs w:val="24"/>
        </w:rPr>
      </w:pPr>
      <w:ins w:id="54" w:author="1" w:date="2026-09-22T13:03:00Z" w16du:dateUtc="2026-09-22T17:03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3650E738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3:03:00Z" w16du:dateUtc="2026-09-22T17:03:00Z"/>
          <w:rFonts w:ascii="Times New Roman" w:hAnsi="Times New Roman"/>
          <w:sz w:val="24"/>
          <w:szCs w:val="24"/>
        </w:rPr>
      </w:pPr>
    </w:p>
    <w:p w14:paraId="58C3323F" w14:textId="77777777" w:rsidR="009C61C2" w:rsidRPr="00637047" w:rsidRDefault="001E08FA" w:rsidP="009C61C2">
      <w:pPr>
        <w:numPr>
          <w:ilvl w:val="0"/>
          <w:numId w:val="28"/>
        </w:numPr>
        <w:spacing w:after="240"/>
        <w:ind w:left="0" w:firstLine="709"/>
        <w:jc w:val="both"/>
        <w:rPr>
          <w:ins w:id="56" w:author="1" w:date="2026-09-22T13:03:00Z" w16du:dateUtc="2026-09-22T17:03:00Z"/>
          <w:rFonts w:ascii="Times New Roman" w:hAnsi="Times New Roman" w:cs="Times New Roman"/>
          <w:sz w:val="24"/>
          <w:szCs w:val="24"/>
        </w:rPr>
      </w:pPr>
      <w:ins w:id="57" w:author="1" w:date="2026-09-22T13:03:00Z" w16du:dateUtc="2026-09-22T17:03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36B9219" w14:textId="77777777" w:rsidR="001E08FA" w:rsidRPr="009C61C2" w:rsidRDefault="001E08FA" w:rsidP="009C61C2">
      <w:pPr>
        <w:numPr>
          <w:ilvl w:val="0"/>
          <w:numId w:val="28"/>
        </w:numPr>
        <w:spacing w:after="240"/>
        <w:ind w:left="0" w:firstLine="709"/>
        <w:jc w:val="both"/>
        <w:rPr>
          <w:ins w:id="58" w:author="1" w:date="2026-09-22T13:03:00Z" w16du:dateUtc="2026-09-22T17:03:00Z"/>
          <w:rFonts w:ascii="Times New Roman" w:hAnsi="Times New Roman" w:cs="Times New Roman"/>
          <w:sz w:val="24"/>
          <w:szCs w:val="24"/>
        </w:rPr>
      </w:pPr>
      <w:ins w:id="59" w:author="1" w:date="2026-09-22T13:03:00Z" w16du:dateUtc="2026-09-22T17:03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60D0A28B" w14:textId="77777777" w:rsidR="001E08FA" w:rsidRPr="001E08FA" w:rsidRDefault="001E08FA" w:rsidP="001E08FA">
      <w:pPr>
        <w:rPr>
          <w:ins w:id="60" w:author="1" w:date="2026-09-22T13:03:00Z" w16du:dateUtc="2026-09-22T17:03:00Z"/>
          <w:rFonts w:ascii="Times New Roman" w:hAnsi="Times New Roman" w:cs="Times New Roman"/>
          <w:sz w:val="24"/>
          <w:szCs w:val="24"/>
        </w:rPr>
      </w:pPr>
    </w:p>
    <w:p w14:paraId="3EF8AA0E" w14:textId="77777777" w:rsidR="001E08FA" w:rsidRPr="001E08FA" w:rsidRDefault="001E08FA" w:rsidP="001E08FA">
      <w:pPr>
        <w:rPr>
          <w:ins w:id="61" w:author="1" w:date="2026-09-22T13:03:00Z" w16du:dateUtc="2026-09-22T17:03:00Z"/>
          <w:rFonts w:ascii="Times New Roman" w:hAnsi="Times New Roman" w:cs="Times New Roman"/>
          <w:sz w:val="24"/>
          <w:szCs w:val="24"/>
        </w:rPr>
      </w:pPr>
    </w:p>
    <w:p w14:paraId="64A0A2B7" w14:textId="77777777" w:rsidR="001E08FA" w:rsidRPr="001E08FA" w:rsidRDefault="001E08FA" w:rsidP="001E08FA">
      <w:pPr>
        <w:rPr>
          <w:ins w:id="62" w:author="1" w:date="2026-09-22T13:03:00Z" w16du:dateUtc="2026-09-22T17:03:00Z"/>
          <w:rFonts w:ascii="Times New Roman" w:hAnsi="Times New Roman" w:cs="Times New Roman"/>
          <w:sz w:val="24"/>
          <w:szCs w:val="24"/>
        </w:rPr>
      </w:pPr>
      <w:ins w:id="63" w:author="1" w:date="2026-09-22T13:03:00Z" w16du:dateUtc="2026-09-22T17:03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18F3933" w14:textId="77777777" w:rsidR="001E08FA" w:rsidRPr="001E08FA" w:rsidRDefault="001E08FA" w:rsidP="001E08FA">
      <w:pPr>
        <w:rPr>
          <w:ins w:id="64" w:author="1" w:date="2026-09-22T13:03:00Z" w16du:dateUtc="2026-09-22T17:03:00Z"/>
          <w:rFonts w:ascii="Times New Roman" w:hAnsi="Times New Roman" w:cs="Times New Roman"/>
          <w:sz w:val="24"/>
          <w:szCs w:val="24"/>
        </w:rPr>
      </w:pPr>
      <w:ins w:id="65" w:author="1" w:date="2026-09-22T13:03:00Z" w16du:dateUtc="2026-09-22T17:03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6E921086" w14:textId="77777777" w:rsidR="001E08FA" w:rsidRPr="001E08FA" w:rsidRDefault="001E08FA" w:rsidP="001E08FA">
      <w:pPr>
        <w:rPr>
          <w:ins w:id="66" w:author="1" w:date="2026-09-22T13:03:00Z" w16du:dateUtc="2026-09-22T17:03:00Z"/>
          <w:rFonts w:ascii="Times New Roman" w:hAnsi="Times New Roman" w:cs="Times New Roman"/>
          <w:sz w:val="24"/>
          <w:szCs w:val="24"/>
        </w:rPr>
      </w:pPr>
      <w:ins w:id="67" w:author="1" w:date="2026-09-22T13:03:00Z" w16du:dateUtc="2026-09-22T17:03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7490CAF5" w14:textId="77777777" w:rsidR="001E08FA" w:rsidRPr="001E08FA" w:rsidRDefault="001E08FA" w:rsidP="001E08FA">
      <w:pPr>
        <w:rPr>
          <w:ins w:id="68" w:author="1" w:date="2026-09-22T13:03:00Z" w16du:dateUtc="2026-09-22T17:03:00Z"/>
          <w:rFonts w:ascii="Times New Roman" w:hAnsi="Times New Roman" w:cs="Times New Roman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1A60DB" w:rsidRPr="001A60DB" w14:paraId="45E592A4" w14:textId="77777777" w:rsidTr="001A60DB">
        <w:trPr>
          <w:trHeight w:val="270"/>
          <w:del w:id="69" w:author="1" w:date="2026-09-22T13:03:00Z" w16du:dateUtc="2026-09-22T17:03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51B38" w14:textId="77777777" w:rsidR="001A60DB" w:rsidRPr="001A60DB" w:rsidRDefault="001A60DB" w:rsidP="001A60DB">
            <w:pPr>
              <w:rPr>
                <w:del w:id="70" w:author="1" w:date="2026-09-22T13:03:00Z" w16du:dateUtc="2026-09-22T17:03:00Z"/>
                <w:b/>
                <w:bCs/>
                <w:szCs w:val="20"/>
                <w:u w:val="single"/>
                <w:lang w:val="en-ZA" w:eastAsia="en-ZA"/>
              </w:rPr>
            </w:pPr>
            <w:del w:id="71" w:author="1" w:date="2026-09-22T13:03:00Z" w16du:dateUtc="2026-09-22T17:03:00Z">
              <w:r w:rsidRPr="001A60DB">
                <w:rPr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20EFB" w14:textId="77777777" w:rsidR="001A60DB" w:rsidRPr="001A60DB" w:rsidRDefault="001A60DB" w:rsidP="001A60DB">
            <w:pPr>
              <w:rPr>
                <w:del w:id="72" w:author="1" w:date="2026-09-22T13:03:00Z" w16du:dateUtc="2026-09-22T17:03:00Z"/>
                <w:szCs w:val="20"/>
                <w:lang w:val="en-ZA" w:eastAsia="en-ZA"/>
              </w:rPr>
            </w:pPr>
          </w:p>
        </w:tc>
      </w:tr>
      <w:tr w:rsidR="001A60DB" w:rsidRPr="001A60DB" w14:paraId="5448BA62" w14:textId="77777777" w:rsidTr="001A60DB">
        <w:trPr>
          <w:trHeight w:val="315"/>
          <w:del w:id="73" w:author="1" w:date="2026-09-22T13:03:00Z" w16du:dateUtc="2026-09-22T17:03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13378728" w14:textId="77777777" w:rsidR="001A60DB" w:rsidRPr="001A60DB" w:rsidRDefault="001A60DB" w:rsidP="001A60DB">
            <w:pPr>
              <w:jc w:val="center"/>
              <w:rPr>
                <w:del w:id="74" w:author="1" w:date="2026-09-22T13:03:00Z" w16du:dateUtc="2026-09-22T17:03:00Z"/>
                <w:b/>
                <w:bCs/>
                <w:sz w:val="24"/>
                <w:szCs w:val="24"/>
                <w:lang w:val="en-ZA" w:eastAsia="en-ZA"/>
              </w:rPr>
            </w:pPr>
            <w:del w:id="75" w:author="1" w:date="2026-09-22T13:03:00Z" w16du:dateUtc="2026-09-22T17:03:00Z">
              <w:r w:rsidRPr="001A60DB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1A60DB" w:rsidRPr="001A60DB" w14:paraId="3C79858B" w14:textId="77777777" w:rsidTr="001A60DB">
        <w:trPr>
          <w:trHeight w:val="330"/>
          <w:del w:id="76" w:author="1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5232BEE" w14:textId="77777777" w:rsidR="001A60DB" w:rsidRPr="001A60DB" w:rsidRDefault="001A60DB" w:rsidP="001A60DB">
            <w:pPr>
              <w:rPr>
                <w:del w:id="77" w:author="1" w:date="2026-09-22T13:03:00Z" w16du:dateUtc="2026-09-22T17:03:00Z"/>
                <w:b/>
                <w:bCs/>
                <w:sz w:val="24"/>
                <w:szCs w:val="24"/>
                <w:lang w:val="en-ZA" w:eastAsia="en-ZA"/>
              </w:rPr>
            </w:pPr>
            <w:del w:id="78" w:author="1" w:date="2026-09-22T13:03:00Z" w16du:dateUtc="2026-09-22T17:03:00Z">
              <w:r w:rsidRPr="001A60DB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158F346" w14:textId="77777777" w:rsidR="001A60DB" w:rsidRPr="001A60DB" w:rsidRDefault="001A60DB" w:rsidP="001A60DB">
            <w:pPr>
              <w:jc w:val="center"/>
              <w:rPr>
                <w:del w:id="79" w:author="1" w:date="2026-09-22T13:03:00Z" w16du:dateUtc="2026-09-22T17:03:00Z"/>
                <w:b/>
                <w:bCs/>
                <w:sz w:val="24"/>
                <w:szCs w:val="24"/>
                <w:lang w:val="en-ZA" w:eastAsia="en-ZA"/>
              </w:rPr>
            </w:pPr>
            <w:del w:id="80" w:author="1" w:date="2026-09-22T13:03:00Z" w16du:dateUtc="2026-09-22T17:03:00Z">
              <w:r w:rsidRPr="001A60DB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1A60DB" w:rsidRPr="001A60DB" w14:paraId="76B2D808" w14:textId="77777777" w:rsidTr="001A60DB">
        <w:trPr>
          <w:trHeight w:val="315"/>
          <w:del w:id="81" w:author="1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D04F96B" w14:textId="77777777" w:rsidR="001A60DB" w:rsidRPr="001A60DB" w:rsidRDefault="001A60DB" w:rsidP="001A60DB">
            <w:pPr>
              <w:rPr>
                <w:del w:id="82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83" w:author="1" w:date="2026-09-22T13:03:00Z" w16du:dateUtc="2026-09-22T17:03:00Z">
              <w:r w:rsidRPr="001A60DB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2E14221" w14:textId="77777777" w:rsidR="001A60DB" w:rsidRPr="001A60DB" w:rsidRDefault="001A60DB" w:rsidP="001A60DB">
            <w:pPr>
              <w:jc w:val="right"/>
              <w:rPr>
                <w:del w:id="84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85" w:author="1" w:date="2026-09-22T13:03:00Z" w16du:dateUtc="2026-09-22T17:03:00Z">
              <w:r w:rsidRPr="001A60DB">
                <w:rPr>
                  <w:sz w:val="24"/>
                  <w:szCs w:val="24"/>
                  <w:lang w:val="en-ZA" w:eastAsia="en-ZA"/>
                </w:rPr>
                <w:delText>13.9905</w:delText>
              </w:r>
            </w:del>
          </w:p>
        </w:tc>
      </w:tr>
      <w:tr w:rsidR="001A60DB" w:rsidRPr="001A60DB" w14:paraId="7167B9E2" w14:textId="77777777" w:rsidTr="001A60DB">
        <w:trPr>
          <w:trHeight w:val="315"/>
          <w:del w:id="86" w:author="1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616A843" w14:textId="77777777" w:rsidR="001A60DB" w:rsidRPr="001A60DB" w:rsidRDefault="001A60DB" w:rsidP="001A60DB">
            <w:pPr>
              <w:rPr>
                <w:del w:id="87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88" w:author="1" w:date="2026-09-22T13:03:00Z" w16du:dateUtc="2026-09-22T17:03:00Z">
              <w:r w:rsidRPr="001A60DB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E41E7D5" w14:textId="77777777" w:rsidR="001A60DB" w:rsidRPr="001A60DB" w:rsidRDefault="001A60DB" w:rsidP="001A60DB">
            <w:pPr>
              <w:jc w:val="right"/>
              <w:rPr>
                <w:del w:id="89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90" w:author="1" w:date="2026-09-22T13:03:00Z" w16du:dateUtc="2026-09-22T17:03:00Z">
              <w:r w:rsidRPr="001A60DB">
                <w:rPr>
                  <w:sz w:val="24"/>
                  <w:szCs w:val="24"/>
                  <w:lang w:val="en-ZA" w:eastAsia="en-ZA"/>
                </w:rPr>
                <w:delText>17.2594</w:delText>
              </w:r>
            </w:del>
          </w:p>
        </w:tc>
      </w:tr>
      <w:tr w:rsidR="001A60DB" w:rsidRPr="001A60DB" w14:paraId="167EB6B9" w14:textId="77777777" w:rsidTr="001A60DB">
        <w:trPr>
          <w:trHeight w:val="300"/>
          <w:del w:id="91" w:author="1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352F555" w14:textId="77777777" w:rsidR="001A60DB" w:rsidRPr="001A60DB" w:rsidRDefault="001A60DB" w:rsidP="001A60DB">
            <w:pPr>
              <w:rPr>
                <w:del w:id="92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93" w:author="1" w:date="2026-09-22T13:03:00Z" w16du:dateUtc="2026-09-22T17:03:00Z">
              <w:r w:rsidRPr="001A60DB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09A9CD1" w14:textId="77777777" w:rsidR="001A60DB" w:rsidRPr="001A60DB" w:rsidRDefault="001A60DB" w:rsidP="001A60DB">
            <w:pPr>
              <w:jc w:val="right"/>
              <w:rPr>
                <w:del w:id="94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95" w:author="1" w:date="2026-09-22T13:03:00Z" w16du:dateUtc="2026-09-22T17:03:00Z">
              <w:r w:rsidRPr="001A60DB">
                <w:rPr>
                  <w:sz w:val="24"/>
                  <w:szCs w:val="24"/>
                  <w:lang w:val="en-ZA" w:eastAsia="en-ZA"/>
                </w:rPr>
                <w:delText>14.5518</w:delText>
              </w:r>
            </w:del>
          </w:p>
        </w:tc>
      </w:tr>
    </w:tbl>
    <w:p w14:paraId="1634A4E9" w14:textId="77777777" w:rsidR="00BE7473" w:rsidRDefault="00BE7473" w:rsidP="00035935">
      <w:pPr>
        <w:rPr>
          <w:del w:id="96" w:author="1" w:date="2026-09-22T13:03:00Z" w16du:dateUtc="2026-09-22T17:03:00Z"/>
        </w:rPr>
      </w:pPr>
    </w:p>
    <w:p w14:paraId="7CA73FFB" w14:textId="77777777" w:rsidR="001A60DB" w:rsidRDefault="001A60DB" w:rsidP="00035935">
      <w:pPr>
        <w:rPr>
          <w:del w:id="97" w:author="1" w:date="2026-09-22T13:03:00Z" w16du:dateUtc="2026-09-22T17:03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F6672B" w:rsidRPr="00F6672B" w14:paraId="0A4F4397" w14:textId="77777777" w:rsidTr="00F6672B">
        <w:trPr>
          <w:trHeight w:val="270"/>
          <w:del w:id="98" w:author="1" w:date="2026-09-22T13:03:00Z" w16du:dateUtc="2026-09-22T17:03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E6902" w14:textId="77777777" w:rsidR="00F6672B" w:rsidRPr="00F6672B" w:rsidRDefault="00F6672B" w:rsidP="00F6672B">
            <w:pPr>
              <w:rPr>
                <w:del w:id="99" w:author="1" w:date="2026-09-22T13:03:00Z" w16du:dateUtc="2026-09-22T17:03:00Z"/>
                <w:b/>
                <w:bCs/>
                <w:szCs w:val="20"/>
                <w:u w:val="single"/>
                <w:lang w:val="en-ZA" w:eastAsia="en-ZA"/>
              </w:rPr>
            </w:pPr>
            <w:del w:id="100" w:author="1" w:date="2026-09-22T13:03:00Z" w16du:dateUtc="2026-09-22T17:03:00Z">
              <w:r w:rsidRPr="00F6672B">
                <w:rPr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F500F" w14:textId="77777777" w:rsidR="00F6672B" w:rsidRPr="00F6672B" w:rsidRDefault="00F6672B" w:rsidP="00F6672B">
            <w:pPr>
              <w:rPr>
                <w:del w:id="101" w:author="1" w:date="2026-09-22T13:03:00Z" w16du:dateUtc="2026-09-22T17:03:00Z"/>
                <w:szCs w:val="20"/>
                <w:lang w:val="en-ZA" w:eastAsia="en-ZA"/>
              </w:rPr>
            </w:pPr>
          </w:p>
        </w:tc>
      </w:tr>
      <w:tr w:rsidR="00F6672B" w:rsidRPr="00F6672B" w14:paraId="5238C999" w14:textId="77777777" w:rsidTr="00F6672B">
        <w:trPr>
          <w:trHeight w:val="315"/>
          <w:del w:id="102" w:author="1" w:date="2026-09-22T13:03:00Z" w16du:dateUtc="2026-09-22T17:03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1DE0C02A" w14:textId="77777777" w:rsidR="00F6672B" w:rsidRPr="00F6672B" w:rsidRDefault="00F6672B" w:rsidP="00F6672B">
            <w:pPr>
              <w:jc w:val="center"/>
              <w:rPr>
                <w:del w:id="103" w:author="1" w:date="2026-09-22T13:03:00Z" w16du:dateUtc="2026-09-22T17:03:00Z"/>
                <w:b/>
                <w:bCs/>
                <w:sz w:val="24"/>
                <w:szCs w:val="24"/>
                <w:lang w:val="en-ZA" w:eastAsia="en-ZA"/>
              </w:rPr>
            </w:pPr>
            <w:del w:id="104" w:author="1" w:date="2026-09-22T13:03:00Z" w16du:dateUtc="2026-09-22T17:03:00Z">
              <w:r w:rsidRPr="00F6672B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</w:tr>
      <w:tr w:rsidR="00F6672B" w:rsidRPr="00F6672B" w14:paraId="297942AD" w14:textId="77777777" w:rsidTr="00F6672B">
        <w:trPr>
          <w:trHeight w:val="330"/>
          <w:del w:id="105" w:author="1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79AD137" w14:textId="77777777" w:rsidR="00F6672B" w:rsidRPr="00F6672B" w:rsidRDefault="00F6672B" w:rsidP="00F6672B">
            <w:pPr>
              <w:rPr>
                <w:del w:id="106" w:author="1" w:date="2026-09-22T13:03:00Z" w16du:dateUtc="2026-09-22T17:03:00Z"/>
                <w:b/>
                <w:bCs/>
                <w:sz w:val="24"/>
                <w:szCs w:val="24"/>
                <w:lang w:val="en-ZA" w:eastAsia="en-ZA"/>
              </w:rPr>
            </w:pPr>
            <w:del w:id="107" w:author="1" w:date="2026-09-22T13:03:00Z" w16du:dateUtc="2026-09-22T17:03:00Z">
              <w:r w:rsidRPr="00F6672B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95914A1" w14:textId="77777777" w:rsidR="00F6672B" w:rsidRPr="00F6672B" w:rsidRDefault="00F6672B" w:rsidP="00F6672B">
            <w:pPr>
              <w:jc w:val="center"/>
              <w:rPr>
                <w:del w:id="108" w:author="1" w:date="2026-09-22T13:03:00Z" w16du:dateUtc="2026-09-22T17:03:00Z"/>
                <w:b/>
                <w:bCs/>
                <w:sz w:val="24"/>
                <w:szCs w:val="24"/>
                <w:lang w:val="en-ZA" w:eastAsia="en-ZA"/>
              </w:rPr>
            </w:pPr>
            <w:del w:id="109" w:author="1" w:date="2026-09-22T13:03:00Z" w16du:dateUtc="2026-09-22T17:03:00Z">
              <w:r w:rsidRPr="00F6672B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F6672B" w:rsidRPr="00F6672B" w14:paraId="6CC33F00" w14:textId="77777777" w:rsidTr="00F6672B">
        <w:trPr>
          <w:trHeight w:val="315"/>
          <w:del w:id="110" w:author="1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BFFA6B0" w14:textId="77777777" w:rsidR="00F6672B" w:rsidRPr="00F6672B" w:rsidRDefault="00F6672B" w:rsidP="00F6672B">
            <w:pPr>
              <w:rPr>
                <w:del w:id="111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112" w:author="1" w:date="2026-09-22T13:03:00Z" w16du:dateUtc="2026-09-22T17:03:00Z">
              <w:r w:rsidRPr="00F6672B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9AA7E7D" w14:textId="77777777" w:rsidR="00F6672B" w:rsidRPr="00F6672B" w:rsidRDefault="00F6672B" w:rsidP="00F6672B">
            <w:pPr>
              <w:jc w:val="right"/>
              <w:rPr>
                <w:del w:id="113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114" w:author="1" w:date="2026-09-22T13:03:00Z" w16du:dateUtc="2026-09-22T17:03:00Z">
              <w:r w:rsidRPr="00F6672B">
                <w:rPr>
                  <w:sz w:val="24"/>
                  <w:szCs w:val="24"/>
                  <w:lang w:val="en-ZA" w:eastAsia="en-ZA"/>
                </w:rPr>
                <w:delText>13.9505</w:delText>
              </w:r>
            </w:del>
          </w:p>
        </w:tc>
      </w:tr>
      <w:tr w:rsidR="00F6672B" w:rsidRPr="00F6672B" w14:paraId="6FA8C746" w14:textId="77777777" w:rsidTr="00F6672B">
        <w:trPr>
          <w:trHeight w:val="315"/>
          <w:del w:id="115" w:author="1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954C8AE" w14:textId="77777777" w:rsidR="00F6672B" w:rsidRPr="00F6672B" w:rsidRDefault="00F6672B" w:rsidP="00F6672B">
            <w:pPr>
              <w:rPr>
                <w:del w:id="116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117" w:author="1" w:date="2026-09-22T13:03:00Z" w16du:dateUtc="2026-09-22T17:03:00Z">
              <w:r w:rsidRPr="00F6672B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4A3816B" w14:textId="77777777" w:rsidR="00F6672B" w:rsidRPr="00F6672B" w:rsidRDefault="00F6672B" w:rsidP="00F6672B">
            <w:pPr>
              <w:jc w:val="right"/>
              <w:rPr>
                <w:del w:id="118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119" w:author="1" w:date="2026-09-22T13:03:00Z" w16du:dateUtc="2026-09-22T17:03:00Z">
              <w:r w:rsidRPr="00F6672B">
                <w:rPr>
                  <w:sz w:val="24"/>
                  <w:szCs w:val="24"/>
                  <w:lang w:val="en-ZA" w:eastAsia="en-ZA"/>
                </w:rPr>
                <w:delText>17.2783</w:delText>
              </w:r>
            </w:del>
          </w:p>
        </w:tc>
      </w:tr>
      <w:tr w:rsidR="00F6672B" w:rsidRPr="00F6672B" w14:paraId="325FAE82" w14:textId="77777777" w:rsidTr="00F6672B">
        <w:trPr>
          <w:trHeight w:val="300"/>
          <w:del w:id="120" w:author="1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8F1CDBA" w14:textId="77777777" w:rsidR="00F6672B" w:rsidRPr="00F6672B" w:rsidRDefault="00F6672B" w:rsidP="00F6672B">
            <w:pPr>
              <w:rPr>
                <w:del w:id="121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122" w:author="1" w:date="2026-09-22T13:03:00Z" w16du:dateUtc="2026-09-22T17:03:00Z">
              <w:r w:rsidRPr="00F6672B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F6E37CE" w14:textId="77777777" w:rsidR="00F6672B" w:rsidRPr="00F6672B" w:rsidRDefault="00F6672B" w:rsidP="00F6672B">
            <w:pPr>
              <w:jc w:val="right"/>
              <w:rPr>
                <w:del w:id="123" w:author="1" w:date="2026-09-22T13:03:00Z" w16du:dateUtc="2026-09-22T17:03:00Z"/>
                <w:sz w:val="24"/>
                <w:szCs w:val="24"/>
                <w:lang w:val="en-ZA" w:eastAsia="en-ZA"/>
              </w:rPr>
            </w:pPr>
            <w:del w:id="124" w:author="1" w:date="2026-09-22T13:03:00Z" w16du:dateUtc="2026-09-22T17:03:00Z">
              <w:r w:rsidRPr="00F6672B">
                <w:rPr>
                  <w:sz w:val="24"/>
                  <w:szCs w:val="24"/>
                  <w:lang w:val="en-ZA" w:eastAsia="en-ZA"/>
                </w:rPr>
                <w:delText>14.5675</w:delText>
              </w:r>
            </w:del>
          </w:p>
        </w:tc>
      </w:tr>
    </w:tbl>
    <w:p w14:paraId="1BB66E72" w14:textId="77777777" w:rsidR="00F6672B" w:rsidRPr="001E08FA" w:rsidRDefault="00F6672B" w:rsidP="00FF542C">
      <w:pPr>
        <w:autoSpaceDE w:val="0"/>
        <w:rPr>
          <w:rFonts w:ascii="Times New Roman" w:hAnsi="Times New Roman"/>
          <w:sz w:val="24"/>
          <w:rPrChange w:id="125" w:author="1" w:date="2026-09-22T13:03:00Z" w16du:dateUtc="2026-09-22T17:03:00Z">
            <w:rPr/>
          </w:rPrChange>
        </w:rPr>
        <w:pPrChange w:id="126" w:author="1" w:date="2026-09-22T13:03:00Z" w16du:dateUtc="2026-09-22T17:03:00Z">
          <w:pPr/>
        </w:pPrChange>
      </w:pPr>
    </w:p>
    <w:sectPr w:rsidR="00F6672B" w:rsidRPr="001E08FA" w:rsidSect="006E54AE">
      <w:pgSz w:w="11906" w:h="16838" w:code="0"/>
      <w:pgMar w:top="1079" w:right="850" w:bottom="1134" w:left="1440" w:header="708" w:footer="708" w:gutter="0"/>
      <w:cols w:space="708"/>
      <w:titlePg w:val="0"/>
      <w:docGrid w:linePitch="360"/>
      <w:sectPrChange w:id="127" w:author="1" w:date="2026-09-22T13:03:00Z" w16du:dateUtc="2026-09-22T17:03:00Z">
        <w:sectPr w:rsidR="00F6672B" w:rsidRPr="001E08FA" w:rsidSect="006E54AE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5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9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11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2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3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7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20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2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2143493607">
    <w:abstractNumId w:val="24"/>
  </w:num>
  <w:num w:numId="2" w16cid:durableId="1723747983">
    <w:abstractNumId w:val="8"/>
  </w:num>
  <w:num w:numId="3" w16cid:durableId="1814174060">
    <w:abstractNumId w:val="25"/>
  </w:num>
  <w:num w:numId="4" w16cid:durableId="154493158">
    <w:abstractNumId w:val="9"/>
  </w:num>
  <w:num w:numId="5" w16cid:durableId="1762070659">
    <w:abstractNumId w:val="0"/>
  </w:num>
  <w:num w:numId="6" w16cid:durableId="2010403352">
    <w:abstractNumId w:val="19"/>
  </w:num>
  <w:num w:numId="7" w16cid:durableId="886911558">
    <w:abstractNumId w:val="12"/>
  </w:num>
  <w:num w:numId="8" w16cid:durableId="2073304445">
    <w:abstractNumId w:val="11"/>
  </w:num>
  <w:num w:numId="9" w16cid:durableId="953246434">
    <w:abstractNumId w:val="16"/>
  </w:num>
  <w:num w:numId="10" w16cid:durableId="406658653">
    <w:abstractNumId w:val="10"/>
  </w:num>
  <w:num w:numId="11" w16cid:durableId="1236165194">
    <w:abstractNumId w:val="23"/>
  </w:num>
  <w:num w:numId="12" w16cid:durableId="113717603">
    <w:abstractNumId w:val="22"/>
  </w:num>
  <w:num w:numId="13" w16cid:durableId="2083025097">
    <w:abstractNumId w:val="26"/>
  </w:num>
  <w:num w:numId="14" w16cid:durableId="495609099">
    <w:abstractNumId w:val="21"/>
  </w:num>
  <w:num w:numId="15" w16cid:durableId="598367171">
    <w:abstractNumId w:val="7"/>
  </w:num>
  <w:num w:numId="16" w16cid:durableId="781925441">
    <w:abstractNumId w:val="28"/>
  </w:num>
  <w:num w:numId="17" w16cid:durableId="194512155">
    <w:abstractNumId w:val="13"/>
  </w:num>
  <w:num w:numId="18" w16cid:durableId="191000708">
    <w:abstractNumId w:val="18"/>
  </w:num>
  <w:num w:numId="19" w16cid:durableId="3292353">
    <w:abstractNumId w:val="5"/>
  </w:num>
  <w:num w:numId="20" w16cid:durableId="1520311371">
    <w:abstractNumId w:val="17"/>
  </w:num>
  <w:num w:numId="21" w16cid:durableId="1815636048">
    <w:abstractNumId w:val="4"/>
  </w:num>
  <w:num w:numId="22" w16cid:durableId="372659777">
    <w:abstractNumId w:val="2"/>
  </w:num>
  <w:num w:numId="23" w16cid:durableId="1956524646">
    <w:abstractNumId w:val="3"/>
  </w:num>
  <w:num w:numId="24" w16cid:durableId="299268370">
    <w:abstractNumId w:val="6"/>
  </w:num>
  <w:num w:numId="25" w16cid:durableId="1964848842">
    <w:abstractNumId w:val="14"/>
  </w:num>
  <w:num w:numId="26" w16cid:durableId="344409509">
    <w:abstractNumId w:val="27"/>
  </w:num>
  <w:num w:numId="27" w16cid:durableId="1535538465">
    <w:abstractNumId w:val="20"/>
  </w:num>
  <w:num w:numId="28" w16cid:durableId="1880822124">
    <w:abstractNumId w:val="1"/>
  </w:num>
  <w:num w:numId="29" w16cid:durableId="13855682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4999466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4EC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128"/>
    <w:rsid w:val="00025421"/>
    <w:rsid w:val="00025975"/>
    <w:rsid w:val="000271AF"/>
    <w:rsid w:val="00027DEF"/>
    <w:rsid w:val="0003164B"/>
    <w:rsid w:val="00035935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A60DB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0021"/>
    <w:rsid w:val="00222C60"/>
    <w:rsid w:val="002260A7"/>
    <w:rsid w:val="00227065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961E0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58B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85853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5E6E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1A9E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1AC8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92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E7473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8566A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4B08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14EC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672B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3:03:00Z">
        <w:pPr>
          <w:jc w:val="both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3:03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3:03:00Z">
        <w:pPr>
          <w:spacing w:after="120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3:03:00Z">
        <w:rPr>
          <w:rFonts w:ascii="Arial" w:hAnsi="Arial" w:cs="Arial"/>
          <w:caps/>
          <w:kern w:val="32"/>
          <w:sz w:val="18"/>
          <w:szCs w:val="18"/>
          <w:lang w:val="ru-RU" w:eastAsia="ru-RU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1A60DB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1A60DB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5935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styleId="TOC1">
    <w:name w:val="toc 1"/>
    <w:basedOn w:val="Normal"/>
    <w:next w:val="Normal"/>
    <w:autoRedefine/>
    <w:rsid w:val="001A60DB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EC14E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EC14E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1A60DB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1A60DB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1A60DB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1A60DB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EC14EC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1A60DB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EC14EC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1A60DB"/>
    <w:rPr>
      <w:color w:val="0000FF"/>
      <w:u w:val="single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3:03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3:03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3:03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3:03:00Z">
        <w:rPr>
          <w:rFonts w:cs="Arial"/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27065"/>
    <w:pPr>
      <w:keepNext/>
      <w:jc w:val="center"/>
    </w:pPr>
    <w:rPr>
      <w:rFonts w:ascii="Times New Roman" w:hAnsi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227065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227065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4" w:author="1" w:date="2026-09-22T13:03:00Z">
        <w:pPr>
          <w:ind w:left="708"/>
        </w:pPr>
      </w:pPrChange>
    </w:pPr>
    <w:rPr>
      <w:rFonts w:cs="Times New Roman"/>
      <w:rPrChange w:id="4" w:author="1" w:date="2026-09-22T13:03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227065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5" w:author="1" w:date="2026-09-22T13:03:00Z">
        <w:pPr/>
      </w:pPrChange>
    </w:pPr>
    <w:rPr>
      <w:rFonts w:ascii="Tahoma" w:hAnsi="Tahoma" w:cs="Tahoma"/>
      <w:sz w:val="16"/>
      <w:szCs w:val="16"/>
      <w:rPrChange w:id="5" w:author="1" w:date="2026-09-22T13:03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227065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3:03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3:03:00Z">
        <w:rPr>
          <w:rFonts w:cs="Arial"/>
          <w:bCs/>
          <w:sz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3:0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3:03:00Z">
        <w:rPr>
          <w:rFonts w:cs="Arial"/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2706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3:0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3:03:00Z">
        <w:rPr>
          <w:rFonts w:cs="Arial"/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460C35-B48B-0B49-B1AC-0362143FF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1</Pages>
  <Words>313</Words>
  <Characters>1786</Characters>
  <Application>Microsoft Office Word</Application>
  <DocSecurity>0</DocSecurity>
  <Lines>14</Lines>
  <Paragraphs>4</Paragraphs>
  <ScaleCrop>false</ScaleCrop>
  <Company>Hewlett-Packard Company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2016-12-21T09:01:00Z</dcterms:created>
  <dcterms:modified xsi:type="dcterms:W3CDTF">2026-09-22T17:03:00Z</dcterms:modified>
</cp:coreProperties>
</file>