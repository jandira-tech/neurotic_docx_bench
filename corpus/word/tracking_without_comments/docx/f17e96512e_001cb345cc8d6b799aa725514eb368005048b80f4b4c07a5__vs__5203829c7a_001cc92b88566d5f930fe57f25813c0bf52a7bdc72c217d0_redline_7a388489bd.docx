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9DEF4" w14:textId="77777777" w:rsidR="002E5199" w:rsidRDefault="002E5199" w:rsidP="009700EB">
      <w:pPr>
        <w:pStyle w:val="Default"/>
        <w:rPr>
          <w:ins w:id="4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3A9B0DEF" w14:textId="77777777" w:rsidR="002E5199" w:rsidRDefault="002E5199" w:rsidP="002E5199">
      <w:pPr>
        <w:pStyle w:val="Heading4"/>
        <w:jc w:val="center"/>
        <w:rPr>
          <w:ins w:id="5" w:author="uzivatel" w:date="2026-09-22T12:21:00Z" w16du:dateUtc="2026-09-22T16:21:00Z"/>
          <w:sz w:val="34"/>
        </w:rPr>
      </w:pPr>
      <w:ins w:id="6" w:author="uzivatel" w:date="2026-09-22T12:21:00Z" w16du:dateUtc="2026-09-22T16:21:00Z">
        <w:r>
          <w:rPr>
            <w:sz w:val="34"/>
          </w:rPr>
          <w:t>Základní škola Rumburk, U Nemocnice 1132/5, okres Děčín, p. o.</w:t>
        </w:r>
      </w:ins>
    </w:p>
    <w:p w14:paraId="697254C0" w14:textId="77777777" w:rsidR="002E5199" w:rsidRDefault="002E5199" w:rsidP="002E5199">
      <w:pPr>
        <w:rPr>
          <w:ins w:id="7" w:author="uzivatel" w:date="2026-09-22T12:21:00Z" w16du:dateUtc="2026-09-22T16:21:00Z"/>
          <w:sz w:val="16"/>
        </w:rPr>
      </w:pPr>
      <w:ins w:id="8" w:author="uzivatel" w:date="2026-09-22T12:21:00Z" w16du:dateUtc="2026-09-22T16:2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22A3C2A" w14:textId="77777777" w:rsidR="00067C1B" w:rsidRDefault="00067C1B" w:rsidP="002E5199">
      <w:pPr>
        <w:pStyle w:val="Default"/>
        <w:jc w:val="center"/>
        <w:rPr>
          <w:ins w:id="9" w:author="uzivatel" w:date="2026-09-22T12:21:00Z" w16du:dateUtc="2026-09-22T16:21:00Z"/>
        </w:rPr>
      </w:pPr>
    </w:p>
    <w:p w14:paraId="0952FF1D" w14:textId="77777777" w:rsidR="009700EB" w:rsidRPr="00AF69EB" w:rsidRDefault="009700EB" w:rsidP="002E5199">
      <w:pPr>
        <w:pStyle w:val="Default"/>
        <w:jc w:val="center"/>
        <w:rPr>
          <w:ins w:id="10" w:author="uzivatel" w:date="2026-09-22T12:21:00Z" w16du:dateUtc="2026-09-22T16:21:00Z"/>
          <w:b/>
          <w:bCs/>
          <w:sz w:val="22"/>
          <w:szCs w:val="22"/>
          <w:u w:val="single"/>
        </w:rPr>
      </w:pPr>
      <w:ins w:id="11" w:author="uzivatel" w:date="2026-09-22T12:21:00Z" w16du:dateUtc="2026-09-22T16:2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011A592" w14:textId="77777777" w:rsidR="009D457F" w:rsidRDefault="009D457F" w:rsidP="009700EB">
      <w:pPr>
        <w:pStyle w:val="Default"/>
        <w:rPr>
          <w:ins w:id="12" w:author="uzivatel" w:date="2026-09-22T12:21:00Z" w16du:dateUtc="2026-09-22T16:21:00Z"/>
          <w:b/>
          <w:bCs/>
          <w:sz w:val="22"/>
          <w:szCs w:val="22"/>
        </w:rPr>
      </w:pPr>
    </w:p>
    <w:p w14:paraId="5009A80E" w14:textId="77777777" w:rsidR="009700EB" w:rsidRDefault="009700EB" w:rsidP="009700EB">
      <w:pPr>
        <w:pStyle w:val="Default"/>
        <w:rPr>
          <w:ins w:id="13" w:author="uzivatel" w:date="2026-09-22T12:21:00Z" w16du:dateUtc="2026-09-22T16:21:00Z"/>
          <w:rFonts w:ascii="Roboto" w:hAnsi="Roboto"/>
        </w:rPr>
      </w:pPr>
      <w:ins w:id="14" w:author="uzivatel" w:date="2026-09-22T12:21:00Z" w16du:dateUtc="2026-09-22T16:2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1D810F02" w14:textId="77777777" w:rsid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21:00Z" w16du:dateUtc="2026-09-22T16:21:00Z"/>
          <w:rFonts w:ascii="Roboto" w:hAnsi="Roboto"/>
        </w:rPr>
      </w:pPr>
      <w:ins w:id="16" w:author="uzivatel" w:date="2026-09-22T12:21:00Z" w16du:dateUtc="2026-09-22T16:2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B29851B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21:00Z" w16du:dateUtc="2026-09-22T16:21:00Z"/>
          <w:rFonts w:ascii="Roboto" w:hAnsi="Roboto"/>
        </w:rPr>
      </w:pPr>
      <w:ins w:id="18" w:author="uzivatel" w:date="2026-09-22T12:21:00Z" w16du:dateUtc="2026-09-22T16:2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2E464A8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21:00Z" w16du:dateUtc="2026-09-22T16:21:00Z"/>
          <w:rFonts w:ascii="Roboto" w:hAnsi="Roboto"/>
        </w:rPr>
      </w:pPr>
      <w:ins w:id="20" w:author="uzivatel" w:date="2026-09-22T12:21:00Z" w16du:dateUtc="2026-09-22T16:2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EF640A6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21:00Z" w16du:dateUtc="2026-09-22T16:21:00Z"/>
          <w:rFonts w:ascii="Roboto" w:hAnsi="Roboto"/>
        </w:rPr>
      </w:pPr>
      <w:ins w:id="22" w:author="uzivatel" w:date="2026-09-22T12:21:00Z" w16du:dateUtc="2026-09-22T16:2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81ADBF4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21:00Z" w16du:dateUtc="2026-09-22T16:21:00Z"/>
          <w:rFonts w:ascii="Roboto" w:hAnsi="Roboto"/>
        </w:rPr>
      </w:pPr>
      <w:ins w:id="24" w:author="uzivatel" w:date="2026-09-22T12:21:00Z" w16du:dateUtc="2026-09-22T16:2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974DA3C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5" w:author="uzivatel" w:date="2026-09-22T12:21:00Z" w16du:dateUtc="2026-09-22T16:21:00Z"/>
          <w:b/>
          <w:bCs/>
          <w:sz w:val="22"/>
          <w:szCs w:val="22"/>
        </w:rPr>
      </w:pPr>
      <w:ins w:id="26" w:author="uzivatel" w:date="2026-09-22T12:21:00Z" w16du:dateUtc="2026-09-22T16:2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2E50B48" w14:textId="77777777" w:rsidR="009D457F" w:rsidRPr="009D457F" w:rsidRDefault="009D457F" w:rsidP="009D457F">
      <w:pPr>
        <w:pStyle w:val="Default"/>
        <w:ind w:left="720"/>
        <w:rPr>
          <w:ins w:id="27" w:author="uzivatel" w:date="2026-09-22T12:21:00Z" w16du:dateUtc="2026-09-22T16:21:00Z"/>
          <w:b/>
          <w:bCs/>
          <w:sz w:val="22"/>
          <w:szCs w:val="22"/>
        </w:rPr>
      </w:pPr>
    </w:p>
    <w:p w14:paraId="57EEC10A" w14:textId="77777777" w:rsidR="0071556C" w:rsidRDefault="0043051E" w:rsidP="009700EB">
      <w:pPr>
        <w:pStyle w:val="Default"/>
        <w:rPr>
          <w:ins w:id="28" w:author="uzivatel" w:date="2026-09-22T12:21:00Z" w16du:dateUtc="2026-09-22T16:21:00Z"/>
          <w:b/>
          <w:bCs/>
          <w:sz w:val="22"/>
          <w:szCs w:val="22"/>
          <w:u w:val="single"/>
        </w:rPr>
      </w:pPr>
      <w:ins w:id="29" w:author="uzivatel" w:date="2026-09-22T12:21:00Z" w16du:dateUtc="2026-09-22T16:2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D708E72" w14:textId="77777777" w:rsidR="002E5199" w:rsidRPr="0043051E" w:rsidRDefault="002E5199" w:rsidP="009700EB">
      <w:pPr>
        <w:pStyle w:val="Default"/>
        <w:rPr>
          <w:ins w:id="30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6215A83E" w14:textId="77777777" w:rsidR="00E60474" w:rsidRDefault="00C9043F" w:rsidP="00E2631A">
      <w:pPr>
        <w:pStyle w:val="Default"/>
        <w:rPr>
          <w:ins w:id="31" w:author="uzivatel" w:date="2026-09-22T12:21:00Z" w16du:dateUtc="2026-09-22T16:21:00Z"/>
          <w:rFonts w:ascii="Roboto" w:hAnsi="Roboto"/>
        </w:rPr>
      </w:pPr>
      <w:ins w:id="32" w:author="uzivatel" w:date="2026-09-22T12:21:00Z" w16du:dateUtc="2026-09-22T16:2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3E443E3" w14:textId="77777777" w:rsidR="00E2631A" w:rsidRPr="00E2631A" w:rsidRDefault="00E2631A" w:rsidP="00E2631A">
      <w:pPr>
        <w:pStyle w:val="Default"/>
        <w:rPr>
          <w:ins w:id="33" w:author="uzivatel" w:date="2026-09-22T12:21:00Z" w16du:dateUtc="2026-09-22T16:21:00Z"/>
          <w:rFonts w:ascii="Roboto" w:hAnsi="Roboto"/>
        </w:rPr>
      </w:pPr>
    </w:p>
    <w:p w14:paraId="170D54DA" w14:textId="77777777" w:rsidR="00DF0E9B" w:rsidRPr="00E2631A" w:rsidRDefault="00DF0E9B" w:rsidP="00DF0E9B">
      <w:pPr>
        <w:pStyle w:val="Default"/>
        <w:rPr>
          <w:ins w:id="34" w:author="uzivatel" w:date="2026-09-22T12:21:00Z" w16du:dateUtc="2026-09-22T16:21:00Z"/>
          <w:rFonts w:ascii="Roboto" w:hAnsi="Roboto"/>
          <w:b/>
        </w:rPr>
      </w:pPr>
      <w:ins w:id="35" w:author="uzivatel" w:date="2026-09-22T12:21:00Z" w16du:dateUtc="2026-09-22T16:2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57CEC8F" w14:textId="77777777" w:rsidR="000C1D5B" w:rsidRDefault="000C1D5B" w:rsidP="00222525">
      <w:pPr>
        <w:pStyle w:val="Default"/>
        <w:rPr>
          <w:ins w:id="36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548C2116" w14:textId="77777777" w:rsidR="00222525" w:rsidRDefault="00967EDD" w:rsidP="00222525">
      <w:pPr>
        <w:pStyle w:val="Default"/>
        <w:rPr>
          <w:ins w:id="37" w:author="uzivatel" w:date="2026-09-22T12:21:00Z" w16du:dateUtc="2026-09-22T16:21:00Z"/>
          <w:b/>
          <w:bCs/>
          <w:sz w:val="22"/>
          <w:szCs w:val="22"/>
          <w:u w:val="single"/>
        </w:rPr>
      </w:pPr>
      <w:ins w:id="38" w:author="uzivatel" w:date="2026-09-22T12:21:00Z" w16du:dateUtc="2026-09-22T16:2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EDE1B7E" w14:textId="77777777" w:rsidR="000C1D5B" w:rsidRDefault="000C1D5B" w:rsidP="00222525">
      <w:pPr>
        <w:pStyle w:val="Default"/>
        <w:rPr>
          <w:ins w:id="39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49D163B9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0" w:author="uzivatel" w:date="2026-09-22T12:21:00Z" w16du:dateUtc="2026-09-22T16:21:00Z"/>
          <w:rFonts w:ascii="Roboto" w:hAnsi="Roboto"/>
        </w:rPr>
      </w:pPr>
      <w:ins w:id="41" w:author="uzivatel" w:date="2026-09-22T12:21:00Z" w16du:dateUtc="2026-09-22T16:2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0EB9DD5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2" w:author="uzivatel" w:date="2026-09-22T12:21:00Z" w16du:dateUtc="2026-09-22T16:21:00Z"/>
          <w:rFonts w:ascii="Roboto" w:hAnsi="Roboto"/>
        </w:rPr>
      </w:pPr>
      <w:ins w:id="43" w:author="uzivatel" w:date="2026-09-22T12:21:00Z" w16du:dateUtc="2026-09-22T16:2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A129DE3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4" w:author="uzivatel" w:date="2026-09-22T12:21:00Z" w16du:dateUtc="2026-09-22T16:21:00Z"/>
          <w:rFonts w:ascii="Roboto" w:hAnsi="Roboto"/>
        </w:rPr>
      </w:pPr>
      <w:ins w:id="45" w:author="uzivatel" w:date="2026-09-22T12:21:00Z" w16du:dateUtc="2026-09-22T16:21:00Z">
        <w:r w:rsidRPr="009E4030">
          <w:rPr>
            <w:rFonts w:ascii="Roboto" w:hAnsi="Roboto"/>
          </w:rPr>
          <w:t>individuální konzultace</w:t>
        </w:r>
      </w:ins>
    </w:p>
    <w:p w14:paraId="673FFF6E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6" w:author="uzivatel" w:date="2026-09-22T12:21:00Z" w16du:dateUtc="2026-09-22T16:21:00Z"/>
          <w:b/>
          <w:bCs/>
          <w:sz w:val="22"/>
          <w:szCs w:val="22"/>
          <w:u w:val="single"/>
        </w:rPr>
      </w:pPr>
      <w:ins w:id="47" w:author="uzivatel" w:date="2026-09-22T12:21:00Z" w16du:dateUtc="2026-09-22T16:2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D370ED5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8" w:author="uzivatel" w:date="2026-09-22T12:21:00Z" w16du:dateUtc="2026-09-22T16:21:00Z"/>
          <w:rFonts w:ascii="Roboto" w:hAnsi="Roboto"/>
        </w:rPr>
      </w:pPr>
      <w:ins w:id="49" w:author="uzivatel" w:date="2026-09-22T12:21:00Z" w16du:dateUtc="2026-09-22T16:2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440BC1F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0" w:author="uzivatel" w:date="2026-09-22T12:21:00Z" w16du:dateUtc="2026-09-22T16:21:00Z"/>
          <w:rFonts w:ascii="Roboto" w:hAnsi="Roboto"/>
        </w:rPr>
      </w:pPr>
      <w:ins w:id="51" w:author="uzivatel" w:date="2026-09-22T12:21:00Z" w16du:dateUtc="2026-09-22T16:2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27DDAB0" w14:textId="77777777" w:rsidR="00F01D59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21:00Z" w16du:dateUtc="2026-09-22T16:21:00Z"/>
          <w:rFonts w:ascii="Roboto" w:hAnsi="Roboto"/>
        </w:rPr>
      </w:pPr>
      <w:ins w:id="53" w:author="uzivatel" w:date="2026-09-22T12:21:00Z" w16du:dateUtc="2026-09-22T16:2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13B5B37" w14:textId="77777777" w:rsidR="00E2631A" w:rsidRDefault="00EF2DAF" w:rsidP="009E4030">
      <w:pPr>
        <w:pStyle w:val="Default"/>
        <w:numPr>
          <w:ilvl w:val="0"/>
          <w:numId w:val="7"/>
        </w:numPr>
        <w:rPr>
          <w:ins w:id="54" w:author="uzivatel" w:date="2026-09-22T12:21:00Z" w16du:dateUtc="2026-09-22T16:21:00Z"/>
          <w:rFonts w:ascii="Roboto" w:hAnsi="Roboto"/>
        </w:rPr>
      </w:pPr>
      <w:ins w:id="55" w:author="uzivatel" w:date="2026-09-22T12:21:00Z" w16du:dateUtc="2026-09-22T16:2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D273F8B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6" w:author="uzivatel" w:date="2026-09-22T12:21:00Z" w16du:dateUtc="2026-09-22T16:21:00Z"/>
          <w:rFonts w:ascii="Times New Roman" w:hAnsi="Times New Roman" w:cs="Times New Roman"/>
        </w:rPr>
      </w:pPr>
      <w:ins w:id="57" w:author="uzivatel" w:date="2026-09-22T12:21:00Z" w16du:dateUtc="2026-09-22T16:2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15BDAD49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8" w:author="uzivatel" w:date="2026-09-22T12:21:00Z" w16du:dateUtc="2026-09-22T16:21:00Z"/>
          <w:rFonts w:ascii="Roboto" w:hAnsi="Roboto"/>
        </w:rPr>
      </w:pPr>
      <w:ins w:id="59" w:author="uzivatel" w:date="2026-09-22T12:21:00Z" w16du:dateUtc="2026-09-22T16:21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8AD91AD" w14:textId="77777777" w:rsidR="000C1D5B" w:rsidRDefault="000C1D5B" w:rsidP="000C1D5B">
      <w:pPr>
        <w:pStyle w:val="Default"/>
        <w:numPr>
          <w:ilvl w:val="0"/>
          <w:numId w:val="2"/>
        </w:numPr>
        <w:rPr>
          <w:ins w:id="60" w:author="uzivatel" w:date="2026-09-22T12:21:00Z" w16du:dateUtc="2026-09-22T16:21:00Z"/>
          <w:rFonts w:ascii="Roboto" w:hAnsi="Roboto"/>
        </w:rPr>
      </w:pPr>
      <w:ins w:id="61" w:author="uzivatel" w:date="2026-09-22T12:21:00Z" w16du:dateUtc="2026-09-22T16:21:00Z">
        <w:r>
          <w:rPr>
            <w:rFonts w:ascii="Roboto" w:hAnsi="Roboto"/>
          </w:rPr>
          <w:t>žáci si přinesou:</w:t>
        </w:r>
      </w:ins>
    </w:p>
    <w:p w14:paraId="25BA709E" w14:textId="77777777" w:rsid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21:00Z" w16du:dateUtc="2026-09-22T16:21:00Z"/>
          <w:rFonts w:ascii="Roboto" w:hAnsi="Roboto"/>
        </w:rPr>
      </w:pPr>
      <w:ins w:id="63" w:author="uzivatel" w:date="2026-09-22T12:21:00Z" w16du:dateUtc="2026-09-22T16:2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C7F1DE9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21:00Z" w16du:dateUtc="2026-09-22T16:21:00Z"/>
          <w:rFonts w:ascii="Roboto" w:hAnsi="Roboto"/>
        </w:rPr>
      </w:pPr>
      <w:ins w:id="65" w:author="uzivatel" w:date="2026-09-22T12:21:00Z" w16du:dateUtc="2026-09-22T16:2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3AB5C8C" w14:textId="77777777" w:rsidR="000C1D5B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21:00Z" w16du:dateUtc="2026-09-22T16:21:00Z"/>
        </w:rPr>
      </w:pPr>
      <w:ins w:id="67" w:author="uzivatel" w:date="2026-09-22T12:21:00Z" w16du:dateUtc="2026-09-22T16:2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sdt>
      <w:sdtPr>
        <w:alias w:val="pagrindine"/>
        <w:tag w:val="part_9e0c82cdca5d4b708e87cc6784d63565"/>
        <w:id w:val="1873426719"/>
        <w:lock w:val="sdtLocked"/>
      </w:sdtPr>
      <w:sdtEndPr>
        <w:rPr>
          <w:rFonts w:ascii="Calibri" w:eastAsiaTheme="minorHAnsi" w:hAnsi="Calibri" w:cs="Calibri"/>
          <w:color w:val="000000"/>
          <w:szCs w:val="24"/>
          <w:lang w:val="cs-CZ"/>
        </w:rPr>
      </w:sdtEndPr>
      <w:sdtContent>
        <w:p w14:paraId="21AEA4F6" w14:textId="77777777" w:rsidR="001060FA" w:rsidRDefault="004E04DB">
          <w:pPr>
            <w:keepNext/>
            <w:jc w:val="right"/>
            <w:outlineLvl w:val="2"/>
            <w:rPr>
              <w:del w:id="68" w:author="uzivatel" w:date="2026-09-22T12:21:00Z" w16du:dateUtc="2026-09-22T16:21:00Z"/>
              <w:b/>
              <w:bCs/>
              <w:szCs w:val="24"/>
            </w:rPr>
          </w:pPr>
          <w:del w:id="69" w:author="uzivatel" w:date="2026-09-22T12:21:00Z" w16du:dateUtc="2026-09-22T16:21:00Z">
            <w:r>
              <w:rPr>
                <w:b/>
                <w:bCs/>
                <w:szCs w:val="24"/>
              </w:rPr>
              <w:delText>Projektas</w:delText>
            </w:r>
          </w:del>
        </w:p>
        <w:p w14:paraId="43FB4044" w14:textId="77777777" w:rsidR="001060FA" w:rsidRDefault="001060FA">
          <w:pPr>
            <w:rPr>
              <w:del w:id="70" w:author="uzivatel" w:date="2026-09-22T12:21:00Z" w16du:dateUtc="2026-09-22T16:21:00Z"/>
            </w:rPr>
          </w:pPr>
        </w:p>
        <w:p w14:paraId="18DD54CF" w14:textId="77777777" w:rsidR="001060FA" w:rsidRDefault="001060FA">
          <w:pPr>
            <w:rPr>
              <w:del w:id="71" w:author="uzivatel" w:date="2026-09-22T12:21:00Z" w16du:dateUtc="2026-09-22T16:21:00Z"/>
              <w:szCs w:val="24"/>
            </w:rPr>
          </w:pPr>
        </w:p>
        <w:p w14:paraId="7E0B5672" w14:textId="77777777" w:rsidR="001060FA" w:rsidRDefault="001060FA">
          <w:pPr>
            <w:rPr>
              <w:del w:id="72" w:author="uzivatel" w:date="2026-09-22T12:21:00Z" w16du:dateUtc="2026-09-22T16:21:00Z"/>
              <w:szCs w:val="24"/>
            </w:rPr>
          </w:pPr>
        </w:p>
        <w:p w14:paraId="14005E09" w14:textId="77777777" w:rsidR="001060FA" w:rsidRDefault="004E04DB">
          <w:pPr>
            <w:keepNext/>
            <w:jc w:val="center"/>
            <w:rPr>
              <w:del w:id="73" w:author="uzivatel" w:date="2026-09-22T12:21:00Z" w16du:dateUtc="2026-09-22T16:21:00Z"/>
              <w:b/>
              <w:szCs w:val="24"/>
            </w:rPr>
          </w:pPr>
          <w:del w:id="74" w:author="uzivatel" w:date="2026-09-22T12:21:00Z" w16du:dateUtc="2026-09-22T16:21:00Z">
            <w:r>
              <w:rPr>
                <w:b/>
                <w:szCs w:val="24"/>
              </w:rPr>
              <w:delText>LIETUVOS RESPUBLIKOS SEIMAS</w:delText>
            </w:r>
          </w:del>
        </w:p>
        <w:p w14:paraId="6D243417" w14:textId="77777777" w:rsidR="001060FA" w:rsidRDefault="001060FA">
          <w:pPr>
            <w:jc w:val="center"/>
            <w:rPr>
              <w:del w:id="75" w:author="uzivatel" w:date="2026-09-22T12:21:00Z" w16du:dateUtc="2026-09-22T16:21:00Z"/>
              <w:b/>
              <w:szCs w:val="24"/>
            </w:rPr>
          </w:pPr>
        </w:p>
        <w:p w14:paraId="20EF58BC" w14:textId="77777777" w:rsidR="001060FA" w:rsidRDefault="001060FA">
          <w:pPr>
            <w:jc w:val="center"/>
            <w:rPr>
              <w:del w:id="76" w:author="uzivatel" w:date="2026-09-22T12:21:00Z" w16du:dateUtc="2026-09-22T16:21:00Z"/>
              <w:b/>
              <w:szCs w:val="24"/>
            </w:rPr>
          </w:pPr>
        </w:p>
        <w:p w14:paraId="192BD9E0" w14:textId="77777777" w:rsidR="001060FA" w:rsidRDefault="004E04DB">
          <w:pPr>
            <w:keepNext/>
            <w:jc w:val="center"/>
            <w:outlineLvl w:val="1"/>
            <w:rPr>
              <w:del w:id="77" w:author="uzivatel" w:date="2026-09-22T12:21:00Z" w16du:dateUtc="2026-09-22T16:21:00Z"/>
              <w:b/>
              <w:szCs w:val="24"/>
            </w:rPr>
          </w:pPr>
          <w:del w:id="78" w:author="uzivatel" w:date="2026-09-22T12:21:00Z" w16du:dateUtc="2026-09-22T16:21:00Z">
            <w:r>
              <w:rPr>
                <w:b/>
                <w:szCs w:val="24"/>
              </w:rPr>
              <w:delText>NUTARIMAS</w:delText>
            </w:r>
          </w:del>
        </w:p>
        <w:p w14:paraId="425214FB" w14:textId="77777777" w:rsidR="001060FA" w:rsidRDefault="004E04DB">
          <w:pPr>
            <w:keepNext/>
            <w:jc w:val="center"/>
            <w:outlineLvl w:val="1"/>
            <w:rPr>
              <w:del w:id="79" w:author="uzivatel" w:date="2026-09-22T12:21:00Z" w16du:dateUtc="2026-09-22T16:21:00Z"/>
              <w:szCs w:val="24"/>
            </w:rPr>
          </w:pPr>
          <w:del w:id="80" w:author="uzivatel" w:date="2026-09-22T12:21:00Z" w16du:dateUtc="2026-09-22T16:21:00Z">
            <w:r>
              <w:rPr>
                <w:b/>
                <w:szCs w:val="24"/>
              </w:rPr>
              <w:delText>DĖL SUTIKIMO LAIKINAI NUŠALINTI NUO PAREIGŲ LIETUVOS RESPUBLIKOS GENERALINĮ PROKURORĄ DARIŲ VALĮ</w:delText>
            </w:r>
          </w:del>
        </w:p>
        <w:p w14:paraId="61FBBA46" w14:textId="77777777" w:rsidR="001060FA" w:rsidRDefault="001060FA">
          <w:pPr>
            <w:jc w:val="center"/>
            <w:rPr>
              <w:del w:id="81" w:author="uzivatel" w:date="2026-09-22T12:21:00Z" w16du:dateUtc="2026-09-22T16:21:00Z"/>
              <w:b/>
              <w:szCs w:val="24"/>
            </w:rPr>
          </w:pPr>
        </w:p>
        <w:p w14:paraId="1125E826" w14:textId="77777777" w:rsidR="001060FA" w:rsidRDefault="001060FA">
          <w:pPr>
            <w:jc w:val="center"/>
            <w:rPr>
              <w:del w:id="82" w:author="uzivatel" w:date="2026-09-22T12:21:00Z" w16du:dateUtc="2026-09-22T16:21:00Z"/>
              <w:b/>
              <w:szCs w:val="24"/>
            </w:rPr>
          </w:pPr>
        </w:p>
        <w:p w14:paraId="7647AFAD" w14:textId="77777777" w:rsidR="001060FA" w:rsidRDefault="004E04DB">
          <w:pPr>
            <w:jc w:val="center"/>
            <w:rPr>
              <w:del w:id="83" w:author="uzivatel" w:date="2026-09-22T12:21:00Z" w16du:dateUtc="2026-09-22T16:21:00Z"/>
              <w:szCs w:val="24"/>
            </w:rPr>
          </w:pPr>
          <w:del w:id="84" w:author="uzivatel" w:date="2026-09-22T12:21:00Z" w16du:dateUtc="2026-09-22T16:21:00Z">
            <w:r>
              <w:rPr>
                <w:szCs w:val="24"/>
              </w:rPr>
              <w:delText xml:space="preserve">2014 m. </w:delText>
            </w:r>
            <w:r>
              <w:rPr>
                <w:color w:val="FFFFFF"/>
                <w:szCs w:val="24"/>
              </w:rPr>
              <w:delText>balandžio 28 d.</w:delText>
            </w:r>
            <w:r>
              <w:rPr>
                <w:szCs w:val="24"/>
              </w:rPr>
              <w:delText xml:space="preserve"> Nr.</w:delText>
            </w:r>
          </w:del>
        </w:p>
        <w:p w14:paraId="372B70B1" w14:textId="77777777" w:rsidR="001060FA" w:rsidRDefault="004E04DB">
          <w:pPr>
            <w:jc w:val="center"/>
            <w:rPr>
              <w:del w:id="85" w:author="uzivatel" w:date="2026-09-22T12:21:00Z" w16du:dateUtc="2026-09-22T16:21:00Z"/>
              <w:szCs w:val="24"/>
            </w:rPr>
          </w:pPr>
          <w:del w:id="86" w:author="uzivatel" w:date="2026-09-22T12:21:00Z" w16du:dateUtc="2026-09-22T16:21:00Z">
            <w:r>
              <w:rPr>
                <w:szCs w:val="24"/>
              </w:rPr>
              <w:delText>Vilnius</w:delText>
            </w:r>
          </w:del>
        </w:p>
        <w:p w14:paraId="188EFEE9" w14:textId="77777777" w:rsidR="001060FA" w:rsidRDefault="001060FA">
          <w:pPr>
            <w:rPr>
              <w:del w:id="87" w:author="uzivatel" w:date="2026-09-22T12:21:00Z" w16du:dateUtc="2026-09-22T16:21:00Z"/>
            </w:rPr>
          </w:pPr>
        </w:p>
        <w:p w14:paraId="40D5E47F" w14:textId="77777777" w:rsidR="001060FA" w:rsidRDefault="001060FA">
          <w:pPr>
            <w:rPr>
              <w:del w:id="88" w:author="uzivatel" w:date="2026-09-22T12:21:00Z" w16du:dateUtc="2026-09-22T16:21:00Z"/>
              <w:szCs w:val="24"/>
            </w:rPr>
          </w:pPr>
        </w:p>
        <w:p w14:paraId="68ABAA49" w14:textId="77777777" w:rsidR="001060FA" w:rsidRDefault="004E04DB">
          <w:pPr>
            <w:ind w:firstLine="1134"/>
            <w:jc w:val="both"/>
            <w:rPr>
              <w:del w:id="89" w:author="uzivatel" w:date="2026-09-22T12:21:00Z" w16du:dateUtc="2026-09-22T16:21:00Z"/>
              <w:szCs w:val="24"/>
            </w:rPr>
          </w:pPr>
          <w:del w:id="90" w:author="uzivatel" w:date="2026-09-22T12:21:00Z" w16du:dateUtc="2026-09-22T16:21:00Z">
            <w:r>
              <w:rPr>
                <w:szCs w:val="24"/>
              </w:rP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1CB09DAB" w14:textId="77777777" w:rsidR="001060FA" w:rsidRDefault="001060FA">
          <w:pPr>
            <w:rPr>
              <w:del w:id="91" w:author="uzivatel" w:date="2026-09-22T12:21:00Z" w16du:dateUtc="2026-09-22T16:21:00Z"/>
            </w:rPr>
          </w:pPr>
        </w:p>
        <w:sdt>
          <w:sdtPr>
            <w:alias w:val="1 str."/>
            <w:tag w:val="part_b2fb6141ab8f4d44ad4da4ac286f296d"/>
            <w:id w:val="-419254047"/>
            <w:lock w:val="sdtLocked"/>
          </w:sdtPr>
          <w:sdtEndPr/>
          <w:sdtContent>
            <w:p w14:paraId="3E9D7938" w14:textId="77777777" w:rsidR="001060FA" w:rsidRDefault="004E04DB">
              <w:pPr>
                <w:ind w:firstLine="1134"/>
                <w:rPr>
                  <w:del w:id="92" w:author="uzivatel" w:date="2026-09-22T12:21:00Z" w16du:dateUtc="2026-09-22T16:21:00Z"/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id w:val="889004382"/>
                  <w:lock w:val="sdtLocked"/>
                </w:sdtPr>
                <w:sdtEndPr/>
                <w:sdtContent>
                  <w:del w:id="93" w:author="uzivatel" w:date="2026-09-22T12:21:00Z" w16du:dateUtc="2026-09-22T16:21:00Z">
                    <w:r>
                      <w:rPr>
                        <w:b/>
                        <w:szCs w:val="24"/>
                      </w:rPr>
                      <w:delText>1</w:delText>
                    </w:r>
                  </w:del>
                </w:sdtContent>
              </w:sdt>
              <w:del w:id="94" w:author="uzivatel" w:date="2026-09-22T12:21:00Z" w16du:dateUtc="2026-09-22T16:21:00Z">
                <w:r>
                  <w:rPr>
                    <w:b/>
                    <w:szCs w:val="24"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1826394394"/>
                <w:lock w:val="sdtLocked"/>
              </w:sdtPr>
              <w:sdtEndPr/>
              <w:sdtContent>
                <w:p w14:paraId="3A4039DA" w14:textId="77777777" w:rsidR="001060FA" w:rsidRDefault="004E04DB">
                  <w:pPr>
                    <w:ind w:firstLine="1134"/>
                    <w:jc w:val="both"/>
                    <w:rPr>
                      <w:del w:id="95" w:author="uzivatel" w:date="2026-09-22T12:21:00Z" w16du:dateUtc="2026-09-22T16:21:00Z"/>
                      <w:szCs w:val="24"/>
                    </w:rPr>
                  </w:pPr>
                  <w:del w:id="96" w:author="uzivatel" w:date="2026-09-22T12:21:00Z" w16du:dateUtc="2026-09-22T16:21:00Z">
                    <w:r>
                      <w:rPr>
                        <w:szCs w:val="24"/>
                      </w:rP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zCs w:val="24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rPr>
                        <w:szCs w:val="24"/>
                      </w:rP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4CF8383C" w14:textId="77777777" w:rsidR="001060FA" w:rsidRDefault="001060FA">
                  <w:pPr>
                    <w:jc w:val="both"/>
                    <w:rPr>
                      <w:del w:id="97" w:author="uzivatel" w:date="2026-09-22T12:21:00Z" w16du:dateUtc="2026-09-22T16:21:00Z"/>
                      <w:szCs w:val="24"/>
                    </w:rPr>
                  </w:pPr>
                </w:p>
                <w:p w14:paraId="6992400B" w14:textId="77777777" w:rsidR="001060FA" w:rsidRDefault="001060FA">
                  <w:pPr>
                    <w:jc w:val="both"/>
                    <w:rPr>
                      <w:del w:id="98" w:author="uzivatel" w:date="2026-09-22T12:21:00Z" w16du:dateUtc="2026-09-22T16:21:00Z"/>
                      <w:szCs w:val="24"/>
                    </w:rPr>
                  </w:pPr>
                </w:p>
                <w:p w14:paraId="2AAFD591" w14:textId="77777777" w:rsidR="001060FA" w:rsidRDefault="004E04DB"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id w:val="4560254"/>
            <w:lock w:val="sdtLocked"/>
          </w:sdtPr>
          <w:sdtEndPr>
            <w:rPr>
              <w:rFonts w:ascii="Calibri" w:eastAsiaTheme="minorHAnsi" w:hAnsi="Calibri" w:cs="Calibri"/>
              <w:color w:val="000000"/>
              <w:szCs w:val="24"/>
              <w:lang w:val="cs-CZ"/>
            </w:rPr>
          </w:sdtEndPr>
          <w:sdtContent>
            <w:p w14:paraId="36A0E0E9" w14:textId="77777777" w:rsidR="001060FA" w:rsidRDefault="004E04DB">
              <w:pPr>
                <w:jc w:val="both"/>
                <w:rPr>
                  <w:del w:id="99" w:author="uzivatel" w:date="2026-09-22T12:21:00Z" w16du:dateUtc="2026-09-22T16:21:00Z"/>
                  <w:szCs w:val="24"/>
                </w:rPr>
              </w:pPr>
              <w:del w:id="100" w:author="uzivatel" w:date="2026-09-22T12:21:00Z" w16du:dateUtc="2026-09-22T16:21:00Z">
                <w:r>
                  <w:rPr>
                    <w:szCs w:val="24"/>
                  </w:rPr>
                  <w:delText xml:space="preserve">Seimo pirmininkas </w:delText>
                </w:r>
              </w:del>
            </w:p>
            <w:p w14:paraId="54E11E30" w14:textId="77777777" w:rsidR="001060FA" w:rsidRDefault="001060FA">
              <w:pPr>
                <w:rPr>
                  <w:del w:id="101" w:author="uzivatel" w:date="2026-09-22T12:21:00Z" w16du:dateUtc="2026-09-22T16:21:00Z"/>
                </w:rPr>
              </w:pPr>
            </w:p>
            <w:p w14:paraId="5B500595" w14:textId="77777777" w:rsidR="001060FA" w:rsidRDefault="001060FA">
              <w:pPr>
                <w:ind w:firstLine="720"/>
                <w:rPr>
                  <w:del w:id="102" w:author="uzivatel" w:date="2026-09-22T12:21:00Z" w16du:dateUtc="2026-09-22T16:21:00Z"/>
                  <w:szCs w:val="24"/>
                </w:rPr>
              </w:pPr>
            </w:p>
            <w:p w14:paraId="27F2FF6B" w14:textId="77777777" w:rsidR="001060FA" w:rsidRDefault="001060FA">
              <w:pPr>
                <w:rPr>
                  <w:del w:id="103" w:author="uzivatel" w:date="2026-09-22T12:21:00Z" w16du:dateUtc="2026-09-22T16:21:00Z"/>
                </w:rPr>
              </w:pPr>
            </w:p>
            <w:p w14:paraId="303D80FE" w14:textId="77777777" w:rsidR="001060FA" w:rsidRDefault="004E04DB" w:rsidP="006D0779">
              <w:pPr>
                <w:pStyle w:val="Default"/>
                <w:ind w:left="720"/>
                <w:rPr>
                  <w:rFonts w:ascii="Roboto" w:hAnsi="Roboto"/>
                  <w:rPrChange w:id="104" w:author="uzivatel" w:date="2026-09-22T12:21:00Z" w16du:dateUtc="2026-09-22T16:21:00Z">
                    <w:rPr>
                      <w:szCs w:val="24"/>
                    </w:rPr>
                  </w:rPrChange>
                </w:rPr>
                <w:pPrChange w:id="105" w:author="uzivatel" w:date="2026-09-22T12:21:00Z" w16du:dateUtc="2026-09-22T16:21:00Z">
                  <w:pPr/>
                </w:pPrChange>
              </w:pPr>
            </w:p>
          </w:sdtContent>
        </w:sdt>
      </w:sdtContent>
    </w:sdt>
    <w:sectPr w:rsidR="001060FA" w:rsidSect="00067C1B">
      <w:pgSz w:w="11906" w:h="16838" w:code="0"/>
      <w:pgMar w:top="142" w:right="849" w:bottom="142" w:left="1417" w:header="708" w:footer="708" w:gutter="0"/>
      <w:cols w:space="708"/>
      <w:docGrid w:linePitch="360"/>
      <w:sectPrChange w:id="106" w:author="uzivatel" w:date="2026-09-22T12:21:00Z" w16du:dateUtc="2026-09-22T16:21:00Z">
        <w:sectPr w:rsidR="001060FA" w:rsidSect="00067C1B">
          <w:pgSz w:code="9"/>
          <w:pgMar w:top="1134" w:right="567" w:bottom="1134" w:left="1701" w:header="567" w:footer="567" w:gutter="0"/>
          <w:cols w:space="12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919205">
    <w:abstractNumId w:val="8"/>
  </w:num>
  <w:num w:numId="2" w16cid:durableId="305480089">
    <w:abstractNumId w:val="10"/>
  </w:num>
  <w:num w:numId="3" w16cid:durableId="559828019">
    <w:abstractNumId w:val="9"/>
  </w:num>
  <w:num w:numId="4" w16cid:durableId="1976981311">
    <w:abstractNumId w:val="2"/>
  </w:num>
  <w:num w:numId="5" w16cid:durableId="1439568593">
    <w:abstractNumId w:val="7"/>
  </w:num>
  <w:num w:numId="6" w16cid:durableId="233664217">
    <w:abstractNumId w:val="4"/>
  </w:num>
  <w:num w:numId="7" w16cid:durableId="185486073">
    <w:abstractNumId w:val="0"/>
  </w:num>
  <w:num w:numId="8" w16cid:durableId="1048265760">
    <w:abstractNumId w:val="3"/>
  </w:num>
  <w:num w:numId="9" w16cid:durableId="1083797509">
    <w:abstractNumId w:val="6"/>
  </w:num>
  <w:num w:numId="10" w16cid:durableId="1320963329">
    <w:abstractNumId w:val="11"/>
  </w:num>
  <w:num w:numId="11" w16cid:durableId="74522929">
    <w:abstractNumId w:val="5"/>
  </w:num>
  <w:num w:numId="12" w16cid:durableId="16213779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021D99"/>
    <w:rsid w:val="0002301B"/>
    <w:rsid w:val="00067C1B"/>
    <w:rsid w:val="00070B7A"/>
    <w:rsid w:val="000C1D5B"/>
    <w:rsid w:val="000E3B54"/>
    <w:rsid w:val="001060FA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5712C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33951"/>
    <w:rsid w:val="00AB7A30"/>
    <w:rsid w:val="00AF69EB"/>
    <w:rsid w:val="00B06B01"/>
    <w:rsid w:val="00BD1EDF"/>
    <w:rsid w:val="00C6793E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21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b/>
      <w:sz w:val="32"/>
      <w:lang w:val="cs-CZ" w:eastAsia="cs-CZ"/>
      <w:rPrChange w:id="0" w:author="uzivatel" w:date="2026-09-22T12:21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5712C"/>
    <w:rPr>
      <w:b/>
      <w:sz w:val="32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1" w:author="uzivatel" w:date="2026-09-22T12:21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Cs w:val="24"/>
      <w:lang w:val="cs-CZ"/>
      <w:rPrChange w:id="1" w:author="uzivatel" w:date="2026-09-22T12:21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21:00Z">
        <w:rPr>
          <w:color w:val="03375F"/>
          <w:u w:val="single"/>
          <w:shd w:val="clear" w:color="auto" w:fill="auto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3" w:author="uzivatel" w:date="2026-09-22T12:2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3" w:author="uzivatel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55712C"/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2026-09-22T16:21:00Z</dcterms:modified>
</cp:coreProperties>
</file>