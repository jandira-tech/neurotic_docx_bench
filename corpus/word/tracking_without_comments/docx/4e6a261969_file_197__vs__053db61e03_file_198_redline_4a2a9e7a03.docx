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6539B" w14:textId="77777777" w:rsidR="00F81129" w:rsidRDefault="00F81129">
      <w:pPr>
        <w:rPr>
          <w:rFonts w:ascii="&quot;Calibri&quot;, Arial, sans-serif" w:hAnsi="&quot;Calibri&quot;, Arial, sans-serif"/>
          <w:rPrChange w:id="1" w:author="Arthur Souza Rodrigues" w:date="2026-07-10T21:52:00Z" w16du:dateUtc="2026-07-11T01:52:00Z">
            <w:rPr>
              <w:rFonts w:ascii="Ubuntu" w:hAnsi="Ubuntu"/>
              <w:sz w:val="28"/>
              <w:szCs w:val="28"/>
            </w:rPr>
          </w:rPrChange>
        </w:rPr>
        <w:pPrChange w:id="2" w:author="Arthur Souza Rodrigues" w:date="2026-07-10T21:52:00Z" w16du:dateUtc="2026-07-11T01:52:00Z">
          <w:pPr>
            <w:pStyle w:val="Heading1"/>
            <w:jc w:val="center"/>
          </w:pPr>
        </w:pPrChange>
      </w:pPr>
      <w:bookmarkStart w:id="3" w:name="_Toc359077862"/>
      <w:r>
        <w:rPr>
          <w:rFonts w:ascii="&quot;Calibri&quot;, Arial, sans-serif" w:hAnsi="&quot;Calibri&quot;, Arial, sans-serif"/>
          <w:rPrChange w:id="4" w:author="Arthur Souza Rodrigues" w:date="2026-07-10T21:52:00Z" w16du:dateUtc="2026-07-11T01:52:00Z">
            <w:rPr>
              <w:rFonts w:ascii="Ubuntu" w:hAnsi="Ubuntu"/>
              <w:sz w:val="28"/>
              <w:szCs w:val="28"/>
            </w:rPr>
          </w:rPrChange>
        </w:rPr>
        <w:t>file_</w:t>
      </w:r>
      <w:ins w:id="5" w:author="Arthur Souza Rodrigues" w:date="2026-07-10T21:52:00Z" w16du:dateUtc="2026-07-11T01:52:00Z">
        <w:r w:rsidR="007A54F8">
          <w:rPr>
            <w:rFonts w:ascii="&quot;Calibri&quot;, Arial, sans-serif" w:hAnsi="&quot;Calibri&quot;, Arial, sans-serif" w:cs="&quot;Calibri&quot;, Arial, sans-serif"/>
          </w:rPr>
          <w:t>198</w:t>
        </w:r>
      </w:ins>
      <w:del w:id="6" w:author="Arthur Souza Rodrigues" w:date="2026-07-10T21:52:00Z" w16du:dateUtc="2026-07-11T01:52:00Z">
        <w:r>
          <w:rPr>
            <w:rFonts w:ascii="Ubuntu" w:hAnsi="Ubuntu"/>
            <w:sz w:val="28"/>
            <w:szCs w:val="28"/>
          </w:rPr>
          <w:delText>197</w:delText>
        </w:r>
      </w:del>
      <w:r>
        <w:rPr>
          <w:rFonts w:ascii="&quot;Calibri&quot;, Arial, sans-serif" w:hAnsi="&quot;Calibri&quot;, Arial, sans-serif"/>
          <w:rPrChange w:id="7" w:author="Arthur Souza Rodrigues" w:date="2026-07-10T21:52:00Z" w16du:dateUtc="2026-07-11T01:52:00Z">
            <w:rPr>
              <w:rFonts w:ascii="Ubuntu" w:hAnsi="Ubuntu"/>
              <w:sz w:val="28"/>
              <w:szCs w:val="28"/>
            </w:rPr>
          </w:rPrChange>
        </w:rPr>
        <w:t>.docx</w:t>
      </w:r>
    </w:p>
    <w:p w14:paraId="65A69F4A" w14:textId="7F757FA5" w:rsidR="00BD6C32" w:rsidRDefault="002465AE">
      <w:pPr>
        <w:rPr>
          <w:ins w:id="8" w:author="Arthur Souza Rodrigues" w:date="2026-07-10T21:52:00Z" w16du:dateUtc="2026-07-11T01:52:00Z"/>
        </w:rPr>
      </w:pPr>
      <w:ins w:id="9" w:author="Arthur Souza Rodrigues" w:date="2026-07-10T21:52:00Z" w16du:dateUtc="2026-07-11T01:52:00Z">
        <w:r>
          <w:rPr>
            <w:rFonts w:ascii="&quot;Calibri&quot;, Arial, sans-serif" w:hAnsi="&quot;Calibri&quot;, Arial, sans-serif" w:cs="&quot;Calibri&quot;, Arial, sans-serif"/>
          </w:rPr>
          <w:t>Calibri Font Demo</w:t>
        </w:r>
      </w:ins>
    </w:p>
    <w:p w14:paraId="4439CDDF" w14:textId="77777777" w:rsidR="00BD6C32" w:rsidRDefault="002465AE">
      <w:pPr>
        <w:rPr>
          <w:ins w:id="10" w:author="Arthur Souza Rodrigues" w:date="2026-07-10T21:52:00Z" w16du:dateUtc="2026-07-11T01:52:00Z"/>
        </w:rPr>
      </w:pPr>
      <w:ins w:id="11" w:author="Arthur Souza Rodrigues" w:date="2026-07-10T21:52:00Z" w16du:dateUtc="2026-07-11T01:52:00Z">
        <w:r>
          <w:rPr>
            <w:rFonts w:ascii="&quot;Calibri&quot;, Arial, sans-serif" w:hAnsi="&quot;Calibri&quot;, Arial, sans-serif" w:cs="&quot;Calibri&quot;, Arial, sans-serif"/>
          </w:rPr>
          <w:t>This document demonstrates the Calibri font family.</w:t>
        </w:r>
      </w:ins>
    </w:p>
    <w:p w14:paraId="233D5C26" w14:textId="4A7A61CA" w:rsidR="009310D4" w:rsidRPr="009310D4" w:rsidRDefault="002465AE" w:rsidP="009310D4">
      <w:pPr>
        <w:pStyle w:val="Heading1"/>
        <w:jc w:val="center"/>
        <w:rPr>
          <w:del w:id="12" w:author="Arthur Souza Rodrigues" w:date="2026-07-10T21:52:00Z" w16du:dateUtc="2026-07-11T01:52:00Z"/>
          <w:rFonts w:ascii="Ubuntu" w:hAnsi="Ubuntu"/>
        </w:rPr>
      </w:pPr>
      <w:ins w:id="13" w:author="Arthur Souza Rodrigues" w:date="2026-07-10T21:52:00Z" w16du:dateUtc="2026-07-11T01:52:00Z">
        <w:r>
          <w:rPr>
            <w:rFonts w:ascii="&quot;Calibri&quot;, Arial, sans-serif" w:hAnsi="&quot;Calibri&quot;, Arial, sans-serif" w:cs="&quot;Calibri&quot;, Arial, sans-serif"/>
          </w:rPr>
          <w:t>Calibri is a modern sans-serif typeface used widely in documents.</w:t>
        </w:r>
      </w:ins>
      <w:del w:id="14" w:author="Arthur Souza Rodrigues" w:date="2026-07-10T21:52:00Z" w16du:dateUtc="2026-07-11T01:52:00Z">
        <w:r w:rsidR="009310D4" w:rsidRPr="009310D4">
          <w:rPr>
            <w:rFonts w:ascii="Ubuntu" w:hAnsi="Ubuntu"/>
            <w:sz w:val="28"/>
            <w:szCs w:val="28"/>
          </w:rPr>
          <w:delText>Images</w:delText>
        </w:r>
        <w:bookmarkEnd w:id="3"/>
      </w:del>
    </w:p>
    <w:p w14:paraId="0404D5DB" w14:textId="77777777" w:rsidR="009310D4" w:rsidRPr="009310D4" w:rsidRDefault="009310D4" w:rsidP="009310D4">
      <w:pPr>
        <w:ind w:firstLine="426"/>
        <w:rPr>
          <w:del w:id="15" w:author="Arthur Souza Rodrigues" w:date="2026-07-10T21:52:00Z" w16du:dateUtc="2026-07-11T01:52:00Z"/>
        </w:rPr>
      </w:pPr>
      <w:del w:id="16" w:author="Arthur Souza Rodrigues" w:date="2026-07-10T21:52:00Z" w16du:dateUtc="2026-07-11T01:52: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5"/>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17" w:author="Arthur Souza Rodrigues" w:date="2026-07-10T21:52:00Z" w16du:dateUtc="2026-07-11T01:52:00Z"/>
        </w:rPr>
      </w:pPr>
      <w:del w:id="18" w:author="Arthur Souza Rodrigues" w:date="2026-07-10T21:52:00Z" w16du:dateUtc="2026-07-11T01:52: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19" w:author="Arthur Souza Rodrigues" w:date="2026-07-10T21:52:00Z" w16du:dateUtc="2026-07-11T01:52:00Z"/>
        </w:rPr>
      </w:pPr>
      <w:del w:id="20" w:author="Arthur Souza Rodrigues" w:date="2026-07-10T21:52:00Z" w16du:dateUtc="2026-07-11T01:52: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6"/>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21" w:author="Arthur Souza Rodrigues" w:date="2026-07-10T21:52:00Z" w16du:dateUtc="2026-07-11T01:52:00Z"/>
        </w:rPr>
      </w:pPr>
      <w:del w:id="22" w:author="Arthur Souza Rodrigues" w:date="2026-07-10T21:52:00Z" w16du:dateUtc="2026-07-11T01:52: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pgSz w:w="12240" w:h="15840"/>
      <w:pgMar w:top="1440" w:right="1440" w:bottom="1440" w:left="1440" w:header="720" w:footer="720" w:gutter="0"/>
      <w:cols w:space="720"/>
      <w:docGrid w:linePitch="0"/>
      <w:sectPrChange w:id="23" w:author="Arthur Souza Rodrigues" w:date="2026-07-10T21:52:00Z" w16du:dateUtc="2026-07-11T01:52:00Z">
        <w:sectPr w:rsidR="00D24516" w:rsidRPr="009310D4">
          <w:pgSz w:w="11906" w:h="16838"/>
          <w:pgMar w:top="1440" w:right="1440" w:bottom="1440" w:left="1440" w:header="708" w:footer="708" w:gutter="0"/>
          <w:cols w:space="708"/>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quot;Calibri&quot;, Arial, sans-serif">
    <w:altName w:val="Cambria"/>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3A1882"/>
    <w:rsid w:val="00635D55"/>
    <w:rsid w:val="007A54F8"/>
    <w:rsid w:val="007B0053"/>
    <w:rsid w:val="009310D4"/>
    <w:rsid w:val="009F58C9"/>
    <w:rsid w:val="00B41974"/>
    <w:rsid w:val="00BD6C32"/>
    <w:rsid w:val="00CE191C"/>
    <w:rsid w:val="00D24516"/>
    <w:rsid w:val="00D53FE7"/>
    <w:rsid w:val="00EC776E"/>
    <w:rsid w:val="00F8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Arthur Souza Rodrigues" w:date="2026-07-10T21:52:00Z">
        <w:pPr>
          <w:spacing w:line="276" w:lineRule="auto"/>
          <w:ind w:firstLine="432"/>
        </w:pPr>
      </w:pPrChange>
    </w:pPr>
    <w:rPr>
      <w:rFonts w:ascii="Calibri" w:eastAsia="Times New Roman" w:hAnsi="Calibri" w:cs="Times New Roman"/>
      <w:kern w:val="0"/>
      <w:sz w:val="22"/>
      <w:szCs w:val="20"/>
      <w14:ligatures w14:val="none"/>
      <w:rPrChange w:id="0" w:author="Arthur Souza Rodrigues" w:date="2026-07-10T21:52: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D4"/>
    <w:rPr>
      <w:rFonts w:eastAsiaTheme="majorEastAsia" w:cstheme="majorBidi"/>
      <w:color w:val="272727" w:themeColor="text1" w:themeTint="D8"/>
    </w:rPr>
  </w:style>
  <w:style w:type="paragraph" w:styleId="Title">
    <w:name w:val="Title"/>
    <w:basedOn w:val="Normal"/>
    <w:next w:val="Normal"/>
    <w:link w:val="TitleChar"/>
    <w:uiPriority w:val="10"/>
    <w:qFormat/>
    <w:rsid w:val="00931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D4"/>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310D4"/>
    <w:rPr>
      <w:i/>
      <w:iCs/>
      <w:color w:val="404040" w:themeColor="text1" w:themeTint="BF"/>
    </w:rPr>
  </w:style>
  <w:style w:type="paragraph" w:styleId="ListParagraph">
    <w:name w:val="List Paragraph"/>
    <w:basedOn w:val="Normal"/>
    <w:uiPriority w:val="34"/>
    <w:qFormat/>
    <w:rsid w:val="009310D4"/>
    <w:pPr>
      <w:spacing w:line="240"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9310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310D4"/>
    <w:rPr>
      <w:i/>
      <w:iCs/>
      <w:color w:val="0F4761" w:themeColor="accent1" w:themeShade="BF"/>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2026-07-11T01:52:00Z</dcterms:modified>
</cp:coreProperties>
</file>