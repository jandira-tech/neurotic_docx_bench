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FEC6DA" w14:textId="77777777" w:rsidR="001E08FA" w:rsidRDefault="001E08FA" w:rsidP="001E08FA">
      <w:pPr>
        <w:rPr>
          <w:ins w:id="14" w:author="1" w:date="2026-09-22T12:33:00Z" w16du:dateUtc="2026-09-22T16:33:00Z"/>
          <w:szCs w:val="24"/>
        </w:rPr>
      </w:pPr>
    </w:p>
    <w:p w14:paraId="1E1F7CC7" w14:textId="77777777" w:rsidR="001E08FA" w:rsidRDefault="00C40747" w:rsidP="001E08FA">
      <w:pPr>
        <w:rPr>
          <w:ins w:id="15" w:author="1" w:date="2026-09-22T12:33:00Z" w16du:dateUtc="2026-09-22T16:33:00Z"/>
          <w:b/>
          <w:szCs w:val="24"/>
        </w:rPr>
      </w:pPr>
      <w:ins w:id="16" w:author="1" w:date="2026-09-22T12:33:00Z" w16du:dateUtc="2026-09-22T16:33:00Z">
        <w:r>
          <w:rPr>
            <w:b/>
            <w:noProof/>
            <w:szCs w:val="24"/>
          </w:rPr>
          <w:drawing>
            <wp:anchor distT="0" distB="0" distL="114300" distR="114300" simplePos="0" relativeHeight="251659264" behindDoc="0" locked="0" layoutInCell="1" allowOverlap="1">
              <wp:simplePos x="0" y="0"/>
              <wp:positionH relativeFrom="column">
                <wp:posOffset>2561590</wp:posOffset>
              </wp:positionH>
              <wp:positionV relativeFrom="paragraph">
                <wp:posOffset>-77470</wp:posOffset>
              </wp:positionV>
              <wp:extent cx="889635" cy="714375"/>
              <wp:effectExtent l="19050" t="0" r="5715" b="0"/>
              <wp:wrapSquare wrapText="bothSides"/>
              <wp:docPr id="3" name="Рисунок 0" descr="стрельн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стрельна.jpg"/>
                      <pic:cNvPicPr>
                        <a:picLocks noChangeAspect="1" noChangeArrowheads="1"/>
                      </pic:cNvPicPr>
                    </pic:nvPicPr>
                    <pic:blipFill>
                      <a:blip r:embed="rId8" cstate="print">
                        <a:lum bright="-20000" contrast="40000"/>
                      </a:blip>
                      <a:srcRect l="22966" t="29781" r="23471" b="29781"/>
                      <a:stretch>
                        <a:fillRect/>
                      </a:stretch>
                    </pic:blipFill>
                    <pic:spPr bwMode="auto">
                      <a:xfrm>
                        <a:off x="0" y="0"/>
                        <a:ext cx="889635" cy="714375"/>
                      </a:xfrm>
                      <a:prstGeom prst="rect">
                        <a:avLst/>
                      </a:prstGeom>
                      <a:noFill/>
                      <a:ln w="9525">
                        <a:noFill/>
                        <a:miter lim="800000"/>
                        <a:headEnd/>
                        <a:tailEnd/>
                      </a:ln>
                    </pic:spPr>
                  </pic:pic>
                </a:graphicData>
              </a:graphic>
            </wp:anchor>
          </w:drawing>
        </w:r>
      </w:ins>
    </w:p>
    <w:p w14:paraId="3902A121" w14:textId="77777777" w:rsidR="001E08FA" w:rsidRDefault="001E08FA" w:rsidP="001E08FA">
      <w:pPr>
        <w:jc w:val="center"/>
        <w:rPr>
          <w:ins w:id="17" w:author="1" w:date="2026-09-22T12:33:00Z" w16du:dateUtc="2026-09-22T16:33:00Z"/>
          <w:b/>
          <w:szCs w:val="24"/>
        </w:rPr>
      </w:pPr>
    </w:p>
    <w:p w14:paraId="34EC49BA" w14:textId="77777777" w:rsidR="001E08FA" w:rsidRDefault="001E08FA" w:rsidP="001E08FA">
      <w:pPr>
        <w:jc w:val="center"/>
        <w:rPr>
          <w:ins w:id="18" w:author="1" w:date="2026-09-22T12:33:00Z" w16du:dateUtc="2026-09-22T16:33:00Z"/>
          <w:b/>
          <w:szCs w:val="24"/>
        </w:rPr>
      </w:pPr>
    </w:p>
    <w:p w14:paraId="67D53D22" w14:textId="77777777" w:rsidR="001E08FA" w:rsidRPr="001E08FA" w:rsidRDefault="001E08FA" w:rsidP="001E08FA">
      <w:pPr>
        <w:rPr>
          <w:ins w:id="19" w:author="1" w:date="2026-09-22T12:33:00Z" w16du:dateUtc="2026-09-22T16:33:00Z"/>
          <w:rFonts w:ascii="Times New Roman" w:hAnsi="Times New Roman" w:cs="Times New Roman"/>
          <w:b/>
          <w:sz w:val="24"/>
          <w:szCs w:val="24"/>
        </w:rPr>
      </w:pPr>
    </w:p>
    <w:p w14:paraId="7A973603" w14:textId="77777777" w:rsidR="001E08FA" w:rsidRDefault="001E08FA" w:rsidP="001E08FA">
      <w:pPr>
        <w:jc w:val="center"/>
        <w:rPr>
          <w:ins w:id="20" w:author="1" w:date="2026-09-22T12:33:00Z" w16du:dateUtc="2026-09-22T16:33:00Z"/>
          <w:rFonts w:ascii="Times New Roman" w:hAnsi="Times New Roman" w:cs="Times New Roman"/>
          <w:b/>
          <w:sz w:val="24"/>
          <w:szCs w:val="24"/>
        </w:rPr>
      </w:pPr>
    </w:p>
    <w:p w14:paraId="16000A2D" w14:textId="77777777" w:rsidR="00F37F73" w:rsidRDefault="001E08FA" w:rsidP="001E08FA">
      <w:pPr>
        <w:jc w:val="center"/>
        <w:rPr>
          <w:ins w:id="21" w:author="1" w:date="2026-09-22T12:33:00Z" w16du:dateUtc="2026-09-22T16:33:00Z"/>
          <w:rFonts w:ascii="Times New Roman" w:hAnsi="Times New Roman" w:cs="Times New Roman"/>
          <w:b/>
          <w:sz w:val="24"/>
          <w:szCs w:val="24"/>
        </w:rPr>
      </w:pPr>
      <w:ins w:id="22" w:author="1" w:date="2026-09-22T12:33:00Z" w16du:dateUtc="2026-09-22T16:33:00Z">
        <w:r w:rsidRPr="001E08FA">
          <w:rPr>
            <w:rFonts w:ascii="Times New Roman" w:hAnsi="Times New Roman" w:cs="Times New Roman"/>
            <w:b/>
            <w:sz w:val="24"/>
            <w:szCs w:val="24"/>
          </w:rPr>
          <w:t xml:space="preserve">МУНИЦИПАЛЬНЫЙ СОВЕТ </w:t>
        </w:r>
      </w:ins>
    </w:p>
    <w:p w14:paraId="1A932835" w14:textId="77777777" w:rsidR="001E08FA" w:rsidRPr="001E08FA" w:rsidRDefault="001E08FA" w:rsidP="001E08FA">
      <w:pPr>
        <w:jc w:val="center"/>
        <w:rPr>
          <w:ins w:id="23" w:author="1" w:date="2026-09-22T12:33:00Z" w16du:dateUtc="2026-09-22T16:33:00Z"/>
          <w:rFonts w:ascii="Times New Roman" w:hAnsi="Times New Roman" w:cs="Times New Roman"/>
          <w:b/>
          <w:sz w:val="24"/>
          <w:szCs w:val="24"/>
        </w:rPr>
      </w:pPr>
      <w:ins w:id="24" w:author="1" w:date="2026-09-22T12:33:00Z" w16du:dateUtc="2026-09-22T16:33:00Z">
        <w:r w:rsidRPr="001E08FA">
          <w:rPr>
            <w:rFonts w:ascii="Times New Roman" w:hAnsi="Times New Roman" w:cs="Times New Roman"/>
            <w:b/>
            <w:sz w:val="24"/>
            <w:szCs w:val="24"/>
          </w:rPr>
          <w:t>МУНИЦИПАЛЬНОГО ОБРАЗОВАНИЯ ПОСЕЛОК СТРЕЛЬНА</w:t>
        </w:r>
      </w:ins>
    </w:p>
    <w:p w14:paraId="1A7A3426" w14:textId="77777777" w:rsidR="001E08FA" w:rsidRPr="001E08FA" w:rsidRDefault="001E08FA" w:rsidP="001E08FA">
      <w:pPr>
        <w:pBdr>
          <w:bottom w:val="single" w:sz="12" w:space="1" w:color="auto"/>
        </w:pBdr>
        <w:jc w:val="center"/>
        <w:rPr>
          <w:ins w:id="25" w:author="1" w:date="2026-09-22T12:33:00Z" w16du:dateUtc="2026-09-22T16:33:00Z"/>
          <w:rFonts w:ascii="Times New Roman" w:hAnsi="Times New Roman" w:cs="Times New Roman"/>
          <w:b/>
          <w:sz w:val="24"/>
          <w:szCs w:val="24"/>
        </w:rPr>
      </w:pPr>
      <w:ins w:id="26" w:author="1" w:date="2026-09-22T12:33:00Z" w16du:dateUtc="2026-09-22T16:33:00Z">
        <w:r w:rsidRPr="001E08FA">
          <w:rPr>
            <w:rFonts w:ascii="Times New Roman" w:hAnsi="Times New Roman" w:cs="Times New Roman"/>
            <w:b/>
            <w:sz w:val="24"/>
            <w:szCs w:val="24"/>
            <w:lang w:val="en-US"/>
          </w:rPr>
          <w:t>V</w:t>
        </w:r>
        <w:r w:rsidRPr="001E08FA">
          <w:rPr>
            <w:rFonts w:ascii="Times New Roman" w:hAnsi="Times New Roman" w:cs="Times New Roman"/>
            <w:b/>
            <w:sz w:val="24"/>
            <w:szCs w:val="24"/>
          </w:rPr>
          <w:t xml:space="preserve"> СОЗЫВА</w:t>
        </w:r>
      </w:ins>
    </w:p>
    <w:p w14:paraId="5D2F66CD" w14:textId="77777777" w:rsidR="001E08FA" w:rsidRPr="001E08FA" w:rsidRDefault="001E08FA" w:rsidP="001E08FA">
      <w:pPr>
        <w:pStyle w:val="Heading1"/>
        <w:tabs>
          <w:tab w:val="num" w:pos="0"/>
        </w:tabs>
        <w:suppressAutoHyphens/>
        <w:ind w:left="432" w:hanging="432"/>
        <w:jc w:val="center"/>
        <w:rPr>
          <w:ins w:id="27" w:author="1" w:date="2026-09-22T12:33:00Z" w16du:dateUtc="2026-09-22T16:33:00Z"/>
          <w:b/>
          <w:sz w:val="24"/>
          <w:szCs w:val="24"/>
        </w:rPr>
      </w:pPr>
    </w:p>
    <w:p w14:paraId="7E87ADDF" w14:textId="77777777" w:rsidR="001E08FA" w:rsidRPr="001E08FA" w:rsidRDefault="001E08FA" w:rsidP="001E08FA">
      <w:pPr>
        <w:pStyle w:val="Heading1"/>
        <w:tabs>
          <w:tab w:val="num" w:pos="0"/>
        </w:tabs>
        <w:suppressAutoHyphens/>
        <w:ind w:left="432" w:hanging="432"/>
        <w:jc w:val="center"/>
        <w:rPr>
          <w:ins w:id="28" w:author="1" w:date="2026-09-22T12:33:00Z" w16du:dateUtc="2026-09-22T16:33:00Z"/>
          <w:b/>
          <w:sz w:val="24"/>
          <w:szCs w:val="24"/>
        </w:rPr>
      </w:pPr>
      <w:ins w:id="29" w:author="1" w:date="2026-09-22T12:33:00Z" w16du:dateUtc="2026-09-22T16:33:00Z">
        <w:r w:rsidRPr="001E08FA">
          <w:rPr>
            <w:b/>
            <w:sz w:val="24"/>
            <w:szCs w:val="24"/>
          </w:rPr>
          <w:t>РЕШЕНИЕ (проект)</w:t>
        </w:r>
      </w:ins>
    </w:p>
    <w:p w14:paraId="36263754" w14:textId="77777777" w:rsidR="001E08FA" w:rsidRPr="001E08FA" w:rsidRDefault="001E08FA" w:rsidP="001E08FA">
      <w:pPr>
        <w:rPr>
          <w:ins w:id="30" w:author="1" w:date="2026-09-22T12:33:00Z" w16du:dateUtc="2026-09-22T16:33:00Z"/>
          <w:rFonts w:ascii="Times New Roman" w:hAnsi="Times New Roman" w:cs="Times New Roman"/>
          <w:sz w:val="24"/>
          <w:szCs w:val="24"/>
        </w:rPr>
      </w:pPr>
    </w:p>
    <w:p w14:paraId="732559F8" w14:textId="77777777" w:rsidR="001E08FA" w:rsidRPr="001E08FA" w:rsidRDefault="001E08FA" w:rsidP="001E08FA">
      <w:pPr>
        <w:rPr>
          <w:ins w:id="31" w:author="1" w:date="2026-09-22T12:33:00Z" w16du:dateUtc="2026-09-22T16:33:00Z"/>
          <w:rFonts w:ascii="Times New Roman" w:hAnsi="Times New Roman" w:cs="Times New Roman"/>
          <w:sz w:val="24"/>
          <w:szCs w:val="24"/>
        </w:rPr>
      </w:pPr>
      <w:ins w:id="32" w:author="1" w:date="2026-09-22T12:33:00Z" w16du:dateUtc="2026-09-22T16:33:00Z">
        <w:r w:rsidRPr="001E08FA">
          <w:rPr>
            <w:rFonts w:ascii="Times New Roman" w:hAnsi="Times New Roman" w:cs="Times New Roman"/>
            <w:sz w:val="24"/>
            <w:szCs w:val="24"/>
          </w:rPr>
          <w:t xml:space="preserve">  от __________ 2017 года                                                                                                      №__</w:t>
        </w:r>
      </w:ins>
    </w:p>
    <w:p w14:paraId="7AF971BB" w14:textId="77777777" w:rsidR="001E08FA" w:rsidRPr="001E08FA" w:rsidRDefault="001E08FA" w:rsidP="001E08FA">
      <w:pPr>
        <w:rPr>
          <w:ins w:id="33" w:author="1" w:date="2026-09-22T12:33:00Z" w16du:dateUtc="2026-09-22T16:33:00Z"/>
          <w:rFonts w:ascii="Times New Roman" w:hAnsi="Times New Roman" w:cs="Times New Roman"/>
          <w:b/>
          <w:bCs/>
          <w:sz w:val="24"/>
          <w:szCs w:val="24"/>
        </w:rPr>
      </w:pPr>
    </w:p>
    <w:p w14:paraId="4E8D0FB0" w14:textId="77777777" w:rsidR="001E08FA" w:rsidRPr="001E08FA" w:rsidRDefault="001E08FA" w:rsidP="001E08FA">
      <w:pPr>
        <w:rPr>
          <w:ins w:id="34" w:author="1" w:date="2026-09-22T12:33:00Z" w16du:dateUtc="2026-09-22T16:33:00Z"/>
          <w:rFonts w:ascii="Times New Roman" w:hAnsi="Times New Roman" w:cs="Times New Roman"/>
          <w:sz w:val="24"/>
          <w:szCs w:val="24"/>
        </w:rPr>
      </w:pPr>
    </w:p>
    <w:p w14:paraId="149FBD6A" w14:textId="77777777" w:rsidR="00F37F73" w:rsidRDefault="00F37F73" w:rsidP="001E08FA">
      <w:pPr>
        <w:pStyle w:val="NormalWeb"/>
        <w:spacing w:before="0" w:beforeAutospacing="0" w:after="0" w:afterAutospacing="0"/>
        <w:jc w:val="center"/>
        <w:rPr>
          <w:ins w:id="35" w:author="1" w:date="2026-09-22T12:33:00Z" w16du:dateUtc="2026-09-22T16:33:00Z"/>
          <w:b/>
          <w:spacing w:val="-2"/>
        </w:rPr>
      </w:pPr>
    </w:p>
    <w:p w14:paraId="4F324341" w14:textId="77777777" w:rsidR="001E08FA" w:rsidRPr="001E08FA" w:rsidRDefault="00F37F73" w:rsidP="00F37F73">
      <w:pPr>
        <w:pStyle w:val="NormalWeb"/>
        <w:spacing w:before="0" w:beforeAutospacing="0" w:after="0" w:afterAutospacing="0"/>
        <w:jc w:val="center"/>
        <w:rPr>
          <w:ins w:id="36" w:author="1" w:date="2026-09-22T12:33:00Z" w16du:dateUtc="2026-09-22T16:33:00Z"/>
          <w:b/>
          <w:spacing w:val="-2"/>
        </w:rPr>
      </w:pPr>
      <w:ins w:id="37" w:author="1" w:date="2026-09-22T12:33:00Z" w16du:dateUtc="2026-09-22T16:33:00Z">
        <w:r>
          <w:rPr>
            <w:b/>
            <w:spacing w:val="-2"/>
          </w:rPr>
          <w:t xml:space="preserve">О внесении изменений в </w:t>
        </w:r>
        <w:r>
          <w:rPr>
            <w:b/>
          </w:rPr>
          <w:t>Положение</w:t>
        </w:r>
        <w:r w:rsidR="001E08FA">
          <w:rPr>
            <w:b/>
          </w:rPr>
          <w:t xml:space="preserve"> «Об осуществлении благоустройства территории Внутригородского муниципального образования Санкт-Петербурга поселок Стрельна»</w:t>
        </w:r>
        <w:r>
          <w:rPr>
            <w:b/>
          </w:rPr>
          <w:t>, утвержденное решением Муниципального Совета Муниципального образования поселок Стрельна от 05.09.2017 №56</w:t>
        </w:r>
      </w:ins>
    </w:p>
    <w:p w14:paraId="564AF3D9" w14:textId="77777777" w:rsidR="001E08FA" w:rsidRPr="001E08FA" w:rsidRDefault="001E08FA" w:rsidP="001E08FA">
      <w:pPr>
        <w:pStyle w:val="NormalWeb"/>
        <w:spacing w:before="0" w:beforeAutospacing="0" w:after="0" w:afterAutospacing="0"/>
        <w:jc w:val="center"/>
        <w:rPr>
          <w:ins w:id="38" w:author="1" w:date="2026-09-22T12:33:00Z" w16du:dateUtc="2026-09-22T16:33:00Z"/>
          <w:b/>
          <w:spacing w:val="-2"/>
        </w:rPr>
      </w:pPr>
    </w:p>
    <w:p w14:paraId="1479A081" w14:textId="77777777" w:rsidR="001E08FA" w:rsidRDefault="001E08FA" w:rsidP="001E08FA">
      <w:pPr>
        <w:pStyle w:val="21"/>
        <w:jc w:val="center"/>
        <w:rPr>
          <w:ins w:id="39" w:author="1" w:date="2026-09-22T12:33:00Z" w16du:dateUtc="2026-09-22T16:33:00Z"/>
          <w:sz w:val="24"/>
          <w:szCs w:val="24"/>
        </w:rPr>
      </w:pPr>
    </w:p>
    <w:p w14:paraId="190F3215" w14:textId="77777777" w:rsidR="001E08FA" w:rsidRDefault="001E08FA" w:rsidP="009C61C2">
      <w:pPr>
        <w:pStyle w:val="21"/>
        <w:jc w:val="both"/>
        <w:rPr>
          <w:ins w:id="40" w:author="1" w:date="2026-09-22T12:33:00Z" w16du:dateUtc="2026-09-22T16:33:00Z"/>
          <w:sz w:val="24"/>
          <w:szCs w:val="24"/>
        </w:rPr>
      </w:pPr>
      <w:ins w:id="41" w:author="1" w:date="2026-09-22T12:33:00Z" w16du:dateUtc="2026-09-22T16:33:00Z">
        <w:r>
          <w:rPr>
            <w:sz w:val="24"/>
            <w:szCs w:val="24"/>
          </w:rPr>
          <w:tab/>
          <w:t xml:space="preserve">В соответствии с </w:t>
        </w:r>
        <w:r w:rsidR="009C61C2" w:rsidRPr="009C61C2">
          <w:rPr>
            <w:rFonts w:eastAsia="Calibri"/>
            <w:sz w:val="24"/>
            <w:szCs w:val="24"/>
          </w:rPr>
          <w:t>Законом Санкт-Петербурга от 23.09.2009 № 420-79</w:t>
        </w:r>
        <w:r w:rsidR="009C61C2" w:rsidRPr="009C61C2">
          <w:rPr>
            <w:sz w:val="24"/>
            <w:szCs w:val="24"/>
          </w:rPr>
          <w:t xml:space="preserve"> «</w:t>
        </w:r>
        <w:r w:rsidR="009C61C2" w:rsidRPr="009C61C2">
          <w:rPr>
            <w:rFonts w:eastAsia="Calibri"/>
            <w:sz w:val="24"/>
            <w:szCs w:val="24"/>
          </w:rPr>
          <w:t>Об организации местного самоуправления в Санкт-Петербурге»</w:t>
        </w:r>
        <w:r w:rsidR="009C61C2">
          <w:rPr>
            <w:rFonts w:eastAsia="Calibri"/>
            <w:sz w:val="24"/>
            <w:szCs w:val="24"/>
          </w:rPr>
          <w:t xml:space="preserve">, Уставом Внутригородского муниципального образования Санкт-Петербурга поселок Стрельна </w:t>
        </w:r>
      </w:ins>
    </w:p>
    <w:p w14:paraId="77011276" w14:textId="77777777" w:rsidR="001E08FA" w:rsidRDefault="001E08FA" w:rsidP="001E08FA">
      <w:pPr>
        <w:pStyle w:val="21"/>
        <w:jc w:val="center"/>
        <w:rPr>
          <w:ins w:id="42" w:author="1" w:date="2026-09-22T12:33:00Z" w16du:dateUtc="2026-09-22T16:33:00Z"/>
          <w:sz w:val="24"/>
          <w:szCs w:val="24"/>
        </w:rPr>
      </w:pPr>
    </w:p>
    <w:p w14:paraId="7F2E39F7" w14:textId="77777777" w:rsidR="001E08FA" w:rsidRPr="001E08FA" w:rsidRDefault="001E08FA" w:rsidP="001E08FA">
      <w:pPr>
        <w:pStyle w:val="21"/>
        <w:jc w:val="center"/>
        <w:rPr>
          <w:ins w:id="43" w:author="1" w:date="2026-09-22T12:33:00Z" w16du:dateUtc="2026-09-22T16:33:00Z"/>
          <w:b/>
          <w:sz w:val="24"/>
          <w:szCs w:val="24"/>
        </w:rPr>
      </w:pPr>
      <w:ins w:id="44" w:author="1" w:date="2026-09-22T12:33:00Z" w16du:dateUtc="2026-09-22T16:33:00Z">
        <w:r w:rsidRPr="001E08FA">
          <w:rPr>
            <w:sz w:val="24"/>
            <w:szCs w:val="24"/>
          </w:rPr>
          <w:t> </w:t>
        </w:r>
        <w:r w:rsidRPr="001E08FA">
          <w:rPr>
            <w:b/>
            <w:sz w:val="24"/>
            <w:szCs w:val="24"/>
          </w:rPr>
          <w:t>МУНИЦИПАЛЬНЫЙ СОВЕТ</w:t>
        </w:r>
      </w:ins>
    </w:p>
    <w:p w14:paraId="2B72B7BC" w14:textId="77777777" w:rsidR="001E08FA" w:rsidRPr="001E08FA" w:rsidRDefault="001E08FA" w:rsidP="001E08FA">
      <w:pPr>
        <w:pStyle w:val="21"/>
        <w:jc w:val="center"/>
        <w:rPr>
          <w:ins w:id="45" w:author="1" w:date="2026-09-22T12:33:00Z" w16du:dateUtc="2026-09-22T16:33:00Z"/>
          <w:b/>
          <w:sz w:val="24"/>
          <w:szCs w:val="24"/>
        </w:rPr>
      </w:pPr>
      <w:ins w:id="46" w:author="1" w:date="2026-09-22T12:33:00Z" w16du:dateUtc="2026-09-22T16:33:00Z">
        <w:r w:rsidRPr="001E08FA">
          <w:rPr>
            <w:b/>
            <w:sz w:val="24"/>
            <w:szCs w:val="24"/>
          </w:rPr>
          <w:t>РЕШИЛ:</w:t>
        </w:r>
      </w:ins>
    </w:p>
    <w:p w14:paraId="6AFF7CA3" w14:textId="77777777" w:rsidR="001E08FA" w:rsidRPr="001E08FA" w:rsidRDefault="001E08FA" w:rsidP="001E08FA">
      <w:pPr>
        <w:pStyle w:val="21"/>
        <w:jc w:val="center"/>
        <w:rPr>
          <w:ins w:id="47" w:author="1" w:date="2026-09-22T12:33:00Z" w16du:dateUtc="2026-09-22T16:33:00Z"/>
          <w:b/>
          <w:sz w:val="24"/>
          <w:szCs w:val="24"/>
        </w:rPr>
      </w:pPr>
    </w:p>
    <w:p w14:paraId="665D7525" w14:textId="77777777" w:rsidR="00F37F73" w:rsidRDefault="00F37F73" w:rsidP="00F37F73">
      <w:pPr>
        <w:numPr>
          <w:ilvl w:val="0"/>
          <w:numId w:val="25"/>
        </w:numPr>
        <w:ind w:left="0" w:firstLine="709"/>
        <w:jc w:val="both"/>
        <w:rPr>
          <w:ins w:id="48" w:author="1" w:date="2026-09-22T12:33:00Z" w16du:dateUtc="2026-09-22T16:33:00Z"/>
          <w:rFonts w:ascii="Times New Roman" w:hAnsi="Times New Roman" w:cs="Times New Roman"/>
          <w:sz w:val="24"/>
          <w:szCs w:val="24"/>
        </w:rPr>
      </w:pPr>
      <w:ins w:id="49" w:author="1" w:date="2026-09-22T12:33:00Z" w16du:dateUtc="2026-09-22T16:33:00Z">
        <w:r w:rsidRPr="00F37F73">
          <w:rPr>
            <w:rFonts w:ascii="Times New Roman" w:hAnsi="Times New Roman" w:cs="Times New Roman"/>
            <w:sz w:val="24"/>
            <w:szCs w:val="24"/>
          </w:rPr>
          <w:t>Внести следующие изменения в Положение «Об осуществлении благоустройства территории Внутригородского муниципального образования Санкт-Петербурга поселок Стрельна», утвержденное решением Муниципального Совета Муниципального образования поселок Стрельна от 05.09.2017 №56</w:t>
        </w:r>
        <w:r w:rsidR="000B0709">
          <w:rPr>
            <w:rFonts w:ascii="Times New Roman" w:hAnsi="Times New Roman" w:cs="Times New Roman"/>
            <w:sz w:val="24"/>
            <w:szCs w:val="24"/>
          </w:rPr>
          <w:t xml:space="preserve"> (далее – Положение)</w:t>
        </w:r>
        <w:r>
          <w:rPr>
            <w:rFonts w:ascii="Times New Roman" w:hAnsi="Times New Roman" w:cs="Times New Roman"/>
            <w:sz w:val="24"/>
            <w:szCs w:val="24"/>
          </w:rPr>
          <w:t>:</w:t>
        </w:r>
      </w:ins>
    </w:p>
    <w:p w14:paraId="2A63F6EB" w14:textId="77777777" w:rsidR="00F37F73" w:rsidRDefault="000B0709" w:rsidP="00FF542C">
      <w:pPr>
        <w:pStyle w:val="ListParagraph"/>
        <w:numPr>
          <w:ilvl w:val="0"/>
          <w:numId w:val="27"/>
        </w:numPr>
        <w:tabs>
          <w:tab w:val="left" w:pos="1134"/>
        </w:tabs>
        <w:ind w:left="0" w:firstLine="709"/>
        <w:jc w:val="both"/>
        <w:rPr>
          <w:ins w:id="50" w:author="1" w:date="2026-09-22T12:33:00Z" w16du:dateUtc="2026-09-22T16:33:00Z"/>
          <w:rFonts w:ascii="Times New Roman" w:hAnsi="Times New Roman"/>
          <w:sz w:val="24"/>
          <w:szCs w:val="24"/>
        </w:rPr>
      </w:pPr>
      <w:ins w:id="51" w:author="1" w:date="2026-09-22T12:33:00Z" w16du:dateUtc="2026-09-22T16:33:00Z">
        <w:r>
          <w:rPr>
            <w:rFonts w:ascii="Times New Roman" w:hAnsi="Times New Roman"/>
            <w:sz w:val="24"/>
            <w:szCs w:val="24"/>
          </w:rPr>
          <w:t>В пункте 1.4. Положения слова «</w:t>
        </w:r>
        <w:r w:rsidRPr="000B0709">
          <w:rPr>
            <w:rFonts w:ascii="Times New Roman" w:hAnsi="Times New Roman"/>
            <w:sz w:val="24"/>
            <w:szCs w:val="24"/>
          </w:rPr>
          <w:t>, а также за счет средств бюджета Санкт-Петербурга</w:t>
        </w:r>
        <w:r>
          <w:rPr>
            <w:rFonts w:ascii="Times New Roman" w:hAnsi="Times New Roman"/>
            <w:sz w:val="24"/>
            <w:szCs w:val="24"/>
          </w:rPr>
          <w:t>» исключить.</w:t>
        </w:r>
      </w:ins>
    </w:p>
    <w:p w14:paraId="58044D1E" w14:textId="77777777" w:rsidR="00F37F73" w:rsidRDefault="00FF542C" w:rsidP="00FF542C">
      <w:pPr>
        <w:pStyle w:val="ListParagraph"/>
        <w:numPr>
          <w:ilvl w:val="0"/>
          <w:numId w:val="27"/>
        </w:numPr>
        <w:tabs>
          <w:tab w:val="left" w:pos="1134"/>
        </w:tabs>
        <w:ind w:left="0" w:firstLine="709"/>
        <w:jc w:val="both"/>
        <w:rPr>
          <w:ins w:id="52" w:author="1" w:date="2026-09-22T12:33:00Z" w16du:dateUtc="2026-09-22T16:33:00Z"/>
          <w:rFonts w:ascii="Times New Roman" w:hAnsi="Times New Roman"/>
          <w:sz w:val="24"/>
          <w:szCs w:val="24"/>
        </w:rPr>
      </w:pPr>
      <w:ins w:id="53" w:author="1" w:date="2026-09-22T12:33:00Z" w16du:dateUtc="2026-09-22T16:33:00Z">
        <w:r w:rsidRPr="00FF542C">
          <w:rPr>
            <w:rFonts w:ascii="Times New Roman" w:hAnsi="Times New Roman"/>
            <w:sz w:val="24"/>
            <w:szCs w:val="24"/>
          </w:rPr>
          <w:t xml:space="preserve">Пункт </w:t>
        </w:r>
        <w:r>
          <w:rPr>
            <w:rFonts w:ascii="Times New Roman" w:hAnsi="Times New Roman"/>
            <w:sz w:val="24"/>
            <w:szCs w:val="24"/>
          </w:rPr>
          <w:t>2.5.1. Положения дополнить словом «уличная» перед словом «мебель».</w:t>
        </w:r>
      </w:ins>
    </w:p>
    <w:p w14:paraId="380F5722" w14:textId="77777777" w:rsidR="00FF542C" w:rsidRDefault="00FF542C" w:rsidP="00FF542C">
      <w:pPr>
        <w:pStyle w:val="ListParagraph"/>
        <w:numPr>
          <w:ilvl w:val="0"/>
          <w:numId w:val="27"/>
        </w:numPr>
        <w:tabs>
          <w:tab w:val="left" w:pos="1134"/>
        </w:tabs>
        <w:ind w:left="0" w:firstLine="709"/>
        <w:jc w:val="both"/>
        <w:rPr>
          <w:ins w:id="54" w:author="1" w:date="2026-09-22T12:33:00Z" w16du:dateUtc="2026-09-22T16:33:00Z"/>
          <w:rFonts w:ascii="Times New Roman" w:hAnsi="Times New Roman"/>
          <w:sz w:val="24"/>
          <w:szCs w:val="24"/>
        </w:rPr>
      </w:pPr>
      <w:ins w:id="55" w:author="1" w:date="2026-09-22T12:33:00Z" w16du:dateUtc="2026-09-22T16:33:00Z">
        <w:r>
          <w:rPr>
            <w:rFonts w:ascii="Times New Roman" w:hAnsi="Times New Roman"/>
            <w:sz w:val="24"/>
            <w:szCs w:val="24"/>
          </w:rPr>
          <w:t>Пункт 2.5.3. Положения дополнить словом «уличной» перед словом «мебели».</w:t>
        </w:r>
      </w:ins>
    </w:p>
    <w:p w14:paraId="3F8E8805" w14:textId="77777777" w:rsidR="00FF542C" w:rsidRDefault="00FF542C" w:rsidP="00FF542C">
      <w:pPr>
        <w:pStyle w:val="ListParagraph"/>
        <w:numPr>
          <w:ilvl w:val="0"/>
          <w:numId w:val="27"/>
        </w:numPr>
        <w:tabs>
          <w:tab w:val="left" w:pos="1134"/>
        </w:tabs>
        <w:ind w:left="0" w:firstLine="709"/>
        <w:jc w:val="both"/>
        <w:rPr>
          <w:ins w:id="56" w:author="1" w:date="2026-09-22T12:33:00Z" w16du:dateUtc="2026-09-22T16:33:00Z"/>
          <w:rFonts w:ascii="Times New Roman" w:hAnsi="Times New Roman"/>
          <w:sz w:val="24"/>
          <w:szCs w:val="24"/>
        </w:rPr>
      </w:pPr>
      <w:ins w:id="57" w:author="1" w:date="2026-09-22T12:33:00Z" w16du:dateUtc="2026-09-22T16:33:00Z">
        <w:r w:rsidRPr="00FF542C">
          <w:rPr>
            <w:rFonts w:ascii="Times New Roman" w:hAnsi="Times New Roman"/>
            <w:sz w:val="24"/>
            <w:szCs w:val="24"/>
          </w:rPr>
          <w:t>Абзац 1 пункта 2.11.5 Положения после слов «местного значения» дополнить словами «, взамен уничтоженных или поврежденных»</w:t>
        </w:r>
        <w:r>
          <w:rPr>
            <w:rFonts w:ascii="Times New Roman" w:hAnsi="Times New Roman"/>
            <w:sz w:val="24"/>
            <w:szCs w:val="24"/>
          </w:rPr>
          <w:t>.</w:t>
        </w:r>
      </w:ins>
    </w:p>
    <w:p w14:paraId="5A050B65" w14:textId="77777777" w:rsidR="00F37F73" w:rsidRDefault="00FF542C" w:rsidP="00FF542C">
      <w:pPr>
        <w:pStyle w:val="ListParagraph"/>
        <w:numPr>
          <w:ilvl w:val="0"/>
          <w:numId w:val="27"/>
        </w:numPr>
        <w:tabs>
          <w:tab w:val="left" w:pos="1134"/>
        </w:tabs>
        <w:ind w:left="0" w:firstLine="709"/>
        <w:jc w:val="both"/>
        <w:rPr>
          <w:ins w:id="58" w:author="1" w:date="2026-09-22T12:33:00Z" w16du:dateUtc="2026-09-22T16:33:00Z"/>
          <w:rFonts w:ascii="Times New Roman" w:hAnsi="Times New Roman"/>
          <w:sz w:val="24"/>
          <w:szCs w:val="24"/>
        </w:rPr>
      </w:pPr>
      <w:ins w:id="59" w:author="1" w:date="2026-09-22T12:33:00Z" w16du:dateUtc="2026-09-22T16:33:00Z">
        <w:r>
          <w:rPr>
            <w:rFonts w:ascii="Times New Roman" w:hAnsi="Times New Roman"/>
            <w:sz w:val="24"/>
            <w:szCs w:val="24"/>
          </w:rPr>
          <w:t>Пункт 2.12.4. Положения исключить.</w:t>
        </w:r>
        <w:r w:rsidRPr="00FF542C">
          <w:rPr>
            <w:rFonts w:ascii="Times New Roman" w:hAnsi="Times New Roman"/>
            <w:sz w:val="24"/>
            <w:szCs w:val="24"/>
          </w:rPr>
          <w:t xml:space="preserve"> </w:t>
        </w:r>
      </w:ins>
    </w:p>
    <w:p w14:paraId="0E930AE5" w14:textId="77777777" w:rsidR="00FF542C" w:rsidRPr="00FF542C" w:rsidRDefault="00FF542C" w:rsidP="00FF542C">
      <w:pPr>
        <w:pStyle w:val="ListParagraph"/>
        <w:tabs>
          <w:tab w:val="left" w:pos="1134"/>
        </w:tabs>
        <w:ind w:left="709"/>
        <w:jc w:val="both"/>
        <w:rPr>
          <w:ins w:id="60" w:author="1" w:date="2026-09-22T12:33:00Z" w16du:dateUtc="2026-09-22T16:33:00Z"/>
          <w:rFonts w:ascii="Times New Roman" w:hAnsi="Times New Roman"/>
          <w:sz w:val="24"/>
          <w:szCs w:val="24"/>
        </w:rPr>
      </w:pPr>
    </w:p>
    <w:p w14:paraId="3A15A791" w14:textId="77777777" w:rsidR="009C61C2" w:rsidRPr="00637047" w:rsidRDefault="001E08FA" w:rsidP="009C61C2">
      <w:pPr>
        <w:numPr>
          <w:ilvl w:val="0"/>
          <w:numId w:val="25"/>
        </w:numPr>
        <w:spacing w:after="240"/>
        <w:ind w:left="0" w:firstLine="709"/>
        <w:jc w:val="both"/>
        <w:rPr>
          <w:ins w:id="61" w:author="1" w:date="2026-09-22T12:33:00Z" w16du:dateUtc="2026-09-22T16:33:00Z"/>
          <w:rFonts w:ascii="Times New Roman" w:hAnsi="Times New Roman" w:cs="Times New Roman"/>
          <w:sz w:val="24"/>
          <w:szCs w:val="24"/>
        </w:rPr>
      </w:pPr>
      <w:ins w:id="62" w:author="1" w:date="2026-09-22T12:33:00Z" w16du:dateUtc="2026-09-22T16:33:00Z">
        <w:r w:rsidRPr="00637047">
          <w:rPr>
            <w:rFonts w:ascii="Times New Roman" w:hAnsi="Times New Roman" w:cs="Times New Roman"/>
            <w:sz w:val="24"/>
            <w:szCs w:val="24"/>
          </w:rPr>
          <w:t>Контроль за исполнением настоящего решения возложить на Главу Муниципального образования поселок Стрельна</w:t>
        </w:r>
        <w:r w:rsidRPr="00637047">
          <w:rPr>
            <w:rFonts w:ascii="Times New Roman" w:hAnsi="Times New Roman" w:cs="Times New Roman"/>
            <w:spacing w:val="-2"/>
            <w:sz w:val="24"/>
            <w:szCs w:val="24"/>
          </w:rPr>
          <w:t xml:space="preserve"> Беленкова Валерия Николаевича.                                                                         </w:t>
        </w:r>
      </w:ins>
    </w:p>
    <w:p w14:paraId="6BCA3E3D" w14:textId="77777777" w:rsidR="001E08FA" w:rsidRPr="009C61C2" w:rsidRDefault="001E08FA" w:rsidP="009C61C2">
      <w:pPr>
        <w:numPr>
          <w:ilvl w:val="0"/>
          <w:numId w:val="25"/>
        </w:numPr>
        <w:spacing w:after="240"/>
        <w:ind w:left="0" w:firstLine="709"/>
        <w:jc w:val="both"/>
        <w:rPr>
          <w:ins w:id="63" w:author="1" w:date="2026-09-22T12:33:00Z" w16du:dateUtc="2026-09-22T16:33:00Z"/>
          <w:rFonts w:ascii="Times New Roman" w:hAnsi="Times New Roman" w:cs="Times New Roman"/>
          <w:sz w:val="24"/>
          <w:szCs w:val="24"/>
        </w:rPr>
      </w:pPr>
      <w:ins w:id="64" w:author="1" w:date="2026-09-22T12:33:00Z" w16du:dateUtc="2026-09-22T16:33:00Z">
        <w:r w:rsidRPr="009C61C2">
          <w:rPr>
            <w:rFonts w:ascii="Times New Roman" w:hAnsi="Times New Roman" w:cs="Times New Roman"/>
            <w:sz w:val="24"/>
            <w:szCs w:val="24"/>
          </w:rPr>
          <w:t xml:space="preserve">Настоящее решение вступает в силу со дня </w:t>
        </w:r>
        <w:r w:rsidR="009C61C2">
          <w:rPr>
            <w:rFonts w:ascii="Times New Roman" w:hAnsi="Times New Roman" w:cs="Times New Roman"/>
            <w:sz w:val="24"/>
            <w:szCs w:val="24"/>
          </w:rPr>
          <w:t xml:space="preserve">его </w:t>
        </w:r>
        <w:r w:rsidR="00637047">
          <w:rPr>
            <w:rFonts w:ascii="Times New Roman" w:hAnsi="Times New Roman" w:cs="Times New Roman"/>
            <w:sz w:val="24"/>
            <w:szCs w:val="24"/>
          </w:rPr>
          <w:t>официального опубликования (обнародования).</w:t>
        </w:r>
      </w:ins>
    </w:p>
    <w:p w14:paraId="48C29ED3" w14:textId="77777777" w:rsidR="001E08FA" w:rsidRPr="001E08FA" w:rsidRDefault="001E08FA" w:rsidP="001E08FA">
      <w:pPr>
        <w:rPr>
          <w:ins w:id="65" w:author="1" w:date="2026-09-22T12:33:00Z" w16du:dateUtc="2026-09-22T16:33:00Z"/>
          <w:rFonts w:ascii="Times New Roman" w:hAnsi="Times New Roman" w:cs="Times New Roman"/>
          <w:sz w:val="24"/>
          <w:szCs w:val="24"/>
        </w:rPr>
      </w:pPr>
    </w:p>
    <w:p w14:paraId="6D53D772" w14:textId="77777777" w:rsidR="001E08FA" w:rsidRPr="001E08FA" w:rsidRDefault="001E08FA" w:rsidP="001E08FA">
      <w:pPr>
        <w:rPr>
          <w:ins w:id="66" w:author="1" w:date="2026-09-22T12:33:00Z" w16du:dateUtc="2026-09-22T16:33:00Z"/>
          <w:rFonts w:ascii="Times New Roman" w:hAnsi="Times New Roman" w:cs="Times New Roman"/>
          <w:sz w:val="24"/>
          <w:szCs w:val="24"/>
        </w:rPr>
      </w:pPr>
    </w:p>
    <w:p w14:paraId="447D259A" w14:textId="77777777" w:rsidR="001E08FA" w:rsidRPr="001E08FA" w:rsidRDefault="001E08FA" w:rsidP="001E08FA">
      <w:pPr>
        <w:rPr>
          <w:ins w:id="67" w:author="1" w:date="2026-09-22T12:33:00Z" w16du:dateUtc="2026-09-22T16:33:00Z"/>
          <w:rFonts w:ascii="Times New Roman" w:hAnsi="Times New Roman" w:cs="Times New Roman"/>
          <w:sz w:val="24"/>
          <w:szCs w:val="24"/>
        </w:rPr>
      </w:pPr>
      <w:ins w:id="68" w:author="1" w:date="2026-09-22T12:33:00Z" w16du:dateUtc="2026-09-22T16:33:00Z">
        <w:r w:rsidRPr="001E08FA">
          <w:rPr>
            <w:rFonts w:ascii="Times New Roman" w:hAnsi="Times New Roman" w:cs="Times New Roman"/>
            <w:sz w:val="24"/>
            <w:szCs w:val="24"/>
          </w:rPr>
          <w:t xml:space="preserve">Глава Муниципального образования, </w:t>
        </w:r>
      </w:ins>
    </w:p>
    <w:p w14:paraId="10186216" w14:textId="77777777" w:rsidR="001E08FA" w:rsidRPr="001E08FA" w:rsidRDefault="001E08FA" w:rsidP="001E08FA">
      <w:pPr>
        <w:rPr>
          <w:ins w:id="69" w:author="1" w:date="2026-09-22T12:33:00Z" w16du:dateUtc="2026-09-22T16:33:00Z"/>
          <w:rFonts w:ascii="Times New Roman" w:hAnsi="Times New Roman" w:cs="Times New Roman"/>
          <w:sz w:val="24"/>
          <w:szCs w:val="24"/>
        </w:rPr>
      </w:pPr>
      <w:ins w:id="70" w:author="1" w:date="2026-09-22T12:33:00Z" w16du:dateUtc="2026-09-22T16:33:00Z">
        <w:r w:rsidRPr="001E08FA">
          <w:rPr>
            <w:rFonts w:ascii="Times New Roman" w:hAnsi="Times New Roman" w:cs="Times New Roman"/>
            <w:sz w:val="24"/>
            <w:szCs w:val="24"/>
          </w:rPr>
          <w:t>исполняющий полномочия</w:t>
        </w:r>
      </w:ins>
    </w:p>
    <w:p w14:paraId="12779101" w14:textId="77777777" w:rsidR="001E08FA" w:rsidRPr="001E08FA" w:rsidRDefault="001E08FA" w:rsidP="001E08FA">
      <w:pPr>
        <w:rPr>
          <w:ins w:id="71" w:author="1" w:date="2026-09-22T12:33:00Z" w16du:dateUtc="2026-09-22T16:33:00Z"/>
          <w:rFonts w:ascii="Times New Roman" w:hAnsi="Times New Roman" w:cs="Times New Roman"/>
          <w:sz w:val="24"/>
          <w:szCs w:val="24"/>
        </w:rPr>
      </w:pPr>
      <w:ins w:id="72" w:author="1" w:date="2026-09-22T12:33:00Z" w16du:dateUtc="2026-09-22T16:33:00Z">
        <w:r w:rsidRPr="001E08FA">
          <w:rPr>
            <w:rFonts w:ascii="Times New Roman" w:hAnsi="Times New Roman" w:cs="Times New Roman"/>
            <w:sz w:val="24"/>
            <w:szCs w:val="24"/>
          </w:rPr>
          <w:t>председателя Муниципального Совета</w:t>
        </w:r>
        <w:r w:rsidRPr="001E08FA">
          <w:rPr>
            <w:rFonts w:ascii="Times New Roman" w:hAnsi="Times New Roman" w:cs="Times New Roman"/>
            <w:sz w:val="24"/>
            <w:szCs w:val="24"/>
          </w:rPr>
          <w:tab/>
        </w:r>
        <w:r w:rsidRPr="001E08FA">
          <w:rPr>
            <w:rFonts w:ascii="Times New Roman" w:hAnsi="Times New Roman" w:cs="Times New Roman"/>
            <w:sz w:val="24"/>
            <w:szCs w:val="24"/>
          </w:rPr>
          <w:tab/>
        </w:r>
        <w:r w:rsidRPr="001E08FA">
          <w:rPr>
            <w:rFonts w:ascii="Times New Roman" w:hAnsi="Times New Roman" w:cs="Times New Roman"/>
            <w:sz w:val="24"/>
            <w:szCs w:val="24"/>
          </w:rPr>
          <w:tab/>
          <w:t xml:space="preserve">                              В.Н. Беленков</w:t>
        </w:r>
      </w:ins>
    </w:p>
    <w:p w14:paraId="100290E2" w14:textId="77777777" w:rsidR="001E08FA" w:rsidRPr="001E08FA" w:rsidRDefault="001E08FA" w:rsidP="001E08FA">
      <w:pPr>
        <w:rPr>
          <w:ins w:id="73" w:author="1" w:date="2026-09-22T12:33:00Z" w16du:dateUtc="2026-09-22T16:33:00Z"/>
          <w:rFonts w:ascii="Times New Roman" w:hAnsi="Times New Roman" w:cs="Times New Roman"/>
          <w:sz w:val="24"/>
          <w:szCs w:val="24"/>
        </w:rPr>
      </w:pPr>
    </w:p>
    <w:p w14:paraId="4E95E49C" w14:textId="77777777" w:rsidR="00262F63" w:rsidRPr="0060431D" w:rsidRDefault="008B5DD4" w:rsidP="00262F63">
      <w:pPr>
        <w:pStyle w:val="Heading1"/>
        <w:rPr>
          <w:del w:id="74" w:author="1" w:date="2026-09-22T12:33:00Z" w16du:dateUtc="2026-09-22T16:33:00Z"/>
        </w:rPr>
      </w:pPr>
      <w:bookmarkStart w:id="75" w:name="_Toc337631366"/>
      <w:del w:id="76" w:author="1" w:date="2026-09-22T12:33:00Z" w16du:dateUtc="2026-09-22T16:33:00Z">
        <w:r w:rsidRPr="008B5DD4">
          <w:delText xml:space="preserve">FFI e. V. und Pro Carton </w:delText>
        </w:r>
        <w:r w:rsidR="003215E7">
          <w:delText>auf der</w:delText>
        </w:r>
        <w:r>
          <w:br/>
        </w:r>
        <w:r w:rsidR="003215E7">
          <w:delText>FachPack 2015</w:delText>
        </w:r>
      </w:del>
    </w:p>
    <w:bookmarkEnd w:id="75"/>
    <w:p w14:paraId="67702031" w14:textId="77777777" w:rsidR="00AC23BC" w:rsidRPr="00087289" w:rsidRDefault="00AC23BC" w:rsidP="00AC23BC">
      <w:pPr>
        <w:pStyle w:val="Standardmedium"/>
        <w:rPr>
          <w:del w:id="77" w:author="1" w:date="2026-09-22T12:33:00Z" w16du:dateUtc="2026-09-22T16:33:00Z"/>
        </w:rPr>
      </w:pPr>
    </w:p>
    <w:p w14:paraId="538FEABD" w14:textId="77777777" w:rsidR="00C972B6" w:rsidRPr="00262F63" w:rsidRDefault="00262F63" w:rsidP="00C972B6">
      <w:pPr>
        <w:pStyle w:val="Title"/>
        <w:framePr w:wrap="around" w:hAnchor="page" w:x="2830" w:y="2161"/>
        <w:rPr>
          <w:del w:id="78" w:author="1" w:date="2026-09-22T12:33:00Z" w16du:dateUtc="2026-09-22T16:33:00Z"/>
        </w:rPr>
      </w:pPr>
      <w:del w:id="79" w:author="1" w:date="2026-09-22T12:33:00Z" w16du:dateUtc="2026-09-22T16:33:00Z">
        <w:r w:rsidRPr="00262F63">
          <w:delText xml:space="preserve">Pressemitteilung Nr. </w:delText>
        </w:r>
        <w:r w:rsidR="007868D9">
          <w:delText>4</w:delText>
        </w:r>
      </w:del>
    </w:p>
    <w:p w14:paraId="532D46ED" w14:textId="77777777" w:rsidR="003215E7" w:rsidRDefault="003215E7" w:rsidP="003215E7">
      <w:pPr>
        <w:pStyle w:val="Standardmedium"/>
        <w:spacing w:line="480" w:lineRule="auto"/>
        <w:rPr>
          <w:del w:id="80" w:author="1" w:date="2026-09-22T12:33:00Z" w16du:dateUtc="2026-09-22T16:33:00Z"/>
          <w:rFonts w:ascii="Tahoma" w:hAnsi="Tahoma" w:cs="Tahoma"/>
          <w:sz w:val="22"/>
        </w:rPr>
      </w:pPr>
      <w:del w:id="81" w:author="1" w:date="2026-09-22T12:33:00Z" w16du:dateUtc="2026-09-22T16:33:00Z">
        <w:r>
          <w:rPr>
            <w:rFonts w:ascii="Tahoma" w:hAnsi="Tahoma" w:cs="Tahoma"/>
            <w:sz w:val="22"/>
          </w:rPr>
          <w:delText xml:space="preserve">FFI e. V. und Pro Carton sind auch in diesem Jahr wieder </w:delText>
        </w:r>
        <w:r w:rsidR="008B5DD4">
          <w:rPr>
            <w:rFonts w:ascii="Tahoma" w:hAnsi="Tahoma" w:cs="Tahoma"/>
            <w:sz w:val="22"/>
          </w:rPr>
          <w:delText xml:space="preserve">mit einem </w:delText>
        </w:r>
        <w:r w:rsidR="008B5DD4" w:rsidRPr="008B5DD4">
          <w:rPr>
            <w:rFonts w:ascii="Tahoma" w:hAnsi="Tahoma" w:cs="Tahoma"/>
            <w:sz w:val="22"/>
          </w:rPr>
          <w:delText xml:space="preserve">Verbände-Gemeinschaftsstand </w:delText>
        </w:r>
        <w:r>
          <w:rPr>
            <w:rFonts w:ascii="Tahoma" w:hAnsi="Tahoma" w:cs="Tahoma"/>
            <w:sz w:val="22"/>
          </w:rPr>
          <w:delText xml:space="preserve">auf der FachPack in Nürnberg. Gemeinsam </w:delText>
        </w:r>
        <w:r w:rsidR="00063B3A">
          <w:rPr>
            <w:rFonts w:ascii="Tahoma" w:hAnsi="Tahoma" w:cs="Tahoma"/>
            <w:sz w:val="22"/>
          </w:rPr>
          <w:delText>re</w:delText>
        </w:r>
        <w:r>
          <w:rPr>
            <w:rFonts w:ascii="Tahoma" w:hAnsi="Tahoma" w:cs="Tahoma"/>
            <w:sz w:val="22"/>
          </w:rPr>
          <w:delText>präsentieren die beiden Verbände die deutsche und die europäische Kartonindustrie.</w:delText>
        </w:r>
      </w:del>
    </w:p>
    <w:p w14:paraId="0B06CC04" w14:textId="77777777" w:rsidR="00871DFE" w:rsidRPr="0060431D" w:rsidRDefault="00871DFE" w:rsidP="00871DFE">
      <w:pPr>
        <w:pStyle w:val="Heading2"/>
        <w:rPr>
          <w:del w:id="82" w:author="1" w:date="2026-09-22T12:33:00Z" w16du:dateUtc="2026-09-22T16:33:00Z"/>
        </w:rPr>
      </w:pPr>
      <w:del w:id="83" w:author="1" w:date="2026-09-22T12:33:00Z" w16du:dateUtc="2026-09-22T16:33:00Z">
        <w:r>
          <w:delText>Touchpoint Faltschachtel</w:delText>
        </w:r>
        <w:r w:rsidR="00063B3A">
          <w:delText xml:space="preserve"> -</w:delText>
        </w:r>
        <w:r w:rsidR="00063B3A" w:rsidRPr="00063B3A">
          <w:delText xml:space="preserve"> </w:delText>
        </w:r>
        <w:r w:rsidR="00063B3A">
          <w:br/>
        </w:r>
        <w:r w:rsidR="00063B3A" w:rsidRPr="00063B3A">
          <w:delText>Milliarden Kontakte für Ihren Erfolg</w:delText>
        </w:r>
        <w:r w:rsidR="00063B3A">
          <w:delText xml:space="preserve"> </w:delText>
        </w:r>
      </w:del>
    </w:p>
    <w:p w14:paraId="1ECD67BB" w14:textId="77777777" w:rsidR="00871DFE" w:rsidRDefault="00871DFE" w:rsidP="00871DFE">
      <w:pPr>
        <w:pStyle w:val="Standardmedium"/>
        <w:spacing w:line="480" w:lineRule="auto"/>
        <w:rPr>
          <w:del w:id="84" w:author="1" w:date="2026-09-22T12:33:00Z" w16du:dateUtc="2026-09-22T16:33:00Z"/>
          <w:rFonts w:cs="Tahoma"/>
          <w:sz w:val="22"/>
        </w:rPr>
      </w:pPr>
      <w:del w:id="85" w:author="1" w:date="2026-09-22T12:33:00Z" w16du:dateUtc="2026-09-22T16:33:00Z">
        <w:r>
          <w:rPr>
            <w:rFonts w:ascii="Tahoma" w:hAnsi="Tahoma" w:cs="Tahoma"/>
            <w:sz w:val="22"/>
          </w:rPr>
          <w:delText>Der Fokus liegt in diesem Jahr auf der aktuellen „Touchpoint-Studie 2015“,</w:delText>
        </w:r>
        <w:r w:rsidRPr="00871DFE">
          <w:rPr>
            <w:rFonts w:cs="Tahoma"/>
            <w:sz w:val="22"/>
          </w:rPr>
          <w:delText xml:space="preserve"> </w:delText>
        </w:r>
        <w:r>
          <w:rPr>
            <w:rFonts w:cs="Tahoma"/>
            <w:sz w:val="22"/>
          </w:rPr>
          <w:delText>des Fachverband</w:delText>
        </w:r>
        <w:r w:rsidR="00030EFD">
          <w:rPr>
            <w:rFonts w:cs="Tahoma"/>
            <w:sz w:val="22"/>
          </w:rPr>
          <w:delText>s</w:delText>
        </w:r>
        <w:r>
          <w:rPr>
            <w:rFonts w:cs="Tahoma"/>
            <w:sz w:val="22"/>
          </w:rPr>
          <w:delText xml:space="preserve"> Faltschachtel-Industrie e.V. (FFI). Sie liefert erstmals Zahlen zur Reichweite von Faltschachteln und Kennziffern für den Beitrag von Verpackungen zum Marketingerfolg. Mit Hilfe des im Rahmen der Studie entwickelten Media-Äquivalenzwertes lassen sich auf Basis der Bruttoreichweite einer Verpackung die Konsumentenkontakte</w:delText>
        </w:r>
        <w:r>
          <w:rPr>
            <w:rFonts w:cs="Tahoma"/>
            <w:color w:val="FA00F1"/>
            <w:sz w:val="22"/>
          </w:rPr>
          <w:delText xml:space="preserve"> </w:delText>
        </w:r>
        <w:r>
          <w:rPr>
            <w:rFonts w:cs="Tahoma"/>
            <w:sz w:val="22"/>
          </w:rPr>
          <w:delText>mit einem konkreten Wert hinterlegen. Dadurch wird ein Vergleich zu anderen Kommunikationskanälen ermöglicht. Markenartikler und Marketingverantwortliche</w:delText>
        </w:r>
        <w:r w:rsidRPr="00241D20">
          <w:rPr>
            <w:rFonts w:cs="Tahoma"/>
            <w:sz w:val="22"/>
          </w:rPr>
          <w:delText xml:space="preserve"> </w:delText>
        </w:r>
        <w:r>
          <w:rPr>
            <w:rFonts w:cs="Tahoma"/>
            <w:sz w:val="22"/>
          </w:rPr>
          <w:delText xml:space="preserve">können somit die Investition in die Verpackung ins Verhältnis zu ihrer </w:delText>
        </w:r>
        <w:r w:rsidR="00063B3A">
          <w:rPr>
            <w:rFonts w:cs="Tahoma"/>
            <w:sz w:val="22"/>
          </w:rPr>
          <w:delText>kommunikativen Leistung setzen.</w:delText>
        </w:r>
      </w:del>
    </w:p>
    <w:p w14:paraId="49114634" w14:textId="77777777" w:rsidR="00871DFE" w:rsidRDefault="00871DFE" w:rsidP="003215E7">
      <w:pPr>
        <w:pStyle w:val="Standardmedium"/>
        <w:spacing w:line="480" w:lineRule="auto"/>
        <w:rPr>
          <w:del w:id="86" w:author="1" w:date="2026-09-22T12:33:00Z" w16du:dateUtc="2026-09-22T16:33:00Z"/>
          <w:rFonts w:ascii="Tahoma" w:hAnsi="Tahoma" w:cs="Tahoma"/>
          <w:sz w:val="22"/>
        </w:rPr>
      </w:pPr>
    </w:p>
    <w:p w14:paraId="36BF077E" w14:textId="77777777" w:rsidR="00871DFE" w:rsidRDefault="004F7569" w:rsidP="00871DFE">
      <w:pPr>
        <w:pStyle w:val="Standardmedium"/>
        <w:spacing w:line="480" w:lineRule="auto"/>
        <w:rPr>
          <w:del w:id="87" w:author="1" w:date="2026-09-22T12:33:00Z" w16du:dateUtc="2026-09-22T16:33:00Z"/>
          <w:rFonts w:ascii="Tahoma" w:hAnsi="Tahoma" w:cs="Tahoma"/>
          <w:sz w:val="22"/>
        </w:rPr>
      </w:pPr>
      <w:del w:id="88" w:author="1" w:date="2026-09-22T12:33:00Z" w16du:dateUtc="2026-09-22T16:33:00Z">
        <w:r>
          <w:rPr>
            <w:rFonts w:ascii="Tahoma" w:hAnsi="Tahoma" w:cs="Tahoma"/>
            <w:sz w:val="22"/>
          </w:rPr>
          <w:delText xml:space="preserve">Am „Touchpoint Faltschachtel“ </w:delText>
        </w:r>
        <w:r w:rsidRPr="00241D20">
          <w:rPr>
            <w:rFonts w:ascii="Tahoma" w:hAnsi="Tahoma" w:cs="Tahoma"/>
            <w:b/>
            <w:sz w:val="22"/>
          </w:rPr>
          <w:delText>in Halle 5, Stand 252,</w:delText>
        </w:r>
        <w:r>
          <w:rPr>
            <w:rFonts w:ascii="Tahoma" w:hAnsi="Tahoma" w:cs="Tahoma"/>
            <w:sz w:val="22"/>
          </w:rPr>
          <w:delText xml:space="preserve"> </w:delText>
        </w:r>
        <w:r w:rsidR="00871DFE">
          <w:rPr>
            <w:rFonts w:ascii="Tahoma" w:hAnsi="Tahoma" w:cs="Tahoma"/>
            <w:sz w:val="22"/>
          </w:rPr>
          <w:delText xml:space="preserve">erhalten </w:delText>
        </w:r>
        <w:r w:rsidR="008B5DD4">
          <w:rPr>
            <w:rFonts w:ascii="Tahoma" w:hAnsi="Tahoma" w:cs="Tahoma"/>
            <w:sz w:val="22"/>
          </w:rPr>
          <w:delText>die Besucher</w:delText>
        </w:r>
        <w:r w:rsidR="00063B3A">
          <w:rPr>
            <w:rFonts w:ascii="Tahoma" w:hAnsi="Tahoma" w:cs="Tahoma"/>
            <w:sz w:val="22"/>
          </w:rPr>
          <w:delText xml:space="preserve"> </w:delText>
        </w:r>
        <w:r w:rsidR="00871DFE">
          <w:rPr>
            <w:rFonts w:ascii="Tahoma" w:hAnsi="Tahoma" w:cs="Tahoma"/>
            <w:sz w:val="22"/>
          </w:rPr>
          <w:delText>neben topaktuellen Fachinformationen</w:delText>
        </w:r>
        <w:r w:rsidR="00D04F2B">
          <w:rPr>
            <w:rFonts w:ascii="Tahoma" w:hAnsi="Tahoma" w:cs="Tahoma"/>
            <w:sz w:val="22"/>
          </w:rPr>
          <w:delText xml:space="preserve"> und Studien</w:delText>
        </w:r>
        <w:r w:rsidR="00871DFE">
          <w:rPr>
            <w:rFonts w:ascii="Tahoma" w:hAnsi="Tahoma" w:cs="Tahoma"/>
            <w:sz w:val="22"/>
          </w:rPr>
          <w:delText xml:space="preserve"> auch umfangreich und individuell Auskunft </w:delText>
        </w:r>
        <w:r w:rsidR="00D04F2B">
          <w:rPr>
            <w:rFonts w:ascii="Tahoma" w:hAnsi="Tahoma" w:cs="Tahoma"/>
            <w:sz w:val="22"/>
          </w:rPr>
          <w:delText xml:space="preserve">sowohl </w:delText>
        </w:r>
        <w:r w:rsidR="00871DFE">
          <w:rPr>
            <w:rFonts w:ascii="Tahoma" w:hAnsi="Tahoma" w:cs="Tahoma"/>
            <w:sz w:val="22"/>
          </w:rPr>
          <w:delText>über die Branche an sich</w:delText>
        </w:r>
        <w:r w:rsidR="00D04F2B">
          <w:rPr>
            <w:rFonts w:ascii="Tahoma" w:hAnsi="Tahoma" w:cs="Tahoma"/>
            <w:sz w:val="22"/>
          </w:rPr>
          <w:delText xml:space="preserve"> und die Arbeit der Verbände als auch über die </w:delText>
        </w:r>
        <w:r w:rsidR="00871DFE">
          <w:rPr>
            <w:rFonts w:ascii="Tahoma" w:hAnsi="Tahoma" w:cs="Tahoma"/>
            <w:sz w:val="22"/>
          </w:rPr>
          <w:delText>Kompetenz</w:delText>
        </w:r>
        <w:r w:rsidR="00D04F2B">
          <w:rPr>
            <w:rFonts w:ascii="Tahoma" w:hAnsi="Tahoma" w:cs="Tahoma"/>
            <w:sz w:val="22"/>
          </w:rPr>
          <w:delText>en</w:delText>
        </w:r>
        <w:r w:rsidR="00871DFE">
          <w:rPr>
            <w:rFonts w:ascii="Tahoma" w:hAnsi="Tahoma" w:cs="Tahoma"/>
            <w:sz w:val="22"/>
          </w:rPr>
          <w:delText xml:space="preserve"> einzelner Mitgliedsbetriebe</w:delText>
        </w:r>
        <w:r w:rsidR="00D04F2B">
          <w:rPr>
            <w:rFonts w:ascii="Tahoma" w:hAnsi="Tahoma" w:cs="Tahoma"/>
            <w:sz w:val="22"/>
          </w:rPr>
          <w:delText>.</w:delText>
        </w:r>
      </w:del>
    </w:p>
    <w:p w14:paraId="598F3501" w14:textId="77777777" w:rsidR="004F7569" w:rsidRPr="0060431D" w:rsidRDefault="004F7569" w:rsidP="004F7569">
      <w:pPr>
        <w:pStyle w:val="Heading2"/>
        <w:rPr>
          <w:del w:id="89" w:author="1" w:date="2026-09-22T12:33:00Z" w16du:dateUtc="2026-09-22T16:33:00Z"/>
        </w:rPr>
      </w:pPr>
      <w:del w:id="90" w:author="1" w:date="2026-09-22T12:33:00Z" w16du:dateUtc="2026-09-22T16:33:00Z">
        <w:r>
          <w:delText xml:space="preserve">10 </w:delText>
        </w:r>
        <w:r w:rsidR="00063B3A">
          <w:delText>Ausgezeichnete Verpackungslösungen aus Karton</w:delText>
        </w:r>
        <w:r>
          <w:delText xml:space="preserve"> </w:delText>
        </w:r>
      </w:del>
    </w:p>
    <w:p w14:paraId="65F14519" w14:textId="77777777" w:rsidR="004F7569" w:rsidRDefault="004F7569" w:rsidP="00262F63">
      <w:pPr>
        <w:autoSpaceDE w:val="0"/>
        <w:autoSpaceDN w:val="0"/>
        <w:adjustRightInd w:val="0"/>
        <w:spacing w:line="480" w:lineRule="auto"/>
        <w:rPr>
          <w:del w:id="91" w:author="1" w:date="2026-09-22T12:33:00Z" w16du:dateUtc="2026-09-22T16:33:00Z"/>
          <w:rFonts w:ascii="Tahoma" w:hAnsi="Tahoma" w:cs="Tahoma"/>
          <w:sz w:val="22"/>
        </w:rPr>
      </w:pPr>
      <w:del w:id="92" w:author="1" w:date="2026-09-22T12:33:00Z" w16du:dateUtc="2026-09-22T16:33:00Z">
        <w:r w:rsidRPr="004F7569">
          <w:rPr>
            <w:rFonts w:ascii="Tahoma" w:hAnsi="Tahoma" w:cs="Tahoma"/>
            <w:sz w:val="22"/>
          </w:rPr>
          <w:delText>Die jä</w:delText>
        </w:r>
        <w:r w:rsidR="000E3DFF">
          <w:rPr>
            <w:rFonts w:ascii="Tahoma" w:hAnsi="Tahoma" w:cs="Tahoma"/>
            <w:sz w:val="22"/>
          </w:rPr>
          <w:delText xml:space="preserve">hrlichen Pro Carton ECMA Awards </w:delText>
        </w:r>
        <w:r w:rsidRPr="004F7569">
          <w:rPr>
            <w:rFonts w:ascii="Tahoma" w:hAnsi="Tahoma" w:cs="Tahoma"/>
            <w:sz w:val="22"/>
          </w:rPr>
          <w:delText>für hervorragende Kartonverpackungen auf dem Markt gehören zu den bedeutendsten europäischen Verpackungspreisen</w:delText>
        </w:r>
        <w:r w:rsidR="008B5DD4">
          <w:rPr>
            <w:rFonts w:ascii="Tahoma" w:hAnsi="Tahoma" w:cs="Tahoma"/>
            <w:sz w:val="22"/>
          </w:rPr>
          <w:delText>.</w:delText>
        </w:r>
        <w:r>
          <w:rPr>
            <w:rFonts w:ascii="Tahoma" w:hAnsi="Tahoma" w:cs="Tahoma"/>
            <w:sz w:val="22"/>
          </w:rPr>
          <w:delText xml:space="preserve"> </w:delText>
        </w:r>
        <w:r w:rsidRPr="004F7569">
          <w:rPr>
            <w:rFonts w:ascii="Tahoma" w:hAnsi="Tahoma" w:cs="Tahoma"/>
            <w:sz w:val="22"/>
          </w:rPr>
          <w:delText xml:space="preserve">Die Preise werden </w:delText>
        </w:r>
        <w:r w:rsidR="000E3DFF">
          <w:rPr>
            <w:rFonts w:ascii="Tahoma" w:hAnsi="Tahoma" w:cs="Tahoma"/>
            <w:sz w:val="22"/>
          </w:rPr>
          <w:delText xml:space="preserve">zum 19ten Mal </w:delText>
        </w:r>
        <w:r w:rsidRPr="004F7569">
          <w:rPr>
            <w:rFonts w:ascii="Tahoma" w:hAnsi="Tahoma" w:cs="Tahoma"/>
            <w:sz w:val="22"/>
          </w:rPr>
          <w:delText>verliehen auf der Award Gala am 10.</w:delText>
        </w:r>
        <w:r w:rsidR="00241D20">
          <w:rPr>
            <w:rFonts w:ascii="Tahoma" w:hAnsi="Tahoma" w:cs="Tahoma"/>
            <w:sz w:val="22"/>
          </w:rPr>
          <w:delText>09.</w:delText>
        </w:r>
        <w:r w:rsidR="000E3DFF">
          <w:rPr>
            <w:rFonts w:ascii="Tahoma" w:hAnsi="Tahoma" w:cs="Tahoma"/>
            <w:sz w:val="22"/>
          </w:rPr>
          <w:delText>2015</w:delText>
        </w:r>
        <w:r w:rsidRPr="004F7569">
          <w:rPr>
            <w:rFonts w:ascii="Tahoma" w:hAnsi="Tahoma" w:cs="Tahoma"/>
            <w:sz w:val="22"/>
          </w:rPr>
          <w:delText xml:space="preserve"> im Rahmen des ECMA-Kongresses in Bukarest.</w:delText>
        </w:r>
        <w:r w:rsidR="000E3DFF">
          <w:rPr>
            <w:rFonts w:ascii="Tahoma" w:hAnsi="Tahoma" w:cs="Tahoma"/>
            <w:sz w:val="22"/>
          </w:rPr>
          <w:delText xml:space="preserve"> </w:delText>
        </w:r>
        <w:r w:rsidR="00063B3A">
          <w:rPr>
            <w:rFonts w:ascii="Tahoma" w:hAnsi="Tahoma" w:cs="Tahoma"/>
            <w:sz w:val="22"/>
          </w:rPr>
          <w:delText>Nur wenige Tage später präsentieren sich di</w:delText>
        </w:r>
        <w:r w:rsidR="000E3DFF">
          <w:rPr>
            <w:rFonts w:ascii="Tahoma" w:hAnsi="Tahoma" w:cs="Tahoma"/>
            <w:sz w:val="22"/>
          </w:rPr>
          <w:delText xml:space="preserve">e Preisträger </w:delText>
        </w:r>
        <w:r w:rsidR="00241D20">
          <w:rPr>
            <w:rFonts w:ascii="Tahoma" w:hAnsi="Tahoma" w:cs="Tahoma"/>
            <w:sz w:val="22"/>
          </w:rPr>
          <w:delText>erstmalig</w:delText>
        </w:r>
        <w:r w:rsidR="000E3DFF">
          <w:rPr>
            <w:rFonts w:ascii="Tahoma" w:hAnsi="Tahoma" w:cs="Tahoma"/>
            <w:sz w:val="22"/>
          </w:rPr>
          <w:delText xml:space="preserve"> </w:delText>
        </w:r>
        <w:r w:rsidR="00241D20">
          <w:rPr>
            <w:rFonts w:ascii="Tahoma" w:hAnsi="Tahoma" w:cs="Tahoma"/>
            <w:sz w:val="22"/>
          </w:rPr>
          <w:delText xml:space="preserve">der Öffentlichkeit </w:delText>
        </w:r>
        <w:r w:rsidR="000E3DFF">
          <w:rPr>
            <w:rFonts w:ascii="Tahoma" w:hAnsi="Tahoma" w:cs="Tahoma"/>
            <w:sz w:val="22"/>
          </w:rPr>
          <w:delText xml:space="preserve">auf </w:delText>
        </w:r>
        <w:r w:rsidR="00063B3A">
          <w:rPr>
            <w:rFonts w:ascii="Tahoma" w:hAnsi="Tahoma" w:cs="Tahoma"/>
            <w:sz w:val="22"/>
          </w:rPr>
          <w:delText>dem Gemeinschaftsstand von FFI und Pro Carton.</w:delText>
        </w:r>
        <w:r w:rsidR="008B5DD4">
          <w:rPr>
            <w:rFonts w:ascii="Tahoma" w:hAnsi="Tahoma" w:cs="Tahoma"/>
            <w:sz w:val="22"/>
          </w:rPr>
          <w:delText xml:space="preserve"> Daneben werde</w:delText>
        </w:r>
        <w:r w:rsidR="00030EFD">
          <w:rPr>
            <w:rFonts w:ascii="Tahoma" w:hAnsi="Tahoma" w:cs="Tahoma"/>
            <w:sz w:val="22"/>
          </w:rPr>
          <w:delText>n</w:delText>
        </w:r>
        <w:r w:rsidR="008B5DD4">
          <w:rPr>
            <w:rFonts w:ascii="Tahoma" w:hAnsi="Tahoma" w:cs="Tahoma"/>
            <w:sz w:val="22"/>
          </w:rPr>
          <w:delText xml:space="preserve"> viele weitere Best Practice-Beispiele ausgestellt.</w:delText>
        </w:r>
      </w:del>
    </w:p>
    <w:p w14:paraId="73F4B2D6" w14:textId="77777777" w:rsidR="00262F63" w:rsidRPr="0060431D" w:rsidRDefault="00262F63" w:rsidP="00E62B22">
      <w:pPr>
        <w:pStyle w:val="Heading2"/>
        <w:rPr>
          <w:del w:id="93" w:author="1" w:date="2026-09-22T12:33:00Z" w16du:dateUtc="2026-09-22T16:33:00Z"/>
        </w:rPr>
      </w:pPr>
      <w:del w:id="94" w:author="1" w:date="2026-09-22T12:33:00Z" w16du:dateUtc="2026-09-22T16:33:00Z">
        <w:r w:rsidRPr="0060431D">
          <w:delText>Über den Fachverband Faltschachtel-Industrie e.V. (FFI)</w:delText>
        </w:r>
      </w:del>
    </w:p>
    <w:p w14:paraId="0D7DA505" w14:textId="77777777" w:rsidR="00D04F2B" w:rsidRDefault="00D04F2B" w:rsidP="00D04F2B">
      <w:pPr>
        <w:spacing w:line="480" w:lineRule="auto"/>
        <w:rPr>
          <w:del w:id="95" w:author="1" w:date="2026-09-22T12:33:00Z" w16du:dateUtc="2026-09-22T16:33:00Z"/>
          <w:rFonts w:cs="Tahoma"/>
          <w:sz w:val="22"/>
        </w:rPr>
      </w:pPr>
      <w:del w:id="96" w:author="1" w:date="2026-09-22T12:33:00Z" w16du:dateUtc="2026-09-22T16:33:00Z">
        <w:r>
          <w:rPr>
            <w:rFonts w:cs="Tahoma"/>
            <w:sz w:val="22"/>
          </w:rPr>
          <w:delText>Der FFI –</w:delText>
        </w:r>
        <w:r w:rsidRPr="00456D2D">
          <w:rPr>
            <w:rFonts w:cs="Tahoma"/>
            <w:sz w:val="22"/>
          </w:rPr>
          <w:delText xml:space="preserve"> Fachverban</w:delText>
        </w:r>
        <w:r>
          <w:rPr>
            <w:rFonts w:cs="Tahoma"/>
            <w:sz w:val="22"/>
          </w:rPr>
          <w:delText>d Faltschachtel-Industrie e.V. –</w:delText>
        </w:r>
        <w:r w:rsidRPr="00456D2D">
          <w:rPr>
            <w:rFonts w:cs="Tahoma"/>
            <w:sz w:val="22"/>
          </w:rPr>
          <w:delText xml:space="preserve"> vertritt seit 1948 die Interessen von </w:delText>
        </w:r>
        <w:r>
          <w:rPr>
            <w:rFonts w:cs="Tahoma"/>
            <w:sz w:val="22"/>
          </w:rPr>
          <w:delText>knapp</w:delText>
        </w:r>
        <w:r w:rsidRPr="00456D2D">
          <w:rPr>
            <w:rFonts w:cs="Tahoma"/>
            <w:sz w:val="22"/>
          </w:rPr>
          <w:delText xml:space="preserve"> </w:delText>
        </w:r>
        <w:r w:rsidRPr="0010722A">
          <w:rPr>
            <w:rFonts w:cs="Tahoma"/>
            <w:sz w:val="22"/>
          </w:rPr>
          <w:delText>90</w:delText>
        </w:r>
        <w:r w:rsidRPr="00456D2D">
          <w:rPr>
            <w:rFonts w:cs="Tahoma"/>
            <w:sz w:val="22"/>
          </w:rPr>
          <w:delText xml:space="preserve"> Unternehmen dieses Industriezweigs, der jährlich ca. </w:delText>
        </w:r>
        <w:r>
          <w:rPr>
            <w:rFonts w:cs="Tahoma"/>
            <w:sz w:val="22"/>
          </w:rPr>
          <w:delText>840</w:delText>
        </w:r>
        <w:r w:rsidRPr="0010722A">
          <w:rPr>
            <w:rFonts w:cs="Tahoma"/>
            <w:sz w:val="22"/>
          </w:rPr>
          <w:delText>.000 Tonnen</w:delText>
        </w:r>
        <w:r w:rsidRPr="00456D2D">
          <w:rPr>
            <w:rFonts w:cs="Tahoma"/>
            <w:sz w:val="22"/>
          </w:rPr>
          <w:delText xml:space="preserve"> Faltschachteln produziert, was einem Produktionswert von </w:delText>
        </w:r>
        <w:r w:rsidRPr="0010722A">
          <w:rPr>
            <w:rFonts w:cs="Tahoma"/>
            <w:sz w:val="22"/>
          </w:rPr>
          <w:delText>rund 1,9 Mrd.</w:delText>
        </w:r>
        <w:r>
          <w:rPr>
            <w:rFonts w:cs="Tahoma"/>
            <w:sz w:val="22"/>
          </w:rPr>
          <w:delText xml:space="preserve"> Euro entspricht</w:delText>
        </w:r>
        <w:r w:rsidRPr="00456D2D">
          <w:rPr>
            <w:rFonts w:cs="Tahoma"/>
            <w:sz w:val="22"/>
          </w:rPr>
          <w:delText>. Die FFI</w:delText>
        </w:r>
        <w:r>
          <w:rPr>
            <w:rFonts w:cs="Tahoma"/>
            <w:sz w:val="22"/>
          </w:rPr>
          <w:delText xml:space="preserve"> </w:delText>
        </w:r>
        <w:r w:rsidRPr="00456D2D">
          <w:rPr>
            <w:rFonts w:cs="Tahoma"/>
            <w:sz w:val="22"/>
          </w:rPr>
          <w:delText xml:space="preserve">Mitglieder repräsentieren dabei rund </w:delText>
        </w:r>
        <w:r w:rsidRPr="0010722A">
          <w:rPr>
            <w:rFonts w:cs="Tahoma"/>
            <w:sz w:val="22"/>
          </w:rPr>
          <w:delText>75 % des</w:delText>
        </w:r>
        <w:r w:rsidRPr="00456D2D">
          <w:rPr>
            <w:rFonts w:cs="Tahoma"/>
            <w:sz w:val="22"/>
          </w:rPr>
          <w:delText xml:space="preserve"> Branchenumsatzes. Die Faltschachtelbranche beschäftigt ca. 9.500 Mitarbeiterinnen und Mitarbeiter in vielfältigen Berufsbildern. Branchenspezifische Berufe wie Verpackungsingenieur, Drucker, Packmitteltechnologe, Verpackungsentwickler oder Mediengestalter gehören ebenso dazu wie kaufmännische, technische und logistische Berufe. Traditionell zeigt sich die Industrie mit derzeit rund 700 Auszubildenden zukunftsorientiert und verantwortungsbewusst.</w:delText>
        </w:r>
      </w:del>
    </w:p>
    <w:p w14:paraId="28306C3C" w14:textId="77777777" w:rsidR="00262F63" w:rsidRPr="00456D2D" w:rsidRDefault="00262F63" w:rsidP="00262F63">
      <w:pPr>
        <w:pStyle w:val="Standardmedium"/>
        <w:spacing w:line="480" w:lineRule="auto"/>
        <w:rPr>
          <w:del w:id="97" w:author="1" w:date="2026-09-22T12:33:00Z" w16du:dateUtc="2026-09-22T16:33:00Z"/>
          <w:rFonts w:ascii="Tahoma" w:hAnsi="Tahoma" w:cs="Tahoma"/>
          <w:sz w:val="22"/>
        </w:rPr>
      </w:pPr>
    </w:p>
    <w:p w14:paraId="64B51535" w14:textId="77777777" w:rsidR="00262F63" w:rsidRPr="0060431D" w:rsidRDefault="00262F63" w:rsidP="00262F63">
      <w:pPr>
        <w:pStyle w:val="Standardmedium"/>
        <w:spacing w:line="480" w:lineRule="auto"/>
        <w:rPr>
          <w:del w:id="98" w:author="1" w:date="2026-09-22T12:33:00Z" w16du:dateUtc="2026-09-22T16:33:00Z"/>
          <w:rFonts w:ascii="Tahoma" w:hAnsi="Tahoma" w:cs="Tahoma"/>
          <w:sz w:val="22"/>
        </w:rPr>
      </w:pPr>
      <w:del w:id="99" w:author="1" w:date="2026-09-22T12:33:00Z" w16du:dateUtc="2026-09-22T16:33:00Z">
        <w:r w:rsidRPr="0060431D">
          <w:rPr>
            <w:rFonts w:ascii="Tahoma" w:hAnsi="Tahoma" w:cs="Tahoma"/>
            <w:b/>
            <w:sz w:val="22"/>
          </w:rPr>
          <w:delText>Ihr Ansprechpartner beim FFI für Presse und Medien</w:delText>
        </w:r>
        <w:r w:rsidRPr="0060431D">
          <w:rPr>
            <w:rFonts w:ascii="Tahoma" w:hAnsi="Tahoma" w:cs="Tahoma"/>
            <w:b/>
            <w:sz w:val="22"/>
          </w:rPr>
          <w:br/>
        </w:r>
        <w:r w:rsidRPr="0060431D">
          <w:rPr>
            <w:rFonts w:ascii="Tahoma" w:hAnsi="Tahoma" w:cs="Tahoma"/>
            <w:sz w:val="22"/>
          </w:rPr>
          <w:delText>Christian Schiffers (Geschäftsführer)</w:delText>
        </w:r>
      </w:del>
    </w:p>
    <w:p w14:paraId="11FB832D" w14:textId="77777777" w:rsidR="00262F63" w:rsidRPr="0060431D" w:rsidRDefault="00262F63" w:rsidP="00262F63">
      <w:pPr>
        <w:pStyle w:val="Standardmedium"/>
        <w:rPr>
          <w:del w:id="100" w:author="1" w:date="2026-09-22T12:33:00Z" w16du:dateUtc="2026-09-22T16:33:00Z"/>
          <w:rFonts w:ascii="Tahoma" w:hAnsi="Tahoma" w:cs="Tahoma"/>
          <w:sz w:val="22"/>
        </w:rPr>
      </w:pPr>
      <w:del w:id="101" w:author="1" w:date="2026-09-22T12:33:00Z" w16du:dateUtc="2026-09-22T16:33:00Z">
        <w:r w:rsidRPr="0060431D">
          <w:rPr>
            <w:rFonts w:ascii="Tahoma" w:hAnsi="Tahoma" w:cs="Tahoma"/>
            <w:sz w:val="22"/>
          </w:rPr>
          <w:delText>T: +49 (0)69 / 89 01 2 – 101</w:delText>
        </w:r>
      </w:del>
    </w:p>
    <w:p w14:paraId="78E3FE8E" w14:textId="77777777" w:rsidR="00262F63" w:rsidRPr="0060431D" w:rsidRDefault="00262F63" w:rsidP="00262F63">
      <w:pPr>
        <w:pStyle w:val="Standardmedium"/>
        <w:rPr>
          <w:del w:id="102" w:author="1" w:date="2026-09-22T12:33:00Z" w16du:dateUtc="2026-09-22T16:33:00Z"/>
          <w:rFonts w:ascii="Tahoma" w:hAnsi="Tahoma" w:cs="Tahoma"/>
          <w:sz w:val="22"/>
        </w:rPr>
      </w:pPr>
      <w:del w:id="103" w:author="1" w:date="2026-09-22T12:33:00Z" w16du:dateUtc="2026-09-22T16:33:00Z">
        <w:r w:rsidRPr="0060431D">
          <w:rPr>
            <w:rFonts w:ascii="Tahoma" w:hAnsi="Tahoma" w:cs="Tahoma"/>
            <w:sz w:val="22"/>
          </w:rPr>
          <w:delText>F: +49 (0)69 / 89 01 2 – 222</w:delText>
        </w:r>
      </w:del>
    </w:p>
    <w:p w14:paraId="5DA98A0A" w14:textId="77777777" w:rsidR="00262F63" w:rsidRPr="0060431D" w:rsidRDefault="00262F63" w:rsidP="00262F63">
      <w:pPr>
        <w:pStyle w:val="Standardmedium"/>
        <w:rPr>
          <w:del w:id="104" w:author="1" w:date="2026-09-22T12:33:00Z" w16du:dateUtc="2026-09-22T16:33:00Z"/>
          <w:rFonts w:ascii="Tahoma" w:hAnsi="Tahoma" w:cs="Tahoma"/>
          <w:sz w:val="22"/>
        </w:rPr>
      </w:pPr>
      <w:del w:id="105" w:author="1" w:date="2026-09-22T12:33:00Z" w16du:dateUtc="2026-09-22T16:33:00Z">
        <w:r w:rsidRPr="0060431D">
          <w:rPr>
            <w:rFonts w:ascii="Tahoma" w:hAnsi="Tahoma" w:cs="Tahoma"/>
            <w:sz w:val="22"/>
          </w:rPr>
          <w:delText>M: +49 (0)163 / 639 59 90</w:delText>
        </w:r>
      </w:del>
    </w:p>
    <w:p w14:paraId="4C219698" w14:textId="77777777" w:rsidR="00262F63" w:rsidRPr="0060431D" w:rsidRDefault="00262F63" w:rsidP="00262F63">
      <w:pPr>
        <w:pStyle w:val="Standardmedium"/>
        <w:rPr>
          <w:del w:id="106" w:author="1" w:date="2026-09-22T12:33:00Z" w16du:dateUtc="2026-09-22T16:33:00Z"/>
          <w:rFonts w:ascii="Tahoma" w:hAnsi="Tahoma" w:cs="Tahoma"/>
          <w:sz w:val="22"/>
        </w:rPr>
      </w:pPr>
      <w:del w:id="107" w:author="1" w:date="2026-09-22T12:33:00Z" w16du:dateUtc="2026-09-22T16:33:00Z">
        <w:r w:rsidRPr="0060431D">
          <w:rPr>
            <w:rFonts w:ascii="Tahoma" w:hAnsi="Tahoma" w:cs="Tahoma"/>
            <w:sz w:val="22"/>
          </w:rPr>
          <w:delText xml:space="preserve">E: </w:delText>
        </w:r>
        <w:r>
          <w:fldChar w:fldCharType="begin"/>
        </w:r>
        <w:r>
          <w:delInstrText>HYPERLINK "mailto:christian.schiffers@ffi.de"</w:delInstrText>
        </w:r>
        <w:r>
          <w:fldChar w:fldCharType="separate"/>
        </w:r>
        <w:r w:rsidRPr="0060431D">
          <w:rPr>
            <w:rFonts w:ascii="Tahoma" w:hAnsi="Tahoma" w:cs="Tahoma"/>
            <w:color w:val="0000FF"/>
            <w:sz w:val="22"/>
            <w:u w:val="single"/>
          </w:rPr>
          <w:delText>christian.schiffers@ffi.de</w:delText>
        </w:r>
        <w:r>
          <w:fldChar w:fldCharType="end"/>
        </w:r>
      </w:del>
    </w:p>
    <w:p w14:paraId="3F9B33D0" w14:textId="77777777" w:rsidR="00262F63" w:rsidRPr="001E08FA" w:rsidRDefault="00262F63" w:rsidP="00FF542C">
      <w:pPr>
        <w:autoSpaceDE w:val="0"/>
        <w:rPr>
          <w:rFonts w:ascii="Times New Roman" w:hAnsi="Times New Roman"/>
          <w:sz w:val="24"/>
          <w:rPrChange w:id="108" w:author="1" w:date="2026-09-22T12:33:00Z" w16du:dateUtc="2026-09-22T16:33:00Z">
            <w:rPr>
              <w:rFonts w:ascii="Tahoma" w:hAnsi="Tahoma" w:cs="Tahoma"/>
              <w:sz w:val="22"/>
              <w:lang w:val="en-US"/>
            </w:rPr>
          </w:rPrChange>
        </w:rPr>
        <w:pPrChange w:id="109" w:author="1" w:date="2026-09-22T12:33:00Z" w16du:dateUtc="2026-09-22T16:33:00Z">
          <w:pPr>
            <w:pStyle w:val="Standardmedium"/>
          </w:pPr>
        </w:pPrChange>
      </w:pPr>
      <w:del w:id="110" w:author="1" w:date="2026-09-22T12:33:00Z" w16du:dateUtc="2026-09-22T16:33:00Z">
        <w:r w:rsidRPr="0060431D">
          <w:rPr>
            <w:rFonts w:ascii="Tahoma" w:hAnsi="Tahoma" w:cs="Tahoma"/>
            <w:sz w:val="22"/>
            <w:lang w:val="en-US"/>
          </w:rPr>
          <w:delText xml:space="preserve">I: </w:delText>
        </w:r>
        <w:r>
          <w:fldChar w:fldCharType="begin"/>
        </w:r>
        <w:r>
          <w:delInstrText>HYPERLINK "http://www.ffi.de"</w:delInstrText>
        </w:r>
        <w:r>
          <w:fldChar w:fldCharType="separate"/>
        </w:r>
        <w:r w:rsidRPr="0060431D">
          <w:rPr>
            <w:rFonts w:ascii="Tahoma" w:hAnsi="Tahoma" w:cs="Tahoma"/>
            <w:color w:val="0000FF"/>
            <w:sz w:val="22"/>
            <w:u w:val="single"/>
            <w:lang w:val="en-US"/>
          </w:rPr>
          <w:delText>www.ffi.de</w:delText>
        </w:r>
        <w:r>
          <w:fldChar w:fldCharType="end"/>
        </w:r>
        <w:r w:rsidRPr="0060431D">
          <w:rPr>
            <w:rFonts w:ascii="Tahoma" w:hAnsi="Tahoma" w:cs="Tahoma"/>
            <w:sz w:val="22"/>
            <w:lang w:val="en-US"/>
          </w:rPr>
          <w:delText xml:space="preserve"> , </w:delText>
        </w:r>
        <w:r>
          <w:fldChar w:fldCharType="begin"/>
        </w:r>
        <w:r>
          <w:delInstrText>HYPERLINK "http://www.inspiration-verpackung.de"</w:delInstrText>
        </w:r>
        <w:r>
          <w:fldChar w:fldCharType="separate"/>
        </w:r>
        <w:r w:rsidRPr="0060431D">
          <w:rPr>
            <w:rFonts w:ascii="Tahoma" w:hAnsi="Tahoma" w:cs="Tahoma"/>
            <w:color w:val="0000FF"/>
            <w:sz w:val="22"/>
            <w:u w:val="single"/>
            <w:lang w:val="en-US"/>
          </w:rPr>
          <w:delText>www.inspiration-verpackung.de</w:delText>
        </w:r>
        <w:r>
          <w:fldChar w:fldCharType="end"/>
        </w:r>
        <w:r w:rsidRPr="0060431D">
          <w:rPr>
            <w:rFonts w:ascii="Tahoma" w:hAnsi="Tahoma" w:cs="Tahoma"/>
            <w:sz w:val="22"/>
            <w:lang w:val="en-US"/>
          </w:rPr>
          <w:delText xml:space="preserve"> </w:delText>
        </w:r>
      </w:del>
    </w:p>
    <w:sectPr w:rsidR="00262F63" w:rsidRPr="001E08FA" w:rsidSect="006E54AE">
      <w:headerReference w:type="default" r:id="rId9"/>
      <w:footerReference w:type="default" r:id="rId10"/>
      <w:pgSz w:w="11906" w:h="16838"/>
      <w:pgMar w:top="1079" w:right="850" w:bottom="1134" w:left="1440" w:header="708" w:footer="708" w:gutter="0"/>
      <w:cols w:space="708"/>
      <w:docGrid w:linePitch="360"/>
      <w:sectPrChange w:id="124" w:author="1" w:date="2026-09-22T12:33:00Z" w16du:dateUtc="2026-09-22T16:33:00Z">
        <w:sectPr w:rsidR="00262F63" w:rsidRPr="001E08FA" w:rsidSect="006E54AE">
          <w:pgMar w:top="4111" w:right="1134" w:bottom="1701" w:left="2835" w:header="782" w:footer="88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985F8E" w14:textId="77777777" w:rsidR="00CA0451" w:rsidRDefault="00CA0451" w:rsidP="005A0DF9">
      <w:pPr>
        <w:pPrChange w:id="12" w:author="1" w:date="2026-09-22T12:33:00Z" w16du:dateUtc="2026-09-22T16:33:00Z">
          <w:pPr>
            <w:spacing w:line="240" w:lineRule="auto"/>
          </w:pPr>
        </w:pPrChange>
      </w:pPr>
      <w:r>
        <w:separator/>
      </w:r>
    </w:p>
  </w:endnote>
  <w:endnote w:type="continuationSeparator" w:id="0">
    <w:p w14:paraId="30CFDF8A" w14:textId="77777777" w:rsidR="00CA0451" w:rsidRDefault="00CA0451" w:rsidP="005A0DF9">
      <w:pPr>
        <w:pPrChange w:id="13" w:author="1" w:date="2026-09-22T12:33:00Z" w16du:dateUtc="2026-09-22T16:33: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Folio Std Bold Condensed">
    <w:panose1 w:val="020B0604020202020204"/>
    <w:charset w:val="00"/>
    <w:family w:val="swiss"/>
    <w:pitch w:val="variable"/>
    <w:sig w:usb0="800000AF" w:usb1="4000204A" w:usb2="00000000" w:usb3="00000000" w:csb0="00000001"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742B92" w14:textId="77777777" w:rsidR="00725935" w:rsidRDefault="000F65D9">
    <w:pPr>
      <w:pStyle w:val="ListParagraph"/>
      <w:rPr>
        <w:rPrChange w:id="121" w:author="1" w:date="2026-09-22T12:33:00Z" w16du:dateUtc="2026-09-22T16:33:00Z">
          <w:rPr>
            <w:rFonts w:asciiTheme="minorHAnsi" w:hAnsiTheme="minorHAnsi" w:cstheme="minorHAnsi"/>
            <w:b/>
          </w:rPr>
        </w:rPrChange>
      </w:rPr>
      <w:pPrChange w:id="122" w:author="1" w:date="2026-09-22T12:33:00Z" w16du:dateUtc="2026-09-22T16:33:00Z">
        <w:pPr>
          <w:pStyle w:val="Footer"/>
        </w:pPr>
      </w:pPrChange>
    </w:pPr>
    <w:del w:id="123" w:author="1" w:date="2026-09-22T12:33:00Z" w16du:dateUtc="2026-09-22T16:33:00Z">
      <w:r w:rsidRPr="00EE5473">
        <w:rPr>
          <w:rFonts w:asciiTheme="minorHAnsi" w:hAnsiTheme="minorHAnsi" w:cstheme="minorHAnsi"/>
          <w:b/>
        </w:rPr>
        <w:fldChar w:fldCharType="begin"/>
      </w:r>
      <w:r w:rsidR="00725935" w:rsidRPr="00EE5473">
        <w:rPr>
          <w:rFonts w:asciiTheme="minorHAnsi" w:hAnsiTheme="minorHAnsi" w:cstheme="minorHAnsi"/>
          <w:b/>
        </w:rPr>
        <w:delInstrText xml:space="preserve"> PAGE  \* Arabic  \* MERGEFORMAT </w:delInstrText>
      </w:r>
      <w:r w:rsidRPr="00EE5473">
        <w:rPr>
          <w:rFonts w:asciiTheme="minorHAnsi" w:hAnsiTheme="minorHAnsi" w:cstheme="minorHAnsi"/>
          <w:b/>
        </w:rPr>
        <w:fldChar w:fldCharType="separate"/>
      </w:r>
      <w:r w:rsidR="00BF0FFD">
        <w:rPr>
          <w:rFonts w:asciiTheme="minorHAnsi" w:hAnsiTheme="minorHAnsi" w:cstheme="minorHAnsi"/>
          <w:b/>
          <w:noProof/>
        </w:rPr>
        <w:delText>3</w:delText>
      </w:r>
      <w:r w:rsidRPr="00EE5473">
        <w:rPr>
          <w:rFonts w:asciiTheme="minorHAnsi" w:hAnsiTheme="minorHAnsi" w:cstheme="minorHAnsi"/>
          <w:b/>
        </w:rP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3A8105" w14:textId="77777777" w:rsidR="00CA0451" w:rsidRDefault="00CA0451" w:rsidP="005A0DF9">
      <w:pPr>
        <w:pPrChange w:id="10" w:author="1" w:date="2026-09-22T12:33:00Z" w16du:dateUtc="2026-09-22T16:33:00Z">
          <w:pPr>
            <w:spacing w:line="240" w:lineRule="auto"/>
          </w:pPr>
        </w:pPrChange>
      </w:pPr>
      <w:r>
        <w:separator/>
      </w:r>
    </w:p>
  </w:footnote>
  <w:footnote w:type="continuationSeparator" w:id="0">
    <w:p w14:paraId="66E46696" w14:textId="77777777" w:rsidR="00CA0451" w:rsidRDefault="00CA0451" w:rsidP="005A0DF9">
      <w:pPr>
        <w:pPrChange w:id="11" w:author="1" w:date="2026-09-22T12:33:00Z" w16du:dateUtc="2026-09-22T16:33: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E0BC27" w14:textId="77777777" w:rsidR="00725935" w:rsidRPr="005E5701" w:rsidRDefault="00262F63">
    <w:pPr>
      <w:pStyle w:val="Hyperlink"/>
      <w:pPrChange w:id="111" w:author="1" w:date="2026-09-22T12:33:00Z" w16du:dateUtc="2026-09-22T16:33:00Z">
        <w:pPr>
          <w:pStyle w:val="Header"/>
        </w:pPr>
      </w:pPrChange>
    </w:pPr>
    <w:del w:id="112" w:author="1" w:date="2026-09-22T12:33:00Z" w16du:dateUtc="2026-09-22T16:33:00Z">
      <w:r>
        <w:rPr>
          <w:noProof/>
          <w:lang w:eastAsia="de-DE"/>
        </w:rPr>
        <mc:AlternateContent>
          <mc:Choice Requires="wps">
            <w:drawing>
              <wp:anchor distT="0" distB="0" distL="114300" distR="114300" simplePos="0" relativeHeight="251660288" behindDoc="0" locked="0" layoutInCell="1" allowOverlap="1" wp14:anchorId="11D40F12" wp14:editId="0F52D9EB">
                <wp:simplePos x="0" y="0"/>
                <wp:positionH relativeFrom="column">
                  <wp:posOffset>3882794</wp:posOffset>
                </wp:positionH>
                <wp:positionV relativeFrom="paragraph">
                  <wp:posOffset>1383607</wp:posOffset>
                </wp:positionV>
                <wp:extent cx="1205865" cy="353291"/>
                <wp:effectExtent l="0" t="0" r="0" b="889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5865" cy="3532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1F904C" w14:textId="77777777" w:rsidR="00725935" w:rsidRDefault="006F10F7" w:rsidP="00E62B22">
                            <w:pPr>
                              <w:spacing w:line="220" w:lineRule="atLeast"/>
                              <w:jc w:val="right"/>
                              <w:rPr>
                                <w:del w:id="113" w:author="1" w:date="2026-09-22T12:33:00Z" w16du:dateUtc="2026-09-22T16:33:00Z"/>
                                <w:color w:val="6E6F71" w:themeColor="accent2"/>
                                <w:sz w:val="16"/>
                                <w:szCs w:val="16"/>
                              </w:rPr>
                            </w:pPr>
                            <w:del w:id="114" w:author="1" w:date="2026-09-22T12:33:00Z" w16du:dateUtc="2026-09-22T16:33:00Z">
                              <w:r>
                                <w:rPr>
                                  <w:color w:val="6E6F71" w:themeColor="accent2"/>
                                  <w:sz w:val="16"/>
                                  <w:szCs w:val="16"/>
                                </w:rPr>
                                <w:delText>0</w:delText>
                              </w:r>
                              <w:r w:rsidR="00BF0FFD">
                                <w:rPr>
                                  <w:color w:val="6E6F71" w:themeColor="accent2"/>
                                  <w:sz w:val="16"/>
                                  <w:szCs w:val="16"/>
                                </w:rPr>
                                <w:delText>2</w:delText>
                              </w:r>
                              <w:r w:rsidR="00241D20">
                                <w:rPr>
                                  <w:color w:val="6E6F71" w:themeColor="accent2"/>
                                  <w:sz w:val="16"/>
                                  <w:szCs w:val="16"/>
                                </w:rPr>
                                <w:delText>.0</w:delText>
                              </w:r>
                              <w:r>
                                <w:rPr>
                                  <w:color w:val="6E6F71" w:themeColor="accent2"/>
                                  <w:sz w:val="16"/>
                                  <w:szCs w:val="16"/>
                                </w:rPr>
                                <w:delText>9</w:delText>
                              </w:r>
                              <w:r w:rsidR="00241D20">
                                <w:rPr>
                                  <w:color w:val="6E6F71" w:themeColor="accent2"/>
                                  <w:sz w:val="16"/>
                                  <w:szCs w:val="16"/>
                                </w:rPr>
                                <w:delText>.</w:delText>
                              </w:r>
                              <w:r w:rsidR="00262F63">
                                <w:rPr>
                                  <w:color w:val="6E6F71" w:themeColor="accent2"/>
                                  <w:sz w:val="16"/>
                                  <w:szCs w:val="16"/>
                                </w:rPr>
                                <w:delText>201</w:delText>
                              </w:r>
                              <w:r w:rsidR="003215E7">
                                <w:rPr>
                                  <w:color w:val="6E6F71" w:themeColor="accent2"/>
                                  <w:sz w:val="16"/>
                                  <w:szCs w:val="16"/>
                                </w:rPr>
                                <w:delText>5</w:delText>
                              </w:r>
                            </w:del>
                          </w:p>
                          <w:p w14:paraId="15EF965E" w14:textId="77777777" w:rsidR="00262F63" w:rsidRPr="00C972B6" w:rsidRDefault="00262F63" w:rsidP="00E62B22">
                            <w:pPr>
                              <w:spacing w:line="220" w:lineRule="atLeast"/>
                              <w:jc w:val="right"/>
                              <w:rPr>
                                <w:del w:id="115" w:author="1" w:date="2026-09-22T12:33:00Z" w16du:dateUtc="2026-09-22T16:33:00Z"/>
                                <w:color w:val="6E6F71" w:themeColor="accent2"/>
                                <w:sz w:val="16"/>
                                <w:szCs w:val="16"/>
                              </w:rPr>
                            </w:pPr>
                            <w:del w:id="116" w:author="1" w:date="2026-09-22T12:33:00Z" w16du:dateUtc="2026-09-22T16:33:00Z">
                              <w:r>
                                <w:rPr>
                                  <w:color w:val="6E6F71" w:themeColor="accent2"/>
                                  <w:sz w:val="16"/>
                                  <w:szCs w:val="16"/>
                                </w:rPr>
                                <w:delText>Frankfurt am Main</w:delText>
                              </w:r>
                            </w:del>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40F12" id="Rechteck 5" o:spid="_x0000_s1026" style="position:absolute;margin-left:305.75pt;margin-top:108.95pt;width:94.95pt;height:2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" filled="f" stroked="f" strokeweight="2pt">
                <v:textbox inset="0,0,0,0">
                  <w:txbxContent>
                    <w:p w14:paraId="401F904C" w14:textId="77777777" w:rsidR="00725935" w:rsidRDefault="006F10F7" w:rsidP="00E62B22">
                      <w:pPr>
                        <w:spacing w:line="220" w:lineRule="atLeast"/>
                        <w:jc w:val="right"/>
                        <w:rPr>
                          <w:del w:id="117" w:author="1" w:date="2026-09-22T12:33:00Z" w16du:dateUtc="2026-09-22T16:33:00Z"/>
                          <w:color w:val="6E6F71" w:themeColor="accent2"/>
                          <w:sz w:val="16"/>
                          <w:szCs w:val="16"/>
                        </w:rPr>
                      </w:pPr>
                      <w:del w:id="118" w:author="1" w:date="2026-09-22T12:33:00Z" w16du:dateUtc="2026-09-22T16:33:00Z">
                        <w:r>
                          <w:rPr>
                            <w:color w:val="6E6F71" w:themeColor="accent2"/>
                            <w:sz w:val="16"/>
                            <w:szCs w:val="16"/>
                          </w:rPr>
                          <w:delText>0</w:delText>
                        </w:r>
                        <w:r w:rsidR="00BF0FFD">
                          <w:rPr>
                            <w:color w:val="6E6F71" w:themeColor="accent2"/>
                            <w:sz w:val="16"/>
                            <w:szCs w:val="16"/>
                          </w:rPr>
                          <w:delText>2</w:delText>
                        </w:r>
                        <w:r w:rsidR="00241D20">
                          <w:rPr>
                            <w:color w:val="6E6F71" w:themeColor="accent2"/>
                            <w:sz w:val="16"/>
                            <w:szCs w:val="16"/>
                          </w:rPr>
                          <w:delText>.0</w:delText>
                        </w:r>
                        <w:r>
                          <w:rPr>
                            <w:color w:val="6E6F71" w:themeColor="accent2"/>
                            <w:sz w:val="16"/>
                            <w:szCs w:val="16"/>
                          </w:rPr>
                          <w:delText>9</w:delText>
                        </w:r>
                        <w:r w:rsidR="00241D20">
                          <w:rPr>
                            <w:color w:val="6E6F71" w:themeColor="accent2"/>
                            <w:sz w:val="16"/>
                            <w:szCs w:val="16"/>
                          </w:rPr>
                          <w:delText>.</w:delText>
                        </w:r>
                        <w:r w:rsidR="00262F63">
                          <w:rPr>
                            <w:color w:val="6E6F71" w:themeColor="accent2"/>
                            <w:sz w:val="16"/>
                            <w:szCs w:val="16"/>
                          </w:rPr>
                          <w:delText>201</w:delText>
                        </w:r>
                        <w:r w:rsidR="003215E7">
                          <w:rPr>
                            <w:color w:val="6E6F71" w:themeColor="accent2"/>
                            <w:sz w:val="16"/>
                            <w:szCs w:val="16"/>
                          </w:rPr>
                          <w:delText>5</w:delText>
                        </w:r>
                      </w:del>
                    </w:p>
                    <w:p w14:paraId="15EF965E" w14:textId="77777777" w:rsidR="00262F63" w:rsidRPr="00C972B6" w:rsidRDefault="00262F63" w:rsidP="00E62B22">
                      <w:pPr>
                        <w:spacing w:line="220" w:lineRule="atLeast"/>
                        <w:jc w:val="right"/>
                        <w:rPr>
                          <w:del w:id="119" w:author="1" w:date="2026-09-22T12:33:00Z" w16du:dateUtc="2026-09-22T16:33:00Z"/>
                          <w:color w:val="6E6F71" w:themeColor="accent2"/>
                          <w:sz w:val="16"/>
                          <w:szCs w:val="16"/>
                        </w:rPr>
                      </w:pPr>
                      <w:del w:id="120" w:author="1" w:date="2026-09-22T12:33:00Z" w16du:dateUtc="2026-09-22T16:33:00Z">
                        <w:r>
                          <w:rPr>
                            <w:color w:val="6E6F71" w:themeColor="accent2"/>
                            <w:sz w:val="16"/>
                            <w:szCs w:val="16"/>
                          </w:rPr>
                          <w:delText>Frankfurt am Main</w:delText>
                        </w:r>
                      </w:del>
                    </w:p>
                  </w:txbxContent>
                </v:textbox>
              </v:rect>
            </w:pict>
          </mc:Fallback>
        </mc:AlternateContent>
      </w:r>
      <w:r w:rsidR="00871320">
        <w:rPr>
          <w:noProof/>
          <w:lang w:eastAsia="de-DE"/>
        </w:rPr>
        <w:drawing>
          <wp:anchor distT="0" distB="0" distL="114300" distR="114300" simplePos="0" relativeHeight="251662336" behindDoc="1" locked="0" layoutInCell="1" allowOverlap="1" wp14:anchorId="787EBE92" wp14:editId="3161DBB4">
            <wp:simplePos x="0" y="0"/>
            <wp:positionH relativeFrom="page">
              <wp:posOffset>0</wp:posOffset>
            </wp:positionH>
            <wp:positionV relativeFrom="page">
              <wp:posOffset>0</wp:posOffset>
            </wp:positionV>
            <wp:extent cx="7560000" cy="1800000"/>
            <wp:effectExtent l="0" t="0" r="3175" b="0"/>
            <wp:wrapNone/>
            <wp:docPr id="1" name="Bild 1" descr="SSD:Users:BenDo:Desktop:Drehscheibe:2012-10-10_FFI:Logo_mitText Kopi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D:Users:BenDo:Desktop:Drehscheibe:2012-10-10_FFI:Logo_mitText Kopie.pd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800000"/>
                    </a:xfrm>
                    <a:prstGeom prst="rect">
                      <a:avLst/>
                    </a:prstGeom>
                    <a:noFill/>
                    <a:ln>
                      <a:noFill/>
                    </a:ln>
                  </pic:spPr>
                </pic:pic>
              </a:graphicData>
            </a:graphic>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1"/>
    <w:multiLevelType w:val="singleLevel"/>
    <w:tmpl w:val="9E082F12"/>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1798876E"/>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7CDEDE66"/>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91BA0B84"/>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7B1731"/>
    <w:multiLevelType w:val="hybridMultilevel"/>
    <w:tmpl w:val="388A8916"/>
    <w:lvl w:ilvl="0" w:tplc="A7784C3A">
      <w:start w:val="1"/>
      <w:numFmt w:val="decimal"/>
      <w:pStyle w:val="Num123"/>
      <w:lvlText w:val="%1."/>
      <w:lvlJc w:val="left"/>
      <w:pPr>
        <w:ind w:left="720" w:hanging="360"/>
      </w:pPr>
      <w:rPr>
        <w:rFonts w:asciiTheme="majorHAnsi" w:hAnsiTheme="majorHAnsi" w:hint="default"/>
        <w:color w:val="E2201A"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7AA2696"/>
    <w:multiLevelType w:val="hybridMultilevel"/>
    <w:tmpl w:val="704EF3E6"/>
    <w:lvl w:ilvl="0" w:tplc="A99AFDC8">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6" w15:restartNumberingAfterBreak="0">
    <w:nsid w:val="084C027F"/>
    <w:multiLevelType w:val="hybridMultilevel"/>
    <w:tmpl w:val="26F4B4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CFB353A"/>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0CFE1C0A"/>
    <w:multiLevelType w:val="multilevel"/>
    <w:tmpl w:val="29A03F5C"/>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1440"/>
        </w:tabs>
        <w:ind w:left="1440" w:hanging="360"/>
      </w:pPr>
      <w:rPr>
        <w:rFonts w:hint="default"/>
        <w:b w:val="0"/>
      </w:rPr>
    </w:lvl>
    <w:lvl w:ilvl="2">
      <w:start w:val="1"/>
      <w:numFmt w:val="decimal"/>
      <w:lvlText w:val="%1.%2.%3."/>
      <w:lvlJc w:val="left"/>
      <w:pPr>
        <w:tabs>
          <w:tab w:val="num" w:pos="2880"/>
        </w:tabs>
        <w:ind w:left="2880" w:hanging="720"/>
      </w:pPr>
      <w:rPr>
        <w:rFonts w:hint="default"/>
        <w:b/>
      </w:rPr>
    </w:lvl>
    <w:lvl w:ilvl="3">
      <w:start w:val="1"/>
      <w:numFmt w:val="decimal"/>
      <w:lvlText w:val="%1.%2.%3.%4."/>
      <w:lvlJc w:val="left"/>
      <w:pPr>
        <w:tabs>
          <w:tab w:val="num" w:pos="3960"/>
        </w:tabs>
        <w:ind w:left="3960" w:hanging="720"/>
      </w:pPr>
      <w:rPr>
        <w:rFonts w:hint="default"/>
        <w:b/>
      </w:rPr>
    </w:lvl>
    <w:lvl w:ilvl="4">
      <w:start w:val="1"/>
      <w:numFmt w:val="decimal"/>
      <w:lvlText w:val="%1.%2.%3.%4.%5."/>
      <w:lvlJc w:val="left"/>
      <w:pPr>
        <w:tabs>
          <w:tab w:val="num" w:pos="5400"/>
        </w:tabs>
        <w:ind w:left="5400" w:hanging="1080"/>
      </w:pPr>
      <w:rPr>
        <w:rFonts w:hint="default"/>
        <w:b/>
      </w:rPr>
    </w:lvl>
    <w:lvl w:ilvl="5">
      <w:start w:val="1"/>
      <w:numFmt w:val="decimal"/>
      <w:lvlText w:val="%1.%2.%3.%4.%5.%6."/>
      <w:lvlJc w:val="left"/>
      <w:pPr>
        <w:tabs>
          <w:tab w:val="num" w:pos="6480"/>
        </w:tabs>
        <w:ind w:left="6480" w:hanging="1080"/>
      </w:pPr>
      <w:rPr>
        <w:rFonts w:hint="default"/>
        <w:b/>
      </w:rPr>
    </w:lvl>
    <w:lvl w:ilvl="6">
      <w:start w:val="1"/>
      <w:numFmt w:val="decimal"/>
      <w:lvlText w:val="%1.%2.%3.%4.%5.%6.%7."/>
      <w:lvlJc w:val="left"/>
      <w:pPr>
        <w:tabs>
          <w:tab w:val="num" w:pos="7920"/>
        </w:tabs>
        <w:ind w:left="7920" w:hanging="1440"/>
      </w:pPr>
      <w:rPr>
        <w:rFonts w:hint="default"/>
        <w:b/>
      </w:rPr>
    </w:lvl>
    <w:lvl w:ilvl="7">
      <w:start w:val="1"/>
      <w:numFmt w:val="decimal"/>
      <w:lvlText w:val="%1.%2.%3.%4.%5.%6.%7.%8."/>
      <w:lvlJc w:val="left"/>
      <w:pPr>
        <w:tabs>
          <w:tab w:val="num" w:pos="9000"/>
        </w:tabs>
        <w:ind w:left="9000" w:hanging="1440"/>
      </w:pPr>
      <w:rPr>
        <w:rFonts w:hint="default"/>
        <w:b/>
      </w:rPr>
    </w:lvl>
    <w:lvl w:ilvl="8">
      <w:start w:val="1"/>
      <w:numFmt w:val="decimal"/>
      <w:lvlText w:val="%1.%2.%3.%4.%5.%6.%7.%8.%9."/>
      <w:lvlJc w:val="left"/>
      <w:pPr>
        <w:tabs>
          <w:tab w:val="num" w:pos="10440"/>
        </w:tabs>
        <w:ind w:left="10440" w:hanging="1800"/>
      </w:pPr>
      <w:rPr>
        <w:rFonts w:hint="default"/>
        <w:b/>
      </w:rPr>
    </w:lvl>
  </w:abstractNum>
  <w:abstractNum w:abstractNumId="9" w15:restartNumberingAfterBreak="0">
    <w:nsid w:val="0E1908DD"/>
    <w:multiLevelType w:val="hybridMultilevel"/>
    <w:tmpl w:val="2154168C"/>
    <w:lvl w:ilvl="0" w:tplc="578E7818">
      <w:start w:val="1"/>
      <w:numFmt w:val="bullet"/>
      <w:pStyle w:val="NumStrich"/>
      <w:lvlText w:val="—"/>
      <w:lvlJc w:val="left"/>
      <w:pPr>
        <w:ind w:left="720" w:hanging="360"/>
      </w:pPr>
      <w:rPr>
        <w:rFonts w:ascii="Tahoma" w:hAnsi="Tahoma" w:hint="default"/>
        <w:color w:val="E2201A"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F235899"/>
    <w:multiLevelType w:val="multilevel"/>
    <w:tmpl w:val="71D8F96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70"/>
        </w:tabs>
        <w:ind w:left="107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0F2D6818"/>
    <w:multiLevelType w:val="hybridMultilevel"/>
    <w:tmpl w:val="3C8C40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7CA5DE9"/>
    <w:multiLevelType w:val="multilevel"/>
    <w:tmpl w:val="054C828A"/>
    <w:lvl w:ilvl="0">
      <w:start w:val="2"/>
      <w:numFmt w:val="decimal"/>
      <w:lvlText w:val="%1"/>
      <w:lvlJc w:val="left"/>
      <w:pPr>
        <w:tabs>
          <w:tab w:val="num" w:pos="600"/>
        </w:tabs>
        <w:ind w:left="600" w:hanging="600"/>
      </w:pPr>
      <w:rPr>
        <w:rFonts w:hint="default"/>
      </w:rPr>
    </w:lvl>
    <w:lvl w:ilvl="1">
      <w:start w:val="1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DE44539"/>
    <w:multiLevelType w:val="multilevel"/>
    <w:tmpl w:val="D6A4F1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928"/>
        </w:tabs>
        <w:ind w:left="928"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2E35708B"/>
    <w:multiLevelType w:val="hybridMultilevel"/>
    <w:tmpl w:val="FCA28C66"/>
    <w:lvl w:ilvl="0" w:tplc="8D961832">
      <w:start w:val="1"/>
      <w:numFmt w:val="decimal"/>
      <w:lvlText w:val="%1."/>
      <w:lvlJc w:val="left"/>
      <w:pPr>
        <w:ind w:left="1617" w:hanging="1050"/>
      </w:pPr>
      <w:rPr>
        <w:rFonts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2FB50155"/>
    <w:multiLevelType w:val="hybridMultilevel"/>
    <w:tmpl w:val="76063F86"/>
    <w:lvl w:ilvl="0" w:tplc="20688F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31CA5810"/>
    <w:multiLevelType w:val="multilevel"/>
    <w:tmpl w:val="71D8F9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37F8614A"/>
    <w:multiLevelType w:val="hybridMultilevel"/>
    <w:tmpl w:val="60C25676"/>
    <w:lvl w:ilvl="0" w:tplc="8E5CCF98">
      <w:start w:val="1"/>
      <w:numFmt w:val="bullet"/>
      <w:lvlText w:val="­"/>
      <w:lvlJc w:val="left"/>
      <w:pPr>
        <w:tabs>
          <w:tab w:val="num" w:pos="1428"/>
        </w:tabs>
        <w:ind w:left="1428" w:hanging="360"/>
      </w:pPr>
      <w:rPr>
        <w:rFonts w:ascii="Courier New" w:hAnsi="Courier New"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8" w15:restartNumberingAfterBreak="0">
    <w:nsid w:val="4170222E"/>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3926AA4"/>
    <w:multiLevelType w:val="hybridMultilevel"/>
    <w:tmpl w:val="36AE284A"/>
    <w:lvl w:ilvl="0" w:tplc="3A227C88">
      <w:start w:val="1"/>
      <w:numFmt w:val="decimal"/>
      <w:lvlText w:val="%1."/>
      <w:lvlJc w:val="left"/>
      <w:pPr>
        <w:tabs>
          <w:tab w:val="num" w:pos="2415"/>
        </w:tabs>
        <w:ind w:left="2415" w:hanging="1155"/>
      </w:pPr>
      <w:rPr>
        <w:rFonts w:hint="default"/>
      </w:rPr>
    </w:lvl>
    <w:lvl w:ilvl="1" w:tplc="04190019" w:tentative="1">
      <w:start w:val="1"/>
      <w:numFmt w:val="lowerLetter"/>
      <w:lvlText w:val="%2."/>
      <w:lvlJc w:val="left"/>
      <w:pPr>
        <w:tabs>
          <w:tab w:val="num" w:pos="2340"/>
        </w:tabs>
        <w:ind w:left="2340" w:hanging="360"/>
      </w:pPr>
    </w:lvl>
    <w:lvl w:ilvl="2" w:tplc="0419001B" w:tentative="1">
      <w:start w:val="1"/>
      <w:numFmt w:val="lowerRoman"/>
      <w:lvlText w:val="%3."/>
      <w:lvlJc w:val="right"/>
      <w:pPr>
        <w:tabs>
          <w:tab w:val="num" w:pos="3060"/>
        </w:tabs>
        <w:ind w:left="3060" w:hanging="180"/>
      </w:pPr>
    </w:lvl>
    <w:lvl w:ilvl="3" w:tplc="0419000F" w:tentative="1">
      <w:start w:val="1"/>
      <w:numFmt w:val="decimal"/>
      <w:lvlText w:val="%4."/>
      <w:lvlJc w:val="left"/>
      <w:pPr>
        <w:tabs>
          <w:tab w:val="num" w:pos="3780"/>
        </w:tabs>
        <w:ind w:left="3780" w:hanging="360"/>
      </w:pPr>
    </w:lvl>
    <w:lvl w:ilvl="4" w:tplc="04190019" w:tentative="1">
      <w:start w:val="1"/>
      <w:numFmt w:val="lowerLetter"/>
      <w:lvlText w:val="%5."/>
      <w:lvlJc w:val="left"/>
      <w:pPr>
        <w:tabs>
          <w:tab w:val="num" w:pos="4500"/>
        </w:tabs>
        <w:ind w:left="4500" w:hanging="360"/>
      </w:pPr>
    </w:lvl>
    <w:lvl w:ilvl="5" w:tplc="0419001B" w:tentative="1">
      <w:start w:val="1"/>
      <w:numFmt w:val="lowerRoman"/>
      <w:lvlText w:val="%6."/>
      <w:lvlJc w:val="right"/>
      <w:pPr>
        <w:tabs>
          <w:tab w:val="num" w:pos="5220"/>
        </w:tabs>
        <w:ind w:left="5220" w:hanging="180"/>
      </w:pPr>
    </w:lvl>
    <w:lvl w:ilvl="6" w:tplc="0419000F" w:tentative="1">
      <w:start w:val="1"/>
      <w:numFmt w:val="decimal"/>
      <w:lvlText w:val="%7."/>
      <w:lvlJc w:val="left"/>
      <w:pPr>
        <w:tabs>
          <w:tab w:val="num" w:pos="5940"/>
        </w:tabs>
        <w:ind w:left="5940" w:hanging="360"/>
      </w:pPr>
    </w:lvl>
    <w:lvl w:ilvl="7" w:tplc="04190019" w:tentative="1">
      <w:start w:val="1"/>
      <w:numFmt w:val="lowerLetter"/>
      <w:lvlText w:val="%8."/>
      <w:lvlJc w:val="left"/>
      <w:pPr>
        <w:tabs>
          <w:tab w:val="num" w:pos="6660"/>
        </w:tabs>
        <w:ind w:left="6660" w:hanging="360"/>
      </w:pPr>
    </w:lvl>
    <w:lvl w:ilvl="8" w:tplc="0419001B" w:tentative="1">
      <w:start w:val="1"/>
      <w:numFmt w:val="lowerRoman"/>
      <w:lvlText w:val="%9."/>
      <w:lvlJc w:val="right"/>
      <w:pPr>
        <w:tabs>
          <w:tab w:val="num" w:pos="7380"/>
        </w:tabs>
        <w:ind w:left="7380" w:hanging="180"/>
      </w:pPr>
    </w:lvl>
  </w:abstractNum>
  <w:abstractNum w:abstractNumId="20" w15:restartNumberingAfterBreak="0">
    <w:nsid w:val="4A501B3D"/>
    <w:multiLevelType w:val="hybridMultilevel"/>
    <w:tmpl w:val="65143600"/>
    <w:lvl w:ilvl="0" w:tplc="7C38ECE8">
      <w:start w:val="1"/>
      <w:numFmt w:val="decimal"/>
      <w:lvlText w:val="%1."/>
      <w:lvlJc w:val="left"/>
      <w:pPr>
        <w:tabs>
          <w:tab w:val="num" w:pos="1788"/>
        </w:tabs>
        <w:ind w:left="1788" w:hanging="360"/>
      </w:pPr>
      <w:rPr>
        <w:rFonts w:hint="default"/>
      </w:r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21" w15:restartNumberingAfterBreak="0">
    <w:nsid w:val="4C6E4C20"/>
    <w:multiLevelType w:val="hybridMultilevel"/>
    <w:tmpl w:val="ED22F2A8"/>
    <w:lvl w:ilvl="0" w:tplc="9728727E">
      <w:start w:val="1"/>
      <w:numFmt w:val="decimal"/>
      <w:lvlText w:val="%1."/>
      <w:lvlJc w:val="left"/>
      <w:pPr>
        <w:tabs>
          <w:tab w:val="num" w:pos="1080"/>
        </w:tabs>
        <w:ind w:left="1080" w:hanging="360"/>
      </w:pPr>
      <w:rPr>
        <w:rFonts w:hint="default"/>
      </w:rPr>
    </w:lvl>
    <w:lvl w:ilvl="1" w:tplc="AEA46818">
      <w:numFmt w:val="none"/>
      <w:lvlText w:val=""/>
      <w:lvlJc w:val="left"/>
      <w:pPr>
        <w:tabs>
          <w:tab w:val="num" w:pos="360"/>
        </w:tabs>
      </w:pPr>
    </w:lvl>
    <w:lvl w:ilvl="2" w:tplc="B8400022">
      <w:numFmt w:val="none"/>
      <w:lvlText w:val=""/>
      <w:lvlJc w:val="left"/>
      <w:pPr>
        <w:tabs>
          <w:tab w:val="num" w:pos="360"/>
        </w:tabs>
      </w:pPr>
    </w:lvl>
    <w:lvl w:ilvl="3" w:tplc="94644126">
      <w:numFmt w:val="none"/>
      <w:lvlText w:val=""/>
      <w:lvlJc w:val="left"/>
      <w:pPr>
        <w:tabs>
          <w:tab w:val="num" w:pos="360"/>
        </w:tabs>
      </w:pPr>
    </w:lvl>
    <w:lvl w:ilvl="4" w:tplc="A7307092">
      <w:numFmt w:val="none"/>
      <w:lvlText w:val=""/>
      <w:lvlJc w:val="left"/>
      <w:pPr>
        <w:tabs>
          <w:tab w:val="num" w:pos="360"/>
        </w:tabs>
      </w:pPr>
    </w:lvl>
    <w:lvl w:ilvl="5" w:tplc="EA0C7760">
      <w:numFmt w:val="none"/>
      <w:lvlText w:val=""/>
      <w:lvlJc w:val="left"/>
      <w:pPr>
        <w:tabs>
          <w:tab w:val="num" w:pos="360"/>
        </w:tabs>
      </w:pPr>
    </w:lvl>
    <w:lvl w:ilvl="6" w:tplc="06484688">
      <w:numFmt w:val="none"/>
      <w:lvlText w:val=""/>
      <w:lvlJc w:val="left"/>
      <w:pPr>
        <w:tabs>
          <w:tab w:val="num" w:pos="360"/>
        </w:tabs>
      </w:pPr>
    </w:lvl>
    <w:lvl w:ilvl="7" w:tplc="22E2B3FA">
      <w:numFmt w:val="none"/>
      <w:lvlText w:val=""/>
      <w:lvlJc w:val="left"/>
      <w:pPr>
        <w:tabs>
          <w:tab w:val="num" w:pos="360"/>
        </w:tabs>
      </w:pPr>
    </w:lvl>
    <w:lvl w:ilvl="8" w:tplc="0B6EECE8">
      <w:numFmt w:val="none"/>
      <w:lvlText w:val=""/>
      <w:lvlJc w:val="left"/>
      <w:pPr>
        <w:tabs>
          <w:tab w:val="num" w:pos="360"/>
        </w:tabs>
      </w:pPr>
    </w:lvl>
  </w:abstractNum>
  <w:abstractNum w:abstractNumId="22" w15:restartNumberingAfterBreak="0">
    <w:nsid w:val="6C2C1744"/>
    <w:multiLevelType w:val="multilevel"/>
    <w:tmpl w:val="60FC31D0"/>
    <w:lvl w:ilvl="0">
      <w:start w:val="2"/>
      <w:numFmt w:val="decimal"/>
      <w:lvlText w:val="%1."/>
      <w:lvlJc w:val="left"/>
      <w:pPr>
        <w:tabs>
          <w:tab w:val="num" w:pos="1275"/>
        </w:tabs>
        <w:ind w:left="1275" w:hanging="1275"/>
      </w:pPr>
      <w:rPr>
        <w:rFonts w:hint="default"/>
      </w:rPr>
    </w:lvl>
    <w:lvl w:ilvl="1">
      <w:start w:val="1"/>
      <w:numFmt w:val="decimal"/>
      <w:lvlText w:val="%1.%2."/>
      <w:lvlJc w:val="left"/>
      <w:pPr>
        <w:tabs>
          <w:tab w:val="num" w:pos="1983"/>
        </w:tabs>
        <w:ind w:left="1983" w:hanging="1275"/>
      </w:pPr>
      <w:rPr>
        <w:rFonts w:hint="default"/>
      </w:rPr>
    </w:lvl>
    <w:lvl w:ilvl="2">
      <w:start w:val="1"/>
      <w:numFmt w:val="decimal"/>
      <w:lvlText w:val="%1.%2.%3."/>
      <w:lvlJc w:val="left"/>
      <w:pPr>
        <w:tabs>
          <w:tab w:val="num" w:pos="1995"/>
        </w:tabs>
        <w:ind w:left="1995" w:hanging="1275"/>
      </w:pPr>
      <w:rPr>
        <w:rFonts w:hint="default"/>
      </w:rPr>
    </w:lvl>
    <w:lvl w:ilvl="3">
      <w:start w:val="1"/>
      <w:numFmt w:val="decimal"/>
      <w:lvlText w:val="%1.%2.%3.%4."/>
      <w:lvlJc w:val="left"/>
      <w:pPr>
        <w:tabs>
          <w:tab w:val="num" w:pos="3399"/>
        </w:tabs>
        <w:ind w:left="3399" w:hanging="1275"/>
      </w:pPr>
      <w:rPr>
        <w:rFonts w:hint="default"/>
      </w:rPr>
    </w:lvl>
    <w:lvl w:ilvl="4">
      <w:start w:val="1"/>
      <w:numFmt w:val="decimal"/>
      <w:lvlText w:val="%1.%2.%3.%4.%5."/>
      <w:lvlJc w:val="left"/>
      <w:pPr>
        <w:tabs>
          <w:tab w:val="num" w:pos="4107"/>
        </w:tabs>
        <w:ind w:left="4107" w:hanging="1275"/>
      </w:pPr>
      <w:rPr>
        <w:rFonts w:hint="default"/>
      </w:rPr>
    </w:lvl>
    <w:lvl w:ilvl="5">
      <w:start w:val="1"/>
      <w:numFmt w:val="decimal"/>
      <w:lvlText w:val="%1.%2.%3.%4.%5.%6."/>
      <w:lvlJc w:val="left"/>
      <w:pPr>
        <w:tabs>
          <w:tab w:val="num" w:pos="4815"/>
        </w:tabs>
        <w:ind w:left="4815" w:hanging="1275"/>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23" w15:restartNumberingAfterBreak="0">
    <w:nsid w:val="6F2F347E"/>
    <w:multiLevelType w:val="hybridMultilevel"/>
    <w:tmpl w:val="2DE876AA"/>
    <w:lvl w:ilvl="0" w:tplc="B3BA628C">
      <w:start w:val="1"/>
      <w:numFmt w:val="decimal"/>
      <w:lvlText w:val="%1)"/>
      <w:lvlJc w:val="left"/>
      <w:pPr>
        <w:ind w:left="927" w:hanging="360"/>
      </w:pPr>
      <w:rPr>
        <w:rFonts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 w15:restartNumberingAfterBreak="0">
    <w:nsid w:val="79C42339"/>
    <w:multiLevelType w:val="hybridMultilevel"/>
    <w:tmpl w:val="F6304FB6"/>
    <w:lvl w:ilvl="0" w:tplc="78AAA858">
      <w:start w:val="1"/>
      <w:numFmt w:val="decimal"/>
      <w:lvlText w:val="%1."/>
      <w:lvlJc w:val="left"/>
      <w:pPr>
        <w:tabs>
          <w:tab w:val="num" w:pos="720"/>
        </w:tabs>
        <w:ind w:left="720" w:hanging="360"/>
      </w:pPr>
    </w:lvl>
    <w:lvl w:ilvl="1" w:tplc="C340F352">
      <w:numFmt w:val="none"/>
      <w:lvlText w:val=""/>
      <w:lvlJc w:val="left"/>
      <w:pPr>
        <w:tabs>
          <w:tab w:val="num" w:pos="360"/>
        </w:tabs>
      </w:pPr>
    </w:lvl>
    <w:lvl w:ilvl="2" w:tplc="51B2B004">
      <w:numFmt w:val="none"/>
      <w:lvlText w:val=""/>
      <w:lvlJc w:val="left"/>
      <w:pPr>
        <w:tabs>
          <w:tab w:val="num" w:pos="360"/>
        </w:tabs>
      </w:pPr>
    </w:lvl>
    <w:lvl w:ilvl="3" w:tplc="079AF9DA">
      <w:numFmt w:val="none"/>
      <w:lvlText w:val=""/>
      <w:lvlJc w:val="left"/>
      <w:pPr>
        <w:tabs>
          <w:tab w:val="num" w:pos="360"/>
        </w:tabs>
      </w:pPr>
    </w:lvl>
    <w:lvl w:ilvl="4" w:tplc="A5647D28">
      <w:numFmt w:val="none"/>
      <w:lvlText w:val=""/>
      <w:lvlJc w:val="left"/>
      <w:pPr>
        <w:tabs>
          <w:tab w:val="num" w:pos="360"/>
        </w:tabs>
      </w:pPr>
    </w:lvl>
    <w:lvl w:ilvl="5" w:tplc="D6A882DA">
      <w:numFmt w:val="none"/>
      <w:lvlText w:val=""/>
      <w:lvlJc w:val="left"/>
      <w:pPr>
        <w:tabs>
          <w:tab w:val="num" w:pos="360"/>
        </w:tabs>
      </w:pPr>
    </w:lvl>
    <w:lvl w:ilvl="6" w:tplc="67FEF586">
      <w:numFmt w:val="none"/>
      <w:lvlText w:val=""/>
      <w:lvlJc w:val="left"/>
      <w:pPr>
        <w:tabs>
          <w:tab w:val="num" w:pos="360"/>
        </w:tabs>
      </w:pPr>
    </w:lvl>
    <w:lvl w:ilvl="7" w:tplc="AA6C9A88">
      <w:numFmt w:val="none"/>
      <w:lvlText w:val=""/>
      <w:lvlJc w:val="left"/>
      <w:pPr>
        <w:tabs>
          <w:tab w:val="num" w:pos="360"/>
        </w:tabs>
      </w:pPr>
    </w:lvl>
    <w:lvl w:ilvl="8" w:tplc="EE582C20">
      <w:numFmt w:val="none"/>
      <w:lvlText w:val=""/>
      <w:lvlJc w:val="left"/>
      <w:pPr>
        <w:tabs>
          <w:tab w:val="num" w:pos="360"/>
        </w:tabs>
      </w:pPr>
    </w:lvl>
  </w:abstractNum>
  <w:num w:numId="1" w16cid:durableId="94710892">
    <w:abstractNumId w:val="3"/>
  </w:num>
  <w:num w:numId="2" w16cid:durableId="850489667">
    <w:abstractNumId w:val="2"/>
  </w:num>
  <w:num w:numId="3" w16cid:durableId="405810743">
    <w:abstractNumId w:val="1"/>
  </w:num>
  <w:num w:numId="4" w16cid:durableId="2081513748">
    <w:abstractNumId w:val="0"/>
  </w:num>
  <w:num w:numId="5" w16cid:durableId="632366937">
    <w:abstractNumId w:val="4"/>
  </w:num>
  <w:num w:numId="6" w16cid:durableId="1186943908">
    <w:abstractNumId w:val="9"/>
  </w:num>
  <w:num w:numId="7" w16cid:durableId="1110390795">
    <w:abstractNumId w:val="9"/>
    <w:lvlOverride w:ilvl="0">
      <w:startOverride w:val="1"/>
    </w:lvlOverride>
  </w:num>
  <w:num w:numId="8" w16cid:durableId="650136017">
    <w:abstractNumId w:val="21"/>
  </w:num>
  <w:num w:numId="9" w16cid:durableId="1909260967">
    <w:abstractNumId w:val="20"/>
  </w:num>
  <w:num w:numId="10" w16cid:durableId="347682238">
    <w:abstractNumId w:val="22"/>
  </w:num>
  <w:num w:numId="11" w16cid:durableId="1334647167">
    <w:abstractNumId w:val="19"/>
  </w:num>
  <w:num w:numId="12" w16cid:durableId="787890500">
    <w:abstractNumId w:val="12"/>
  </w:num>
  <w:num w:numId="13" w16cid:durableId="992174674">
    <w:abstractNumId w:val="24"/>
  </w:num>
  <w:num w:numId="14" w16cid:durableId="818034232">
    <w:abstractNumId w:val="13"/>
  </w:num>
  <w:num w:numId="15" w16cid:durableId="1429691281">
    <w:abstractNumId w:val="17"/>
  </w:num>
  <w:num w:numId="16" w16cid:durableId="2099906760">
    <w:abstractNumId w:val="10"/>
  </w:num>
  <w:num w:numId="17" w16cid:durableId="31423410">
    <w:abstractNumId w:val="16"/>
  </w:num>
  <w:num w:numId="18" w16cid:durableId="4014662">
    <w:abstractNumId w:val="8"/>
  </w:num>
  <w:num w:numId="19" w16cid:durableId="345599625">
    <w:abstractNumId w:val="6"/>
  </w:num>
  <w:num w:numId="20" w16cid:durableId="911161572">
    <w:abstractNumId w:val="7"/>
  </w:num>
  <w:num w:numId="21" w16cid:durableId="506560238">
    <w:abstractNumId w:val="11"/>
  </w:num>
  <w:num w:numId="22" w16cid:durableId="673343795">
    <w:abstractNumId w:val="14"/>
  </w:num>
  <w:num w:numId="23" w16cid:durableId="96827307">
    <w:abstractNumId w:val="23"/>
  </w:num>
  <w:num w:numId="24" w16cid:durableId="2009749283">
    <w:abstractNumId w:val="18"/>
  </w:num>
  <w:num w:numId="25" w16cid:durableId="815412221">
    <w:abstractNumId w:val="5"/>
  </w:num>
  <w:num w:numId="26" w16cid:durableId="10679951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7189898">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01363301-227C-4AA4-AA0A-E11D3ADB0392}"/>
    <w:docVar w:name="dgnword-eventsink" w:val="89371784"/>
  </w:docVars>
  <w:rsids>
    <w:rsidRoot w:val="003215E7"/>
    <w:rsid w:val="000024EF"/>
    <w:rsid w:val="00004082"/>
    <w:rsid w:val="00006004"/>
    <w:rsid w:val="00006C34"/>
    <w:rsid w:val="00007443"/>
    <w:rsid w:val="00010880"/>
    <w:rsid w:val="000122E8"/>
    <w:rsid w:val="00012D91"/>
    <w:rsid w:val="000134DD"/>
    <w:rsid w:val="00015F5E"/>
    <w:rsid w:val="00024C46"/>
    <w:rsid w:val="00025421"/>
    <w:rsid w:val="00025975"/>
    <w:rsid w:val="000271AF"/>
    <w:rsid w:val="00027DEF"/>
    <w:rsid w:val="00030EFD"/>
    <w:rsid w:val="0003164B"/>
    <w:rsid w:val="000522D1"/>
    <w:rsid w:val="00056A73"/>
    <w:rsid w:val="00063B3A"/>
    <w:rsid w:val="00065CBD"/>
    <w:rsid w:val="0008309E"/>
    <w:rsid w:val="00086483"/>
    <w:rsid w:val="00087289"/>
    <w:rsid w:val="00092A9F"/>
    <w:rsid w:val="00092F3A"/>
    <w:rsid w:val="000A0CCE"/>
    <w:rsid w:val="000A1A40"/>
    <w:rsid w:val="000A2FB9"/>
    <w:rsid w:val="000A5A91"/>
    <w:rsid w:val="000A7438"/>
    <w:rsid w:val="000B0174"/>
    <w:rsid w:val="000B0709"/>
    <w:rsid w:val="000B174C"/>
    <w:rsid w:val="000B182B"/>
    <w:rsid w:val="000C302C"/>
    <w:rsid w:val="000C519C"/>
    <w:rsid w:val="000C6636"/>
    <w:rsid w:val="000D1DB9"/>
    <w:rsid w:val="000D3359"/>
    <w:rsid w:val="000D414E"/>
    <w:rsid w:val="000E2BFB"/>
    <w:rsid w:val="000E3424"/>
    <w:rsid w:val="000E39D9"/>
    <w:rsid w:val="000E3DFF"/>
    <w:rsid w:val="000E52FD"/>
    <w:rsid w:val="000E5369"/>
    <w:rsid w:val="000F034A"/>
    <w:rsid w:val="000F37A3"/>
    <w:rsid w:val="000F3C79"/>
    <w:rsid w:val="000F5984"/>
    <w:rsid w:val="000F59BD"/>
    <w:rsid w:val="000F65D9"/>
    <w:rsid w:val="0010369E"/>
    <w:rsid w:val="0011068A"/>
    <w:rsid w:val="00111AAA"/>
    <w:rsid w:val="001124FA"/>
    <w:rsid w:val="001156CC"/>
    <w:rsid w:val="00125AAB"/>
    <w:rsid w:val="001265ED"/>
    <w:rsid w:val="001302F9"/>
    <w:rsid w:val="0013247A"/>
    <w:rsid w:val="0013625A"/>
    <w:rsid w:val="001473B9"/>
    <w:rsid w:val="00147CBB"/>
    <w:rsid w:val="0015568D"/>
    <w:rsid w:val="00156BA3"/>
    <w:rsid w:val="00160B41"/>
    <w:rsid w:val="0016591D"/>
    <w:rsid w:val="0016779F"/>
    <w:rsid w:val="0017118E"/>
    <w:rsid w:val="00171919"/>
    <w:rsid w:val="00176308"/>
    <w:rsid w:val="00181288"/>
    <w:rsid w:val="00182395"/>
    <w:rsid w:val="00183182"/>
    <w:rsid w:val="00185E2D"/>
    <w:rsid w:val="001906B0"/>
    <w:rsid w:val="00196BAD"/>
    <w:rsid w:val="001A21E3"/>
    <w:rsid w:val="001A4164"/>
    <w:rsid w:val="001A5104"/>
    <w:rsid w:val="001A5AAC"/>
    <w:rsid w:val="001B0554"/>
    <w:rsid w:val="001B6472"/>
    <w:rsid w:val="001B799A"/>
    <w:rsid w:val="001C133F"/>
    <w:rsid w:val="001C7240"/>
    <w:rsid w:val="001D0726"/>
    <w:rsid w:val="001D167C"/>
    <w:rsid w:val="001D2A1D"/>
    <w:rsid w:val="001D591F"/>
    <w:rsid w:val="001D7E0F"/>
    <w:rsid w:val="001E03AD"/>
    <w:rsid w:val="001E08FA"/>
    <w:rsid w:val="001E1D37"/>
    <w:rsid w:val="001E353C"/>
    <w:rsid w:val="001E460C"/>
    <w:rsid w:val="001E4F04"/>
    <w:rsid w:val="001E5457"/>
    <w:rsid w:val="001E6B73"/>
    <w:rsid w:val="001E6FF6"/>
    <w:rsid w:val="001E74A2"/>
    <w:rsid w:val="001F2178"/>
    <w:rsid w:val="001F2969"/>
    <w:rsid w:val="001F3806"/>
    <w:rsid w:val="001F4798"/>
    <w:rsid w:val="001F75C6"/>
    <w:rsid w:val="002035C1"/>
    <w:rsid w:val="0020723A"/>
    <w:rsid w:val="00207B33"/>
    <w:rsid w:val="00216BA5"/>
    <w:rsid w:val="00217736"/>
    <w:rsid w:val="00222C60"/>
    <w:rsid w:val="002260A7"/>
    <w:rsid w:val="0022733A"/>
    <w:rsid w:val="002308CA"/>
    <w:rsid w:val="00241D20"/>
    <w:rsid w:val="00241FBA"/>
    <w:rsid w:val="00244108"/>
    <w:rsid w:val="00246E3C"/>
    <w:rsid w:val="0025088D"/>
    <w:rsid w:val="00252300"/>
    <w:rsid w:val="00252DF1"/>
    <w:rsid w:val="00253DC5"/>
    <w:rsid w:val="00262000"/>
    <w:rsid w:val="00262A9A"/>
    <w:rsid w:val="00262B2F"/>
    <w:rsid w:val="00262F63"/>
    <w:rsid w:val="00263E44"/>
    <w:rsid w:val="002725B2"/>
    <w:rsid w:val="0027525B"/>
    <w:rsid w:val="00284F1D"/>
    <w:rsid w:val="00285FFD"/>
    <w:rsid w:val="00290449"/>
    <w:rsid w:val="00290613"/>
    <w:rsid w:val="0029493B"/>
    <w:rsid w:val="002A07A9"/>
    <w:rsid w:val="002A33CF"/>
    <w:rsid w:val="002A62DA"/>
    <w:rsid w:val="002A74BD"/>
    <w:rsid w:val="002B2AF1"/>
    <w:rsid w:val="002B35B4"/>
    <w:rsid w:val="002C10DE"/>
    <w:rsid w:val="002C2415"/>
    <w:rsid w:val="002C4E4C"/>
    <w:rsid w:val="002C6404"/>
    <w:rsid w:val="002D10C2"/>
    <w:rsid w:val="002D3324"/>
    <w:rsid w:val="002D76D9"/>
    <w:rsid w:val="002D7BCF"/>
    <w:rsid w:val="002E2200"/>
    <w:rsid w:val="002E29B5"/>
    <w:rsid w:val="002E2B79"/>
    <w:rsid w:val="002E5391"/>
    <w:rsid w:val="002F08F7"/>
    <w:rsid w:val="002F307F"/>
    <w:rsid w:val="002F6801"/>
    <w:rsid w:val="002F6B3B"/>
    <w:rsid w:val="0030328E"/>
    <w:rsid w:val="003032A4"/>
    <w:rsid w:val="003112D5"/>
    <w:rsid w:val="00316246"/>
    <w:rsid w:val="00316CFA"/>
    <w:rsid w:val="003215E7"/>
    <w:rsid w:val="003248AA"/>
    <w:rsid w:val="00334406"/>
    <w:rsid w:val="00335088"/>
    <w:rsid w:val="00336395"/>
    <w:rsid w:val="003363CB"/>
    <w:rsid w:val="003370C3"/>
    <w:rsid w:val="0034111E"/>
    <w:rsid w:val="00341D68"/>
    <w:rsid w:val="00341F8F"/>
    <w:rsid w:val="00343108"/>
    <w:rsid w:val="003456A4"/>
    <w:rsid w:val="003516AC"/>
    <w:rsid w:val="003516D1"/>
    <w:rsid w:val="00353F81"/>
    <w:rsid w:val="003551AF"/>
    <w:rsid w:val="0036012D"/>
    <w:rsid w:val="00361CF1"/>
    <w:rsid w:val="003A4E09"/>
    <w:rsid w:val="003A6248"/>
    <w:rsid w:val="003A6526"/>
    <w:rsid w:val="003A7B90"/>
    <w:rsid w:val="003B1829"/>
    <w:rsid w:val="003B22EA"/>
    <w:rsid w:val="003C2265"/>
    <w:rsid w:val="003C316A"/>
    <w:rsid w:val="003C4569"/>
    <w:rsid w:val="003D2AF2"/>
    <w:rsid w:val="003D4511"/>
    <w:rsid w:val="003D7A03"/>
    <w:rsid w:val="003D7B9F"/>
    <w:rsid w:val="003E2429"/>
    <w:rsid w:val="003E320D"/>
    <w:rsid w:val="003F0DB9"/>
    <w:rsid w:val="003F30D8"/>
    <w:rsid w:val="003F5013"/>
    <w:rsid w:val="003F5C69"/>
    <w:rsid w:val="003F7D5B"/>
    <w:rsid w:val="00400709"/>
    <w:rsid w:val="00402203"/>
    <w:rsid w:val="004022DB"/>
    <w:rsid w:val="00405B33"/>
    <w:rsid w:val="004062D2"/>
    <w:rsid w:val="004125E1"/>
    <w:rsid w:val="00412DD0"/>
    <w:rsid w:val="00416CF4"/>
    <w:rsid w:val="00420A30"/>
    <w:rsid w:val="00420CE3"/>
    <w:rsid w:val="00426403"/>
    <w:rsid w:val="00430045"/>
    <w:rsid w:val="00436FE4"/>
    <w:rsid w:val="00442F5D"/>
    <w:rsid w:val="00443152"/>
    <w:rsid w:val="00443A89"/>
    <w:rsid w:val="004471B2"/>
    <w:rsid w:val="00452B89"/>
    <w:rsid w:val="00456E15"/>
    <w:rsid w:val="004659AA"/>
    <w:rsid w:val="004661BF"/>
    <w:rsid w:val="00472C81"/>
    <w:rsid w:val="004737DB"/>
    <w:rsid w:val="00474EC5"/>
    <w:rsid w:val="00477836"/>
    <w:rsid w:val="00481981"/>
    <w:rsid w:val="00481AEA"/>
    <w:rsid w:val="00481D99"/>
    <w:rsid w:val="00486346"/>
    <w:rsid w:val="004901E8"/>
    <w:rsid w:val="00492362"/>
    <w:rsid w:val="00494F22"/>
    <w:rsid w:val="0049692D"/>
    <w:rsid w:val="004A1FFC"/>
    <w:rsid w:val="004A5AB0"/>
    <w:rsid w:val="004B2313"/>
    <w:rsid w:val="004B3724"/>
    <w:rsid w:val="004C4550"/>
    <w:rsid w:val="004C712E"/>
    <w:rsid w:val="004C7F34"/>
    <w:rsid w:val="004D195C"/>
    <w:rsid w:val="004D21EA"/>
    <w:rsid w:val="004E2A6F"/>
    <w:rsid w:val="004E4A1B"/>
    <w:rsid w:val="004E6165"/>
    <w:rsid w:val="004E664F"/>
    <w:rsid w:val="004F068E"/>
    <w:rsid w:val="004F214E"/>
    <w:rsid w:val="004F4BA5"/>
    <w:rsid w:val="004F7569"/>
    <w:rsid w:val="004F7CE1"/>
    <w:rsid w:val="00500277"/>
    <w:rsid w:val="00500EAE"/>
    <w:rsid w:val="005013D9"/>
    <w:rsid w:val="00503055"/>
    <w:rsid w:val="00511ECB"/>
    <w:rsid w:val="00512D95"/>
    <w:rsid w:val="0052257A"/>
    <w:rsid w:val="005242EE"/>
    <w:rsid w:val="00530DFC"/>
    <w:rsid w:val="00531B8F"/>
    <w:rsid w:val="00533E93"/>
    <w:rsid w:val="00536C62"/>
    <w:rsid w:val="0054404A"/>
    <w:rsid w:val="005442E2"/>
    <w:rsid w:val="005449A7"/>
    <w:rsid w:val="005456C7"/>
    <w:rsid w:val="005469B0"/>
    <w:rsid w:val="00554BC8"/>
    <w:rsid w:val="00557396"/>
    <w:rsid w:val="0056068A"/>
    <w:rsid w:val="00560BBE"/>
    <w:rsid w:val="00562214"/>
    <w:rsid w:val="0056468E"/>
    <w:rsid w:val="00564900"/>
    <w:rsid w:val="00567470"/>
    <w:rsid w:val="00567F31"/>
    <w:rsid w:val="0057060A"/>
    <w:rsid w:val="00572A08"/>
    <w:rsid w:val="005751CB"/>
    <w:rsid w:val="00575505"/>
    <w:rsid w:val="005778D0"/>
    <w:rsid w:val="00582CF4"/>
    <w:rsid w:val="005846DE"/>
    <w:rsid w:val="005A0ADA"/>
    <w:rsid w:val="005A0C9E"/>
    <w:rsid w:val="005A0CCA"/>
    <w:rsid w:val="005A0DF9"/>
    <w:rsid w:val="005A3F1D"/>
    <w:rsid w:val="005B0BBB"/>
    <w:rsid w:val="005B2404"/>
    <w:rsid w:val="005B5DAC"/>
    <w:rsid w:val="005B764D"/>
    <w:rsid w:val="005C088C"/>
    <w:rsid w:val="005C4087"/>
    <w:rsid w:val="005C41D2"/>
    <w:rsid w:val="005C4234"/>
    <w:rsid w:val="005C62C9"/>
    <w:rsid w:val="005D0880"/>
    <w:rsid w:val="005E5701"/>
    <w:rsid w:val="005E7D0A"/>
    <w:rsid w:val="005F0ABC"/>
    <w:rsid w:val="005F1D9B"/>
    <w:rsid w:val="005F3D55"/>
    <w:rsid w:val="005F59C2"/>
    <w:rsid w:val="006003FB"/>
    <w:rsid w:val="00600A66"/>
    <w:rsid w:val="00602695"/>
    <w:rsid w:val="00603653"/>
    <w:rsid w:val="00611BF0"/>
    <w:rsid w:val="006121C2"/>
    <w:rsid w:val="00612312"/>
    <w:rsid w:val="00612C19"/>
    <w:rsid w:val="00612F40"/>
    <w:rsid w:val="006138D4"/>
    <w:rsid w:val="006160EB"/>
    <w:rsid w:val="00620D05"/>
    <w:rsid w:val="0062204A"/>
    <w:rsid w:val="00622A5A"/>
    <w:rsid w:val="00624C13"/>
    <w:rsid w:val="00624DF3"/>
    <w:rsid w:val="006258ED"/>
    <w:rsid w:val="00630270"/>
    <w:rsid w:val="00635D0B"/>
    <w:rsid w:val="00637047"/>
    <w:rsid w:val="006410C4"/>
    <w:rsid w:val="006441DD"/>
    <w:rsid w:val="006457D9"/>
    <w:rsid w:val="006555B9"/>
    <w:rsid w:val="00657545"/>
    <w:rsid w:val="00660673"/>
    <w:rsid w:val="006616BF"/>
    <w:rsid w:val="006626B8"/>
    <w:rsid w:val="0066277F"/>
    <w:rsid w:val="006641C7"/>
    <w:rsid w:val="00673BE3"/>
    <w:rsid w:val="00673C00"/>
    <w:rsid w:val="0067785F"/>
    <w:rsid w:val="00680896"/>
    <w:rsid w:val="00680D39"/>
    <w:rsid w:val="00682DCB"/>
    <w:rsid w:val="00684C68"/>
    <w:rsid w:val="006949E1"/>
    <w:rsid w:val="00694EF8"/>
    <w:rsid w:val="006A3A7E"/>
    <w:rsid w:val="006A61A4"/>
    <w:rsid w:val="006B0AA2"/>
    <w:rsid w:val="006B13D8"/>
    <w:rsid w:val="006B5E48"/>
    <w:rsid w:val="006B71B1"/>
    <w:rsid w:val="006B73DB"/>
    <w:rsid w:val="006B7C35"/>
    <w:rsid w:val="006C14CF"/>
    <w:rsid w:val="006C52C9"/>
    <w:rsid w:val="006C6FDD"/>
    <w:rsid w:val="006C73FE"/>
    <w:rsid w:val="006D0A9E"/>
    <w:rsid w:val="006D25E6"/>
    <w:rsid w:val="006D32AF"/>
    <w:rsid w:val="006D57F9"/>
    <w:rsid w:val="006E3286"/>
    <w:rsid w:val="006E4D2B"/>
    <w:rsid w:val="006E54AE"/>
    <w:rsid w:val="006E6DA8"/>
    <w:rsid w:val="006E7BC6"/>
    <w:rsid w:val="006F02BB"/>
    <w:rsid w:val="006F10F7"/>
    <w:rsid w:val="006F2129"/>
    <w:rsid w:val="006F3588"/>
    <w:rsid w:val="006F6586"/>
    <w:rsid w:val="006F7DD5"/>
    <w:rsid w:val="00701899"/>
    <w:rsid w:val="00702449"/>
    <w:rsid w:val="007026EE"/>
    <w:rsid w:val="00705A55"/>
    <w:rsid w:val="00710492"/>
    <w:rsid w:val="007135C5"/>
    <w:rsid w:val="00717FD3"/>
    <w:rsid w:val="00720433"/>
    <w:rsid w:val="00724F5C"/>
    <w:rsid w:val="00725935"/>
    <w:rsid w:val="00726661"/>
    <w:rsid w:val="007338BD"/>
    <w:rsid w:val="00737085"/>
    <w:rsid w:val="00743253"/>
    <w:rsid w:val="00743B55"/>
    <w:rsid w:val="00745206"/>
    <w:rsid w:val="0075100C"/>
    <w:rsid w:val="00751D91"/>
    <w:rsid w:val="007522E5"/>
    <w:rsid w:val="00752498"/>
    <w:rsid w:val="00763C2A"/>
    <w:rsid w:val="007710E5"/>
    <w:rsid w:val="00776916"/>
    <w:rsid w:val="007819AA"/>
    <w:rsid w:val="007868D9"/>
    <w:rsid w:val="00791A71"/>
    <w:rsid w:val="00796731"/>
    <w:rsid w:val="00796986"/>
    <w:rsid w:val="007A3353"/>
    <w:rsid w:val="007A6304"/>
    <w:rsid w:val="007B214B"/>
    <w:rsid w:val="007B68D8"/>
    <w:rsid w:val="007C41AB"/>
    <w:rsid w:val="007C4E40"/>
    <w:rsid w:val="007D36E4"/>
    <w:rsid w:val="007D39AD"/>
    <w:rsid w:val="007D417A"/>
    <w:rsid w:val="007E173A"/>
    <w:rsid w:val="007E1A57"/>
    <w:rsid w:val="007E3401"/>
    <w:rsid w:val="007F2089"/>
    <w:rsid w:val="007F3E6C"/>
    <w:rsid w:val="007F516C"/>
    <w:rsid w:val="007F58D8"/>
    <w:rsid w:val="007F7CBE"/>
    <w:rsid w:val="00805A52"/>
    <w:rsid w:val="00813B10"/>
    <w:rsid w:val="0082083D"/>
    <w:rsid w:val="00834528"/>
    <w:rsid w:val="008410CB"/>
    <w:rsid w:val="00843ACF"/>
    <w:rsid w:val="00851C18"/>
    <w:rsid w:val="00857BAC"/>
    <w:rsid w:val="00862F59"/>
    <w:rsid w:val="00866A05"/>
    <w:rsid w:val="00870738"/>
    <w:rsid w:val="00870E01"/>
    <w:rsid w:val="00871320"/>
    <w:rsid w:val="00871676"/>
    <w:rsid w:val="00871DFE"/>
    <w:rsid w:val="00875E83"/>
    <w:rsid w:val="00876071"/>
    <w:rsid w:val="0088009C"/>
    <w:rsid w:val="00882DA3"/>
    <w:rsid w:val="00892E3A"/>
    <w:rsid w:val="00894842"/>
    <w:rsid w:val="008A41B9"/>
    <w:rsid w:val="008A58AF"/>
    <w:rsid w:val="008A7FDC"/>
    <w:rsid w:val="008B5DD4"/>
    <w:rsid w:val="008B6947"/>
    <w:rsid w:val="008C0E15"/>
    <w:rsid w:val="008C1958"/>
    <w:rsid w:val="008C2558"/>
    <w:rsid w:val="008C7443"/>
    <w:rsid w:val="008D3162"/>
    <w:rsid w:val="008D444E"/>
    <w:rsid w:val="008D546A"/>
    <w:rsid w:val="008D6F84"/>
    <w:rsid w:val="008E1C5E"/>
    <w:rsid w:val="008E2298"/>
    <w:rsid w:val="008E64A0"/>
    <w:rsid w:val="008E791D"/>
    <w:rsid w:val="008E7C45"/>
    <w:rsid w:val="008F28E3"/>
    <w:rsid w:val="008F2A06"/>
    <w:rsid w:val="008F4F99"/>
    <w:rsid w:val="00900A56"/>
    <w:rsid w:val="00901678"/>
    <w:rsid w:val="00901B73"/>
    <w:rsid w:val="00907ABD"/>
    <w:rsid w:val="009113AC"/>
    <w:rsid w:val="0091493C"/>
    <w:rsid w:val="00921512"/>
    <w:rsid w:val="00922796"/>
    <w:rsid w:val="009263C3"/>
    <w:rsid w:val="0093054E"/>
    <w:rsid w:val="00930BAF"/>
    <w:rsid w:val="009340E2"/>
    <w:rsid w:val="00934DFB"/>
    <w:rsid w:val="009373B9"/>
    <w:rsid w:val="00940796"/>
    <w:rsid w:val="00950C6A"/>
    <w:rsid w:val="00956EE7"/>
    <w:rsid w:val="009613A6"/>
    <w:rsid w:val="00962BCF"/>
    <w:rsid w:val="0096674C"/>
    <w:rsid w:val="0097100D"/>
    <w:rsid w:val="00973CD1"/>
    <w:rsid w:val="00974E36"/>
    <w:rsid w:val="00985F19"/>
    <w:rsid w:val="00990487"/>
    <w:rsid w:val="009910F1"/>
    <w:rsid w:val="009951D9"/>
    <w:rsid w:val="00997F01"/>
    <w:rsid w:val="009A05C0"/>
    <w:rsid w:val="009A289B"/>
    <w:rsid w:val="009A4B45"/>
    <w:rsid w:val="009A75DE"/>
    <w:rsid w:val="009B5531"/>
    <w:rsid w:val="009C2277"/>
    <w:rsid w:val="009C240E"/>
    <w:rsid w:val="009C2F31"/>
    <w:rsid w:val="009C5FCB"/>
    <w:rsid w:val="009C61C2"/>
    <w:rsid w:val="009D466C"/>
    <w:rsid w:val="009E097A"/>
    <w:rsid w:val="009E3492"/>
    <w:rsid w:val="009E4951"/>
    <w:rsid w:val="009E7863"/>
    <w:rsid w:val="009F31AE"/>
    <w:rsid w:val="009F3ACD"/>
    <w:rsid w:val="009F4757"/>
    <w:rsid w:val="009F686B"/>
    <w:rsid w:val="009F7986"/>
    <w:rsid w:val="00A0254C"/>
    <w:rsid w:val="00A03A78"/>
    <w:rsid w:val="00A05031"/>
    <w:rsid w:val="00A13EEB"/>
    <w:rsid w:val="00A16139"/>
    <w:rsid w:val="00A206BD"/>
    <w:rsid w:val="00A23900"/>
    <w:rsid w:val="00A24DA5"/>
    <w:rsid w:val="00A26C2F"/>
    <w:rsid w:val="00A33AA9"/>
    <w:rsid w:val="00A36331"/>
    <w:rsid w:val="00A4155E"/>
    <w:rsid w:val="00A50A51"/>
    <w:rsid w:val="00A515CB"/>
    <w:rsid w:val="00A534B6"/>
    <w:rsid w:val="00A55CBA"/>
    <w:rsid w:val="00A73B17"/>
    <w:rsid w:val="00A75F22"/>
    <w:rsid w:val="00A77AEF"/>
    <w:rsid w:val="00A90570"/>
    <w:rsid w:val="00A90C22"/>
    <w:rsid w:val="00A96B4D"/>
    <w:rsid w:val="00AA0759"/>
    <w:rsid w:val="00AA0D5F"/>
    <w:rsid w:val="00AA3851"/>
    <w:rsid w:val="00AA425E"/>
    <w:rsid w:val="00AA7060"/>
    <w:rsid w:val="00AB30FE"/>
    <w:rsid w:val="00AB6F5C"/>
    <w:rsid w:val="00AC23BC"/>
    <w:rsid w:val="00AC2AC2"/>
    <w:rsid w:val="00AC391E"/>
    <w:rsid w:val="00AC42AD"/>
    <w:rsid w:val="00AC4731"/>
    <w:rsid w:val="00AC50C8"/>
    <w:rsid w:val="00AC54C0"/>
    <w:rsid w:val="00AC649A"/>
    <w:rsid w:val="00AD520C"/>
    <w:rsid w:val="00AD7B63"/>
    <w:rsid w:val="00AE3D77"/>
    <w:rsid w:val="00AE6216"/>
    <w:rsid w:val="00AF23C6"/>
    <w:rsid w:val="00AF4401"/>
    <w:rsid w:val="00B01029"/>
    <w:rsid w:val="00B02076"/>
    <w:rsid w:val="00B02C67"/>
    <w:rsid w:val="00B02F71"/>
    <w:rsid w:val="00B04D33"/>
    <w:rsid w:val="00B06159"/>
    <w:rsid w:val="00B100B1"/>
    <w:rsid w:val="00B13135"/>
    <w:rsid w:val="00B16632"/>
    <w:rsid w:val="00B17F6E"/>
    <w:rsid w:val="00B2018E"/>
    <w:rsid w:val="00B20BCA"/>
    <w:rsid w:val="00B20EE6"/>
    <w:rsid w:val="00B411EF"/>
    <w:rsid w:val="00B4135B"/>
    <w:rsid w:val="00B44A31"/>
    <w:rsid w:val="00B51379"/>
    <w:rsid w:val="00B53EA4"/>
    <w:rsid w:val="00B542D2"/>
    <w:rsid w:val="00B6249E"/>
    <w:rsid w:val="00B62625"/>
    <w:rsid w:val="00B63154"/>
    <w:rsid w:val="00B63337"/>
    <w:rsid w:val="00B636BF"/>
    <w:rsid w:val="00B72EED"/>
    <w:rsid w:val="00B77586"/>
    <w:rsid w:val="00B80D88"/>
    <w:rsid w:val="00B812C8"/>
    <w:rsid w:val="00B83077"/>
    <w:rsid w:val="00B83215"/>
    <w:rsid w:val="00B86CA0"/>
    <w:rsid w:val="00B92FB1"/>
    <w:rsid w:val="00B931BE"/>
    <w:rsid w:val="00B97BA2"/>
    <w:rsid w:val="00BA06B2"/>
    <w:rsid w:val="00BA20E8"/>
    <w:rsid w:val="00BA5A56"/>
    <w:rsid w:val="00BA74BA"/>
    <w:rsid w:val="00BB46E5"/>
    <w:rsid w:val="00BC1E5F"/>
    <w:rsid w:val="00BC5303"/>
    <w:rsid w:val="00BC6832"/>
    <w:rsid w:val="00BC779E"/>
    <w:rsid w:val="00BC7D29"/>
    <w:rsid w:val="00BD0012"/>
    <w:rsid w:val="00BD0CF2"/>
    <w:rsid w:val="00BD0F13"/>
    <w:rsid w:val="00BD1FCE"/>
    <w:rsid w:val="00BD3E0E"/>
    <w:rsid w:val="00BF0FFD"/>
    <w:rsid w:val="00BF28FE"/>
    <w:rsid w:val="00BF3146"/>
    <w:rsid w:val="00BF432F"/>
    <w:rsid w:val="00BF497A"/>
    <w:rsid w:val="00BF706C"/>
    <w:rsid w:val="00BF73E1"/>
    <w:rsid w:val="00C00560"/>
    <w:rsid w:val="00C03404"/>
    <w:rsid w:val="00C04091"/>
    <w:rsid w:val="00C071FB"/>
    <w:rsid w:val="00C10BB4"/>
    <w:rsid w:val="00C116AA"/>
    <w:rsid w:val="00C13EC6"/>
    <w:rsid w:val="00C14D8F"/>
    <w:rsid w:val="00C165FF"/>
    <w:rsid w:val="00C176B6"/>
    <w:rsid w:val="00C21ECD"/>
    <w:rsid w:val="00C26404"/>
    <w:rsid w:val="00C27769"/>
    <w:rsid w:val="00C31ACA"/>
    <w:rsid w:val="00C3269A"/>
    <w:rsid w:val="00C40747"/>
    <w:rsid w:val="00C412D8"/>
    <w:rsid w:val="00C425B9"/>
    <w:rsid w:val="00C42827"/>
    <w:rsid w:val="00C51761"/>
    <w:rsid w:val="00C52A67"/>
    <w:rsid w:val="00C53F8E"/>
    <w:rsid w:val="00C70FB8"/>
    <w:rsid w:val="00C7139F"/>
    <w:rsid w:val="00C76845"/>
    <w:rsid w:val="00C76F13"/>
    <w:rsid w:val="00C9363A"/>
    <w:rsid w:val="00C9509C"/>
    <w:rsid w:val="00C963BB"/>
    <w:rsid w:val="00C972B6"/>
    <w:rsid w:val="00C97A4E"/>
    <w:rsid w:val="00CA0451"/>
    <w:rsid w:val="00CB312A"/>
    <w:rsid w:val="00CB4ED4"/>
    <w:rsid w:val="00CB53B7"/>
    <w:rsid w:val="00CB78CC"/>
    <w:rsid w:val="00CC0206"/>
    <w:rsid w:val="00CC0ED6"/>
    <w:rsid w:val="00CC5F13"/>
    <w:rsid w:val="00CD433B"/>
    <w:rsid w:val="00CD5E45"/>
    <w:rsid w:val="00CD6515"/>
    <w:rsid w:val="00CE1B16"/>
    <w:rsid w:val="00CE1DBE"/>
    <w:rsid w:val="00CF2072"/>
    <w:rsid w:val="00CF217C"/>
    <w:rsid w:val="00CF5683"/>
    <w:rsid w:val="00CF5BE4"/>
    <w:rsid w:val="00D0034D"/>
    <w:rsid w:val="00D04B49"/>
    <w:rsid w:val="00D04F2B"/>
    <w:rsid w:val="00D06A93"/>
    <w:rsid w:val="00D15EDC"/>
    <w:rsid w:val="00D23514"/>
    <w:rsid w:val="00D3401C"/>
    <w:rsid w:val="00D428C6"/>
    <w:rsid w:val="00D44210"/>
    <w:rsid w:val="00D465CF"/>
    <w:rsid w:val="00D5063C"/>
    <w:rsid w:val="00D50E5C"/>
    <w:rsid w:val="00D57F92"/>
    <w:rsid w:val="00D601CF"/>
    <w:rsid w:val="00D6027E"/>
    <w:rsid w:val="00D60888"/>
    <w:rsid w:val="00D644D1"/>
    <w:rsid w:val="00D64D94"/>
    <w:rsid w:val="00D72347"/>
    <w:rsid w:val="00D7505A"/>
    <w:rsid w:val="00D834C8"/>
    <w:rsid w:val="00D926D1"/>
    <w:rsid w:val="00D92A47"/>
    <w:rsid w:val="00DA2AB4"/>
    <w:rsid w:val="00DA38E0"/>
    <w:rsid w:val="00DA49FF"/>
    <w:rsid w:val="00DA60C4"/>
    <w:rsid w:val="00DB4797"/>
    <w:rsid w:val="00DB6B2F"/>
    <w:rsid w:val="00DB74D2"/>
    <w:rsid w:val="00DC1FB9"/>
    <w:rsid w:val="00DC293C"/>
    <w:rsid w:val="00DC4316"/>
    <w:rsid w:val="00DC623E"/>
    <w:rsid w:val="00DC6B75"/>
    <w:rsid w:val="00DC73B8"/>
    <w:rsid w:val="00DD164D"/>
    <w:rsid w:val="00DD4AB3"/>
    <w:rsid w:val="00DD5349"/>
    <w:rsid w:val="00DD5E6A"/>
    <w:rsid w:val="00DE1D52"/>
    <w:rsid w:val="00DF069E"/>
    <w:rsid w:val="00DF0959"/>
    <w:rsid w:val="00DF1BFF"/>
    <w:rsid w:val="00DF4ADF"/>
    <w:rsid w:val="00E00F3A"/>
    <w:rsid w:val="00E10B99"/>
    <w:rsid w:val="00E11A54"/>
    <w:rsid w:val="00E15856"/>
    <w:rsid w:val="00E159BB"/>
    <w:rsid w:val="00E23D7D"/>
    <w:rsid w:val="00E255FC"/>
    <w:rsid w:val="00E25B9E"/>
    <w:rsid w:val="00E25F45"/>
    <w:rsid w:val="00E27E08"/>
    <w:rsid w:val="00E30088"/>
    <w:rsid w:val="00E30432"/>
    <w:rsid w:val="00E33A50"/>
    <w:rsid w:val="00E34856"/>
    <w:rsid w:val="00E40B3D"/>
    <w:rsid w:val="00E4233A"/>
    <w:rsid w:val="00E46F6F"/>
    <w:rsid w:val="00E54AAD"/>
    <w:rsid w:val="00E55B36"/>
    <w:rsid w:val="00E563CD"/>
    <w:rsid w:val="00E57EB9"/>
    <w:rsid w:val="00E60F66"/>
    <w:rsid w:val="00E62B22"/>
    <w:rsid w:val="00E63FD4"/>
    <w:rsid w:val="00E722BF"/>
    <w:rsid w:val="00E72BE3"/>
    <w:rsid w:val="00E809AE"/>
    <w:rsid w:val="00E85195"/>
    <w:rsid w:val="00E86264"/>
    <w:rsid w:val="00E86E61"/>
    <w:rsid w:val="00E87018"/>
    <w:rsid w:val="00E96AF8"/>
    <w:rsid w:val="00EA6537"/>
    <w:rsid w:val="00EA7F3B"/>
    <w:rsid w:val="00EB1311"/>
    <w:rsid w:val="00EB237B"/>
    <w:rsid w:val="00EB3E7C"/>
    <w:rsid w:val="00EB6A46"/>
    <w:rsid w:val="00EB7E61"/>
    <w:rsid w:val="00EC017A"/>
    <w:rsid w:val="00EC2F28"/>
    <w:rsid w:val="00EC3309"/>
    <w:rsid w:val="00EC7FF7"/>
    <w:rsid w:val="00ED6183"/>
    <w:rsid w:val="00ED737E"/>
    <w:rsid w:val="00EE0F06"/>
    <w:rsid w:val="00EE1E64"/>
    <w:rsid w:val="00EE5473"/>
    <w:rsid w:val="00EF05A7"/>
    <w:rsid w:val="00EF16A3"/>
    <w:rsid w:val="00F0207E"/>
    <w:rsid w:val="00F02A16"/>
    <w:rsid w:val="00F0536E"/>
    <w:rsid w:val="00F0629E"/>
    <w:rsid w:val="00F064AB"/>
    <w:rsid w:val="00F10A59"/>
    <w:rsid w:val="00F11B01"/>
    <w:rsid w:val="00F147B1"/>
    <w:rsid w:val="00F21879"/>
    <w:rsid w:val="00F23058"/>
    <w:rsid w:val="00F259CC"/>
    <w:rsid w:val="00F2691D"/>
    <w:rsid w:val="00F26961"/>
    <w:rsid w:val="00F31C12"/>
    <w:rsid w:val="00F32B8A"/>
    <w:rsid w:val="00F37F73"/>
    <w:rsid w:val="00F46238"/>
    <w:rsid w:val="00F4682B"/>
    <w:rsid w:val="00F46CEF"/>
    <w:rsid w:val="00F47F86"/>
    <w:rsid w:val="00F57A84"/>
    <w:rsid w:val="00F67AB3"/>
    <w:rsid w:val="00F71481"/>
    <w:rsid w:val="00F7304E"/>
    <w:rsid w:val="00F811DF"/>
    <w:rsid w:val="00F821B4"/>
    <w:rsid w:val="00F84815"/>
    <w:rsid w:val="00F86FB9"/>
    <w:rsid w:val="00F9659B"/>
    <w:rsid w:val="00F96E80"/>
    <w:rsid w:val="00FA3BEF"/>
    <w:rsid w:val="00FB01E9"/>
    <w:rsid w:val="00FB04AF"/>
    <w:rsid w:val="00FB13E9"/>
    <w:rsid w:val="00FB21C0"/>
    <w:rsid w:val="00FB24D3"/>
    <w:rsid w:val="00FB5E37"/>
    <w:rsid w:val="00FC5A01"/>
    <w:rsid w:val="00FC5B2A"/>
    <w:rsid w:val="00FD0348"/>
    <w:rsid w:val="00FD5C73"/>
    <w:rsid w:val="00FD71EB"/>
    <w:rsid w:val="00FE220B"/>
    <w:rsid w:val="00FE4540"/>
    <w:rsid w:val="00FE4F05"/>
    <w:rsid w:val="00FE68F0"/>
    <w:rsid w:val="00FE6ACC"/>
    <w:rsid w:val="00FF0113"/>
    <w:rsid w:val="00FF0A2F"/>
    <w:rsid w:val="00FF1131"/>
    <w:rsid w:val="00FF17DB"/>
    <w:rsid w:val="00FF54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AB0"/>
    <w:pPr>
      <w:spacing w:after="0" w:line="240" w:lineRule="auto"/>
      <w:pPrChange w:id="0" w:author="1" w:date="2026-09-22T12:33:00Z">
        <w:pPr>
          <w:spacing w:line="260" w:lineRule="atLeast"/>
          <w:jc w:val="both"/>
        </w:pPr>
      </w:pPrChange>
    </w:pPr>
    <w:rPr>
      <w:rFonts w:ascii="Arial" w:eastAsia="Times New Roman" w:hAnsi="Arial" w:cs="Arial"/>
      <w:sz w:val="18"/>
      <w:szCs w:val="18"/>
      <w:lang w:val="ru-RU" w:eastAsia="ru-RU"/>
      <w:rPrChange w:id="0" w:author="1" w:date="2026-09-22T12:33:00Z">
        <w:rPr>
          <w:rFonts w:asciiTheme="minorHAnsi" w:eastAsiaTheme="minorHAnsi" w:hAnsiTheme="minorHAnsi" w:cstheme="minorBidi"/>
          <w:sz w:val="19"/>
          <w:szCs w:val="22"/>
          <w:lang w:val="de-DE" w:eastAsia="en-US" w:bidi="ar-SA"/>
        </w:rPr>
      </w:rPrChange>
    </w:rPr>
  </w:style>
  <w:style w:type="paragraph" w:styleId="Heading1">
    <w:name w:val="heading 1"/>
    <w:basedOn w:val="Normal"/>
    <w:next w:val="Normal"/>
    <w:link w:val="Heading1Char"/>
    <w:uiPriority w:val="9"/>
    <w:qFormat/>
    <w:rsid w:val="002C10DE"/>
    <w:pPr>
      <w:keepNext/>
      <w:outlineLvl w:val="0"/>
      <w:pPrChange w:id="1" w:author="1" w:date="2026-09-22T12:33:00Z">
        <w:pPr>
          <w:keepNext/>
          <w:keepLines/>
          <w:spacing w:after="260" w:line="520" w:lineRule="atLeast"/>
          <w:outlineLvl w:val="0"/>
        </w:pPr>
      </w:pPrChange>
    </w:pPr>
    <w:rPr>
      <w:rFonts w:ascii="Times New Roman" w:hAnsi="Times New Roman" w:cs="Times New Roman"/>
      <w:sz w:val="32"/>
      <w:szCs w:val="20"/>
      <w:rPrChange w:id="1" w:author="1" w:date="2026-09-22T12:33:00Z">
        <w:rPr>
          <w:rFonts w:ascii="Arial" w:eastAsiaTheme="majorEastAsia" w:hAnsi="Arial" w:cstheme="majorBidi"/>
          <w:bCs/>
          <w:color w:val="E2201A" w:themeColor="accent1"/>
          <w:sz w:val="42"/>
          <w:szCs w:val="28"/>
          <w:lang w:val="ru-RU" w:eastAsia="ru-RU" w:bidi="ar-SA"/>
        </w:rPr>
      </w:rPrChange>
    </w:rPr>
  </w:style>
  <w:style w:type="paragraph" w:styleId="Heading2">
    <w:name w:val="heading 2"/>
    <w:basedOn w:val="Normal"/>
    <w:next w:val="Normal"/>
    <w:link w:val="Heading2Char"/>
    <w:uiPriority w:val="9"/>
    <w:unhideWhenUsed/>
    <w:qFormat/>
    <w:rsid w:val="00BB46E5"/>
    <w:pPr>
      <w:spacing w:before="520" w:after="260"/>
      <w:outlineLvl w:val="1"/>
    </w:pPr>
    <w:rPr>
      <w:caps/>
      <w:color w:val="E2201A" w:themeColor="accent1"/>
      <w:sz w:val="23"/>
      <w:szCs w:val="23"/>
    </w:rPr>
  </w:style>
  <w:style w:type="paragraph" w:styleId="Heading3">
    <w:name w:val="heading 3"/>
    <w:basedOn w:val="Standardmedium"/>
    <w:next w:val="Normal"/>
    <w:link w:val="Heading3Char"/>
    <w:uiPriority w:val="9"/>
    <w:unhideWhenUsed/>
    <w:qFormat/>
    <w:rsid w:val="00725935"/>
    <w:pPr>
      <w:spacing w:after="26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1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5701"/>
    <w:pPr>
      <w:tabs>
        <w:tab w:val="center" w:pos="4513"/>
        <w:tab w:val="right" w:pos="9026"/>
      </w:tabs>
      <w:spacing w:line="400" w:lineRule="atLeast"/>
    </w:pPr>
    <w:rPr>
      <w:rFonts w:cstheme="minorHAnsi"/>
      <w:spacing w:val="4"/>
      <w:sz w:val="32"/>
    </w:rPr>
  </w:style>
  <w:style w:type="character" w:customStyle="1" w:styleId="HeaderChar">
    <w:name w:val="Header Char"/>
    <w:basedOn w:val="DefaultParagraphFont"/>
    <w:link w:val="Header"/>
    <w:uiPriority w:val="99"/>
    <w:rsid w:val="005E5701"/>
    <w:rPr>
      <w:rFonts w:cstheme="minorHAnsi"/>
      <w:spacing w:val="4"/>
      <w:sz w:val="32"/>
    </w:rPr>
  </w:style>
  <w:style w:type="paragraph" w:styleId="Footer">
    <w:name w:val="footer"/>
    <w:basedOn w:val="Normal"/>
    <w:link w:val="FooterChar"/>
    <w:uiPriority w:val="99"/>
    <w:unhideWhenUsed/>
    <w:rsid w:val="00C972B6"/>
    <w:pPr>
      <w:tabs>
        <w:tab w:val="center" w:pos="4513"/>
        <w:tab w:val="right" w:pos="9026"/>
      </w:tabs>
    </w:pPr>
    <w:rPr>
      <w:rFonts w:ascii="Folio Std Bold Condensed" w:hAnsi="Folio Std Bold Condensed"/>
      <w:color w:val="E2201A" w:themeColor="accent1"/>
      <w:sz w:val="16"/>
    </w:rPr>
  </w:style>
  <w:style w:type="character" w:customStyle="1" w:styleId="FooterChar">
    <w:name w:val="Footer Char"/>
    <w:basedOn w:val="DefaultParagraphFont"/>
    <w:link w:val="Footer"/>
    <w:uiPriority w:val="99"/>
    <w:rsid w:val="00C972B6"/>
    <w:rPr>
      <w:rFonts w:ascii="Folio Std Bold Condensed" w:hAnsi="Folio Std Bold Condensed"/>
      <w:color w:val="E2201A" w:themeColor="accent1"/>
      <w:sz w:val="16"/>
    </w:rPr>
  </w:style>
  <w:style w:type="character" w:customStyle="1" w:styleId="Heading1Char">
    <w:name w:val="Heading 1 Char"/>
    <w:basedOn w:val="DefaultParagraphFont"/>
    <w:link w:val="Heading1"/>
    <w:uiPriority w:val="9"/>
    <w:rsid w:val="00C7139F"/>
    <w:rPr>
      <w:rFonts w:ascii="Times New Roman" w:eastAsia="Times New Roman" w:hAnsi="Times New Roman" w:cs="Times New Roman"/>
      <w:sz w:val="32"/>
      <w:szCs w:val="20"/>
      <w:lang w:val="ru-RU" w:eastAsia="ru-RU"/>
    </w:rPr>
  </w:style>
  <w:style w:type="character" w:styleId="Emphasis">
    <w:name w:val="Emphasis"/>
    <w:uiPriority w:val="20"/>
    <w:rsid w:val="00AC23BC"/>
    <w:rPr>
      <w:rFonts w:asciiTheme="majorHAnsi" w:hAnsiTheme="majorHAnsi"/>
    </w:rPr>
  </w:style>
  <w:style w:type="paragraph" w:customStyle="1" w:styleId="Standardmedium">
    <w:name w:val="Standard medium"/>
    <w:basedOn w:val="Normal"/>
    <w:qFormat/>
    <w:rsid w:val="00AC23BC"/>
    <w:rPr>
      <w:rFonts w:asciiTheme="majorHAnsi" w:hAnsiTheme="majorHAnsi"/>
    </w:rPr>
  </w:style>
  <w:style w:type="character" w:customStyle="1" w:styleId="Heading2Char">
    <w:name w:val="Heading 2 Char"/>
    <w:basedOn w:val="DefaultParagraphFont"/>
    <w:link w:val="Heading2"/>
    <w:uiPriority w:val="9"/>
    <w:rsid w:val="00BB46E5"/>
    <w:rPr>
      <w:caps/>
      <w:color w:val="E2201A" w:themeColor="accent1"/>
      <w:sz w:val="23"/>
      <w:szCs w:val="23"/>
    </w:rPr>
  </w:style>
  <w:style w:type="paragraph" w:styleId="Title">
    <w:name w:val="Title"/>
    <w:basedOn w:val="Normal"/>
    <w:next w:val="Normal"/>
    <w:link w:val="TitleChar"/>
    <w:uiPriority w:val="10"/>
    <w:qFormat/>
    <w:rsid w:val="00341D68"/>
    <w:pPr>
      <w:framePr w:w="5670" w:wrap="around" w:vAnchor="page" w:hAnchor="text" w:y="2156"/>
    </w:pPr>
    <w:rPr>
      <w:color w:val="9B9C9E" w:themeColor="accent3"/>
      <w:sz w:val="56"/>
      <w:szCs w:val="56"/>
    </w:rPr>
  </w:style>
  <w:style w:type="character" w:customStyle="1" w:styleId="TitleChar">
    <w:name w:val="Title Char"/>
    <w:basedOn w:val="DefaultParagraphFont"/>
    <w:link w:val="Title"/>
    <w:uiPriority w:val="10"/>
    <w:rsid w:val="00341D68"/>
    <w:rPr>
      <w:color w:val="9B9C9E" w:themeColor="accent3"/>
      <w:sz w:val="56"/>
      <w:szCs w:val="56"/>
    </w:rPr>
  </w:style>
  <w:style w:type="character" w:customStyle="1" w:styleId="Heading3Char">
    <w:name w:val="Heading 3 Char"/>
    <w:basedOn w:val="DefaultParagraphFont"/>
    <w:link w:val="Heading3"/>
    <w:uiPriority w:val="9"/>
    <w:rsid w:val="00725935"/>
    <w:rPr>
      <w:rFonts w:asciiTheme="majorHAnsi" w:hAnsiTheme="majorHAnsi"/>
      <w:sz w:val="19"/>
    </w:rPr>
  </w:style>
  <w:style w:type="paragraph" w:styleId="TOC1">
    <w:name w:val="toc 1"/>
    <w:basedOn w:val="Normal"/>
    <w:next w:val="Normal"/>
    <w:autoRedefine/>
    <w:uiPriority w:val="39"/>
    <w:unhideWhenUsed/>
    <w:rsid w:val="00BB46E5"/>
    <w:pPr>
      <w:tabs>
        <w:tab w:val="right" w:pos="7927"/>
      </w:tabs>
      <w:spacing w:before="260" w:after="260"/>
      <w:ind w:right="1985"/>
    </w:pPr>
    <w:rPr>
      <w:color w:val="6E6F71" w:themeColor="accent2"/>
      <w:sz w:val="24"/>
    </w:rPr>
  </w:style>
  <w:style w:type="paragraph" w:styleId="TOC2">
    <w:name w:val="toc 2"/>
    <w:basedOn w:val="Normal"/>
    <w:next w:val="Normal"/>
    <w:autoRedefine/>
    <w:uiPriority w:val="39"/>
    <w:unhideWhenUsed/>
    <w:rsid w:val="00725935"/>
    <w:pPr>
      <w:tabs>
        <w:tab w:val="right" w:pos="7927"/>
      </w:tabs>
    </w:pPr>
  </w:style>
  <w:style w:type="character" w:styleId="Hyperlink">
    <w:name w:val="Hyperlink"/>
    <w:basedOn w:val="DefaultParagraphFont"/>
    <w:uiPriority w:val="99"/>
    <w:unhideWhenUsed/>
    <w:rsid w:val="00725935"/>
    <w:rPr>
      <w:color w:val="auto"/>
      <w:u w:val="none"/>
    </w:rPr>
  </w:style>
  <w:style w:type="paragraph" w:styleId="Caption">
    <w:name w:val="caption"/>
    <w:basedOn w:val="Normal"/>
    <w:next w:val="Normal"/>
    <w:uiPriority w:val="35"/>
    <w:unhideWhenUsed/>
    <w:qFormat/>
    <w:rsid w:val="00725935"/>
    <w:pPr>
      <w:spacing w:before="120" w:after="120" w:line="220" w:lineRule="atLeast"/>
    </w:pPr>
    <w:rPr>
      <w:color w:val="6E6F71" w:themeColor="accent2"/>
      <w:sz w:val="16"/>
      <w:szCs w:val="16"/>
    </w:rPr>
  </w:style>
  <w:style w:type="paragraph" w:styleId="ListParagraph">
    <w:name w:val="List Paragraph"/>
    <w:basedOn w:val="Normal"/>
    <w:link w:val="ListParagraphChar"/>
    <w:uiPriority w:val="34"/>
    <w:qFormat/>
    <w:rsid w:val="00DC1FB9"/>
    <w:pPr>
      <w:ind w:left="708"/>
      <w:pPrChange w:id="2" w:author="1" w:date="2026-09-22T12:33:00Z">
        <w:pPr>
          <w:ind w:left="720"/>
          <w:contextualSpacing/>
        </w:pPr>
      </w:pPrChange>
    </w:pPr>
    <w:rPr>
      <w:rFonts w:cs="Times New Roman"/>
      <w:rPrChange w:id="2" w:author="1" w:date="2026-09-22T12:33:00Z">
        <w:rPr>
          <w:rFonts w:ascii="Arial" w:hAnsi="Arial" w:cs="Arial"/>
          <w:sz w:val="18"/>
          <w:szCs w:val="18"/>
          <w:lang w:val="ru-RU" w:eastAsia="ru-RU" w:bidi="ar-SA"/>
        </w:rPr>
      </w:rPrChange>
    </w:rPr>
  </w:style>
  <w:style w:type="paragraph" w:customStyle="1" w:styleId="Num123">
    <w:name w:val="Num_123"/>
    <w:basedOn w:val="ListParagraph"/>
    <w:qFormat/>
    <w:rsid w:val="007F58D8"/>
    <w:pPr>
      <w:numPr>
        <w:numId w:val="5"/>
      </w:numPr>
      <w:tabs>
        <w:tab w:val="left" w:pos="357"/>
      </w:tabs>
      <w:ind w:left="357" w:hanging="357"/>
    </w:pPr>
  </w:style>
  <w:style w:type="paragraph" w:customStyle="1" w:styleId="NumStrich">
    <w:name w:val="Num_Strich"/>
    <w:basedOn w:val="ListParagraph"/>
    <w:qFormat/>
    <w:rsid w:val="00E62B22"/>
    <w:pPr>
      <w:numPr>
        <w:numId w:val="6"/>
      </w:numPr>
      <w:tabs>
        <w:tab w:val="left" w:pos="357"/>
      </w:tabs>
      <w:spacing w:line="480" w:lineRule="auto"/>
      <w:ind w:left="357" w:hanging="357"/>
    </w:pPr>
    <w:rPr>
      <w:sz w:val="22"/>
    </w:rPr>
  </w:style>
  <w:style w:type="paragraph" w:styleId="BalloonText">
    <w:name w:val="Balloon Text"/>
    <w:basedOn w:val="Normal"/>
    <w:link w:val="BalloonTextChar"/>
    <w:rsid w:val="001E08FA"/>
    <w:pPr>
      <w:pPrChange w:id="3" w:author="1" w:date="2026-09-22T12:33:00Z">
        <w:pPr/>
      </w:pPrChange>
    </w:pPr>
    <w:rPr>
      <w:rFonts w:ascii="Tahoma" w:hAnsi="Tahoma" w:cs="Tahoma"/>
      <w:sz w:val="16"/>
      <w:szCs w:val="16"/>
      <w:rPrChange w:id="3" w:author="1" w:date="2026-09-22T12:33:00Z">
        <w:rPr>
          <w:rFonts w:ascii="Tahoma" w:hAnsi="Tahoma" w:cs="Tahoma"/>
          <w:sz w:val="16"/>
          <w:szCs w:val="16"/>
          <w:lang w:val="ru-RU" w:eastAsia="ru-RU" w:bidi="ar-SA"/>
        </w:rPr>
      </w:rPrChange>
    </w:rPr>
  </w:style>
  <w:style w:type="character" w:customStyle="1" w:styleId="BalloonTextChar">
    <w:name w:val="Balloon Text Char"/>
    <w:basedOn w:val="DefaultParagraphFont"/>
    <w:link w:val="BalloonText"/>
    <w:rsid w:val="00EE5473"/>
    <w:rPr>
      <w:rFonts w:ascii="Tahoma" w:eastAsia="Times New Roman" w:hAnsi="Tahoma" w:cs="Tahoma"/>
      <w:sz w:val="16"/>
      <w:szCs w:val="16"/>
      <w:lang w:val="ru-RU" w:eastAsia="ru-RU"/>
    </w:rPr>
  </w:style>
  <w:style w:type="paragraph" w:styleId="Revision">
    <w:name w:val="Revision"/>
    <w:hidden/>
    <w:uiPriority w:val="99"/>
    <w:semiHidden/>
    <w:rsid w:val="00030EFD"/>
    <w:pPr>
      <w:spacing w:after="0" w:line="240" w:lineRule="auto"/>
    </w:pPr>
    <w:rPr>
      <w:sz w:val="19"/>
    </w:rPr>
  </w:style>
  <w:style w:type="paragraph" w:customStyle="1" w:styleId="a">
    <w:name w:val="Прижатый влево"/>
    <w:basedOn w:val="Normal"/>
    <w:next w:val="Normal"/>
    <w:rsid w:val="00BC5303"/>
    <w:pPr>
      <w:autoSpaceDE w:val="0"/>
      <w:autoSpaceDN w:val="0"/>
      <w:adjustRightInd w:val="0"/>
      <w:pPrChange w:id="4" w:author="1" w:date="2026-09-22T12:33:00Z">
        <w:pPr>
          <w:autoSpaceDE w:val="0"/>
          <w:autoSpaceDN w:val="0"/>
          <w:adjustRightInd w:val="0"/>
        </w:pPr>
      </w:pPrChange>
    </w:pPr>
    <w:rPr>
      <w:rFonts w:cs="Times New Roman"/>
      <w:sz w:val="24"/>
      <w:szCs w:val="24"/>
      <w:rPrChange w:id="4" w:author="1" w:date="2026-09-22T12:33:00Z">
        <w:rPr>
          <w:rFonts w:ascii="Arial" w:hAnsi="Arial"/>
          <w:sz w:val="24"/>
          <w:szCs w:val="24"/>
          <w:lang w:val="ru-RU" w:eastAsia="ru-RU" w:bidi="ar-SA"/>
        </w:rPr>
      </w:rPrChange>
    </w:rPr>
  </w:style>
  <w:style w:type="paragraph" w:customStyle="1" w:styleId="1">
    <w:name w:val="çàãîëîâîê 1"/>
    <w:basedOn w:val="Normal"/>
    <w:next w:val="Normal"/>
    <w:rsid w:val="002C10DE"/>
    <w:pPr>
      <w:keepNext/>
      <w:pPrChange w:id="5" w:author="1" w:date="2026-09-22T12:33:00Z">
        <w:pPr>
          <w:keepNext/>
        </w:pPr>
      </w:pPrChange>
    </w:pPr>
    <w:rPr>
      <w:rFonts w:ascii="Times New Roman" w:hAnsi="Times New Roman" w:cs="Times New Roman"/>
      <w:b/>
      <w:sz w:val="24"/>
      <w:szCs w:val="20"/>
      <w:rPrChange w:id="5" w:author="1" w:date="2026-09-22T12:33:00Z">
        <w:rPr>
          <w:b/>
          <w:sz w:val="24"/>
          <w:lang w:val="ru-RU" w:eastAsia="ru-RU" w:bidi="ar-SA"/>
        </w:rPr>
      </w:rPrChange>
    </w:rPr>
  </w:style>
  <w:style w:type="paragraph" w:customStyle="1" w:styleId="2">
    <w:name w:val="çàãîëîâîê 2"/>
    <w:basedOn w:val="Normal"/>
    <w:next w:val="Normal"/>
    <w:rsid w:val="002C10DE"/>
    <w:pPr>
      <w:keepNext/>
      <w:jc w:val="center"/>
      <w:pPrChange w:id="6" w:author="1" w:date="2026-09-22T12:33:00Z">
        <w:pPr>
          <w:keepNext/>
          <w:jc w:val="center"/>
        </w:pPr>
      </w:pPrChange>
    </w:pPr>
    <w:rPr>
      <w:rFonts w:ascii="Times New Roman" w:hAnsi="Times New Roman" w:cs="Times New Roman"/>
      <w:b/>
      <w:sz w:val="28"/>
      <w:szCs w:val="20"/>
      <w:rPrChange w:id="6" w:author="1" w:date="2026-09-22T12:33:00Z">
        <w:rPr>
          <w:b/>
          <w:sz w:val="28"/>
          <w:lang w:val="ru-RU" w:eastAsia="ru-RU" w:bidi="ar-SA"/>
        </w:rPr>
      </w:rPrChange>
    </w:rPr>
  </w:style>
  <w:style w:type="character" w:customStyle="1" w:styleId="FontStyle21">
    <w:name w:val="Font Style21"/>
    <w:basedOn w:val="DefaultParagraphFont"/>
    <w:rsid w:val="00E809AE"/>
    <w:rPr>
      <w:rFonts w:ascii="Times New Roman" w:hAnsi="Times New Roman" w:cs="Times New Roman"/>
      <w:sz w:val="16"/>
      <w:szCs w:val="16"/>
    </w:rPr>
  </w:style>
  <w:style w:type="character" w:customStyle="1" w:styleId="a0">
    <w:name w:val="Гипертекстовая ссылка"/>
    <w:basedOn w:val="DefaultParagraphFont"/>
    <w:uiPriority w:val="99"/>
    <w:rsid w:val="00E809AE"/>
    <w:rPr>
      <w:color w:val="008000"/>
    </w:rPr>
  </w:style>
  <w:style w:type="character" w:customStyle="1" w:styleId="ListParagraphChar">
    <w:name w:val="List Paragraph Char"/>
    <w:link w:val="ListParagraph"/>
    <w:uiPriority w:val="34"/>
    <w:locked/>
    <w:rsid w:val="00E809AE"/>
    <w:rPr>
      <w:rFonts w:ascii="Arial" w:eastAsia="Times New Roman" w:hAnsi="Arial" w:cs="Times New Roman"/>
      <w:sz w:val="18"/>
      <w:szCs w:val="18"/>
      <w:lang w:val="ru-RU" w:eastAsia="ru-RU"/>
    </w:rPr>
  </w:style>
  <w:style w:type="paragraph" w:customStyle="1" w:styleId="21">
    <w:name w:val="Основной текст 21"/>
    <w:basedOn w:val="Normal"/>
    <w:rsid w:val="001E08FA"/>
    <w:pPr>
      <w:suppressAutoHyphens/>
      <w:pPrChange w:id="7" w:author="1" w:date="2026-09-22T12:33:00Z">
        <w:pPr>
          <w:suppressAutoHyphens/>
        </w:pPr>
      </w:pPrChange>
    </w:pPr>
    <w:rPr>
      <w:rFonts w:ascii="Times New Roman" w:hAnsi="Times New Roman" w:cs="Times New Roman"/>
      <w:bCs/>
      <w:sz w:val="20"/>
      <w:szCs w:val="20"/>
      <w:lang w:eastAsia="ar-SA"/>
      <w:rPrChange w:id="7" w:author="1" w:date="2026-09-22T12:33:00Z">
        <w:rPr>
          <w:bCs/>
          <w:lang w:val="ru-RU" w:eastAsia="ar-SA" w:bidi="ar-SA"/>
        </w:rPr>
      </w:rPrChange>
    </w:rPr>
  </w:style>
  <w:style w:type="paragraph" w:styleId="BodyTextIndent">
    <w:name w:val="Body Text Indent"/>
    <w:basedOn w:val="Normal"/>
    <w:link w:val="BodyTextIndentChar"/>
    <w:uiPriority w:val="99"/>
    <w:unhideWhenUsed/>
    <w:rsid w:val="001E08FA"/>
    <w:pPr>
      <w:spacing w:before="100" w:beforeAutospacing="1" w:after="100" w:afterAutospacing="1"/>
      <w:pPrChange w:id="8" w:author="1" w:date="2026-09-22T12:33:00Z">
        <w:pPr>
          <w:spacing w:before="100" w:beforeAutospacing="1" w:after="100" w:afterAutospacing="1"/>
        </w:pPr>
      </w:pPrChange>
    </w:pPr>
    <w:rPr>
      <w:rFonts w:ascii="Times New Roman" w:hAnsi="Times New Roman" w:cs="Times New Roman"/>
      <w:sz w:val="24"/>
      <w:szCs w:val="24"/>
      <w:rPrChange w:id="8" w:author="1" w:date="2026-09-22T12:33:00Z">
        <w:rPr>
          <w:sz w:val="24"/>
          <w:szCs w:val="24"/>
          <w:lang w:val="ru-RU" w:eastAsia="ru-RU" w:bidi="ar-SA"/>
        </w:rPr>
      </w:rPrChange>
    </w:rPr>
  </w:style>
  <w:style w:type="character" w:customStyle="1" w:styleId="BodyTextIndentChar">
    <w:name w:val="Body Text Indent Char"/>
    <w:basedOn w:val="DefaultParagraphFont"/>
    <w:link w:val="BodyTextIndent"/>
    <w:uiPriority w:val="99"/>
    <w:rsid w:val="00E809AE"/>
    <w:rPr>
      <w:rFonts w:ascii="Times New Roman" w:eastAsia="Times New Roman" w:hAnsi="Times New Roman" w:cs="Times New Roman"/>
      <w:sz w:val="24"/>
      <w:szCs w:val="24"/>
      <w:lang w:val="ru-RU" w:eastAsia="ru-RU"/>
    </w:rPr>
  </w:style>
  <w:style w:type="paragraph" w:styleId="NormalWeb">
    <w:name w:val="Normal (Web)"/>
    <w:basedOn w:val="Normal"/>
    <w:uiPriority w:val="99"/>
    <w:unhideWhenUsed/>
    <w:rsid w:val="001E08FA"/>
    <w:pPr>
      <w:spacing w:before="100" w:beforeAutospacing="1" w:after="100" w:afterAutospacing="1"/>
      <w:pPrChange w:id="9" w:author="1" w:date="2026-09-22T12:33:00Z">
        <w:pPr>
          <w:spacing w:before="100" w:beforeAutospacing="1" w:after="100" w:afterAutospacing="1"/>
        </w:pPr>
      </w:pPrChange>
    </w:pPr>
    <w:rPr>
      <w:rFonts w:ascii="Times New Roman" w:hAnsi="Times New Roman" w:cs="Times New Roman"/>
      <w:sz w:val="24"/>
      <w:szCs w:val="24"/>
      <w:rPrChange w:id="9" w:author="1" w:date="2026-09-22T12:33:00Z">
        <w:rPr>
          <w:sz w:val="24"/>
          <w:szCs w:val="24"/>
          <w:lang w:val="ru-RU" w:eastAsia="ru-RU"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9950276">
      <w:bodyDiv w:val="1"/>
      <w:marLeft w:val="0"/>
      <w:marRight w:val="0"/>
      <w:marTop w:val="0"/>
      <w:marBottom w:val="0"/>
      <w:divBdr>
        <w:top w:val="none" w:sz="0" w:space="0" w:color="auto"/>
        <w:left w:val="none" w:sz="0" w:space="0" w:color="auto"/>
        <w:bottom w:val="none" w:sz="0" w:space="0" w:color="auto"/>
        <w:right w:val="none" w:sz="0" w:space="0" w:color="auto"/>
      </w:divBdr>
    </w:div>
    <w:div w:id="125751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wender\AppData\Roaming\Microsoft\Templates\FFI%20Presseinformation%20mit%20Logo%20Tahoma%202013%20NeuNeu.dotx" TargetMode="External"/></Relationships>
</file>

<file path=word/theme/theme1.xml><?xml version="1.0" encoding="utf-8"?>
<a:theme xmlns:a="http://schemas.openxmlformats.org/drawingml/2006/main" name="Larissa">
  <a:themeElements>
    <a:clrScheme name="FFI">
      <a:dk1>
        <a:sysClr val="windowText" lastClr="000000"/>
      </a:dk1>
      <a:lt1>
        <a:sysClr val="window" lastClr="FFFFFF"/>
      </a:lt1>
      <a:dk2>
        <a:srgbClr val="000000"/>
      </a:dk2>
      <a:lt2>
        <a:srgbClr val="FFFFFF"/>
      </a:lt2>
      <a:accent1>
        <a:srgbClr val="E2201A"/>
      </a:accent1>
      <a:accent2>
        <a:srgbClr val="6E6F71"/>
      </a:accent2>
      <a:accent3>
        <a:srgbClr val="9B9C9E"/>
      </a:accent3>
      <a:accent4>
        <a:srgbClr val="8064A2"/>
      </a:accent4>
      <a:accent5>
        <a:srgbClr val="4BACC6"/>
      </a:accent5>
      <a:accent6>
        <a:srgbClr val="F79646"/>
      </a:accent6>
      <a:hlink>
        <a:srgbClr val="0000FF"/>
      </a:hlink>
      <a:folHlink>
        <a:srgbClr val="800080"/>
      </a:folHlink>
    </a:clrScheme>
    <a:fontScheme name="Tahoma">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4DF46B-4ADB-4A65-9A95-526284FF2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C:\Users\Anwender\AppData\Roaming\Microsoft\Templates\FFI Presseinformation mit Logo Tahoma 2013 NeuNeu.dotx</Template>
  <TotalTime>0</TotalTime>
  <Pages>1</Pages>
  <Words>733</Words>
  <Characters>4181</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Titel</vt:lpstr>
    </vt:vector>
  </TitlesOfParts>
  <Company>Fachverband Faltschachtel-Industrie e.V.</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dc:title>
  <dc:creator>Anwender</dc:creator>
  <cp:lastModifiedBy>Arthur Souza Rodrigues</cp:lastModifiedBy>
  <cp:revision>1</cp:revision>
  <cp:lastPrinted>2015-09-02T10:53:00Z</cp:lastPrinted>
  <dcterms:created xsi:type="dcterms:W3CDTF">2015-09-02T08:18:00Z</dcterms:created>
  <dcterms:modified xsi:type="dcterms:W3CDTF">2026-09-22T16:33:00Z</dcterms:modified>
</cp:coreProperties>
</file>