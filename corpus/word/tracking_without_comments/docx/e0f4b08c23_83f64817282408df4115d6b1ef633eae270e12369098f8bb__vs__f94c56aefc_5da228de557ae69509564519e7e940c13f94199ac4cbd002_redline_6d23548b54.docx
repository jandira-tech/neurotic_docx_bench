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6D1E103" w14:textId="11C0DC83" w:rsidR="005E698A" w:rsidRPr="00404CBB" w:rsidRDefault="00D24119" w:rsidP="00316318">
      <w:pPr>
        <w:jc w:val="center"/>
        <w:rPr>
          <w:ins w:id="1" w:author="Peter Mullins" w:date="2026-09-25T20:00:00Z" w16du:dateUtc="2026-09-26T00:00:00Z"/>
          <w:b/>
          <w:sz w:val="52"/>
          <w:szCs w:val="52"/>
        </w:rPr>
      </w:pPr>
      <w:ins w:id="2" w:author="Peter Mullins" w:date="2026-09-25T20:00:00Z" w16du:dateUtc="2026-09-26T00:00:00Z">
        <w:r w:rsidRPr="00404CBB">
          <w:rPr>
            <w:noProof/>
            <w:color w:val="0000FF"/>
            <w:sz w:val="52"/>
            <w:szCs w:val="52"/>
            <w:u w:val="single"/>
          </w:rPr>
          <w:drawing>
            <wp:anchor distT="0" distB="0" distL="114300" distR="114300" simplePos="0" relativeHeight="251661312" behindDoc="0" locked="0" layoutInCell="1" allowOverlap="1" wp14:anchorId="56D1E134" wp14:editId="56D1E135">
              <wp:simplePos x="0" y="0"/>
              <wp:positionH relativeFrom="column">
                <wp:posOffset>4791075</wp:posOffset>
              </wp:positionH>
              <wp:positionV relativeFrom="paragraph">
                <wp:posOffset>0</wp:posOffset>
              </wp:positionV>
              <wp:extent cx="1266825" cy="1266825"/>
              <wp:effectExtent l="0" t="0" r="9525" b="9525"/>
              <wp:wrapThrough wrapText="bothSides">
                <wp:wrapPolygon edited="0">
                  <wp:start x="0" y="0"/>
                  <wp:lineTo x="0" y="21438"/>
                  <wp:lineTo x="21438" y="21438"/>
                  <wp:lineTo x="21438" y="0"/>
                  <wp:lineTo x="0" y="0"/>
                </wp:wrapPolygon>
              </wp:wrapThrough>
              <wp:docPr id="7" name="Picture 7" descr="http://www.cramahenow.com/wp-content/uploads/2014/11/CN_KPRDSLogo_index46160.png">
                <a:hlinkClick xmlns:a="http://schemas.openxmlformats.org/drawingml/2006/main" r:id="rId7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rc_mi" descr="http://www.cramahenow.com/wp-content/uploads/2014/11/CN_KPRDSLogo_index46160.png">
                        <a:hlinkClick r:id="rId7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8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266825" cy="12668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316318" w:rsidRPr="00404CBB">
          <w:rPr>
            <w:b/>
            <w:noProof/>
            <w:color w:val="0000FF"/>
            <w:sz w:val="52"/>
            <w:szCs w:val="52"/>
          </w:rPr>
          <w:drawing>
            <wp:anchor distT="0" distB="0" distL="114300" distR="114300" simplePos="0" relativeHeight="251659264" behindDoc="0" locked="0" layoutInCell="1" allowOverlap="1" wp14:anchorId="56D1E136" wp14:editId="56D1E137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1076325" cy="1057489"/>
              <wp:effectExtent l="0" t="0" r="0" b="9525"/>
              <wp:wrapThrough wrapText="bothSides">
                <wp:wrapPolygon edited="0">
                  <wp:start x="6499" y="0"/>
                  <wp:lineTo x="4205" y="1168"/>
                  <wp:lineTo x="0" y="5449"/>
                  <wp:lineTo x="0" y="16735"/>
                  <wp:lineTo x="3441" y="18681"/>
                  <wp:lineTo x="7264" y="21405"/>
                  <wp:lineTo x="7646" y="21405"/>
                  <wp:lineTo x="14145" y="21405"/>
                  <wp:lineTo x="14527" y="21405"/>
                  <wp:lineTo x="18733" y="18681"/>
                  <wp:lineTo x="21027" y="13622"/>
                  <wp:lineTo x="21027" y="1946"/>
                  <wp:lineTo x="12234" y="0"/>
                  <wp:lineTo x="6499" y="0"/>
                </wp:wrapPolygon>
              </wp:wrapThrough>
              <wp:docPr id="1" name="Picture 1" descr="http://www.sisd.net/cms/lib/TX01001452/Centricity/Domain/615/World_School_Tri_2_Colour.png">
                <a:hlinkClick xmlns:a="http://schemas.openxmlformats.org/drawingml/2006/main" r:id="rId9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rc_mi" descr="http://www.sisd.net/cms/lib/TX01001452/Centricity/Domain/615/World_School_Tri_2_Colour.png">
                        <a:hlinkClick r:id="rId9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10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076325" cy="105748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316318" w:rsidRPr="00404CBB">
          <w:rPr>
            <w:b/>
            <w:sz w:val="52"/>
            <w:szCs w:val="52"/>
          </w:rPr>
          <w:t xml:space="preserve">The IB Programme </w:t>
        </w:r>
        <w:r w:rsidR="002A7428">
          <w:rPr>
            <w:b/>
            <w:sz w:val="52"/>
            <w:szCs w:val="52"/>
          </w:rPr>
          <w:t>FAQ’s</w:t>
        </w:r>
      </w:ins>
    </w:p>
    <w:p w14:paraId="56D1E104" w14:textId="77777777" w:rsidR="00584B38" w:rsidRPr="00404CBB" w:rsidRDefault="00584B38">
      <w:pPr>
        <w:rPr>
          <w:ins w:id="3" w:author="Peter Mullins" w:date="2026-09-25T20:00:00Z" w16du:dateUtc="2026-09-26T00:00:00Z"/>
        </w:rPr>
      </w:pPr>
    </w:p>
    <w:p w14:paraId="2ED843B0" w14:textId="77777777" w:rsidR="002A7428" w:rsidRDefault="002A7428">
      <w:pPr>
        <w:rPr>
          <w:ins w:id="4" w:author="Peter Mullins" w:date="2026-09-25T20:00:00Z" w16du:dateUtc="2026-09-26T00:00:00Z"/>
          <w:b/>
          <w:i/>
        </w:rPr>
      </w:pPr>
    </w:p>
    <w:p w14:paraId="56D1E105" w14:textId="77777777" w:rsidR="00584B38" w:rsidRPr="00316318" w:rsidRDefault="00584B38">
      <w:pPr>
        <w:rPr>
          <w:ins w:id="5" w:author="Peter Mullins" w:date="2026-09-25T20:00:00Z" w16du:dateUtc="2026-09-26T00:00:00Z"/>
          <w:b/>
          <w:i/>
        </w:rPr>
      </w:pPr>
      <w:ins w:id="6" w:author="Peter Mullins" w:date="2026-09-25T20:00:00Z" w16du:dateUtc="2026-09-26T00:00:00Z">
        <w:r w:rsidRPr="00316318">
          <w:rPr>
            <w:b/>
            <w:i/>
          </w:rPr>
          <w:t xml:space="preserve">What is the IB </w:t>
        </w:r>
        <w:r w:rsidR="00E50614" w:rsidRPr="00316318">
          <w:rPr>
            <w:b/>
            <w:i/>
          </w:rPr>
          <w:t>Programme</w:t>
        </w:r>
        <w:r w:rsidRPr="00316318">
          <w:rPr>
            <w:b/>
            <w:i/>
          </w:rPr>
          <w:t>?</w:t>
        </w:r>
      </w:ins>
    </w:p>
    <w:p w14:paraId="56D1E106" w14:textId="77777777" w:rsidR="00FA7F19" w:rsidRDefault="00584B38" w:rsidP="002509B1">
      <w:pPr>
        <w:pStyle w:val="ListParagraph"/>
        <w:numPr>
          <w:ilvl w:val="0"/>
          <w:numId w:val="1"/>
        </w:numPr>
        <w:rPr>
          <w:ins w:id="7" w:author="Peter Mullins" w:date="2026-09-25T20:00:00Z" w16du:dateUtc="2026-09-26T00:00:00Z"/>
        </w:rPr>
      </w:pPr>
      <w:ins w:id="8" w:author="Peter Mullins" w:date="2026-09-25T20:00:00Z" w16du:dateUtc="2026-09-26T00:00:00Z">
        <w:r>
          <w:t xml:space="preserve">IB stands for International </w:t>
        </w:r>
        <w:r w:rsidR="00E50614">
          <w:t>Baccalaureate</w:t>
        </w:r>
        <w:r>
          <w:t>, a challenging academic program for students in grade 11 and 12</w:t>
        </w:r>
        <w:r w:rsidR="00316318">
          <w:t xml:space="preserve">. </w:t>
        </w:r>
      </w:ins>
    </w:p>
    <w:p w14:paraId="56D1E107" w14:textId="77777777" w:rsidR="00BA6225" w:rsidRDefault="00C57C87" w:rsidP="002509B1">
      <w:pPr>
        <w:pStyle w:val="ListParagraph"/>
        <w:numPr>
          <w:ilvl w:val="0"/>
          <w:numId w:val="1"/>
        </w:numPr>
        <w:rPr>
          <w:ins w:id="9" w:author="Peter Mullins" w:date="2026-09-25T20:00:00Z" w16du:dateUtc="2026-09-26T00:00:00Z"/>
        </w:rPr>
      </w:pPr>
      <w:ins w:id="10" w:author="Peter Mullins" w:date="2026-09-25T20:00:00Z" w16du:dateUtc="2026-09-26T00:00:00Z">
        <w:r>
          <w:t xml:space="preserve">The </w:t>
        </w:r>
        <w:r w:rsidR="008C59AC">
          <w:t xml:space="preserve">IB Programme at Kenner offers a specialized enriched curriculum </w:t>
        </w:r>
        <w:r w:rsidR="00BA6225">
          <w:t xml:space="preserve">unique in </w:t>
        </w:r>
        <w:r w:rsidR="00E50614">
          <w:t>Peterborough</w:t>
        </w:r>
        <w:r w:rsidR="00BA6225">
          <w:t xml:space="preserve"> </w:t>
        </w:r>
        <w:r w:rsidR="008C59AC">
          <w:t xml:space="preserve">which is internationally-minded and </w:t>
        </w:r>
        <w:r w:rsidR="00BA6225">
          <w:t>interdisciplinary</w:t>
        </w:r>
        <w:r w:rsidR="008C59AC">
          <w:t>.</w:t>
        </w:r>
      </w:ins>
    </w:p>
    <w:p w14:paraId="56D1E108" w14:textId="77777777" w:rsidR="00E50614" w:rsidRDefault="00E50614" w:rsidP="002509B1">
      <w:pPr>
        <w:pStyle w:val="ListParagraph"/>
        <w:numPr>
          <w:ilvl w:val="0"/>
          <w:numId w:val="1"/>
        </w:numPr>
        <w:rPr>
          <w:ins w:id="11" w:author="Peter Mullins" w:date="2026-09-25T20:00:00Z" w16du:dateUtc="2026-09-26T00:00:00Z"/>
        </w:rPr>
      </w:pPr>
      <w:ins w:id="12" w:author="Peter Mullins" w:date="2026-09-25T20:00:00Z" w16du:dateUtc="2026-09-26T00:00:00Z">
        <w:r>
          <w:t xml:space="preserve">The IB is a </w:t>
        </w:r>
        <w:r w:rsidR="00B07795">
          <w:t xml:space="preserve">KPR </w:t>
        </w:r>
        <w:r>
          <w:t xml:space="preserve">Board-supported programme and </w:t>
        </w:r>
        <w:r w:rsidRPr="00B54F34">
          <w:rPr>
            <w:u w:val="single"/>
          </w:rPr>
          <w:t>students are guaranteed busing</w:t>
        </w:r>
        <w:r>
          <w:t xml:space="preserve"> if they live within Peterborough County.</w:t>
        </w:r>
      </w:ins>
    </w:p>
    <w:p w14:paraId="56D1E109" w14:textId="77777777" w:rsidR="00FA6FF2" w:rsidRPr="00316318" w:rsidRDefault="00FA6FF2" w:rsidP="00FA6FF2">
      <w:pPr>
        <w:rPr>
          <w:ins w:id="13" w:author="Peter Mullins" w:date="2026-09-25T20:00:00Z" w16du:dateUtc="2026-09-26T00:00:00Z"/>
          <w:b/>
          <w:i/>
        </w:rPr>
      </w:pPr>
      <w:ins w:id="14" w:author="Peter Mullins" w:date="2026-09-25T20:00:00Z" w16du:dateUtc="2026-09-26T00:00:00Z">
        <w:r w:rsidRPr="00316318">
          <w:rPr>
            <w:b/>
            <w:i/>
          </w:rPr>
          <w:t>What does an IB Diploma consist of?</w:t>
        </w:r>
      </w:ins>
    </w:p>
    <w:p w14:paraId="56D1E10A" w14:textId="74DEA025" w:rsidR="00FA6FF2" w:rsidRDefault="00E50614" w:rsidP="00FA6FF2">
      <w:pPr>
        <w:pStyle w:val="ListParagraph"/>
        <w:numPr>
          <w:ilvl w:val="0"/>
          <w:numId w:val="1"/>
        </w:numPr>
        <w:rPr>
          <w:ins w:id="15" w:author="Peter Mullins" w:date="2026-09-25T20:00:00Z" w16du:dateUtc="2026-09-26T00:00:00Z"/>
        </w:rPr>
      </w:pPr>
      <w:ins w:id="16" w:author="Peter Mullins" w:date="2026-09-25T20:00:00Z" w16du:dateUtc="2026-09-26T00:00:00Z">
        <w:r>
          <w:t xml:space="preserve">The IB philosophy </w:t>
        </w:r>
        <w:r w:rsidR="00404CBB">
          <w:t>promotes</w:t>
        </w:r>
        <w:r>
          <w:t xml:space="preserve"> academic roundedness. As such, there are </w:t>
        </w:r>
        <w:r w:rsidR="00FA6FF2">
          <w:t xml:space="preserve">IB courses in </w:t>
        </w:r>
        <w:r w:rsidR="00FA6FF2" w:rsidRPr="00BB2C46">
          <w:rPr>
            <w:b/>
            <w:u w:val="single"/>
          </w:rPr>
          <w:t>6</w:t>
        </w:r>
        <w:r w:rsidR="00FA6FF2">
          <w:t xml:space="preserve"> subject areas: English, French, Humanities, Sciences, Mathematics and Arts</w:t>
        </w:r>
        <w:r>
          <w:t>.</w:t>
        </w:r>
      </w:ins>
    </w:p>
    <w:p w14:paraId="56D1E10B" w14:textId="77777777" w:rsidR="00FA6FF2" w:rsidRDefault="00E50614" w:rsidP="00FA6FF2">
      <w:pPr>
        <w:pStyle w:val="ListParagraph"/>
        <w:numPr>
          <w:ilvl w:val="0"/>
          <w:numId w:val="1"/>
        </w:numPr>
        <w:rPr>
          <w:ins w:id="17" w:author="Peter Mullins" w:date="2026-09-25T20:00:00Z" w16du:dateUtc="2026-09-26T00:00:00Z"/>
        </w:rPr>
      </w:pPr>
      <w:ins w:id="18" w:author="Peter Mullins" w:date="2026-09-25T20:00:00Z" w16du:dateUtc="2026-09-26T00:00:00Z">
        <w:r>
          <w:t>Students take a</w:t>
        </w:r>
        <w:r w:rsidR="00FA6FF2">
          <w:t xml:space="preserve"> critical thinking course called the Theory of </w:t>
        </w:r>
        <w:r>
          <w:t>Knowledge</w:t>
        </w:r>
        <w:r w:rsidR="00FA6FF2">
          <w:t xml:space="preserve"> which addresses the question </w:t>
        </w:r>
        <w:r w:rsidR="00FA6FF2" w:rsidRPr="008C59AC">
          <w:rPr>
            <w:b/>
            <w:i/>
          </w:rPr>
          <w:t>“How do you know what you know?”</w:t>
        </w:r>
      </w:ins>
    </w:p>
    <w:p w14:paraId="56D1E10C" w14:textId="0DF096BF" w:rsidR="00FA6FF2" w:rsidRDefault="00B07795" w:rsidP="00FA6FF2">
      <w:pPr>
        <w:pStyle w:val="ListParagraph"/>
        <w:numPr>
          <w:ilvl w:val="0"/>
          <w:numId w:val="1"/>
        </w:numPr>
        <w:rPr>
          <w:ins w:id="19" w:author="Peter Mullins" w:date="2026-09-25T20:00:00Z" w16du:dateUtc="2026-09-26T00:00:00Z"/>
        </w:rPr>
      </w:pPr>
      <w:ins w:id="20" w:author="Peter Mullins" w:date="2026-09-25T20:00:00Z" w16du:dateUtc="2026-09-26T00:00:00Z">
        <w:r>
          <w:t>The IB features an e</w:t>
        </w:r>
        <w:r w:rsidR="00FA6FF2">
          <w:t xml:space="preserve">nhanced community </w:t>
        </w:r>
        <w:r>
          <w:t xml:space="preserve">leadership component </w:t>
        </w:r>
        <w:r w:rsidR="00FA6FF2">
          <w:t>called Creativity Action and Service</w:t>
        </w:r>
        <w:r>
          <w:t xml:space="preserve"> (CAS)</w:t>
        </w:r>
        <w:r w:rsidR="00FA6FF2">
          <w:t xml:space="preserve"> of approximately 150 hours</w:t>
        </w:r>
        <w:r w:rsidR="009B200F">
          <w:t>.</w:t>
        </w:r>
      </w:ins>
    </w:p>
    <w:p w14:paraId="56D1E10D" w14:textId="58E57A05" w:rsidR="00584B38" w:rsidRDefault="008C59AC" w:rsidP="00FA6FF2">
      <w:pPr>
        <w:pStyle w:val="ListParagraph"/>
        <w:numPr>
          <w:ilvl w:val="0"/>
          <w:numId w:val="1"/>
        </w:numPr>
        <w:rPr>
          <w:ins w:id="21" w:author="Peter Mullins" w:date="2026-09-25T20:00:00Z" w16du:dateUtc="2026-09-26T00:00:00Z"/>
        </w:rPr>
      </w:pPr>
      <w:ins w:id="22" w:author="Peter Mullins" w:date="2026-09-25T20:00:00Z" w16du:dateUtc="2026-09-26T00:00:00Z">
        <w:r>
          <w:t xml:space="preserve">With </w:t>
        </w:r>
        <w:r w:rsidR="00023DBC">
          <w:t>support from specially-trained faculty</w:t>
        </w:r>
        <w:r>
          <w:t>, s</w:t>
        </w:r>
        <w:r w:rsidR="00B07795">
          <w:t xml:space="preserve">tudents write a </w:t>
        </w:r>
        <w:r w:rsidR="00FA6FF2">
          <w:t xml:space="preserve">mini-thesis of 4000 words called </w:t>
        </w:r>
        <w:r w:rsidR="00BB2C46">
          <w:t xml:space="preserve">the </w:t>
        </w:r>
        <w:r w:rsidR="00FA6FF2">
          <w:t xml:space="preserve">Extended Essay in a subject matter of the students </w:t>
        </w:r>
        <w:r w:rsidR="00023DBC">
          <w:t xml:space="preserve">own </w:t>
        </w:r>
        <w:r w:rsidR="00FA6FF2">
          <w:t>design</w:t>
        </w:r>
        <w:r w:rsidR="009B200F">
          <w:t>.</w:t>
        </w:r>
      </w:ins>
    </w:p>
    <w:p w14:paraId="56D1E10E" w14:textId="73771BFE" w:rsidR="00584B38" w:rsidRPr="00316318" w:rsidRDefault="00896450" w:rsidP="00584B38">
      <w:pPr>
        <w:rPr>
          <w:ins w:id="23" w:author="Peter Mullins" w:date="2026-09-25T20:00:00Z" w16du:dateUtc="2026-09-26T00:00:00Z"/>
          <w:b/>
          <w:i/>
        </w:rPr>
      </w:pPr>
      <w:ins w:id="24" w:author="Peter Mullins" w:date="2026-09-25T20:00:00Z" w16du:dateUtc="2026-09-26T00:00:00Z">
        <w:r>
          <w:rPr>
            <w:b/>
            <w:i/>
          </w:rPr>
          <w:t>Describe the Pre-IB Programme</w:t>
        </w:r>
        <w:r w:rsidR="00584B38" w:rsidRPr="00316318">
          <w:rPr>
            <w:b/>
            <w:i/>
          </w:rPr>
          <w:t>?</w:t>
        </w:r>
      </w:ins>
    </w:p>
    <w:p w14:paraId="56D1E10F" w14:textId="61D3DEB9" w:rsidR="00E50614" w:rsidRDefault="00896450" w:rsidP="002A4B18">
      <w:pPr>
        <w:pStyle w:val="ListParagraph"/>
        <w:numPr>
          <w:ilvl w:val="0"/>
          <w:numId w:val="1"/>
        </w:numPr>
        <w:rPr>
          <w:ins w:id="25" w:author="Peter Mullins" w:date="2026-09-25T20:00:00Z" w16du:dateUtc="2026-09-26T00:00:00Z"/>
        </w:rPr>
      </w:pPr>
      <w:ins w:id="26" w:author="Peter Mullins" w:date="2026-09-25T20:00:00Z" w16du:dateUtc="2026-09-26T00:00:00Z">
        <w:r>
          <w:t>S</w:t>
        </w:r>
        <w:r w:rsidR="00584B38">
          <w:t>tudents gradually become familiar with the skills and challenges of IB by being exposed to these during grade</w:t>
        </w:r>
        <w:r w:rsidR="00914950">
          <w:t>s</w:t>
        </w:r>
        <w:r w:rsidR="00584B38">
          <w:t xml:space="preserve"> 9 and 10</w:t>
        </w:r>
        <w:r w:rsidR="00316318">
          <w:t>.</w:t>
        </w:r>
      </w:ins>
    </w:p>
    <w:p w14:paraId="56D1E110" w14:textId="77777777" w:rsidR="00E50614" w:rsidRDefault="005B2B56" w:rsidP="002A4B18">
      <w:pPr>
        <w:pStyle w:val="ListParagraph"/>
        <w:numPr>
          <w:ilvl w:val="0"/>
          <w:numId w:val="1"/>
        </w:numPr>
        <w:rPr>
          <w:ins w:id="27" w:author="Peter Mullins" w:date="2026-09-25T20:00:00Z" w16du:dateUtc="2026-09-26T00:00:00Z"/>
        </w:rPr>
      </w:pPr>
      <w:ins w:id="28" w:author="Peter Mullins" w:date="2026-09-25T20:00:00Z" w16du:dateUtc="2026-09-26T00:00:00Z">
        <w:r>
          <w:t xml:space="preserve">Students are streamed in their IB </w:t>
        </w:r>
        <w:r w:rsidR="00C57C87">
          <w:t xml:space="preserve">prep </w:t>
        </w:r>
        <w:r>
          <w:t>subjects and enjoy electives as well</w:t>
        </w:r>
        <w:r w:rsidR="00316318">
          <w:t>.</w:t>
        </w:r>
      </w:ins>
    </w:p>
    <w:p w14:paraId="4F3C7FE3" w14:textId="77777777" w:rsidR="00B52C29" w:rsidRDefault="00FA6FF2" w:rsidP="00B52C29">
      <w:pPr>
        <w:pStyle w:val="ListParagraph"/>
        <w:numPr>
          <w:ilvl w:val="0"/>
          <w:numId w:val="1"/>
        </w:numPr>
        <w:rPr>
          <w:ins w:id="29" w:author="Peter Mullins" w:date="2026-09-25T20:00:00Z" w16du:dateUtc="2026-09-26T00:00:00Z"/>
        </w:rPr>
      </w:pPr>
      <w:ins w:id="30" w:author="Peter Mullins" w:date="2026-09-25T20:00:00Z" w16du:dateUtc="2026-09-26T00:00:00Z">
        <w:r>
          <w:t xml:space="preserve">Students are surrounded by like-minded peers who love learning and </w:t>
        </w:r>
        <w:r w:rsidR="00C57C87">
          <w:t xml:space="preserve">inspire </w:t>
        </w:r>
        <w:r>
          <w:t>each other</w:t>
        </w:r>
        <w:r w:rsidR="00B52C29">
          <w:t>.</w:t>
        </w:r>
      </w:ins>
    </w:p>
    <w:p w14:paraId="1C3EFDC0" w14:textId="61D4316B" w:rsidR="00BA052B" w:rsidRPr="00B52C29" w:rsidRDefault="00B52C29" w:rsidP="00B52C29">
      <w:pPr>
        <w:pStyle w:val="ListParagraph"/>
        <w:numPr>
          <w:ilvl w:val="0"/>
          <w:numId w:val="1"/>
        </w:numPr>
        <w:rPr>
          <w:ins w:id="31" w:author="Peter Mullins" w:date="2026-09-25T20:00:00Z" w16du:dateUtc="2026-09-26T00:00:00Z"/>
        </w:rPr>
      </w:pPr>
      <w:ins w:id="32" w:author="Peter Mullins" w:date="2026-09-25T20:00:00Z" w16du:dateUtc="2026-09-26T00:00:00Z">
        <w:r>
          <w:t>Stud</w:t>
        </w:r>
        <w:r w:rsidR="00BA052B" w:rsidRPr="00BA052B">
          <w:t xml:space="preserve">ents who complete the pre-IB program have two extra years in enriched classrooms </w:t>
        </w:r>
        <w:r w:rsidR="00BA052B">
          <w:t xml:space="preserve">which serves as a </w:t>
        </w:r>
        <w:r w:rsidR="00BB2C46">
          <w:t xml:space="preserve">foundation for their </w:t>
        </w:r>
        <w:r w:rsidR="00BA052B">
          <w:t>entire secondary experience</w:t>
        </w:r>
        <w:r>
          <w:t>.</w:t>
        </w:r>
      </w:ins>
    </w:p>
    <w:p w14:paraId="56D1E114" w14:textId="014787EE" w:rsidR="00B313EE" w:rsidRPr="00404CBB" w:rsidRDefault="00527BF5" w:rsidP="00404CBB">
      <w:pPr>
        <w:jc w:val="center"/>
        <w:rPr>
          <w:ins w:id="33" w:author="Peter Mullins" w:date="2026-09-25T20:00:00Z" w16du:dateUtc="2026-09-26T00:00:00Z"/>
          <w:b/>
          <w:i/>
          <w:sz w:val="52"/>
          <w:szCs w:val="52"/>
        </w:rPr>
      </w:pPr>
      <w:ins w:id="34" w:author="Peter Mullins" w:date="2026-09-25T20:00:00Z" w16du:dateUtc="2026-09-26T00:00:00Z">
        <w:r w:rsidRPr="00404CBB">
          <w:rPr>
            <w:b/>
            <w:i/>
            <w:sz w:val="52"/>
            <w:szCs w:val="52"/>
          </w:rPr>
          <w:t>M</w:t>
        </w:r>
        <w:r w:rsidR="00404CBB">
          <w:rPr>
            <w:b/>
            <w:i/>
            <w:sz w:val="52"/>
            <w:szCs w:val="52"/>
          </w:rPr>
          <w:t>ark T</w:t>
        </w:r>
        <w:r w:rsidR="008E1BDF" w:rsidRPr="00404CBB">
          <w:rPr>
            <w:b/>
            <w:i/>
            <w:sz w:val="52"/>
            <w:szCs w:val="52"/>
          </w:rPr>
          <w:t xml:space="preserve">hese </w:t>
        </w:r>
        <w:r w:rsidR="00404CBB">
          <w:rPr>
            <w:b/>
            <w:i/>
            <w:sz w:val="52"/>
            <w:szCs w:val="52"/>
          </w:rPr>
          <w:t>D</w:t>
        </w:r>
        <w:r w:rsidR="008E1BDF" w:rsidRPr="00404CBB">
          <w:rPr>
            <w:b/>
            <w:i/>
            <w:sz w:val="52"/>
            <w:szCs w:val="52"/>
          </w:rPr>
          <w:t>ates</w:t>
        </w:r>
      </w:ins>
    </w:p>
    <w:p w14:paraId="6F23FCEA" w14:textId="38F76F51" w:rsidR="00527BF5" w:rsidRPr="00527BF5" w:rsidRDefault="00616CE9" w:rsidP="00B313EE">
      <w:pPr>
        <w:rPr>
          <w:ins w:id="35" w:author="Peter Mullins" w:date="2026-09-25T20:00:00Z" w16du:dateUtc="2026-09-26T00:00:00Z"/>
          <w:b/>
          <w:sz w:val="32"/>
          <w:szCs w:val="32"/>
          <w:vertAlign w:val="superscript"/>
        </w:rPr>
      </w:pPr>
      <w:ins w:id="36" w:author="Peter Mullins" w:date="2026-09-25T20:00:00Z" w16du:dateUtc="2026-09-26T00:00:00Z">
        <w:r w:rsidRPr="00527BF5">
          <w:rPr>
            <w:b/>
            <w:sz w:val="32"/>
            <w:szCs w:val="32"/>
          </w:rPr>
          <w:t xml:space="preserve">IB Open House </w:t>
        </w:r>
        <w:r>
          <w:rPr>
            <w:b/>
            <w:sz w:val="32"/>
            <w:szCs w:val="32"/>
          </w:rPr>
          <w:tab/>
        </w:r>
        <w:r>
          <w:rPr>
            <w:b/>
            <w:sz w:val="32"/>
            <w:szCs w:val="32"/>
          </w:rPr>
          <w:tab/>
        </w:r>
        <w:r>
          <w:rPr>
            <w:b/>
            <w:sz w:val="32"/>
            <w:szCs w:val="32"/>
          </w:rPr>
          <w:tab/>
        </w:r>
        <w:r>
          <w:rPr>
            <w:b/>
            <w:sz w:val="32"/>
            <w:szCs w:val="32"/>
          </w:rPr>
          <w:tab/>
        </w:r>
        <w:r>
          <w:rPr>
            <w:b/>
            <w:sz w:val="32"/>
            <w:szCs w:val="32"/>
          </w:rPr>
          <w:tab/>
        </w:r>
        <w:r w:rsidR="00404CBB">
          <w:rPr>
            <w:b/>
            <w:sz w:val="32"/>
            <w:szCs w:val="32"/>
          </w:rPr>
          <w:t>“Be IB for a Day</w:t>
        </w:r>
        <w:r w:rsidR="00527BF5" w:rsidRPr="00527BF5">
          <w:rPr>
            <w:b/>
            <w:sz w:val="32"/>
            <w:szCs w:val="32"/>
          </w:rPr>
          <w:t>”</w:t>
        </w:r>
        <w:r>
          <w:rPr>
            <w:b/>
            <w:sz w:val="32"/>
            <w:szCs w:val="32"/>
            <w:vertAlign w:val="superscript"/>
          </w:rPr>
          <w:tab/>
        </w:r>
        <w:r w:rsidR="00527BF5" w:rsidRPr="00527BF5">
          <w:rPr>
            <w:b/>
            <w:sz w:val="32"/>
            <w:szCs w:val="32"/>
            <w:vertAlign w:val="superscript"/>
          </w:rPr>
          <w:tab/>
        </w:r>
        <w:r w:rsidR="00527BF5" w:rsidRPr="00527BF5">
          <w:rPr>
            <w:b/>
            <w:sz w:val="32"/>
            <w:szCs w:val="32"/>
            <w:vertAlign w:val="superscript"/>
          </w:rPr>
          <w:tab/>
        </w:r>
      </w:ins>
    </w:p>
    <w:p w14:paraId="56D1E116" w14:textId="1B55700F" w:rsidR="00B313EE" w:rsidRPr="00BA052B" w:rsidRDefault="00EC0F45" w:rsidP="00404CBB">
      <w:pPr>
        <w:spacing w:after="0"/>
        <w:rPr>
          <w:ins w:id="37" w:author="Peter Mullins" w:date="2026-09-25T20:00:00Z" w16du:dateUtc="2026-09-26T00:00:00Z"/>
          <w:sz w:val="24"/>
          <w:szCs w:val="24"/>
        </w:rPr>
      </w:pPr>
      <w:ins w:id="38" w:author="Peter Mullins" w:date="2026-09-25T20:00:00Z" w16du:dateUtc="2026-09-26T00:00:00Z">
        <w:r>
          <w:rPr>
            <w:sz w:val="24"/>
            <w:szCs w:val="24"/>
          </w:rPr>
          <w:t>Thursday</w:t>
        </w:r>
        <w:r w:rsidR="00616CE9">
          <w:rPr>
            <w:sz w:val="24"/>
            <w:szCs w:val="24"/>
          </w:rPr>
          <w:t>, November 16</w:t>
        </w:r>
        <w:r w:rsidR="00616CE9" w:rsidRPr="00527BF5">
          <w:rPr>
            <w:sz w:val="24"/>
            <w:szCs w:val="24"/>
            <w:vertAlign w:val="superscript"/>
          </w:rPr>
          <w:t>th</w:t>
        </w:r>
        <w:r w:rsidR="00616CE9" w:rsidRPr="00BA052B">
          <w:rPr>
            <w:sz w:val="24"/>
            <w:szCs w:val="24"/>
          </w:rPr>
          <w:t xml:space="preserve"> </w:t>
        </w:r>
        <w:r w:rsidR="00616CE9">
          <w:rPr>
            <w:sz w:val="24"/>
            <w:szCs w:val="24"/>
          </w:rPr>
          <w:tab/>
        </w:r>
        <w:r w:rsidR="00616CE9">
          <w:rPr>
            <w:sz w:val="24"/>
            <w:szCs w:val="24"/>
          </w:rPr>
          <w:tab/>
        </w:r>
        <w:r w:rsidR="00616CE9">
          <w:rPr>
            <w:sz w:val="24"/>
            <w:szCs w:val="24"/>
          </w:rPr>
          <w:tab/>
        </w:r>
        <w:r w:rsidR="00616CE9">
          <w:rPr>
            <w:sz w:val="24"/>
            <w:szCs w:val="24"/>
          </w:rPr>
          <w:tab/>
        </w:r>
        <w:r w:rsidR="00527BF5" w:rsidRPr="00BA052B">
          <w:rPr>
            <w:sz w:val="24"/>
            <w:szCs w:val="24"/>
          </w:rPr>
          <w:t>T</w:t>
        </w:r>
        <w:r w:rsidR="001D02EC">
          <w:rPr>
            <w:sz w:val="24"/>
            <w:szCs w:val="24"/>
          </w:rPr>
          <w:t xml:space="preserve">hursday, </w:t>
        </w:r>
        <w:r w:rsidR="00527BF5" w:rsidRPr="00BA052B">
          <w:rPr>
            <w:sz w:val="24"/>
            <w:szCs w:val="24"/>
          </w:rPr>
          <w:t xml:space="preserve">December </w:t>
        </w:r>
        <w:r>
          <w:rPr>
            <w:sz w:val="24"/>
            <w:szCs w:val="24"/>
          </w:rPr>
          <w:t>7</w:t>
        </w:r>
        <w:r w:rsidR="00527BF5" w:rsidRPr="00BA052B">
          <w:rPr>
            <w:sz w:val="24"/>
            <w:szCs w:val="24"/>
            <w:vertAlign w:val="superscript"/>
          </w:rPr>
          <w:t>th</w:t>
        </w:r>
        <w:r w:rsidR="00527BF5">
          <w:rPr>
            <w:sz w:val="24"/>
            <w:szCs w:val="24"/>
          </w:rPr>
          <w:tab/>
        </w:r>
        <w:r w:rsidR="00527BF5">
          <w:rPr>
            <w:sz w:val="24"/>
            <w:szCs w:val="24"/>
          </w:rPr>
          <w:tab/>
        </w:r>
        <w:r w:rsidR="00527BF5">
          <w:rPr>
            <w:sz w:val="24"/>
            <w:szCs w:val="24"/>
          </w:rPr>
          <w:tab/>
        </w:r>
      </w:ins>
    </w:p>
    <w:p w14:paraId="56D1E117" w14:textId="0BE7D3C4" w:rsidR="009B200F" w:rsidRPr="00BA052B" w:rsidRDefault="00616CE9" w:rsidP="00404CBB">
      <w:pPr>
        <w:spacing w:after="0"/>
        <w:rPr>
          <w:ins w:id="39" w:author="Peter Mullins" w:date="2026-09-25T20:00:00Z" w16du:dateUtc="2026-09-26T00:00:00Z"/>
          <w:sz w:val="24"/>
          <w:szCs w:val="24"/>
        </w:rPr>
      </w:pPr>
      <w:ins w:id="40" w:author="Peter Mullins" w:date="2026-09-25T20:00:00Z" w16du:dateUtc="2026-09-26T00:00:00Z">
        <w:r w:rsidRPr="00BA052B">
          <w:rPr>
            <w:i/>
            <w:sz w:val="24"/>
            <w:szCs w:val="24"/>
          </w:rPr>
          <w:t xml:space="preserve">Hear what IB is all about </w:t>
        </w:r>
        <w:r>
          <w:rPr>
            <w:i/>
            <w:sz w:val="24"/>
            <w:szCs w:val="24"/>
          </w:rPr>
          <w:tab/>
        </w:r>
        <w:r>
          <w:rPr>
            <w:i/>
            <w:sz w:val="24"/>
            <w:szCs w:val="24"/>
          </w:rPr>
          <w:tab/>
        </w:r>
        <w:r>
          <w:rPr>
            <w:i/>
            <w:sz w:val="24"/>
            <w:szCs w:val="24"/>
          </w:rPr>
          <w:tab/>
        </w:r>
        <w:r>
          <w:rPr>
            <w:i/>
            <w:sz w:val="24"/>
            <w:szCs w:val="24"/>
          </w:rPr>
          <w:tab/>
          <w:t xml:space="preserve">Spend a day in the </w:t>
        </w:r>
        <w:r w:rsidR="00D832D6">
          <w:rPr>
            <w:i/>
            <w:sz w:val="24"/>
            <w:szCs w:val="24"/>
          </w:rPr>
          <w:t xml:space="preserve">unique </w:t>
        </w:r>
        <w:r>
          <w:rPr>
            <w:i/>
            <w:sz w:val="24"/>
            <w:szCs w:val="24"/>
          </w:rPr>
          <w:t>IB Programme</w:t>
        </w:r>
      </w:ins>
    </w:p>
    <w:p w14:paraId="314BEE52" w14:textId="1FC43488" w:rsidR="00767E47" w:rsidRDefault="00616CE9" w:rsidP="00404CBB">
      <w:pPr>
        <w:spacing w:after="0"/>
        <w:rPr>
          <w:ins w:id="41" w:author="Peter Mullins" w:date="2026-09-25T20:00:00Z" w16du:dateUtc="2026-09-26T00:00:00Z"/>
          <w:sz w:val="24"/>
          <w:szCs w:val="24"/>
        </w:rPr>
      </w:pPr>
      <w:ins w:id="42" w:author="Peter Mullins" w:date="2026-09-25T20:00:00Z" w16du:dateUtc="2026-09-26T00:00:00Z">
        <w:r>
          <w:rPr>
            <w:sz w:val="24"/>
            <w:szCs w:val="24"/>
          </w:rPr>
          <w:t>6</w:t>
        </w:r>
        <w:r w:rsidR="00D832D6">
          <w:rPr>
            <w:sz w:val="24"/>
            <w:szCs w:val="24"/>
          </w:rPr>
          <w:t>:0</w:t>
        </w:r>
        <w:r w:rsidRPr="00BA052B">
          <w:rPr>
            <w:sz w:val="24"/>
            <w:szCs w:val="24"/>
          </w:rPr>
          <w:t>0</w:t>
        </w:r>
        <w:r w:rsidR="00D832D6">
          <w:rPr>
            <w:sz w:val="24"/>
            <w:szCs w:val="24"/>
          </w:rPr>
          <w:t xml:space="preserve"> pm</w:t>
        </w:r>
        <w:r w:rsidRPr="00BA052B">
          <w:rPr>
            <w:sz w:val="24"/>
            <w:szCs w:val="24"/>
          </w:rPr>
          <w:t xml:space="preserve"> -- </w:t>
        </w:r>
        <w:r>
          <w:rPr>
            <w:sz w:val="24"/>
            <w:szCs w:val="24"/>
          </w:rPr>
          <w:t>8:00 pm in</w:t>
        </w:r>
        <w:r w:rsidRPr="00BA052B">
          <w:rPr>
            <w:sz w:val="24"/>
            <w:szCs w:val="24"/>
          </w:rPr>
          <w:t xml:space="preserve"> Kenner</w:t>
        </w:r>
        <w:r>
          <w:rPr>
            <w:sz w:val="24"/>
            <w:szCs w:val="24"/>
          </w:rPr>
          <w:t xml:space="preserve"> library </w:t>
        </w:r>
        <w:r>
          <w:rPr>
            <w:sz w:val="24"/>
            <w:szCs w:val="24"/>
          </w:rPr>
          <w:tab/>
        </w:r>
        <w:r>
          <w:rPr>
            <w:sz w:val="24"/>
            <w:szCs w:val="24"/>
          </w:rPr>
          <w:tab/>
        </w:r>
        <w:r>
          <w:rPr>
            <w:sz w:val="24"/>
            <w:szCs w:val="24"/>
          </w:rPr>
          <w:tab/>
        </w:r>
        <w:r w:rsidR="00527BF5">
          <w:rPr>
            <w:sz w:val="24"/>
            <w:szCs w:val="24"/>
          </w:rPr>
          <w:t>9:00</w:t>
        </w:r>
        <w:r w:rsidR="00D832D6">
          <w:rPr>
            <w:sz w:val="24"/>
            <w:szCs w:val="24"/>
          </w:rPr>
          <w:t xml:space="preserve"> </w:t>
        </w:r>
        <w:r w:rsidR="00767E47">
          <w:rPr>
            <w:sz w:val="24"/>
            <w:szCs w:val="24"/>
          </w:rPr>
          <w:t>am</w:t>
        </w:r>
        <w:r w:rsidR="00150B70">
          <w:rPr>
            <w:sz w:val="24"/>
            <w:szCs w:val="24"/>
          </w:rPr>
          <w:t xml:space="preserve"> – 3:0</w:t>
        </w:r>
        <w:r w:rsidR="00527BF5" w:rsidRPr="00BA052B">
          <w:rPr>
            <w:sz w:val="24"/>
            <w:szCs w:val="24"/>
          </w:rPr>
          <w:t>0</w:t>
        </w:r>
        <w:r w:rsidR="00D832D6">
          <w:rPr>
            <w:sz w:val="24"/>
            <w:szCs w:val="24"/>
          </w:rPr>
          <w:t xml:space="preserve"> </w:t>
        </w:r>
        <w:r w:rsidR="00767E47">
          <w:rPr>
            <w:sz w:val="24"/>
            <w:szCs w:val="24"/>
          </w:rPr>
          <w:t>pm</w:t>
        </w:r>
        <w:r w:rsidR="00527BF5" w:rsidRPr="00BA052B">
          <w:rPr>
            <w:sz w:val="24"/>
            <w:szCs w:val="24"/>
          </w:rPr>
          <w:t xml:space="preserve"> at Kenner (</w:t>
        </w:r>
        <w:r w:rsidR="00527BF5" w:rsidRPr="00616CE9">
          <w:rPr>
            <w:b/>
            <w:sz w:val="20"/>
            <w:szCs w:val="20"/>
          </w:rPr>
          <w:t xml:space="preserve">Lunch </w:t>
        </w:r>
        <w:r>
          <w:rPr>
            <w:b/>
            <w:sz w:val="20"/>
            <w:szCs w:val="20"/>
          </w:rPr>
          <w:t>p</w:t>
        </w:r>
        <w:r w:rsidR="00527BF5" w:rsidRPr="00616CE9">
          <w:rPr>
            <w:b/>
            <w:sz w:val="20"/>
            <w:szCs w:val="20"/>
          </w:rPr>
          <w:t>rovided</w:t>
        </w:r>
        <w:r w:rsidR="00527BF5" w:rsidRPr="00BA052B">
          <w:rPr>
            <w:sz w:val="24"/>
            <w:szCs w:val="24"/>
          </w:rPr>
          <w:t>)</w:t>
        </w:r>
        <w:r w:rsidR="00767E47">
          <w:rPr>
            <w:sz w:val="24"/>
            <w:szCs w:val="24"/>
          </w:rPr>
          <w:tab/>
        </w:r>
      </w:ins>
    </w:p>
    <w:p w14:paraId="56D1E119" w14:textId="79079000" w:rsidR="00B02862" w:rsidRDefault="00D709A5" w:rsidP="00404CBB">
      <w:pPr>
        <w:spacing w:after="0"/>
        <w:rPr>
          <w:ins w:id="43" w:author="Peter Mullins" w:date="2026-09-25T20:00:00Z" w16du:dateUtc="2026-09-26T00:00:00Z"/>
          <w:sz w:val="24"/>
          <w:szCs w:val="24"/>
        </w:rPr>
      </w:pPr>
      <w:ins w:id="44" w:author="Peter Mullins" w:date="2026-09-25T20:00:00Z" w16du:dateUtc="2026-09-26T00:00:00Z">
        <w:r w:rsidRPr="00BA052B">
          <w:rPr>
            <w:sz w:val="24"/>
            <w:szCs w:val="24"/>
          </w:rPr>
          <w:t>705-743-2181 x 259</w:t>
        </w:r>
        <w:r w:rsidR="00D24119" w:rsidRPr="00BA052B">
          <w:rPr>
            <w:sz w:val="24"/>
            <w:szCs w:val="24"/>
          </w:rPr>
          <w:tab/>
        </w:r>
        <w:r w:rsidR="00527BF5">
          <w:rPr>
            <w:sz w:val="24"/>
            <w:szCs w:val="24"/>
          </w:rPr>
          <w:tab/>
        </w:r>
        <w:r w:rsidR="00527BF5">
          <w:rPr>
            <w:sz w:val="24"/>
            <w:szCs w:val="24"/>
          </w:rPr>
          <w:tab/>
        </w:r>
        <w:r w:rsidR="00527BF5">
          <w:rPr>
            <w:sz w:val="24"/>
            <w:szCs w:val="24"/>
          </w:rPr>
          <w:tab/>
        </w:r>
        <w:r w:rsidR="003027B0">
          <w:rPr>
            <w:sz w:val="24"/>
            <w:szCs w:val="24"/>
          </w:rPr>
          <w:tab/>
        </w:r>
        <w:r w:rsidR="00B02862" w:rsidRPr="00BA052B">
          <w:rPr>
            <w:sz w:val="24"/>
            <w:szCs w:val="24"/>
          </w:rPr>
          <w:t>705-743-2181 x 259</w:t>
        </w:r>
        <w:r w:rsidR="003027B0">
          <w:rPr>
            <w:sz w:val="24"/>
            <w:szCs w:val="24"/>
          </w:rPr>
          <w:t xml:space="preserve"> to RSVP</w:t>
        </w:r>
      </w:ins>
    </w:p>
    <w:p w14:paraId="18B9EB87" w14:textId="77777777" w:rsidR="003027B0" w:rsidRPr="00BA052B" w:rsidRDefault="003027B0" w:rsidP="00404CBB">
      <w:pPr>
        <w:spacing w:after="0"/>
        <w:rPr>
          <w:ins w:id="45" w:author="Peter Mullins" w:date="2026-09-25T20:00:00Z" w16du:dateUtc="2026-09-26T00:00:00Z"/>
          <w:sz w:val="24"/>
          <w:szCs w:val="24"/>
        </w:rPr>
      </w:pPr>
    </w:p>
    <w:p w14:paraId="56D1E11A" w14:textId="77777777" w:rsidR="00E50614" w:rsidRPr="00D709A5" w:rsidRDefault="00D24119" w:rsidP="00B02862">
      <w:pPr>
        <w:rPr>
          <w:ins w:id="46" w:author="Peter Mullins" w:date="2026-09-25T20:00:00Z" w16du:dateUtc="2026-09-26T00:00:00Z"/>
          <w:b/>
        </w:rPr>
      </w:pPr>
      <w:ins w:id="47" w:author="Peter Mullins" w:date="2026-09-25T20:00:00Z" w16du:dateUtc="2026-09-26T00:00:00Z">
        <w:r w:rsidRPr="005B5B92">
          <w:rPr>
            <w:noProof/>
            <w:color w:val="0000FF"/>
            <w:u w:val="single"/>
          </w:rPr>
          <w:drawing>
            <wp:anchor distT="0" distB="0" distL="114300" distR="114300" simplePos="0" relativeHeight="251662336" behindDoc="0" locked="0" layoutInCell="1" allowOverlap="1" wp14:anchorId="56D1E138" wp14:editId="56D1E139">
              <wp:simplePos x="0" y="0"/>
              <wp:positionH relativeFrom="column">
                <wp:posOffset>4676775</wp:posOffset>
              </wp:positionH>
              <wp:positionV relativeFrom="paragraph">
                <wp:posOffset>227965</wp:posOffset>
              </wp:positionV>
              <wp:extent cx="1266825" cy="1266825"/>
              <wp:effectExtent l="0" t="0" r="9525" b="9525"/>
              <wp:wrapThrough wrapText="bothSides">
                <wp:wrapPolygon edited="0">
                  <wp:start x="0" y="0"/>
                  <wp:lineTo x="0" y="21438"/>
                  <wp:lineTo x="21438" y="21438"/>
                  <wp:lineTo x="21438" y="0"/>
                  <wp:lineTo x="0" y="0"/>
                </wp:wrapPolygon>
              </wp:wrapThrough>
              <wp:docPr id="8" name="Picture 8" descr="http://www.cramahenow.com/wp-content/uploads/2014/11/CN_KPRDSLogo_index46160.png">
                <a:hlinkClick xmlns:a="http://schemas.openxmlformats.org/drawingml/2006/main" r:id="rId7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rc_mi" descr="http://www.cramahenow.com/wp-content/uploads/2014/11/CN_KPRDSLogo_index46160.png">
                        <a:hlinkClick r:id="rId7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8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266825" cy="12668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</w:ins>
    </w:p>
    <w:p w14:paraId="56D1E11C" w14:textId="6910E13D" w:rsidR="00E50614" w:rsidRPr="00404CBB" w:rsidRDefault="00E50614" w:rsidP="00E50614">
      <w:pPr>
        <w:jc w:val="center"/>
        <w:rPr>
          <w:ins w:id="48" w:author="Peter Mullins" w:date="2026-09-25T20:00:00Z" w16du:dateUtc="2026-09-26T00:00:00Z"/>
          <w:b/>
          <w:sz w:val="52"/>
          <w:szCs w:val="52"/>
        </w:rPr>
      </w:pPr>
      <w:ins w:id="49" w:author="Peter Mullins" w:date="2026-09-25T20:00:00Z" w16du:dateUtc="2026-09-26T00:00:00Z">
        <w:r w:rsidRPr="00404CBB">
          <w:rPr>
            <w:b/>
            <w:noProof/>
            <w:color w:val="0000FF"/>
            <w:sz w:val="52"/>
            <w:szCs w:val="52"/>
          </w:rPr>
          <w:drawing>
            <wp:anchor distT="0" distB="0" distL="114300" distR="114300" simplePos="0" relativeHeight="251660288" behindDoc="0" locked="0" layoutInCell="1" allowOverlap="1" wp14:anchorId="56D1E13A" wp14:editId="56D1E13B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1076325" cy="1057489"/>
              <wp:effectExtent l="0" t="0" r="0" b="9525"/>
              <wp:wrapThrough wrapText="bothSides">
                <wp:wrapPolygon edited="0">
                  <wp:start x="6499" y="0"/>
                  <wp:lineTo x="4205" y="1168"/>
                  <wp:lineTo x="0" y="5449"/>
                  <wp:lineTo x="0" y="16735"/>
                  <wp:lineTo x="3441" y="18681"/>
                  <wp:lineTo x="7264" y="21405"/>
                  <wp:lineTo x="7646" y="21405"/>
                  <wp:lineTo x="14145" y="21405"/>
                  <wp:lineTo x="14527" y="21405"/>
                  <wp:lineTo x="18733" y="18681"/>
                  <wp:lineTo x="21027" y="13622"/>
                  <wp:lineTo x="21027" y="1946"/>
                  <wp:lineTo x="12234" y="0"/>
                  <wp:lineTo x="6499" y="0"/>
                </wp:wrapPolygon>
              </wp:wrapThrough>
              <wp:docPr id="5" name="Picture 5" descr="http://www.sisd.net/cms/lib/TX01001452/Centricity/Domain/615/World_School_Tri_2_Colour.png">
                <a:hlinkClick xmlns:a="http://schemas.openxmlformats.org/drawingml/2006/main" r:id="rId9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rc_mi" descr="http://www.sisd.net/cms/lib/TX01001452/Centricity/Domain/615/World_School_Tri_2_Colour.png">
                        <a:hlinkClick r:id="rId9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10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076325" cy="105748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Pr="00404CBB">
          <w:rPr>
            <w:b/>
            <w:sz w:val="52"/>
            <w:szCs w:val="52"/>
          </w:rPr>
          <w:t xml:space="preserve">The IB Programme </w:t>
        </w:r>
        <w:r w:rsidR="002A7428">
          <w:rPr>
            <w:b/>
            <w:sz w:val="52"/>
            <w:szCs w:val="52"/>
          </w:rPr>
          <w:t>FAQ’s</w:t>
        </w:r>
      </w:ins>
    </w:p>
    <w:p w14:paraId="30365CA6" w14:textId="77777777" w:rsidR="00404CBB" w:rsidRDefault="00404CBB" w:rsidP="00FA6FF2">
      <w:pPr>
        <w:rPr>
          <w:ins w:id="50" w:author="Peter Mullins" w:date="2026-09-25T20:00:00Z" w16du:dateUtc="2026-09-26T00:00:00Z"/>
          <w:b/>
          <w:i/>
        </w:rPr>
      </w:pPr>
    </w:p>
    <w:p w14:paraId="479DC33E" w14:textId="77777777" w:rsidR="002A7428" w:rsidRDefault="002A7428" w:rsidP="00FA6FF2">
      <w:pPr>
        <w:rPr>
          <w:ins w:id="51" w:author="Peter Mullins" w:date="2026-09-25T20:00:00Z" w16du:dateUtc="2026-09-26T00:00:00Z"/>
          <w:b/>
          <w:i/>
        </w:rPr>
      </w:pPr>
    </w:p>
    <w:p w14:paraId="56D1E11F" w14:textId="77777777" w:rsidR="00FA6FF2" w:rsidRPr="00316318" w:rsidRDefault="00FA6FF2" w:rsidP="00FA6FF2">
      <w:pPr>
        <w:rPr>
          <w:ins w:id="52" w:author="Peter Mullins" w:date="2026-09-25T20:00:00Z" w16du:dateUtc="2026-09-26T00:00:00Z"/>
          <w:b/>
          <w:i/>
        </w:rPr>
      </w:pPr>
      <w:ins w:id="53" w:author="Peter Mullins" w:date="2026-09-25T20:00:00Z" w16du:dateUtc="2026-09-26T00:00:00Z">
        <w:r w:rsidRPr="00316318">
          <w:rPr>
            <w:b/>
            <w:i/>
          </w:rPr>
          <w:t>What Courses are available in IB?</w:t>
        </w:r>
      </w:ins>
    </w:p>
    <w:p w14:paraId="56D1E121" w14:textId="5D1C392A" w:rsidR="00FA6FF2" w:rsidRDefault="00FA6FF2" w:rsidP="00FC660F">
      <w:pPr>
        <w:pStyle w:val="ListParagraph"/>
        <w:numPr>
          <w:ilvl w:val="0"/>
          <w:numId w:val="1"/>
        </w:numPr>
        <w:rPr>
          <w:ins w:id="54" w:author="Peter Mullins" w:date="2026-09-25T20:00:00Z" w16du:dateUtc="2026-09-26T00:00:00Z"/>
        </w:rPr>
      </w:pPr>
      <w:ins w:id="55" w:author="Peter Mullins" w:date="2026-09-25T20:00:00Z" w16du:dateUtc="2026-09-26T00:00:00Z">
        <w:r>
          <w:t>The IB Programme at Kenner o</w:t>
        </w:r>
        <w:r w:rsidR="00914950">
          <w:t xml:space="preserve">ffers internationally-respected, </w:t>
        </w:r>
        <w:r>
          <w:t xml:space="preserve">advanced </w:t>
        </w:r>
        <w:r w:rsidR="00E50614">
          <w:t>University</w:t>
        </w:r>
        <w:r>
          <w:t xml:space="preserve"> preparation in the following subjects: English </w:t>
        </w:r>
        <w:r w:rsidR="00E50614">
          <w:t>Literature</w:t>
        </w:r>
        <w:r>
          <w:t xml:space="preserve">, French, World History, Geography, </w:t>
        </w:r>
        <w:r w:rsidR="00E50614">
          <w:t>Biology</w:t>
        </w:r>
        <w:r>
          <w:t xml:space="preserve">, Chemistry, Physics, Mathematics, </w:t>
        </w:r>
        <w:r w:rsidR="009B200F">
          <w:t xml:space="preserve">and </w:t>
        </w:r>
        <w:r>
          <w:t>Visual Art</w:t>
        </w:r>
        <w:r w:rsidR="009B200F">
          <w:t>.</w:t>
        </w:r>
        <w:r w:rsidR="00D97DB5">
          <w:t xml:space="preserve"> </w:t>
        </w:r>
        <w:r w:rsidR="001D02EC">
          <w:t xml:space="preserve"> </w:t>
        </w:r>
        <w:r w:rsidR="001D02EC" w:rsidRPr="00D832D6">
          <w:rPr>
            <w:i/>
          </w:rPr>
          <w:t xml:space="preserve">NEW: </w:t>
        </w:r>
        <w:r w:rsidR="009B200F" w:rsidRPr="00D832D6">
          <w:rPr>
            <w:i/>
          </w:rPr>
          <w:t xml:space="preserve">Dance and </w:t>
        </w:r>
        <w:r w:rsidRPr="00D832D6">
          <w:rPr>
            <w:i/>
          </w:rPr>
          <w:t>Film Studies</w:t>
        </w:r>
        <w:r w:rsidR="00D97DB5" w:rsidRPr="00D832D6">
          <w:rPr>
            <w:i/>
          </w:rPr>
          <w:t xml:space="preserve"> jo</w:t>
        </w:r>
        <w:r w:rsidR="001D02EC" w:rsidRPr="00D832D6">
          <w:rPr>
            <w:i/>
          </w:rPr>
          <w:t>in</w:t>
        </w:r>
        <w:r w:rsidR="00150B70" w:rsidRPr="00D832D6">
          <w:rPr>
            <w:i/>
          </w:rPr>
          <w:t>ed</w:t>
        </w:r>
        <w:r w:rsidR="001D02EC" w:rsidRPr="00D832D6">
          <w:rPr>
            <w:i/>
          </w:rPr>
          <w:t xml:space="preserve"> in 2016!!</w:t>
        </w:r>
      </w:ins>
    </w:p>
    <w:p w14:paraId="56D1E122" w14:textId="77777777" w:rsidR="0099121E" w:rsidRPr="00E50614" w:rsidRDefault="0099121E" w:rsidP="0099121E">
      <w:pPr>
        <w:rPr>
          <w:ins w:id="56" w:author="Peter Mullins" w:date="2026-09-25T20:00:00Z" w16du:dateUtc="2026-09-26T00:00:00Z"/>
          <w:b/>
          <w:i/>
        </w:rPr>
      </w:pPr>
      <w:ins w:id="57" w:author="Peter Mullins" w:date="2026-09-25T20:00:00Z" w16du:dateUtc="2026-09-26T00:00:00Z">
        <w:r w:rsidRPr="00E50614">
          <w:rPr>
            <w:b/>
            <w:i/>
          </w:rPr>
          <w:t xml:space="preserve">What are the </w:t>
        </w:r>
        <w:r w:rsidR="00E50614" w:rsidRPr="00E50614">
          <w:rPr>
            <w:b/>
            <w:i/>
          </w:rPr>
          <w:t>advantages</w:t>
        </w:r>
        <w:r w:rsidRPr="00E50614">
          <w:rPr>
            <w:b/>
            <w:i/>
          </w:rPr>
          <w:t xml:space="preserve"> of IB?</w:t>
        </w:r>
      </w:ins>
    </w:p>
    <w:p w14:paraId="56D1E123" w14:textId="77777777" w:rsidR="0099121E" w:rsidRDefault="0099121E" w:rsidP="0099121E">
      <w:pPr>
        <w:pStyle w:val="ListParagraph"/>
        <w:numPr>
          <w:ilvl w:val="0"/>
          <w:numId w:val="1"/>
        </w:numPr>
        <w:rPr>
          <w:ins w:id="58" w:author="Peter Mullins" w:date="2026-09-25T20:00:00Z" w16du:dateUtc="2026-09-26T00:00:00Z"/>
        </w:rPr>
      </w:pPr>
      <w:ins w:id="59" w:author="Peter Mullins" w:date="2026-09-25T20:00:00Z" w16du:dateUtc="2026-09-26T00:00:00Z">
        <w:r>
          <w:t>Preferred program placement in many universities</w:t>
        </w:r>
        <w:r w:rsidR="009B200F">
          <w:t>.</w:t>
        </w:r>
      </w:ins>
    </w:p>
    <w:p w14:paraId="56D1E124" w14:textId="40322C4B" w:rsidR="0099121E" w:rsidRDefault="0099121E" w:rsidP="0099121E">
      <w:pPr>
        <w:pStyle w:val="ListParagraph"/>
        <w:numPr>
          <w:ilvl w:val="0"/>
          <w:numId w:val="1"/>
        </w:numPr>
        <w:rPr>
          <w:ins w:id="60" w:author="Peter Mullins" w:date="2026-09-25T20:00:00Z" w16du:dateUtc="2026-09-26T00:00:00Z"/>
        </w:rPr>
      </w:pPr>
      <w:ins w:id="61" w:author="Peter Mullins" w:date="2026-09-25T20:00:00Z" w16du:dateUtc="2026-09-26T00:00:00Z">
        <w:r>
          <w:t>Transfer credits exempt students from first-year courses</w:t>
        </w:r>
        <w:r w:rsidR="00896450">
          <w:t xml:space="preserve">: </w:t>
        </w:r>
        <w:r w:rsidR="00E50614">
          <w:t>valued</w:t>
        </w:r>
        <w:r>
          <w:t xml:space="preserve"> at $1500</w:t>
        </w:r>
        <w:r w:rsidR="00896450">
          <w:t>-$2000</w:t>
        </w:r>
        <w:r>
          <w:t xml:space="preserve"> apiece</w:t>
        </w:r>
        <w:r w:rsidR="009B200F">
          <w:t>.</w:t>
        </w:r>
      </w:ins>
    </w:p>
    <w:p w14:paraId="56D1E125" w14:textId="77777777" w:rsidR="00E50614" w:rsidRDefault="009B200F" w:rsidP="0099121E">
      <w:pPr>
        <w:pStyle w:val="ListParagraph"/>
        <w:numPr>
          <w:ilvl w:val="0"/>
          <w:numId w:val="1"/>
        </w:numPr>
        <w:rPr>
          <w:ins w:id="62" w:author="Peter Mullins" w:date="2026-09-25T20:00:00Z" w16du:dateUtc="2026-09-26T00:00:00Z"/>
        </w:rPr>
      </w:pPr>
      <w:ins w:id="63" w:author="Peter Mullins" w:date="2026-09-25T20:00:00Z" w16du:dateUtc="2026-09-26T00:00:00Z">
        <w:r>
          <w:t>A</w:t>
        </w:r>
        <w:r w:rsidR="00E50614">
          <w:t>dvanced consideration</w:t>
        </w:r>
        <w:r>
          <w:t xml:space="preserve"> for scholarships and bursaries.</w:t>
        </w:r>
      </w:ins>
    </w:p>
    <w:p w14:paraId="56D1E126" w14:textId="260FCD53" w:rsidR="0099121E" w:rsidRDefault="007C7708" w:rsidP="0099121E">
      <w:pPr>
        <w:pStyle w:val="ListParagraph"/>
        <w:numPr>
          <w:ilvl w:val="0"/>
          <w:numId w:val="1"/>
        </w:numPr>
        <w:rPr>
          <w:ins w:id="64" w:author="Peter Mullins" w:date="2026-09-25T20:00:00Z" w16du:dateUtc="2026-09-26T00:00:00Z"/>
        </w:rPr>
      </w:pPr>
      <w:ins w:id="65" w:author="Peter Mullins" w:date="2026-09-25T20:00:00Z" w16du:dateUtc="2026-09-26T00:00:00Z">
        <w:r>
          <w:t xml:space="preserve">Lifelong </w:t>
        </w:r>
        <w:r w:rsidR="0099121E">
          <w:t>skills in thinking, critical analysis, writing, speaking and community leadership</w:t>
        </w:r>
        <w:r w:rsidR="009B200F">
          <w:t>.</w:t>
        </w:r>
      </w:ins>
    </w:p>
    <w:p w14:paraId="56D1E127" w14:textId="45B32B79" w:rsidR="0099121E" w:rsidRDefault="00B10546" w:rsidP="0099121E">
      <w:pPr>
        <w:pStyle w:val="ListParagraph"/>
        <w:numPr>
          <w:ilvl w:val="0"/>
          <w:numId w:val="1"/>
        </w:numPr>
        <w:rPr>
          <w:ins w:id="66" w:author="Peter Mullins" w:date="2026-09-25T20:00:00Z" w16du:dateUtc="2026-09-26T00:00:00Z"/>
        </w:rPr>
      </w:pPr>
      <w:ins w:id="67" w:author="Peter Mullins" w:date="2026-09-25T20:00:00Z" w16du:dateUtc="2026-09-26T00:00:00Z">
        <w:r>
          <w:t xml:space="preserve">Global competency </w:t>
        </w:r>
        <w:r w:rsidR="0099121E">
          <w:t>in a highly competitive international economy</w:t>
        </w:r>
        <w:r w:rsidR="009B200F">
          <w:t>.</w:t>
        </w:r>
      </w:ins>
    </w:p>
    <w:p w14:paraId="56D1E128" w14:textId="77777777" w:rsidR="00B313EE" w:rsidRPr="00316318" w:rsidRDefault="00B313EE" w:rsidP="00B313EE">
      <w:pPr>
        <w:rPr>
          <w:ins w:id="68" w:author="Peter Mullins" w:date="2026-09-25T20:00:00Z" w16du:dateUtc="2026-09-26T00:00:00Z"/>
          <w:b/>
          <w:i/>
        </w:rPr>
      </w:pPr>
      <w:ins w:id="69" w:author="Peter Mullins" w:date="2026-09-25T20:00:00Z" w16du:dateUtc="2026-09-26T00:00:00Z">
        <w:r w:rsidRPr="00316318">
          <w:rPr>
            <w:b/>
            <w:i/>
          </w:rPr>
          <w:t>How does IB French Compare to Immersion?</w:t>
        </w:r>
      </w:ins>
    </w:p>
    <w:p w14:paraId="56D1E12A" w14:textId="40073571" w:rsidR="00B313EE" w:rsidRDefault="00187E4D" w:rsidP="00D52892">
      <w:pPr>
        <w:pStyle w:val="ListParagraph"/>
        <w:numPr>
          <w:ilvl w:val="0"/>
          <w:numId w:val="1"/>
        </w:numPr>
        <w:rPr>
          <w:ins w:id="70" w:author="Peter Mullins" w:date="2026-09-25T20:00:00Z" w16du:dateUtc="2026-09-26T00:00:00Z"/>
        </w:rPr>
      </w:pPr>
      <w:ins w:id="71" w:author="Peter Mullins" w:date="2026-09-25T20:00:00Z" w16du:dateUtc="2026-09-26T00:00:00Z">
        <w:r>
          <w:rPr>
            <w:b/>
            <w:i/>
          </w:rPr>
          <w:t>Favourably</w:t>
        </w:r>
        <w:r w:rsidR="00914950" w:rsidRPr="00914950">
          <w:rPr>
            <w:b/>
            <w:i/>
          </w:rPr>
          <w:t>.</w:t>
        </w:r>
        <w:r w:rsidR="00914950">
          <w:t xml:space="preserve"> </w:t>
        </w:r>
        <w:r w:rsidR="00B313EE">
          <w:t xml:space="preserve">IB Graduates </w:t>
        </w:r>
        <w:r w:rsidR="00BB2C46">
          <w:t xml:space="preserve">develop </w:t>
        </w:r>
        <w:r w:rsidR="00B313EE">
          <w:t>advanced skills in French, both oral and written, along with a rich unde</w:t>
        </w:r>
        <w:r w:rsidR="007C7708">
          <w:t>rstanding of the French diaspora</w:t>
        </w:r>
        <w:r w:rsidR="00B313EE">
          <w:t>.</w:t>
        </w:r>
        <w:r w:rsidR="00C226CD">
          <w:t xml:space="preserve"> </w:t>
        </w:r>
        <w:r w:rsidR="0002061B">
          <w:t xml:space="preserve">Kenner </w:t>
        </w:r>
        <w:r w:rsidR="00B313EE">
          <w:t xml:space="preserve">IB </w:t>
        </w:r>
        <w:r w:rsidR="00D97DB5">
          <w:t>French students</w:t>
        </w:r>
        <w:r w:rsidR="00B313EE">
          <w:t xml:space="preserve"> </w:t>
        </w:r>
        <w:r w:rsidR="0002061B">
          <w:t xml:space="preserve">consistently </w:t>
        </w:r>
        <w:r w:rsidR="00B313EE">
          <w:t xml:space="preserve">score </w:t>
        </w:r>
        <w:r w:rsidR="0002061B">
          <w:t xml:space="preserve">well </w:t>
        </w:r>
        <w:r w:rsidR="007C7708">
          <w:t xml:space="preserve">above the world IB average, </w:t>
        </w:r>
        <w:r w:rsidR="00C226CD">
          <w:t xml:space="preserve">with </w:t>
        </w:r>
        <w:r w:rsidR="00BB2C46">
          <w:t xml:space="preserve">competitive results on independent </w:t>
        </w:r>
        <w:r w:rsidR="00B313EE">
          <w:t>measure</w:t>
        </w:r>
        <w:r w:rsidR="00C57C87">
          <w:t>s</w:t>
        </w:r>
        <w:r w:rsidR="00B313EE">
          <w:t xml:space="preserve"> </w:t>
        </w:r>
        <w:r w:rsidR="00C57C87">
          <w:t xml:space="preserve">such as </w:t>
        </w:r>
        <w:r w:rsidR="00B313EE">
          <w:t>DELF</w:t>
        </w:r>
        <w:r w:rsidR="009B200F">
          <w:t>.</w:t>
        </w:r>
      </w:ins>
    </w:p>
    <w:p w14:paraId="56D1E12B" w14:textId="77777777" w:rsidR="00B313EE" w:rsidRPr="00316318" w:rsidRDefault="00B313EE" w:rsidP="00B313EE">
      <w:pPr>
        <w:rPr>
          <w:ins w:id="72" w:author="Peter Mullins" w:date="2026-09-25T20:00:00Z" w16du:dateUtc="2026-09-26T00:00:00Z"/>
          <w:b/>
          <w:i/>
        </w:rPr>
      </w:pPr>
      <w:ins w:id="73" w:author="Peter Mullins" w:date="2026-09-25T20:00:00Z" w16du:dateUtc="2026-09-26T00:00:00Z">
        <w:r w:rsidRPr="00316318">
          <w:rPr>
            <w:b/>
            <w:i/>
          </w:rPr>
          <w:t>How does IB compare to AP?</w:t>
        </w:r>
      </w:ins>
    </w:p>
    <w:p w14:paraId="56D1E12C" w14:textId="220204F0" w:rsidR="00B313EE" w:rsidRDefault="00187E4D" w:rsidP="00B313EE">
      <w:pPr>
        <w:pStyle w:val="ListParagraph"/>
        <w:numPr>
          <w:ilvl w:val="0"/>
          <w:numId w:val="1"/>
        </w:numPr>
        <w:rPr>
          <w:ins w:id="74" w:author="Peter Mullins" w:date="2026-09-25T20:00:00Z" w16du:dateUtc="2026-09-26T00:00:00Z"/>
        </w:rPr>
      </w:pPr>
      <w:ins w:id="75" w:author="Peter Mullins" w:date="2026-09-25T20:00:00Z" w16du:dateUtc="2026-09-26T00:00:00Z">
        <w:r>
          <w:rPr>
            <w:b/>
            <w:i/>
          </w:rPr>
          <w:t>IB is superior</w:t>
        </w:r>
        <w:r w:rsidR="00B313EE">
          <w:t>. With its interdisciplinary focus, subjects are not taught in isolation. Students emerge with a more complex understanding of their disciplines, and how disciplines interact</w:t>
        </w:r>
        <w:r w:rsidR="00C57C87">
          <w:t>.</w:t>
        </w:r>
      </w:ins>
    </w:p>
    <w:p w14:paraId="1B4B2488" w14:textId="77777777" w:rsidR="009638FE" w:rsidRDefault="00D1248A" w:rsidP="009638FE">
      <w:pPr>
        <w:rPr>
          <w:ins w:id="76" w:author="Peter Mullins" w:date="2026-09-25T20:00:00Z" w16du:dateUtc="2026-09-26T00:00:00Z"/>
          <w:b/>
        </w:rPr>
      </w:pPr>
      <w:ins w:id="77" w:author="Peter Mullins" w:date="2026-09-25T20:00:00Z" w16du:dateUtc="2026-09-26T00:00:00Z">
        <w:r w:rsidRPr="009638FE">
          <w:rPr>
            <w:b/>
          </w:rPr>
          <w:t xml:space="preserve">Can students with IEP’s apply to the IB Programme? What about </w:t>
        </w:r>
        <w:r w:rsidR="009638FE">
          <w:rPr>
            <w:b/>
          </w:rPr>
          <w:t xml:space="preserve">ELL </w:t>
        </w:r>
        <w:r w:rsidRPr="009638FE">
          <w:rPr>
            <w:b/>
          </w:rPr>
          <w:t>students</w:t>
        </w:r>
        <w:r w:rsidR="009638FE">
          <w:rPr>
            <w:b/>
          </w:rPr>
          <w:t>?</w:t>
        </w:r>
      </w:ins>
    </w:p>
    <w:p w14:paraId="1D0BDDC0" w14:textId="5010812C" w:rsidR="00D1248A" w:rsidRPr="007C7708" w:rsidRDefault="00CF159C" w:rsidP="009638FE">
      <w:pPr>
        <w:pStyle w:val="ListParagraph"/>
        <w:numPr>
          <w:ilvl w:val="0"/>
          <w:numId w:val="1"/>
        </w:numPr>
        <w:rPr>
          <w:ins w:id="78" w:author="Peter Mullins" w:date="2026-09-25T20:00:00Z" w16du:dateUtc="2026-09-26T00:00:00Z"/>
        </w:rPr>
      </w:pPr>
      <w:ins w:id="79" w:author="Peter Mullins" w:date="2026-09-25T20:00:00Z" w16du:dateUtc="2026-09-26T00:00:00Z">
        <w:r w:rsidRPr="009638FE">
          <w:rPr>
            <w:b/>
          </w:rPr>
          <w:t xml:space="preserve">Yes. </w:t>
        </w:r>
        <w:r w:rsidR="00D1248A" w:rsidRPr="00404CBB">
          <w:t>All</w:t>
        </w:r>
        <w:r w:rsidR="00D1248A" w:rsidRPr="009638FE">
          <w:rPr>
            <w:b/>
          </w:rPr>
          <w:t xml:space="preserve"> </w:t>
        </w:r>
        <w:r w:rsidR="00D1248A" w:rsidRPr="007C7708">
          <w:t>accommodations in a student’s IEP are respected in the IB Programme at Kenner</w:t>
        </w:r>
        <w:r w:rsidR="00896450">
          <w:t>.</w:t>
        </w:r>
      </w:ins>
    </w:p>
    <w:p w14:paraId="188B0B99" w14:textId="21C6E86E" w:rsidR="00D1248A" w:rsidRDefault="00CF159C" w:rsidP="00D1248A">
      <w:pPr>
        <w:pStyle w:val="ListParagraph"/>
        <w:numPr>
          <w:ilvl w:val="0"/>
          <w:numId w:val="1"/>
        </w:numPr>
        <w:rPr>
          <w:ins w:id="80" w:author="Peter Mullins" w:date="2026-09-25T20:00:00Z" w16du:dateUtc="2026-09-26T00:00:00Z"/>
        </w:rPr>
      </w:pPr>
      <w:ins w:id="81" w:author="Peter Mullins" w:date="2026-09-25T20:00:00Z" w16du:dateUtc="2026-09-26T00:00:00Z">
        <w:r w:rsidRPr="00CF159C">
          <w:rPr>
            <w:b/>
          </w:rPr>
          <w:t>Yes</w:t>
        </w:r>
        <w:r>
          <w:t xml:space="preserve">. </w:t>
        </w:r>
        <w:r w:rsidR="00D1248A" w:rsidRPr="007C7708">
          <w:t xml:space="preserve">The IB Programme </w:t>
        </w:r>
        <w:r w:rsidR="00767E47">
          <w:t xml:space="preserve">includes </w:t>
        </w:r>
        <w:r w:rsidR="001D02EC">
          <w:t>students who speak 19</w:t>
        </w:r>
        <w:r w:rsidR="00D1248A" w:rsidRPr="007C7708">
          <w:t xml:space="preserve"> languages other than E</w:t>
        </w:r>
        <w:r w:rsidR="00E13135" w:rsidRPr="007C7708">
          <w:t>ngl</w:t>
        </w:r>
        <w:r w:rsidR="00D1248A" w:rsidRPr="007C7708">
          <w:t xml:space="preserve">ish and French; </w:t>
        </w:r>
        <w:r w:rsidR="009638FE">
          <w:t>language a</w:t>
        </w:r>
        <w:r w:rsidR="00D1248A" w:rsidRPr="007C7708">
          <w:t xml:space="preserve">ccommodations </w:t>
        </w:r>
        <w:r w:rsidR="00767E47">
          <w:t xml:space="preserve">are </w:t>
        </w:r>
        <w:r w:rsidR="00D1248A" w:rsidRPr="007C7708">
          <w:t>available for these students to thrive in IB</w:t>
        </w:r>
        <w:r w:rsidR="00E13135" w:rsidRPr="007C7708">
          <w:t>.</w:t>
        </w:r>
      </w:ins>
    </w:p>
    <w:p w14:paraId="5C564079" w14:textId="5818F4CC" w:rsidR="00D97DB5" w:rsidRPr="00D97DB5" w:rsidRDefault="00D97DB5" w:rsidP="00D97DB5">
      <w:pPr>
        <w:rPr>
          <w:ins w:id="82" w:author="Peter Mullins" w:date="2026-09-25T20:00:00Z" w16du:dateUtc="2026-09-26T00:00:00Z"/>
          <w:b/>
        </w:rPr>
      </w:pPr>
      <w:ins w:id="83" w:author="Peter Mullins" w:date="2026-09-25T20:00:00Z" w16du:dateUtc="2026-09-26T00:00:00Z">
        <w:r w:rsidRPr="00D97DB5">
          <w:rPr>
            <w:b/>
          </w:rPr>
          <w:t xml:space="preserve">How do I apply? </w:t>
        </w:r>
      </w:ins>
    </w:p>
    <w:p w14:paraId="2F802B24" w14:textId="6B0D94ED" w:rsidR="00D97DB5" w:rsidRDefault="00D97DB5" w:rsidP="00D97DB5">
      <w:pPr>
        <w:pStyle w:val="ListParagraph"/>
        <w:numPr>
          <w:ilvl w:val="0"/>
          <w:numId w:val="1"/>
        </w:numPr>
        <w:rPr>
          <w:ins w:id="84" w:author="Peter Mullins" w:date="2026-09-25T20:00:00Z" w16du:dateUtc="2026-09-26T00:00:00Z"/>
        </w:rPr>
      </w:pPr>
      <w:ins w:id="85" w:author="Peter Mullins" w:date="2026-09-25T20:00:00Z" w16du:dateUtc="2026-09-26T00:00:00Z">
        <w:r>
          <w:t>You need a copy of your recent report card, a letter of reference from a current teacher, a sample of a piece of writing and sample</w:t>
        </w:r>
        <w:r w:rsidR="00BB2C46">
          <w:t>s</w:t>
        </w:r>
        <w:r>
          <w:t xml:space="preserve"> of a recent Unit test in Math</w:t>
        </w:r>
        <w:r w:rsidR="00BB2C46">
          <w:t xml:space="preserve"> and Science.</w:t>
        </w:r>
      </w:ins>
    </w:p>
    <w:p w14:paraId="5B40FFF4" w14:textId="74C45306" w:rsidR="009638FE" w:rsidRPr="00C226CD" w:rsidRDefault="00D97DB5" w:rsidP="00D1248A">
      <w:pPr>
        <w:pStyle w:val="ListParagraph"/>
        <w:numPr>
          <w:ilvl w:val="0"/>
          <w:numId w:val="1"/>
        </w:numPr>
        <w:rPr>
          <w:ins w:id="86" w:author="Peter Mullins" w:date="2026-09-25T20:00:00Z" w16du:dateUtc="2026-09-26T00:00:00Z"/>
          <w:b/>
          <w:i/>
          <w:u w:val="single"/>
        </w:rPr>
      </w:pPr>
      <w:ins w:id="87" w:author="Peter Mullins" w:date="2026-09-25T20:00:00Z" w16du:dateUtc="2026-09-26T00:00:00Z">
        <w:r>
          <w:t>Go to our website, or call Peter Mullins, our IB Coordinator, at 705-743-2181 x 259 for an application.</w:t>
        </w:r>
        <w:r w:rsidR="00767E47">
          <w:t xml:space="preserve"> </w:t>
        </w:r>
        <w:r w:rsidRPr="00767E47">
          <w:rPr>
            <w:b/>
            <w:i/>
            <w:u w:val="single"/>
          </w:rPr>
          <w:t>Deadline for ap</w:t>
        </w:r>
        <w:r w:rsidR="001D02EC">
          <w:rPr>
            <w:b/>
            <w:i/>
            <w:u w:val="single"/>
          </w:rPr>
          <w:t>plications is Friday, January 2</w:t>
        </w:r>
        <w:r w:rsidR="00312127">
          <w:rPr>
            <w:b/>
            <w:i/>
            <w:u w:val="single"/>
          </w:rPr>
          <w:t>6</w:t>
        </w:r>
        <w:r w:rsidRPr="00767E47">
          <w:rPr>
            <w:b/>
            <w:i/>
            <w:u w:val="single"/>
            <w:vertAlign w:val="superscript"/>
          </w:rPr>
          <w:t>th</w:t>
        </w:r>
        <w:r w:rsidR="00312127">
          <w:rPr>
            <w:b/>
            <w:i/>
            <w:u w:val="single"/>
          </w:rPr>
          <w:t xml:space="preserve"> 2018</w:t>
        </w:r>
        <w:r w:rsidRPr="00767E47">
          <w:rPr>
            <w:b/>
            <w:i/>
            <w:u w:val="single"/>
          </w:rPr>
          <w:t>.</w:t>
        </w:r>
      </w:ins>
    </w:p>
    <w:p w14:paraId="5D01F04F" w14:textId="55AD6A09" w:rsidR="00C226CD" w:rsidRPr="00C226CD" w:rsidRDefault="00C226CD" w:rsidP="00DD5726">
      <w:pPr>
        <w:spacing w:after="0"/>
        <w:rPr>
          <w:ins w:id="88" w:author="Peter Mullins" w:date="2026-09-25T20:00:00Z" w16du:dateUtc="2026-09-26T00:00:00Z"/>
          <w:b/>
          <w:sz w:val="28"/>
          <w:szCs w:val="28"/>
          <w:u w:val="single"/>
        </w:rPr>
      </w:pPr>
      <w:ins w:id="89" w:author="Peter Mullins" w:date="2026-09-25T20:00:00Z" w16du:dateUtc="2026-09-26T00:00:00Z">
        <w:r w:rsidRPr="00C226CD">
          <w:rPr>
            <w:b/>
            <w:sz w:val="32"/>
            <w:szCs w:val="32"/>
            <w:u w:val="single"/>
          </w:rPr>
          <w:t>T</w:t>
        </w:r>
        <w:r w:rsidR="00B02862" w:rsidRPr="00C226CD">
          <w:rPr>
            <w:b/>
            <w:sz w:val="32"/>
            <w:szCs w:val="32"/>
            <w:u w:val="single"/>
          </w:rPr>
          <w:t>o fi</w:t>
        </w:r>
        <w:r w:rsidR="001D65A0" w:rsidRPr="00C226CD">
          <w:rPr>
            <w:b/>
            <w:sz w:val="32"/>
            <w:szCs w:val="32"/>
            <w:u w:val="single"/>
          </w:rPr>
          <w:t>nd out more</w:t>
        </w:r>
        <w:r w:rsidR="005B5B92" w:rsidRPr="00C226CD">
          <w:rPr>
            <w:b/>
            <w:sz w:val="32"/>
            <w:szCs w:val="32"/>
            <w:u w:val="single"/>
          </w:rPr>
          <w:t>, contact</w:t>
        </w:r>
        <w:r w:rsidR="005B5B92" w:rsidRPr="00C226CD">
          <w:rPr>
            <w:b/>
            <w:i/>
            <w:sz w:val="32"/>
            <w:szCs w:val="32"/>
          </w:rPr>
          <w:t>:</w:t>
        </w:r>
        <w:r w:rsidR="00D1248A" w:rsidRPr="007C7708">
          <w:rPr>
            <w:b/>
            <w:i/>
          </w:rPr>
          <w:tab/>
        </w:r>
        <w:r w:rsidR="00D1248A" w:rsidRPr="00C226CD">
          <w:rPr>
            <w:b/>
            <w:i/>
            <w:sz w:val="28"/>
            <w:szCs w:val="28"/>
          </w:rPr>
          <w:t>Pe</w:t>
        </w:r>
        <w:r w:rsidR="001D65A0" w:rsidRPr="00C226CD">
          <w:rPr>
            <w:b/>
            <w:i/>
            <w:sz w:val="28"/>
            <w:szCs w:val="28"/>
          </w:rPr>
          <w:t>ter Mullins</w:t>
        </w:r>
        <w:r w:rsidR="00D1248A" w:rsidRPr="00C226CD">
          <w:rPr>
            <w:b/>
            <w:i/>
            <w:sz w:val="28"/>
            <w:szCs w:val="28"/>
          </w:rPr>
          <w:t xml:space="preserve">, </w:t>
        </w:r>
        <w:r w:rsidR="001D65A0" w:rsidRPr="00C226CD">
          <w:rPr>
            <w:b/>
            <w:i/>
            <w:sz w:val="28"/>
            <w:szCs w:val="28"/>
          </w:rPr>
          <w:t>IB Programme Coordinator</w:t>
        </w:r>
      </w:ins>
    </w:p>
    <w:p w14:paraId="0AB12FF7" w14:textId="77777777" w:rsidR="00AD1E71" w:rsidRDefault="00C57C87" w:rsidP="00AD1E71">
      <w:pPr>
        <w:spacing w:after="0"/>
        <w:jc w:val="center"/>
        <w:rPr>
          <w:del w:id="90" w:author="Peter Mullins" w:date="2026-09-25T20:00:00Z" w16du:dateUtc="2026-09-26T00:00:00Z"/>
          <w:b/>
          <w:sz w:val="32"/>
          <w:szCs w:val="32"/>
          <w:u w:val="single"/>
        </w:rPr>
      </w:pPr>
      <w:ins w:id="91" w:author="Peter Mullins" w:date="2026-09-25T20:00:00Z" w16du:dateUtc="2026-09-26T00:00:00Z">
        <w:r w:rsidRPr="00C226CD">
          <w:rPr>
            <w:b/>
            <w:i/>
            <w:sz w:val="28"/>
            <w:szCs w:val="28"/>
          </w:rPr>
          <w:t>705-743-2181 x 259</w:t>
        </w:r>
        <w:r w:rsidR="00D832D6">
          <w:rPr>
            <w:b/>
            <w:i/>
            <w:sz w:val="28"/>
            <w:szCs w:val="28"/>
          </w:rPr>
          <w:t xml:space="preserve">, </w:t>
        </w:r>
        <w:r w:rsidR="001D65A0" w:rsidRPr="00C226CD">
          <w:rPr>
            <w:b/>
            <w:i/>
            <w:sz w:val="28"/>
            <w:szCs w:val="28"/>
          </w:rPr>
          <w:t>peter_mullins@kprdsb.ca</w:t>
        </w:r>
      </w:ins>
      <w:del w:id="92" w:author="Peter Mullins" w:date="2026-09-25T20:00:00Z" w16du:dateUtc="2026-09-26T00:00:00Z">
        <w:r w:rsidR="00AD1E71" w:rsidRPr="00AD1E71">
          <w:rPr>
            <w:b/>
            <w:sz w:val="32"/>
            <w:szCs w:val="32"/>
            <w:u w:val="single"/>
          </w:rPr>
          <w:delText>Gun Lock Distribution</w:delText>
        </w:r>
      </w:del>
    </w:p>
    <w:p w14:paraId="4A89CF87" w14:textId="77777777" w:rsidR="00AD1E71" w:rsidRPr="00AD1E71" w:rsidRDefault="00AD1E71" w:rsidP="00AD1E71">
      <w:pPr>
        <w:spacing w:after="0"/>
        <w:jc w:val="center"/>
        <w:rPr>
          <w:del w:id="93" w:author="Peter Mullins" w:date="2026-09-25T20:00:00Z" w16du:dateUtc="2026-09-26T00:00:00Z"/>
          <w:b/>
          <w:sz w:val="32"/>
          <w:szCs w:val="32"/>
          <w:u w:val="single"/>
        </w:rPr>
      </w:pPr>
      <w:del w:id="94" w:author="Peter Mullins" w:date="2026-09-25T20:00:00Z" w16du:dateUtc="2026-09-26T00:00:00Z">
        <w:r>
          <w:rPr>
            <w:b/>
            <w:sz w:val="32"/>
            <w:szCs w:val="32"/>
            <w:u w:val="single"/>
          </w:rPr>
          <w:delText>2018</w:delText>
        </w:r>
      </w:del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15"/>
        <w:gridCol w:w="1620"/>
        <w:gridCol w:w="4315"/>
      </w:tblGrid>
      <w:tr w:rsidR="00AD1E71" w14:paraId="1AE9722B" w14:textId="77777777" w:rsidTr="009D7F73">
        <w:trPr>
          <w:del w:id="95" w:author="Peter Mullins" w:date="2026-09-25T20:00:00Z" w16du:dateUtc="2026-09-26T00:00:00Z"/>
        </w:trPr>
        <w:tc>
          <w:tcPr>
            <w:tcW w:w="3415" w:type="dxa"/>
          </w:tcPr>
          <w:p w14:paraId="23EB3BBF" w14:textId="77777777" w:rsidR="00AD1E71" w:rsidRPr="006F0BA5" w:rsidRDefault="009E503B" w:rsidP="00AD1E71">
            <w:pPr>
              <w:jc w:val="center"/>
              <w:rPr>
                <w:del w:id="96" w:author="Peter Mullins" w:date="2026-09-25T20:00:00Z" w16du:dateUtc="2026-09-26T00:00:00Z"/>
                <w:b/>
                <w:u w:val="single"/>
              </w:rPr>
            </w:pPr>
            <w:del w:id="97" w:author="Peter Mullins" w:date="2026-09-25T20:00:00Z" w16du:dateUtc="2026-09-26T00:00:00Z">
              <w:r w:rsidRPr="006F0BA5">
                <w:rPr>
                  <w:b/>
                  <w:u w:val="single"/>
                </w:rPr>
                <w:delText xml:space="preserve">SPC </w:delText>
              </w:r>
              <w:r w:rsidR="00AD1E71" w:rsidRPr="006F0BA5">
                <w:rPr>
                  <w:b/>
                  <w:u w:val="single"/>
                </w:rPr>
                <w:delText>Location</w:delText>
              </w:r>
              <w:r w:rsidR="0067174B" w:rsidRPr="006F0BA5">
                <w:rPr>
                  <w:b/>
                  <w:u w:val="single"/>
                </w:rPr>
                <w:delText xml:space="preserve"> (MKE, GB, APP</w:delText>
              </w:r>
              <w:r w:rsidR="006F0BA5" w:rsidRPr="006F0BA5">
                <w:rPr>
                  <w:b/>
                  <w:u w:val="single"/>
                </w:rPr>
                <w:delText>, CLEV</w:delText>
              </w:r>
              <w:r w:rsidR="0067174B" w:rsidRPr="006F0BA5">
                <w:rPr>
                  <w:b/>
                  <w:u w:val="single"/>
                </w:rPr>
                <w:delText>)</w:delText>
              </w:r>
            </w:del>
          </w:p>
        </w:tc>
        <w:tc>
          <w:tcPr>
            <w:tcW w:w="1620" w:type="dxa"/>
          </w:tcPr>
          <w:p w14:paraId="125FCFBA" w14:textId="77777777" w:rsidR="00AD1E71" w:rsidRPr="00AD1E71" w:rsidRDefault="00AD1E71" w:rsidP="00AD1E71">
            <w:pPr>
              <w:jc w:val="center"/>
              <w:rPr>
                <w:del w:id="98" w:author="Peter Mullins" w:date="2026-09-25T20:00:00Z" w16du:dateUtc="2026-09-26T00:00:00Z"/>
                <w:b/>
                <w:u w:val="single"/>
              </w:rPr>
            </w:pPr>
            <w:del w:id="99" w:author="Peter Mullins" w:date="2026-09-25T20:00:00Z" w16du:dateUtc="2026-09-26T00:00:00Z">
              <w:r w:rsidRPr="00AD1E71">
                <w:rPr>
                  <w:b/>
                  <w:u w:val="single"/>
                </w:rPr>
                <w:delText>Quantity</w:delText>
              </w:r>
            </w:del>
          </w:p>
        </w:tc>
        <w:tc>
          <w:tcPr>
            <w:tcW w:w="4315" w:type="dxa"/>
          </w:tcPr>
          <w:p w14:paraId="00B0D509" w14:textId="77777777" w:rsidR="00AD1E71" w:rsidRPr="00AD1E71" w:rsidRDefault="00AD1E71" w:rsidP="00AD1E71">
            <w:pPr>
              <w:jc w:val="center"/>
              <w:rPr>
                <w:del w:id="100" w:author="Peter Mullins" w:date="2026-09-25T20:00:00Z" w16du:dateUtc="2026-09-26T00:00:00Z"/>
                <w:b/>
                <w:u w:val="single"/>
              </w:rPr>
            </w:pPr>
            <w:del w:id="101" w:author="Peter Mullins" w:date="2026-09-25T20:00:00Z" w16du:dateUtc="2026-09-26T00:00:00Z">
              <w:r w:rsidRPr="00AD1E71">
                <w:rPr>
                  <w:b/>
                  <w:u w:val="single"/>
                </w:rPr>
                <w:delText>Recipient</w:delText>
              </w:r>
            </w:del>
          </w:p>
        </w:tc>
      </w:tr>
      <w:tr w:rsidR="00AD1E71" w14:paraId="29B8E1A8" w14:textId="77777777" w:rsidTr="009D7F73">
        <w:trPr>
          <w:del w:id="102" w:author="Peter Mullins" w:date="2026-09-25T20:00:00Z" w16du:dateUtc="2026-09-26T00:00:00Z"/>
        </w:trPr>
        <w:tc>
          <w:tcPr>
            <w:tcW w:w="3415" w:type="dxa"/>
          </w:tcPr>
          <w:p w14:paraId="08CDA26F" w14:textId="77777777" w:rsidR="00AD1E71" w:rsidRDefault="00AA3959" w:rsidP="00AD1E71">
            <w:pPr>
              <w:jc w:val="center"/>
              <w:rPr>
                <w:del w:id="103" w:author="Peter Mullins" w:date="2026-09-25T20:00:00Z" w16du:dateUtc="2026-09-26T00:00:00Z"/>
              </w:rPr>
            </w:pPr>
            <w:del w:id="104" w:author="Peter Mullins" w:date="2026-09-25T20:00:00Z" w16du:dateUtc="2026-09-26T00:00:00Z">
              <w:r>
                <w:delText>GB</w:delText>
              </w:r>
            </w:del>
          </w:p>
        </w:tc>
        <w:tc>
          <w:tcPr>
            <w:tcW w:w="1620" w:type="dxa"/>
          </w:tcPr>
          <w:p w14:paraId="53DD2DE3" w14:textId="77777777" w:rsidR="00AD1E71" w:rsidRDefault="00AA3959" w:rsidP="00AD1E71">
            <w:pPr>
              <w:jc w:val="center"/>
              <w:rPr>
                <w:del w:id="105" w:author="Peter Mullins" w:date="2026-09-25T20:00:00Z" w16du:dateUtc="2026-09-26T00:00:00Z"/>
              </w:rPr>
            </w:pPr>
            <w:del w:id="106" w:author="Peter Mullins" w:date="2026-09-25T20:00:00Z" w16du:dateUtc="2026-09-26T00:00:00Z">
              <w:r>
                <w:delText>1</w:delText>
              </w:r>
            </w:del>
          </w:p>
        </w:tc>
        <w:tc>
          <w:tcPr>
            <w:tcW w:w="4315" w:type="dxa"/>
          </w:tcPr>
          <w:p w14:paraId="67365071" w14:textId="77777777" w:rsidR="00AD1E71" w:rsidRDefault="00FE04EB" w:rsidP="00AD1E71">
            <w:pPr>
              <w:jc w:val="center"/>
              <w:rPr>
                <w:del w:id="107" w:author="Peter Mullins" w:date="2026-09-25T20:00:00Z" w16du:dateUtc="2026-09-26T00:00:00Z"/>
              </w:rPr>
            </w:pPr>
            <w:del w:id="108" w:author="Peter Mullins" w:date="2026-09-25T20:00:00Z" w16du:dateUtc="2026-09-26T00:00:00Z">
              <w:r>
                <w:delText>BH</w:delText>
              </w:r>
            </w:del>
          </w:p>
        </w:tc>
      </w:tr>
      <w:tr w:rsidR="00AD1E71" w14:paraId="05838B04" w14:textId="77777777" w:rsidTr="009D7F73">
        <w:trPr>
          <w:del w:id="109" w:author="Peter Mullins" w:date="2026-09-25T20:00:00Z" w16du:dateUtc="2026-09-26T00:00:00Z"/>
        </w:trPr>
        <w:tc>
          <w:tcPr>
            <w:tcW w:w="3415" w:type="dxa"/>
          </w:tcPr>
          <w:p w14:paraId="34B5C55F" w14:textId="77777777" w:rsidR="00AD1E71" w:rsidRDefault="00F07A8F" w:rsidP="00AD1E71">
            <w:pPr>
              <w:jc w:val="center"/>
              <w:rPr>
                <w:del w:id="110" w:author="Peter Mullins" w:date="2026-09-25T20:00:00Z" w16du:dateUtc="2026-09-26T00:00:00Z"/>
              </w:rPr>
            </w:pPr>
            <w:del w:id="111" w:author="Peter Mullins" w:date="2026-09-25T20:00:00Z" w16du:dateUtc="2026-09-26T00:00:00Z">
              <w:r>
                <w:delText>GB</w:delText>
              </w:r>
            </w:del>
          </w:p>
        </w:tc>
        <w:tc>
          <w:tcPr>
            <w:tcW w:w="1620" w:type="dxa"/>
          </w:tcPr>
          <w:p w14:paraId="3C619119" w14:textId="77777777" w:rsidR="00AD1E71" w:rsidRDefault="00F07A8F" w:rsidP="00AD1E71">
            <w:pPr>
              <w:jc w:val="center"/>
              <w:rPr>
                <w:del w:id="112" w:author="Peter Mullins" w:date="2026-09-25T20:00:00Z" w16du:dateUtc="2026-09-26T00:00:00Z"/>
              </w:rPr>
            </w:pPr>
            <w:del w:id="113" w:author="Peter Mullins" w:date="2026-09-25T20:00:00Z" w16du:dateUtc="2026-09-26T00:00:00Z">
              <w:r>
                <w:delText>9</w:delText>
              </w:r>
            </w:del>
          </w:p>
        </w:tc>
        <w:tc>
          <w:tcPr>
            <w:tcW w:w="4315" w:type="dxa"/>
          </w:tcPr>
          <w:p w14:paraId="06083FC8" w14:textId="77777777" w:rsidR="00AD1E71" w:rsidRDefault="00FE04EB" w:rsidP="00AD1E71">
            <w:pPr>
              <w:jc w:val="center"/>
              <w:rPr>
                <w:del w:id="114" w:author="Peter Mullins" w:date="2026-09-25T20:00:00Z" w16du:dateUtc="2026-09-26T00:00:00Z"/>
              </w:rPr>
            </w:pPr>
            <w:del w:id="115" w:author="Peter Mullins" w:date="2026-09-25T20:00:00Z" w16du:dateUtc="2026-09-26T00:00:00Z">
              <w:r>
                <w:delText>HCHV</w:delText>
              </w:r>
            </w:del>
          </w:p>
        </w:tc>
      </w:tr>
      <w:tr w:rsidR="00AD1E71" w14:paraId="48049229" w14:textId="77777777" w:rsidTr="009D7F73">
        <w:trPr>
          <w:del w:id="116" w:author="Peter Mullins" w:date="2026-09-25T20:00:00Z" w16du:dateUtc="2026-09-26T00:00:00Z"/>
        </w:trPr>
        <w:tc>
          <w:tcPr>
            <w:tcW w:w="3415" w:type="dxa"/>
          </w:tcPr>
          <w:p w14:paraId="2278C423" w14:textId="77777777" w:rsidR="00AD1E71" w:rsidRDefault="00821ACE" w:rsidP="00AD1E71">
            <w:pPr>
              <w:jc w:val="center"/>
              <w:rPr>
                <w:del w:id="117" w:author="Peter Mullins" w:date="2026-09-25T20:00:00Z" w16du:dateUtc="2026-09-26T00:00:00Z"/>
              </w:rPr>
            </w:pPr>
            <w:del w:id="118" w:author="Peter Mullins" w:date="2026-09-25T20:00:00Z" w16du:dateUtc="2026-09-26T00:00:00Z">
              <w:r>
                <w:delText>MKE</w:delText>
              </w:r>
            </w:del>
          </w:p>
        </w:tc>
        <w:tc>
          <w:tcPr>
            <w:tcW w:w="1620" w:type="dxa"/>
          </w:tcPr>
          <w:p w14:paraId="0E094896" w14:textId="77777777" w:rsidR="00AD1E71" w:rsidRDefault="00821ACE" w:rsidP="00AD1E71">
            <w:pPr>
              <w:jc w:val="center"/>
              <w:rPr>
                <w:del w:id="119" w:author="Peter Mullins" w:date="2026-09-25T20:00:00Z" w16du:dateUtc="2026-09-26T00:00:00Z"/>
              </w:rPr>
            </w:pPr>
            <w:del w:id="120" w:author="Peter Mullins" w:date="2026-09-25T20:00:00Z" w16du:dateUtc="2026-09-26T00:00:00Z">
              <w:r>
                <w:delText>12</w:delText>
              </w:r>
            </w:del>
          </w:p>
        </w:tc>
        <w:tc>
          <w:tcPr>
            <w:tcW w:w="4315" w:type="dxa"/>
          </w:tcPr>
          <w:p w14:paraId="15325C1D" w14:textId="77777777" w:rsidR="00AD1E71" w:rsidRDefault="00821ACE" w:rsidP="00AD1E71">
            <w:pPr>
              <w:jc w:val="center"/>
              <w:rPr>
                <w:del w:id="121" w:author="Peter Mullins" w:date="2026-09-25T20:00:00Z" w16du:dateUtc="2026-09-26T00:00:00Z"/>
              </w:rPr>
            </w:pPr>
            <w:del w:id="122" w:author="Peter Mullins" w:date="2026-09-25T20:00:00Z" w16du:dateUtc="2026-09-26T00:00:00Z">
              <w:r>
                <w:delText>3C</w:delText>
              </w:r>
            </w:del>
          </w:p>
        </w:tc>
      </w:tr>
      <w:tr w:rsidR="00AD1E71" w14:paraId="0B6919EE" w14:textId="77777777" w:rsidTr="009D7F73">
        <w:trPr>
          <w:del w:id="123" w:author="Peter Mullins" w:date="2026-09-25T20:00:00Z" w16du:dateUtc="2026-09-26T00:00:00Z"/>
        </w:trPr>
        <w:tc>
          <w:tcPr>
            <w:tcW w:w="3415" w:type="dxa"/>
          </w:tcPr>
          <w:p w14:paraId="72680FA0" w14:textId="77777777" w:rsidR="00AD1E71" w:rsidRDefault="00FE04EB" w:rsidP="00AD1E71">
            <w:pPr>
              <w:jc w:val="center"/>
              <w:rPr>
                <w:del w:id="124" w:author="Peter Mullins" w:date="2026-09-25T20:00:00Z" w16du:dateUtc="2026-09-26T00:00:00Z"/>
              </w:rPr>
            </w:pPr>
            <w:del w:id="125" w:author="Peter Mullins" w:date="2026-09-25T20:00:00Z" w16du:dateUtc="2026-09-26T00:00:00Z">
              <w:r>
                <w:delText>GB</w:delText>
              </w:r>
            </w:del>
          </w:p>
        </w:tc>
        <w:tc>
          <w:tcPr>
            <w:tcW w:w="1620" w:type="dxa"/>
          </w:tcPr>
          <w:p w14:paraId="1D2C5A13" w14:textId="77777777" w:rsidR="00AD1E71" w:rsidRDefault="00FE04EB" w:rsidP="00AD1E71">
            <w:pPr>
              <w:jc w:val="center"/>
              <w:rPr>
                <w:del w:id="126" w:author="Peter Mullins" w:date="2026-09-25T20:00:00Z" w16du:dateUtc="2026-09-26T00:00:00Z"/>
              </w:rPr>
            </w:pPr>
            <w:del w:id="127" w:author="Peter Mullins" w:date="2026-09-25T20:00:00Z" w16du:dateUtc="2026-09-26T00:00:00Z">
              <w:r>
                <w:delText>10</w:delText>
              </w:r>
            </w:del>
          </w:p>
        </w:tc>
        <w:tc>
          <w:tcPr>
            <w:tcW w:w="4315" w:type="dxa"/>
          </w:tcPr>
          <w:p w14:paraId="4988426D" w14:textId="77777777" w:rsidR="00AD1E71" w:rsidRDefault="00FE04EB" w:rsidP="00AD1E71">
            <w:pPr>
              <w:jc w:val="center"/>
              <w:rPr>
                <w:del w:id="128" w:author="Peter Mullins" w:date="2026-09-25T20:00:00Z" w16du:dateUtc="2026-09-26T00:00:00Z"/>
              </w:rPr>
            </w:pPr>
            <w:del w:id="129" w:author="Peter Mullins" w:date="2026-09-25T20:00:00Z" w16du:dateUtc="2026-09-26T00:00:00Z">
              <w:r>
                <w:delText>BH</w:delText>
              </w:r>
            </w:del>
          </w:p>
        </w:tc>
      </w:tr>
      <w:tr w:rsidR="00AD1E71" w14:paraId="4ACD0DC1" w14:textId="77777777" w:rsidTr="009D7F73">
        <w:trPr>
          <w:del w:id="130" w:author="Peter Mullins" w:date="2026-09-25T20:00:00Z" w16du:dateUtc="2026-09-26T00:00:00Z"/>
        </w:trPr>
        <w:tc>
          <w:tcPr>
            <w:tcW w:w="3415" w:type="dxa"/>
          </w:tcPr>
          <w:p w14:paraId="5A147A21" w14:textId="77777777" w:rsidR="00AD1E71" w:rsidRDefault="0076542B" w:rsidP="00AD1E71">
            <w:pPr>
              <w:jc w:val="center"/>
              <w:rPr>
                <w:del w:id="131" w:author="Peter Mullins" w:date="2026-09-25T20:00:00Z" w16du:dateUtc="2026-09-26T00:00:00Z"/>
              </w:rPr>
            </w:pPr>
            <w:del w:id="132" w:author="Peter Mullins" w:date="2026-09-25T20:00:00Z" w16du:dateUtc="2026-09-26T00:00:00Z">
              <w:r>
                <w:delText>GB</w:delText>
              </w:r>
            </w:del>
          </w:p>
        </w:tc>
        <w:tc>
          <w:tcPr>
            <w:tcW w:w="1620" w:type="dxa"/>
          </w:tcPr>
          <w:p w14:paraId="5E9E2671" w14:textId="77777777" w:rsidR="00AD1E71" w:rsidRDefault="0076542B" w:rsidP="00AD1E71">
            <w:pPr>
              <w:jc w:val="center"/>
              <w:rPr>
                <w:del w:id="133" w:author="Peter Mullins" w:date="2026-09-25T20:00:00Z" w16du:dateUtc="2026-09-26T00:00:00Z"/>
              </w:rPr>
            </w:pPr>
            <w:del w:id="134" w:author="Peter Mullins" w:date="2026-09-25T20:00:00Z" w16du:dateUtc="2026-09-26T00:00:00Z">
              <w:r>
                <w:delText>3</w:delText>
              </w:r>
            </w:del>
          </w:p>
        </w:tc>
        <w:tc>
          <w:tcPr>
            <w:tcW w:w="4315" w:type="dxa"/>
          </w:tcPr>
          <w:p w14:paraId="7435B0D0" w14:textId="77777777" w:rsidR="00AD1E71" w:rsidRDefault="0076542B" w:rsidP="00AD1E71">
            <w:pPr>
              <w:jc w:val="center"/>
              <w:rPr>
                <w:del w:id="135" w:author="Peter Mullins" w:date="2026-09-25T20:00:00Z" w16du:dateUtc="2026-09-26T00:00:00Z"/>
              </w:rPr>
            </w:pPr>
            <w:del w:id="136" w:author="Peter Mullins" w:date="2026-09-25T20:00:00Z" w16du:dateUtc="2026-09-26T00:00:00Z">
              <w:r>
                <w:delText>BH</w:delText>
              </w:r>
            </w:del>
          </w:p>
        </w:tc>
      </w:tr>
      <w:tr w:rsidR="00AD1E71" w14:paraId="1AF683CA" w14:textId="77777777" w:rsidTr="009D7F73">
        <w:trPr>
          <w:del w:id="137" w:author="Peter Mullins" w:date="2026-09-25T20:00:00Z" w16du:dateUtc="2026-09-26T00:00:00Z"/>
        </w:trPr>
        <w:tc>
          <w:tcPr>
            <w:tcW w:w="3415" w:type="dxa"/>
          </w:tcPr>
          <w:p w14:paraId="3795780F" w14:textId="77777777" w:rsidR="00AD1E71" w:rsidRDefault="00351E5D" w:rsidP="00AD1E71">
            <w:pPr>
              <w:jc w:val="center"/>
              <w:rPr>
                <w:del w:id="138" w:author="Peter Mullins" w:date="2026-09-25T20:00:00Z" w16du:dateUtc="2026-09-26T00:00:00Z"/>
              </w:rPr>
            </w:pPr>
            <w:del w:id="139" w:author="Peter Mullins" w:date="2026-09-25T20:00:00Z" w16du:dateUtc="2026-09-26T00:00:00Z">
              <w:r>
                <w:delText>GB</w:delText>
              </w:r>
            </w:del>
          </w:p>
        </w:tc>
        <w:tc>
          <w:tcPr>
            <w:tcW w:w="1620" w:type="dxa"/>
          </w:tcPr>
          <w:p w14:paraId="7C2BB435" w14:textId="77777777" w:rsidR="00AD1E71" w:rsidRDefault="00351E5D" w:rsidP="00AD1E71">
            <w:pPr>
              <w:jc w:val="center"/>
              <w:rPr>
                <w:del w:id="140" w:author="Peter Mullins" w:date="2026-09-25T20:00:00Z" w16du:dateUtc="2026-09-26T00:00:00Z"/>
              </w:rPr>
            </w:pPr>
            <w:del w:id="141" w:author="Peter Mullins" w:date="2026-09-25T20:00:00Z" w16du:dateUtc="2026-09-26T00:00:00Z">
              <w:r>
                <w:delText>30</w:delText>
              </w:r>
            </w:del>
          </w:p>
        </w:tc>
        <w:tc>
          <w:tcPr>
            <w:tcW w:w="4315" w:type="dxa"/>
          </w:tcPr>
          <w:p w14:paraId="33AD5083" w14:textId="77777777" w:rsidR="00AD1E71" w:rsidRDefault="00351E5D" w:rsidP="00AD1E71">
            <w:pPr>
              <w:jc w:val="center"/>
              <w:rPr>
                <w:del w:id="142" w:author="Peter Mullins" w:date="2026-09-25T20:00:00Z" w16du:dateUtc="2026-09-26T00:00:00Z"/>
              </w:rPr>
            </w:pPr>
            <w:del w:id="143" w:author="Peter Mullins" w:date="2026-09-25T20:00:00Z" w16du:dateUtc="2026-09-26T00:00:00Z">
              <w:r>
                <w:delText>BH</w:delText>
              </w:r>
            </w:del>
          </w:p>
        </w:tc>
      </w:tr>
      <w:tr w:rsidR="00AD1E71" w14:paraId="266275BD" w14:textId="77777777" w:rsidTr="009D7F73">
        <w:trPr>
          <w:del w:id="144" w:author="Peter Mullins" w:date="2026-09-25T20:00:00Z" w16du:dateUtc="2026-09-26T00:00:00Z"/>
        </w:trPr>
        <w:tc>
          <w:tcPr>
            <w:tcW w:w="3415" w:type="dxa"/>
          </w:tcPr>
          <w:p w14:paraId="7E2A99D2" w14:textId="77777777" w:rsidR="00AD1E71" w:rsidRDefault="003D32DE" w:rsidP="00AD1E71">
            <w:pPr>
              <w:jc w:val="center"/>
              <w:rPr>
                <w:del w:id="145" w:author="Peter Mullins" w:date="2026-09-25T20:00:00Z" w16du:dateUtc="2026-09-26T00:00:00Z"/>
              </w:rPr>
            </w:pPr>
            <w:del w:id="146" w:author="Peter Mullins" w:date="2026-09-25T20:00:00Z" w16du:dateUtc="2026-09-26T00:00:00Z">
              <w:r>
                <w:delText>GB</w:delText>
              </w:r>
            </w:del>
          </w:p>
        </w:tc>
        <w:tc>
          <w:tcPr>
            <w:tcW w:w="1620" w:type="dxa"/>
          </w:tcPr>
          <w:p w14:paraId="435C0B65" w14:textId="77777777" w:rsidR="00AD1E71" w:rsidRDefault="003D32DE" w:rsidP="00AD1E71">
            <w:pPr>
              <w:jc w:val="center"/>
              <w:rPr>
                <w:del w:id="147" w:author="Peter Mullins" w:date="2026-09-25T20:00:00Z" w16du:dateUtc="2026-09-26T00:00:00Z"/>
              </w:rPr>
            </w:pPr>
            <w:del w:id="148" w:author="Peter Mullins" w:date="2026-09-25T20:00:00Z" w16du:dateUtc="2026-09-26T00:00:00Z">
              <w:r>
                <w:delText>24</w:delText>
              </w:r>
            </w:del>
          </w:p>
        </w:tc>
        <w:tc>
          <w:tcPr>
            <w:tcW w:w="4315" w:type="dxa"/>
          </w:tcPr>
          <w:p w14:paraId="3D2DF024" w14:textId="77777777" w:rsidR="00AD1E71" w:rsidRDefault="003D32DE" w:rsidP="00AD1E71">
            <w:pPr>
              <w:jc w:val="center"/>
              <w:rPr>
                <w:del w:id="149" w:author="Peter Mullins" w:date="2026-09-25T20:00:00Z" w16du:dateUtc="2026-09-26T00:00:00Z"/>
              </w:rPr>
            </w:pPr>
            <w:del w:id="150" w:author="Peter Mullins" w:date="2026-09-25T20:00:00Z" w16du:dateUtc="2026-09-26T00:00:00Z">
              <w:r>
                <w:delText>BH</w:delText>
              </w:r>
            </w:del>
          </w:p>
        </w:tc>
      </w:tr>
      <w:tr w:rsidR="00AD1E71" w14:paraId="475DF822" w14:textId="77777777" w:rsidTr="009D7F73">
        <w:trPr>
          <w:del w:id="151" w:author="Peter Mullins" w:date="2026-09-25T20:00:00Z" w16du:dateUtc="2026-09-26T00:00:00Z"/>
        </w:trPr>
        <w:tc>
          <w:tcPr>
            <w:tcW w:w="3415" w:type="dxa"/>
          </w:tcPr>
          <w:p w14:paraId="2A4B9347" w14:textId="77777777" w:rsidR="00AD1E71" w:rsidRDefault="006F0BA5" w:rsidP="00AD1E71">
            <w:pPr>
              <w:jc w:val="center"/>
              <w:rPr>
                <w:del w:id="152" w:author="Peter Mullins" w:date="2026-09-25T20:00:00Z" w16du:dateUtc="2026-09-26T00:00:00Z"/>
              </w:rPr>
            </w:pPr>
            <w:del w:id="153" w:author="Peter Mullins" w:date="2026-09-25T20:00:00Z" w16du:dateUtc="2026-09-26T00:00:00Z">
              <w:r>
                <w:delText>CLEV</w:delText>
              </w:r>
            </w:del>
          </w:p>
        </w:tc>
        <w:tc>
          <w:tcPr>
            <w:tcW w:w="1620" w:type="dxa"/>
          </w:tcPr>
          <w:p w14:paraId="305DC670" w14:textId="77777777" w:rsidR="00AD1E71" w:rsidRDefault="000276D7" w:rsidP="00AD1E71">
            <w:pPr>
              <w:jc w:val="center"/>
              <w:rPr>
                <w:del w:id="154" w:author="Peter Mullins" w:date="2026-09-25T20:00:00Z" w16du:dateUtc="2026-09-26T00:00:00Z"/>
              </w:rPr>
            </w:pPr>
            <w:del w:id="155" w:author="Peter Mullins" w:date="2026-09-25T20:00:00Z" w16du:dateUtc="2026-09-26T00:00:00Z">
              <w:r>
                <w:delText>200</w:delText>
              </w:r>
            </w:del>
          </w:p>
        </w:tc>
        <w:tc>
          <w:tcPr>
            <w:tcW w:w="4315" w:type="dxa"/>
          </w:tcPr>
          <w:p w14:paraId="189280A5" w14:textId="77777777" w:rsidR="00AD1E71" w:rsidRDefault="000276D7" w:rsidP="00AD1E71">
            <w:pPr>
              <w:jc w:val="center"/>
              <w:rPr>
                <w:del w:id="156" w:author="Peter Mullins" w:date="2026-09-25T20:00:00Z" w16du:dateUtc="2026-09-26T00:00:00Z"/>
              </w:rPr>
            </w:pPr>
            <w:del w:id="157" w:author="Peter Mullins" w:date="2026-09-25T20:00:00Z" w16du:dateUtc="2026-09-26T00:00:00Z">
              <w:r>
                <w:delText>MH</w:delText>
              </w:r>
            </w:del>
          </w:p>
        </w:tc>
      </w:tr>
      <w:tr w:rsidR="00610BA8" w14:paraId="4D417DD2" w14:textId="77777777" w:rsidTr="009D7F73">
        <w:trPr>
          <w:del w:id="158" w:author="Peter Mullins" w:date="2026-09-25T20:00:00Z" w16du:dateUtc="2026-09-26T00:00:00Z"/>
        </w:trPr>
        <w:tc>
          <w:tcPr>
            <w:tcW w:w="3415" w:type="dxa"/>
          </w:tcPr>
          <w:p w14:paraId="7B05010C" w14:textId="77777777" w:rsidR="00610BA8" w:rsidRDefault="00BF0E78" w:rsidP="00AD1E71">
            <w:pPr>
              <w:jc w:val="center"/>
              <w:rPr>
                <w:del w:id="159" w:author="Peter Mullins" w:date="2026-09-25T20:00:00Z" w16du:dateUtc="2026-09-26T00:00:00Z"/>
              </w:rPr>
            </w:pPr>
            <w:del w:id="160" w:author="Peter Mullins" w:date="2026-09-25T20:00:00Z" w16du:dateUtc="2026-09-26T00:00:00Z">
              <w:r>
                <w:delText>GB</w:delText>
              </w:r>
            </w:del>
          </w:p>
        </w:tc>
        <w:tc>
          <w:tcPr>
            <w:tcW w:w="1620" w:type="dxa"/>
          </w:tcPr>
          <w:p w14:paraId="0A061B41" w14:textId="77777777" w:rsidR="00610BA8" w:rsidRDefault="00BF0E78" w:rsidP="00AD1E71">
            <w:pPr>
              <w:jc w:val="center"/>
              <w:rPr>
                <w:del w:id="161" w:author="Peter Mullins" w:date="2026-09-25T20:00:00Z" w16du:dateUtc="2026-09-26T00:00:00Z"/>
              </w:rPr>
            </w:pPr>
            <w:del w:id="162" w:author="Peter Mullins" w:date="2026-09-25T20:00:00Z" w16du:dateUtc="2026-09-26T00:00:00Z">
              <w:r>
                <w:delText>30</w:delText>
              </w:r>
            </w:del>
          </w:p>
        </w:tc>
        <w:tc>
          <w:tcPr>
            <w:tcW w:w="4315" w:type="dxa"/>
          </w:tcPr>
          <w:p w14:paraId="275043B0" w14:textId="77777777" w:rsidR="00610BA8" w:rsidRDefault="00BF0E78" w:rsidP="00AD1E71">
            <w:pPr>
              <w:jc w:val="center"/>
              <w:rPr>
                <w:del w:id="163" w:author="Peter Mullins" w:date="2026-09-25T20:00:00Z" w16du:dateUtc="2026-09-26T00:00:00Z"/>
              </w:rPr>
            </w:pPr>
            <w:del w:id="164" w:author="Peter Mullins" w:date="2026-09-25T20:00:00Z" w16du:dateUtc="2026-09-26T00:00:00Z">
              <w:r>
                <w:delText>BH</w:delText>
              </w:r>
            </w:del>
          </w:p>
        </w:tc>
      </w:tr>
      <w:tr w:rsidR="00610BA8" w14:paraId="2B86B9CF" w14:textId="77777777" w:rsidTr="009D7F73">
        <w:trPr>
          <w:del w:id="165" w:author="Peter Mullins" w:date="2026-09-25T20:00:00Z" w16du:dateUtc="2026-09-26T00:00:00Z"/>
        </w:trPr>
        <w:tc>
          <w:tcPr>
            <w:tcW w:w="3415" w:type="dxa"/>
          </w:tcPr>
          <w:p w14:paraId="6484B4AF" w14:textId="77777777" w:rsidR="00610BA8" w:rsidRDefault="0007302F" w:rsidP="00AD1E71">
            <w:pPr>
              <w:jc w:val="center"/>
              <w:rPr>
                <w:del w:id="166" w:author="Peter Mullins" w:date="2026-09-25T20:00:00Z" w16du:dateUtc="2026-09-26T00:00:00Z"/>
              </w:rPr>
            </w:pPr>
            <w:del w:id="167" w:author="Peter Mullins" w:date="2026-09-25T20:00:00Z" w16du:dateUtc="2026-09-26T00:00:00Z">
              <w:r>
                <w:delText>APP</w:delText>
              </w:r>
            </w:del>
          </w:p>
        </w:tc>
        <w:tc>
          <w:tcPr>
            <w:tcW w:w="1620" w:type="dxa"/>
          </w:tcPr>
          <w:p w14:paraId="52147DC8" w14:textId="77777777" w:rsidR="00610BA8" w:rsidRDefault="003B7B7B" w:rsidP="00AD1E71">
            <w:pPr>
              <w:jc w:val="center"/>
              <w:rPr>
                <w:del w:id="168" w:author="Peter Mullins" w:date="2026-09-25T20:00:00Z" w16du:dateUtc="2026-09-26T00:00:00Z"/>
              </w:rPr>
            </w:pPr>
            <w:del w:id="169" w:author="Peter Mullins" w:date="2026-09-25T20:00:00Z" w16du:dateUtc="2026-09-26T00:00:00Z">
              <w:r>
                <w:delText>50</w:delText>
              </w:r>
            </w:del>
          </w:p>
        </w:tc>
        <w:tc>
          <w:tcPr>
            <w:tcW w:w="4315" w:type="dxa"/>
          </w:tcPr>
          <w:p w14:paraId="772A442F" w14:textId="77777777" w:rsidR="00610BA8" w:rsidRDefault="0007302F" w:rsidP="00AD1E71">
            <w:pPr>
              <w:jc w:val="center"/>
              <w:rPr>
                <w:del w:id="170" w:author="Peter Mullins" w:date="2026-09-25T20:00:00Z" w16du:dateUtc="2026-09-26T00:00:00Z"/>
              </w:rPr>
            </w:pPr>
            <w:del w:id="171" w:author="Peter Mullins" w:date="2026-09-25T20:00:00Z" w16du:dateUtc="2026-09-26T00:00:00Z">
              <w:r>
                <w:delText>MH providers</w:delText>
              </w:r>
            </w:del>
          </w:p>
        </w:tc>
      </w:tr>
      <w:tr w:rsidR="00610BA8" w14:paraId="30CE9EBA" w14:textId="77777777" w:rsidTr="009D7F73">
        <w:trPr>
          <w:del w:id="172" w:author="Peter Mullins" w:date="2026-09-25T20:00:00Z" w16du:dateUtc="2026-09-26T00:00:00Z"/>
        </w:trPr>
        <w:tc>
          <w:tcPr>
            <w:tcW w:w="3415" w:type="dxa"/>
          </w:tcPr>
          <w:p w14:paraId="6A9301E7" w14:textId="77777777" w:rsidR="00610BA8" w:rsidRDefault="00A80BD6" w:rsidP="00AD1E71">
            <w:pPr>
              <w:jc w:val="center"/>
              <w:rPr>
                <w:del w:id="173" w:author="Peter Mullins" w:date="2026-09-25T20:00:00Z" w16du:dateUtc="2026-09-26T00:00:00Z"/>
              </w:rPr>
            </w:pPr>
            <w:del w:id="174" w:author="Peter Mullins" w:date="2026-09-25T20:00:00Z" w16du:dateUtc="2026-09-26T00:00:00Z">
              <w:r>
                <w:delText>GB</w:delText>
              </w:r>
            </w:del>
          </w:p>
        </w:tc>
        <w:tc>
          <w:tcPr>
            <w:tcW w:w="1620" w:type="dxa"/>
          </w:tcPr>
          <w:p w14:paraId="24BCF49A" w14:textId="77777777" w:rsidR="00610BA8" w:rsidRDefault="00A80BD6" w:rsidP="00AD1E71">
            <w:pPr>
              <w:jc w:val="center"/>
              <w:rPr>
                <w:del w:id="175" w:author="Peter Mullins" w:date="2026-09-25T20:00:00Z" w16du:dateUtc="2026-09-26T00:00:00Z"/>
              </w:rPr>
            </w:pPr>
            <w:del w:id="176" w:author="Peter Mullins" w:date="2026-09-25T20:00:00Z" w16du:dateUtc="2026-09-26T00:00:00Z">
              <w:r>
                <w:delText>35</w:delText>
              </w:r>
            </w:del>
          </w:p>
        </w:tc>
        <w:tc>
          <w:tcPr>
            <w:tcW w:w="4315" w:type="dxa"/>
          </w:tcPr>
          <w:p w14:paraId="00009130" w14:textId="77777777" w:rsidR="00610BA8" w:rsidRDefault="00A80BD6" w:rsidP="00AD1E71">
            <w:pPr>
              <w:jc w:val="center"/>
              <w:rPr>
                <w:del w:id="177" w:author="Peter Mullins" w:date="2026-09-25T20:00:00Z" w16du:dateUtc="2026-09-26T00:00:00Z"/>
              </w:rPr>
            </w:pPr>
            <w:del w:id="178" w:author="Peter Mullins" w:date="2026-09-25T20:00:00Z" w16du:dateUtc="2026-09-26T00:00:00Z">
              <w:r>
                <w:delText>BH</w:delText>
              </w:r>
            </w:del>
          </w:p>
        </w:tc>
      </w:tr>
      <w:tr w:rsidR="00610BA8" w14:paraId="67FAA3B8" w14:textId="77777777" w:rsidTr="009D7F73">
        <w:trPr>
          <w:del w:id="179" w:author="Peter Mullins" w:date="2026-09-25T20:00:00Z" w16du:dateUtc="2026-09-26T00:00:00Z"/>
        </w:trPr>
        <w:tc>
          <w:tcPr>
            <w:tcW w:w="3415" w:type="dxa"/>
          </w:tcPr>
          <w:p w14:paraId="01AC1992" w14:textId="77777777" w:rsidR="00610BA8" w:rsidRDefault="00B676BD" w:rsidP="00AD1E71">
            <w:pPr>
              <w:jc w:val="center"/>
              <w:rPr>
                <w:del w:id="180" w:author="Peter Mullins" w:date="2026-09-25T20:00:00Z" w16du:dateUtc="2026-09-26T00:00:00Z"/>
              </w:rPr>
            </w:pPr>
            <w:del w:id="181" w:author="Peter Mullins" w:date="2026-09-25T20:00:00Z" w16du:dateUtc="2026-09-26T00:00:00Z">
              <w:r>
                <w:delText>GB</w:delText>
              </w:r>
            </w:del>
          </w:p>
        </w:tc>
        <w:tc>
          <w:tcPr>
            <w:tcW w:w="1620" w:type="dxa"/>
          </w:tcPr>
          <w:p w14:paraId="425DA8B1" w14:textId="77777777" w:rsidR="00610BA8" w:rsidRDefault="00D807E6" w:rsidP="00AD1E71">
            <w:pPr>
              <w:jc w:val="center"/>
              <w:rPr>
                <w:del w:id="182" w:author="Peter Mullins" w:date="2026-09-25T20:00:00Z" w16du:dateUtc="2026-09-26T00:00:00Z"/>
              </w:rPr>
            </w:pPr>
            <w:del w:id="183" w:author="Peter Mullins" w:date="2026-09-25T20:00:00Z" w16du:dateUtc="2026-09-26T00:00:00Z">
              <w:r>
                <w:delText>65</w:delText>
              </w:r>
            </w:del>
          </w:p>
        </w:tc>
        <w:tc>
          <w:tcPr>
            <w:tcW w:w="4315" w:type="dxa"/>
          </w:tcPr>
          <w:p w14:paraId="1E1D600D" w14:textId="77777777" w:rsidR="00610BA8" w:rsidRDefault="00B676BD" w:rsidP="00AD1E71">
            <w:pPr>
              <w:jc w:val="center"/>
              <w:rPr>
                <w:del w:id="184" w:author="Peter Mullins" w:date="2026-09-25T20:00:00Z" w16du:dateUtc="2026-09-26T00:00:00Z"/>
              </w:rPr>
            </w:pPr>
            <w:del w:id="185" w:author="Peter Mullins" w:date="2026-09-25T20:00:00Z" w16du:dateUtc="2026-09-26T00:00:00Z">
              <w:r>
                <w:delText>PC Clinics</w:delText>
              </w:r>
            </w:del>
          </w:p>
        </w:tc>
      </w:tr>
      <w:tr w:rsidR="00610BA8" w14:paraId="2B45DAB8" w14:textId="77777777" w:rsidTr="009D7F73">
        <w:trPr>
          <w:del w:id="186" w:author="Peter Mullins" w:date="2026-09-25T20:00:00Z" w16du:dateUtc="2026-09-26T00:00:00Z"/>
        </w:trPr>
        <w:tc>
          <w:tcPr>
            <w:tcW w:w="3415" w:type="dxa"/>
          </w:tcPr>
          <w:p w14:paraId="1567B13F" w14:textId="77777777" w:rsidR="00610BA8" w:rsidRDefault="00FC0E86" w:rsidP="00AD1E71">
            <w:pPr>
              <w:jc w:val="center"/>
              <w:rPr>
                <w:del w:id="187" w:author="Peter Mullins" w:date="2026-09-25T20:00:00Z" w16du:dateUtc="2026-09-26T00:00:00Z"/>
              </w:rPr>
            </w:pPr>
            <w:del w:id="188" w:author="Peter Mullins" w:date="2026-09-25T20:00:00Z" w16du:dateUtc="2026-09-26T00:00:00Z">
              <w:r>
                <w:delText>GB</w:delText>
              </w:r>
            </w:del>
          </w:p>
        </w:tc>
        <w:tc>
          <w:tcPr>
            <w:tcW w:w="1620" w:type="dxa"/>
          </w:tcPr>
          <w:p w14:paraId="46078AD7" w14:textId="77777777" w:rsidR="00610BA8" w:rsidRDefault="00FC0E86" w:rsidP="00AD1E71">
            <w:pPr>
              <w:jc w:val="center"/>
              <w:rPr>
                <w:del w:id="189" w:author="Peter Mullins" w:date="2026-09-25T20:00:00Z" w16du:dateUtc="2026-09-26T00:00:00Z"/>
              </w:rPr>
            </w:pPr>
            <w:del w:id="190" w:author="Peter Mullins" w:date="2026-09-25T20:00:00Z" w16du:dateUtc="2026-09-26T00:00:00Z">
              <w:r>
                <w:delText>50</w:delText>
              </w:r>
            </w:del>
          </w:p>
        </w:tc>
        <w:tc>
          <w:tcPr>
            <w:tcW w:w="4315" w:type="dxa"/>
          </w:tcPr>
          <w:p w14:paraId="2A66227D" w14:textId="77777777" w:rsidR="00610BA8" w:rsidRDefault="00FC0E86" w:rsidP="00AD1E71">
            <w:pPr>
              <w:jc w:val="center"/>
              <w:rPr>
                <w:del w:id="191" w:author="Peter Mullins" w:date="2026-09-25T20:00:00Z" w16du:dateUtc="2026-09-26T00:00:00Z"/>
              </w:rPr>
            </w:pPr>
            <w:del w:id="192" w:author="Peter Mullins" w:date="2026-09-25T20:00:00Z" w16du:dateUtc="2026-09-26T00:00:00Z">
              <w:r>
                <w:delText>PC Clinics</w:delText>
              </w:r>
            </w:del>
          </w:p>
        </w:tc>
      </w:tr>
      <w:tr w:rsidR="00610BA8" w14:paraId="0788DED9" w14:textId="77777777" w:rsidTr="009D7F73">
        <w:trPr>
          <w:del w:id="193" w:author="Peter Mullins" w:date="2026-09-25T20:00:00Z" w16du:dateUtc="2026-09-26T00:00:00Z"/>
        </w:trPr>
        <w:tc>
          <w:tcPr>
            <w:tcW w:w="3415" w:type="dxa"/>
          </w:tcPr>
          <w:p w14:paraId="31E49F5C" w14:textId="77777777" w:rsidR="00610BA8" w:rsidRDefault="00AC2F33" w:rsidP="00AD1E71">
            <w:pPr>
              <w:jc w:val="center"/>
              <w:rPr>
                <w:del w:id="194" w:author="Peter Mullins" w:date="2026-09-25T20:00:00Z" w16du:dateUtc="2026-09-26T00:00:00Z"/>
              </w:rPr>
            </w:pPr>
            <w:del w:id="195" w:author="Peter Mullins" w:date="2026-09-25T20:00:00Z" w16du:dateUtc="2026-09-26T00:00:00Z">
              <w:r>
                <w:delText>APP</w:delText>
              </w:r>
            </w:del>
          </w:p>
        </w:tc>
        <w:tc>
          <w:tcPr>
            <w:tcW w:w="1620" w:type="dxa"/>
          </w:tcPr>
          <w:p w14:paraId="2AC25015" w14:textId="77777777" w:rsidR="00610BA8" w:rsidRDefault="003B7B7B" w:rsidP="00AD1E71">
            <w:pPr>
              <w:jc w:val="center"/>
              <w:rPr>
                <w:del w:id="196" w:author="Peter Mullins" w:date="2026-09-25T20:00:00Z" w16du:dateUtc="2026-09-26T00:00:00Z"/>
              </w:rPr>
            </w:pPr>
            <w:del w:id="197" w:author="Peter Mullins" w:date="2026-09-25T20:00:00Z" w16du:dateUtc="2026-09-26T00:00:00Z">
              <w:r>
                <w:delText>200</w:delText>
              </w:r>
            </w:del>
          </w:p>
        </w:tc>
        <w:tc>
          <w:tcPr>
            <w:tcW w:w="4315" w:type="dxa"/>
          </w:tcPr>
          <w:p w14:paraId="7B87104A" w14:textId="77777777" w:rsidR="00610BA8" w:rsidRDefault="00AC2F33" w:rsidP="00AD1E71">
            <w:pPr>
              <w:jc w:val="center"/>
              <w:rPr>
                <w:del w:id="198" w:author="Peter Mullins" w:date="2026-09-25T20:00:00Z" w16du:dateUtc="2026-09-26T00:00:00Z"/>
              </w:rPr>
            </w:pPr>
            <w:del w:id="199" w:author="Peter Mullins" w:date="2026-09-25T20:00:00Z" w16du:dateUtc="2026-09-26T00:00:00Z">
              <w:r>
                <w:delText>MH Clinic</w:delText>
              </w:r>
            </w:del>
          </w:p>
        </w:tc>
      </w:tr>
      <w:tr w:rsidR="00610BA8" w14:paraId="04029747" w14:textId="77777777" w:rsidTr="009D7F73">
        <w:trPr>
          <w:del w:id="200" w:author="Peter Mullins" w:date="2026-09-25T20:00:00Z" w16du:dateUtc="2026-09-26T00:00:00Z"/>
        </w:trPr>
        <w:tc>
          <w:tcPr>
            <w:tcW w:w="3415" w:type="dxa"/>
          </w:tcPr>
          <w:p w14:paraId="28D9D6F7" w14:textId="77777777" w:rsidR="00610BA8" w:rsidRDefault="00AC2F33" w:rsidP="00610BA8">
            <w:pPr>
              <w:jc w:val="center"/>
              <w:rPr>
                <w:del w:id="201" w:author="Peter Mullins" w:date="2026-09-25T20:00:00Z" w16du:dateUtc="2026-09-26T00:00:00Z"/>
              </w:rPr>
            </w:pPr>
            <w:del w:id="202" w:author="Peter Mullins" w:date="2026-09-25T20:00:00Z" w16du:dateUtc="2026-09-26T00:00:00Z">
              <w:r>
                <w:delText>APP</w:delText>
              </w:r>
            </w:del>
          </w:p>
        </w:tc>
        <w:tc>
          <w:tcPr>
            <w:tcW w:w="1620" w:type="dxa"/>
          </w:tcPr>
          <w:p w14:paraId="48189B0B" w14:textId="77777777" w:rsidR="00610BA8" w:rsidRDefault="00AC2F33" w:rsidP="00610BA8">
            <w:pPr>
              <w:jc w:val="center"/>
              <w:rPr>
                <w:del w:id="203" w:author="Peter Mullins" w:date="2026-09-25T20:00:00Z" w16du:dateUtc="2026-09-26T00:00:00Z"/>
              </w:rPr>
            </w:pPr>
            <w:del w:id="204" w:author="Peter Mullins" w:date="2026-09-25T20:00:00Z" w16du:dateUtc="2026-09-26T00:00:00Z">
              <w:r>
                <w:delText>12</w:delText>
              </w:r>
            </w:del>
          </w:p>
        </w:tc>
        <w:tc>
          <w:tcPr>
            <w:tcW w:w="4315" w:type="dxa"/>
          </w:tcPr>
          <w:p w14:paraId="7300E29D" w14:textId="77777777" w:rsidR="00610BA8" w:rsidRDefault="00AC2F33" w:rsidP="00610BA8">
            <w:pPr>
              <w:jc w:val="center"/>
              <w:rPr>
                <w:del w:id="205" w:author="Peter Mullins" w:date="2026-09-25T20:00:00Z" w16du:dateUtc="2026-09-26T00:00:00Z"/>
              </w:rPr>
            </w:pPr>
            <w:del w:id="206" w:author="Peter Mullins" w:date="2026-09-25T20:00:00Z" w16du:dateUtc="2026-09-26T00:00:00Z">
              <w:r>
                <w:delText>ACCESS SW/Clinic</w:delText>
              </w:r>
            </w:del>
          </w:p>
        </w:tc>
      </w:tr>
      <w:tr w:rsidR="00610BA8" w14:paraId="01E9986D" w14:textId="77777777" w:rsidTr="009D7F73">
        <w:trPr>
          <w:del w:id="207" w:author="Peter Mullins" w:date="2026-09-25T20:00:00Z" w16du:dateUtc="2026-09-26T00:00:00Z"/>
        </w:trPr>
        <w:tc>
          <w:tcPr>
            <w:tcW w:w="3415" w:type="dxa"/>
          </w:tcPr>
          <w:p w14:paraId="72722408" w14:textId="77777777" w:rsidR="00610BA8" w:rsidRDefault="00AC2F33" w:rsidP="00610BA8">
            <w:pPr>
              <w:jc w:val="center"/>
              <w:rPr>
                <w:del w:id="208" w:author="Peter Mullins" w:date="2026-09-25T20:00:00Z" w16du:dateUtc="2026-09-26T00:00:00Z"/>
              </w:rPr>
            </w:pPr>
            <w:del w:id="209" w:author="Peter Mullins" w:date="2026-09-25T20:00:00Z" w16du:dateUtc="2026-09-26T00:00:00Z">
              <w:r>
                <w:delText>APP</w:delText>
              </w:r>
            </w:del>
          </w:p>
        </w:tc>
        <w:tc>
          <w:tcPr>
            <w:tcW w:w="1620" w:type="dxa"/>
          </w:tcPr>
          <w:p w14:paraId="1FDD2B50" w14:textId="77777777" w:rsidR="00610BA8" w:rsidRDefault="003B7B7B" w:rsidP="00610BA8">
            <w:pPr>
              <w:jc w:val="center"/>
              <w:rPr>
                <w:del w:id="210" w:author="Peter Mullins" w:date="2026-09-25T20:00:00Z" w16du:dateUtc="2026-09-26T00:00:00Z"/>
              </w:rPr>
            </w:pPr>
            <w:del w:id="211" w:author="Peter Mullins" w:date="2026-09-25T20:00:00Z" w16du:dateUtc="2026-09-26T00:00:00Z">
              <w:r>
                <w:delText>7</w:delText>
              </w:r>
              <w:r w:rsidR="00AC2F33">
                <w:delText>0</w:delText>
              </w:r>
            </w:del>
          </w:p>
        </w:tc>
        <w:tc>
          <w:tcPr>
            <w:tcW w:w="4315" w:type="dxa"/>
          </w:tcPr>
          <w:p w14:paraId="02D35ED4" w14:textId="77777777" w:rsidR="00610BA8" w:rsidRDefault="00AC2F33" w:rsidP="00610BA8">
            <w:pPr>
              <w:jc w:val="center"/>
              <w:rPr>
                <w:del w:id="212" w:author="Peter Mullins" w:date="2026-09-25T20:00:00Z" w16du:dateUtc="2026-09-26T00:00:00Z"/>
              </w:rPr>
            </w:pPr>
            <w:del w:id="213" w:author="Peter Mullins" w:date="2026-09-25T20:00:00Z" w16du:dateUtc="2026-09-26T00:00:00Z">
              <w:r>
                <w:delText>CVSO</w:delText>
              </w:r>
            </w:del>
          </w:p>
        </w:tc>
      </w:tr>
      <w:tr w:rsidR="00610BA8" w14:paraId="2C3E2C63" w14:textId="77777777" w:rsidTr="009D7F73">
        <w:trPr>
          <w:del w:id="214" w:author="Peter Mullins" w:date="2026-09-25T20:00:00Z" w16du:dateUtc="2026-09-26T00:00:00Z"/>
        </w:trPr>
        <w:tc>
          <w:tcPr>
            <w:tcW w:w="3415" w:type="dxa"/>
          </w:tcPr>
          <w:p w14:paraId="798943EB" w14:textId="77777777" w:rsidR="00610BA8" w:rsidRDefault="00693504" w:rsidP="00610BA8">
            <w:pPr>
              <w:jc w:val="center"/>
              <w:rPr>
                <w:del w:id="215" w:author="Peter Mullins" w:date="2026-09-25T20:00:00Z" w16du:dateUtc="2026-09-26T00:00:00Z"/>
              </w:rPr>
            </w:pPr>
            <w:del w:id="216" w:author="Peter Mullins" w:date="2026-09-25T20:00:00Z" w16du:dateUtc="2026-09-26T00:00:00Z">
              <w:r>
                <w:delText>GB</w:delText>
              </w:r>
            </w:del>
          </w:p>
        </w:tc>
        <w:tc>
          <w:tcPr>
            <w:tcW w:w="1620" w:type="dxa"/>
          </w:tcPr>
          <w:p w14:paraId="21FF99A9" w14:textId="77777777" w:rsidR="00610BA8" w:rsidRDefault="009269A3" w:rsidP="00610BA8">
            <w:pPr>
              <w:jc w:val="center"/>
              <w:rPr>
                <w:del w:id="217" w:author="Peter Mullins" w:date="2026-09-25T20:00:00Z" w16du:dateUtc="2026-09-26T00:00:00Z"/>
              </w:rPr>
            </w:pPr>
            <w:del w:id="218" w:author="Peter Mullins" w:date="2026-09-25T20:00:00Z" w16du:dateUtc="2026-09-26T00:00:00Z">
              <w:r>
                <w:delText>49</w:delText>
              </w:r>
            </w:del>
          </w:p>
        </w:tc>
        <w:tc>
          <w:tcPr>
            <w:tcW w:w="4315" w:type="dxa"/>
          </w:tcPr>
          <w:p w14:paraId="65B6AE00" w14:textId="77777777" w:rsidR="00610BA8" w:rsidRDefault="00693504" w:rsidP="00610BA8">
            <w:pPr>
              <w:jc w:val="center"/>
              <w:rPr>
                <w:del w:id="219" w:author="Peter Mullins" w:date="2026-09-25T20:00:00Z" w16du:dateUtc="2026-09-26T00:00:00Z"/>
              </w:rPr>
            </w:pPr>
            <w:del w:id="220" w:author="Peter Mullins" w:date="2026-09-25T20:00:00Z" w16du:dateUtc="2026-09-26T00:00:00Z">
              <w:r>
                <w:delText>PC Clinics</w:delText>
              </w:r>
            </w:del>
          </w:p>
        </w:tc>
      </w:tr>
      <w:tr w:rsidR="00610BA8" w14:paraId="231F45D1" w14:textId="77777777" w:rsidTr="009D7F73">
        <w:trPr>
          <w:del w:id="221" w:author="Peter Mullins" w:date="2026-09-25T20:00:00Z" w16du:dateUtc="2026-09-26T00:00:00Z"/>
        </w:trPr>
        <w:tc>
          <w:tcPr>
            <w:tcW w:w="3415" w:type="dxa"/>
          </w:tcPr>
          <w:p w14:paraId="6839AB81" w14:textId="77777777" w:rsidR="00610BA8" w:rsidRDefault="00B41429" w:rsidP="00610BA8">
            <w:pPr>
              <w:jc w:val="center"/>
              <w:rPr>
                <w:del w:id="222" w:author="Peter Mullins" w:date="2026-09-25T20:00:00Z" w16du:dateUtc="2026-09-26T00:00:00Z"/>
              </w:rPr>
            </w:pPr>
            <w:del w:id="223" w:author="Peter Mullins" w:date="2026-09-25T20:00:00Z" w16du:dateUtc="2026-09-26T00:00:00Z">
              <w:r>
                <w:delText>GB</w:delText>
              </w:r>
            </w:del>
          </w:p>
        </w:tc>
        <w:tc>
          <w:tcPr>
            <w:tcW w:w="1620" w:type="dxa"/>
          </w:tcPr>
          <w:p w14:paraId="07755007" w14:textId="77777777" w:rsidR="00610BA8" w:rsidRDefault="00B41429" w:rsidP="00610BA8">
            <w:pPr>
              <w:jc w:val="center"/>
              <w:rPr>
                <w:del w:id="224" w:author="Peter Mullins" w:date="2026-09-25T20:00:00Z" w16du:dateUtc="2026-09-26T00:00:00Z"/>
              </w:rPr>
            </w:pPr>
            <w:del w:id="225" w:author="Peter Mullins" w:date="2026-09-25T20:00:00Z" w16du:dateUtc="2026-09-26T00:00:00Z">
              <w:r>
                <w:delText>30</w:delText>
              </w:r>
            </w:del>
          </w:p>
        </w:tc>
        <w:tc>
          <w:tcPr>
            <w:tcW w:w="4315" w:type="dxa"/>
          </w:tcPr>
          <w:p w14:paraId="3A8BE00E" w14:textId="77777777" w:rsidR="00610BA8" w:rsidRDefault="00B41429" w:rsidP="00610BA8">
            <w:pPr>
              <w:jc w:val="center"/>
              <w:rPr>
                <w:del w:id="226" w:author="Peter Mullins" w:date="2026-09-25T20:00:00Z" w16du:dateUtc="2026-09-26T00:00:00Z"/>
              </w:rPr>
            </w:pPr>
            <w:del w:id="227" w:author="Peter Mullins" w:date="2026-09-25T20:00:00Z" w16du:dateUtc="2026-09-26T00:00:00Z">
              <w:r>
                <w:delText>BH (20) and PC (10) Clinics</w:delText>
              </w:r>
            </w:del>
          </w:p>
        </w:tc>
      </w:tr>
      <w:tr w:rsidR="00610BA8" w14:paraId="6B713A9D" w14:textId="77777777" w:rsidTr="009D7F73">
        <w:trPr>
          <w:del w:id="228" w:author="Peter Mullins" w:date="2026-09-25T20:00:00Z" w16du:dateUtc="2026-09-26T00:00:00Z"/>
        </w:trPr>
        <w:tc>
          <w:tcPr>
            <w:tcW w:w="3415" w:type="dxa"/>
          </w:tcPr>
          <w:p w14:paraId="01C61668" w14:textId="77777777" w:rsidR="00610BA8" w:rsidRDefault="002664FD" w:rsidP="00610BA8">
            <w:pPr>
              <w:jc w:val="center"/>
              <w:rPr>
                <w:del w:id="229" w:author="Peter Mullins" w:date="2026-09-25T20:00:00Z" w16du:dateUtc="2026-09-26T00:00:00Z"/>
              </w:rPr>
            </w:pPr>
            <w:del w:id="230" w:author="Peter Mullins" w:date="2026-09-25T20:00:00Z" w16du:dateUtc="2026-09-26T00:00:00Z">
              <w:r>
                <w:delText>GB</w:delText>
              </w:r>
            </w:del>
          </w:p>
        </w:tc>
        <w:tc>
          <w:tcPr>
            <w:tcW w:w="1620" w:type="dxa"/>
          </w:tcPr>
          <w:p w14:paraId="27563F17" w14:textId="77777777" w:rsidR="00610BA8" w:rsidRDefault="002664FD" w:rsidP="00610BA8">
            <w:pPr>
              <w:jc w:val="center"/>
              <w:rPr>
                <w:del w:id="231" w:author="Peter Mullins" w:date="2026-09-25T20:00:00Z" w16du:dateUtc="2026-09-26T00:00:00Z"/>
              </w:rPr>
            </w:pPr>
            <w:del w:id="232" w:author="Peter Mullins" w:date="2026-09-25T20:00:00Z" w16du:dateUtc="2026-09-26T00:00:00Z">
              <w:r>
                <w:delText>70</w:delText>
              </w:r>
            </w:del>
          </w:p>
        </w:tc>
        <w:tc>
          <w:tcPr>
            <w:tcW w:w="4315" w:type="dxa"/>
          </w:tcPr>
          <w:p w14:paraId="32BF2EC0" w14:textId="77777777" w:rsidR="00610BA8" w:rsidRDefault="002664FD" w:rsidP="00610BA8">
            <w:pPr>
              <w:jc w:val="center"/>
              <w:rPr>
                <w:del w:id="233" w:author="Peter Mullins" w:date="2026-09-25T20:00:00Z" w16du:dateUtc="2026-09-26T00:00:00Z"/>
              </w:rPr>
            </w:pPr>
            <w:del w:id="234" w:author="Peter Mullins" w:date="2026-09-25T20:00:00Z" w16du:dateUtc="2026-09-26T00:00:00Z">
              <w:r>
                <w:delText>BH (30) and PC (40) Clinics</w:delText>
              </w:r>
            </w:del>
          </w:p>
        </w:tc>
      </w:tr>
      <w:tr w:rsidR="00610BA8" w14:paraId="457EF302" w14:textId="77777777" w:rsidTr="009D7F73">
        <w:trPr>
          <w:del w:id="235" w:author="Peter Mullins" w:date="2026-09-25T20:00:00Z" w16du:dateUtc="2026-09-26T00:00:00Z"/>
        </w:trPr>
        <w:tc>
          <w:tcPr>
            <w:tcW w:w="3415" w:type="dxa"/>
          </w:tcPr>
          <w:p w14:paraId="71E28215" w14:textId="77777777" w:rsidR="00610BA8" w:rsidRDefault="000833CC" w:rsidP="00610BA8">
            <w:pPr>
              <w:jc w:val="center"/>
              <w:rPr>
                <w:del w:id="236" w:author="Peter Mullins" w:date="2026-09-25T20:00:00Z" w16du:dateUtc="2026-09-26T00:00:00Z"/>
              </w:rPr>
            </w:pPr>
            <w:del w:id="237" w:author="Peter Mullins" w:date="2026-09-25T20:00:00Z" w16du:dateUtc="2026-09-26T00:00:00Z">
              <w:r>
                <w:delText>GB</w:delText>
              </w:r>
            </w:del>
          </w:p>
        </w:tc>
        <w:tc>
          <w:tcPr>
            <w:tcW w:w="1620" w:type="dxa"/>
          </w:tcPr>
          <w:p w14:paraId="19A552CC" w14:textId="77777777" w:rsidR="00610BA8" w:rsidRDefault="000833CC" w:rsidP="00610BA8">
            <w:pPr>
              <w:jc w:val="center"/>
              <w:rPr>
                <w:del w:id="238" w:author="Peter Mullins" w:date="2026-09-25T20:00:00Z" w16du:dateUtc="2026-09-26T00:00:00Z"/>
              </w:rPr>
            </w:pPr>
            <w:del w:id="239" w:author="Peter Mullins" w:date="2026-09-25T20:00:00Z" w16du:dateUtc="2026-09-26T00:00:00Z">
              <w:r>
                <w:delText>48</w:delText>
              </w:r>
            </w:del>
          </w:p>
        </w:tc>
        <w:tc>
          <w:tcPr>
            <w:tcW w:w="4315" w:type="dxa"/>
          </w:tcPr>
          <w:p w14:paraId="766616A0" w14:textId="77777777" w:rsidR="00610BA8" w:rsidRDefault="000833CC" w:rsidP="00610BA8">
            <w:pPr>
              <w:jc w:val="center"/>
              <w:rPr>
                <w:del w:id="240" w:author="Peter Mullins" w:date="2026-09-25T20:00:00Z" w16du:dateUtc="2026-09-26T00:00:00Z"/>
              </w:rPr>
            </w:pPr>
            <w:del w:id="241" w:author="Peter Mullins" w:date="2026-09-25T20:00:00Z" w16du:dateUtc="2026-09-26T00:00:00Z">
              <w:r>
                <w:delText>BH (13) and PC (35) Clinics</w:delText>
              </w:r>
            </w:del>
          </w:p>
        </w:tc>
      </w:tr>
      <w:tr w:rsidR="00610BA8" w14:paraId="30CB1C27" w14:textId="77777777" w:rsidTr="009D7F73">
        <w:trPr>
          <w:del w:id="242" w:author="Peter Mullins" w:date="2026-09-25T20:00:00Z" w16du:dateUtc="2026-09-26T00:00:00Z"/>
        </w:trPr>
        <w:tc>
          <w:tcPr>
            <w:tcW w:w="3415" w:type="dxa"/>
          </w:tcPr>
          <w:p w14:paraId="323D695F" w14:textId="77777777" w:rsidR="00610BA8" w:rsidRDefault="00723FF4" w:rsidP="00610BA8">
            <w:pPr>
              <w:jc w:val="center"/>
              <w:rPr>
                <w:del w:id="243" w:author="Peter Mullins" w:date="2026-09-25T20:00:00Z" w16du:dateUtc="2026-09-26T00:00:00Z"/>
              </w:rPr>
            </w:pPr>
            <w:del w:id="244" w:author="Peter Mullins" w:date="2026-09-25T20:00:00Z" w16du:dateUtc="2026-09-26T00:00:00Z">
              <w:r>
                <w:delText>GB</w:delText>
              </w:r>
            </w:del>
          </w:p>
        </w:tc>
        <w:tc>
          <w:tcPr>
            <w:tcW w:w="1620" w:type="dxa"/>
          </w:tcPr>
          <w:p w14:paraId="79002C96" w14:textId="77777777" w:rsidR="00610BA8" w:rsidRDefault="00723FF4" w:rsidP="00610BA8">
            <w:pPr>
              <w:jc w:val="center"/>
              <w:rPr>
                <w:del w:id="245" w:author="Peter Mullins" w:date="2026-09-25T20:00:00Z" w16du:dateUtc="2026-09-26T00:00:00Z"/>
              </w:rPr>
            </w:pPr>
            <w:del w:id="246" w:author="Peter Mullins" w:date="2026-09-25T20:00:00Z" w16du:dateUtc="2026-09-26T00:00:00Z">
              <w:r>
                <w:delText>50</w:delText>
              </w:r>
            </w:del>
          </w:p>
        </w:tc>
        <w:tc>
          <w:tcPr>
            <w:tcW w:w="4315" w:type="dxa"/>
          </w:tcPr>
          <w:p w14:paraId="16BB76D9" w14:textId="77777777" w:rsidR="00610BA8" w:rsidRDefault="005F4CE3" w:rsidP="00610BA8">
            <w:pPr>
              <w:jc w:val="center"/>
              <w:rPr>
                <w:del w:id="247" w:author="Peter Mullins" w:date="2026-09-25T20:00:00Z" w16du:dateUtc="2026-09-26T00:00:00Z"/>
              </w:rPr>
            </w:pPr>
            <w:del w:id="248" w:author="Peter Mullins" w:date="2026-09-25T20:00:00Z" w16du:dateUtc="2026-09-26T00:00:00Z">
              <w:r>
                <w:delText>BH (20) and PC (5</w:delText>
              </w:r>
              <w:r w:rsidR="00723FF4">
                <w:delText>0) Clinics</w:delText>
              </w:r>
            </w:del>
          </w:p>
        </w:tc>
      </w:tr>
      <w:tr w:rsidR="00610BA8" w14:paraId="0A7FCCDA" w14:textId="77777777" w:rsidTr="009D7F73">
        <w:trPr>
          <w:del w:id="249" w:author="Peter Mullins" w:date="2026-09-25T20:00:00Z" w16du:dateUtc="2026-09-26T00:00:00Z"/>
        </w:trPr>
        <w:tc>
          <w:tcPr>
            <w:tcW w:w="3415" w:type="dxa"/>
          </w:tcPr>
          <w:p w14:paraId="7B03DC48" w14:textId="77777777" w:rsidR="00610BA8" w:rsidRDefault="00E755E8" w:rsidP="00610BA8">
            <w:pPr>
              <w:jc w:val="center"/>
              <w:rPr>
                <w:del w:id="250" w:author="Peter Mullins" w:date="2026-09-25T20:00:00Z" w16du:dateUtc="2026-09-26T00:00:00Z"/>
              </w:rPr>
            </w:pPr>
            <w:del w:id="251" w:author="Peter Mullins" w:date="2026-09-25T20:00:00Z" w16du:dateUtc="2026-09-26T00:00:00Z">
              <w:r>
                <w:delText>APP</w:delText>
              </w:r>
            </w:del>
          </w:p>
        </w:tc>
        <w:tc>
          <w:tcPr>
            <w:tcW w:w="1620" w:type="dxa"/>
          </w:tcPr>
          <w:p w14:paraId="5E26A75F" w14:textId="77777777" w:rsidR="00610BA8" w:rsidRDefault="00E755E8" w:rsidP="00610BA8">
            <w:pPr>
              <w:jc w:val="center"/>
              <w:rPr>
                <w:del w:id="252" w:author="Peter Mullins" w:date="2026-09-25T20:00:00Z" w16du:dateUtc="2026-09-26T00:00:00Z"/>
              </w:rPr>
            </w:pPr>
            <w:del w:id="253" w:author="Peter Mullins" w:date="2026-09-25T20:00:00Z" w16du:dateUtc="2026-09-26T00:00:00Z">
              <w:r>
                <w:delText>30</w:delText>
              </w:r>
            </w:del>
          </w:p>
        </w:tc>
        <w:tc>
          <w:tcPr>
            <w:tcW w:w="4315" w:type="dxa"/>
          </w:tcPr>
          <w:p w14:paraId="0BEFD30A" w14:textId="77777777" w:rsidR="00610BA8" w:rsidRDefault="00E755E8" w:rsidP="00610BA8">
            <w:pPr>
              <w:jc w:val="center"/>
              <w:rPr>
                <w:del w:id="254" w:author="Peter Mullins" w:date="2026-09-25T20:00:00Z" w16du:dateUtc="2026-09-26T00:00:00Z"/>
              </w:rPr>
            </w:pPr>
            <w:del w:id="255" w:author="Peter Mullins" w:date="2026-09-25T20:00:00Z" w16du:dateUtc="2026-09-26T00:00:00Z">
              <w:r>
                <w:delText>UW-Oshkosh</w:delText>
              </w:r>
            </w:del>
          </w:p>
        </w:tc>
      </w:tr>
      <w:tr w:rsidR="00610BA8" w14:paraId="7FC1BB3E" w14:textId="77777777" w:rsidTr="009D7F73">
        <w:trPr>
          <w:del w:id="256" w:author="Peter Mullins" w:date="2026-09-25T20:00:00Z" w16du:dateUtc="2026-09-26T00:00:00Z"/>
        </w:trPr>
        <w:tc>
          <w:tcPr>
            <w:tcW w:w="3415" w:type="dxa"/>
          </w:tcPr>
          <w:p w14:paraId="63E26CBC" w14:textId="77777777" w:rsidR="00610BA8" w:rsidRDefault="00124AB2" w:rsidP="00610BA8">
            <w:pPr>
              <w:jc w:val="center"/>
              <w:rPr>
                <w:del w:id="257" w:author="Peter Mullins" w:date="2026-09-25T20:00:00Z" w16du:dateUtc="2026-09-26T00:00:00Z"/>
              </w:rPr>
            </w:pPr>
            <w:del w:id="258" w:author="Peter Mullins" w:date="2026-09-25T20:00:00Z" w16du:dateUtc="2026-09-26T00:00:00Z">
              <w:r>
                <w:delText>GB</w:delText>
              </w:r>
            </w:del>
          </w:p>
        </w:tc>
        <w:tc>
          <w:tcPr>
            <w:tcW w:w="1620" w:type="dxa"/>
          </w:tcPr>
          <w:p w14:paraId="00724237" w14:textId="77777777" w:rsidR="00610BA8" w:rsidRDefault="00124AB2" w:rsidP="00610BA8">
            <w:pPr>
              <w:jc w:val="center"/>
              <w:rPr>
                <w:del w:id="259" w:author="Peter Mullins" w:date="2026-09-25T20:00:00Z" w16du:dateUtc="2026-09-26T00:00:00Z"/>
              </w:rPr>
            </w:pPr>
            <w:del w:id="260" w:author="Peter Mullins" w:date="2026-09-25T20:00:00Z" w16du:dateUtc="2026-09-26T00:00:00Z">
              <w:r>
                <w:delText>105</w:delText>
              </w:r>
            </w:del>
          </w:p>
        </w:tc>
        <w:tc>
          <w:tcPr>
            <w:tcW w:w="4315" w:type="dxa"/>
          </w:tcPr>
          <w:p w14:paraId="3A62EA42" w14:textId="77777777" w:rsidR="00610BA8" w:rsidRDefault="00124AB2" w:rsidP="00610BA8">
            <w:pPr>
              <w:jc w:val="center"/>
              <w:rPr>
                <w:del w:id="261" w:author="Peter Mullins" w:date="2026-09-25T20:00:00Z" w16du:dateUtc="2026-09-26T00:00:00Z"/>
              </w:rPr>
            </w:pPr>
            <w:del w:id="262" w:author="Peter Mullins" w:date="2026-09-25T20:00:00Z" w16du:dateUtc="2026-09-26T00:00:00Z">
              <w:r>
                <w:delText>BH (45) and PC (60) Clinics</w:delText>
              </w:r>
            </w:del>
          </w:p>
        </w:tc>
      </w:tr>
      <w:tr w:rsidR="00610BA8" w14:paraId="40979CD7" w14:textId="77777777" w:rsidTr="009D7F73">
        <w:trPr>
          <w:del w:id="263" w:author="Peter Mullins" w:date="2026-09-25T20:00:00Z" w16du:dateUtc="2026-09-26T00:00:00Z"/>
        </w:trPr>
        <w:tc>
          <w:tcPr>
            <w:tcW w:w="3415" w:type="dxa"/>
          </w:tcPr>
          <w:p w14:paraId="463939F3" w14:textId="77777777" w:rsidR="00610BA8" w:rsidRDefault="00103976" w:rsidP="00610BA8">
            <w:pPr>
              <w:jc w:val="center"/>
              <w:rPr>
                <w:del w:id="264" w:author="Peter Mullins" w:date="2026-09-25T20:00:00Z" w16du:dateUtc="2026-09-26T00:00:00Z"/>
              </w:rPr>
            </w:pPr>
            <w:del w:id="265" w:author="Peter Mullins" w:date="2026-09-25T20:00:00Z" w16du:dateUtc="2026-09-26T00:00:00Z">
              <w:r>
                <w:delText>GB</w:delText>
              </w:r>
            </w:del>
          </w:p>
        </w:tc>
        <w:tc>
          <w:tcPr>
            <w:tcW w:w="1620" w:type="dxa"/>
          </w:tcPr>
          <w:p w14:paraId="1C7105DB" w14:textId="77777777" w:rsidR="00610BA8" w:rsidRDefault="00103976" w:rsidP="00610BA8">
            <w:pPr>
              <w:jc w:val="center"/>
              <w:rPr>
                <w:del w:id="266" w:author="Peter Mullins" w:date="2026-09-25T20:00:00Z" w16du:dateUtc="2026-09-26T00:00:00Z"/>
              </w:rPr>
            </w:pPr>
            <w:del w:id="267" w:author="Peter Mullins" w:date="2026-09-25T20:00:00Z" w16du:dateUtc="2026-09-26T00:00:00Z">
              <w:r>
                <w:delText>100</w:delText>
              </w:r>
            </w:del>
          </w:p>
        </w:tc>
        <w:tc>
          <w:tcPr>
            <w:tcW w:w="4315" w:type="dxa"/>
          </w:tcPr>
          <w:p w14:paraId="36FA6F96" w14:textId="77777777" w:rsidR="00610BA8" w:rsidRDefault="00103976" w:rsidP="00610BA8">
            <w:pPr>
              <w:jc w:val="center"/>
              <w:rPr>
                <w:del w:id="268" w:author="Peter Mullins" w:date="2026-09-25T20:00:00Z" w16du:dateUtc="2026-09-26T00:00:00Z"/>
              </w:rPr>
            </w:pPr>
            <w:del w:id="269" w:author="Peter Mullins" w:date="2026-09-25T20:00:00Z" w16du:dateUtc="2026-09-26T00:00:00Z">
              <w:r>
                <w:delText>BH (40) and PC (60) Clinics</w:delText>
              </w:r>
            </w:del>
          </w:p>
        </w:tc>
      </w:tr>
      <w:tr w:rsidR="00610BA8" w14:paraId="4DA1566F" w14:textId="77777777" w:rsidTr="009D7F73">
        <w:trPr>
          <w:del w:id="270" w:author="Peter Mullins" w:date="2026-09-25T20:00:00Z" w16du:dateUtc="2026-09-26T00:00:00Z"/>
        </w:trPr>
        <w:tc>
          <w:tcPr>
            <w:tcW w:w="3415" w:type="dxa"/>
          </w:tcPr>
          <w:p w14:paraId="1368CBA9" w14:textId="77777777" w:rsidR="00610BA8" w:rsidRDefault="00933976" w:rsidP="00610BA8">
            <w:pPr>
              <w:jc w:val="center"/>
              <w:rPr>
                <w:del w:id="271" w:author="Peter Mullins" w:date="2026-09-25T20:00:00Z" w16du:dateUtc="2026-09-26T00:00:00Z"/>
              </w:rPr>
            </w:pPr>
            <w:del w:id="272" w:author="Peter Mullins" w:date="2026-09-25T20:00:00Z" w16du:dateUtc="2026-09-26T00:00:00Z">
              <w:r>
                <w:delText>GB/APP</w:delText>
              </w:r>
            </w:del>
          </w:p>
        </w:tc>
        <w:tc>
          <w:tcPr>
            <w:tcW w:w="1620" w:type="dxa"/>
          </w:tcPr>
          <w:p w14:paraId="3659C6EC" w14:textId="77777777" w:rsidR="00610BA8" w:rsidRDefault="00933976" w:rsidP="00610BA8">
            <w:pPr>
              <w:jc w:val="center"/>
              <w:rPr>
                <w:del w:id="273" w:author="Peter Mullins" w:date="2026-09-25T20:00:00Z" w16du:dateUtc="2026-09-26T00:00:00Z"/>
              </w:rPr>
            </w:pPr>
            <w:del w:id="274" w:author="Peter Mullins" w:date="2026-09-25T20:00:00Z" w16du:dateUtc="2026-09-26T00:00:00Z">
              <w:r>
                <w:delText>7</w:delText>
              </w:r>
            </w:del>
          </w:p>
        </w:tc>
        <w:tc>
          <w:tcPr>
            <w:tcW w:w="4315" w:type="dxa"/>
          </w:tcPr>
          <w:p w14:paraId="2D310BE0" w14:textId="77777777" w:rsidR="00610BA8" w:rsidRDefault="00933976" w:rsidP="00610BA8">
            <w:pPr>
              <w:jc w:val="center"/>
              <w:rPr>
                <w:del w:id="275" w:author="Peter Mullins" w:date="2026-09-25T20:00:00Z" w16du:dateUtc="2026-09-26T00:00:00Z"/>
              </w:rPr>
            </w:pPr>
            <w:del w:id="276" w:author="Peter Mullins" w:date="2026-09-25T20:00:00Z" w16du:dateUtc="2026-09-26T00:00:00Z">
              <w:r>
                <w:delText>Connect to Courage event</w:delText>
              </w:r>
            </w:del>
          </w:p>
        </w:tc>
      </w:tr>
      <w:tr w:rsidR="00610BA8" w14:paraId="275A0D30" w14:textId="77777777" w:rsidTr="009D7F73">
        <w:trPr>
          <w:del w:id="277" w:author="Peter Mullins" w:date="2026-09-25T20:00:00Z" w16du:dateUtc="2026-09-26T00:00:00Z"/>
        </w:trPr>
        <w:tc>
          <w:tcPr>
            <w:tcW w:w="3415" w:type="dxa"/>
          </w:tcPr>
          <w:p w14:paraId="417DB3CB" w14:textId="77777777" w:rsidR="00610BA8" w:rsidRDefault="0034124F" w:rsidP="00610BA8">
            <w:pPr>
              <w:jc w:val="center"/>
              <w:rPr>
                <w:del w:id="278" w:author="Peter Mullins" w:date="2026-09-25T20:00:00Z" w16du:dateUtc="2026-09-26T00:00:00Z"/>
              </w:rPr>
            </w:pPr>
            <w:del w:id="279" w:author="Peter Mullins" w:date="2026-09-25T20:00:00Z" w16du:dateUtc="2026-09-26T00:00:00Z">
              <w:r>
                <w:delText>GB</w:delText>
              </w:r>
            </w:del>
          </w:p>
        </w:tc>
        <w:tc>
          <w:tcPr>
            <w:tcW w:w="1620" w:type="dxa"/>
          </w:tcPr>
          <w:p w14:paraId="0E6759ED" w14:textId="77777777" w:rsidR="00610BA8" w:rsidRDefault="0034124F" w:rsidP="00610BA8">
            <w:pPr>
              <w:jc w:val="center"/>
              <w:rPr>
                <w:del w:id="280" w:author="Peter Mullins" w:date="2026-09-25T20:00:00Z" w16du:dateUtc="2026-09-26T00:00:00Z"/>
              </w:rPr>
            </w:pPr>
            <w:del w:id="281" w:author="Peter Mullins" w:date="2026-09-25T20:00:00Z" w16du:dateUtc="2026-09-26T00:00:00Z">
              <w:r>
                <w:delText>90</w:delText>
              </w:r>
            </w:del>
          </w:p>
        </w:tc>
        <w:tc>
          <w:tcPr>
            <w:tcW w:w="4315" w:type="dxa"/>
          </w:tcPr>
          <w:p w14:paraId="2DF19125" w14:textId="77777777" w:rsidR="00610BA8" w:rsidRDefault="0034124F" w:rsidP="00610BA8">
            <w:pPr>
              <w:jc w:val="center"/>
              <w:rPr>
                <w:del w:id="282" w:author="Peter Mullins" w:date="2026-09-25T20:00:00Z" w16du:dateUtc="2026-09-26T00:00:00Z"/>
              </w:rPr>
            </w:pPr>
            <w:del w:id="283" w:author="Peter Mullins" w:date="2026-09-25T20:00:00Z" w16du:dateUtc="2026-09-26T00:00:00Z">
              <w:r>
                <w:delText>BH (30) and PC (60) Clinics</w:delText>
              </w:r>
            </w:del>
          </w:p>
        </w:tc>
      </w:tr>
      <w:tr w:rsidR="00610BA8" w14:paraId="687EFE63" w14:textId="77777777" w:rsidTr="009D7F73">
        <w:trPr>
          <w:del w:id="284" w:author="Peter Mullins" w:date="2026-09-25T20:00:00Z" w16du:dateUtc="2026-09-26T00:00:00Z"/>
        </w:trPr>
        <w:tc>
          <w:tcPr>
            <w:tcW w:w="3415" w:type="dxa"/>
          </w:tcPr>
          <w:p w14:paraId="44B8AE9F" w14:textId="77777777" w:rsidR="00610BA8" w:rsidRDefault="00333817" w:rsidP="00610BA8">
            <w:pPr>
              <w:jc w:val="center"/>
              <w:rPr>
                <w:del w:id="285" w:author="Peter Mullins" w:date="2026-09-25T20:00:00Z" w16du:dateUtc="2026-09-26T00:00:00Z"/>
              </w:rPr>
            </w:pPr>
            <w:del w:id="286" w:author="Peter Mullins" w:date="2026-09-25T20:00:00Z" w16du:dateUtc="2026-09-26T00:00:00Z">
              <w:r>
                <w:delText>GB</w:delText>
              </w:r>
            </w:del>
          </w:p>
        </w:tc>
        <w:tc>
          <w:tcPr>
            <w:tcW w:w="1620" w:type="dxa"/>
          </w:tcPr>
          <w:p w14:paraId="7C0FEED6" w14:textId="77777777" w:rsidR="00610BA8" w:rsidRDefault="00333817" w:rsidP="00610BA8">
            <w:pPr>
              <w:jc w:val="center"/>
              <w:rPr>
                <w:del w:id="287" w:author="Peter Mullins" w:date="2026-09-25T20:00:00Z" w16du:dateUtc="2026-09-26T00:00:00Z"/>
              </w:rPr>
            </w:pPr>
            <w:del w:id="288" w:author="Peter Mullins" w:date="2026-09-25T20:00:00Z" w16du:dateUtc="2026-09-26T00:00:00Z">
              <w:r>
                <w:delText>20</w:delText>
              </w:r>
            </w:del>
          </w:p>
        </w:tc>
        <w:tc>
          <w:tcPr>
            <w:tcW w:w="4315" w:type="dxa"/>
          </w:tcPr>
          <w:p w14:paraId="0A4A8939" w14:textId="77777777" w:rsidR="00610BA8" w:rsidRDefault="00333817" w:rsidP="00610BA8">
            <w:pPr>
              <w:jc w:val="center"/>
              <w:rPr>
                <w:del w:id="289" w:author="Peter Mullins" w:date="2026-09-25T20:00:00Z" w16du:dateUtc="2026-09-26T00:00:00Z"/>
              </w:rPr>
            </w:pPr>
            <w:del w:id="290" w:author="Peter Mullins" w:date="2026-09-25T20:00:00Z" w16du:dateUtc="2026-09-26T00:00:00Z">
              <w:r>
                <w:delText>Surgery</w:delText>
              </w:r>
            </w:del>
          </w:p>
        </w:tc>
      </w:tr>
      <w:tr w:rsidR="00143CA9" w14:paraId="477AD953" w14:textId="77777777" w:rsidTr="009D7F73">
        <w:trPr>
          <w:del w:id="291" w:author="Peter Mullins" w:date="2026-09-25T20:00:00Z" w16du:dateUtc="2026-09-26T00:00:00Z"/>
        </w:trPr>
        <w:tc>
          <w:tcPr>
            <w:tcW w:w="3415" w:type="dxa"/>
          </w:tcPr>
          <w:p w14:paraId="6AF1FC05" w14:textId="77777777" w:rsidR="00143CA9" w:rsidRDefault="00143CA9" w:rsidP="00143CA9">
            <w:pPr>
              <w:jc w:val="center"/>
              <w:rPr>
                <w:del w:id="292" w:author="Peter Mullins" w:date="2026-09-25T20:00:00Z" w16du:dateUtc="2026-09-26T00:00:00Z"/>
              </w:rPr>
            </w:pPr>
            <w:del w:id="293" w:author="Peter Mullins" w:date="2026-09-25T20:00:00Z" w16du:dateUtc="2026-09-26T00:00:00Z">
              <w:r>
                <w:delText>GB</w:delText>
              </w:r>
            </w:del>
          </w:p>
        </w:tc>
        <w:tc>
          <w:tcPr>
            <w:tcW w:w="1620" w:type="dxa"/>
          </w:tcPr>
          <w:p w14:paraId="605E46C6" w14:textId="77777777" w:rsidR="00143CA9" w:rsidRDefault="00143CA9" w:rsidP="00143CA9">
            <w:pPr>
              <w:jc w:val="center"/>
              <w:rPr>
                <w:del w:id="294" w:author="Peter Mullins" w:date="2026-09-25T20:00:00Z" w16du:dateUtc="2026-09-26T00:00:00Z"/>
              </w:rPr>
            </w:pPr>
            <w:del w:id="295" w:author="Peter Mullins" w:date="2026-09-25T20:00:00Z" w16du:dateUtc="2026-09-26T00:00:00Z">
              <w:r>
                <w:delText>90</w:delText>
              </w:r>
            </w:del>
          </w:p>
        </w:tc>
        <w:tc>
          <w:tcPr>
            <w:tcW w:w="4315" w:type="dxa"/>
          </w:tcPr>
          <w:p w14:paraId="1BCDF69E" w14:textId="77777777" w:rsidR="00143CA9" w:rsidRDefault="00143CA9" w:rsidP="00143CA9">
            <w:pPr>
              <w:jc w:val="center"/>
              <w:rPr>
                <w:del w:id="296" w:author="Peter Mullins" w:date="2026-09-25T20:00:00Z" w16du:dateUtc="2026-09-26T00:00:00Z"/>
              </w:rPr>
            </w:pPr>
            <w:del w:id="297" w:author="Peter Mullins" w:date="2026-09-25T20:00:00Z" w16du:dateUtc="2026-09-26T00:00:00Z">
              <w:r>
                <w:delText>BH (30) and PC (60) Clinics</w:delText>
              </w:r>
            </w:del>
          </w:p>
        </w:tc>
      </w:tr>
      <w:tr w:rsidR="00143CA9" w14:paraId="4E1F3CE7" w14:textId="77777777" w:rsidTr="009D7F73">
        <w:trPr>
          <w:del w:id="298" w:author="Peter Mullins" w:date="2026-09-25T20:00:00Z" w16du:dateUtc="2026-09-26T00:00:00Z"/>
        </w:trPr>
        <w:tc>
          <w:tcPr>
            <w:tcW w:w="3415" w:type="dxa"/>
          </w:tcPr>
          <w:p w14:paraId="4EF01B65" w14:textId="77777777" w:rsidR="00143CA9" w:rsidRDefault="006F0BA5" w:rsidP="00143CA9">
            <w:pPr>
              <w:jc w:val="center"/>
              <w:rPr>
                <w:del w:id="299" w:author="Peter Mullins" w:date="2026-09-25T20:00:00Z" w16du:dateUtc="2026-09-26T00:00:00Z"/>
              </w:rPr>
            </w:pPr>
            <w:del w:id="300" w:author="Peter Mullins" w:date="2026-09-25T20:00:00Z" w16du:dateUtc="2026-09-26T00:00:00Z">
              <w:r>
                <w:delText>GB</w:delText>
              </w:r>
            </w:del>
          </w:p>
        </w:tc>
        <w:tc>
          <w:tcPr>
            <w:tcW w:w="1620" w:type="dxa"/>
          </w:tcPr>
          <w:p w14:paraId="6C57CE27" w14:textId="77777777" w:rsidR="00143CA9" w:rsidRDefault="006F0BA5" w:rsidP="00143CA9">
            <w:pPr>
              <w:jc w:val="center"/>
              <w:rPr>
                <w:del w:id="301" w:author="Peter Mullins" w:date="2026-09-25T20:00:00Z" w16du:dateUtc="2026-09-26T00:00:00Z"/>
              </w:rPr>
            </w:pPr>
            <w:del w:id="302" w:author="Peter Mullins" w:date="2026-09-25T20:00:00Z" w16du:dateUtc="2026-09-26T00:00:00Z">
              <w:r>
                <w:delText>90</w:delText>
              </w:r>
            </w:del>
          </w:p>
        </w:tc>
        <w:tc>
          <w:tcPr>
            <w:tcW w:w="4315" w:type="dxa"/>
          </w:tcPr>
          <w:p w14:paraId="7F8C8D8C" w14:textId="77777777" w:rsidR="006F0BA5" w:rsidRDefault="006F0BA5" w:rsidP="006F0BA5">
            <w:pPr>
              <w:jc w:val="center"/>
              <w:rPr>
                <w:del w:id="303" w:author="Peter Mullins" w:date="2026-09-25T20:00:00Z" w16du:dateUtc="2026-09-26T00:00:00Z"/>
              </w:rPr>
            </w:pPr>
            <w:del w:id="304" w:author="Peter Mullins" w:date="2026-09-25T20:00:00Z" w16du:dateUtc="2026-09-26T00:00:00Z">
              <w:r>
                <w:delText>BH (30) and PC (60)</w:delText>
              </w:r>
            </w:del>
          </w:p>
        </w:tc>
      </w:tr>
      <w:tr w:rsidR="00143CA9" w14:paraId="112FD582" w14:textId="77777777" w:rsidTr="009D7F73">
        <w:trPr>
          <w:del w:id="305" w:author="Peter Mullins" w:date="2026-09-25T20:00:00Z" w16du:dateUtc="2026-09-26T00:00:00Z"/>
        </w:trPr>
        <w:tc>
          <w:tcPr>
            <w:tcW w:w="3415" w:type="dxa"/>
          </w:tcPr>
          <w:p w14:paraId="1F704C4D" w14:textId="77777777" w:rsidR="00143CA9" w:rsidRDefault="006F0BA5" w:rsidP="00143CA9">
            <w:pPr>
              <w:jc w:val="center"/>
              <w:rPr>
                <w:del w:id="306" w:author="Peter Mullins" w:date="2026-09-25T20:00:00Z" w16du:dateUtc="2026-09-26T00:00:00Z"/>
              </w:rPr>
            </w:pPr>
            <w:del w:id="307" w:author="Peter Mullins" w:date="2026-09-25T20:00:00Z" w16du:dateUtc="2026-09-26T00:00:00Z">
              <w:r>
                <w:delText>GB</w:delText>
              </w:r>
            </w:del>
          </w:p>
        </w:tc>
        <w:tc>
          <w:tcPr>
            <w:tcW w:w="1620" w:type="dxa"/>
          </w:tcPr>
          <w:p w14:paraId="322BEC68" w14:textId="77777777" w:rsidR="00143CA9" w:rsidRDefault="006F0BA5" w:rsidP="00143CA9">
            <w:pPr>
              <w:jc w:val="center"/>
              <w:rPr>
                <w:del w:id="308" w:author="Peter Mullins" w:date="2026-09-25T20:00:00Z" w16du:dateUtc="2026-09-26T00:00:00Z"/>
              </w:rPr>
            </w:pPr>
            <w:del w:id="309" w:author="Peter Mullins" w:date="2026-09-25T20:00:00Z" w16du:dateUtc="2026-09-26T00:00:00Z">
              <w:r>
                <w:delText>20</w:delText>
              </w:r>
            </w:del>
          </w:p>
        </w:tc>
        <w:tc>
          <w:tcPr>
            <w:tcW w:w="4315" w:type="dxa"/>
          </w:tcPr>
          <w:p w14:paraId="5A1921BA" w14:textId="77777777" w:rsidR="00143CA9" w:rsidRDefault="006F0BA5" w:rsidP="00143CA9">
            <w:pPr>
              <w:jc w:val="center"/>
              <w:rPr>
                <w:del w:id="310" w:author="Peter Mullins" w:date="2026-09-25T20:00:00Z" w16du:dateUtc="2026-09-26T00:00:00Z"/>
              </w:rPr>
            </w:pPr>
            <w:del w:id="311" w:author="Peter Mullins" w:date="2026-09-25T20:00:00Z" w16du:dateUtc="2026-09-26T00:00:00Z">
              <w:r>
                <w:delText>Dental Clinic</w:delText>
              </w:r>
            </w:del>
          </w:p>
        </w:tc>
      </w:tr>
      <w:tr w:rsidR="00143CA9" w14:paraId="73099BA0" w14:textId="77777777" w:rsidTr="009D7F73">
        <w:trPr>
          <w:del w:id="312" w:author="Peter Mullins" w:date="2026-09-25T20:00:00Z" w16du:dateUtc="2026-09-26T00:00:00Z"/>
        </w:trPr>
        <w:tc>
          <w:tcPr>
            <w:tcW w:w="3415" w:type="dxa"/>
          </w:tcPr>
          <w:p w14:paraId="731E9625" w14:textId="77777777" w:rsidR="00143CA9" w:rsidRDefault="006F0BA5" w:rsidP="00143CA9">
            <w:pPr>
              <w:jc w:val="center"/>
              <w:rPr>
                <w:del w:id="313" w:author="Peter Mullins" w:date="2026-09-25T20:00:00Z" w16du:dateUtc="2026-09-26T00:00:00Z"/>
              </w:rPr>
            </w:pPr>
            <w:del w:id="314" w:author="Peter Mullins" w:date="2026-09-25T20:00:00Z" w16du:dateUtc="2026-09-26T00:00:00Z">
              <w:r>
                <w:delText>CLEV</w:delText>
              </w:r>
            </w:del>
          </w:p>
        </w:tc>
        <w:tc>
          <w:tcPr>
            <w:tcW w:w="1620" w:type="dxa"/>
          </w:tcPr>
          <w:p w14:paraId="7772F2F0" w14:textId="77777777" w:rsidR="00143CA9" w:rsidRDefault="006F0BA5" w:rsidP="00143CA9">
            <w:pPr>
              <w:jc w:val="center"/>
              <w:rPr>
                <w:del w:id="315" w:author="Peter Mullins" w:date="2026-09-25T20:00:00Z" w16du:dateUtc="2026-09-26T00:00:00Z"/>
              </w:rPr>
            </w:pPr>
            <w:del w:id="316" w:author="Peter Mullins" w:date="2026-09-25T20:00:00Z" w16du:dateUtc="2026-09-26T00:00:00Z">
              <w:r>
                <w:delText>200</w:delText>
              </w:r>
            </w:del>
          </w:p>
        </w:tc>
        <w:tc>
          <w:tcPr>
            <w:tcW w:w="4315" w:type="dxa"/>
          </w:tcPr>
          <w:p w14:paraId="0FDED7CD" w14:textId="77777777" w:rsidR="00143CA9" w:rsidRDefault="006F0BA5" w:rsidP="00143CA9">
            <w:pPr>
              <w:jc w:val="center"/>
              <w:rPr>
                <w:del w:id="317" w:author="Peter Mullins" w:date="2026-09-25T20:00:00Z" w16du:dateUtc="2026-09-26T00:00:00Z"/>
              </w:rPr>
            </w:pPr>
            <w:del w:id="318" w:author="Peter Mullins" w:date="2026-09-25T20:00:00Z" w16du:dateUtc="2026-09-26T00:00:00Z">
              <w:r>
                <w:delText>MH</w:delText>
              </w:r>
            </w:del>
          </w:p>
        </w:tc>
      </w:tr>
      <w:tr w:rsidR="00143CA9" w14:paraId="25AF71EE" w14:textId="77777777" w:rsidTr="009D7F73">
        <w:trPr>
          <w:del w:id="319" w:author="Peter Mullins" w:date="2026-09-25T20:00:00Z" w16du:dateUtc="2026-09-26T00:00:00Z"/>
        </w:trPr>
        <w:tc>
          <w:tcPr>
            <w:tcW w:w="3415" w:type="dxa"/>
          </w:tcPr>
          <w:p w14:paraId="52A44641" w14:textId="77777777" w:rsidR="00143CA9" w:rsidRDefault="003B7B7B" w:rsidP="00143CA9">
            <w:pPr>
              <w:jc w:val="center"/>
              <w:rPr>
                <w:del w:id="320" w:author="Peter Mullins" w:date="2026-09-25T20:00:00Z" w16du:dateUtc="2026-09-26T00:00:00Z"/>
              </w:rPr>
            </w:pPr>
            <w:del w:id="321" w:author="Peter Mullins" w:date="2026-09-25T20:00:00Z" w16du:dateUtc="2026-09-26T00:00:00Z">
              <w:r>
                <w:delText>APP</w:delText>
              </w:r>
            </w:del>
          </w:p>
        </w:tc>
        <w:tc>
          <w:tcPr>
            <w:tcW w:w="1620" w:type="dxa"/>
          </w:tcPr>
          <w:p w14:paraId="0328127E" w14:textId="77777777" w:rsidR="00143CA9" w:rsidRDefault="003B7B7B" w:rsidP="00143CA9">
            <w:pPr>
              <w:jc w:val="center"/>
              <w:rPr>
                <w:del w:id="322" w:author="Peter Mullins" w:date="2026-09-25T20:00:00Z" w16du:dateUtc="2026-09-26T00:00:00Z"/>
              </w:rPr>
            </w:pPr>
            <w:del w:id="323" w:author="Peter Mullins" w:date="2026-09-25T20:00:00Z" w16du:dateUtc="2026-09-26T00:00:00Z">
              <w:r>
                <w:delText>25</w:delText>
              </w:r>
            </w:del>
          </w:p>
        </w:tc>
        <w:tc>
          <w:tcPr>
            <w:tcW w:w="4315" w:type="dxa"/>
          </w:tcPr>
          <w:p w14:paraId="335A2E50" w14:textId="77777777" w:rsidR="00143CA9" w:rsidRDefault="003B7B7B" w:rsidP="00143CA9">
            <w:pPr>
              <w:jc w:val="center"/>
              <w:rPr>
                <w:del w:id="324" w:author="Peter Mullins" w:date="2026-09-25T20:00:00Z" w16du:dateUtc="2026-09-26T00:00:00Z"/>
              </w:rPr>
            </w:pPr>
            <w:del w:id="325" w:author="Peter Mullins" w:date="2026-09-25T20:00:00Z" w16du:dateUtc="2026-09-26T00:00:00Z">
              <w:r>
                <w:delText>PCMHI</w:delText>
              </w:r>
            </w:del>
          </w:p>
        </w:tc>
      </w:tr>
      <w:tr w:rsidR="00143CA9" w14:paraId="610C99B2" w14:textId="77777777" w:rsidTr="009D7F73">
        <w:trPr>
          <w:del w:id="326" w:author="Peter Mullins" w:date="2026-09-25T20:00:00Z" w16du:dateUtc="2026-09-26T00:00:00Z"/>
        </w:trPr>
        <w:tc>
          <w:tcPr>
            <w:tcW w:w="3415" w:type="dxa"/>
          </w:tcPr>
          <w:p w14:paraId="56B29126" w14:textId="77777777" w:rsidR="00143CA9" w:rsidRDefault="007315A5" w:rsidP="00143CA9">
            <w:pPr>
              <w:jc w:val="center"/>
              <w:rPr>
                <w:del w:id="327" w:author="Peter Mullins" w:date="2026-09-25T20:00:00Z" w16du:dateUtc="2026-09-26T00:00:00Z"/>
              </w:rPr>
            </w:pPr>
            <w:del w:id="328" w:author="Peter Mullins" w:date="2026-09-25T20:00:00Z" w16du:dateUtc="2026-09-26T00:00:00Z">
              <w:r>
                <w:delText>GB</w:delText>
              </w:r>
            </w:del>
          </w:p>
        </w:tc>
        <w:tc>
          <w:tcPr>
            <w:tcW w:w="1620" w:type="dxa"/>
          </w:tcPr>
          <w:p w14:paraId="1B7748E8" w14:textId="77777777" w:rsidR="00143CA9" w:rsidRDefault="007315A5" w:rsidP="00143CA9">
            <w:pPr>
              <w:jc w:val="center"/>
              <w:rPr>
                <w:del w:id="329" w:author="Peter Mullins" w:date="2026-09-25T20:00:00Z" w16du:dateUtc="2026-09-26T00:00:00Z"/>
              </w:rPr>
            </w:pPr>
            <w:del w:id="330" w:author="Peter Mullins" w:date="2026-09-25T20:00:00Z" w16du:dateUtc="2026-09-26T00:00:00Z">
              <w:r>
                <w:delText>15</w:delText>
              </w:r>
            </w:del>
          </w:p>
        </w:tc>
        <w:tc>
          <w:tcPr>
            <w:tcW w:w="4315" w:type="dxa"/>
          </w:tcPr>
          <w:p w14:paraId="4A34A78D" w14:textId="77777777" w:rsidR="00143CA9" w:rsidRDefault="007315A5" w:rsidP="00143CA9">
            <w:pPr>
              <w:jc w:val="center"/>
              <w:rPr>
                <w:del w:id="331" w:author="Peter Mullins" w:date="2026-09-25T20:00:00Z" w16du:dateUtc="2026-09-26T00:00:00Z"/>
              </w:rPr>
            </w:pPr>
            <w:del w:id="332" w:author="Peter Mullins" w:date="2026-09-25T20:00:00Z" w16du:dateUtc="2026-09-26T00:00:00Z">
              <w:r>
                <w:delText>Oncology</w:delText>
              </w:r>
            </w:del>
          </w:p>
        </w:tc>
      </w:tr>
      <w:tr w:rsidR="007315A5" w14:paraId="76CD81E0" w14:textId="77777777" w:rsidTr="009D7F73">
        <w:trPr>
          <w:del w:id="333" w:author="Peter Mullins" w:date="2026-09-25T20:00:00Z" w16du:dateUtc="2026-09-26T00:00:00Z"/>
        </w:trPr>
        <w:tc>
          <w:tcPr>
            <w:tcW w:w="3415" w:type="dxa"/>
          </w:tcPr>
          <w:p w14:paraId="3B713AD3" w14:textId="77777777" w:rsidR="007315A5" w:rsidRDefault="007315A5" w:rsidP="007315A5">
            <w:pPr>
              <w:jc w:val="center"/>
              <w:rPr>
                <w:del w:id="334" w:author="Peter Mullins" w:date="2026-09-25T20:00:00Z" w16du:dateUtc="2026-09-26T00:00:00Z"/>
              </w:rPr>
            </w:pPr>
            <w:del w:id="335" w:author="Peter Mullins" w:date="2026-09-25T20:00:00Z" w16du:dateUtc="2026-09-26T00:00:00Z">
              <w:r>
                <w:delText>GB</w:delText>
              </w:r>
            </w:del>
          </w:p>
        </w:tc>
        <w:tc>
          <w:tcPr>
            <w:tcW w:w="1620" w:type="dxa"/>
          </w:tcPr>
          <w:p w14:paraId="01EA7F7B" w14:textId="77777777" w:rsidR="007315A5" w:rsidRDefault="007315A5" w:rsidP="007315A5">
            <w:pPr>
              <w:jc w:val="center"/>
              <w:rPr>
                <w:del w:id="336" w:author="Peter Mullins" w:date="2026-09-25T20:00:00Z" w16du:dateUtc="2026-09-26T00:00:00Z"/>
              </w:rPr>
            </w:pPr>
            <w:del w:id="337" w:author="Peter Mullins" w:date="2026-09-25T20:00:00Z" w16du:dateUtc="2026-09-26T00:00:00Z">
              <w:r>
                <w:delText>90</w:delText>
              </w:r>
            </w:del>
          </w:p>
        </w:tc>
        <w:tc>
          <w:tcPr>
            <w:tcW w:w="4315" w:type="dxa"/>
          </w:tcPr>
          <w:p w14:paraId="1C294875" w14:textId="77777777" w:rsidR="007315A5" w:rsidRDefault="007315A5" w:rsidP="007315A5">
            <w:pPr>
              <w:jc w:val="center"/>
              <w:rPr>
                <w:del w:id="338" w:author="Peter Mullins" w:date="2026-09-25T20:00:00Z" w16du:dateUtc="2026-09-26T00:00:00Z"/>
              </w:rPr>
            </w:pPr>
            <w:del w:id="339" w:author="Peter Mullins" w:date="2026-09-25T20:00:00Z" w16du:dateUtc="2026-09-26T00:00:00Z">
              <w:r>
                <w:delText>BH (30) and PC (60) Clinics</w:delText>
              </w:r>
            </w:del>
          </w:p>
        </w:tc>
      </w:tr>
      <w:tr w:rsidR="007315A5" w14:paraId="0F50C619" w14:textId="77777777" w:rsidTr="009D7F73">
        <w:trPr>
          <w:del w:id="340" w:author="Peter Mullins" w:date="2026-09-25T20:00:00Z" w16du:dateUtc="2026-09-26T00:00:00Z"/>
        </w:trPr>
        <w:tc>
          <w:tcPr>
            <w:tcW w:w="3415" w:type="dxa"/>
          </w:tcPr>
          <w:p w14:paraId="44FC6942" w14:textId="77777777" w:rsidR="007315A5" w:rsidRDefault="007315A5" w:rsidP="007315A5">
            <w:pPr>
              <w:jc w:val="center"/>
              <w:rPr>
                <w:del w:id="341" w:author="Peter Mullins" w:date="2026-09-25T20:00:00Z" w16du:dateUtc="2026-09-26T00:00:00Z"/>
              </w:rPr>
            </w:pPr>
            <w:del w:id="342" w:author="Peter Mullins" w:date="2026-09-25T20:00:00Z" w16du:dateUtc="2026-09-26T00:00:00Z">
              <w:r>
                <w:delText>GB</w:delText>
              </w:r>
            </w:del>
          </w:p>
        </w:tc>
        <w:tc>
          <w:tcPr>
            <w:tcW w:w="1620" w:type="dxa"/>
          </w:tcPr>
          <w:p w14:paraId="225EDE9F" w14:textId="77777777" w:rsidR="007315A5" w:rsidRDefault="007315A5" w:rsidP="007315A5">
            <w:pPr>
              <w:jc w:val="center"/>
              <w:rPr>
                <w:del w:id="343" w:author="Peter Mullins" w:date="2026-09-25T20:00:00Z" w16du:dateUtc="2026-09-26T00:00:00Z"/>
              </w:rPr>
            </w:pPr>
            <w:del w:id="344" w:author="Peter Mullins" w:date="2026-09-25T20:00:00Z" w16du:dateUtc="2026-09-26T00:00:00Z">
              <w:r>
                <w:delText>135</w:delText>
              </w:r>
            </w:del>
          </w:p>
        </w:tc>
        <w:tc>
          <w:tcPr>
            <w:tcW w:w="4315" w:type="dxa"/>
          </w:tcPr>
          <w:p w14:paraId="2C8F44D7" w14:textId="77777777" w:rsidR="007315A5" w:rsidRDefault="007315A5" w:rsidP="007315A5">
            <w:pPr>
              <w:jc w:val="center"/>
              <w:rPr>
                <w:del w:id="345" w:author="Peter Mullins" w:date="2026-09-25T20:00:00Z" w16du:dateUtc="2026-09-26T00:00:00Z"/>
              </w:rPr>
            </w:pPr>
            <w:del w:id="346" w:author="Peter Mullins" w:date="2026-09-25T20:00:00Z" w16du:dateUtc="2026-09-26T00:00:00Z">
              <w:r>
                <w:delText>BH (60) and PC (75) Clinics</w:delText>
              </w:r>
            </w:del>
          </w:p>
        </w:tc>
      </w:tr>
      <w:tr w:rsidR="007315A5" w14:paraId="156BF602" w14:textId="77777777" w:rsidTr="009D7F73">
        <w:trPr>
          <w:del w:id="347" w:author="Peter Mullins" w:date="2026-09-25T20:00:00Z" w16du:dateUtc="2026-09-26T00:00:00Z"/>
        </w:trPr>
        <w:tc>
          <w:tcPr>
            <w:tcW w:w="3415" w:type="dxa"/>
          </w:tcPr>
          <w:p w14:paraId="28CC6654" w14:textId="77777777" w:rsidR="007315A5" w:rsidRDefault="002D0DB5" w:rsidP="007315A5">
            <w:pPr>
              <w:jc w:val="center"/>
              <w:rPr>
                <w:del w:id="348" w:author="Peter Mullins" w:date="2026-09-25T20:00:00Z" w16du:dateUtc="2026-09-26T00:00:00Z"/>
              </w:rPr>
            </w:pPr>
            <w:del w:id="349" w:author="Peter Mullins" w:date="2026-09-25T20:00:00Z" w16du:dateUtc="2026-09-26T00:00:00Z">
              <w:r>
                <w:delText>CLEV</w:delText>
              </w:r>
            </w:del>
          </w:p>
        </w:tc>
        <w:tc>
          <w:tcPr>
            <w:tcW w:w="1620" w:type="dxa"/>
          </w:tcPr>
          <w:p w14:paraId="447E75AA" w14:textId="77777777" w:rsidR="007315A5" w:rsidRDefault="002D0DB5" w:rsidP="007315A5">
            <w:pPr>
              <w:jc w:val="center"/>
              <w:rPr>
                <w:del w:id="350" w:author="Peter Mullins" w:date="2026-09-25T20:00:00Z" w16du:dateUtc="2026-09-26T00:00:00Z"/>
              </w:rPr>
            </w:pPr>
            <w:del w:id="351" w:author="Peter Mullins" w:date="2026-09-25T20:00:00Z" w16du:dateUtc="2026-09-26T00:00:00Z">
              <w:r>
                <w:delText>27</w:delText>
              </w:r>
            </w:del>
          </w:p>
        </w:tc>
        <w:tc>
          <w:tcPr>
            <w:tcW w:w="4315" w:type="dxa"/>
          </w:tcPr>
          <w:p w14:paraId="4274C9BB" w14:textId="77777777" w:rsidR="007315A5" w:rsidRDefault="002D0DB5" w:rsidP="007315A5">
            <w:pPr>
              <w:jc w:val="center"/>
              <w:rPr>
                <w:del w:id="352" w:author="Peter Mullins" w:date="2026-09-25T20:00:00Z" w16du:dateUtc="2026-09-26T00:00:00Z"/>
              </w:rPr>
            </w:pPr>
            <w:del w:id="353" w:author="Peter Mullins" w:date="2026-09-25T20:00:00Z" w16du:dateUtc="2026-09-26T00:00:00Z">
              <w:r>
                <w:delText>PC</w:delText>
              </w:r>
            </w:del>
          </w:p>
        </w:tc>
      </w:tr>
      <w:tr w:rsidR="007315A5" w14:paraId="06B73D38" w14:textId="77777777" w:rsidTr="009D7F73">
        <w:trPr>
          <w:del w:id="354" w:author="Peter Mullins" w:date="2026-09-25T20:00:00Z" w16du:dateUtc="2026-09-26T00:00:00Z"/>
        </w:trPr>
        <w:tc>
          <w:tcPr>
            <w:tcW w:w="3415" w:type="dxa"/>
          </w:tcPr>
          <w:p w14:paraId="69C973DB" w14:textId="77777777" w:rsidR="007315A5" w:rsidRDefault="008F0502" w:rsidP="007315A5">
            <w:pPr>
              <w:jc w:val="center"/>
              <w:rPr>
                <w:del w:id="355" w:author="Peter Mullins" w:date="2026-09-25T20:00:00Z" w16du:dateUtc="2026-09-26T00:00:00Z"/>
              </w:rPr>
            </w:pPr>
            <w:del w:id="356" w:author="Peter Mullins" w:date="2026-09-25T20:00:00Z" w16du:dateUtc="2026-09-26T00:00:00Z">
              <w:r>
                <w:delText>GB</w:delText>
              </w:r>
            </w:del>
          </w:p>
        </w:tc>
        <w:tc>
          <w:tcPr>
            <w:tcW w:w="1620" w:type="dxa"/>
          </w:tcPr>
          <w:p w14:paraId="706E7D2F" w14:textId="77777777" w:rsidR="007315A5" w:rsidRDefault="008F0502" w:rsidP="007315A5">
            <w:pPr>
              <w:jc w:val="center"/>
              <w:rPr>
                <w:del w:id="357" w:author="Peter Mullins" w:date="2026-09-25T20:00:00Z" w16du:dateUtc="2026-09-26T00:00:00Z"/>
              </w:rPr>
            </w:pPr>
            <w:del w:id="358" w:author="Peter Mullins" w:date="2026-09-25T20:00:00Z" w16du:dateUtc="2026-09-26T00:00:00Z">
              <w:r>
                <w:delText>130</w:delText>
              </w:r>
            </w:del>
          </w:p>
        </w:tc>
        <w:tc>
          <w:tcPr>
            <w:tcW w:w="4315" w:type="dxa"/>
          </w:tcPr>
          <w:p w14:paraId="59C5721A" w14:textId="77777777" w:rsidR="007315A5" w:rsidRDefault="008F0502" w:rsidP="007315A5">
            <w:pPr>
              <w:jc w:val="center"/>
              <w:rPr>
                <w:del w:id="359" w:author="Peter Mullins" w:date="2026-09-25T20:00:00Z" w16du:dateUtc="2026-09-26T00:00:00Z"/>
              </w:rPr>
            </w:pPr>
            <w:del w:id="360" w:author="Peter Mullins" w:date="2026-09-25T20:00:00Z" w16du:dateUtc="2026-09-26T00:00:00Z">
              <w:r>
                <w:delText>BH (50), PC (60), &amp; Eye/Pulmonary (20) Clinics</w:delText>
              </w:r>
            </w:del>
          </w:p>
        </w:tc>
      </w:tr>
      <w:tr w:rsidR="007315A5" w14:paraId="56392A73" w14:textId="77777777" w:rsidTr="009D7F73">
        <w:trPr>
          <w:del w:id="361" w:author="Peter Mullins" w:date="2026-09-25T20:00:00Z" w16du:dateUtc="2026-09-26T00:00:00Z"/>
        </w:trPr>
        <w:tc>
          <w:tcPr>
            <w:tcW w:w="3415" w:type="dxa"/>
          </w:tcPr>
          <w:p w14:paraId="3EB444CB" w14:textId="77777777" w:rsidR="007315A5" w:rsidRDefault="00677D59" w:rsidP="007315A5">
            <w:pPr>
              <w:jc w:val="center"/>
              <w:rPr>
                <w:del w:id="362" w:author="Peter Mullins" w:date="2026-09-25T20:00:00Z" w16du:dateUtc="2026-09-26T00:00:00Z"/>
              </w:rPr>
            </w:pPr>
            <w:del w:id="363" w:author="Peter Mullins" w:date="2026-09-25T20:00:00Z" w16du:dateUtc="2026-09-26T00:00:00Z">
              <w:r>
                <w:delText>GB</w:delText>
              </w:r>
            </w:del>
          </w:p>
        </w:tc>
        <w:tc>
          <w:tcPr>
            <w:tcW w:w="1620" w:type="dxa"/>
          </w:tcPr>
          <w:p w14:paraId="24BFE31C" w14:textId="77777777" w:rsidR="007315A5" w:rsidRDefault="00677D59" w:rsidP="007315A5">
            <w:pPr>
              <w:jc w:val="center"/>
              <w:rPr>
                <w:del w:id="364" w:author="Peter Mullins" w:date="2026-09-25T20:00:00Z" w16du:dateUtc="2026-09-26T00:00:00Z"/>
              </w:rPr>
            </w:pPr>
            <w:del w:id="365" w:author="Peter Mullins" w:date="2026-09-25T20:00:00Z" w16du:dateUtc="2026-09-26T00:00:00Z">
              <w:r>
                <w:delText>20</w:delText>
              </w:r>
            </w:del>
          </w:p>
        </w:tc>
        <w:tc>
          <w:tcPr>
            <w:tcW w:w="4315" w:type="dxa"/>
          </w:tcPr>
          <w:p w14:paraId="707867F6" w14:textId="77777777" w:rsidR="007315A5" w:rsidRDefault="00677D59" w:rsidP="007315A5">
            <w:pPr>
              <w:jc w:val="center"/>
              <w:rPr>
                <w:del w:id="366" w:author="Peter Mullins" w:date="2026-09-25T20:00:00Z" w16du:dateUtc="2026-09-26T00:00:00Z"/>
              </w:rPr>
            </w:pPr>
            <w:del w:id="367" w:author="Peter Mullins" w:date="2026-09-25T20:00:00Z" w16du:dateUtc="2026-09-26T00:00:00Z">
              <w:r>
                <w:delText>Eligibility</w:delText>
              </w:r>
            </w:del>
          </w:p>
        </w:tc>
      </w:tr>
      <w:tr w:rsidR="007315A5" w14:paraId="374569C3" w14:textId="77777777" w:rsidTr="009D7F73">
        <w:trPr>
          <w:del w:id="368" w:author="Peter Mullins" w:date="2026-09-25T20:00:00Z" w16du:dateUtc="2026-09-26T00:00:00Z"/>
        </w:trPr>
        <w:tc>
          <w:tcPr>
            <w:tcW w:w="3415" w:type="dxa"/>
          </w:tcPr>
          <w:p w14:paraId="6A1E4EC6" w14:textId="77777777" w:rsidR="007315A5" w:rsidRDefault="006450EB" w:rsidP="007315A5">
            <w:pPr>
              <w:jc w:val="center"/>
              <w:rPr>
                <w:del w:id="369" w:author="Peter Mullins" w:date="2026-09-25T20:00:00Z" w16du:dateUtc="2026-09-26T00:00:00Z"/>
              </w:rPr>
            </w:pPr>
            <w:del w:id="370" w:author="Peter Mullins" w:date="2026-09-25T20:00:00Z" w16du:dateUtc="2026-09-26T00:00:00Z">
              <w:r>
                <w:delText>GB</w:delText>
              </w:r>
            </w:del>
          </w:p>
        </w:tc>
        <w:tc>
          <w:tcPr>
            <w:tcW w:w="1620" w:type="dxa"/>
          </w:tcPr>
          <w:p w14:paraId="27C0E955" w14:textId="77777777" w:rsidR="007315A5" w:rsidRDefault="006450EB" w:rsidP="007315A5">
            <w:pPr>
              <w:jc w:val="center"/>
              <w:rPr>
                <w:del w:id="371" w:author="Peter Mullins" w:date="2026-09-25T20:00:00Z" w16du:dateUtc="2026-09-26T00:00:00Z"/>
              </w:rPr>
            </w:pPr>
            <w:del w:id="372" w:author="Peter Mullins" w:date="2026-09-25T20:00:00Z" w16du:dateUtc="2026-09-26T00:00:00Z">
              <w:r>
                <w:delText>45</w:delText>
              </w:r>
            </w:del>
          </w:p>
        </w:tc>
        <w:tc>
          <w:tcPr>
            <w:tcW w:w="4315" w:type="dxa"/>
          </w:tcPr>
          <w:p w14:paraId="2EC42ED5" w14:textId="77777777" w:rsidR="007315A5" w:rsidRDefault="006450EB" w:rsidP="007315A5">
            <w:pPr>
              <w:jc w:val="center"/>
              <w:rPr>
                <w:del w:id="373" w:author="Peter Mullins" w:date="2026-09-25T20:00:00Z" w16du:dateUtc="2026-09-26T00:00:00Z"/>
              </w:rPr>
            </w:pPr>
            <w:del w:id="374" w:author="Peter Mullins" w:date="2026-09-25T20:00:00Z" w16du:dateUtc="2026-09-26T00:00:00Z">
              <w:r>
                <w:delText>Eye/Pulmonary (15), Dental (15), &amp; Surgery (15) Clinics</w:delText>
              </w:r>
            </w:del>
          </w:p>
        </w:tc>
      </w:tr>
      <w:tr w:rsidR="007315A5" w14:paraId="6F3D6A70" w14:textId="77777777" w:rsidTr="009D7F73">
        <w:trPr>
          <w:del w:id="375" w:author="Peter Mullins" w:date="2026-09-25T20:00:00Z" w16du:dateUtc="2026-09-26T00:00:00Z"/>
        </w:trPr>
        <w:tc>
          <w:tcPr>
            <w:tcW w:w="3415" w:type="dxa"/>
          </w:tcPr>
          <w:p w14:paraId="7CF72325" w14:textId="77777777" w:rsidR="007315A5" w:rsidRDefault="00B6037E" w:rsidP="007315A5">
            <w:pPr>
              <w:jc w:val="center"/>
              <w:rPr>
                <w:del w:id="376" w:author="Peter Mullins" w:date="2026-09-25T20:00:00Z" w16du:dateUtc="2026-09-26T00:00:00Z"/>
              </w:rPr>
            </w:pPr>
            <w:del w:id="377" w:author="Peter Mullins" w:date="2026-09-25T20:00:00Z" w16du:dateUtc="2026-09-26T00:00:00Z">
              <w:r>
                <w:delText>GB</w:delText>
              </w:r>
            </w:del>
          </w:p>
        </w:tc>
        <w:tc>
          <w:tcPr>
            <w:tcW w:w="1620" w:type="dxa"/>
          </w:tcPr>
          <w:p w14:paraId="300C4352" w14:textId="77777777" w:rsidR="007315A5" w:rsidRDefault="00B6037E" w:rsidP="007315A5">
            <w:pPr>
              <w:jc w:val="center"/>
              <w:rPr>
                <w:del w:id="378" w:author="Peter Mullins" w:date="2026-09-25T20:00:00Z" w16du:dateUtc="2026-09-26T00:00:00Z"/>
              </w:rPr>
            </w:pPr>
            <w:del w:id="379" w:author="Peter Mullins" w:date="2026-09-25T20:00:00Z" w16du:dateUtc="2026-09-26T00:00:00Z">
              <w:r>
                <w:delText>26</w:delText>
              </w:r>
            </w:del>
          </w:p>
        </w:tc>
        <w:tc>
          <w:tcPr>
            <w:tcW w:w="4315" w:type="dxa"/>
          </w:tcPr>
          <w:p w14:paraId="617F6473" w14:textId="77777777" w:rsidR="007315A5" w:rsidRDefault="00B6037E" w:rsidP="007315A5">
            <w:pPr>
              <w:jc w:val="center"/>
              <w:rPr>
                <w:del w:id="380" w:author="Peter Mullins" w:date="2026-09-25T20:00:00Z" w16du:dateUtc="2026-09-26T00:00:00Z"/>
              </w:rPr>
            </w:pPr>
            <w:del w:id="381" w:author="Peter Mullins" w:date="2026-09-25T20:00:00Z" w16du:dateUtc="2026-09-26T00:00:00Z">
              <w:r>
                <w:delText>Rasmussen College outreach</w:delText>
              </w:r>
            </w:del>
          </w:p>
        </w:tc>
      </w:tr>
      <w:tr w:rsidR="007315A5" w14:paraId="30E5C5A4" w14:textId="77777777" w:rsidTr="009D7F73">
        <w:trPr>
          <w:del w:id="382" w:author="Peter Mullins" w:date="2026-09-25T20:00:00Z" w16du:dateUtc="2026-09-26T00:00:00Z"/>
        </w:trPr>
        <w:tc>
          <w:tcPr>
            <w:tcW w:w="3415" w:type="dxa"/>
          </w:tcPr>
          <w:p w14:paraId="222942A6" w14:textId="77777777" w:rsidR="007315A5" w:rsidRDefault="005678D2" w:rsidP="007315A5">
            <w:pPr>
              <w:jc w:val="center"/>
              <w:rPr>
                <w:del w:id="383" w:author="Peter Mullins" w:date="2026-09-25T20:00:00Z" w16du:dateUtc="2026-09-26T00:00:00Z"/>
              </w:rPr>
            </w:pPr>
            <w:del w:id="384" w:author="Peter Mullins" w:date="2026-09-25T20:00:00Z" w16du:dateUtc="2026-09-26T00:00:00Z">
              <w:r>
                <w:delText>GB</w:delText>
              </w:r>
            </w:del>
          </w:p>
        </w:tc>
        <w:tc>
          <w:tcPr>
            <w:tcW w:w="1620" w:type="dxa"/>
          </w:tcPr>
          <w:p w14:paraId="23EEACCE" w14:textId="77777777" w:rsidR="007315A5" w:rsidRDefault="005678D2" w:rsidP="007315A5">
            <w:pPr>
              <w:jc w:val="center"/>
              <w:rPr>
                <w:del w:id="385" w:author="Peter Mullins" w:date="2026-09-25T20:00:00Z" w16du:dateUtc="2026-09-26T00:00:00Z"/>
              </w:rPr>
            </w:pPr>
            <w:del w:id="386" w:author="Peter Mullins" w:date="2026-09-25T20:00:00Z" w16du:dateUtc="2026-09-26T00:00:00Z">
              <w:r>
                <w:delText>75</w:delText>
              </w:r>
            </w:del>
          </w:p>
        </w:tc>
        <w:tc>
          <w:tcPr>
            <w:tcW w:w="4315" w:type="dxa"/>
          </w:tcPr>
          <w:p w14:paraId="16680DCA" w14:textId="77777777" w:rsidR="007315A5" w:rsidRDefault="005678D2" w:rsidP="007315A5">
            <w:pPr>
              <w:jc w:val="center"/>
              <w:rPr>
                <w:del w:id="387" w:author="Peter Mullins" w:date="2026-09-25T20:00:00Z" w16du:dateUtc="2026-09-26T00:00:00Z"/>
              </w:rPr>
            </w:pPr>
            <w:del w:id="388" w:author="Peter Mullins" w:date="2026-09-25T20:00:00Z" w16du:dateUtc="2026-09-26T00:00:00Z">
              <w:r>
                <w:delText>Eligibility (15) and PC Clinic (60)</w:delText>
              </w:r>
            </w:del>
          </w:p>
        </w:tc>
      </w:tr>
      <w:tr w:rsidR="007315A5" w14:paraId="15CB0098" w14:textId="77777777" w:rsidTr="009D7F73">
        <w:trPr>
          <w:del w:id="389" w:author="Peter Mullins" w:date="2026-09-25T20:00:00Z" w16du:dateUtc="2026-09-26T00:00:00Z"/>
        </w:trPr>
        <w:tc>
          <w:tcPr>
            <w:tcW w:w="3415" w:type="dxa"/>
          </w:tcPr>
          <w:p w14:paraId="79DBF473" w14:textId="77777777" w:rsidR="007315A5" w:rsidRDefault="00D44FA2" w:rsidP="007315A5">
            <w:pPr>
              <w:jc w:val="center"/>
              <w:rPr>
                <w:del w:id="390" w:author="Peter Mullins" w:date="2026-09-25T20:00:00Z" w16du:dateUtc="2026-09-26T00:00:00Z"/>
              </w:rPr>
            </w:pPr>
            <w:del w:id="391" w:author="Peter Mullins" w:date="2026-09-25T20:00:00Z" w16du:dateUtc="2026-09-26T00:00:00Z">
              <w:r>
                <w:delText>GB</w:delText>
              </w:r>
            </w:del>
          </w:p>
        </w:tc>
        <w:tc>
          <w:tcPr>
            <w:tcW w:w="1620" w:type="dxa"/>
          </w:tcPr>
          <w:p w14:paraId="063DD1BF" w14:textId="77777777" w:rsidR="007315A5" w:rsidRDefault="009D7F73" w:rsidP="007315A5">
            <w:pPr>
              <w:jc w:val="center"/>
              <w:rPr>
                <w:del w:id="392" w:author="Peter Mullins" w:date="2026-09-25T20:00:00Z" w16du:dateUtc="2026-09-26T00:00:00Z"/>
              </w:rPr>
            </w:pPr>
            <w:del w:id="393" w:author="Peter Mullins" w:date="2026-09-25T20:00:00Z" w16du:dateUtc="2026-09-26T00:00:00Z">
              <w:r>
                <w:delText>60</w:delText>
              </w:r>
            </w:del>
          </w:p>
        </w:tc>
        <w:tc>
          <w:tcPr>
            <w:tcW w:w="4315" w:type="dxa"/>
          </w:tcPr>
          <w:p w14:paraId="0CA44A81" w14:textId="77777777" w:rsidR="007315A5" w:rsidRDefault="009D7F73" w:rsidP="007315A5">
            <w:pPr>
              <w:jc w:val="center"/>
              <w:rPr>
                <w:del w:id="394" w:author="Peter Mullins" w:date="2026-09-25T20:00:00Z" w16du:dateUtc="2026-09-26T00:00:00Z"/>
              </w:rPr>
            </w:pPr>
            <w:del w:id="395" w:author="Peter Mullins" w:date="2026-09-25T20:00:00Z" w16du:dateUtc="2026-09-26T00:00:00Z">
              <w:r>
                <w:delText>GI (20), Pulmonary/Eye (20), and Dental (20) Clinics</w:delText>
              </w:r>
            </w:del>
          </w:p>
        </w:tc>
      </w:tr>
      <w:tr w:rsidR="007315A5" w14:paraId="5E407D51" w14:textId="77777777" w:rsidTr="009D7F73">
        <w:trPr>
          <w:del w:id="396" w:author="Peter Mullins" w:date="2026-09-25T20:00:00Z" w16du:dateUtc="2026-09-26T00:00:00Z"/>
        </w:trPr>
        <w:tc>
          <w:tcPr>
            <w:tcW w:w="3415" w:type="dxa"/>
          </w:tcPr>
          <w:p w14:paraId="27E296DF" w14:textId="77777777" w:rsidR="007315A5" w:rsidRDefault="009D7F73" w:rsidP="007315A5">
            <w:pPr>
              <w:jc w:val="center"/>
              <w:rPr>
                <w:del w:id="397" w:author="Peter Mullins" w:date="2026-09-25T20:00:00Z" w16du:dateUtc="2026-09-26T00:00:00Z"/>
              </w:rPr>
            </w:pPr>
            <w:del w:id="398" w:author="Peter Mullins" w:date="2026-09-25T20:00:00Z" w16du:dateUtc="2026-09-26T00:00:00Z">
              <w:r>
                <w:delText>GB</w:delText>
              </w:r>
            </w:del>
          </w:p>
        </w:tc>
        <w:tc>
          <w:tcPr>
            <w:tcW w:w="1620" w:type="dxa"/>
          </w:tcPr>
          <w:p w14:paraId="3AC29FB6" w14:textId="77777777" w:rsidR="007315A5" w:rsidRDefault="009D7F73" w:rsidP="007315A5">
            <w:pPr>
              <w:jc w:val="center"/>
              <w:rPr>
                <w:del w:id="399" w:author="Peter Mullins" w:date="2026-09-25T20:00:00Z" w16du:dateUtc="2026-09-26T00:00:00Z"/>
              </w:rPr>
            </w:pPr>
            <w:del w:id="400" w:author="Peter Mullins" w:date="2026-09-25T20:00:00Z" w16du:dateUtc="2026-09-26T00:00:00Z">
              <w:r>
                <w:delText>43</w:delText>
              </w:r>
            </w:del>
          </w:p>
        </w:tc>
        <w:tc>
          <w:tcPr>
            <w:tcW w:w="4315" w:type="dxa"/>
          </w:tcPr>
          <w:p w14:paraId="5775D385" w14:textId="77777777" w:rsidR="007315A5" w:rsidRDefault="009D7F73" w:rsidP="007315A5">
            <w:pPr>
              <w:jc w:val="center"/>
              <w:rPr>
                <w:del w:id="401" w:author="Peter Mullins" w:date="2026-09-25T20:00:00Z" w16du:dateUtc="2026-09-26T00:00:00Z"/>
              </w:rPr>
            </w:pPr>
            <w:del w:id="402" w:author="Peter Mullins" w:date="2026-09-25T20:00:00Z" w16du:dateUtc="2026-09-26T00:00:00Z">
              <w:r>
                <w:delText>BH (28) and Surgery (15) Clinics</w:delText>
              </w:r>
            </w:del>
          </w:p>
        </w:tc>
      </w:tr>
      <w:tr w:rsidR="007315A5" w14:paraId="1D672719" w14:textId="77777777" w:rsidTr="009D7F73">
        <w:trPr>
          <w:del w:id="403" w:author="Peter Mullins" w:date="2026-09-25T20:00:00Z" w16du:dateUtc="2026-09-26T00:00:00Z"/>
        </w:trPr>
        <w:tc>
          <w:tcPr>
            <w:tcW w:w="3415" w:type="dxa"/>
          </w:tcPr>
          <w:p w14:paraId="6B146AC2" w14:textId="77777777" w:rsidR="007315A5" w:rsidRDefault="008378B6" w:rsidP="007315A5">
            <w:pPr>
              <w:jc w:val="center"/>
              <w:rPr>
                <w:del w:id="404" w:author="Peter Mullins" w:date="2026-09-25T20:00:00Z" w16du:dateUtc="2026-09-26T00:00:00Z"/>
              </w:rPr>
            </w:pPr>
            <w:del w:id="405" w:author="Peter Mullins" w:date="2026-09-25T20:00:00Z" w16du:dateUtc="2026-09-26T00:00:00Z">
              <w:r>
                <w:delText>GB</w:delText>
              </w:r>
            </w:del>
          </w:p>
        </w:tc>
        <w:tc>
          <w:tcPr>
            <w:tcW w:w="1620" w:type="dxa"/>
          </w:tcPr>
          <w:p w14:paraId="0950889E" w14:textId="77777777" w:rsidR="007315A5" w:rsidRDefault="008378B6" w:rsidP="007315A5">
            <w:pPr>
              <w:jc w:val="center"/>
              <w:rPr>
                <w:del w:id="406" w:author="Peter Mullins" w:date="2026-09-25T20:00:00Z" w16du:dateUtc="2026-09-26T00:00:00Z"/>
              </w:rPr>
            </w:pPr>
            <w:del w:id="407" w:author="Peter Mullins" w:date="2026-09-25T20:00:00Z" w16du:dateUtc="2026-09-26T00:00:00Z">
              <w:r>
                <w:delText>65</w:delText>
              </w:r>
            </w:del>
          </w:p>
        </w:tc>
        <w:tc>
          <w:tcPr>
            <w:tcW w:w="4315" w:type="dxa"/>
          </w:tcPr>
          <w:p w14:paraId="7195DDB4" w14:textId="77777777" w:rsidR="007315A5" w:rsidRDefault="008378B6" w:rsidP="007315A5">
            <w:pPr>
              <w:jc w:val="center"/>
              <w:rPr>
                <w:del w:id="408" w:author="Peter Mullins" w:date="2026-09-25T20:00:00Z" w16du:dateUtc="2026-09-26T00:00:00Z"/>
              </w:rPr>
            </w:pPr>
            <w:del w:id="409" w:author="Peter Mullins" w:date="2026-09-25T20:00:00Z" w16du:dateUtc="2026-09-26T00:00:00Z">
              <w:r>
                <w:delText>BH (30), Eye/Pulmonary (15), &amp; Dental (20) Clinics</w:delText>
              </w:r>
            </w:del>
          </w:p>
        </w:tc>
      </w:tr>
      <w:tr w:rsidR="007315A5" w14:paraId="0BD81460" w14:textId="77777777" w:rsidTr="009D7F73">
        <w:trPr>
          <w:del w:id="410" w:author="Peter Mullins" w:date="2026-09-25T20:00:00Z" w16du:dateUtc="2026-09-26T00:00:00Z"/>
        </w:trPr>
        <w:tc>
          <w:tcPr>
            <w:tcW w:w="3415" w:type="dxa"/>
          </w:tcPr>
          <w:p w14:paraId="1953A25B" w14:textId="77777777" w:rsidR="007315A5" w:rsidRDefault="008378B6" w:rsidP="007315A5">
            <w:pPr>
              <w:jc w:val="center"/>
              <w:rPr>
                <w:del w:id="411" w:author="Peter Mullins" w:date="2026-09-25T20:00:00Z" w16du:dateUtc="2026-09-26T00:00:00Z"/>
              </w:rPr>
            </w:pPr>
            <w:del w:id="412" w:author="Peter Mullins" w:date="2026-09-25T20:00:00Z" w16du:dateUtc="2026-09-26T00:00:00Z">
              <w:r>
                <w:delText>GB</w:delText>
              </w:r>
            </w:del>
          </w:p>
        </w:tc>
        <w:tc>
          <w:tcPr>
            <w:tcW w:w="1620" w:type="dxa"/>
          </w:tcPr>
          <w:p w14:paraId="38884058" w14:textId="77777777" w:rsidR="007315A5" w:rsidRDefault="008378B6" w:rsidP="007315A5">
            <w:pPr>
              <w:jc w:val="center"/>
              <w:rPr>
                <w:del w:id="413" w:author="Peter Mullins" w:date="2026-09-25T20:00:00Z" w16du:dateUtc="2026-09-26T00:00:00Z"/>
              </w:rPr>
            </w:pPr>
            <w:del w:id="414" w:author="Peter Mullins" w:date="2026-09-25T20:00:00Z" w16du:dateUtc="2026-09-26T00:00:00Z">
              <w:r>
                <w:delText>75</w:delText>
              </w:r>
            </w:del>
          </w:p>
        </w:tc>
        <w:tc>
          <w:tcPr>
            <w:tcW w:w="4315" w:type="dxa"/>
          </w:tcPr>
          <w:p w14:paraId="5E194E27" w14:textId="77777777" w:rsidR="007315A5" w:rsidRDefault="008378B6" w:rsidP="007315A5">
            <w:pPr>
              <w:jc w:val="center"/>
              <w:rPr>
                <w:del w:id="415" w:author="Peter Mullins" w:date="2026-09-25T20:00:00Z" w16du:dateUtc="2026-09-26T00:00:00Z"/>
              </w:rPr>
            </w:pPr>
            <w:del w:id="416" w:author="Peter Mullins" w:date="2026-09-25T20:00:00Z" w16du:dateUtc="2026-09-26T00:00:00Z">
              <w:r>
                <w:delText>Eligibility (15) and PC Clinic (60)</w:delText>
              </w:r>
            </w:del>
          </w:p>
        </w:tc>
      </w:tr>
      <w:tr w:rsidR="007315A5" w14:paraId="2DD67637" w14:textId="77777777" w:rsidTr="009D7F73">
        <w:trPr>
          <w:del w:id="417" w:author="Peter Mullins" w:date="2026-09-25T20:00:00Z" w16du:dateUtc="2026-09-26T00:00:00Z"/>
        </w:trPr>
        <w:tc>
          <w:tcPr>
            <w:tcW w:w="3415" w:type="dxa"/>
          </w:tcPr>
          <w:p w14:paraId="7B92510E" w14:textId="77777777" w:rsidR="007315A5" w:rsidRDefault="006139A6" w:rsidP="007315A5">
            <w:pPr>
              <w:jc w:val="center"/>
              <w:rPr>
                <w:del w:id="418" w:author="Peter Mullins" w:date="2026-09-25T20:00:00Z" w16du:dateUtc="2026-09-26T00:00:00Z"/>
              </w:rPr>
            </w:pPr>
            <w:del w:id="419" w:author="Peter Mullins" w:date="2026-09-25T20:00:00Z" w16du:dateUtc="2026-09-26T00:00:00Z">
              <w:r>
                <w:delText>CLEV</w:delText>
              </w:r>
            </w:del>
          </w:p>
        </w:tc>
        <w:tc>
          <w:tcPr>
            <w:tcW w:w="1620" w:type="dxa"/>
          </w:tcPr>
          <w:p w14:paraId="373C9068" w14:textId="77777777" w:rsidR="007315A5" w:rsidRDefault="006139A6" w:rsidP="007315A5">
            <w:pPr>
              <w:jc w:val="center"/>
              <w:rPr>
                <w:del w:id="420" w:author="Peter Mullins" w:date="2026-09-25T20:00:00Z" w16du:dateUtc="2026-09-26T00:00:00Z"/>
              </w:rPr>
            </w:pPr>
            <w:del w:id="421" w:author="Peter Mullins" w:date="2026-09-25T20:00:00Z" w16du:dateUtc="2026-09-26T00:00:00Z">
              <w:r>
                <w:delText>600</w:delText>
              </w:r>
            </w:del>
          </w:p>
        </w:tc>
        <w:tc>
          <w:tcPr>
            <w:tcW w:w="4315" w:type="dxa"/>
          </w:tcPr>
          <w:p w14:paraId="297CA519" w14:textId="77777777" w:rsidR="007315A5" w:rsidRDefault="006139A6" w:rsidP="007315A5">
            <w:pPr>
              <w:jc w:val="center"/>
              <w:rPr>
                <w:del w:id="422" w:author="Peter Mullins" w:date="2026-09-25T20:00:00Z" w16du:dateUtc="2026-09-26T00:00:00Z"/>
              </w:rPr>
            </w:pPr>
            <w:del w:id="423" w:author="Peter Mullins" w:date="2026-09-25T20:00:00Z" w16du:dateUtc="2026-09-26T00:00:00Z">
              <w:r>
                <w:delText>PC</w:delText>
              </w:r>
            </w:del>
          </w:p>
        </w:tc>
      </w:tr>
      <w:tr w:rsidR="007315A5" w14:paraId="623B9A66" w14:textId="77777777" w:rsidTr="009D7F73">
        <w:trPr>
          <w:del w:id="424" w:author="Peter Mullins" w:date="2026-09-25T20:00:00Z" w16du:dateUtc="2026-09-26T00:00:00Z"/>
        </w:trPr>
        <w:tc>
          <w:tcPr>
            <w:tcW w:w="3415" w:type="dxa"/>
          </w:tcPr>
          <w:p w14:paraId="1781F66C" w14:textId="77777777" w:rsidR="007315A5" w:rsidRDefault="00B845CA" w:rsidP="007315A5">
            <w:pPr>
              <w:jc w:val="center"/>
              <w:rPr>
                <w:del w:id="425" w:author="Peter Mullins" w:date="2026-09-25T20:00:00Z" w16du:dateUtc="2026-09-26T00:00:00Z"/>
              </w:rPr>
            </w:pPr>
            <w:del w:id="426" w:author="Peter Mullins" w:date="2026-09-25T20:00:00Z" w16du:dateUtc="2026-09-26T00:00:00Z">
              <w:r>
                <w:delText>GB</w:delText>
              </w:r>
            </w:del>
          </w:p>
        </w:tc>
        <w:tc>
          <w:tcPr>
            <w:tcW w:w="1620" w:type="dxa"/>
          </w:tcPr>
          <w:p w14:paraId="6FD749EC" w14:textId="77777777" w:rsidR="007315A5" w:rsidRDefault="00B845CA" w:rsidP="007315A5">
            <w:pPr>
              <w:jc w:val="center"/>
              <w:rPr>
                <w:del w:id="427" w:author="Peter Mullins" w:date="2026-09-25T20:00:00Z" w16du:dateUtc="2026-09-26T00:00:00Z"/>
              </w:rPr>
            </w:pPr>
            <w:del w:id="428" w:author="Peter Mullins" w:date="2026-09-25T20:00:00Z" w16du:dateUtc="2026-09-26T00:00:00Z">
              <w:r>
                <w:delText>120</w:delText>
              </w:r>
            </w:del>
          </w:p>
        </w:tc>
        <w:tc>
          <w:tcPr>
            <w:tcW w:w="4315" w:type="dxa"/>
          </w:tcPr>
          <w:p w14:paraId="313BE7E2" w14:textId="77777777" w:rsidR="007315A5" w:rsidRDefault="00B845CA" w:rsidP="007315A5">
            <w:pPr>
              <w:jc w:val="center"/>
              <w:rPr>
                <w:del w:id="429" w:author="Peter Mullins" w:date="2026-09-25T20:00:00Z" w16du:dateUtc="2026-09-26T00:00:00Z"/>
              </w:rPr>
            </w:pPr>
            <w:del w:id="430" w:author="Peter Mullins" w:date="2026-09-25T20:00:00Z" w16du:dateUtc="2026-09-26T00:00:00Z">
              <w:r>
                <w:delText>BH (30), PC (60), Surgery (15), &amp; Dental (15) Clinics</w:delText>
              </w:r>
            </w:del>
          </w:p>
        </w:tc>
      </w:tr>
      <w:tr w:rsidR="007315A5" w14:paraId="4C936463" w14:textId="77777777" w:rsidTr="009D7F73">
        <w:trPr>
          <w:del w:id="431" w:author="Peter Mullins" w:date="2026-09-25T20:00:00Z" w16du:dateUtc="2026-09-26T00:00:00Z"/>
        </w:trPr>
        <w:tc>
          <w:tcPr>
            <w:tcW w:w="3415" w:type="dxa"/>
          </w:tcPr>
          <w:p w14:paraId="239F17F8" w14:textId="77777777" w:rsidR="007315A5" w:rsidRDefault="00B845CA" w:rsidP="007315A5">
            <w:pPr>
              <w:jc w:val="center"/>
              <w:rPr>
                <w:del w:id="432" w:author="Peter Mullins" w:date="2026-09-25T20:00:00Z" w16du:dateUtc="2026-09-26T00:00:00Z"/>
              </w:rPr>
            </w:pPr>
            <w:del w:id="433" w:author="Peter Mullins" w:date="2026-09-25T20:00:00Z" w16du:dateUtc="2026-09-26T00:00:00Z">
              <w:r>
                <w:delText>GB</w:delText>
              </w:r>
            </w:del>
          </w:p>
        </w:tc>
        <w:tc>
          <w:tcPr>
            <w:tcW w:w="1620" w:type="dxa"/>
          </w:tcPr>
          <w:p w14:paraId="29674190" w14:textId="77777777" w:rsidR="007315A5" w:rsidRDefault="00B845CA" w:rsidP="007315A5">
            <w:pPr>
              <w:jc w:val="center"/>
              <w:rPr>
                <w:del w:id="434" w:author="Peter Mullins" w:date="2026-09-25T20:00:00Z" w16du:dateUtc="2026-09-26T00:00:00Z"/>
              </w:rPr>
            </w:pPr>
            <w:del w:id="435" w:author="Peter Mullins" w:date="2026-09-25T20:00:00Z" w16du:dateUtc="2026-09-26T00:00:00Z">
              <w:r>
                <w:delText>45</w:delText>
              </w:r>
            </w:del>
          </w:p>
        </w:tc>
        <w:tc>
          <w:tcPr>
            <w:tcW w:w="4315" w:type="dxa"/>
          </w:tcPr>
          <w:p w14:paraId="794AFB30" w14:textId="77777777" w:rsidR="005678D2" w:rsidRDefault="00B845CA" w:rsidP="00B845CA">
            <w:pPr>
              <w:jc w:val="center"/>
              <w:rPr>
                <w:del w:id="436" w:author="Peter Mullins" w:date="2026-09-25T20:00:00Z" w16du:dateUtc="2026-09-26T00:00:00Z"/>
              </w:rPr>
            </w:pPr>
            <w:del w:id="437" w:author="Peter Mullins" w:date="2026-09-25T20:00:00Z" w16du:dateUtc="2026-09-26T00:00:00Z">
              <w:r>
                <w:delText>Eligibility (15) &amp; Eye/Pulmonary (15) &amp; Oncology (15) Clinics</w:delText>
              </w:r>
            </w:del>
          </w:p>
        </w:tc>
      </w:tr>
      <w:tr w:rsidR="005678D2" w14:paraId="05BE913F" w14:textId="77777777" w:rsidTr="009D7F73">
        <w:trPr>
          <w:del w:id="438" w:author="Peter Mullins" w:date="2026-09-25T20:00:00Z" w16du:dateUtc="2026-09-26T00:00:00Z"/>
        </w:trPr>
        <w:tc>
          <w:tcPr>
            <w:tcW w:w="3415" w:type="dxa"/>
          </w:tcPr>
          <w:p w14:paraId="4D7EFEDC" w14:textId="77777777" w:rsidR="005678D2" w:rsidRDefault="00CD609A" w:rsidP="007315A5">
            <w:pPr>
              <w:jc w:val="center"/>
              <w:rPr>
                <w:del w:id="439" w:author="Peter Mullins" w:date="2026-09-25T20:00:00Z" w16du:dateUtc="2026-09-26T00:00:00Z"/>
              </w:rPr>
            </w:pPr>
            <w:del w:id="440" w:author="Peter Mullins" w:date="2026-09-25T20:00:00Z" w16du:dateUtc="2026-09-26T00:00:00Z">
              <w:r>
                <w:delText>GB</w:delText>
              </w:r>
            </w:del>
          </w:p>
        </w:tc>
        <w:tc>
          <w:tcPr>
            <w:tcW w:w="1620" w:type="dxa"/>
          </w:tcPr>
          <w:p w14:paraId="1C04100C" w14:textId="77777777" w:rsidR="005678D2" w:rsidRDefault="00CD609A" w:rsidP="007315A5">
            <w:pPr>
              <w:jc w:val="center"/>
              <w:rPr>
                <w:del w:id="441" w:author="Peter Mullins" w:date="2026-09-25T20:00:00Z" w16du:dateUtc="2026-09-26T00:00:00Z"/>
              </w:rPr>
            </w:pPr>
            <w:del w:id="442" w:author="Peter Mullins" w:date="2026-09-25T20:00:00Z" w16du:dateUtc="2026-09-26T00:00:00Z">
              <w:r>
                <w:delText>75</w:delText>
              </w:r>
            </w:del>
          </w:p>
        </w:tc>
        <w:tc>
          <w:tcPr>
            <w:tcW w:w="4315" w:type="dxa"/>
          </w:tcPr>
          <w:p w14:paraId="62E852D5" w14:textId="77777777" w:rsidR="005678D2" w:rsidRDefault="00CD609A" w:rsidP="00B845CA">
            <w:pPr>
              <w:jc w:val="center"/>
              <w:rPr>
                <w:del w:id="443" w:author="Peter Mullins" w:date="2026-09-25T20:00:00Z" w16du:dateUtc="2026-09-26T00:00:00Z"/>
              </w:rPr>
            </w:pPr>
            <w:del w:id="444" w:author="Peter Mullins" w:date="2026-09-25T20:00:00Z" w16du:dateUtc="2026-09-26T00:00:00Z">
              <w:r>
                <w:delText>BH (15) &amp; Eye/Pulmonary (15) Clinics, Eligibility</w:delText>
              </w:r>
            </w:del>
          </w:p>
        </w:tc>
      </w:tr>
      <w:tr w:rsidR="005678D2" w14:paraId="727D7A60" w14:textId="77777777" w:rsidTr="009D7F73">
        <w:trPr>
          <w:del w:id="445" w:author="Peter Mullins" w:date="2026-09-25T20:00:00Z" w16du:dateUtc="2026-09-26T00:00:00Z"/>
        </w:trPr>
        <w:tc>
          <w:tcPr>
            <w:tcW w:w="3415" w:type="dxa"/>
          </w:tcPr>
          <w:p w14:paraId="7AD6C585" w14:textId="77777777" w:rsidR="005678D2" w:rsidRDefault="00CD609A" w:rsidP="007315A5">
            <w:pPr>
              <w:jc w:val="center"/>
              <w:rPr>
                <w:del w:id="446" w:author="Peter Mullins" w:date="2026-09-25T20:00:00Z" w16du:dateUtc="2026-09-26T00:00:00Z"/>
              </w:rPr>
            </w:pPr>
            <w:del w:id="447" w:author="Peter Mullins" w:date="2026-09-25T20:00:00Z" w16du:dateUtc="2026-09-26T00:00:00Z">
              <w:r>
                <w:delText>GB</w:delText>
              </w:r>
            </w:del>
          </w:p>
        </w:tc>
        <w:tc>
          <w:tcPr>
            <w:tcW w:w="1620" w:type="dxa"/>
          </w:tcPr>
          <w:p w14:paraId="1C6482E5" w14:textId="77777777" w:rsidR="005678D2" w:rsidRDefault="00CD609A" w:rsidP="007315A5">
            <w:pPr>
              <w:jc w:val="center"/>
              <w:rPr>
                <w:del w:id="448" w:author="Peter Mullins" w:date="2026-09-25T20:00:00Z" w16du:dateUtc="2026-09-26T00:00:00Z"/>
              </w:rPr>
            </w:pPr>
            <w:del w:id="449" w:author="Peter Mullins" w:date="2026-09-25T20:00:00Z" w16du:dateUtc="2026-09-26T00:00:00Z">
              <w:r>
                <w:delText>105</w:delText>
              </w:r>
            </w:del>
          </w:p>
        </w:tc>
        <w:tc>
          <w:tcPr>
            <w:tcW w:w="4315" w:type="dxa"/>
          </w:tcPr>
          <w:p w14:paraId="56FE3D2B" w14:textId="77777777" w:rsidR="005678D2" w:rsidRDefault="00CD609A" w:rsidP="00B845CA">
            <w:pPr>
              <w:jc w:val="center"/>
              <w:rPr>
                <w:del w:id="450" w:author="Peter Mullins" w:date="2026-09-25T20:00:00Z" w16du:dateUtc="2026-09-26T00:00:00Z"/>
              </w:rPr>
            </w:pPr>
            <w:del w:id="451" w:author="Peter Mullins" w:date="2026-09-25T20:00:00Z" w16du:dateUtc="2026-09-26T00:00:00Z">
              <w:r>
                <w:delText>PC (60), Surgery (15), Digestive Disease (15), &amp; Dental (15) Clinics</w:delText>
              </w:r>
            </w:del>
          </w:p>
        </w:tc>
      </w:tr>
      <w:tr w:rsidR="005678D2" w14:paraId="6644BD13" w14:textId="77777777" w:rsidTr="009D7F73">
        <w:trPr>
          <w:del w:id="452" w:author="Peter Mullins" w:date="2026-09-25T20:00:00Z" w16du:dateUtc="2026-09-26T00:00:00Z"/>
        </w:trPr>
        <w:tc>
          <w:tcPr>
            <w:tcW w:w="3415" w:type="dxa"/>
          </w:tcPr>
          <w:p w14:paraId="52CCBA52" w14:textId="77777777" w:rsidR="005678D2" w:rsidRDefault="008336FC" w:rsidP="007315A5">
            <w:pPr>
              <w:jc w:val="center"/>
              <w:rPr>
                <w:del w:id="453" w:author="Peter Mullins" w:date="2026-09-25T20:00:00Z" w16du:dateUtc="2026-09-26T00:00:00Z"/>
              </w:rPr>
            </w:pPr>
            <w:del w:id="454" w:author="Peter Mullins" w:date="2026-09-25T20:00:00Z" w16du:dateUtc="2026-09-26T00:00:00Z">
              <w:r>
                <w:delText>GB</w:delText>
              </w:r>
            </w:del>
          </w:p>
        </w:tc>
        <w:tc>
          <w:tcPr>
            <w:tcW w:w="1620" w:type="dxa"/>
          </w:tcPr>
          <w:p w14:paraId="1314C8F6" w14:textId="77777777" w:rsidR="005678D2" w:rsidRDefault="008336FC" w:rsidP="007315A5">
            <w:pPr>
              <w:jc w:val="center"/>
              <w:rPr>
                <w:del w:id="455" w:author="Peter Mullins" w:date="2026-09-25T20:00:00Z" w16du:dateUtc="2026-09-26T00:00:00Z"/>
              </w:rPr>
            </w:pPr>
            <w:del w:id="456" w:author="Peter Mullins" w:date="2026-09-25T20:00:00Z" w16du:dateUtc="2026-09-26T00:00:00Z">
              <w:r>
                <w:delText>140</w:delText>
              </w:r>
            </w:del>
          </w:p>
        </w:tc>
        <w:tc>
          <w:tcPr>
            <w:tcW w:w="4315" w:type="dxa"/>
          </w:tcPr>
          <w:p w14:paraId="1F6E51CC" w14:textId="77777777" w:rsidR="005678D2" w:rsidRDefault="008336FC" w:rsidP="00B845CA">
            <w:pPr>
              <w:jc w:val="center"/>
              <w:rPr>
                <w:del w:id="457" w:author="Peter Mullins" w:date="2026-09-25T20:00:00Z" w16du:dateUtc="2026-09-26T00:00:00Z"/>
              </w:rPr>
            </w:pPr>
            <w:del w:id="458" w:author="Peter Mullins" w:date="2026-09-25T20:00:00Z" w16du:dateUtc="2026-09-26T00:00:00Z">
              <w:r>
                <w:delText>BH (50), PC (60), Surgery (15), &amp; Dental (15) Clinics</w:delText>
              </w:r>
            </w:del>
          </w:p>
        </w:tc>
      </w:tr>
      <w:tr w:rsidR="005678D2" w14:paraId="0FFD1CB1" w14:textId="77777777" w:rsidTr="009D7F73">
        <w:trPr>
          <w:del w:id="459" w:author="Peter Mullins" w:date="2026-09-25T20:00:00Z" w16du:dateUtc="2026-09-26T00:00:00Z"/>
        </w:trPr>
        <w:tc>
          <w:tcPr>
            <w:tcW w:w="3415" w:type="dxa"/>
          </w:tcPr>
          <w:p w14:paraId="7616640E" w14:textId="77777777" w:rsidR="005678D2" w:rsidRDefault="008336FC" w:rsidP="007315A5">
            <w:pPr>
              <w:jc w:val="center"/>
              <w:rPr>
                <w:del w:id="460" w:author="Peter Mullins" w:date="2026-09-25T20:00:00Z" w16du:dateUtc="2026-09-26T00:00:00Z"/>
              </w:rPr>
            </w:pPr>
            <w:del w:id="461" w:author="Peter Mullins" w:date="2026-09-25T20:00:00Z" w16du:dateUtc="2026-09-26T00:00:00Z">
              <w:r>
                <w:delText>GB</w:delText>
              </w:r>
            </w:del>
          </w:p>
        </w:tc>
        <w:tc>
          <w:tcPr>
            <w:tcW w:w="1620" w:type="dxa"/>
          </w:tcPr>
          <w:p w14:paraId="54096B57" w14:textId="77777777" w:rsidR="005678D2" w:rsidRDefault="008336FC" w:rsidP="007315A5">
            <w:pPr>
              <w:jc w:val="center"/>
              <w:rPr>
                <w:del w:id="462" w:author="Peter Mullins" w:date="2026-09-25T20:00:00Z" w16du:dateUtc="2026-09-26T00:00:00Z"/>
              </w:rPr>
            </w:pPr>
            <w:del w:id="463" w:author="Peter Mullins" w:date="2026-09-25T20:00:00Z" w16du:dateUtc="2026-09-26T00:00:00Z">
              <w:r>
                <w:delText>45</w:delText>
              </w:r>
            </w:del>
          </w:p>
        </w:tc>
        <w:tc>
          <w:tcPr>
            <w:tcW w:w="4315" w:type="dxa"/>
          </w:tcPr>
          <w:p w14:paraId="0867C4FF" w14:textId="77777777" w:rsidR="005678D2" w:rsidRDefault="008336FC" w:rsidP="00B845CA">
            <w:pPr>
              <w:jc w:val="center"/>
              <w:rPr>
                <w:del w:id="464" w:author="Peter Mullins" w:date="2026-09-25T20:00:00Z" w16du:dateUtc="2026-09-26T00:00:00Z"/>
              </w:rPr>
            </w:pPr>
            <w:del w:id="465" w:author="Peter Mullins" w:date="2026-09-25T20:00:00Z" w16du:dateUtc="2026-09-26T00:00:00Z">
              <w:r>
                <w:delText>Eligibility (15) &amp; Eye/Pulmonary (15) &amp; Digestive Disease (15) Clinics</w:delText>
              </w:r>
            </w:del>
          </w:p>
        </w:tc>
      </w:tr>
      <w:tr w:rsidR="005678D2" w14:paraId="1147935E" w14:textId="77777777" w:rsidTr="009D7F73">
        <w:trPr>
          <w:del w:id="466" w:author="Peter Mullins" w:date="2026-09-25T20:00:00Z" w16du:dateUtc="2026-09-26T00:00:00Z"/>
        </w:trPr>
        <w:tc>
          <w:tcPr>
            <w:tcW w:w="3415" w:type="dxa"/>
          </w:tcPr>
          <w:p w14:paraId="7C4272A9" w14:textId="77777777" w:rsidR="005678D2" w:rsidRDefault="00BE34F7" w:rsidP="007315A5">
            <w:pPr>
              <w:jc w:val="center"/>
              <w:rPr>
                <w:del w:id="467" w:author="Peter Mullins" w:date="2026-09-25T20:00:00Z" w16du:dateUtc="2026-09-26T00:00:00Z"/>
              </w:rPr>
            </w:pPr>
            <w:del w:id="468" w:author="Peter Mullins" w:date="2026-09-25T20:00:00Z" w16du:dateUtc="2026-09-26T00:00:00Z">
              <w:r>
                <w:delText>GB</w:delText>
              </w:r>
            </w:del>
          </w:p>
        </w:tc>
        <w:tc>
          <w:tcPr>
            <w:tcW w:w="1620" w:type="dxa"/>
          </w:tcPr>
          <w:p w14:paraId="1C35BEB9" w14:textId="77777777" w:rsidR="005678D2" w:rsidRDefault="00BE34F7" w:rsidP="007315A5">
            <w:pPr>
              <w:jc w:val="center"/>
              <w:rPr>
                <w:del w:id="469" w:author="Peter Mullins" w:date="2026-09-25T20:00:00Z" w16du:dateUtc="2026-09-26T00:00:00Z"/>
              </w:rPr>
            </w:pPr>
            <w:del w:id="470" w:author="Peter Mullins" w:date="2026-09-25T20:00:00Z" w16du:dateUtc="2026-09-26T00:00:00Z">
              <w:r>
                <w:delText>6</w:delText>
              </w:r>
            </w:del>
          </w:p>
        </w:tc>
        <w:tc>
          <w:tcPr>
            <w:tcW w:w="4315" w:type="dxa"/>
          </w:tcPr>
          <w:p w14:paraId="54E28650" w14:textId="77777777" w:rsidR="005678D2" w:rsidRDefault="00BE34F7" w:rsidP="00B845CA">
            <w:pPr>
              <w:jc w:val="center"/>
              <w:rPr>
                <w:del w:id="471" w:author="Peter Mullins" w:date="2026-09-25T20:00:00Z" w16du:dateUtc="2026-09-26T00:00:00Z"/>
              </w:rPr>
            </w:pPr>
            <w:del w:id="472" w:author="Peter Mullins" w:date="2026-09-25T20:00:00Z" w16du:dateUtc="2026-09-26T00:00:00Z">
              <w:r>
                <w:delText>Patient Advocate</w:delText>
              </w:r>
            </w:del>
          </w:p>
        </w:tc>
      </w:tr>
      <w:tr w:rsidR="005678D2" w14:paraId="39D33581" w14:textId="77777777" w:rsidTr="009D7F73">
        <w:trPr>
          <w:del w:id="473" w:author="Peter Mullins" w:date="2026-09-25T20:00:00Z" w16du:dateUtc="2026-09-26T00:00:00Z"/>
        </w:trPr>
        <w:tc>
          <w:tcPr>
            <w:tcW w:w="3415" w:type="dxa"/>
          </w:tcPr>
          <w:p w14:paraId="01ED2AA2" w14:textId="77777777" w:rsidR="005678D2" w:rsidRDefault="00412D1F" w:rsidP="00412D1F">
            <w:pPr>
              <w:jc w:val="center"/>
              <w:rPr>
                <w:del w:id="474" w:author="Peter Mullins" w:date="2026-09-25T20:00:00Z" w16du:dateUtc="2026-09-26T00:00:00Z"/>
              </w:rPr>
            </w:pPr>
            <w:del w:id="475" w:author="Peter Mullins" w:date="2026-09-25T20:00:00Z" w16du:dateUtc="2026-09-26T00:00:00Z">
              <w:r>
                <w:delText>GB</w:delText>
              </w:r>
            </w:del>
          </w:p>
        </w:tc>
        <w:tc>
          <w:tcPr>
            <w:tcW w:w="1620" w:type="dxa"/>
          </w:tcPr>
          <w:p w14:paraId="02894626" w14:textId="77777777" w:rsidR="005678D2" w:rsidRDefault="00412D1F" w:rsidP="007315A5">
            <w:pPr>
              <w:jc w:val="center"/>
              <w:rPr>
                <w:del w:id="476" w:author="Peter Mullins" w:date="2026-09-25T20:00:00Z" w16du:dateUtc="2026-09-26T00:00:00Z"/>
              </w:rPr>
            </w:pPr>
            <w:del w:id="477" w:author="Peter Mullins" w:date="2026-09-25T20:00:00Z" w16du:dateUtc="2026-09-26T00:00:00Z">
              <w:r>
                <w:delText>10</w:delText>
              </w:r>
            </w:del>
          </w:p>
        </w:tc>
        <w:tc>
          <w:tcPr>
            <w:tcW w:w="4315" w:type="dxa"/>
          </w:tcPr>
          <w:p w14:paraId="6754C33F" w14:textId="77777777" w:rsidR="005678D2" w:rsidRDefault="00412D1F" w:rsidP="00B845CA">
            <w:pPr>
              <w:jc w:val="center"/>
              <w:rPr>
                <w:del w:id="478" w:author="Peter Mullins" w:date="2026-09-25T20:00:00Z" w16du:dateUtc="2026-09-26T00:00:00Z"/>
              </w:rPr>
            </w:pPr>
            <w:del w:id="479" w:author="Peter Mullins" w:date="2026-09-25T20:00:00Z" w16du:dateUtc="2026-09-26T00:00:00Z">
              <w:r>
                <w:delText>TCM</w:delText>
              </w:r>
            </w:del>
          </w:p>
        </w:tc>
      </w:tr>
      <w:tr w:rsidR="005678D2" w14:paraId="395D4A56" w14:textId="77777777" w:rsidTr="009D7F73">
        <w:trPr>
          <w:del w:id="480" w:author="Peter Mullins" w:date="2026-09-25T20:00:00Z" w16du:dateUtc="2026-09-26T00:00:00Z"/>
        </w:trPr>
        <w:tc>
          <w:tcPr>
            <w:tcW w:w="3415" w:type="dxa"/>
          </w:tcPr>
          <w:p w14:paraId="76B85E17" w14:textId="77777777" w:rsidR="005678D2" w:rsidRDefault="003E0952" w:rsidP="007315A5">
            <w:pPr>
              <w:jc w:val="center"/>
              <w:rPr>
                <w:del w:id="481" w:author="Peter Mullins" w:date="2026-09-25T20:00:00Z" w16du:dateUtc="2026-09-26T00:00:00Z"/>
              </w:rPr>
            </w:pPr>
            <w:del w:id="482" w:author="Peter Mullins" w:date="2026-09-25T20:00:00Z" w16du:dateUtc="2026-09-26T00:00:00Z">
              <w:r>
                <w:delText>GB</w:delText>
              </w:r>
            </w:del>
          </w:p>
        </w:tc>
        <w:tc>
          <w:tcPr>
            <w:tcW w:w="1620" w:type="dxa"/>
          </w:tcPr>
          <w:p w14:paraId="19FE9C75" w14:textId="77777777" w:rsidR="005678D2" w:rsidRDefault="003E0952" w:rsidP="007315A5">
            <w:pPr>
              <w:jc w:val="center"/>
              <w:rPr>
                <w:del w:id="483" w:author="Peter Mullins" w:date="2026-09-25T20:00:00Z" w16du:dateUtc="2026-09-26T00:00:00Z"/>
              </w:rPr>
            </w:pPr>
            <w:del w:id="484" w:author="Peter Mullins" w:date="2026-09-25T20:00:00Z" w16du:dateUtc="2026-09-26T00:00:00Z">
              <w:r>
                <w:delText>105</w:delText>
              </w:r>
            </w:del>
          </w:p>
        </w:tc>
        <w:tc>
          <w:tcPr>
            <w:tcW w:w="4315" w:type="dxa"/>
          </w:tcPr>
          <w:p w14:paraId="57C4F0F8" w14:textId="77777777" w:rsidR="005678D2" w:rsidRDefault="003E0952" w:rsidP="00B845CA">
            <w:pPr>
              <w:jc w:val="center"/>
              <w:rPr>
                <w:del w:id="485" w:author="Peter Mullins" w:date="2026-09-25T20:00:00Z" w16du:dateUtc="2026-09-26T00:00:00Z"/>
              </w:rPr>
            </w:pPr>
            <w:del w:id="486" w:author="Peter Mullins" w:date="2026-09-25T20:00:00Z" w16du:dateUtc="2026-09-26T00:00:00Z">
              <w:r>
                <w:delText>BH (30) &amp; PC (60) Clinics &amp; Eligibility (15)</w:delText>
              </w:r>
            </w:del>
          </w:p>
        </w:tc>
      </w:tr>
      <w:tr w:rsidR="005678D2" w14:paraId="108C6927" w14:textId="77777777" w:rsidTr="009D7F73">
        <w:trPr>
          <w:del w:id="487" w:author="Peter Mullins" w:date="2026-09-25T20:00:00Z" w16du:dateUtc="2026-09-26T00:00:00Z"/>
        </w:trPr>
        <w:tc>
          <w:tcPr>
            <w:tcW w:w="3415" w:type="dxa"/>
          </w:tcPr>
          <w:p w14:paraId="4AF9A2D4" w14:textId="77777777" w:rsidR="005678D2" w:rsidRDefault="003E0952" w:rsidP="007315A5">
            <w:pPr>
              <w:jc w:val="center"/>
              <w:rPr>
                <w:del w:id="488" w:author="Peter Mullins" w:date="2026-09-25T20:00:00Z" w16du:dateUtc="2026-09-26T00:00:00Z"/>
              </w:rPr>
            </w:pPr>
            <w:del w:id="489" w:author="Peter Mullins" w:date="2026-09-25T20:00:00Z" w16du:dateUtc="2026-09-26T00:00:00Z">
              <w:r>
                <w:delText>GB</w:delText>
              </w:r>
            </w:del>
          </w:p>
        </w:tc>
        <w:tc>
          <w:tcPr>
            <w:tcW w:w="1620" w:type="dxa"/>
          </w:tcPr>
          <w:p w14:paraId="65E873D5" w14:textId="77777777" w:rsidR="005678D2" w:rsidRDefault="003E0952" w:rsidP="007315A5">
            <w:pPr>
              <w:jc w:val="center"/>
              <w:rPr>
                <w:del w:id="490" w:author="Peter Mullins" w:date="2026-09-25T20:00:00Z" w16du:dateUtc="2026-09-26T00:00:00Z"/>
              </w:rPr>
            </w:pPr>
            <w:del w:id="491" w:author="Peter Mullins" w:date="2026-09-25T20:00:00Z" w16du:dateUtc="2026-09-26T00:00:00Z">
              <w:r>
                <w:delText>45</w:delText>
              </w:r>
            </w:del>
          </w:p>
        </w:tc>
        <w:tc>
          <w:tcPr>
            <w:tcW w:w="4315" w:type="dxa"/>
          </w:tcPr>
          <w:p w14:paraId="21B0A3E6" w14:textId="77777777" w:rsidR="005678D2" w:rsidRDefault="003E0952" w:rsidP="00B845CA">
            <w:pPr>
              <w:jc w:val="center"/>
              <w:rPr>
                <w:del w:id="492" w:author="Peter Mullins" w:date="2026-09-25T20:00:00Z" w16du:dateUtc="2026-09-26T00:00:00Z"/>
              </w:rPr>
            </w:pPr>
            <w:del w:id="493" w:author="Peter Mullins" w:date="2026-09-25T20:00:00Z" w16du:dateUtc="2026-09-26T00:00:00Z">
              <w:r>
                <w:delText>Dental (15), Eye/Pulmonary (15), &amp; Oncology (15) Clinics</w:delText>
              </w:r>
            </w:del>
          </w:p>
        </w:tc>
      </w:tr>
      <w:tr w:rsidR="00794141" w14:paraId="19117B49" w14:textId="77777777" w:rsidTr="009D7F73">
        <w:trPr>
          <w:del w:id="494" w:author="Peter Mullins" w:date="2026-09-25T20:00:00Z" w16du:dateUtc="2026-09-26T00:00:00Z"/>
        </w:trPr>
        <w:tc>
          <w:tcPr>
            <w:tcW w:w="3415" w:type="dxa"/>
          </w:tcPr>
          <w:p w14:paraId="75AAB24A" w14:textId="77777777" w:rsidR="00794141" w:rsidRDefault="00794141" w:rsidP="00794141">
            <w:pPr>
              <w:jc w:val="center"/>
              <w:rPr>
                <w:del w:id="495" w:author="Peter Mullins" w:date="2026-09-25T20:00:00Z" w16du:dateUtc="2026-09-26T00:00:00Z"/>
              </w:rPr>
            </w:pPr>
            <w:del w:id="496" w:author="Peter Mullins" w:date="2026-09-25T20:00:00Z" w16du:dateUtc="2026-09-26T00:00:00Z">
              <w:r>
                <w:delText>GB</w:delText>
              </w:r>
            </w:del>
          </w:p>
        </w:tc>
        <w:tc>
          <w:tcPr>
            <w:tcW w:w="1620" w:type="dxa"/>
          </w:tcPr>
          <w:p w14:paraId="3086B8C5" w14:textId="77777777" w:rsidR="00794141" w:rsidRDefault="00794141" w:rsidP="00794141">
            <w:pPr>
              <w:jc w:val="center"/>
              <w:rPr>
                <w:del w:id="497" w:author="Peter Mullins" w:date="2026-09-25T20:00:00Z" w16du:dateUtc="2026-09-26T00:00:00Z"/>
              </w:rPr>
            </w:pPr>
            <w:del w:id="498" w:author="Peter Mullins" w:date="2026-09-25T20:00:00Z" w16du:dateUtc="2026-09-26T00:00:00Z">
              <w:r>
                <w:delText>105</w:delText>
              </w:r>
            </w:del>
          </w:p>
        </w:tc>
        <w:tc>
          <w:tcPr>
            <w:tcW w:w="4315" w:type="dxa"/>
          </w:tcPr>
          <w:p w14:paraId="3B6B2905" w14:textId="77777777" w:rsidR="00794141" w:rsidRDefault="00794141" w:rsidP="00794141">
            <w:pPr>
              <w:jc w:val="center"/>
              <w:rPr>
                <w:del w:id="499" w:author="Peter Mullins" w:date="2026-09-25T20:00:00Z" w16du:dateUtc="2026-09-26T00:00:00Z"/>
              </w:rPr>
            </w:pPr>
            <w:del w:id="500" w:author="Peter Mullins" w:date="2026-09-25T20:00:00Z" w16du:dateUtc="2026-09-26T00:00:00Z">
              <w:r>
                <w:delText>BH (30) &amp; PC (60) Clinics &amp; Eligibility (15)</w:delText>
              </w:r>
            </w:del>
          </w:p>
        </w:tc>
      </w:tr>
      <w:tr w:rsidR="00794141" w14:paraId="604C723F" w14:textId="77777777" w:rsidTr="009D7F73">
        <w:trPr>
          <w:del w:id="501" w:author="Peter Mullins" w:date="2026-09-25T20:00:00Z" w16du:dateUtc="2026-09-26T00:00:00Z"/>
        </w:trPr>
        <w:tc>
          <w:tcPr>
            <w:tcW w:w="3415" w:type="dxa"/>
          </w:tcPr>
          <w:p w14:paraId="4EB36A86" w14:textId="77777777" w:rsidR="00794141" w:rsidRDefault="00794141" w:rsidP="00794141">
            <w:pPr>
              <w:jc w:val="center"/>
              <w:rPr>
                <w:del w:id="502" w:author="Peter Mullins" w:date="2026-09-25T20:00:00Z" w16du:dateUtc="2026-09-26T00:00:00Z"/>
              </w:rPr>
            </w:pPr>
            <w:del w:id="503" w:author="Peter Mullins" w:date="2026-09-25T20:00:00Z" w16du:dateUtc="2026-09-26T00:00:00Z">
              <w:r>
                <w:delText>GB</w:delText>
              </w:r>
            </w:del>
          </w:p>
        </w:tc>
        <w:tc>
          <w:tcPr>
            <w:tcW w:w="1620" w:type="dxa"/>
          </w:tcPr>
          <w:p w14:paraId="540A69B3" w14:textId="77777777" w:rsidR="00794141" w:rsidRDefault="00794141" w:rsidP="00794141">
            <w:pPr>
              <w:jc w:val="center"/>
              <w:rPr>
                <w:del w:id="504" w:author="Peter Mullins" w:date="2026-09-25T20:00:00Z" w16du:dateUtc="2026-09-26T00:00:00Z"/>
              </w:rPr>
            </w:pPr>
            <w:del w:id="505" w:author="Peter Mullins" w:date="2026-09-25T20:00:00Z" w16du:dateUtc="2026-09-26T00:00:00Z">
              <w:r>
                <w:delText>45</w:delText>
              </w:r>
            </w:del>
          </w:p>
        </w:tc>
        <w:tc>
          <w:tcPr>
            <w:tcW w:w="4315" w:type="dxa"/>
          </w:tcPr>
          <w:p w14:paraId="2E85DBC2" w14:textId="77777777" w:rsidR="00794141" w:rsidRDefault="00794141" w:rsidP="00794141">
            <w:pPr>
              <w:jc w:val="center"/>
              <w:rPr>
                <w:del w:id="506" w:author="Peter Mullins" w:date="2026-09-25T20:00:00Z" w16du:dateUtc="2026-09-26T00:00:00Z"/>
              </w:rPr>
            </w:pPr>
            <w:del w:id="507" w:author="Peter Mullins" w:date="2026-09-25T20:00:00Z" w16du:dateUtc="2026-09-26T00:00:00Z">
              <w:r>
                <w:delText>Dental (15), Eye/Pulmonary (15), &amp; Digestive Disease (15) Clinics</w:delText>
              </w:r>
            </w:del>
          </w:p>
        </w:tc>
      </w:tr>
      <w:tr w:rsidR="00794141" w14:paraId="0CFCC72F" w14:textId="77777777" w:rsidTr="009D7F73">
        <w:trPr>
          <w:del w:id="508" w:author="Peter Mullins" w:date="2026-09-25T20:00:00Z" w16du:dateUtc="2026-09-26T00:00:00Z"/>
        </w:trPr>
        <w:tc>
          <w:tcPr>
            <w:tcW w:w="3415" w:type="dxa"/>
          </w:tcPr>
          <w:p w14:paraId="6FC7D3BE" w14:textId="77777777" w:rsidR="00794141" w:rsidRDefault="007A2882" w:rsidP="00794141">
            <w:pPr>
              <w:jc w:val="center"/>
              <w:rPr>
                <w:del w:id="509" w:author="Peter Mullins" w:date="2026-09-25T20:00:00Z" w16du:dateUtc="2026-09-26T00:00:00Z"/>
              </w:rPr>
            </w:pPr>
            <w:del w:id="510" w:author="Peter Mullins" w:date="2026-09-25T20:00:00Z" w16du:dateUtc="2026-09-26T00:00:00Z">
              <w:r>
                <w:delText>GB</w:delText>
              </w:r>
            </w:del>
          </w:p>
        </w:tc>
        <w:tc>
          <w:tcPr>
            <w:tcW w:w="1620" w:type="dxa"/>
          </w:tcPr>
          <w:p w14:paraId="60131FB3" w14:textId="77777777" w:rsidR="00794141" w:rsidRDefault="007A2882" w:rsidP="00794141">
            <w:pPr>
              <w:jc w:val="center"/>
              <w:rPr>
                <w:del w:id="511" w:author="Peter Mullins" w:date="2026-09-25T20:00:00Z" w16du:dateUtc="2026-09-26T00:00:00Z"/>
              </w:rPr>
            </w:pPr>
            <w:del w:id="512" w:author="Peter Mullins" w:date="2026-09-25T20:00:00Z" w16du:dateUtc="2026-09-26T00:00:00Z">
              <w:r>
                <w:delText>31</w:delText>
              </w:r>
            </w:del>
          </w:p>
        </w:tc>
        <w:tc>
          <w:tcPr>
            <w:tcW w:w="4315" w:type="dxa"/>
          </w:tcPr>
          <w:p w14:paraId="58B403A5" w14:textId="77777777" w:rsidR="00794141" w:rsidRDefault="007A2882" w:rsidP="00794141">
            <w:pPr>
              <w:jc w:val="center"/>
              <w:rPr>
                <w:del w:id="513" w:author="Peter Mullins" w:date="2026-09-25T20:00:00Z" w16du:dateUtc="2026-09-26T00:00:00Z"/>
              </w:rPr>
            </w:pPr>
            <w:del w:id="514" w:author="Peter Mullins" w:date="2026-09-25T20:00:00Z" w16du:dateUtc="2026-09-26T00:00:00Z">
              <w:r>
                <w:delText>Be the Light resource fair</w:delText>
              </w:r>
            </w:del>
          </w:p>
        </w:tc>
      </w:tr>
      <w:tr w:rsidR="00794141" w14:paraId="30710CD4" w14:textId="77777777" w:rsidTr="009D7F73">
        <w:trPr>
          <w:del w:id="515" w:author="Peter Mullins" w:date="2026-09-25T20:00:00Z" w16du:dateUtc="2026-09-26T00:00:00Z"/>
        </w:trPr>
        <w:tc>
          <w:tcPr>
            <w:tcW w:w="3415" w:type="dxa"/>
          </w:tcPr>
          <w:p w14:paraId="5871FB50" w14:textId="77777777" w:rsidR="00794141" w:rsidRDefault="00230344" w:rsidP="00794141">
            <w:pPr>
              <w:jc w:val="center"/>
              <w:rPr>
                <w:del w:id="516" w:author="Peter Mullins" w:date="2026-09-25T20:00:00Z" w16du:dateUtc="2026-09-26T00:00:00Z"/>
              </w:rPr>
            </w:pPr>
            <w:del w:id="517" w:author="Peter Mullins" w:date="2026-09-25T20:00:00Z" w16du:dateUtc="2026-09-26T00:00:00Z">
              <w:r>
                <w:delText>GB</w:delText>
              </w:r>
            </w:del>
          </w:p>
        </w:tc>
        <w:tc>
          <w:tcPr>
            <w:tcW w:w="1620" w:type="dxa"/>
          </w:tcPr>
          <w:p w14:paraId="27C31078" w14:textId="77777777" w:rsidR="00794141" w:rsidRDefault="00230344" w:rsidP="00794141">
            <w:pPr>
              <w:jc w:val="center"/>
              <w:rPr>
                <w:del w:id="518" w:author="Peter Mullins" w:date="2026-09-25T20:00:00Z" w16du:dateUtc="2026-09-26T00:00:00Z"/>
              </w:rPr>
            </w:pPr>
            <w:del w:id="519" w:author="Peter Mullins" w:date="2026-09-25T20:00:00Z" w16du:dateUtc="2026-09-26T00:00:00Z">
              <w:r>
                <w:delText>10</w:delText>
              </w:r>
            </w:del>
          </w:p>
        </w:tc>
        <w:tc>
          <w:tcPr>
            <w:tcW w:w="4315" w:type="dxa"/>
          </w:tcPr>
          <w:p w14:paraId="015B8E5C" w14:textId="77777777" w:rsidR="00794141" w:rsidRDefault="00230344" w:rsidP="00794141">
            <w:pPr>
              <w:jc w:val="center"/>
              <w:rPr>
                <w:del w:id="520" w:author="Peter Mullins" w:date="2026-09-25T20:00:00Z" w16du:dateUtc="2026-09-26T00:00:00Z"/>
              </w:rPr>
            </w:pPr>
            <w:del w:id="521" w:author="Peter Mullins" w:date="2026-09-25T20:00:00Z" w16du:dateUtc="2026-09-26T00:00:00Z">
              <w:r>
                <w:delText>Patient Advocate</w:delText>
              </w:r>
            </w:del>
          </w:p>
        </w:tc>
      </w:tr>
      <w:tr w:rsidR="004F2626" w14:paraId="11550FBD" w14:textId="77777777" w:rsidTr="009D7F73">
        <w:trPr>
          <w:del w:id="522" w:author="Peter Mullins" w:date="2026-09-25T20:00:00Z" w16du:dateUtc="2026-09-26T00:00:00Z"/>
        </w:trPr>
        <w:tc>
          <w:tcPr>
            <w:tcW w:w="3415" w:type="dxa"/>
          </w:tcPr>
          <w:p w14:paraId="7C05FDB3" w14:textId="77777777" w:rsidR="004F2626" w:rsidRDefault="004F2626" w:rsidP="004F2626">
            <w:pPr>
              <w:jc w:val="center"/>
              <w:rPr>
                <w:del w:id="523" w:author="Peter Mullins" w:date="2026-09-25T20:00:00Z" w16du:dateUtc="2026-09-26T00:00:00Z"/>
              </w:rPr>
            </w:pPr>
            <w:del w:id="524" w:author="Peter Mullins" w:date="2026-09-25T20:00:00Z" w16du:dateUtc="2026-09-26T00:00:00Z">
              <w:r>
                <w:delText>GB</w:delText>
              </w:r>
            </w:del>
          </w:p>
        </w:tc>
        <w:tc>
          <w:tcPr>
            <w:tcW w:w="1620" w:type="dxa"/>
          </w:tcPr>
          <w:p w14:paraId="0CE2BBD2" w14:textId="77777777" w:rsidR="004F2626" w:rsidRDefault="004F2626" w:rsidP="004F2626">
            <w:pPr>
              <w:jc w:val="center"/>
              <w:rPr>
                <w:del w:id="525" w:author="Peter Mullins" w:date="2026-09-25T20:00:00Z" w16du:dateUtc="2026-09-26T00:00:00Z"/>
              </w:rPr>
            </w:pPr>
            <w:del w:id="526" w:author="Peter Mullins" w:date="2026-09-25T20:00:00Z" w16du:dateUtc="2026-09-26T00:00:00Z">
              <w:r>
                <w:delText>105</w:delText>
              </w:r>
            </w:del>
          </w:p>
        </w:tc>
        <w:tc>
          <w:tcPr>
            <w:tcW w:w="4315" w:type="dxa"/>
          </w:tcPr>
          <w:p w14:paraId="714C25DA" w14:textId="77777777" w:rsidR="004F2626" w:rsidRDefault="004F2626" w:rsidP="004F2626">
            <w:pPr>
              <w:jc w:val="center"/>
              <w:rPr>
                <w:del w:id="527" w:author="Peter Mullins" w:date="2026-09-25T20:00:00Z" w16du:dateUtc="2026-09-26T00:00:00Z"/>
              </w:rPr>
            </w:pPr>
            <w:del w:id="528" w:author="Peter Mullins" w:date="2026-09-25T20:00:00Z" w16du:dateUtc="2026-09-26T00:00:00Z">
              <w:r>
                <w:delText>BH (30) &amp; PC (60) Clinics &amp; Eligibility (15)</w:delText>
              </w:r>
            </w:del>
          </w:p>
        </w:tc>
      </w:tr>
      <w:tr w:rsidR="004F2626" w14:paraId="74CF5A9C" w14:textId="77777777" w:rsidTr="009D7F73">
        <w:trPr>
          <w:del w:id="529" w:author="Peter Mullins" w:date="2026-09-25T20:00:00Z" w16du:dateUtc="2026-09-26T00:00:00Z"/>
        </w:trPr>
        <w:tc>
          <w:tcPr>
            <w:tcW w:w="3415" w:type="dxa"/>
          </w:tcPr>
          <w:p w14:paraId="07497C96" w14:textId="77777777" w:rsidR="004F2626" w:rsidRDefault="004F2626" w:rsidP="004F2626">
            <w:pPr>
              <w:jc w:val="center"/>
              <w:rPr>
                <w:del w:id="530" w:author="Peter Mullins" w:date="2026-09-25T20:00:00Z" w16du:dateUtc="2026-09-26T00:00:00Z"/>
              </w:rPr>
            </w:pPr>
            <w:del w:id="531" w:author="Peter Mullins" w:date="2026-09-25T20:00:00Z" w16du:dateUtc="2026-09-26T00:00:00Z">
              <w:r>
                <w:delText>GB</w:delText>
              </w:r>
            </w:del>
          </w:p>
        </w:tc>
        <w:tc>
          <w:tcPr>
            <w:tcW w:w="1620" w:type="dxa"/>
          </w:tcPr>
          <w:p w14:paraId="293D3F70" w14:textId="77777777" w:rsidR="004F2626" w:rsidRDefault="004F2626" w:rsidP="004F2626">
            <w:pPr>
              <w:jc w:val="center"/>
              <w:rPr>
                <w:del w:id="532" w:author="Peter Mullins" w:date="2026-09-25T20:00:00Z" w16du:dateUtc="2026-09-26T00:00:00Z"/>
              </w:rPr>
            </w:pPr>
            <w:del w:id="533" w:author="Peter Mullins" w:date="2026-09-25T20:00:00Z" w16du:dateUtc="2026-09-26T00:00:00Z">
              <w:r>
                <w:delText>60</w:delText>
              </w:r>
            </w:del>
          </w:p>
        </w:tc>
        <w:tc>
          <w:tcPr>
            <w:tcW w:w="4315" w:type="dxa"/>
          </w:tcPr>
          <w:p w14:paraId="2DB78754" w14:textId="77777777" w:rsidR="004F2626" w:rsidRDefault="004F2626" w:rsidP="004F2626">
            <w:pPr>
              <w:jc w:val="center"/>
              <w:rPr>
                <w:del w:id="534" w:author="Peter Mullins" w:date="2026-09-25T20:00:00Z" w16du:dateUtc="2026-09-26T00:00:00Z"/>
              </w:rPr>
            </w:pPr>
            <w:del w:id="535" w:author="Peter Mullins" w:date="2026-09-25T20:00:00Z" w16du:dateUtc="2026-09-26T00:00:00Z">
              <w:r>
                <w:delText>Dental (15), Eye/Pulmonary (15), Digestive Disease (15), &amp; Surgery (15) Clinics</w:delText>
              </w:r>
            </w:del>
          </w:p>
        </w:tc>
      </w:tr>
      <w:tr w:rsidR="004F2626" w14:paraId="36F066A2" w14:textId="77777777" w:rsidTr="009D7F73">
        <w:trPr>
          <w:del w:id="536" w:author="Peter Mullins" w:date="2026-09-25T20:00:00Z" w16du:dateUtc="2026-09-26T00:00:00Z"/>
        </w:trPr>
        <w:tc>
          <w:tcPr>
            <w:tcW w:w="3415" w:type="dxa"/>
          </w:tcPr>
          <w:p w14:paraId="51D3FC3F" w14:textId="77777777" w:rsidR="004F2626" w:rsidRDefault="001A6773" w:rsidP="004F2626">
            <w:pPr>
              <w:jc w:val="center"/>
              <w:rPr>
                <w:del w:id="537" w:author="Peter Mullins" w:date="2026-09-25T20:00:00Z" w16du:dateUtc="2026-09-26T00:00:00Z"/>
              </w:rPr>
            </w:pPr>
            <w:del w:id="538" w:author="Peter Mullins" w:date="2026-09-25T20:00:00Z" w16du:dateUtc="2026-09-26T00:00:00Z">
              <w:r>
                <w:delText>GB</w:delText>
              </w:r>
            </w:del>
          </w:p>
        </w:tc>
        <w:tc>
          <w:tcPr>
            <w:tcW w:w="1620" w:type="dxa"/>
          </w:tcPr>
          <w:p w14:paraId="4C80D42E" w14:textId="77777777" w:rsidR="004F2626" w:rsidRDefault="00921B3F" w:rsidP="004F2626">
            <w:pPr>
              <w:jc w:val="center"/>
              <w:rPr>
                <w:del w:id="539" w:author="Peter Mullins" w:date="2026-09-25T20:00:00Z" w16du:dateUtc="2026-09-26T00:00:00Z"/>
              </w:rPr>
            </w:pPr>
            <w:del w:id="540" w:author="Peter Mullins" w:date="2026-09-25T20:00:00Z" w16du:dateUtc="2026-09-26T00:00:00Z">
              <w:r>
                <w:delText>14</w:delText>
              </w:r>
              <w:r w:rsidR="003275FC">
                <w:delText>6</w:delText>
              </w:r>
            </w:del>
          </w:p>
        </w:tc>
        <w:tc>
          <w:tcPr>
            <w:tcW w:w="4315" w:type="dxa"/>
          </w:tcPr>
          <w:p w14:paraId="0558B3A5" w14:textId="77777777" w:rsidR="004F2626" w:rsidRDefault="003275FC" w:rsidP="004F2626">
            <w:pPr>
              <w:jc w:val="center"/>
              <w:rPr>
                <w:del w:id="541" w:author="Peter Mullins" w:date="2026-09-25T20:00:00Z" w16du:dateUtc="2026-09-26T00:00:00Z"/>
              </w:rPr>
            </w:pPr>
            <w:del w:id="542" w:author="Peter Mullins" w:date="2026-09-25T20:00:00Z" w16du:dateUtc="2026-09-26T00:00:00Z">
              <w:r>
                <w:delText>BH (41</w:delText>
              </w:r>
              <w:r w:rsidR="001A6773">
                <w:delText>), PC (60), Eligibility (15)</w:delText>
              </w:r>
              <w:r w:rsidR="00921B3F">
                <w:delText>, Dental (15), Eye/Pulmonary (15)</w:delText>
              </w:r>
            </w:del>
          </w:p>
        </w:tc>
      </w:tr>
      <w:tr w:rsidR="004F2626" w14:paraId="40BF9B29" w14:textId="77777777" w:rsidTr="009D7F73">
        <w:trPr>
          <w:del w:id="543" w:author="Peter Mullins" w:date="2026-09-25T20:00:00Z" w16du:dateUtc="2026-09-26T00:00:00Z"/>
        </w:trPr>
        <w:tc>
          <w:tcPr>
            <w:tcW w:w="3415" w:type="dxa"/>
          </w:tcPr>
          <w:p w14:paraId="3F9E1657" w14:textId="77777777" w:rsidR="004F2626" w:rsidRDefault="001A6773" w:rsidP="004F2626">
            <w:pPr>
              <w:jc w:val="center"/>
              <w:rPr>
                <w:del w:id="544" w:author="Peter Mullins" w:date="2026-09-25T20:00:00Z" w16du:dateUtc="2026-09-26T00:00:00Z"/>
              </w:rPr>
            </w:pPr>
            <w:del w:id="545" w:author="Peter Mullins" w:date="2026-09-25T20:00:00Z" w16du:dateUtc="2026-09-26T00:00:00Z">
              <w:r>
                <w:delText>CLEV</w:delText>
              </w:r>
            </w:del>
          </w:p>
        </w:tc>
        <w:tc>
          <w:tcPr>
            <w:tcW w:w="1620" w:type="dxa"/>
          </w:tcPr>
          <w:p w14:paraId="2ECBD801" w14:textId="77777777" w:rsidR="004F2626" w:rsidRDefault="001A6773" w:rsidP="004F2626">
            <w:pPr>
              <w:jc w:val="center"/>
              <w:rPr>
                <w:del w:id="546" w:author="Peter Mullins" w:date="2026-09-25T20:00:00Z" w16du:dateUtc="2026-09-26T00:00:00Z"/>
              </w:rPr>
            </w:pPr>
            <w:del w:id="547" w:author="Peter Mullins" w:date="2026-09-25T20:00:00Z" w16du:dateUtc="2026-09-26T00:00:00Z">
              <w:r>
                <w:delText>200</w:delText>
              </w:r>
            </w:del>
          </w:p>
        </w:tc>
        <w:tc>
          <w:tcPr>
            <w:tcW w:w="4315" w:type="dxa"/>
          </w:tcPr>
          <w:p w14:paraId="5D2A7461" w14:textId="77777777" w:rsidR="004F2626" w:rsidRDefault="001A6773" w:rsidP="004F2626">
            <w:pPr>
              <w:jc w:val="center"/>
              <w:rPr>
                <w:del w:id="548" w:author="Peter Mullins" w:date="2026-09-25T20:00:00Z" w16du:dateUtc="2026-09-26T00:00:00Z"/>
              </w:rPr>
            </w:pPr>
            <w:del w:id="549" w:author="Peter Mullins" w:date="2026-09-25T20:00:00Z" w16du:dateUtc="2026-09-26T00:00:00Z">
              <w:r>
                <w:delText>PC</w:delText>
              </w:r>
            </w:del>
          </w:p>
        </w:tc>
      </w:tr>
      <w:tr w:rsidR="004F2626" w14:paraId="48EC18EB" w14:textId="77777777" w:rsidTr="009D7F73">
        <w:trPr>
          <w:del w:id="550" w:author="Peter Mullins" w:date="2026-09-25T20:00:00Z" w16du:dateUtc="2026-09-26T00:00:00Z"/>
        </w:trPr>
        <w:tc>
          <w:tcPr>
            <w:tcW w:w="3415" w:type="dxa"/>
          </w:tcPr>
          <w:p w14:paraId="11B03948" w14:textId="77777777" w:rsidR="004F2626" w:rsidRDefault="00002515" w:rsidP="004F2626">
            <w:pPr>
              <w:jc w:val="center"/>
              <w:rPr>
                <w:del w:id="551" w:author="Peter Mullins" w:date="2026-09-25T20:00:00Z" w16du:dateUtc="2026-09-26T00:00:00Z"/>
              </w:rPr>
            </w:pPr>
            <w:del w:id="552" w:author="Peter Mullins" w:date="2026-09-25T20:00:00Z" w16du:dateUtc="2026-09-26T00:00:00Z">
              <w:r>
                <w:delText>CLEV</w:delText>
              </w:r>
              <w:r w:rsidR="004A272A">
                <w:delText xml:space="preserve"> (start FY19)</w:delText>
              </w:r>
            </w:del>
          </w:p>
        </w:tc>
        <w:tc>
          <w:tcPr>
            <w:tcW w:w="1620" w:type="dxa"/>
          </w:tcPr>
          <w:p w14:paraId="30923A47" w14:textId="77777777" w:rsidR="004F2626" w:rsidRDefault="00002515" w:rsidP="004F2626">
            <w:pPr>
              <w:jc w:val="center"/>
              <w:rPr>
                <w:del w:id="553" w:author="Peter Mullins" w:date="2026-09-25T20:00:00Z" w16du:dateUtc="2026-09-26T00:00:00Z"/>
              </w:rPr>
            </w:pPr>
            <w:del w:id="554" w:author="Peter Mullins" w:date="2026-09-25T20:00:00Z" w16du:dateUtc="2026-09-26T00:00:00Z">
              <w:r>
                <w:delText>1</w:delText>
              </w:r>
            </w:del>
          </w:p>
        </w:tc>
        <w:tc>
          <w:tcPr>
            <w:tcW w:w="4315" w:type="dxa"/>
          </w:tcPr>
          <w:p w14:paraId="74D27554" w14:textId="77777777" w:rsidR="004F2626" w:rsidRDefault="00002515" w:rsidP="004F2626">
            <w:pPr>
              <w:jc w:val="center"/>
              <w:rPr>
                <w:del w:id="555" w:author="Peter Mullins" w:date="2026-09-25T20:00:00Z" w16du:dateUtc="2026-09-26T00:00:00Z"/>
              </w:rPr>
            </w:pPr>
            <w:del w:id="556" w:author="Peter Mullins" w:date="2026-09-25T20:00:00Z" w16du:dateUtc="2026-09-26T00:00:00Z">
              <w:r>
                <w:delText>St. Mark Lutheran Church Resource Fair</w:delText>
              </w:r>
            </w:del>
          </w:p>
        </w:tc>
      </w:tr>
      <w:tr w:rsidR="004F2626" w14:paraId="26F87A06" w14:textId="77777777" w:rsidTr="009D7F73">
        <w:trPr>
          <w:del w:id="557" w:author="Peter Mullins" w:date="2026-09-25T20:00:00Z" w16du:dateUtc="2026-09-26T00:00:00Z"/>
        </w:trPr>
        <w:tc>
          <w:tcPr>
            <w:tcW w:w="3415" w:type="dxa"/>
          </w:tcPr>
          <w:p w14:paraId="2484BD86" w14:textId="77777777" w:rsidR="004F2626" w:rsidRDefault="00613F8C" w:rsidP="004F2626">
            <w:pPr>
              <w:jc w:val="center"/>
              <w:rPr>
                <w:del w:id="558" w:author="Peter Mullins" w:date="2026-09-25T20:00:00Z" w16du:dateUtc="2026-09-26T00:00:00Z"/>
              </w:rPr>
            </w:pPr>
            <w:del w:id="559" w:author="Peter Mullins" w:date="2026-09-25T20:00:00Z" w16du:dateUtc="2026-09-26T00:00:00Z">
              <w:r>
                <w:delText>GB</w:delText>
              </w:r>
            </w:del>
          </w:p>
        </w:tc>
        <w:tc>
          <w:tcPr>
            <w:tcW w:w="1620" w:type="dxa"/>
          </w:tcPr>
          <w:p w14:paraId="13678278" w14:textId="77777777" w:rsidR="004F2626" w:rsidRDefault="00613F8C" w:rsidP="004F2626">
            <w:pPr>
              <w:jc w:val="center"/>
              <w:rPr>
                <w:del w:id="560" w:author="Peter Mullins" w:date="2026-09-25T20:00:00Z" w16du:dateUtc="2026-09-26T00:00:00Z"/>
              </w:rPr>
            </w:pPr>
            <w:del w:id="561" w:author="Peter Mullins" w:date="2026-09-25T20:00:00Z" w16du:dateUtc="2026-09-26T00:00:00Z">
              <w:r>
                <w:delText>5</w:delText>
              </w:r>
            </w:del>
          </w:p>
        </w:tc>
        <w:tc>
          <w:tcPr>
            <w:tcW w:w="4315" w:type="dxa"/>
          </w:tcPr>
          <w:p w14:paraId="0504DF55" w14:textId="77777777" w:rsidR="004F2626" w:rsidRDefault="00613F8C" w:rsidP="004F2626">
            <w:pPr>
              <w:jc w:val="center"/>
              <w:rPr>
                <w:del w:id="562" w:author="Peter Mullins" w:date="2026-09-25T20:00:00Z" w16du:dateUtc="2026-09-26T00:00:00Z"/>
              </w:rPr>
            </w:pPr>
            <w:del w:id="563" w:author="Peter Mullins" w:date="2026-09-25T20:00:00Z" w16du:dateUtc="2026-09-26T00:00:00Z">
              <w:r>
                <w:delText>SAVE presentation – First Baptist Church</w:delText>
              </w:r>
            </w:del>
          </w:p>
        </w:tc>
      </w:tr>
      <w:tr w:rsidR="004F2626" w14:paraId="565EF8D5" w14:textId="77777777" w:rsidTr="009D7F73">
        <w:trPr>
          <w:del w:id="564" w:author="Peter Mullins" w:date="2026-09-25T20:00:00Z" w16du:dateUtc="2026-09-26T00:00:00Z"/>
        </w:trPr>
        <w:tc>
          <w:tcPr>
            <w:tcW w:w="3415" w:type="dxa"/>
          </w:tcPr>
          <w:p w14:paraId="256E1039" w14:textId="77777777" w:rsidR="004F2626" w:rsidRDefault="005D0418" w:rsidP="004F2626">
            <w:pPr>
              <w:jc w:val="center"/>
              <w:rPr>
                <w:del w:id="565" w:author="Peter Mullins" w:date="2026-09-25T20:00:00Z" w16du:dateUtc="2026-09-26T00:00:00Z"/>
              </w:rPr>
            </w:pPr>
            <w:del w:id="566" w:author="Peter Mullins" w:date="2026-09-25T20:00:00Z" w16du:dateUtc="2026-09-26T00:00:00Z">
              <w:r>
                <w:delText>GB</w:delText>
              </w:r>
            </w:del>
          </w:p>
        </w:tc>
        <w:tc>
          <w:tcPr>
            <w:tcW w:w="1620" w:type="dxa"/>
          </w:tcPr>
          <w:p w14:paraId="0A711E98" w14:textId="77777777" w:rsidR="004F2626" w:rsidRDefault="005D0418" w:rsidP="004F2626">
            <w:pPr>
              <w:jc w:val="center"/>
              <w:rPr>
                <w:del w:id="567" w:author="Peter Mullins" w:date="2026-09-25T20:00:00Z" w16du:dateUtc="2026-09-26T00:00:00Z"/>
              </w:rPr>
            </w:pPr>
            <w:del w:id="568" w:author="Peter Mullins" w:date="2026-09-25T20:00:00Z" w16du:dateUtc="2026-09-26T00:00:00Z">
              <w:r>
                <w:delText>199</w:delText>
              </w:r>
            </w:del>
          </w:p>
        </w:tc>
        <w:tc>
          <w:tcPr>
            <w:tcW w:w="4315" w:type="dxa"/>
          </w:tcPr>
          <w:p w14:paraId="30AF766D" w14:textId="77777777" w:rsidR="004F2626" w:rsidRDefault="005D0418" w:rsidP="004F2626">
            <w:pPr>
              <w:jc w:val="center"/>
              <w:rPr>
                <w:del w:id="569" w:author="Peter Mullins" w:date="2026-09-25T20:00:00Z" w16du:dateUtc="2026-09-26T00:00:00Z"/>
              </w:rPr>
            </w:pPr>
            <w:del w:id="570" w:author="Peter Mullins" w:date="2026-09-25T20:00:00Z" w16du:dateUtc="2026-09-26T00:00:00Z">
              <w:r>
                <w:delText>BH (50), Eligibility (15), PC (60), Surgery (15), Oncology (15), Dental (15), Eye/Pulmonary (15), Digestive Disease (14)</w:delText>
              </w:r>
            </w:del>
          </w:p>
        </w:tc>
      </w:tr>
      <w:tr w:rsidR="004F2626" w14:paraId="298EFCAA" w14:textId="77777777" w:rsidTr="009D7F73">
        <w:trPr>
          <w:del w:id="571" w:author="Peter Mullins" w:date="2026-09-25T20:00:00Z" w16du:dateUtc="2026-09-26T00:00:00Z"/>
        </w:trPr>
        <w:tc>
          <w:tcPr>
            <w:tcW w:w="3415" w:type="dxa"/>
          </w:tcPr>
          <w:p w14:paraId="147CD6ED" w14:textId="77777777" w:rsidR="004F2626" w:rsidRDefault="00CC5CD7" w:rsidP="004F2626">
            <w:pPr>
              <w:jc w:val="center"/>
              <w:rPr>
                <w:del w:id="572" w:author="Peter Mullins" w:date="2026-09-25T20:00:00Z" w16du:dateUtc="2026-09-26T00:00:00Z"/>
              </w:rPr>
            </w:pPr>
            <w:del w:id="573" w:author="Peter Mullins" w:date="2026-09-25T20:00:00Z" w16du:dateUtc="2026-09-26T00:00:00Z">
              <w:r>
                <w:delText>GB</w:delText>
              </w:r>
            </w:del>
          </w:p>
        </w:tc>
        <w:tc>
          <w:tcPr>
            <w:tcW w:w="1620" w:type="dxa"/>
          </w:tcPr>
          <w:p w14:paraId="144E09E2" w14:textId="77777777" w:rsidR="004F2626" w:rsidRDefault="00CC5CD7" w:rsidP="004F2626">
            <w:pPr>
              <w:jc w:val="center"/>
              <w:rPr>
                <w:del w:id="574" w:author="Peter Mullins" w:date="2026-09-25T20:00:00Z" w16du:dateUtc="2026-09-26T00:00:00Z"/>
              </w:rPr>
            </w:pPr>
            <w:del w:id="575" w:author="Peter Mullins" w:date="2026-09-25T20:00:00Z" w16du:dateUtc="2026-09-26T00:00:00Z">
              <w:r>
                <w:delText>10</w:delText>
              </w:r>
            </w:del>
          </w:p>
        </w:tc>
        <w:tc>
          <w:tcPr>
            <w:tcW w:w="4315" w:type="dxa"/>
          </w:tcPr>
          <w:p w14:paraId="10DDD708" w14:textId="77777777" w:rsidR="004F2626" w:rsidRDefault="00CC5CD7" w:rsidP="004F2626">
            <w:pPr>
              <w:jc w:val="center"/>
              <w:rPr>
                <w:del w:id="576" w:author="Peter Mullins" w:date="2026-09-25T20:00:00Z" w16du:dateUtc="2026-09-26T00:00:00Z"/>
              </w:rPr>
            </w:pPr>
            <w:del w:id="577" w:author="Peter Mullins" w:date="2026-09-25T20:00:00Z" w16du:dateUtc="2026-09-26T00:00:00Z">
              <w:r>
                <w:delText>HBPC</w:delText>
              </w:r>
            </w:del>
          </w:p>
        </w:tc>
      </w:tr>
      <w:tr w:rsidR="004F2626" w14:paraId="034DDD77" w14:textId="77777777" w:rsidTr="009D7F73">
        <w:trPr>
          <w:del w:id="578" w:author="Peter Mullins" w:date="2026-09-25T20:00:00Z" w16du:dateUtc="2026-09-26T00:00:00Z"/>
        </w:trPr>
        <w:tc>
          <w:tcPr>
            <w:tcW w:w="3415" w:type="dxa"/>
          </w:tcPr>
          <w:p w14:paraId="6D7FC66B" w14:textId="77777777" w:rsidR="004F2626" w:rsidRDefault="00862B55" w:rsidP="004F2626">
            <w:pPr>
              <w:jc w:val="center"/>
              <w:rPr>
                <w:del w:id="579" w:author="Peter Mullins" w:date="2026-09-25T20:00:00Z" w16du:dateUtc="2026-09-26T00:00:00Z"/>
              </w:rPr>
            </w:pPr>
            <w:del w:id="580" w:author="Peter Mullins" w:date="2026-09-25T20:00:00Z" w16du:dateUtc="2026-09-26T00:00:00Z">
              <w:r>
                <w:delText>GB</w:delText>
              </w:r>
            </w:del>
          </w:p>
        </w:tc>
        <w:tc>
          <w:tcPr>
            <w:tcW w:w="1620" w:type="dxa"/>
          </w:tcPr>
          <w:p w14:paraId="59EBEDB5" w14:textId="77777777" w:rsidR="004F2626" w:rsidRDefault="00862B55" w:rsidP="004F2626">
            <w:pPr>
              <w:jc w:val="center"/>
              <w:rPr>
                <w:del w:id="581" w:author="Peter Mullins" w:date="2026-09-25T20:00:00Z" w16du:dateUtc="2026-09-26T00:00:00Z"/>
              </w:rPr>
            </w:pPr>
            <w:del w:id="582" w:author="Peter Mullins" w:date="2026-09-25T20:00:00Z" w16du:dateUtc="2026-09-26T00:00:00Z">
              <w:r>
                <w:delText>1</w:delText>
              </w:r>
            </w:del>
          </w:p>
        </w:tc>
        <w:tc>
          <w:tcPr>
            <w:tcW w:w="4315" w:type="dxa"/>
          </w:tcPr>
          <w:p w14:paraId="4B0B15BD" w14:textId="77777777" w:rsidR="004F2626" w:rsidRDefault="00862B55" w:rsidP="004F2626">
            <w:pPr>
              <w:jc w:val="center"/>
              <w:rPr>
                <w:del w:id="583" w:author="Peter Mullins" w:date="2026-09-25T20:00:00Z" w16du:dateUtc="2026-09-26T00:00:00Z"/>
              </w:rPr>
            </w:pPr>
            <w:del w:id="584" w:author="Peter Mullins" w:date="2026-09-25T20:00:00Z" w16du:dateUtc="2026-09-26T00:00:00Z">
              <w:r>
                <w:delText>4</w:delText>
              </w:r>
              <w:r w:rsidRPr="00862B55">
                <w:rPr>
                  <w:vertAlign w:val="superscript"/>
                </w:rPr>
                <w:delText>th</w:delText>
              </w:r>
              <w:r>
                <w:delText xml:space="preserve"> H.O.O.A.H. of WI Resource Fair</w:delText>
              </w:r>
            </w:del>
          </w:p>
        </w:tc>
      </w:tr>
      <w:tr w:rsidR="004F2626" w14:paraId="17CD3E18" w14:textId="77777777" w:rsidTr="009D7F73">
        <w:trPr>
          <w:del w:id="585" w:author="Peter Mullins" w:date="2026-09-25T20:00:00Z" w16du:dateUtc="2026-09-26T00:00:00Z"/>
        </w:trPr>
        <w:tc>
          <w:tcPr>
            <w:tcW w:w="3415" w:type="dxa"/>
          </w:tcPr>
          <w:p w14:paraId="5D35BDA0" w14:textId="77777777" w:rsidR="004F2626" w:rsidRDefault="00862B55" w:rsidP="004F2626">
            <w:pPr>
              <w:jc w:val="center"/>
              <w:rPr>
                <w:del w:id="586" w:author="Peter Mullins" w:date="2026-09-25T20:00:00Z" w16du:dateUtc="2026-09-26T00:00:00Z"/>
              </w:rPr>
            </w:pPr>
            <w:del w:id="587" w:author="Peter Mullins" w:date="2026-09-25T20:00:00Z" w16du:dateUtc="2026-09-26T00:00:00Z">
              <w:r>
                <w:delText>GB</w:delText>
              </w:r>
            </w:del>
          </w:p>
        </w:tc>
        <w:tc>
          <w:tcPr>
            <w:tcW w:w="1620" w:type="dxa"/>
          </w:tcPr>
          <w:p w14:paraId="71B88116" w14:textId="77777777" w:rsidR="004F2626" w:rsidRDefault="00862B55" w:rsidP="004F2626">
            <w:pPr>
              <w:jc w:val="center"/>
              <w:rPr>
                <w:del w:id="588" w:author="Peter Mullins" w:date="2026-09-25T20:00:00Z" w16du:dateUtc="2026-09-26T00:00:00Z"/>
              </w:rPr>
            </w:pPr>
            <w:del w:id="589" w:author="Peter Mullins" w:date="2026-09-25T20:00:00Z" w16du:dateUtc="2026-09-26T00:00:00Z">
              <w:r>
                <w:delText>180</w:delText>
              </w:r>
            </w:del>
          </w:p>
        </w:tc>
        <w:tc>
          <w:tcPr>
            <w:tcW w:w="4315" w:type="dxa"/>
          </w:tcPr>
          <w:p w14:paraId="4E3D114B" w14:textId="77777777" w:rsidR="004F2626" w:rsidRDefault="00862B55" w:rsidP="004F2626">
            <w:pPr>
              <w:jc w:val="center"/>
              <w:rPr>
                <w:del w:id="590" w:author="Peter Mullins" w:date="2026-09-25T20:00:00Z" w16du:dateUtc="2026-09-26T00:00:00Z"/>
              </w:rPr>
            </w:pPr>
            <w:del w:id="591" w:author="Peter Mullins" w:date="2026-09-25T20:00:00Z" w16du:dateUtc="2026-09-26T00:00:00Z">
              <w:r>
                <w:delText>BH (45), Eligibility (15), PC (60), Dental (15), Eye/Pulmonary (15), Digestive Disease (15), Surgery (15)</w:delText>
              </w:r>
            </w:del>
          </w:p>
        </w:tc>
      </w:tr>
      <w:tr w:rsidR="004F2626" w14:paraId="30CA7124" w14:textId="77777777" w:rsidTr="009D7F73">
        <w:trPr>
          <w:del w:id="592" w:author="Peter Mullins" w:date="2026-09-25T20:00:00Z" w16du:dateUtc="2026-09-26T00:00:00Z"/>
        </w:trPr>
        <w:tc>
          <w:tcPr>
            <w:tcW w:w="3415" w:type="dxa"/>
          </w:tcPr>
          <w:p w14:paraId="37D3DC03" w14:textId="77777777" w:rsidR="004F2626" w:rsidRDefault="00EF6ACE" w:rsidP="004F2626">
            <w:pPr>
              <w:jc w:val="center"/>
              <w:rPr>
                <w:del w:id="593" w:author="Peter Mullins" w:date="2026-09-25T20:00:00Z" w16du:dateUtc="2026-09-26T00:00:00Z"/>
              </w:rPr>
            </w:pPr>
            <w:del w:id="594" w:author="Peter Mullins" w:date="2026-09-25T20:00:00Z" w16du:dateUtc="2026-09-26T00:00:00Z">
              <w:r>
                <w:delText>GB</w:delText>
              </w:r>
            </w:del>
          </w:p>
        </w:tc>
        <w:tc>
          <w:tcPr>
            <w:tcW w:w="1620" w:type="dxa"/>
          </w:tcPr>
          <w:p w14:paraId="55AC28E5" w14:textId="77777777" w:rsidR="004F2626" w:rsidRDefault="00EF6ACE" w:rsidP="004F2626">
            <w:pPr>
              <w:jc w:val="center"/>
              <w:rPr>
                <w:del w:id="595" w:author="Peter Mullins" w:date="2026-09-25T20:00:00Z" w16du:dateUtc="2026-09-26T00:00:00Z"/>
              </w:rPr>
            </w:pPr>
            <w:del w:id="596" w:author="Peter Mullins" w:date="2026-09-25T20:00:00Z" w16du:dateUtc="2026-09-26T00:00:00Z">
              <w:r>
                <w:delText>20</w:delText>
              </w:r>
            </w:del>
          </w:p>
        </w:tc>
        <w:tc>
          <w:tcPr>
            <w:tcW w:w="4315" w:type="dxa"/>
          </w:tcPr>
          <w:p w14:paraId="48A9AFCF" w14:textId="77777777" w:rsidR="004F2626" w:rsidRDefault="00EF6ACE" w:rsidP="004F2626">
            <w:pPr>
              <w:jc w:val="center"/>
              <w:rPr>
                <w:del w:id="597" w:author="Peter Mullins" w:date="2026-09-25T20:00:00Z" w16du:dateUtc="2026-09-26T00:00:00Z"/>
              </w:rPr>
            </w:pPr>
            <w:del w:id="598" w:author="Peter Mullins" w:date="2026-09-25T20:00:00Z" w16du:dateUtc="2026-09-26T00:00:00Z">
              <w:r>
                <w:delText>BH</w:delText>
              </w:r>
            </w:del>
          </w:p>
        </w:tc>
      </w:tr>
      <w:tr w:rsidR="004F2626" w14:paraId="5033566F" w14:textId="77777777" w:rsidTr="009D7F73">
        <w:trPr>
          <w:del w:id="599" w:author="Peter Mullins" w:date="2026-09-25T20:00:00Z" w16du:dateUtc="2026-09-26T00:00:00Z"/>
        </w:trPr>
        <w:tc>
          <w:tcPr>
            <w:tcW w:w="3415" w:type="dxa"/>
          </w:tcPr>
          <w:p w14:paraId="61633CDB" w14:textId="77777777" w:rsidR="004F2626" w:rsidRDefault="00986645" w:rsidP="004F2626">
            <w:pPr>
              <w:jc w:val="center"/>
              <w:rPr>
                <w:del w:id="600" w:author="Peter Mullins" w:date="2026-09-25T20:00:00Z" w16du:dateUtc="2026-09-26T00:00:00Z"/>
              </w:rPr>
            </w:pPr>
            <w:del w:id="601" w:author="Peter Mullins" w:date="2026-09-25T20:00:00Z" w16du:dateUtc="2026-09-26T00:00:00Z">
              <w:r>
                <w:delText>GB</w:delText>
              </w:r>
            </w:del>
          </w:p>
        </w:tc>
        <w:tc>
          <w:tcPr>
            <w:tcW w:w="1620" w:type="dxa"/>
          </w:tcPr>
          <w:p w14:paraId="3722820A" w14:textId="77777777" w:rsidR="004F2626" w:rsidRDefault="00986645" w:rsidP="004F2626">
            <w:pPr>
              <w:jc w:val="center"/>
              <w:rPr>
                <w:del w:id="602" w:author="Peter Mullins" w:date="2026-09-25T20:00:00Z" w16du:dateUtc="2026-09-26T00:00:00Z"/>
              </w:rPr>
            </w:pPr>
            <w:del w:id="603" w:author="Peter Mullins" w:date="2026-09-25T20:00:00Z" w16du:dateUtc="2026-09-26T00:00:00Z">
              <w:r>
                <w:delText>1</w:delText>
              </w:r>
            </w:del>
          </w:p>
        </w:tc>
        <w:tc>
          <w:tcPr>
            <w:tcW w:w="4315" w:type="dxa"/>
          </w:tcPr>
          <w:p w14:paraId="41E3835D" w14:textId="77777777" w:rsidR="004F2626" w:rsidRDefault="00986645" w:rsidP="004F2626">
            <w:pPr>
              <w:jc w:val="center"/>
              <w:rPr>
                <w:del w:id="604" w:author="Peter Mullins" w:date="2026-09-25T20:00:00Z" w16du:dateUtc="2026-09-26T00:00:00Z"/>
              </w:rPr>
            </w:pPr>
            <w:del w:id="605" w:author="Peter Mullins" w:date="2026-09-25T20:00:00Z" w16du:dateUtc="2026-09-26T00:00:00Z">
              <w:r>
                <w:delText>St. Thomas the Apostle Church</w:delText>
              </w:r>
            </w:del>
          </w:p>
        </w:tc>
      </w:tr>
      <w:tr w:rsidR="004F2626" w14:paraId="24B42724" w14:textId="77777777" w:rsidTr="009D7F73">
        <w:trPr>
          <w:del w:id="606" w:author="Peter Mullins" w:date="2026-09-25T20:00:00Z" w16du:dateUtc="2026-09-26T00:00:00Z"/>
        </w:trPr>
        <w:tc>
          <w:tcPr>
            <w:tcW w:w="3415" w:type="dxa"/>
          </w:tcPr>
          <w:p w14:paraId="5C87BD62" w14:textId="77777777" w:rsidR="004F2626" w:rsidRDefault="00336B84" w:rsidP="004F2626">
            <w:pPr>
              <w:jc w:val="center"/>
              <w:rPr>
                <w:del w:id="607" w:author="Peter Mullins" w:date="2026-09-25T20:00:00Z" w16du:dateUtc="2026-09-26T00:00:00Z"/>
              </w:rPr>
            </w:pPr>
            <w:del w:id="608" w:author="Peter Mullins" w:date="2026-09-25T20:00:00Z" w16du:dateUtc="2026-09-26T00:00:00Z">
              <w:r>
                <w:delText>GB</w:delText>
              </w:r>
            </w:del>
          </w:p>
        </w:tc>
        <w:tc>
          <w:tcPr>
            <w:tcW w:w="1620" w:type="dxa"/>
          </w:tcPr>
          <w:p w14:paraId="5E79495E" w14:textId="77777777" w:rsidR="004F2626" w:rsidRDefault="00336B84" w:rsidP="004F2626">
            <w:pPr>
              <w:jc w:val="center"/>
              <w:rPr>
                <w:del w:id="609" w:author="Peter Mullins" w:date="2026-09-25T20:00:00Z" w16du:dateUtc="2026-09-26T00:00:00Z"/>
              </w:rPr>
            </w:pPr>
            <w:del w:id="610" w:author="Peter Mullins" w:date="2026-09-25T20:00:00Z" w16du:dateUtc="2026-09-26T00:00:00Z">
              <w:r>
                <w:delText>201</w:delText>
              </w:r>
            </w:del>
          </w:p>
        </w:tc>
        <w:tc>
          <w:tcPr>
            <w:tcW w:w="4315" w:type="dxa"/>
          </w:tcPr>
          <w:p w14:paraId="6E008325" w14:textId="77777777" w:rsidR="004F2626" w:rsidRDefault="00336B84" w:rsidP="004F2626">
            <w:pPr>
              <w:jc w:val="center"/>
              <w:rPr>
                <w:del w:id="611" w:author="Peter Mullins" w:date="2026-09-25T20:00:00Z" w16du:dateUtc="2026-09-26T00:00:00Z"/>
              </w:rPr>
            </w:pPr>
            <w:del w:id="612" w:author="Peter Mullins" w:date="2026-09-25T20:00:00Z" w16du:dateUtc="2026-09-26T00:00:00Z">
              <w:r>
                <w:delText>BH (51), Oncology (15), Dental (15), Eligibility (15), Surgery (15), Eye/Pulmonary (15), Digestive Disease (15), PC (60)</w:delText>
              </w:r>
            </w:del>
          </w:p>
        </w:tc>
      </w:tr>
      <w:tr w:rsidR="004F2626" w14:paraId="4173C4BF" w14:textId="77777777" w:rsidTr="009D7F73">
        <w:trPr>
          <w:del w:id="613" w:author="Peter Mullins" w:date="2026-09-25T20:00:00Z" w16du:dateUtc="2026-09-26T00:00:00Z"/>
        </w:trPr>
        <w:tc>
          <w:tcPr>
            <w:tcW w:w="3415" w:type="dxa"/>
          </w:tcPr>
          <w:p w14:paraId="2E4E5DEE" w14:textId="77777777" w:rsidR="004F2626" w:rsidRDefault="004F2626" w:rsidP="004F2626">
            <w:pPr>
              <w:jc w:val="center"/>
              <w:rPr>
                <w:del w:id="614" w:author="Peter Mullins" w:date="2026-09-25T20:00:00Z" w16du:dateUtc="2026-09-26T00:00:00Z"/>
              </w:rPr>
            </w:pPr>
          </w:p>
        </w:tc>
        <w:tc>
          <w:tcPr>
            <w:tcW w:w="1620" w:type="dxa"/>
          </w:tcPr>
          <w:p w14:paraId="0F7642BD" w14:textId="77777777" w:rsidR="004F2626" w:rsidRDefault="004F2626" w:rsidP="004F2626">
            <w:pPr>
              <w:jc w:val="center"/>
              <w:rPr>
                <w:del w:id="615" w:author="Peter Mullins" w:date="2026-09-25T20:00:00Z" w16du:dateUtc="2026-09-26T00:00:00Z"/>
              </w:rPr>
            </w:pPr>
          </w:p>
        </w:tc>
        <w:tc>
          <w:tcPr>
            <w:tcW w:w="4315" w:type="dxa"/>
          </w:tcPr>
          <w:p w14:paraId="46EB06E1" w14:textId="77777777" w:rsidR="004F2626" w:rsidRDefault="004F2626" w:rsidP="004F2626">
            <w:pPr>
              <w:jc w:val="center"/>
              <w:rPr>
                <w:del w:id="616" w:author="Peter Mullins" w:date="2026-09-25T20:00:00Z" w16du:dateUtc="2026-09-26T00:00:00Z"/>
              </w:rPr>
            </w:pPr>
          </w:p>
        </w:tc>
      </w:tr>
      <w:tr w:rsidR="004F2626" w14:paraId="07C24EFE" w14:textId="77777777" w:rsidTr="009D7F73">
        <w:trPr>
          <w:del w:id="617" w:author="Peter Mullins" w:date="2026-09-25T20:00:00Z" w16du:dateUtc="2026-09-26T00:00:00Z"/>
        </w:trPr>
        <w:tc>
          <w:tcPr>
            <w:tcW w:w="3415" w:type="dxa"/>
          </w:tcPr>
          <w:p w14:paraId="114FB984" w14:textId="77777777" w:rsidR="004F2626" w:rsidRDefault="004F2626" w:rsidP="004F2626">
            <w:pPr>
              <w:jc w:val="center"/>
              <w:rPr>
                <w:del w:id="618" w:author="Peter Mullins" w:date="2026-09-25T20:00:00Z" w16du:dateUtc="2026-09-26T00:00:00Z"/>
              </w:rPr>
            </w:pPr>
          </w:p>
        </w:tc>
        <w:tc>
          <w:tcPr>
            <w:tcW w:w="1620" w:type="dxa"/>
          </w:tcPr>
          <w:p w14:paraId="3A8CC689" w14:textId="77777777" w:rsidR="004F2626" w:rsidRDefault="004F2626" w:rsidP="004F2626">
            <w:pPr>
              <w:jc w:val="center"/>
              <w:rPr>
                <w:del w:id="619" w:author="Peter Mullins" w:date="2026-09-25T20:00:00Z" w16du:dateUtc="2026-09-26T00:00:00Z"/>
              </w:rPr>
            </w:pPr>
          </w:p>
        </w:tc>
        <w:tc>
          <w:tcPr>
            <w:tcW w:w="4315" w:type="dxa"/>
          </w:tcPr>
          <w:p w14:paraId="45A9377B" w14:textId="77777777" w:rsidR="004F2626" w:rsidRDefault="004F2626" w:rsidP="004F2626">
            <w:pPr>
              <w:jc w:val="center"/>
              <w:rPr>
                <w:del w:id="620" w:author="Peter Mullins" w:date="2026-09-25T20:00:00Z" w16du:dateUtc="2026-09-26T00:00:00Z"/>
              </w:rPr>
            </w:pPr>
          </w:p>
        </w:tc>
      </w:tr>
      <w:tr w:rsidR="004F2626" w14:paraId="58F9108D" w14:textId="77777777" w:rsidTr="009D7F73">
        <w:trPr>
          <w:del w:id="621" w:author="Peter Mullins" w:date="2026-09-25T20:00:00Z" w16du:dateUtc="2026-09-26T00:00:00Z"/>
        </w:trPr>
        <w:tc>
          <w:tcPr>
            <w:tcW w:w="3415" w:type="dxa"/>
          </w:tcPr>
          <w:p w14:paraId="445D0991" w14:textId="77777777" w:rsidR="004F2626" w:rsidRDefault="004F2626" w:rsidP="004F2626">
            <w:pPr>
              <w:jc w:val="center"/>
              <w:rPr>
                <w:del w:id="622" w:author="Peter Mullins" w:date="2026-09-25T20:00:00Z" w16du:dateUtc="2026-09-26T00:00:00Z"/>
              </w:rPr>
            </w:pPr>
          </w:p>
        </w:tc>
        <w:tc>
          <w:tcPr>
            <w:tcW w:w="1620" w:type="dxa"/>
          </w:tcPr>
          <w:p w14:paraId="4044C85B" w14:textId="77777777" w:rsidR="004F2626" w:rsidRDefault="004F2626" w:rsidP="004F2626">
            <w:pPr>
              <w:jc w:val="center"/>
              <w:rPr>
                <w:del w:id="623" w:author="Peter Mullins" w:date="2026-09-25T20:00:00Z" w16du:dateUtc="2026-09-26T00:00:00Z"/>
              </w:rPr>
            </w:pPr>
          </w:p>
        </w:tc>
        <w:tc>
          <w:tcPr>
            <w:tcW w:w="4315" w:type="dxa"/>
          </w:tcPr>
          <w:p w14:paraId="29C72C3E" w14:textId="77777777" w:rsidR="004F2626" w:rsidRDefault="004F2626" w:rsidP="004F2626">
            <w:pPr>
              <w:jc w:val="center"/>
              <w:rPr>
                <w:del w:id="624" w:author="Peter Mullins" w:date="2026-09-25T20:00:00Z" w16du:dateUtc="2026-09-26T00:00:00Z"/>
              </w:rPr>
            </w:pPr>
          </w:p>
        </w:tc>
      </w:tr>
      <w:tr w:rsidR="004F2626" w14:paraId="7B4BA2C3" w14:textId="77777777" w:rsidTr="009D7F73">
        <w:trPr>
          <w:del w:id="625" w:author="Peter Mullins" w:date="2026-09-25T20:00:00Z" w16du:dateUtc="2026-09-26T00:00:00Z"/>
        </w:trPr>
        <w:tc>
          <w:tcPr>
            <w:tcW w:w="3415" w:type="dxa"/>
          </w:tcPr>
          <w:p w14:paraId="65FCDCBE" w14:textId="77777777" w:rsidR="004F2626" w:rsidRDefault="004F2626" w:rsidP="004F2626">
            <w:pPr>
              <w:jc w:val="center"/>
              <w:rPr>
                <w:del w:id="626" w:author="Peter Mullins" w:date="2026-09-25T20:00:00Z" w16du:dateUtc="2026-09-26T00:00:00Z"/>
              </w:rPr>
            </w:pPr>
          </w:p>
        </w:tc>
        <w:tc>
          <w:tcPr>
            <w:tcW w:w="1620" w:type="dxa"/>
          </w:tcPr>
          <w:p w14:paraId="30AD57F7" w14:textId="77777777" w:rsidR="004F2626" w:rsidRDefault="004F2626" w:rsidP="004F2626">
            <w:pPr>
              <w:jc w:val="center"/>
              <w:rPr>
                <w:del w:id="627" w:author="Peter Mullins" w:date="2026-09-25T20:00:00Z" w16du:dateUtc="2026-09-26T00:00:00Z"/>
              </w:rPr>
            </w:pPr>
          </w:p>
        </w:tc>
        <w:tc>
          <w:tcPr>
            <w:tcW w:w="4315" w:type="dxa"/>
          </w:tcPr>
          <w:p w14:paraId="05146AA3" w14:textId="77777777" w:rsidR="004F2626" w:rsidRDefault="004F2626" w:rsidP="004F2626">
            <w:pPr>
              <w:jc w:val="center"/>
              <w:rPr>
                <w:del w:id="628" w:author="Peter Mullins" w:date="2026-09-25T20:00:00Z" w16du:dateUtc="2026-09-26T00:00:00Z"/>
              </w:rPr>
            </w:pPr>
          </w:p>
        </w:tc>
      </w:tr>
      <w:tr w:rsidR="004F2626" w14:paraId="73109975" w14:textId="77777777" w:rsidTr="009D7F73">
        <w:trPr>
          <w:del w:id="629" w:author="Peter Mullins" w:date="2026-09-25T20:00:00Z" w16du:dateUtc="2026-09-26T00:00:00Z"/>
        </w:trPr>
        <w:tc>
          <w:tcPr>
            <w:tcW w:w="3415" w:type="dxa"/>
          </w:tcPr>
          <w:p w14:paraId="1FB011D8" w14:textId="77777777" w:rsidR="004F2626" w:rsidRDefault="004F2626" w:rsidP="004F2626">
            <w:pPr>
              <w:jc w:val="center"/>
              <w:rPr>
                <w:del w:id="630" w:author="Peter Mullins" w:date="2026-09-25T20:00:00Z" w16du:dateUtc="2026-09-26T00:00:00Z"/>
              </w:rPr>
            </w:pPr>
          </w:p>
        </w:tc>
        <w:tc>
          <w:tcPr>
            <w:tcW w:w="1620" w:type="dxa"/>
          </w:tcPr>
          <w:p w14:paraId="40A960D0" w14:textId="77777777" w:rsidR="004F2626" w:rsidRDefault="004F2626" w:rsidP="004F2626">
            <w:pPr>
              <w:jc w:val="center"/>
              <w:rPr>
                <w:del w:id="631" w:author="Peter Mullins" w:date="2026-09-25T20:00:00Z" w16du:dateUtc="2026-09-26T00:00:00Z"/>
              </w:rPr>
            </w:pPr>
          </w:p>
        </w:tc>
        <w:tc>
          <w:tcPr>
            <w:tcW w:w="4315" w:type="dxa"/>
          </w:tcPr>
          <w:p w14:paraId="3CF3E122" w14:textId="77777777" w:rsidR="004F2626" w:rsidRDefault="004F2626" w:rsidP="004F2626">
            <w:pPr>
              <w:jc w:val="center"/>
              <w:rPr>
                <w:del w:id="632" w:author="Peter Mullins" w:date="2026-09-25T20:00:00Z" w16du:dateUtc="2026-09-26T00:00:00Z"/>
              </w:rPr>
            </w:pPr>
          </w:p>
        </w:tc>
      </w:tr>
      <w:tr w:rsidR="004F2626" w14:paraId="5BDC13B1" w14:textId="77777777" w:rsidTr="009D7F73">
        <w:trPr>
          <w:del w:id="633" w:author="Peter Mullins" w:date="2026-09-25T20:00:00Z" w16du:dateUtc="2026-09-26T00:00:00Z"/>
        </w:trPr>
        <w:tc>
          <w:tcPr>
            <w:tcW w:w="3415" w:type="dxa"/>
          </w:tcPr>
          <w:p w14:paraId="5EDC21FA" w14:textId="77777777" w:rsidR="004F2626" w:rsidRDefault="004F2626" w:rsidP="004F2626">
            <w:pPr>
              <w:jc w:val="center"/>
              <w:rPr>
                <w:del w:id="634" w:author="Peter Mullins" w:date="2026-09-25T20:00:00Z" w16du:dateUtc="2026-09-26T00:00:00Z"/>
              </w:rPr>
            </w:pPr>
          </w:p>
        </w:tc>
        <w:tc>
          <w:tcPr>
            <w:tcW w:w="1620" w:type="dxa"/>
          </w:tcPr>
          <w:p w14:paraId="3E10530E" w14:textId="77777777" w:rsidR="004F2626" w:rsidRDefault="004F2626" w:rsidP="004F2626">
            <w:pPr>
              <w:jc w:val="center"/>
              <w:rPr>
                <w:del w:id="635" w:author="Peter Mullins" w:date="2026-09-25T20:00:00Z" w16du:dateUtc="2026-09-26T00:00:00Z"/>
              </w:rPr>
            </w:pPr>
          </w:p>
        </w:tc>
        <w:tc>
          <w:tcPr>
            <w:tcW w:w="4315" w:type="dxa"/>
          </w:tcPr>
          <w:p w14:paraId="134F14C2" w14:textId="77777777" w:rsidR="004F2626" w:rsidRDefault="004F2626" w:rsidP="004F2626">
            <w:pPr>
              <w:jc w:val="center"/>
              <w:rPr>
                <w:del w:id="636" w:author="Peter Mullins" w:date="2026-09-25T20:00:00Z" w16du:dateUtc="2026-09-26T00:00:00Z"/>
              </w:rPr>
            </w:pPr>
          </w:p>
        </w:tc>
      </w:tr>
      <w:tr w:rsidR="004F2626" w14:paraId="1D26F8DF" w14:textId="77777777" w:rsidTr="009D7F73">
        <w:trPr>
          <w:del w:id="637" w:author="Peter Mullins" w:date="2026-09-25T20:00:00Z" w16du:dateUtc="2026-09-26T00:00:00Z"/>
        </w:trPr>
        <w:tc>
          <w:tcPr>
            <w:tcW w:w="3415" w:type="dxa"/>
          </w:tcPr>
          <w:p w14:paraId="24EC5681" w14:textId="77777777" w:rsidR="004F2626" w:rsidRDefault="004F2626" w:rsidP="004F2626">
            <w:pPr>
              <w:jc w:val="center"/>
              <w:rPr>
                <w:del w:id="638" w:author="Peter Mullins" w:date="2026-09-25T20:00:00Z" w16du:dateUtc="2026-09-26T00:00:00Z"/>
              </w:rPr>
            </w:pPr>
          </w:p>
        </w:tc>
        <w:tc>
          <w:tcPr>
            <w:tcW w:w="1620" w:type="dxa"/>
          </w:tcPr>
          <w:p w14:paraId="19BF473E" w14:textId="77777777" w:rsidR="004F2626" w:rsidRDefault="004F2626" w:rsidP="004F2626">
            <w:pPr>
              <w:jc w:val="center"/>
              <w:rPr>
                <w:del w:id="639" w:author="Peter Mullins" w:date="2026-09-25T20:00:00Z" w16du:dateUtc="2026-09-26T00:00:00Z"/>
              </w:rPr>
            </w:pPr>
          </w:p>
        </w:tc>
        <w:tc>
          <w:tcPr>
            <w:tcW w:w="4315" w:type="dxa"/>
          </w:tcPr>
          <w:p w14:paraId="5A1CC7B9" w14:textId="77777777" w:rsidR="004F2626" w:rsidRDefault="004F2626" w:rsidP="004F2626">
            <w:pPr>
              <w:jc w:val="center"/>
              <w:rPr>
                <w:del w:id="640" w:author="Peter Mullins" w:date="2026-09-25T20:00:00Z" w16du:dateUtc="2026-09-26T00:00:00Z"/>
              </w:rPr>
            </w:pPr>
          </w:p>
        </w:tc>
      </w:tr>
      <w:tr w:rsidR="004F2626" w14:paraId="3CD67877" w14:textId="77777777" w:rsidTr="009D7F73">
        <w:trPr>
          <w:del w:id="641" w:author="Peter Mullins" w:date="2026-09-25T20:00:00Z" w16du:dateUtc="2026-09-26T00:00:00Z"/>
        </w:trPr>
        <w:tc>
          <w:tcPr>
            <w:tcW w:w="3415" w:type="dxa"/>
          </w:tcPr>
          <w:p w14:paraId="7B2655BB" w14:textId="77777777" w:rsidR="004F2626" w:rsidRDefault="004F2626" w:rsidP="004F2626">
            <w:pPr>
              <w:jc w:val="center"/>
              <w:rPr>
                <w:del w:id="642" w:author="Peter Mullins" w:date="2026-09-25T20:00:00Z" w16du:dateUtc="2026-09-26T00:00:00Z"/>
              </w:rPr>
            </w:pPr>
          </w:p>
        </w:tc>
        <w:tc>
          <w:tcPr>
            <w:tcW w:w="1620" w:type="dxa"/>
          </w:tcPr>
          <w:p w14:paraId="08B3D528" w14:textId="77777777" w:rsidR="004F2626" w:rsidRDefault="004F2626" w:rsidP="004F2626">
            <w:pPr>
              <w:jc w:val="center"/>
              <w:rPr>
                <w:del w:id="643" w:author="Peter Mullins" w:date="2026-09-25T20:00:00Z" w16du:dateUtc="2026-09-26T00:00:00Z"/>
              </w:rPr>
            </w:pPr>
          </w:p>
        </w:tc>
        <w:tc>
          <w:tcPr>
            <w:tcW w:w="4315" w:type="dxa"/>
          </w:tcPr>
          <w:p w14:paraId="76051A7F" w14:textId="77777777" w:rsidR="004F2626" w:rsidRDefault="004F2626" w:rsidP="004F2626">
            <w:pPr>
              <w:jc w:val="center"/>
              <w:rPr>
                <w:del w:id="644" w:author="Peter Mullins" w:date="2026-09-25T20:00:00Z" w16du:dateUtc="2026-09-26T00:00:00Z"/>
              </w:rPr>
            </w:pPr>
          </w:p>
        </w:tc>
      </w:tr>
      <w:tr w:rsidR="004F2626" w14:paraId="0F522881" w14:textId="77777777" w:rsidTr="009D7F73">
        <w:trPr>
          <w:del w:id="645" w:author="Peter Mullins" w:date="2026-09-25T20:00:00Z" w16du:dateUtc="2026-09-26T00:00:00Z"/>
        </w:trPr>
        <w:tc>
          <w:tcPr>
            <w:tcW w:w="3415" w:type="dxa"/>
          </w:tcPr>
          <w:p w14:paraId="0AD85084" w14:textId="77777777" w:rsidR="004F2626" w:rsidRDefault="004F2626" w:rsidP="004F2626">
            <w:pPr>
              <w:jc w:val="center"/>
              <w:rPr>
                <w:del w:id="646" w:author="Peter Mullins" w:date="2026-09-25T20:00:00Z" w16du:dateUtc="2026-09-26T00:00:00Z"/>
              </w:rPr>
            </w:pPr>
          </w:p>
        </w:tc>
        <w:tc>
          <w:tcPr>
            <w:tcW w:w="1620" w:type="dxa"/>
          </w:tcPr>
          <w:p w14:paraId="27957EEB" w14:textId="77777777" w:rsidR="004F2626" w:rsidRDefault="004F2626" w:rsidP="004F2626">
            <w:pPr>
              <w:jc w:val="center"/>
              <w:rPr>
                <w:del w:id="647" w:author="Peter Mullins" w:date="2026-09-25T20:00:00Z" w16du:dateUtc="2026-09-26T00:00:00Z"/>
              </w:rPr>
            </w:pPr>
          </w:p>
        </w:tc>
        <w:tc>
          <w:tcPr>
            <w:tcW w:w="4315" w:type="dxa"/>
          </w:tcPr>
          <w:p w14:paraId="2D32C23B" w14:textId="77777777" w:rsidR="004F2626" w:rsidRDefault="004F2626" w:rsidP="004F2626">
            <w:pPr>
              <w:jc w:val="center"/>
              <w:rPr>
                <w:del w:id="648" w:author="Peter Mullins" w:date="2026-09-25T20:00:00Z" w16du:dateUtc="2026-09-26T00:00:00Z"/>
              </w:rPr>
            </w:pPr>
          </w:p>
        </w:tc>
      </w:tr>
      <w:tr w:rsidR="004F2626" w14:paraId="5853AC31" w14:textId="77777777" w:rsidTr="009D7F73">
        <w:trPr>
          <w:del w:id="649" w:author="Peter Mullins" w:date="2026-09-25T20:00:00Z" w16du:dateUtc="2026-09-26T00:00:00Z"/>
        </w:trPr>
        <w:tc>
          <w:tcPr>
            <w:tcW w:w="3415" w:type="dxa"/>
          </w:tcPr>
          <w:p w14:paraId="5DE892E3" w14:textId="77777777" w:rsidR="004F2626" w:rsidRDefault="004F2626" w:rsidP="004F2626">
            <w:pPr>
              <w:jc w:val="center"/>
              <w:rPr>
                <w:del w:id="650" w:author="Peter Mullins" w:date="2026-09-25T20:00:00Z" w16du:dateUtc="2026-09-26T00:00:00Z"/>
              </w:rPr>
            </w:pPr>
          </w:p>
        </w:tc>
        <w:tc>
          <w:tcPr>
            <w:tcW w:w="1620" w:type="dxa"/>
          </w:tcPr>
          <w:p w14:paraId="3E57E6E1" w14:textId="77777777" w:rsidR="004F2626" w:rsidRDefault="004F2626" w:rsidP="004F2626">
            <w:pPr>
              <w:jc w:val="center"/>
              <w:rPr>
                <w:del w:id="651" w:author="Peter Mullins" w:date="2026-09-25T20:00:00Z" w16du:dateUtc="2026-09-26T00:00:00Z"/>
              </w:rPr>
            </w:pPr>
          </w:p>
        </w:tc>
        <w:tc>
          <w:tcPr>
            <w:tcW w:w="4315" w:type="dxa"/>
          </w:tcPr>
          <w:p w14:paraId="4D412C77" w14:textId="77777777" w:rsidR="004F2626" w:rsidRDefault="004F2626" w:rsidP="004F2626">
            <w:pPr>
              <w:jc w:val="center"/>
              <w:rPr>
                <w:del w:id="652" w:author="Peter Mullins" w:date="2026-09-25T20:00:00Z" w16du:dateUtc="2026-09-26T00:00:00Z"/>
              </w:rPr>
            </w:pPr>
          </w:p>
        </w:tc>
      </w:tr>
      <w:tr w:rsidR="004F2626" w14:paraId="6523D4ED" w14:textId="77777777" w:rsidTr="009D7F73">
        <w:trPr>
          <w:del w:id="653" w:author="Peter Mullins" w:date="2026-09-25T20:00:00Z" w16du:dateUtc="2026-09-26T00:00:00Z"/>
        </w:trPr>
        <w:tc>
          <w:tcPr>
            <w:tcW w:w="3415" w:type="dxa"/>
          </w:tcPr>
          <w:p w14:paraId="1D01C146" w14:textId="77777777" w:rsidR="004F2626" w:rsidRDefault="004F2626" w:rsidP="004F2626">
            <w:pPr>
              <w:jc w:val="center"/>
              <w:rPr>
                <w:del w:id="654" w:author="Peter Mullins" w:date="2026-09-25T20:00:00Z" w16du:dateUtc="2026-09-26T00:00:00Z"/>
              </w:rPr>
            </w:pPr>
          </w:p>
        </w:tc>
        <w:tc>
          <w:tcPr>
            <w:tcW w:w="1620" w:type="dxa"/>
          </w:tcPr>
          <w:p w14:paraId="67605C5D" w14:textId="77777777" w:rsidR="004F2626" w:rsidRDefault="004F2626" w:rsidP="004F2626">
            <w:pPr>
              <w:jc w:val="center"/>
              <w:rPr>
                <w:del w:id="655" w:author="Peter Mullins" w:date="2026-09-25T20:00:00Z" w16du:dateUtc="2026-09-26T00:00:00Z"/>
              </w:rPr>
            </w:pPr>
          </w:p>
        </w:tc>
        <w:tc>
          <w:tcPr>
            <w:tcW w:w="4315" w:type="dxa"/>
          </w:tcPr>
          <w:p w14:paraId="76C455FD" w14:textId="77777777" w:rsidR="004F2626" w:rsidRDefault="004F2626" w:rsidP="004F2626">
            <w:pPr>
              <w:jc w:val="center"/>
              <w:rPr>
                <w:del w:id="656" w:author="Peter Mullins" w:date="2026-09-25T20:00:00Z" w16du:dateUtc="2026-09-26T00:00:00Z"/>
              </w:rPr>
            </w:pPr>
          </w:p>
        </w:tc>
      </w:tr>
      <w:tr w:rsidR="004F2626" w14:paraId="27B401B7" w14:textId="77777777" w:rsidTr="009D7F73">
        <w:trPr>
          <w:del w:id="657" w:author="Peter Mullins" w:date="2026-09-25T20:00:00Z" w16du:dateUtc="2026-09-26T00:00:00Z"/>
        </w:trPr>
        <w:tc>
          <w:tcPr>
            <w:tcW w:w="3415" w:type="dxa"/>
          </w:tcPr>
          <w:p w14:paraId="2AAC7844" w14:textId="77777777" w:rsidR="004F2626" w:rsidRDefault="004F2626" w:rsidP="004F2626">
            <w:pPr>
              <w:jc w:val="center"/>
              <w:rPr>
                <w:del w:id="658" w:author="Peter Mullins" w:date="2026-09-25T20:00:00Z" w16du:dateUtc="2026-09-26T00:00:00Z"/>
              </w:rPr>
            </w:pPr>
          </w:p>
        </w:tc>
        <w:tc>
          <w:tcPr>
            <w:tcW w:w="1620" w:type="dxa"/>
          </w:tcPr>
          <w:p w14:paraId="358E9F52" w14:textId="77777777" w:rsidR="004F2626" w:rsidRDefault="004F2626" w:rsidP="004F2626">
            <w:pPr>
              <w:jc w:val="center"/>
              <w:rPr>
                <w:del w:id="659" w:author="Peter Mullins" w:date="2026-09-25T20:00:00Z" w16du:dateUtc="2026-09-26T00:00:00Z"/>
              </w:rPr>
            </w:pPr>
          </w:p>
        </w:tc>
        <w:tc>
          <w:tcPr>
            <w:tcW w:w="4315" w:type="dxa"/>
          </w:tcPr>
          <w:p w14:paraId="3B82E5BB" w14:textId="77777777" w:rsidR="004F2626" w:rsidRDefault="004F2626" w:rsidP="004F2626">
            <w:pPr>
              <w:jc w:val="center"/>
              <w:rPr>
                <w:del w:id="660" w:author="Peter Mullins" w:date="2026-09-25T20:00:00Z" w16du:dateUtc="2026-09-26T00:00:00Z"/>
              </w:rPr>
            </w:pPr>
          </w:p>
        </w:tc>
      </w:tr>
      <w:tr w:rsidR="004F2626" w14:paraId="548C912D" w14:textId="77777777" w:rsidTr="009D7F73">
        <w:trPr>
          <w:del w:id="661" w:author="Peter Mullins" w:date="2026-09-25T20:00:00Z" w16du:dateUtc="2026-09-26T00:00:00Z"/>
        </w:trPr>
        <w:tc>
          <w:tcPr>
            <w:tcW w:w="3415" w:type="dxa"/>
          </w:tcPr>
          <w:p w14:paraId="3FB28799" w14:textId="77777777" w:rsidR="004F2626" w:rsidRDefault="004F2626" w:rsidP="004F2626">
            <w:pPr>
              <w:jc w:val="center"/>
              <w:rPr>
                <w:del w:id="662" w:author="Peter Mullins" w:date="2026-09-25T20:00:00Z" w16du:dateUtc="2026-09-26T00:00:00Z"/>
              </w:rPr>
            </w:pPr>
          </w:p>
        </w:tc>
        <w:tc>
          <w:tcPr>
            <w:tcW w:w="1620" w:type="dxa"/>
          </w:tcPr>
          <w:p w14:paraId="3F08C250" w14:textId="77777777" w:rsidR="004F2626" w:rsidRDefault="004F2626" w:rsidP="004F2626">
            <w:pPr>
              <w:jc w:val="center"/>
              <w:rPr>
                <w:del w:id="663" w:author="Peter Mullins" w:date="2026-09-25T20:00:00Z" w16du:dateUtc="2026-09-26T00:00:00Z"/>
              </w:rPr>
            </w:pPr>
          </w:p>
        </w:tc>
        <w:tc>
          <w:tcPr>
            <w:tcW w:w="4315" w:type="dxa"/>
          </w:tcPr>
          <w:p w14:paraId="4E1346B6" w14:textId="77777777" w:rsidR="004F2626" w:rsidRDefault="004F2626" w:rsidP="004F2626">
            <w:pPr>
              <w:jc w:val="center"/>
              <w:rPr>
                <w:del w:id="664" w:author="Peter Mullins" w:date="2026-09-25T20:00:00Z" w16du:dateUtc="2026-09-26T00:00:00Z"/>
              </w:rPr>
            </w:pPr>
          </w:p>
        </w:tc>
      </w:tr>
      <w:tr w:rsidR="004F2626" w14:paraId="0255F397" w14:textId="77777777" w:rsidTr="009D7F73">
        <w:trPr>
          <w:del w:id="665" w:author="Peter Mullins" w:date="2026-09-25T20:00:00Z" w16du:dateUtc="2026-09-26T00:00:00Z"/>
        </w:trPr>
        <w:tc>
          <w:tcPr>
            <w:tcW w:w="3415" w:type="dxa"/>
          </w:tcPr>
          <w:p w14:paraId="2FAA5C1E" w14:textId="77777777" w:rsidR="004F2626" w:rsidRDefault="004F2626" w:rsidP="004F2626">
            <w:pPr>
              <w:jc w:val="center"/>
              <w:rPr>
                <w:del w:id="666" w:author="Peter Mullins" w:date="2026-09-25T20:00:00Z" w16du:dateUtc="2026-09-26T00:00:00Z"/>
              </w:rPr>
            </w:pPr>
          </w:p>
        </w:tc>
        <w:tc>
          <w:tcPr>
            <w:tcW w:w="1620" w:type="dxa"/>
          </w:tcPr>
          <w:p w14:paraId="359CAC89" w14:textId="77777777" w:rsidR="004F2626" w:rsidRDefault="004F2626" w:rsidP="004F2626">
            <w:pPr>
              <w:jc w:val="center"/>
              <w:rPr>
                <w:del w:id="667" w:author="Peter Mullins" w:date="2026-09-25T20:00:00Z" w16du:dateUtc="2026-09-26T00:00:00Z"/>
              </w:rPr>
            </w:pPr>
          </w:p>
        </w:tc>
        <w:tc>
          <w:tcPr>
            <w:tcW w:w="4315" w:type="dxa"/>
          </w:tcPr>
          <w:p w14:paraId="5693E21A" w14:textId="77777777" w:rsidR="004F2626" w:rsidRDefault="004F2626" w:rsidP="004F2626">
            <w:pPr>
              <w:jc w:val="center"/>
              <w:rPr>
                <w:del w:id="668" w:author="Peter Mullins" w:date="2026-09-25T20:00:00Z" w16du:dateUtc="2026-09-26T00:00:00Z"/>
              </w:rPr>
            </w:pPr>
          </w:p>
        </w:tc>
      </w:tr>
      <w:tr w:rsidR="004F2626" w14:paraId="5270D51C" w14:textId="77777777" w:rsidTr="009D7F73">
        <w:trPr>
          <w:del w:id="669" w:author="Peter Mullins" w:date="2026-09-25T20:00:00Z" w16du:dateUtc="2026-09-26T00:00:00Z"/>
        </w:trPr>
        <w:tc>
          <w:tcPr>
            <w:tcW w:w="3415" w:type="dxa"/>
          </w:tcPr>
          <w:p w14:paraId="366E89CD" w14:textId="77777777" w:rsidR="004F2626" w:rsidRDefault="004F2626" w:rsidP="004F2626">
            <w:pPr>
              <w:jc w:val="center"/>
              <w:rPr>
                <w:del w:id="670" w:author="Peter Mullins" w:date="2026-09-25T20:00:00Z" w16du:dateUtc="2026-09-26T00:00:00Z"/>
              </w:rPr>
            </w:pPr>
          </w:p>
        </w:tc>
        <w:tc>
          <w:tcPr>
            <w:tcW w:w="1620" w:type="dxa"/>
          </w:tcPr>
          <w:p w14:paraId="49A93BD1" w14:textId="77777777" w:rsidR="004F2626" w:rsidRDefault="004F2626" w:rsidP="004F2626">
            <w:pPr>
              <w:jc w:val="center"/>
              <w:rPr>
                <w:del w:id="671" w:author="Peter Mullins" w:date="2026-09-25T20:00:00Z" w16du:dateUtc="2026-09-26T00:00:00Z"/>
              </w:rPr>
            </w:pPr>
          </w:p>
        </w:tc>
        <w:tc>
          <w:tcPr>
            <w:tcW w:w="4315" w:type="dxa"/>
          </w:tcPr>
          <w:p w14:paraId="7C689032" w14:textId="77777777" w:rsidR="004F2626" w:rsidRDefault="004F2626" w:rsidP="004F2626">
            <w:pPr>
              <w:jc w:val="center"/>
              <w:rPr>
                <w:del w:id="672" w:author="Peter Mullins" w:date="2026-09-25T20:00:00Z" w16du:dateUtc="2026-09-26T00:00:00Z"/>
              </w:rPr>
            </w:pPr>
          </w:p>
        </w:tc>
      </w:tr>
      <w:tr w:rsidR="004F2626" w14:paraId="740CA2ED" w14:textId="77777777" w:rsidTr="009D7F73">
        <w:trPr>
          <w:del w:id="673" w:author="Peter Mullins" w:date="2026-09-25T20:00:00Z" w16du:dateUtc="2026-09-26T00:00:00Z"/>
        </w:trPr>
        <w:tc>
          <w:tcPr>
            <w:tcW w:w="3415" w:type="dxa"/>
          </w:tcPr>
          <w:p w14:paraId="4DAC7241" w14:textId="77777777" w:rsidR="004F2626" w:rsidRDefault="004F2626" w:rsidP="004F2626">
            <w:pPr>
              <w:jc w:val="center"/>
              <w:rPr>
                <w:del w:id="674" w:author="Peter Mullins" w:date="2026-09-25T20:00:00Z" w16du:dateUtc="2026-09-26T00:00:00Z"/>
              </w:rPr>
            </w:pPr>
          </w:p>
        </w:tc>
        <w:tc>
          <w:tcPr>
            <w:tcW w:w="1620" w:type="dxa"/>
          </w:tcPr>
          <w:p w14:paraId="6BA814B5" w14:textId="77777777" w:rsidR="004F2626" w:rsidRDefault="004F2626" w:rsidP="004F2626">
            <w:pPr>
              <w:jc w:val="center"/>
              <w:rPr>
                <w:del w:id="675" w:author="Peter Mullins" w:date="2026-09-25T20:00:00Z" w16du:dateUtc="2026-09-26T00:00:00Z"/>
              </w:rPr>
            </w:pPr>
          </w:p>
        </w:tc>
        <w:tc>
          <w:tcPr>
            <w:tcW w:w="4315" w:type="dxa"/>
          </w:tcPr>
          <w:p w14:paraId="2A2F4F94" w14:textId="77777777" w:rsidR="004F2626" w:rsidRDefault="004F2626" w:rsidP="004F2626">
            <w:pPr>
              <w:jc w:val="center"/>
              <w:rPr>
                <w:del w:id="676" w:author="Peter Mullins" w:date="2026-09-25T20:00:00Z" w16du:dateUtc="2026-09-26T00:00:00Z"/>
              </w:rPr>
            </w:pPr>
          </w:p>
        </w:tc>
      </w:tr>
      <w:tr w:rsidR="004F2626" w14:paraId="78232BA3" w14:textId="77777777" w:rsidTr="009D7F73">
        <w:trPr>
          <w:del w:id="677" w:author="Peter Mullins" w:date="2026-09-25T20:00:00Z" w16du:dateUtc="2026-09-26T00:00:00Z"/>
        </w:trPr>
        <w:tc>
          <w:tcPr>
            <w:tcW w:w="3415" w:type="dxa"/>
          </w:tcPr>
          <w:p w14:paraId="23D346D9" w14:textId="77777777" w:rsidR="004F2626" w:rsidRDefault="004F2626" w:rsidP="004F2626">
            <w:pPr>
              <w:jc w:val="center"/>
              <w:rPr>
                <w:del w:id="678" w:author="Peter Mullins" w:date="2026-09-25T20:00:00Z" w16du:dateUtc="2026-09-26T00:00:00Z"/>
              </w:rPr>
            </w:pPr>
          </w:p>
        </w:tc>
        <w:tc>
          <w:tcPr>
            <w:tcW w:w="1620" w:type="dxa"/>
          </w:tcPr>
          <w:p w14:paraId="7B51CA1F" w14:textId="77777777" w:rsidR="004F2626" w:rsidRDefault="004F2626" w:rsidP="004F2626">
            <w:pPr>
              <w:jc w:val="center"/>
              <w:rPr>
                <w:del w:id="679" w:author="Peter Mullins" w:date="2026-09-25T20:00:00Z" w16du:dateUtc="2026-09-26T00:00:00Z"/>
              </w:rPr>
            </w:pPr>
          </w:p>
        </w:tc>
        <w:tc>
          <w:tcPr>
            <w:tcW w:w="4315" w:type="dxa"/>
          </w:tcPr>
          <w:p w14:paraId="0BC3F88F" w14:textId="77777777" w:rsidR="004F2626" w:rsidRDefault="004F2626" w:rsidP="004F2626">
            <w:pPr>
              <w:jc w:val="center"/>
              <w:rPr>
                <w:del w:id="680" w:author="Peter Mullins" w:date="2026-09-25T20:00:00Z" w16du:dateUtc="2026-09-26T00:00:00Z"/>
              </w:rPr>
            </w:pPr>
          </w:p>
        </w:tc>
      </w:tr>
      <w:tr w:rsidR="004F2626" w14:paraId="39B91FAA" w14:textId="77777777" w:rsidTr="009D7F73">
        <w:trPr>
          <w:del w:id="681" w:author="Peter Mullins" w:date="2026-09-25T20:00:00Z" w16du:dateUtc="2026-09-26T00:00:00Z"/>
        </w:trPr>
        <w:tc>
          <w:tcPr>
            <w:tcW w:w="3415" w:type="dxa"/>
          </w:tcPr>
          <w:p w14:paraId="784DF410" w14:textId="77777777" w:rsidR="004F2626" w:rsidRDefault="004F2626" w:rsidP="004F2626">
            <w:pPr>
              <w:jc w:val="center"/>
              <w:rPr>
                <w:del w:id="682" w:author="Peter Mullins" w:date="2026-09-25T20:00:00Z" w16du:dateUtc="2026-09-26T00:00:00Z"/>
              </w:rPr>
            </w:pPr>
          </w:p>
        </w:tc>
        <w:tc>
          <w:tcPr>
            <w:tcW w:w="1620" w:type="dxa"/>
          </w:tcPr>
          <w:p w14:paraId="61990092" w14:textId="77777777" w:rsidR="004F2626" w:rsidRDefault="004F2626" w:rsidP="004F2626">
            <w:pPr>
              <w:jc w:val="center"/>
              <w:rPr>
                <w:del w:id="683" w:author="Peter Mullins" w:date="2026-09-25T20:00:00Z" w16du:dateUtc="2026-09-26T00:00:00Z"/>
              </w:rPr>
            </w:pPr>
          </w:p>
        </w:tc>
        <w:tc>
          <w:tcPr>
            <w:tcW w:w="4315" w:type="dxa"/>
          </w:tcPr>
          <w:p w14:paraId="45B7DD7F" w14:textId="77777777" w:rsidR="004F2626" w:rsidRDefault="004F2626" w:rsidP="004F2626">
            <w:pPr>
              <w:jc w:val="center"/>
              <w:rPr>
                <w:del w:id="684" w:author="Peter Mullins" w:date="2026-09-25T20:00:00Z" w16du:dateUtc="2026-09-26T00:00:00Z"/>
              </w:rPr>
            </w:pPr>
          </w:p>
        </w:tc>
      </w:tr>
      <w:tr w:rsidR="004F2626" w14:paraId="242BF215" w14:textId="77777777" w:rsidTr="009D7F73">
        <w:trPr>
          <w:del w:id="685" w:author="Peter Mullins" w:date="2026-09-25T20:00:00Z" w16du:dateUtc="2026-09-26T00:00:00Z"/>
        </w:trPr>
        <w:tc>
          <w:tcPr>
            <w:tcW w:w="3415" w:type="dxa"/>
          </w:tcPr>
          <w:p w14:paraId="0E007E06" w14:textId="77777777" w:rsidR="004F2626" w:rsidRDefault="004F2626" w:rsidP="004F2626">
            <w:pPr>
              <w:jc w:val="center"/>
              <w:rPr>
                <w:del w:id="686" w:author="Peter Mullins" w:date="2026-09-25T20:00:00Z" w16du:dateUtc="2026-09-26T00:00:00Z"/>
              </w:rPr>
            </w:pPr>
          </w:p>
        </w:tc>
        <w:tc>
          <w:tcPr>
            <w:tcW w:w="1620" w:type="dxa"/>
          </w:tcPr>
          <w:p w14:paraId="43EF67AC" w14:textId="77777777" w:rsidR="004F2626" w:rsidRDefault="004F2626" w:rsidP="004F2626">
            <w:pPr>
              <w:jc w:val="center"/>
              <w:rPr>
                <w:del w:id="687" w:author="Peter Mullins" w:date="2026-09-25T20:00:00Z" w16du:dateUtc="2026-09-26T00:00:00Z"/>
              </w:rPr>
            </w:pPr>
          </w:p>
        </w:tc>
        <w:tc>
          <w:tcPr>
            <w:tcW w:w="4315" w:type="dxa"/>
          </w:tcPr>
          <w:p w14:paraId="526913DD" w14:textId="77777777" w:rsidR="004F2626" w:rsidRDefault="004F2626" w:rsidP="004F2626">
            <w:pPr>
              <w:jc w:val="center"/>
              <w:rPr>
                <w:del w:id="688" w:author="Peter Mullins" w:date="2026-09-25T20:00:00Z" w16du:dateUtc="2026-09-26T00:00:00Z"/>
              </w:rPr>
            </w:pPr>
          </w:p>
        </w:tc>
      </w:tr>
      <w:tr w:rsidR="004F2626" w14:paraId="4FE0302E" w14:textId="77777777" w:rsidTr="009D7F73">
        <w:trPr>
          <w:del w:id="689" w:author="Peter Mullins" w:date="2026-09-25T20:00:00Z" w16du:dateUtc="2026-09-26T00:00:00Z"/>
        </w:trPr>
        <w:tc>
          <w:tcPr>
            <w:tcW w:w="3415" w:type="dxa"/>
          </w:tcPr>
          <w:p w14:paraId="44F2DF94" w14:textId="77777777" w:rsidR="004F2626" w:rsidRDefault="004F2626" w:rsidP="004F2626">
            <w:pPr>
              <w:jc w:val="center"/>
              <w:rPr>
                <w:del w:id="690" w:author="Peter Mullins" w:date="2026-09-25T20:00:00Z" w16du:dateUtc="2026-09-26T00:00:00Z"/>
              </w:rPr>
            </w:pPr>
          </w:p>
        </w:tc>
        <w:tc>
          <w:tcPr>
            <w:tcW w:w="1620" w:type="dxa"/>
          </w:tcPr>
          <w:p w14:paraId="34780356" w14:textId="77777777" w:rsidR="004F2626" w:rsidRDefault="004F2626" w:rsidP="004F2626">
            <w:pPr>
              <w:jc w:val="center"/>
              <w:rPr>
                <w:del w:id="691" w:author="Peter Mullins" w:date="2026-09-25T20:00:00Z" w16du:dateUtc="2026-09-26T00:00:00Z"/>
              </w:rPr>
            </w:pPr>
          </w:p>
        </w:tc>
        <w:tc>
          <w:tcPr>
            <w:tcW w:w="4315" w:type="dxa"/>
          </w:tcPr>
          <w:p w14:paraId="7B24DA86" w14:textId="77777777" w:rsidR="004F2626" w:rsidRDefault="004F2626" w:rsidP="004F2626">
            <w:pPr>
              <w:jc w:val="center"/>
              <w:rPr>
                <w:del w:id="692" w:author="Peter Mullins" w:date="2026-09-25T20:00:00Z" w16du:dateUtc="2026-09-26T00:00:00Z"/>
              </w:rPr>
            </w:pPr>
          </w:p>
        </w:tc>
      </w:tr>
      <w:tr w:rsidR="004F2626" w14:paraId="37D43267" w14:textId="77777777" w:rsidTr="009D7F73">
        <w:trPr>
          <w:del w:id="693" w:author="Peter Mullins" w:date="2026-09-25T20:00:00Z" w16du:dateUtc="2026-09-26T00:00:00Z"/>
        </w:trPr>
        <w:tc>
          <w:tcPr>
            <w:tcW w:w="3415" w:type="dxa"/>
          </w:tcPr>
          <w:p w14:paraId="66A524F5" w14:textId="77777777" w:rsidR="004F2626" w:rsidRDefault="004F2626" w:rsidP="004F2626">
            <w:pPr>
              <w:jc w:val="center"/>
              <w:rPr>
                <w:del w:id="694" w:author="Peter Mullins" w:date="2026-09-25T20:00:00Z" w16du:dateUtc="2026-09-26T00:00:00Z"/>
              </w:rPr>
            </w:pPr>
          </w:p>
        </w:tc>
        <w:tc>
          <w:tcPr>
            <w:tcW w:w="1620" w:type="dxa"/>
          </w:tcPr>
          <w:p w14:paraId="6887B972" w14:textId="77777777" w:rsidR="004F2626" w:rsidRDefault="004F2626" w:rsidP="004F2626">
            <w:pPr>
              <w:jc w:val="center"/>
              <w:rPr>
                <w:del w:id="695" w:author="Peter Mullins" w:date="2026-09-25T20:00:00Z" w16du:dateUtc="2026-09-26T00:00:00Z"/>
              </w:rPr>
            </w:pPr>
          </w:p>
        </w:tc>
        <w:tc>
          <w:tcPr>
            <w:tcW w:w="4315" w:type="dxa"/>
          </w:tcPr>
          <w:p w14:paraId="39E24094" w14:textId="77777777" w:rsidR="004F2626" w:rsidRDefault="004F2626" w:rsidP="004F2626">
            <w:pPr>
              <w:jc w:val="center"/>
              <w:rPr>
                <w:del w:id="696" w:author="Peter Mullins" w:date="2026-09-25T20:00:00Z" w16du:dateUtc="2026-09-26T00:00:00Z"/>
              </w:rPr>
            </w:pPr>
          </w:p>
        </w:tc>
      </w:tr>
      <w:tr w:rsidR="004F2626" w14:paraId="12840BE5" w14:textId="77777777" w:rsidTr="009D7F73">
        <w:trPr>
          <w:del w:id="697" w:author="Peter Mullins" w:date="2026-09-25T20:00:00Z" w16du:dateUtc="2026-09-26T00:00:00Z"/>
        </w:trPr>
        <w:tc>
          <w:tcPr>
            <w:tcW w:w="3415" w:type="dxa"/>
          </w:tcPr>
          <w:p w14:paraId="629E5B94" w14:textId="77777777" w:rsidR="004F2626" w:rsidRDefault="004F2626" w:rsidP="004F2626">
            <w:pPr>
              <w:jc w:val="center"/>
              <w:rPr>
                <w:del w:id="698" w:author="Peter Mullins" w:date="2026-09-25T20:00:00Z" w16du:dateUtc="2026-09-26T00:00:00Z"/>
              </w:rPr>
            </w:pPr>
          </w:p>
        </w:tc>
        <w:tc>
          <w:tcPr>
            <w:tcW w:w="1620" w:type="dxa"/>
          </w:tcPr>
          <w:p w14:paraId="702C2583" w14:textId="77777777" w:rsidR="004F2626" w:rsidRDefault="004F2626" w:rsidP="004F2626">
            <w:pPr>
              <w:jc w:val="center"/>
              <w:rPr>
                <w:del w:id="699" w:author="Peter Mullins" w:date="2026-09-25T20:00:00Z" w16du:dateUtc="2026-09-26T00:00:00Z"/>
              </w:rPr>
            </w:pPr>
          </w:p>
        </w:tc>
        <w:tc>
          <w:tcPr>
            <w:tcW w:w="4315" w:type="dxa"/>
          </w:tcPr>
          <w:p w14:paraId="68A8103E" w14:textId="77777777" w:rsidR="004F2626" w:rsidRDefault="004F2626" w:rsidP="004F2626">
            <w:pPr>
              <w:jc w:val="center"/>
              <w:rPr>
                <w:del w:id="700" w:author="Peter Mullins" w:date="2026-09-25T20:00:00Z" w16du:dateUtc="2026-09-26T00:00:00Z"/>
              </w:rPr>
            </w:pPr>
          </w:p>
        </w:tc>
      </w:tr>
      <w:tr w:rsidR="004F2626" w14:paraId="68CB435B" w14:textId="77777777" w:rsidTr="009D7F73">
        <w:trPr>
          <w:del w:id="701" w:author="Peter Mullins" w:date="2026-09-25T20:00:00Z" w16du:dateUtc="2026-09-26T00:00:00Z"/>
        </w:trPr>
        <w:tc>
          <w:tcPr>
            <w:tcW w:w="3415" w:type="dxa"/>
          </w:tcPr>
          <w:p w14:paraId="6EC8FCD9" w14:textId="77777777" w:rsidR="004F2626" w:rsidRDefault="004F2626" w:rsidP="004F2626">
            <w:pPr>
              <w:jc w:val="center"/>
              <w:rPr>
                <w:del w:id="702" w:author="Peter Mullins" w:date="2026-09-25T20:00:00Z" w16du:dateUtc="2026-09-26T00:00:00Z"/>
              </w:rPr>
            </w:pPr>
          </w:p>
        </w:tc>
        <w:tc>
          <w:tcPr>
            <w:tcW w:w="1620" w:type="dxa"/>
          </w:tcPr>
          <w:p w14:paraId="2F98F490" w14:textId="77777777" w:rsidR="004F2626" w:rsidRDefault="004F2626" w:rsidP="004F2626">
            <w:pPr>
              <w:jc w:val="center"/>
              <w:rPr>
                <w:del w:id="703" w:author="Peter Mullins" w:date="2026-09-25T20:00:00Z" w16du:dateUtc="2026-09-26T00:00:00Z"/>
              </w:rPr>
            </w:pPr>
          </w:p>
        </w:tc>
        <w:tc>
          <w:tcPr>
            <w:tcW w:w="4315" w:type="dxa"/>
          </w:tcPr>
          <w:p w14:paraId="19EB092A" w14:textId="77777777" w:rsidR="004F2626" w:rsidRDefault="004F2626" w:rsidP="004F2626">
            <w:pPr>
              <w:jc w:val="center"/>
              <w:rPr>
                <w:del w:id="704" w:author="Peter Mullins" w:date="2026-09-25T20:00:00Z" w16du:dateUtc="2026-09-26T00:00:00Z"/>
              </w:rPr>
            </w:pPr>
          </w:p>
        </w:tc>
      </w:tr>
      <w:tr w:rsidR="004F2626" w14:paraId="4AE30A56" w14:textId="77777777" w:rsidTr="009D7F73">
        <w:trPr>
          <w:del w:id="705" w:author="Peter Mullins" w:date="2026-09-25T20:00:00Z" w16du:dateUtc="2026-09-26T00:00:00Z"/>
        </w:trPr>
        <w:tc>
          <w:tcPr>
            <w:tcW w:w="3415" w:type="dxa"/>
          </w:tcPr>
          <w:p w14:paraId="58E3F59D" w14:textId="77777777" w:rsidR="004F2626" w:rsidRDefault="004F2626" w:rsidP="004F2626">
            <w:pPr>
              <w:jc w:val="center"/>
              <w:rPr>
                <w:del w:id="706" w:author="Peter Mullins" w:date="2026-09-25T20:00:00Z" w16du:dateUtc="2026-09-26T00:00:00Z"/>
              </w:rPr>
            </w:pPr>
          </w:p>
        </w:tc>
        <w:tc>
          <w:tcPr>
            <w:tcW w:w="1620" w:type="dxa"/>
          </w:tcPr>
          <w:p w14:paraId="3C527608" w14:textId="77777777" w:rsidR="004F2626" w:rsidRDefault="004F2626" w:rsidP="004F2626">
            <w:pPr>
              <w:jc w:val="center"/>
              <w:rPr>
                <w:del w:id="707" w:author="Peter Mullins" w:date="2026-09-25T20:00:00Z" w16du:dateUtc="2026-09-26T00:00:00Z"/>
              </w:rPr>
            </w:pPr>
          </w:p>
        </w:tc>
        <w:tc>
          <w:tcPr>
            <w:tcW w:w="4315" w:type="dxa"/>
          </w:tcPr>
          <w:p w14:paraId="4286DD42" w14:textId="77777777" w:rsidR="004F2626" w:rsidRDefault="004F2626" w:rsidP="004F2626">
            <w:pPr>
              <w:jc w:val="center"/>
              <w:rPr>
                <w:del w:id="708" w:author="Peter Mullins" w:date="2026-09-25T20:00:00Z" w16du:dateUtc="2026-09-26T00:00:00Z"/>
              </w:rPr>
            </w:pPr>
          </w:p>
        </w:tc>
      </w:tr>
      <w:tr w:rsidR="004F2626" w14:paraId="2D9297AD" w14:textId="77777777" w:rsidTr="009D7F73">
        <w:trPr>
          <w:del w:id="709" w:author="Peter Mullins" w:date="2026-09-25T20:00:00Z" w16du:dateUtc="2026-09-26T00:00:00Z"/>
        </w:trPr>
        <w:tc>
          <w:tcPr>
            <w:tcW w:w="3415" w:type="dxa"/>
          </w:tcPr>
          <w:p w14:paraId="03106B86" w14:textId="77777777" w:rsidR="004F2626" w:rsidRDefault="004F2626" w:rsidP="004F2626">
            <w:pPr>
              <w:jc w:val="center"/>
              <w:rPr>
                <w:del w:id="710" w:author="Peter Mullins" w:date="2026-09-25T20:00:00Z" w16du:dateUtc="2026-09-26T00:00:00Z"/>
              </w:rPr>
            </w:pPr>
          </w:p>
        </w:tc>
        <w:tc>
          <w:tcPr>
            <w:tcW w:w="1620" w:type="dxa"/>
          </w:tcPr>
          <w:p w14:paraId="27F9A4D6" w14:textId="77777777" w:rsidR="004F2626" w:rsidRDefault="004F2626" w:rsidP="004F2626">
            <w:pPr>
              <w:jc w:val="center"/>
              <w:rPr>
                <w:del w:id="711" w:author="Peter Mullins" w:date="2026-09-25T20:00:00Z" w16du:dateUtc="2026-09-26T00:00:00Z"/>
              </w:rPr>
            </w:pPr>
          </w:p>
        </w:tc>
        <w:tc>
          <w:tcPr>
            <w:tcW w:w="4315" w:type="dxa"/>
          </w:tcPr>
          <w:p w14:paraId="2F355F37" w14:textId="77777777" w:rsidR="004F2626" w:rsidRDefault="004F2626" w:rsidP="004F2626">
            <w:pPr>
              <w:jc w:val="center"/>
              <w:rPr>
                <w:del w:id="712" w:author="Peter Mullins" w:date="2026-09-25T20:00:00Z" w16du:dateUtc="2026-09-26T00:00:00Z"/>
              </w:rPr>
            </w:pPr>
          </w:p>
        </w:tc>
      </w:tr>
      <w:tr w:rsidR="004F2626" w14:paraId="2E2EBC84" w14:textId="77777777" w:rsidTr="009D7F73">
        <w:trPr>
          <w:del w:id="713" w:author="Peter Mullins" w:date="2026-09-25T20:00:00Z" w16du:dateUtc="2026-09-26T00:00:00Z"/>
        </w:trPr>
        <w:tc>
          <w:tcPr>
            <w:tcW w:w="3415" w:type="dxa"/>
          </w:tcPr>
          <w:p w14:paraId="6BD18164" w14:textId="77777777" w:rsidR="004F2626" w:rsidRDefault="004F2626" w:rsidP="004F2626">
            <w:pPr>
              <w:jc w:val="center"/>
              <w:rPr>
                <w:del w:id="714" w:author="Peter Mullins" w:date="2026-09-25T20:00:00Z" w16du:dateUtc="2026-09-26T00:00:00Z"/>
              </w:rPr>
            </w:pPr>
          </w:p>
        </w:tc>
        <w:tc>
          <w:tcPr>
            <w:tcW w:w="1620" w:type="dxa"/>
          </w:tcPr>
          <w:p w14:paraId="5F5DC659" w14:textId="77777777" w:rsidR="004F2626" w:rsidRDefault="004F2626" w:rsidP="004F2626">
            <w:pPr>
              <w:jc w:val="center"/>
              <w:rPr>
                <w:del w:id="715" w:author="Peter Mullins" w:date="2026-09-25T20:00:00Z" w16du:dateUtc="2026-09-26T00:00:00Z"/>
              </w:rPr>
            </w:pPr>
          </w:p>
        </w:tc>
        <w:tc>
          <w:tcPr>
            <w:tcW w:w="4315" w:type="dxa"/>
          </w:tcPr>
          <w:p w14:paraId="2B8F2943" w14:textId="77777777" w:rsidR="004F2626" w:rsidRDefault="004F2626" w:rsidP="004F2626">
            <w:pPr>
              <w:jc w:val="center"/>
              <w:rPr>
                <w:del w:id="716" w:author="Peter Mullins" w:date="2026-09-25T20:00:00Z" w16du:dateUtc="2026-09-26T00:00:00Z"/>
              </w:rPr>
            </w:pPr>
          </w:p>
        </w:tc>
      </w:tr>
      <w:tr w:rsidR="004F2626" w14:paraId="5409E1E4" w14:textId="77777777" w:rsidTr="009D7F73">
        <w:trPr>
          <w:del w:id="717" w:author="Peter Mullins" w:date="2026-09-25T20:00:00Z" w16du:dateUtc="2026-09-26T00:00:00Z"/>
        </w:trPr>
        <w:tc>
          <w:tcPr>
            <w:tcW w:w="3415" w:type="dxa"/>
          </w:tcPr>
          <w:p w14:paraId="5202F13D" w14:textId="77777777" w:rsidR="004F2626" w:rsidRDefault="004F2626" w:rsidP="004F2626">
            <w:pPr>
              <w:jc w:val="center"/>
              <w:rPr>
                <w:del w:id="718" w:author="Peter Mullins" w:date="2026-09-25T20:00:00Z" w16du:dateUtc="2026-09-26T00:00:00Z"/>
              </w:rPr>
            </w:pPr>
          </w:p>
        </w:tc>
        <w:tc>
          <w:tcPr>
            <w:tcW w:w="1620" w:type="dxa"/>
          </w:tcPr>
          <w:p w14:paraId="55ED9078" w14:textId="77777777" w:rsidR="004F2626" w:rsidRDefault="004F2626" w:rsidP="004F2626">
            <w:pPr>
              <w:jc w:val="center"/>
              <w:rPr>
                <w:del w:id="719" w:author="Peter Mullins" w:date="2026-09-25T20:00:00Z" w16du:dateUtc="2026-09-26T00:00:00Z"/>
              </w:rPr>
            </w:pPr>
          </w:p>
        </w:tc>
        <w:tc>
          <w:tcPr>
            <w:tcW w:w="4315" w:type="dxa"/>
          </w:tcPr>
          <w:p w14:paraId="15CC273C" w14:textId="77777777" w:rsidR="004F2626" w:rsidRDefault="004F2626" w:rsidP="004F2626">
            <w:pPr>
              <w:jc w:val="center"/>
              <w:rPr>
                <w:del w:id="720" w:author="Peter Mullins" w:date="2026-09-25T20:00:00Z" w16du:dateUtc="2026-09-26T00:00:00Z"/>
              </w:rPr>
            </w:pPr>
          </w:p>
        </w:tc>
      </w:tr>
      <w:tr w:rsidR="004F2626" w14:paraId="60E06685" w14:textId="77777777" w:rsidTr="009D7F73">
        <w:trPr>
          <w:del w:id="721" w:author="Peter Mullins" w:date="2026-09-25T20:00:00Z" w16du:dateUtc="2026-09-26T00:00:00Z"/>
        </w:trPr>
        <w:tc>
          <w:tcPr>
            <w:tcW w:w="3415" w:type="dxa"/>
          </w:tcPr>
          <w:p w14:paraId="1A2BD168" w14:textId="77777777" w:rsidR="004F2626" w:rsidRDefault="004F2626" w:rsidP="004F2626">
            <w:pPr>
              <w:jc w:val="center"/>
              <w:rPr>
                <w:del w:id="722" w:author="Peter Mullins" w:date="2026-09-25T20:00:00Z" w16du:dateUtc="2026-09-26T00:00:00Z"/>
              </w:rPr>
            </w:pPr>
          </w:p>
        </w:tc>
        <w:tc>
          <w:tcPr>
            <w:tcW w:w="1620" w:type="dxa"/>
          </w:tcPr>
          <w:p w14:paraId="1E0D33A3" w14:textId="77777777" w:rsidR="004F2626" w:rsidRDefault="004F2626" w:rsidP="004F2626">
            <w:pPr>
              <w:jc w:val="center"/>
              <w:rPr>
                <w:del w:id="723" w:author="Peter Mullins" w:date="2026-09-25T20:00:00Z" w16du:dateUtc="2026-09-26T00:00:00Z"/>
              </w:rPr>
            </w:pPr>
          </w:p>
        </w:tc>
        <w:tc>
          <w:tcPr>
            <w:tcW w:w="4315" w:type="dxa"/>
          </w:tcPr>
          <w:p w14:paraId="7B82B82C" w14:textId="77777777" w:rsidR="004F2626" w:rsidRDefault="004F2626" w:rsidP="004F2626">
            <w:pPr>
              <w:jc w:val="center"/>
              <w:rPr>
                <w:del w:id="724" w:author="Peter Mullins" w:date="2026-09-25T20:00:00Z" w16du:dateUtc="2026-09-26T00:00:00Z"/>
              </w:rPr>
            </w:pPr>
          </w:p>
        </w:tc>
      </w:tr>
      <w:tr w:rsidR="004F2626" w14:paraId="4BA6AF49" w14:textId="77777777" w:rsidTr="009D7F73">
        <w:trPr>
          <w:del w:id="725" w:author="Peter Mullins" w:date="2026-09-25T20:00:00Z" w16du:dateUtc="2026-09-26T00:00:00Z"/>
        </w:trPr>
        <w:tc>
          <w:tcPr>
            <w:tcW w:w="3415" w:type="dxa"/>
          </w:tcPr>
          <w:p w14:paraId="1BC9E3CB" w14:textId="77777777" w:rsidR="004F2626" w:rsidRDefault="004F2626" w:rsidP="004F2626">
            <w:pPr>
              <w:jc w:val="center"/>
              <w:rPr>
                <w:del w:id="726" w:author="Peter Mullins" w:date="2026-09-25T20:00:00Z" w16du:dateUtc="2026-09-26T00:00:00Z"/>
              </w:rPr>
            </w:pPr>
          </w:p>
        </w:tc>
        <w:tc>
          <w:tcPr>
            <w:tcW w:w="1620" w:type="dxa"/>
          </w:tcPr>
          <w:p w14:paraId="2B34B6AB" w14:textId="77777777" w:rsidR="004F2626" w:rsidRDefault="004F2626" w:rsidP="004F2626">
            <w:pPr>
              <w:jc w:val="center"/>
              <w:rPr>
                <w:del w:id="727" w:author="Peter Mullins" w:date="2026-09-25T20:00:00Z" w16du:dateUtc="2026-09-26T00:00:00Z"/>
              </w:rPr>
            </w:pPr>
          </w:p>
        </w:tc>
        <w:tc>
          <w:tcPr>
            <w:tcW w:w="4315" w:type="dxa"/>
          </w:tcPr>
          <w:p w14:paraId="20508262" w14:textId="77777777" w:rsidR="004F2626" w:rsidRDefault="004F2626" w:rsidP="004F2626">
            <w:pPr>
              <w:jc w:val="center"/>
              <w:rPr>
                <w:del w:id="728" w:author="Peter Mullins" w:date="2026-09-25T20:00:00Z" w16du:dateUtc="2026-09-26T00:00:00Z"/>
              </w:rPr>
            </w:pPr>
          </w:p>
        </w:tc>
      </w:tr>
      <w:tr w:rsidR="004F2626" w14:paraId="43BA06B2" w14:textId="77777777" w:rsidTr="009D7F73">
        <w:trPr>
          <w:del w:id="729" w:author="Peter Mullins" w:date="2026-09-25T20:00:00Z" w16du:dateUtc="2026-09-26T00:00:00Z"/>
        </w:trPr>
        <w:tc>
          <w:tcPr>
            <w:tcW w:w="3415" w:type="dxa"/>
          </w:tcPr>
          <w:p w14:paraId="549F5A83" w14:textId="77777777" w:rsidR="004F2626" w:rsidRDefault="004F2626" w:rsidP="004F2626">
            <w:pPr>
              <w:jc w:val="center"/>
              <w:rPr>
                <w:del w:id="730" w:author="Peter Mullins" w:date="2026-09-25T20:00:00Z" w16du:dateUtc="2026-09-26T00:00:00Z"/>
              </w:rPr>
            </w:pPr>
          </w:p>
        </w:tc>
        <w:tc>
          <w:tcPr>
            <w:tcW w:w="1620" w:type="dxa"/>
          </w:tcPr>
          <w:p w14:paraId="00602903" w14:textId="77777777" w:rsidR="004F2626" w:rsidRDefault="004F2626" w:rsidP="004F2626">
            <w:pPr>
              <w:jc w:val="center"/>
              <w:rPr>
                <w:del w:id="731" w:author="Peter Mullins" w:date="2026-09-25T20:00:00Z" w16du:dateUtc="2026-09-26T00:00:00Z"/>
              </w:rPr>
            </w:pPr>
          </w:p>
        </w:tc>
        <w:tc>
          <w:tcPr>
            <w:tcW w:w="4315" w:type="dxa"/>
          </w:tcPr>
          <w:p w14:paraId="04120E44" w14:textId="77777777" w:rsidR="004F2626" w:rsidRDefault="004F2626" w:rsidP="004F2626">
            <w:pPr>
              <w:jc w:val="center"/>
              <w:rPr>
                <w:del w:id="732" w:author="Peter Mullins" w:date="2026-09-25T20:00:00Z" w16du:dateUtc="2026-09-26T00:00:00Z"/>
              </w:rPr>
            </w:pPr>
          </w:p>
        </w:tc>
      </w:tr>
      <w:tr w:rsidR="004F2626" w14:paraId="2F5B3519" w14:textId="77777777" w:rsidTr="009D7F73">
        <w:trPr>
          <w:del w:id="733" w:author="Peter Mullins" w:date="2026-09-25T20:00:00Z" w16du:dateUtc="2026-09-26T00:00:00Z"/>
        </w:trPr>
        <w:tc>
          <w:tcPr>
            <w:tcW w:w="3415" w:type="dxa"/>
          </w:tcPr>
          <w:p w14:paraId="529FA128" w14:textId="77777777" w:rsidR="004F2626" w:rsidRDefault="004F2626" w:rsidP="004F2626">
            <w:pPr>
              <w:jc w:val="center"/>
              <w:rPr>
                <w:del w:id="734" w:author="Peter Mullins" w:date="2026-09-25T20:00:00Z" w16du:dateUtc="2026-09-26T00:00:00Z"/>
              </w:rPr>
            </w:pPr>
          </w:p>
        </w:tc>
        <w:tc>
          <w:tcPr>
            <w:tcW w:w="1620" w:type="dxa"/>
          </w:tcPr>
          <w:p w14:paraId="50F661F5" w14:textId="77777777" w:rsidR="004F2626" w:rsidRDefault="004F2626" w:rsidP="004F2626">
            <w:pPr>
              <w:jc w:val="center"/>
              <w:rPr>
                <w:del w:id="735" w:author="Peter Mullins" w:date="2026-09-25T20:00:00Z" w16du:dateUtc="2026-09-26T00:00:00Z"/>
              </w:rPr>
            </w:pPr>
          </w:p>
        </w:tc>
        <w:tc>
          <w:tcPr>
            <w:tcW w:w="4315" w:type="dxa"/>
          </w:tcPr>
          <w:p w14:paraId="1718D976" w14:textId="77777777" w:rsidR="004F2626" w:rsidRDefault="004F2626" w:rsidP="004F2626">
            <w:pPr>
              <w:jc w:val="center"/>
              <w:rPr>
                <w:del w:id="736" w:author="Peter Mullins" w:date="2026-09-25T20:00:00Z" w16du:dateUtc="2026-09-26T00:00:00Z"/>
              </w:rPr>
            </w:pPr>
          </w:p>
        </w:tc>
      </w:tr>
      <w:tr w:rsidR="004F2626" w14:paraId="0D37A87A" w14:textId="77777777" w:rsidTr="009D7F73">
        <w:trPr>
          <w:del w:id="737" w:author="Peter Mullins" w:date="2026-09-25T20:00:00Z" w16du:dateUtc="2026-09-26T00:00:00Z"/>
        </w:trPr>
        <w:tc>
          <w:tcPr>
            <w:tcW w:w="3415" w:type="dxa"/>
          </w:tcPr>
          <w:p w14:paraId="5910C085" w14:textId="77777777" w:rsidR="004F2626" w:rsidRDefault="004F2626" w:rsidP="004F2626">
            <w:pPr>
              <w:jc w:val="center"/>
              <w:rPr>
                <w:del w:id="738" w:author="Peter Mullins" w:date="2026-09-25T20:00:00Z" w16du:dateUtc="2026-09-26T00:00:00Z"/>
              </w:rPr>
            </w:pPr>
          </w:p>
        </w:tc>
        <w:tc>
          <w:tcPr>
            <w:tcW w:w="1620" w:type="dxa"/>
          </w:tcPr>
          <w:p w14:paraId="72B6903F" w14:textId="77777777" w:rsidR="004F2626" w:rsidRDefault="004F2626" w:rsidP="004F2626">
            <w:pPr>
              <w:jc w:val="center"/>
              <w:rPr>
                <w:del w:id="739" w:author="Peter Mullins" w:date="2026-09-25T20:00:00Z" w16du:dateUtc="2026-09-26T00:00:00Z"/>
              </w:rPr>
            </w:pPr>
          </w:p>
        </w:tc>
        <w:tc>
          <w:tcPr>
            <w:tcW w:w="4315" w:type="dxa"/>
          </w:tcPr>
          <w:p w14:paraId="60C8AA3C" w14:textId="77777777" w:rsidR="004F2626" w:rsidRDefault="004F2626" w:rsidP="004F2626">
            <w:pPr>
              <w:jc w:val="center"/>
              <w:rPr>
                <w:del w:id="740" w:author="Peter Mullins" w:date="2026-09-25T20:00:00Z" w16du:dateUtc="2026-09-26T00:00:00Z"/>
              </w:rPr>
            </w:pPr>
          </w:p>
        </w:tc>
      </w:tr>
      <w:tr w:rsidR="004F2626" w14:paraId="37CFE4D6" w14:textId="77777777" w:rsidTr="009D7F73">
        <w:trPr>
          <w:del w:id="741" w:author="Peter Mullins" w:date="2026-09-25T20:00:00Z" w16du:dateUtc="2026-09-26T00:00:00Z"/>
        </w:trPr>
        <w:tc>
          <w:tcPr>
            <w:tcW w:w="3415" w:type="dxa"/>
          </w:tcPr>
          <w:p w14:paraId="2B46FA48" w14:textId="77777777" w:rsidR="004F2626" w:rsidRDefault="004F2626" w:rsidP="004F2626">
            <w:pPr>
              <w:jc w:val="center"/>
              <w:rPr>
                <w:del w:id="742" w:author="Peter Mullins" w:date="2026-09-25T20:00:00Z" w16du:dateUtc="2026-09-26T00:00:00Z"/>
              </w:rPr>
            </w:pPr>
          </w:p>
        </w:tc>
        <w:tc>
          <w:tcPr>
            <w:tcW w:w="1620" w:type="dxa"/>
          </w:tcPr>
          <w:p w14:paraId="5CFC6B34" w14:textId="77777777" w:rsidR="004F2626" w:rsidRDefault="004F2626" w:rsidP="004F2626">
            <w:pPr>
              <w:jc w:val="center"/>
              <w:rPr>
                <w:del w:id="743" w:author="Peter Mullins" w:date="2026-09-25T20:00:00Z" w16du:dateUtc="2026-09-26T00:00:00Z"/>
              </w:rPr>
            </w:pPr>
          </w:p>
        </w:tc>
        <w:tc>
          <w:tcPr>
            <w:tcW w:w="4315" w:type="dxa"/>
          </w:tcPr>
          <w:p w14:paraId="5AA99BEE" w14:textId="77777777" w:rsidR="004F2626" w:rsidRDefault="004F2626" w:rsidP="004F2626">
            <w:pPr>
              <w:jc w:val="center"/>
              <w:rPr>
                <w:del w:id="744" w:author="Peter Mullins" w:date="2026-09-25T20:00:00Z" w16du:dateUtc="2026-09-26T00:00:00Z"/>
              </w:rPr>
            </w:pPr>
          </w:p>
        </w:tc>
      </w:tr>
      <w:tr w:rsidR="004F2626" w14:paraId="2628A7E8" w14:textId="77777777" w:rsidTr="009D7F73">
        <w:trPr>
          <w:del w:id="745" w:author="Peter Mullins" w:date="2026-09-25T20:00:00Z" w16du:dateUtc="2026-09-26T00:00:00Z"/>
        </w:trPr>
        <w:tc>
          <w:tcPr>
            <w:tcW w:w="3415" w:type="dxa"/>
          </w:tcPr>
          <w:p w14:paraId="3D8AA462" w14:textId="77777777" w:rsidR="004F2626" w:rsidRDefault="004F2626" w:rsidP="004F2626">
            <w:pPr>
              <w:jc w:val="center"/>
              <w:rPr>
                <w:del w:id="746" w:author="Peter Mullins" w:date="2026-09-25T20:00:00Z" w16du:dateUtc="2026-09-26T00:00:00Z"/>
              </w:rPr>
            </w:pPr>
          </w:p>
        </w:tc>
        <w:tc>
          <w:tcPr>
            <w:tcW w:w="1620" w:type="dxa"/>
          </w:tcPr>
          <w:p w14:paraId="0AD117C0" w14:textId="77777777" w:rsidR="004F2626" w:rsidRDefault="004F2626" w:rsidP="004F2626">
            <w:pPr>
              <w:jc w:val="center"/>
              <w:rPr>
                <w:del w:id="747" w:author="Peter Mullins" w:date="2026-09-25T20:00:00Z" w16du:dateUtc="2026-09-26T00:00:00Z"/>
              </w:rPr>
            </w:pPr>
          </w:p>
        </w:tc>
        <w:tc>
          <w:tcPr>
            <w:tcW w:w="4315" w:type="dxa"/>
          </w:tcPr>
          <w:p w14:paraId="1288D38E" w14:textId="77777777" w:rsidR="004F2626" w:rsidRDefault="004F2626" w:rsidP="004F2626">
            <w:pPr>
              <w:jc w:val="center"/>
              <w:rPr>
                <w:del w:id="748" w:author="Peter Mullins" w:date="2026-09-25T20:00:00Z" w16du:dateUtc="2026-09-26T00:00:00Z"/>
              </w:rPr>
            </w:pPr>
          </w:p>
        </w:tc>
      </w:tr>
      <w:tr w:rsidR="004F2626" w14:paraId="6FB6B80A" w14:textId="77777777" w:rsidTr="009D7F73">
        <w:trPr>
          <w:del w:id="749" w:author="Peter Mullins" w:date="2026-09-25T20:00:00Z" w16du:dateUtc="2026-09-26T00:00:00Z"/>
        </w:trPr>
        <w:tc>
          <w:tcPr>
            <w:tcW w:w="3415" w:type="dxa"/>
          </w:tcPr>
          <w:p w14:paraId="00BE4767" w14:textId="77777777" w:rsidR="004F2626" w:rsidRDefault="004F2626" w:rsidP="004F2626">
            <w:pPr>
              <w:jc w:val="center"/>
              <w:rPr>
                <w:del w:id="750" w:author="Peter Mullins" w:date="2026-09-25T20:00:00Z" w16du:dateUtc="2026-09-26T00:00:00Z"/>
              </w:rPr>
            </w:pPr>
          </w:p>
        </w:tc>
        <w:tc>
          <w:tcPr>
            <w:tcW w:w="1620" w:type="dxa"/>
          </w:tcPr>
          <w:p w14:paraId="1EC5DEE9" w14:textId="77777777" w:rsidR="004F2626" w:rsidRDefault="004F2626" w:rsidP="004F2626">
            <w:pPr>
              <w:jc w:val="center"/>
              <w:rPr>
                <w:del w:id="751" w:author="Peter Mullins" w:date="2026-09-25T20:00:00Z" w16du:dateUtc="2026-09-26T00:00:00Z"/>
              </w:rPr>
            </w:pPr>
          </w:p>
        </w:tc>
        <w:tc>
          <w:tcPr>
            <w:tcW w:w="4315" w:type="dxa"/>
          </w:tcPr>
          <w:p w14:paraId="280555BB" w14:textId="77777777" w:rsidR="004F2626" w:rsidRDefault="004F2626" w:rsidP="004F2626">
            <w:pPr>
              <w:jc w:val="center"/>
              <w:rPr>
                <w:del w:id="752" w:author="Peter Mullins" w:date="2026-09-25T20:00:00Z" w16du:dateUtc="2026-09-26T00:00:00Z"/>
              </w:rPr>
            </w:pPr>
          </w:p>
        </w:tc>
      </w:tr>
      <w:tr w:rsidR="004F2626" w14:paraId="1AC88CCE" w14:textId="77777777" w:rsidTr="009D7F73">
        <w:trPr>
          <w:del w:id="753" w:author="Peter Mullins" w:date="2026-09-25T20:00:00Z" w16du:dateUtc="2026-09-26T00:00:00Z"/>
        </w:trPr>
        <w:tc>
          <w:tcPr>
            <w:tcW w:w="3415" w:type="dxa"/>
          </w:tcPr>
          <w:p w14:paraId="4FBF5CAB" w14:textId="77777777" w:rsidR="004F2626" w:rsidRDefault="004F2626" w:rsidP="004F2626">
            <w:pPr>
              <w:jc w:val="center"/>
              <w:rPr>
                <w:del w:id="754" w:author="Peter Mullins" w:date="2026-09-25T20:00:00Z" w16du:dateUtc="2026-09-26T00:00:00Z"/>
              </w:rPr>
            </w:pPr>
          </w:p>
        </w:tc>
        <w:tc>
          <w:tcPr>
            <w:tcW w:w="1620" w:type="dxa"/>
          </w:tcPr>
          <w:p w14:paraId="7B52E61B" w14:textId="77777777" w:rsidR="004F2626" w:rsidRDefault="004F2626" w:rsidP="004F2626">
            <w:pPr>
              <w:jc w:val="center"/>
              <w:rPr>
                <w:del w:id="755" w:author="Peter Mullins" w:date="2026-09-25T20:00:00Z" w16du:dateUtc="2026-09-26T00:00:00Z"/>
              </w:rPr>
            </w:pPr>
          </w:p>
        </w:tc>
        <w:tc>
          <w:tcPr>
            <w:tcW w:w="4315" w:type="dxa"/>
          </w:tcPr>
          <w:p w14:paraId="36529FC8" w14:textId="77777777" w:rsidR="004F2626" w:rsidRDefault="004F2626" w:rsidP="004F2626">
            <w:pPr>
              <w:jc w:val="center"/>
              <w:rPr>
                <w:del w:id="756" w:author="Peter Mullins" w:date="2026-09-25T20:00:00Z" w16du:dateUtc="2026-09-26T00:00:00Z"/>
              </w:rPr>
            </w:pPr>
          </w:p>
        </w:tc>
      </w:tr>
      <w:tr w:rsidR="004F2626" w14:paraId="08BADD95" w14:textId="77777777" w:rsidTr="009D7F73">
        <w:trPr>
          <w:del w:id="757" w:author="Peter Mullins" w:date="2026-09-25T20:00:00Z" w16du:dateUtc="2026-09-26T00:00:00Z"/>
        </w:trPr>
        <w:tc>
          <w:tcPr>
            <w:tcW w:w="3415" w:type="dxa"/>
          </w:tcPr>
          <w:p w14:paraId="1ACE89D0" w14:textId="77777777" w:rsidR="004F2626" w:rsidRDefault="004F2626" w:rsidP="004F2626">
            <w:pPr>
              <w:jc w:val="center"/>
              <w:rPr>
                <w:del w:id="758" w:author="Peter Mullins" w:date="2026-09-25T20:00:00Z" w16du:dateUtc="2026-09-26T00:00:00Z"/>
              </w:rPr>
            </w:pPr>
          </w:p>
        </w:tc>
        <w:tc>
          <w:tcPr>
            <w:tcW w:w="1620" w:type="dxa"/>
          </w:tcPr>
          <w:p w14:paraId="0089B547" w14:textId="77777777" w:rsidR="004F2626" w:rsidRDefault="004F2626" w:rsidP="004F2626">
            <w:pPr>
              <w:jc w:val="center"/>
              <w:rPr>
                <w:del w:id="759" w:author="Peter Mullins" w:date="2026-09-25T20:00:00Z" w16du:dateUtc="2026-09-26T00:00:00Z"/>
              </w:rPr>
            </w:pPr>
          </w:p>
        </w:tc>
        <w:tc>
          <w:tcPr>
            <w:tcW w:w="4315" w:type="dxa"/>
          </w:tcPr>
          <w:p w14:paraId="3DFC078F" w14:textId="77777777" w:rsidR="004F2626" w:rsidRDefault="004F2626" w:rsidP="004F2626">
            <w:pPr>
              <w:jc w:val="center"/>
              <w:rPr>
                <w:del w:id="760" w:author="Peter Mullins" w:date="2026-09-25T20:00:00Z" w16du:dateUtc="2026-09-26T00:00:00Z"/>
              </w:rPr>
            </w:pPr>
          </w:p>
        </w:tc>
      </w:tr>
      <w:tr w:rsidR="004F2626" w14:paraId="4CFEBFC5" w14:textId="77777777" w:rsidTr="009D7F73">
        <w:trPr>
          <w:del w:id="761" w:author="Peter Mullins" w:date="2026-09-25T20:00:00Z" w16du:dateUtc="2026-09-26T00:00:00Z"/>
        </w:trPr>
        <w:tc>
          <w:tcPr>
            <w:tcW w:w="3415" w:type="dxa"/>
          </w:tcPr>
          <w:p w14:paraId="03D359E6" w14:textId="77777777" w:rsidR="004F2626" w:rsidRDefault="004F2626" w:rsidP="004F2626">
            <w:pPr>
              <w:jc w:val="center"/>
              <w:rPr>
                <w:del w:id="762" w:author="Peter Mullins" w:date="2026-09-25T20:00:00Z" w16du:dateUtc="2026-09-26T00:00:00Z"/>
              </w:rPr>
            </w:pPr>
          </w:p>
        </w:tc>
        <w:tc>
          <w:tcPr>
            <w:tcW w:w="1620" w:type="dxa"/>
          </w:tcPr>
          <w:p w14:paraId="5E2C8BF1" w14:textId="77777777" w:rsidR="004F2626" w:rsidRDefault="004F2626" w:rsidP="004F2626">
            <w:pPr>
              <w:jc w:val="center"/>
              <w:rPr>
                <w:del w:id="763" w:author="Peter Mullins" w:date="2026-09-25T20:00:00Z" w16du:dateUtc="2026-09-26T00:00:00Z"/>
              </w:rPr>
            </w:pPr>
          </w:p>
        </w:tc>
        <w:tc>
          <w:tcPr>
            <w:tcW w:w="4315" w:type="dxa"/>
          </w:tcPr>
          <w:p w14:paraId="6E019003" w14:textId="77777777" w:rsidR="004F2626" w:rsidRDefault="004F2626" w:rsidP="004F2626">
            <w:pPr>
              <w:jc w:val="center"/>
              <w:rPr>
                <w:del w:id="764" w:author="Peter Mullins" w:date="2026-09-25T20:00:00Z" w16du:dateUtc="2026-09-26T00:00:00Z"/>
              </w:rPr>
            </w:pPr>
          </w:p>
        </w:tc>
      </w:tr>
      <w:tr w:rsidR="004F2626" w14:paraId="5C3D6196" w14:textId="77777777" w:rsidTr="009D7F73">
        <w:trPr>
          <w:del w:id="765" w:author="Peter Mullins" w:date="2026-09-25T20:00:00Z" w16du:dateUtc="2026-09-26T00:00:00Z"/>
        </w:trPr>
        <w:tc>
          <w:tcPr>
            <w:tcW w:w="3415" w:type="dxa"/>
          </w:tcPr>
          <w:p w14:paraId="640FCBFF" w14:textId="77777777" w:rsidR="004F2626" w:rsidRDefault="004F2626" w:rsidP="004F2626">
            <w:pPr>
              <w:jc w:val="center"/>
              <w:rPr>
                <w:del w:id="766" w:author="Peter Mullins" w:date="2026-09-25T20:00:00Z" w16du:dateUtc="2026-09-26T00:00:00Z"/>
              </w:rPr>
            </w:pPr>
          </w:p>
        </w:tc>
        <w:tc>
          <w:tcPr>
            <w:tcW w:w="1620" w:type="dxa"/>
          </w:tcPr>
          <w:p w14:paraId="4D11D0E6" w14:textId="77777777" w:rsidR="004F2626" w:rsidRDefault="004F2626" w:rsidP="004F2626">
            <w:pPr>
              <w:jc w:val="center"/>
              <w:rPr>
                <w:del w:id="767" w:author="Peter Mullins" w:date="2026-09-25T20:00:00Z" w16du:dateUtc="2026-09-26T00:00:00Z"/>
              </w:rPr>
            </w:pPr>
          </w:p>
        </w:tc>
        <w:tc>
          <w:tcPr>
            <w:tcW w:w="4315" w:type="dxa"/>
          </w:tcPr>
          <w:p w14:paraId="3F87EA89" w14:textId="77777777" w:rsidR="004F2626" w:rsidRDefault="004F2626" w:rsidP="004F2626">
            <w:pPr>
              <w:jc w:val="center"/>
              <w:rPr>
                <w:del w:id="768" w:author="Peter Mullins" w:date="2026-09-25T20:00:00Z" w16du:dateUtc="2026-09-26T00:00:00Z"/>
              </w:rPr>
            </w:pPr>
          </w:p>
        </w:tc>
      </w:tr>
      <w:tr w:rsidR="004F2626" w14:paraId="500FAE18" w14:textId="77777777" w:rsidTr="009D7F73">
        <w:trPr>
          <w:del w:id="769" w:author="Peter Mullins" w:date="2026-09-25T20:00:00Z" w16du:dateUtc="2026-09-26T00:00:00Z"/>
        </w:trPr>
        <w:tc>
          <w:tcPr>
            <w:tcW w:w="3415" w:type="dxa"/>
          </w:tcPr>
          <w:p w14:paraId="39D58CD6" w14:textId="77777777" w:rsidR="004F2626" w:rsidRDefault="004F2626" w:rsidP="004F2626">
            <w:pPr>
              <w:jc w:val="center"/>
              <w:rPr>
                <w:del w:id="770" w:author="Peter Mullins" w:date="2026-09-25T20:00:00Z" w16du:dateUtc="2026-09-26T00:00:00Z"/>
              </w:rPr>
            </w:pPr>
          </w:p>
        </w:tc>
        <w:tc>
          <w:tcPr>
            <w:tcW w:w="1620" w:type="dxa"/>
          </w:tcPr>
          <w:p w14:paraId="5088C34F" w14:textId="77777777" w:rsidR="004F2626" w:rsidRDefault="004F2626" w:rsidP="004F2626">
            <w:pPr>
              <w:jc w:val="center"/>
              <w:rPr>
                <w:del w:id="771" w:author="Peter Mullins" w:date="2026-09-25T20:00:00Z" w16du:dateUtc="2026-09-26T00:00:00Z"/>
              </w:rPr>
            </w:pPr>
          </w:p>
        </w:tc>
        <w:tc>
          <w:tcPr>
            <w:tcW w:w="4315" w:type="dxa"/>
          </w:tcPr>
          <w:p w14:paraId="29B9982D" w14:textId="77777777" w:rsidR="004F2626" w:rsidRDefault="004F2626" w:rsidP="004F2626">
            <w:pPr>
              <w:jc w:val="center"/>
              <w:rPr>
                <w:del w:id="772" w:author="Peter Mullins" w:date="2026-09-25T20:00:00Z" w16du:dateUtc="2026-09-26T00:00:00Z"/>
              </w:rPr>
            </w:pPr>
          </w:p>
        </w:tc>
      </w:tr>
      <w:tr w:rsidR="004F2626" w14:paraId="3021CCFE" w14:textId="77777777" w:rsidTr="009D7F73">
        <w:trPr>
          <w:del w:id="773" w:author="Peter Mullins" w:date="2026-09-25T20:00:00Z" w16du:dateUtc="2026-09-26T00:00:00Z"/>
        </w:trPr>
        <w:tc>
          <w:tcPr>
            <w:tcW w:w="3415" w:type="dxa"/>
          </w:tcPr>
          <w:p w14:paraId="0496ADF5" w14:textId="77777777" w:rsidR="004F2626" w:rsidRDefault="004F2626" w:rsidP="004F2626">
            <w:pPr>
              <w:jc w:val="center"/>
              <w:rPr>
                <w:del w:id="774" w:author="Peter Mullins" w:date="2026-09-25T20:00:00Z" w16du:dateUtc="2026-09-26T00:00:00Z"/>
              </w:rPr>
            </w:pPr>
          </w:p>
        </w:tc>
        <w:tc>
          <w:tcPr>
            <w:tcW w:w="1620" w:type="dxa"/>
          </w:tcPr>
          <w:p w14:paraId="239C3E50" w14:textId="77777777" w:rsidR="004F2626" w:rsidRDefault="004F2626" w:rsidP="004F2626">
            <w:pPr>
              <w:jc w:val="center"/>
              <w:rPr>
                <w:del w:id="775" w:author="Peter Mullins" w:date="2026-09-25T20:00:00Z" w16du:dateUtc="2026-09-26T00:00:00Z"/>
              </w:rPr>
            </w:pPr>
          </w:p>
        </w:tc>
        <w:tc>
          <w:tcPr>
            <w:tcW w:w="4315" w:type="dxa"/>
          </w:tcPr>
          <w:p w14:paraId="3C0F4048" w14:textId="77777777" w:rsidR="004F2626" w:rsidRDefault="004F2626" w:rsidP="004F2626">
            <w:pPr>
              <w:jc w:val="center"/>
              <w:rPr>
                <w:del w:id="776" w:author="Peter Mullins" w:date="2026-09-25T20:00:00Z" w16du:dateUtc="2026-09-26T00:00:00Z"/>
              </w:rPr>
            </w:pPr>
          </w:p>
        </w:tc>
      </w:tr>
      <w:tr w:rsidR="004F2626" w14:paraId="0338C4AE" w14:textId="77777777" w:rsidTr="009D7F73">
        <w:trPr>
          <w:del w:id="777" w:author="Peter Mullins" w:date="2026-09-25T20:00:00Z" w16du:dateUtc="2026-09-26T00:00:00Z"/>
        </w:trPr>
        <w:tc>
          <w:tcPr>
            <w:tcW w:w="3415" w:type="dxa"/>
          </w:tcPr>
          <w:p w14:paraId="1BC20704" w14:textId="77777777" w:rsidR="004F2626" w:rsidRDefault="004F2626" w:rsidP="004F2626">
            <w:pPr>
              <w:jc w:val="center"/>
              <w:rPr>
                <w:del w:id="778" w:author="Peter Mullins" w:date="2026-09-25T20:00:00Z" w16du:dateUtc="2026-09-26T00:00:00Z"/>
              </w:rPr>
            </w:pPr>
          </w:p>
        </w:tc>
        <w:tc>
          <w:tcPr>
            <w:tcW w:w="1620" w:type="dxa"/>
          </w:tcPr>
          <w:p w14:paraId="7D93D6A7" w14:textId="77777777" w:rsidR="004F2626" w:rsidRDefault="004F2626" w:rsidP="004F2626">
            <w:pPr>
              <w:jc w:val="center"/>
              <w:rPr>
                <w:del w:id="779" w:author="Peter Mullins" w:date="2026-09-25T20:00:00Z" w16du:dateUtc="2026-09-26T00:00:00Z"/>
              </w:rPr>
            </w:pPr>
          </w:p>
        </w:tc>
        <w:tc>
          <w:tcPr>
            <w:tcW w:w="4315" w:type="dxa"/>
          </w:tcPr>
          <w:p w14:paraId="2B9EB955" w14:textId="77777777" w:rsidR="004F2626" w:rsidRDefault="004F2626" w:rsidP="004F2626">
            <w:pPr>
              <w:jc w:val="center"/>
              <w:rPr>
                <w:del w:id="780" w:author="Peter Mullins" w:date="2026-09-25T20:00:00Z" w16du:dateUtc="2026-09-26T00:00:00Z"/>
              </w:rPr>
            </w:pPr>
          </w:p>
        </w:tc>
      </w:tr>
      <w:tr w:rsidR="004F2626" w14:paraId="430D0B87" w14:textId="77777777" w:rsidTr="009D7F73">
        <w:trPr>
          <w:del w:id="781" w:author="Peter Mullins" w:date="2026-09-25T20:00:00Z" w16du:dateUtc="2026-09-26T00:00:00Z"/>
        </w:trPr>
        <w:tc>
          <w:tcPr>
            <w:tcW w:w="3415" w:type="dxa"/>
          </w:tcPr>
          <w:p w14:paraId="33DDEFAC" w14:textId="77777777" w:rsidR="004F2626" w:rsidRDefault="004F2626" w:rsidP="004F2626">
            <w:pPr>
              <w:jc w:val="center"/>
              <w:rPr>
                <w:del w:id="782" w:author="Peter Mullins" w:date="2026-09-25T20:00:00Z" w16du:dateUtc="2026-09-26T00:00:00Z"/>
              </w:rPr>
            </w:pPr>
          </w:p>
        </w:tc>
        <w:tc>
          <w:tcPr>
            <w:tcW w:w="1620" w:type="dxa"/>
          </w:tcPr>
          <w:p w14:paraId="6440769F" w14:textId="77777777" w:rsidR="004F2626" w:rsidRDefault="004F2626" w:rsidP="004F2626">
            <w:pPr>
              <w:jc w:val="center"/>
              <w:rPr>
                <w:del w:id="783" w:author="Peter Mullins" w:date="2026-09-25T20:00:00Z" w16du:dateUtc="2026-09-26T00:00:00Z"/>
              </w:rPr>
            </w:pPr>
          </w:p>
        </w:tc>
        <w:tc>
          <w:tcPr>
            <w:tcW w:w="4315" w:type="dxa"/>
          </w:tcPr>
          <w:p w14:paraId="18139A24" w14:textId="77777777" w:rsidR="004F2626" w:rsidRDefault="004F2626" w:rsidP="004F2626">
            <w:pPr>
              <w:jc w:val="center"/>
              <w:rPr>
                <w:del w:id="784" w:author="Peter Mullins" w:date="2026-09-25T20:00:00Z" w16du:dateUtc="2026-09-26T00:00:00Z"/>
              </w:rPr>
            </w:pPr>
          </w:p>
        </w:tc>
      </w:tr>
      <w:tr w:rsidR="004F2626" w14:paraId="5C23FE6C" w14:textId="77777777" w:rsidTr="009D7F73">
        <w:trPr>
          <w:del w:id="785" w:author="Peter Mullins" w:date="2026-09-25T20:00:00Z" w16du:dateUtc="2026-09-26T00:00:00Z"/>
        </w:trPr>
        <w:tc>
          <w:tcPr>
            <w:tcW w:w="3415" w:type="dxa"/>
          </w:tcPr>
          <w:p w14:paraId="66801993" w14:textId="77777777" w:rsidR="004F2626" w:rsidRDefault="004F2626" w:rsidP="004F2626">
            <w:pPr>
              <w:jc w:val="center"/>
              <w:rPr>
                <w:del w:id="786" w:author="Peter Mullins" w:date="2026-09-25T20:00:00Z" w16du:dateUtc="2026-09-26T00:00:00Z"/>
              </w:rPr>
            </w:pPr>
          </w:p>
        </w:tc>
        <w:tc>
          <w:tcPr>
            <w:tcW w:w="1620" w:type="dxa"/>
          </w:tcPr>
          <w:p w14:paraId="5B620CF1" w14:textId="77777777" w:rsidR="004F2626" w:rsidRDefault="004F2626" w:rsidP="004F2626">
            <w:pPr>
              <w:jc w:val="center"/>
              <w:rPr>
                <w:del w:id="787" w:author="Peter Mullins" w:date="2026-09-25T20:00:00Z" w16du:dateUtc="2026-09-26T00:00:00Z"/>
              </w:rPr>
            </w:pPr>
          </w:p>
        </w:tc>
        <w:tc>
          <w:tcPr>
            <w:tcW w:w="4315" w:type="dxa"/>
          </w:tcPr>
          <w:p w14:paraId="5B977302" w14:textId="77777777" w:rsidR="004F2626" w:rsidRDefault="004F2626" w:rsidP="004F2626">
            <w:pPr>
              <w:jc w:val="center"/>
              <w:rPr>
                <w:del w:id="788" w:author="Peter Mullins" w:date="2026-09-25T20:00:00Z" w16du:dateUtc="2026-09-26T00:00:00Z"/>
              </w:rPr>
            </w:pPr>
          </w:p>
        </w:tc>
      </w:tr>
      <w:tr w:rsidR="004F2626" w14:paraId="343BE31A" w14:textId="77777777" w:rsidTr="009D7F73">
        <w:trPr>
          <w:del w:id="789" w:author="Peter Mullins" w:date="2026-09-25T20:00:00Z" w16du:dateUtc="2026-09-26T00:00:00Z"/>
        </w:trPr>
        <w:tc>
          <w:tcPr>
            <w:tcW w:w="3415" w:type="dxa"/>
          </w:tcPr>
          <w:p w14:paraId="6BE4683F" w14:textId="77777777" w:rsidR="004F2626" w:rsidRDefault="004F2626" w:rsidP="004F2626">
            <w:pPr>
              <w:jc w:val="center"/>
              <w:rPr>
                <w:del w:id="790" w:author="Peter Mullins" w:date="2026-09-25T20:00:00Z" w16du:dateUtc="2026-09-26T00:00:00Z"/>
              </w:rPr>
            </w:pPr>
          </w:p>
        </w:tc>
        <w:tc>
          <w:tcPr>
            <w:tcW w:w="1620" w:type="dxa"/>
          </w:tcPr>
          <w:p w14:paraId="3480321F" w14:textId="77777777" w:rsidR="004F2626" w:rsidRDefault="004F2626" w:rsidP="004F2626">
            <w:pPr>
              <w:jc w:val="center"/>
              <w:rPr>
                <w:del w:id="791" w:author="Peter Mullins" w:date="2026-09-25T20:00:00Z" w16du:dateUtc="2026-09-26T00:00:00Z"/>
              </w:rPr>
            </w:pPr>
          </w:p>
        </w:tc>
        <w:tc>
          <w:tcPr>
            <w:tcW w:w="4315" w:type="dxa"/>
          </w:tcPr>
          <w:p w14:paraId="350FA50E" w14:textId="77777777" w:rsidR="004F2626" w:rsidRDefault="004F2626" w:rsidP="004F2626">
            <w:pPr>
              <w:jc w:val="center"/>
              <w:rPr>
                <w:del w:id="792" w:author="Peter Mullins" w:date="2026-09-25T20:00:00Z" w16du:dateUtc="2026-09-26T00:00:00Z"/>
              </w:rPr>
            </w:pPr>
          </w:p>
        </w:tc>
      </w:tr>
      <w:tr w:rsidR="004F2626" w14:paraId="41247D21" w14:textId="77777777" w:rsidTr="009D7F73">
        <w:trPr>
          <w:del w:id="793" w:author="Peter Mullins" w:date="2026-09-25T20:00:00Z" w16du:dateUtc="2026-09-26T00:00:00Z"/>
        </w:trPr>
        <w:tc>
          <w:tcPr>
            <w:tcW w:w="3415" w:type="dxa"/>
          </w:tcPr>
          <w:p w14:paraId="78842E30" w14:textId="77777777" w:rsidR="004F2626" w:rsidRDefault="004F2626" w:rsidP="004F2626">
            <w:pPr>
              <w:jc w:val="center"/>
              <w:rPr>
                <w:del w:id="794" w:author="Peter Mullins" w:date="2026-09-25T20:00:00Z" w16du:dateUtc="2026-09-26T00:00:00Z"/>
              </w:rPr>
            </w:pPr>
          </w:p>
        </w:tc>
        <w:tc>
          <w:tcPr>
            <w:tcW w:w="1620" w:type="dxa"/>
          </w:tcPr>
          <w:p w14:paraId="01ECEE2A" w14:textId="77777777" w:rsidR="004F2626" w:rsidRDefault="004F2626" w:rsidP="004F2626">
            <w:pPr>
              <w:jc w:val="center"/>
              <w:rPr>
                <w:del w:id="795" w:author="Peter Mullins" w:date="2026-09-25T20:00:00Z" w16du:dateUtc="2026-09-26T00:00:00Z"/>
              </w:rPr>
            </w:pPr>
          </w:p>
        </w:tc>
        <w:tc>
          <w:tcPr>
            <w:tcW w:w="4315" w:type="dxa"/>
          </w:tcPr>
          <w:p w14:paraId="797964FF" w14:textId="77777777" w:rsidR="004F2626" w:rsidRDefault="004F2626" w:rsidP="004F2626">
            <w:pPr>
              <w:jc w:val="center"/>
              <w:rPr>
                <w:del w:id="796" w:author="Peter Mullins" w:date="2026-09-25T20:00:00Z" w16du:dateUtc="2026-09-26T00:00:00Z"/>
              </w:rPr>
            </w:pPr>
          </w:p>
        </w:tc>
      </w:tr>
      <w:tr w:rsidR="004F2626" w14:paraId="25A412D3" w14:textId="77777777" w:rsidTr="009D7F73">
        <w:trPr>
          <w:del w:id="797" w:author="Peter Mullins" w:date="2026-09-25T20:00:00Z" w16du:dateUtc="2026-09-26T00:00:00Z"/>
        </w:trPr>
        <w:tc>
          <w:tcPr>
            <w:tcW w:w="3415" w:type="dxa"/>
          </w:tcPr>
          <w:p w14:paraId="2FE13A60" w14:textId="77777777" w:rsidR="004F2626" w:rsidRDefault="004F2626" w:rsidP="004F2626">
            <w:pPr>
              <w:jc w:val="center"/>
              <w:rPr>
                <w:del w:id="798" w:author="Peter Mullins" w:date="2026-09-25T20:00:00Z" w16du:dateUtc="2026-09-26T00:00:00Z"/>
              </w:rPr>
            </w:pPr>
          </w:p>
        </w:tc>
        <w:tc>
          <w:tcPr>
            <w:tcW w:w="1620" w:type="dxa"/>
          </w:tcPr>
          <w:p w14:paraId="6E89311D" w14:textId="77777777" w:rsidR="004F2626" w:rsidRDefault="004F2626" w:rsidP="004F2626">
            <w:pPr>
              <w:jc w:val="center"/>
              <w:rPr>
                <w:del w:id="799" w:author="Peter Mullins" w:date="2026-09-25T20:00:00Z" w16du:dateUtc="2026-09-26T00:00:00Z"/>
              </w:rPr>
            </w:pPr>
          </w:p>
        </w:tc>
        <w:tc>
          <w:tcPr>
            <w:tcW w:w="4315" w:type="dxa"/>
          </w:tcPr>
          <w:p w14:paraId="202E273D" w14:textId="77777777" w:rsidR="004F2626" w:rsidRDefault="004F2626" w:rsidP="004F2626">
            <w:pPr>
              <w:jc w:val="center"/>
              <w:rPr>
                <w:del w:id="800" w:author="Peter Mullins" w:date="2026-09-25T20:00:00Z" w16du:dateUtc="2026-09-26T00:00:00Z"/>
              </w:rPr>
            </w:pPr>
          </w:p>
        </w:tc>
      </w:tr>
      <w:tr w:rsidR="004F2626" w14:paraId="5DDFC279" w14:textId="77777777" w:rsidTr="009D7F73">
        <w:trPr>
          <w:del w:id="801" w:author="Peter Mullins" w:date="2026-09-25T20:00:00Z" w16du:dateUtc="2026-09-26T00:00:00Z"/>
        </w:trPr>
        <w:tc>
          <w:tcPr>
            <w:tcW w:w="3415" w:type="dxa"/>
          </w:tcPr>
          <w:p w14:paraId="2272DCF4" w14:textId="77777777" w:rsidR="004F2626" w:rsidRDefault="004F2626" w:rsidP="004F2626">
            <w:pPr>
              <w:jc w:val="center"/>
              <w:rPr>
                <w:del w:id="802" w:author="Peter Mullins" w:date="2026-09-25T20:00:00Z" w16du:dateUtc="2026-09-26T00:00:00Z"/>
              </w:rPr>
            </w:pPr>
          </w:p>
        </w:tc>
        <w:tc>
          <w:tcPr>
            <w:tcW w:w="1620" w:type="dxa"/>
          </w:tcPr>
          <w:p w14:paraId="2B934E3D" w14:textId="77777777" w:rsidR="004F2626" w:rsidRDefault="004F2626" w:rsidP="004F2626">
            <w:pPr>
              <w:jc w:val="center"/>
              <w:rPr>
                <w:del w:id="803" w:author="Peter Mullins" w:date="2026-09-25T20:00:00Z" w16du:dateUtc="2026-09-26T00:00:00Z"/>
              </w:rPr>
            </w:pPr>
          </w:p>
        </w:tc>
        <w:tc>
          <w:tcPr>
            <w:tcW w:w="4315" w:type="dxa"/>
          </w:tcPr>
          <w:p w14:paraId="4D2D4C95" w14:textId="77777777" w:rsidR="004F2626" w:rsidRDefault="004F2626" w:rsidP="004F2626">
            <w:pPr>
              <w:jc w:val="center"/>
              <w:rPr>
                <w:del w:id="804" w:author="Peter Mullins" w:date="2026-09-25T20:00:00Z" w16du:dateUtc="2026-09-26T00:00:00Z"/>
              </w:rPr>
            </w:pPr>
          </w:p>
        </w:tc>
      </w:tr>
      <w:tr w:rsidR="004F2626" w14:paraId="3279B924" w14:textId="77777777" w:rsidTr="009D7F73">
        <w:trPr>
          <w:del w:id="805" w:author="Peter Mullins" w:date="2026-09-25T20:00:00Z" w16du:dateUtc="2026-09-26T00:00:00Z"/>
        </w:trPr>
        <w:tc>
          <w:tcPr>
            <w:tcW w:w="3415" w:type="dxa"/>
          </w:tcPr>
          <w:p w14:paraId="6C348DB2" w14:textId="77777777" w:rsidR="004F2626" w:rsidRDefault="004F2626" w:rsidP="004F2626">
            <w:pPr>
              <w:jc w:val="center"/>
              <w:rPr>
                <w:del w:id="806" w:author="Peter Mullins" w:date="2026-09-25T20:00:00Z" w16du:dateUtc="2026-09-26T00:00:00Z"/>
              </w:rPr>
            </w:pPr>
          </w:p>
        </w:tc>
        <w:tc>
          <w:tcPr>
            <w:tcW w:w="1620" w:type="dxa"/>
          </w:tcPr>
          <w:p w14:paraId="372CDB87" w14:textId="77777777" w:rsidR="004F2626" w:rsidRDefault="004F2626" w:rsidP="004F2626">
            <w:pPr>
              <w:jc w:val="center"/>
              <w:rPr>
                <w:del w:id="807" w:author="Peter Mullins" w:date="2026-09-25T20:00:00Z" w16du:dateUtc="2026-09-26T00:00:00Z"/>
              </w:rPr>
            </w:pPr>
          </w:p>
        </w:tc>
        <w:tc>
          <w:tcPr>
            <w:tcW w:w="4315" w:type="dxa"/>
          </w:tcPr>
          <w:p w14:paraId="4EEE993E" w14:textId="77777777" w:rsidR="004F2626" w:rsidRDefault="004F2626" w:rsidP="004F2626">
            <w:pPr>
              <w:jc w:val="center"/>
              <w:rPr>
                <w:del w:id="808" w:author="Peter Mullins" w:date="2026-09-25T20:00:00Z" w16du:dateUtc="2026-09-26T00:00:00Z"/>
              </w:rPr>
            </w:pPr>
          </w:p>
        </w:tc>
      </w:tr>
      <w:tr w:rsidR="004F2626" w14:paraId="4D869F85" w14:textId="77777777" w:rsidTr="009D7F73">
        <w:trPr>
          <w:del w:id="809" w:author="Peter Mullins" w:date="2026-09-25T20:00:00Z" w16du:dateUtc="2026-09-26T00:00:00Z"/>
        </w:trPr>
        <w:tc>
          <w:tcPr>
            <w:tcW w:w="3415" w:type="dxa"/>
          </w:tcPr>
          <w:p w14:paraId="02C056D9" w14:textId="77777777" w:rsidR="004F2626" w:rsidRDefault="004F2626" w:rsidP="004F2626">
            <w:pPr>
              <w:jc w:val="center"/>
              <w:rPr>
                <w:del w:id="810" w:author="Peter Mullins" w:date="2026-09-25T20:00:00Z" w16du:dateUtc="2026-09-26T00:00:00Z"/>
              </w:rPr>
            </w:pPr>
          </w:p>
        </w:tc>
        <w:tc>
          <w:tcPr>
            <w:tcW w:w="1620" w:type="dxa"/>
          </w:tcPr>
          <w:p w14:paraId="27D08239" w14:textId="77777777" w:rsidR="004F2626" w:rsidRDefault="004F2626" w:rsidP="004F2626">
            <w:pPr>
              <w:jc w:val="center"/>
              <w:rPr>
                <w:del w:id="811" w:author="Peter Mullins" w:date="2026-09-25T20:00:00Z" w16du:dateUtc="2026-09-26T00:00:00Z"/>
              </w:rPr>
            </w:pPr>
          </w:p>
        </w:tc>
        <w:tc>
          <w:tcPr>
            <w:tcW w:w="4315" w:type="dxa"/>
          </w:tcPr>
          <w:p w14:paraId="052091D1" w14:textId="77777777" w:rsidR="004F2626" w:rsidRDefault="004F2626" w:rsidP="004F2626">
            <w:pPr>
              <w:jc w:val="center"/>
              <w:rPr>
                <w:del w:id="812" w:author="Peter Mullins" w:date="2026-09-25T20:00:00Z" w16du:dateUtc="2026-09-26T00:00:00Z"/>
              </w:rPr>
            </w:pPr>
          </w:p>
        </w:tc>
      </w:tr>
      <w:tr w:rsidR="004F2626" w14:paraId="3F1F64CD" w14:textId="77777777" w:rsidTr="009D7F73">
        <w:trPr>
          <w:del w:id="813" w:author="Peter Mullins" w:date="2026-09-25T20:00:00Z" w16du:dateUtc="2026-09-26T00:00:00Z"/>
        </w:trPr>
        <w:tc>
          <w:tcPr>
            <w:tcW w:w="3415" w:type="dxa"/>
          </w:tcPr>
          <w:p w14:paraId="40A28BAE" w14:textId="77777777" w:rsidR="004F2626" w:rsidRDefault="004F2626" w:rsidP="004F2626">
            <w:pPr>
              <w:jc w:val="center"/>
              <w:rPr>
                <w:del w:id="814" w:author="Peter Mullins" w:date="2026-09-25T20:00:00Z" w16du:dateUtc="2026-09-26T00:00:00Z"/>
              </w:rPr>
            </w:pPr>
          </w:p>
        </w:tc>
        <w:tc>
          <w:tcPr>
            <w:tcW w:w="1620" w:type="dxa"/>
          </w:tcPr>
          <w:p w14:paraId="36D56E4C" w14:textId="77777777" w:rsidR="004F2626" w:rsidRDefault="004F2626" w:rsidP="004F2626">
            <w:pPr>
              <w:jc w:val="center"/>
              <w:rPr>
                <w:del w:id="815" w:author="Peter Mullins" w:date="2026-09-25T20:00:00Z" w16du:dateUtc="2026-09-26T00:00:00Z"/>
              </w:rPr>
            </w:pPr>
          </w:p>
        </w:tc>
        <w:tc>
          <w:tcPr>
            <w:tcW w:w="4315" w:type="dxa"/>
          </w:tcPr>
          <w:p w14:paraId="34F53C84" w14:textId="77777777" w:rsidR="004F2626" w:rsidRDefault="004F2626" w:rsidP="004F2626">
            <w:pPr>
              <w:jc w:val="center"/>
              <w:rPr>
                <w:del w:id="816" w:author="Peter Mullins" w:date="2026-09-25T20:00:00Z" w16du:dateUtc="2026-09-26T00:00:00Z"/>
              </w:rPr>
            </w:pPr>
          </w:p>
        </w:tc>
      </w:tr>
      <w:tr w:rsidR="004F2626" w14:paraId="59A4AA26" w14:textId="77777777" w:rsidTr="009D7F73">
        <w:trPr>
          <w:del w:id="817" w:author="Peter Mullins" w:date="2026-09-25T20:00:00Z" w16du:dateUtc="2026-09-26T00:00:00Z"/>
        </w:trPr>
        <w:tc>
          <w:tcPr>
            <w:tcW w:w="3415" w:type="dxa"/>
          </w:tcPr>
          <w:p w14:paraId="326AE5F0" w14:textId="77777777" w:rsidR="004F2626" w:rsidRDefault="004F2626" w:rsidP="004F2626">
            <w:pPr>
              <w:jc w:val="center"/>
              <w:rPr>
                <w:del w:id="818" w:author="Peter Mullins" w:date="2026-09-25T20:00:00Z" w16du:dateUtc="2026-09-26T00:00:00Z"/>
              </w:rPr>
            </w:pPr>
          </w:p>
        </w:tc>
        <w:tc>
          <w:tcPr>
            <w:tcW w:w="1620" w:type="dxa"/>
          </w:tcPr>
          <w:p w14:paraId="4A03FD61" w14:textId="77777777" w:rsidR="004F2626" w:rsidRDefault="004F2626" w:rsidP="004F2626">
            <w:pPr>
              <w:jc w:val="center"/>
              <w:rPr>
                <w:del w:id="819" w:author="Peter Mullins" w:date="2026-09-25T20:00:00Z" w16du:dateUtc="2026-09-26T00:00:00Z"/>
              </w:rPr>
            </w:pPr>
          </w:p>
        </w:tc>
        <w:tc>
          <w:tcPr>
            <w:tcW w:w="4315" w:type="dxa"/>
          </w:tcPr>
          <w:p w14:paraId="161C603C" w14:textId="77777777" w:rsidR="004F2626" w:rsidRDefault="004F2626" w:rsidP="004F2626">
            <w:pPr>
              <w:jc w:val="center"/>
              <w:rPr>
                <w:del w:id="820" w:author="Peter Mullins" w:date="2026-09-25T20:00:00Z" w16du:dateUtc="2026-09-26T00:00:00Z"/>
              </w:rPr>
            </w:pPr>
          </w:p>
        </w:tc>
      </w:tr>
      <w:tr w:rsidR="004F2626" w14:paraId="7A796159" w14:textId="77777777" w:rsidTr="009D7F73">
        <w:trPr>
          <w:del w:id="821" w:author="Peter Mullins" w:date="2026-09-25T20:00:00Z" w16du:dateUtc="2026-09-26T00:00:00Z"/>
        </w:trPr>
        <w:tc>
          <w:tcPr>
            <w:tcW w:w="3415" w:type="dxa"/>
          </w:tcPr>
          <w:p w14:paraId="1D20512B" w14:textId="77777777" w:rsidR="004F2626" w:rsidRDefault="004F2626" w:rsidP="004F2626">
            <w:pPr>
              <w:jc w:val="center"/>
              <w:rPr>
                <w:del w:id="822" w:author="Peter Mullins" w:date="2026-09-25T20:00:00Z" w16du:dateUtc="2026-09-26T00:00:00Z"/>
              </w:rPr>
            </w:pPr>
          </w:p>
        </w:tc>
        <w:tc>
          <w:tcPr>
            <w:tcW w:w="1620" w:type="dxa"/>
          </w:tcPr>
          <w:p w14:paraId="7BD69E88" w14:textId="77777777" w:rsidR="004F2626" w:rsidRDefault="004F2626" w:rsidP="004F2626">
            <w:pPr>
              <w:jc w:val="center"/>
              <w:rPr>
                <w:del w:id="823" w:author="Peter Mullins" w:date="2026-09-25T20:00:00Z" w16du:dateUtc="2026-09-26T00:00:00Z"/>
              </w:rPr>
            </w:pPr>
          </w:p>
        </w:tc>
        <w:tc>
          <w:tcPr>
            <w:tcW w:w="4315" w:type="dxa"/>
          </w:tcPr>
          <w:p w14:paraId="738CC548" w14:textId="77777777" w:rsidR="004F2626" w:rsidRDefault="004F2626" w:rsidP="004F2626">
            <w:pPr>
              <w:jc w:val="center"/>
              <w:rPr>
                <w:del w:id="824" w:author="Peter Mullins" w:date="2026-09-25T20:00:00Z" w16du:dateUtc="2026-09-26T00:00:00Z"/>
              </w:rPr>
            </w:pPr>
          </w:p>
        </w:tc>
      </w:tr>
      <w:tr w:rsidR="004F2626" w14:paraId="2E7FF06D" w14:textId="77777777" w:rsidTr="009D7F73">
        <w:trPr>
          <w:del w:id="825" w:author="Peter Mullins" w:date="2026-09-25T20:00:00Z" w16du:dateUtc="2026-09-26T00:00:00Z"/>
        </w:trPr>
        <w:tc>
          <w:tcPr>
            <w:tcW w:w="3415" w:type="dxa"/>
          </w:tcPr>
          <w:p w14:paraId="1D989FD3" w14:textId="77777777" w:rsidR="004F2626" w:rsidRDefault="004F2626" w:rsidP="004F2626">
            <w:pPr>
              <w:jc w:val="center"/>
              <w:rPr>
                <w:del w:id="826" w:author="Peter Mullins" w:date="2026-09-25T20:00:00Z" w16du:dateUtc="2026-09-26T00:00:00Z"/>
              </w:rPr>
            </w:pPr>
          </w:p>
        </w:tc>
        <w:tc>
          <w:tcPr>
            <w:tcW w:w="1620" w:type="dxa"/>
          </w:tcPr>
          <w:p w14:paraId="03382B50" w14:textId="77777777" w:rsidR="004F2626" w:rsidRDefault="004F2626" w:rsidP="004F2626">
            <w:pPr>
              <w:jc w:val="center"/>
              <w:rPr>
                <w:del w:id="827" w:author="Peter Mullins" w:date="2026-09-25T20:00:00Z" w16du:dateUtc="2026-09-26T00:00:00Z"/>
              </w:rPr>
            </w:pPr>
          </w:p>
        </w:tc>
        <w:tc>
          <w:tcPr>
            <w:tcW w:w="4315" w:type="dxa"/>
          </w:tcPr>
          <w:p w14:paraId="1CE23E62" w14:textId="77777777" w:rsidR="004F2626" w:rsidRDefault="004F2626" w:rsidP="004F2626">
            <w:pPr>
              <w:jc w:val="center"/>
              <w:rPr>
                <w:del w:id="828" w:author="Peter Mullins" w:date="2026-09-25T20:00:00Z" w16du:dateUtc="2026-09-26T00:00:00Z"/>
              </w:rPr>
            </w:pPr>
          </w:p>
        </w:tc>
      </w:tr>
      <w:tr w:rsidR="004F2626" w14:paraId="181F4471" w14:textId="77777777" w:rsidTr="009D7F73">
        <w:trPr>
          <w:del w:id="829" w:author="Peter Mullins" w:date="2026-09-25T20:00:00Z" w16du:dateUtc="2026-09-26T00:00:00Z"/>
        </w:trPr>
        <w:tc>
          <w:tcPr>
            <w:tcW w:w="3415" w:type="dxa"/>
          </w:tcPr>
          <w:p w14:paraId="7D374043" w14:textId="77777777" w:rsidR="004F2626" w:rsidRDefault="004F2626" w:rsidP="004F2626">
            <w:pPr>
              <w:jc w:val="center"/>
              <w:rPr>
                <w:del w:id="830" w:author="Peter Mullins" w:date="2026-09-25T20:00:00Z" w16du:dateUtc="2026-09-26T00:00:00Z"/>
              </w:rPr>
            </w:pPr>
          </w:p>
        </w:tc>
        <w:tc>
          <w:tcPr>
            <w:tcW w:w="1620" w:type="dxa"/>
          </w:tcPr>
          <w:p w14:paraId="4BA95329" w14:textId="77777777" w:rsidR="004F2626" w:rsidRDefault="004F2626" w:rsidP="004F2626">
            <w:pPr>
              <w:jc w:val="center"/>
              <w:rPr>
                <w:del w:id="831" w:author="Peter Mullins" w:date="2026-09-25T20:00:00Z" w16du:dateUtc="2026-09-26T00:00:00Z"/>
              </w:rPr>
            </w:pPr>
          </w:p>
        </w:tc>
        <w:tc>
          <w:tcPr>
            <w:tcW w:w="4315" w:type="dxa"/>
          </w:tcPr>
          <w:p w14:paraId="39E8194C" w14:textId="77777777" w:rsidR="004F2626" w:rsidRDefault="004F2626" w:rsidP="004F2626">
            <w:pPr>
              <w:jc w:val="center"/>
              <w:rPr>
                <w:del w:id="832" w:author="Peter Mullins" w:date="2026-09-25T20:00:00Z" w16du:dateUtc="2026-09-26T00:00:00Z"/>
              </w:rPr>
            </w:pPr>
          </w:p>
        </w:tc>
      </w:tr>
      <w:tr w:rsidR="004F2626" w14:paraId="6475A895" w14:textId="77777777" w:rsidTr="009D7F73">
        <w:trPr>
          <w:del w:id="833" w:author="Peter Mullins" w:date="2026-09-25T20:00:00Z" w16du:dateUtc="2026-09-26T00:00:00Z"/>
        </w:trPr>
        <w:tc>
          <w:tcPr>
            <w:tcW w:w="3415" w:type="dxa"/>
          </w:tcPr>
          <w:p w14:paraId="02914FA3" w14:textId="77777777" w:rsidR="004F2626" w:rsidRDefault="004F2626" w:rsidP="004F2626">
            <w:pPr>
              <w:jc w:val="center"/>
              <w:rPr>
                <w:del w:id="834" w:author="Peter Mullins" w:date="2026-09-25T20:00:00Z" w16du:dateUtc="2026-09-26T00:00:00Z"/>
              </w:rPr>
            </w:pPr>
          </w:p>
        </w:tc>
        <w:tc>
          <w:tcPr>
            <w:tcW w:w="1620" w:type="dxa"/>
          </w:tcPr>
          <w:p w14:paraId="1BA8D69E" w14:textId="77777777" w:rsidR="004F2626" w:rsidRDefault="004F2626" w:rsidP="004F2626">
            <w:pPr>
              <w:jc w:val="center"/>
              <w:rPr>
                <w:del w:id="835" w:author="Peter Mullins" w:date="2026-09-25T20:00:00Z" w16du:dateUtc="2026-09-26T00:00:00Z"/>
              </w:rPr>
            </w:pPr>
          </w:p>
        </w:tc>
        <w:tc>
          <w:tcPr>
            <w:tcW w:w="4315" w:type="dxa"/>
          </w:tcPr>
          <w:p w14:paraId="373E19EF" w14:textId="77777777" w:rsidR="004F2626" w:rsidRDefault="004F2626" w:rsidP="004F2626">
            <w:pPr>
              <w:jc w:val="center"/>
              <w:rPr>
                <w:del w:id="836" w:author="Peter Mullins" w:date="2026-09-25T20:00:00Z" w16du:dateUtc="2026-09-26T00:00:00Z"/>
              </w:rPr>
            </w:pPr>
          </w:p>
        </w:tc>
      </w:tr>
      <w:tr w:rsidR="004F2626" w14:paraId="455010D6" w14:textId="77777777" w:rsidTr="009D7F73">
        <w:trPr>
          <w:del w:id="837" w:author="Peter Mullins" w:date="2026-09-25T20:00:00Z" w16du:dateUtc="2026-09-26T00:00:00Z"/>
        </w:trPr>
        <w:tc>
          <w:tcPr>
            <w:tcW w:w="3415" w:type="dxa"/>
          </w:tcPr>
          <w:p w14:paraId="10D15644" w14:textId="77777777" w:rsidR="004F2626" w:rsidRDefault="004F2626" w:rsidP="004F2626">
            <w:pPr>
              <w:jc w:val="center"/>
              <w:rPr>
                <w:del w:id="838" w:author="Peter Mullins" w:date="2026-09-25T20:00:00Z" w16du:dateUtc="2026-09-26T00:00:00Z"/>
              </w:rPr>
            </w:pPr>
          </w:p>
        </w:tc>
        <w:tc>
          <w:tcPr>
            <w:tcW w:w="1620" w:type="dxa"/>
          </w:tcPr>
          <w:p w14:paraId="49E72507" w14:textId="77777777" w:rsidR="004F2626" w:rsidRDefault="004F2626" w:rsidP="004F2626">
            <w:pPr>
              <w:jc w:val="center"/>
              <w:rPr>
                <w:del w:id="839" w:author="Peter Mullins" w:date="2026-09-25T20:00:00Z" w16du:dateUtc="2026-09-26T00:00:00Z"/>
              </w:rPr>
            </w:pPr>
          </w:p>
        </w:tc>
        <w:tc>
          <w:tcPr>
            <w:tcW w:w="4315" w:type="dxa"/>
          </w:tcPr>
          <w:p w14:paraId="43844B78" w14:textId="77777777" w:rsidR="004F2626" w:rsidRDefault="004F2626" w:rsidP="004F2626">
            <w:pPr>
              <w:jc w:val="center"/>
              <w:rPr>
                <w:del w:id="840" w:author="Peter Mullins" w:date="2026-09-25T20:00:00Z" w16du:dateUtc="2026-09-26T00:00:00Z"/>
              </w:rPr>
            </w:pPr>
          </w:p>
        </w:tc>
      </w:tr>
      <w:tr w:rsidR="004F2626" w14:paraId="5E25449B" w14:textId="77777777" w:rsidTr="009D7F73">
        <w:trPr>
          <w:del w:id="841" w:author="Peter Mullins" w:date="2026-09-25T20:00:00Z" w16du:dateUtc="2026-09-26T00:00:00Z"/>
        </w:trPr>
        <w:tc>
          <w:tcPr>
            <w:tcW w:w="3415" w:type="dxa"/>
          </w:tcPr>
          <w:p w14:paraId="2BA2BE35" w14:textId="77777777" w:rsidR="004F2626" w:rsidRDefault="004F2626" w:rsidP="004F2626">
            <w:pPr>
              <w:jc w:val="center"/>
              <w:rPr>
                <w:del w:id="842" w:author="Peter Mullins" w:date="2026-09-25T20:00:00Z" w16du:dateUtc="2026-09-26T00:00:00Z"/>
              </w:rPr>
            </w:pPr>
          </w:p>
        </w:tc>
        <w:tc>
          <w:tcPr>
            <w:tcW w:w="1620" w:type="dxa"/>
          </w:tcPr>
          <w:p w14:paraId="1D67B047" w14:textId="77777777" w:rsidR="004F2626" w:rsidRDefault="004F2626" w:rsidP="004F2626">
            <w:pPr>
              <w:jc w:val="center"/>
              <w:rPr>
                <w:del w:id="843" w:author="Peter Mullins" w:date="2026-09-25T20:00:00Z" w16du:dateUtc="2026-09-26T00:00:00Z"/>
              </w:rPr>
            </w:pPr>
          </w:p>
        </w:tc>
        <w:tc>
          <w:tcPr>
            <w:tcW w:w="4315" w:type="dxa"/>
          </w:tcPr>
          <w:p w14:paraId="2DE25009" w14:textId="77777777" w:rsidR="004F2626" w:rsidRDefault="004F2626" w:rsidP="004F2626">
            <w:pPr>
              <w:jc w:val="center"/>
              <w:rPr>
                <w:del w:id="844" w:author="Peter Mullins" w:date="2026-09-25T20:00:00Z" w16du:dateUtc="2026-09-26T00:00:00Z"/>
              </w:rPr>
            </w:pPr>
          </w:p>
        </w:tc>
      </w:tr>
      <w:tr w:rsidR="004F2626" w14:paraId="10D12FF1" w14:textId="77777777" w:rsidTr="009D7F73">
        <w:trPr>
          <w:del w:id="845" w:author="Peter Mullins" w:date="2026-09-25T20:00:00Z" w16du:dateUtc="2026-09-26T00:00:00Z"/>
        </w:trPr>
        <w:tc>
          <w:tcPr>
            <w:tcW w:w="3415" w:type="dxa"/>
          </w:tcPr>
          <w:p w14:paraId="56C5D842" w14:textId="77777777" w:rsidR="004F2626" w:rsidRDefault="004F2626" w:rsidP="004F2626">
            <w:pPr>
              <w:jc w:val="center"/>
              <w:rPr>
                <w:del w:id="846" w:author="Peter Mullins" w:date="2026-09-25T20:00:00Z" w16du:dateUtc="2026-09-26T00:00:00Z"/>
              </w:rPr>
            </w:pPr>
          </w:p>
        </w:tc>
        <w:tc>
          <w:tcPr>
            <w:tcW w:w="1620" w:type="dxa"/>
          </w:tcPr>
          <w:p w14:paraId="7F062FAB" w14:textId="77777777" w:rsidR="004F2626" w:rsidRDefault="004F2626" w:rsidP="004F2626">
            <w:pPr>
              <w:jc w:val="center"/>
              <w:rPr>
                <w:del w:id="847" w:author="Peter Mullins" w:date="2026-09-25T20:00:00Z" w16du:dateUtc="2026-09-26T00:00:00Z"/>
              </w:rPr>
            </w:pPr>
          </w:p>
        </w:tc>
        <w:tc>
          <w:tcPr>
            <w:tcW w:w="4315" w:type="dxa"/>
          </w:tcPr>
          <w:p w14:paraId="2B5FAF34" w14:textId="77777777" w:rsidR="004F2626" w:rsidRDefault="004F2626" w:rsidP="004F2626">
            <w:pPr>
              <w:jc w:val="center"/>
              <w:rPr>
                <w:del w:id="848" w:author="Peter Mullins" w:date="2026-09-25T20:00:00Z" w16du:dateUtc="2026-09-26T00:00:00Z"/>
              </w:rPr>
            </w:pPr>
          </w:p>
        </w:tc>
      </w:tr>
      <w:tr w:rsidR="004F2626" w14:paraId="34178CFE" w14:textId="77777777" w:rsidTr="009D7F73">
        <w:trPr>
          <w:del w:id="849" w:author="Peter Mullins" w:date="2026-09-25T20:00:00Z" w16du:dateUtc="2026-09-26T00:00:00Z"/>
        </w:trPr>
        <w:tc>
          <w:tcPr>
            <w:tcW w:w="3415" w:type="dxa"/>
          </w:tcPr>
          <w:p w14:paraId="4428E00E" w14:textId="77777777" w:rsidR="004F2626" w:rsidRDefault="004F2626" w:rsidP="004F2626">
            <w:pPr>
              <w:jc w:val="center"/>
              <w:rPr>
                <w:del w:id="850" w:author="Peter Mullins" w:date="2026-09-25T20:00:00Z" w16du:dateUtc="2026-09-26T00:00:00Z"/>
              </w:rPr>
            </w:pPr>
          </w:p>
        </w:tc>
        <w:tc>
          <w:tcPr>
            <w:tcW w:w="1620" w:type="dxa"/>
          </w:tcPr>
          <w:p w14:paraId="6F285911" w14:textId="77777777" w:rsidR="004F2626" w:rsidRDefault="004F2626" w:rsidP="004F2626">
            <w:pPr>
              <w:jc w:val="center"/>
              <w:rPr>
                <w:del w:id="851" w:author="Peter Mullins" w:date="2026-09-25T20:00:00Z" w16du:dateUtc="2026-09-26T00:00:00Z"/>
              </w:rPr>
            </w:pPr>
          </w:p>
        </w:tc>
        <w:tc>
          <w:tcPr>
            <w:tcW w:w="4315" w:type="dxa"/>
          </w:tcPr>
          <w:p w14:paraId="79EDD529" w14:textId="77777777" w:rsidR="004F2626" w:rsidRDefault="004F2626" w:rsidP="004F2626">
            <w:pPr>
              <w:jc w:val="center"/>
              <w:rPr>
                <w:del w:id="852" w:author="Peter Mullins" w:date="2026-09-25T20:00:00Z" w16du:dateUtc="2026-09-26T00:00:00Z"/>
              </w:rPr>
            </w:pPr>
          </w:p>
        </w:tc>
      </w:tr>
      <w:tr w:rsidR="004F2626" w14:paraId="2B368E43" w14:textId="77777777" w:rsidTr="009D7F73">
        <w:trPr>
          <w:del w:id="853" w:author="Peter Mullins" w:date="2026-09-25T20:00:00Z" w16du:dateUtc="2026-09-26T00:00:00Z"/>
        </w:trPr>
        <w:tc>
          <w:tcPr>
            <w:tcW w:w="3415" w:type="dxa"/>
          </w:tcPr>
          <w:p w14:paraId="0688B2EF" w14:textId="77777777" w:rsidR="004F2626" w:rsidRDefault="004F2626" w:rsidP="004F2626">
            <w:pPr>
              <w:jc w:val="center"/>
              <w:rPr>
                <w:del w:id="854" w:author="Peter Mullins" w:date="2026-09-25T20:00:00Z" w16du:dateUtc="2026-09-26T00:00:00Z"/>
              </w:rPr>
            </w:pPr>
          </w:p>
        </w:tc>
        <w:tc>
          <w:tcPr>
            <w:tcW w:w="1620" w:type="dxa"/>
          </w:tcPr>
          <w:p w14:paraId="45453950" w14:textId="77777777" w:rsidR="004F2626" w:rsidRDefault="004F2626" w:rsidP="004F2626">
            <w:pPr>
              <w:jc w:val="center"/>
              <w:rPr>
                <w:del w:id="855" w:author="Peter Mullins" w:date="2026-09-25T20:00:00Z" w16du:dateUtc="2026-09-26T00:00:00Z"/>
              </w:rPr>
            </w:pPr>
          </w:p>
        </w:tc>
        <w:tc>
          <w:tcPr>
            <w:tcW w:w="4315" w:type="dxa"/>
          </w:tcPr>
          <w:p w14:paraId="0BB49EA3" w14:textId="77777777" w:rsidR="004F2626" w:rsidRDefault="004F2626" w:rsidP="004F2626">
            <w:pPr>
              <w:jc w:val="center"/>
              <w:rPr>
                <w:del w:id="856" w:author="Peter Mullins" w:date="2026-09-25T20:00:00Z" w16du:dateUtc="2026-09-26T00:00:00Z"/>
              </w:rPr>
            </w:pPr>
          </w:p>
        </w:tc>
      </w:tr>
      <w:tr w:rsidR="004F2626" w14:paraId="3C1E748C" w14:textId="77777777" w:rsidTr="009D7F73">
        <w:trPr>
          <w:del w:id="857" w:author="Peter Mullins" w:date="2026-09-25T20:00:00Z" w16du:dateUtc="2026-09-26T00:00:00Z"/>
        </w:trPr>
        <w:tc>
          <w:tcPr>
            <w:tcW w:w="3415" w:type="dxa"/>
          </w:tcPr>
          <w:p w14:paraId="66FC58E9" w14:textId="77777777" w:rsidR="004F2626" w:rsidRDefault="004F2626" w:rsidP="004F2626">
            <w:pPr>
              <w:jc w:val="center"/>
              <w:rPr>
                <w:del w:id="858" w:author="Peter Mullins" w:date="2026-09-25T20:00:00Z" w16du:dateUtc="2026-09-26T00:00:00Z"/>
              </w:rPr>
            </w:pPr>
          </w:p>
        </w:tc>
        <w:tc>
          <w:tcPr>
            <w:tcW w:w="1620" w:type="dxa"/>
          </w:tcPr>
          <w:p w14:paraId="79EBC1CD" w14:textId="77777777" w:rsidR="004F2626" w:rsidRDefault="004F2626" w:rsidP="004F2626">
            <w:pPr>
              <w:jc w:val="center"/>
              <w:rPr>
                <w:del w:id="859" w:author="Peter Mullins" w:date="2026-09-25T20:00:00Z" w16du:dateUtc="2026-09-26T00:00:00Z"/>
              </w:rPr>
            </w:pPr>
          </w:p>
        </w:tc>
        <w:tc>
          <w:tcPr>
            <w:tcW w:w="4315" w:type="dxa"/>
          </w:tcPr>
          <w:p w14:paraId="6476C989" w14:textId="77777777" w:rsidR="004F2626" w:rsidRDefault="004F2626" w:rsidP="004F2626">
            <w:pPr>
              <w:jc w:val="center"/>
              <w:rPr>
                <w:del w:id="860" w:author="Peter Mullins" w:date="2026-09-25T20:00:00Z" w16du:dateUtc="2026-09-26T00:00:00Z"/>
              </w:rPr>
            </w:pPr>
          </w:p>
        </w:tc>
      </w:tr>
      <w:tr w:rsidR="004F2626" w14:paraId="02CE3291" w14:textId="77777777" w:rsidTr="009D7F73">
        <w:trPr>
          <w:del w:id="861" w:author="Peter Mullins" w:date="2026-09-25T20:00:00Z" w16du:dateUtc="2026-09-26T00:00:00Z"/>
        </w:trPr>
        <w:tc>
          <w:tcPr>
            <w:tcW w:w="3415" w:type="dxa"/>
          </w:tcPr>
          <w:p w14:paraId="7769E849" w14:textId="77777777" w:rsidR="004F2626" w:rsidRDefault="004F2626" w:rsidP="004F2626">
            <w:pPr>
              <w:jc w:val="center"/>
              <w:rPr>
                <w:del w:id="862" w:author="Peter Mullins" w:date="2026-09-25T20:00:00Z" w16du:dateUtc="2026-09-26T00:00:00Z"/>
              </w:rPr>
            </w:pPr>
          </w:p>
        </w:tc>
        <w:tc>
          <w:tcPr>
            <w:tcW w:w="1620" w:type="dxa"/>
          </w:tcPr>
          <w:p w14:paraId="35013906" w14:textId="77777777" w:rsidR="004F2626" w:rsidRDefault="004F2626" w:rsidP="004F2626">
            <w:pPr>
              <w:jc w:val="center"/>
              <w:rPr>
                <w:del w:id="863" w:author="Peter Mullins" w:date="2026-09-25T20:00:00Z" w16du:dateUtc="2026-09-26T00:00:00Z"/>
              </w:rPr>
            </w:pPr>
          </w:p>
        </w:tc>
        <w:tc>
          <w:tcPr>
            <w:tcW w:w="4315" w:type="dxa"/>
          </w:tcPr>
          <w:p w14:paraId="0AF56271" w14:textId="77777777" w:rsidR="004F2626" w:rsidRDefault="004F2626" w:rsidP="004F2626">
            <w:pPr>
              <w:jc w:val="center"/>
              <w:rPr>
                <w:del w:id="864" w:author="Peter Mullins" w:date="2026-09-25T20:00:00Z" w16du:dateUtc="2026-09-26T00:00:00Z"/>
              </w:rPr>
            </w:pPr>
          </w:p>
        </w:tc>
      </w:tr>
      <w:tr w:rsidR="004F2626" w14:paraId="73509E21" w14:textId="77777777" w:rsidTr="009D7F73">
        <w:trPr>
          <w:del w:id="865" w:author="Peter Mullins" w:date="2026-09-25T20:00:00Z" w16du:dateUtc="2026-09-26T00:00:00Z"/>
        </w:trPr>
        <w:tc>
          <w:tcPr>
            <w:tcW w:w="3415" w:type="dxa"/>
          </w:tcPr>
          <w:p w14:paraId="3B7689EA" w14:textId="77777777" w:rsidR="004F2626" w:rsidRDefault="004F2626" w:rsidP="004F2626">
            <w:pPr>
              <w:jc w:val="center"/>
              <w:rPr>
                <w:del w:id="866" w:author="Peter Mullins" w:date="2026-09-25T20:00:00Z" w16du:dateUtc="2026-09-26T00:00:00Z"/>
              </w:rPr>
            </w:pPr>
          </w:p>
        </w:tc>
        <w:tc>
          <w:tcPr>
            <w:tcW w:w="1620" w:type="dxa"/>
          </w:tcPr>
          <w:p w14:paraId="4D95BA6A" w14:textId="77777777" w:rsidR="004F2626" w:rsidRDefault="004F2626" w:rsidP="004F2626">
            <w:pPr>
              <w:jc w:val="center"/>
              <w:rPr>
                <w:del w:id="867" w:author="Peter Mullins" w:date="2026-09-25T20:00:00Z" w16du:dateUtc="2026-09-26T00:00:00Z"/>
              </w:rPr>
            </w:pPr>
          </w:p>
        </w:tc>
        <w:tc>
          <w:tcPr>
            <w:tcW w:w="4315" w:type="dxa"/>
          </w:tcPr>
          <w:p w14:paraId="041D4E47" w14:textId="77777777" w:rsidR="004F2626" w:rsidRDefault="004F2626" w:rsidP="004F2626">
            <w:pPr>
              <w:jc w:val="center"/>
              <w:rPr>
                <w:del w:id="868" w:author="Peter Mullins" w:date="2026-09-25T20:00:00Z" w16du:dateUtc="2026-09-26T00:00:00Z"/>
              </w:rPr>
            </w:pPr>
          </w:p>
        </w:tc>
      </w:tr>
      <w:tr w:rsidR="004F2626" w14:paraId="4321765D" w14:textId="77777777" w:rsidTr="009D7F73">
        <w:trPr>
          <w:del w:id="869" w:author="Peter Mullins" w:date="2026-09-25T20:00:00Z" w16du:dateUtc="2026-09-26T00:00:00Z"/>
        </w:trPr>
        <w:tc>
          <w:tcPr>
            <w:tcW w:w="3415" w:type="dxa"/>
          </w:tcPr>
          <w:p w14:paraId="76CF5BDC" w14:textId="77777777" w:rsidR="004F2626" w:rsidRDefault="004F2626" w:rsidP="004F2626">
            <w:pPr>
              <w:jc w:val="center"/>
              <w:rPr>
                <w:del w:id="870" w:author="Peter Mullins" w:date="2026-09-25T20:00:00Z" w16du:dateUtc="2026-09-26T00:00:00Z"/>
              </w:rPr>
            </w:pPr>
          </w:p>
        </w:tc>
        <w:tc>
          <w:tcPr>
            <w:tcW w:w="1620" w:type="dxa"/>
          </w:tcPr>
          <w:p w14:paraId="0C03FB24" w14:textId="77777777" w:rsidR="004F2626" w:rsidRDefault="004F2626" w:rsidP="004F2626">
            <w:pPr>
              <w:jc w:val="center"/>
              <w:rPr>
                <w:del w:id="871" w:author="Peter Mullins" w:date="2026-09-25T20:00:00Z" w16du:dateUtc="2026-09-26T00:00:00Z"/>
              </w:rPr>
            </w:pPr>
          </w:p>
        </w:tc>
        <w:tc>
          <w:tcPr>
            <w:tcW w:w="4315" w:type="dxa"/>
          </w:tcPr>
          <w:p w14:paraId="0FC63D11" w14:textId="77777777" w:rsidR="004F2626" w:rsidRDefault="004F2626" w:rsidP="004F2626">
            <w:pPr>
              <w:jc w:val="center"/>
              <w:rPr>
                <w:del w:id="872" w:author="Peter Mullins" w:date="2026-09-25T20:00:00Z" w16du:dateUtc="2026-09-26T00:00:00Z"/>
              </w:rPr>
            </w:pPr>
          </w:p>
        </w:tc>
      </w:tr>
      <w:tr w:rsidR="004F2626" w14:paraId="2D0FE491" w14:textId="77777777" w:rsidTr="009D7F73">
        <w:trPr>
          <w:del w:id="873" w:author="Peter Mullins" w:date="2026-09-25T20:00:00Z" w16du:dateUtc="2026-09-26T00:00:00Z"/>
        </w:trPr>
        <w:tc>
          <w:tcPr>
            <w:tcW w:w="3415" w:type="dxa"/>
          </w:tcPr>
          <w:p w14:paraId="75C6A8AC" w14:textId="77777777" w:rsidR="004F2626" w:rsidRDefault="004F2626" w:rsidP="004F2626">
            <w:pPr>
              <w:jc w:val="center"/>
              <w:rPr>
                <w:del w:id="874" w:author="Peter Mullins" w:date="2026-09-25T20:00:00Z" w16du:dateUtc="2026-09-26T00:00:00Z"/>
              </w:rPr>
            </w:pPr>
          </w:p>
        </w:tc>
        <w:tc>
          <w:tcPr>
            <w:tcW w:w="1620" w:type="dxa"/>
          </w:tcPr>
          <w:p w14:paraId="6141B4FC" w14:textId="77777777" w:rsidR="004F2626" w:rsidRDefault="004F2626" w:rsidP="004F2626">
            <w:pPr>
              <w:jc w:val="center"/>
              <w:rPr>
                <w:del w:id="875" w:author="Peter Mullins" w:date="2026-09-25T20:00:00Z" w16du:dateUtc="2026-09-26T00:00:00Z"/>
              </w:rPr>
            </w:pPr>
          </w:p>
        </w:tc>
        <w:tc>
          <w:tcPr>
            <w:tcW w:w="4315" w:type="dxa"/>
          </w:tcPr>
          <w:p w14:paraId="30C913F8" w14:textId="77777777" w:rsidR="004F2626" w:rsidRDefault="004F2626" w:rsidP="004F2626">
            <w:pPr>
              <w:jc w:val="center"/>
              <w:rPr>
                <w:del w:id="876" w:author="Peter Mullins" w:date="2026-09-25T20:00:00Z" w16du:dateUtc="2026-09-26T00:00:00Z"/>
              </w:rPr>
            </w:pPr>
          </w:p>
        </w:tc>
      </w:tr>
      <w:tr w:rsidR="004F2626" w14:paraId="5BD1C274" w14:textId="77777777" w:rsidTr="009D7F73">
        <w:trPr>
          <w:del w:id="877" w:author="Peter Mullins" w:date="2026-09-25T20:00:00Z" w16du:dateUtc="2026-09-26T00:00:00Z"/>
        </w:trPr>
        <w:tc>
          <w:tcPr>
            <w:tcW w:w="3415" w:type="dxa"/>
          </w:tcPr>
          <w:p w14:paraId="55C04F7D" w14:textId="77777777" w:rsidR="004F2626" w:rsidRDefault="004F2626" w:rsidP="004F2626">
            <w:pPr>
              <w:jc w:val="center"/>
              <w:rPr>
                <w:del w:id="878" w:author="Peter Mullins" w:date="2026-09-25T20:00:00Z" w16du:dateUtc="2026-09-26T00:00:00Z"/>
              </w:rPr>
            </w:pPr>
          </w:p>
        </w:tc>
        <w:tc>
          <w:tcPr>
            <w:tcW w:w="1620" w:type="dxa"/>
          </w:tcPr>
          <w:p w14:paraId="4DB64CD2" w14:textId="77777777" w:rsidR="004F2626" w:rsidRDefault="004F2626" w:rsidP="004F2626">
            <w:pPr>
              <w:jc w:val="center"/>
              <w:rPr>
                <w:del w:id="879" w:author="Peter Mullins" w:date="2026-09-25T20:00:00Z" w16du:dateUtc="2026-09-26T00:00:00Z"/>
              </w:rPr>
            </w:pPr>
          </w:p>
        </w:tc>
        <w:tc>
          <w:tcPr>
            <w:tcW w:w="4315" w:type="dxa"/>
          </w:tcPr>
          <w:p w14:paraId="65ADE908" w14:textId="77777777" w:rsidR="004F2626" w:rsidRDefault="004F2626" w:rsidP="004F2626">
            <w:pPr>
              <w:jc w:val="center"/>
              <w:rPr>
                <w:del w:id="880" w:author="Peter Mullins" w:date="2026-09-25T20:00:00Z" w16du:dateUtc="2026-09-26T00:00:00Z"/>
              </w:rPr>
            </w:pPr>
          </w:p>
        </w:tc>
      </w:tr>
      <w:tr w:rsidR="004F2626" w14:paraId="3A85DFEB" w14:textId="77777777" w:rsidTr="009D7F73">
        <w:trPr>
          <w:del w:id="881" w:author="Peter Mullins" w:date="2026-09-25T20:00:00Z" w16du:dateUtc="2026-09-26T00:00:00Z"/>
        </w:trPr>
        <w:tc>
          <w:tcPr>
            <w:tcW w:w="3415" w:type="dxa"/>
          </w:tcPr>
          <w:p w14:paraId="191DC139" w14:textId="77777777" w:rsidR="004F2626" w:rsidRDefault="004F2626" w:rsidP="004F2626">
            <w:pPr>
              <w:jc w:val="center"/>
              <w:rPr>
                <w:del w:id="882" w:author="Peter Mullins" w:date="2026-09-25T20:00:00Z" w16du:dateUtc="2026-09-26T00:00:00Z"/>
              </w:rPr>
            </w:pPr>
          </w:p>
        </w:tc>
        <w:tc>
          <w:tcPr>
            <w:tcW w:w="1620" w:type="dxa"/>
          </w:tcPr>
          <w:p w14:paraId="258A5C75" w14:textId="77777777" w:rsidR="004F2626" w:rsidRDefault="004F2626" w:rsidP="004F2626">
            <w:pPr>
              <w:jc w:val="center"/>
              <w:rPr>
                <w:del w:id="883" w:author="Peter Mullins" w:date="2026-09-25T20:00:00Z" w16du:dateUtc="2026-09-26T00:00:00Z"/>
              </w:rPr>
            </w:pPr>
          </w:p>
        </w:tc>
        <w:tc>
          <w:tcPr>
            <w:tcW w:w="4315" w:type="dxa"/>
          </w:tcPr>
          <w:p w14:paraId="4809C98C" w14:textId="77777777" w:rsidR="004F2626" w:rsidRDefault="004F2626" w:rsidP="004F2626">
            <w:pPr>
              <w:jc w:val="center"/>
              <w:rPr>
                <w:del w:id="884" w:author="Peter Mullins" w:date="2026-09-25T20:00:00Z" w16du:dateUtc="2026-09-26T00:00:00Z"/>
              </w:rPr>
            </w:pPr>
          </w:p>
        </w:tc>
      </w:tr>
    </w:tbl>
    <w:p w14:paraId="3CEC0EF7" w14:textId="77777777" w:rsidR="00AD1E71" w:rsidRPr="00C226CD" w:rsidRDefault="00AD1E71" w:rsidP="00DD5726">
      <w:pPr>
        <w:spacing w:after="0"/>
        <w:ind w:left="3600"/>
        <w:rPr>
          <w:b/>
          <w:i/>
          <w:sz w:val="28"/>
          <w:rPrChange w:id="885" w:author="Peter Mullins" w:date="2026-09-25T20:00:00Z" w16du:dateUtc="2026-09-26T00:00:00Z">
            <w:rPr/>
          </w:rPrChange>
        </w:rPr>
        <w:pPrChange w:id="886" w:author="Peter Mullins" w:date="2026-09-25T20:00:00Z" w16du:dateUtc="2026-09-26T00:00:00Z">
          <w:pPr>
            <w:jc w:val="center"/>
          </w:pPr>
        </w:pPrChange>
      </w:pPr>
    </w:p>
    <w:sectPr w:rsidR="00AD1E71" w:rsidRPr="00C226CD">
      <w:headerReference w:type="default" r:id="rId11"/>
      <w:footerReference w:type="default" r:id="rId12"/>
      <w:pgSz w:w="12240" w:h="15840"/>
      <w:pgMar w:top="1440" w:right="1440" w:bottom="1440" w:left="1440" w:header="708" w:footer="708" w:gutter="0"/>
      <w:cols w:space="708"/>
      <w:docGrid w:linePitch="360"/>
      <w:sectPrChange w:id="889" w:author="Peter Mullins" w:date="2026-09-25T20:00:00Z" w16du:dateUtc="2026-09-26T00:00:00Z">
        <w:sectPr w:rsidR="00AD1E71" w:rsidRPr="00C226CD">
          <w:pgMar w:top="1440" w:right="1440" w:bottom="1440" w:left="1440" w:header="720" w:footer="720" w:gutter="0"/>
          <w:cols w:space="72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6FCDA86" w14:textId="77777777" w:rsidR="00040F8A" w:rsidRDefault="00040F8A" w:rsidP="00610BA8">
      <w:pPr>
        <w:spacing w:after="0" w:line="240" w:lineRule="auto"/>
      </w:pPr>
      <w:r>
        <w:separator/>
      </w:r>
    </w:p>
  </w:endnote>
  <w:endnote w:type="continuationSeparator" w:id="0">
    <w:p w14:paraId="57D06C67" w14:textId="77777777" w:rsidR="00040F8A" w:rsidRDefault="00040F8A" w:rsidP="00610B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egoe UI">
    <w:panose1 w:val="020B0502040204020203"/>
    <w:charset w:val="00"/>
    <w:family w:val="swiss"/>
    <w:pitch w:val="variable"/>
    <w:sig w:usb0="E5002EFF" w:usb1="C000E47F" w:usb2="0000002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00E45E5" w14:textId="77777777" w:rsidR="002E3605" w:rsidRDefault="002E3605">
    <w:pPr>
      <w:pStyle w:val="ListParagraph"/>
      <w:pPrChange w:id="888" w:author="Peter Mullins" w:date="2026-09-25T20:00:00Z" w16du:dateUtc="2026-09-26T00:00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9A699FF" w14:textId="77777777" w:rsidR="00040F8A" w:rsidRDefault="00040F8A" w:rsidP="00610BA8">
      <w:pPr>
        <w:spacing w:after="0" w:line="240" w:lineRule="auto"/>
      </w:pPr>
      <w:r>
        <w:separator/>
      </w:r>
    </w:p>
  </w:footnote>
  <w:footnote w:type="continuationSeparator" w:id="0">
    <w:p w14:paraId="1F6F55B6" w14:textId="77777777" w:rsidR="00040F8A" w:rsidRDefault="00040F8A" w:rsidP="00610B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F844636" w14:textId="77777777" w:rsidR="002E3605" w:rsidRDefault="002E3605">
    <w:pPr>
      <w:pStyle w:val="Footer"/>
      <w:pPrChange w:id="887" w:author="Peter Mullins" w:date="2026-09-25T20:00:00Z" w16du:dateUtc="2026-09-26T00:00:00Z">
        <w:pPr>
          <w:pStyle w:val="Header"/>
        </w:pPr>
      </w:pPrChange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5940039"/>
    <w:multiLevelType w:val="hybridMultilevel"/>
    <w:tmpl w:val="0906A672"/>
    <w:lvl w:ilvl="0" w:tplc="921CD618">
      <w:numFmt w:val="bullet"/>
      <w:lvlText w:val=""/>
      <w:lvlJc w:val="left"/>
      <w:pPr>
        <w:ind w:left="810" w:hanging="360"/>
      </w:pPr>
      <w:rPr>
        <w:rFonts w:ascii="Symbol" w:eastAsiaTheme="minorHAnsi" w:hAnsi="Symbol" w:cstheme="minorBidi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903735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1E71"/>
    <w:rsid w:val="00002515"/>
    <w:rsid w:val="0002061B"/>
    <w:rsid w:val="00023DBC"/>
    <w:rsid w:val="000276D7"/>
    <w:rsid w:val="00040F8A"/>
    <w:rsid w:val="0007302F"/>
    <w:rsid w:val="000833CC"/>
    <w:rsid w:val="000B22A7"/>
    <w:rsid w:val="00103976"/>
    <w:rsid w:val="00124AB2"/>
    <w:rsid w:val="00143CA9"/>
    <w:rsid w:val="00150B70"/>
    <w:rsid w:val="00187E4D"/>
    <w:rsid w:val="001A6773"/>
    <w:rsid w:val="001D02EC"/>
    <w:rsid w:val="001D65A0"/>
    <w:rsid w:val="00230344"/>
    <w:rsid w:val="00245F3B"/>
    <w:rsid w:val="002664FD"/>
    <w:rsid w:val="002A7428"/>
    <w:rsid w:val="002A74FD"/>
    <w:rsid w:val="002D0DB5"/>
    <w:rsid w:val="002E3605"/>
    <w:rsid w:val="003027B0"/>
    <w:rsid w:val="00312127"/>
    <w:rsid w:val="00316318"/>
    <w:rsid w:val="003275FC"/>
    <w:rsid w:val="00333817"/>
    <w:rsid w:val="00336B84"/>
    <w:rsid w:val="0034124F"/>
    <w:rsid w:val="00351E5D"/>
    <w:rsid w:val="003561A3"/>
    <w:rsid w:val="003B7B7B"/>
    <w:rsid w:val="003D32DE"/>
    <w:rsid w:val="003E0952"/>
    <w:rsid w:val="003F7165"/>
    <w:rsid w:val="00404CBB"/>
    <w:rsid w:val="00412D1F"/>
    <w:rsid w:val="004A272A"/>
    <w:rsid w:val="004D71A9"/>
    <w:rsid w:val="004F2626"/>
    <w:rsid w:val="00527BF5"/>
    <w:rsid w:val="005678D2"/>
    <w:rsid w:val="00576204"/>
    <w:rsid w:val="00584B38"/>
    <w:rsid w:val="005B2B56"/>
    <w:rsid w:val="005B5B92"/>
    <w:rsid w:val="005D0418"/>
    <w:rsid w:val="005E33BB"/>
    <w:rsid w:val="005E698A"/>
    <w:rsid w:val="005F4CE3"/>
    <w:rsid w:val="00610BA8"/>
    <w:rsid w:val="006139A6"/>
    <w:rsid w:val="00613F8C"/>
    <w:rsid w:val="00616CE9"/>
    <w:rsid w:val="006450EB"/>
    <w:rsid w:val="0067174B"/>
    <w:rsid w:val="00677D59"/>
    <w:rsid w:val="00693504"/>
    <w:rsid w:val="006F0BA5"/>
    <w:rsid w:val="00723FF4"/>
    <w:rsid w:val="007315A5"/>
    <w:rsid w:val="0076542B"/>
    <w:rsid w:val="00767E47"/>
    <w:rsid w:val="00777A95"/>
    <w:rsid w:val="00794141"/>
    <w:rsid w:val="007A2882"/>
    <w:rsid w:val="007C7708"/>
    <w:rsid w:val="007E3374"/>
    <w:rsid w:val="00821ACE"/>
    <w:rsid w:val="008336FC"/>
    <w:rsid w:val="008378B6"/>
    <w:rsid w:val="00862B55"/>
    <w:rsid w:val="00896450"/>
    <w:rsid w:val="008C59AC"/>
    <w:rsid w:val="008E1BDF"/>
    <w:rsid w:val="008F0502"/>
    <w:rsid w:val="00914950"/>
    <w:rsid w:val="00921B3F"/>
    <w:rsid w:val="009269A3"/>
    <w:rsid w:val="00933976"/>
    <w:rsid w:val="009638FE"/>
    <w:rsid w:val="00964EE2"/>
    <w:rsid w:val="00986645"/>
    <w:rsid w:val="0099121E"/>
    <w:rsid w:val="009B200F"/>
    <w:rsid w:val="009D7F73"/>
    <w:rsid w:val="009E503B"/>
    <w:rsid w:val="00A80BD6"/>
    <w:rsid w:val="00AA3959"/>
    <w:rsid w:val="00AB2645"/>
    <w:rsid w:val="00AC2F33"/>
    <w:rsid w:val="00AD1E71"/>
    <w:rsid w:val="00B02862"/>
    <w:rsid w:val="00B07795"/>
    <w:rsid w:val="00B10546"/>
    <w:rsid w:val="00B313EE"/>
    <w:rsid w:val="00B41429"/>
    <w:rsid w:val="00B52C29"/>
    <w:rsid w:val="00B54F34"/>
    <w:rsid w:val="00B6037E"/>
    <w:rsid w:val="00B676BD"/>
    <w:rsid w:val="00B845CA"/>
    <w:rsid w:val="00BA052B"/>
    <w:rsid w:val="00BA6225"/>
    <w:rsid w:val="00BB2C46"/>
    <w:rsid w:val="00BE34F7"/>
    <w:rsid w:val="00BF0E78"/>
    <w:rsid w:val="00C21492"/>
    <w:rsid w:val="00C226CD"/>
    <w:rsid w:val="00C35AA5"/>
    <w:rsid w:val="00C57C87"/>
    <w:rsid w:val="00CC5CD7"/>
    <w:rsid w:val="00CD609A"/>
    <w:rsid w:val="00CF159C"/>
    <w:rsid w:val="00D06686"/>
    <w:rsid w:val="00D07DCC"/>
    <w:rsid w:val="00D1248A"/>
    <w:rsid w:val="00D24119"/>
    <w:rsid w:val="00D44FA2"/>
    <w:rsid w:val="00D602AD"/>
    <w:rsid w:val="00D66F51"/>
    <w:rsid w:val="00D709A5"/>
    <w:rsid w:val="00D807E6"/>
    <w:rsid w:val="00D832D6"/>
    <w:rsid w:val="00D97DB5"/>
    <w:rsid w:val="00DC75F0"/>
    <w:rsid w:val="00DD5726"/>
    <w:rsid w:val="00E13135"/>
    <w:rsid w:val="00E50614"/>
    <w:rsid w:val="00E755E8"/>
    <w:rsid w:val="00EC0F45"/>
    <w:rsid w:val="00EF6ACE"/>
    <w:rsid w:val="00F07A8F"/>
    <w:rsid w:val="00F20BB6"/>
    <w:rsid w:val="00FA6FF2"/>
    <w:rsid w:val="00FA7F19"/>
    <w:rsid w:val="00FB3F5A"/>
    <w:rsid w:val="00FC0E86"/>
    <w:rsid w:val="00FE04EB"/>
    <w:rsid w:val="00FE7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A5688FE-25E6-4A6D-84F7-D590B79A6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unhideWhenUsed/>
    <w:rsid w:val="00AD1E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10B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0BA8"/>
  </w:style>
  <w:style w:type="paragraph" w:styleId="Footer">
    <w:name w:val="footer"/>
    <w:basedOn w:val="Normal"/>
    <w:link w:val="FooterChar"/>
    <w:uiPriority w:val="99"/>
    <w:unhideWhenUsed/>
    <w:rsid w:val="00610B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0BA8"/>
  </w:style>
  <w:style w:type="paragraph" w:styleId="ListParagraph">
    <w:name w:val="List Paragraph"/>
    <w:basedOn w:val="Normal"/>
    <w:uiPriority w:val="34"/>
    <w:qFormat/>
    <w:rsid w:val="00584B38"/>
    <w:pPr>
      <w:spacing w:after="160" w:line="259" w:lineRule="auto"/>
      <w:ind w:left="720"/>
      <w:contextualSpacing/>
      <w:pPrChange w:id="0" w:author="Peter Mullins" w:date="2026-09-25T20:00:00Z">
        <w:pPr>
          <w:spacing w:after="160" w:line="259" w:lineRule="auto"/>
          <w:ind w:left="720"/>
          <w:contextualSpacing/>
        </w:pPr>
      </w:pPrChange>
    </w:pPr>
    <w:rPr>
      <w:lang w:val="en-CA"/>
      <w:rPrChange w:id="0" w:author="Peter Mullins" w:date="2026-09-25T20:00:00Z">
        <w:rPr>
          <w:rFonts w:asciiTheme="minorHAnsi" w:eastAsiaTheme="minorHAnsi" w:hAnsiTheme="minorHAnsi" w:cstheme="minorBidi"/>
          <w:sz w:val="22"/>
          <w:szCs w:val="22"/>
          <w:lang w:val="en-CA" w:eastAsia="en-US" w:bidi="ar-SA"/>
        </w:rPr>
      </w:rPrChange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E3605"/>
    <w:pPr>
      <w:spacing w:after="0" w:line="240" w:lineRule="auto"/>
    </w:pPr>
    <w:rPr>
      <w:rFonts w:ascii="Segoe UI" w:hAnsi="Segoe UI" w:cs="Segoe UI"/>
      <w:sz w:val="18"/>
      <w:szCs w:val="18"/>
      <w:lang w:val="en-CA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3605"/>
    <w:rPr>
      <w:rFonts w:ascii="Segoe UI" w:hAnsi="Segoe UI" w:cs="Segoe UI"/>
      <w:sz w:val="18"/>
      <w:szCs w:val="18"/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google.ca/url?sa=i&amp;rct=j&amp;q=&amp;esrc=s&amp;frm=1&amp;source=images&amp;cd=&amp;cad=rja&amp;uact=8&amp;ved=0CAcQjRxqFQoTCOLXq9iArMgCFYU6Pgod_ZQIrw&amp;url=http://www.cramahenow.com/?p%3D702&amp;psig=AFQjCNGVmdxSVJVvu9g87Gg3YQfG_gbm1Q&amp;ust=1444157663928217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://www.google.ca/url?sa=i&amp;rct=j&amp;q=&amp;esrc=s&amp;frm=1&amp;source=images&amp;cd=&amp;cad=rja&amp;uact=8&amp;ved=0CAcQjRxqFQoTCOXbg6n0q8gCFQZUPgodYfAJVg&amp;url=http://www.sisd.net/domain/615&amp;psig=AFQjCNFyKvuPUKgXf7RhEX2IHeTeqT9uhw&amp;ust=1444154328036659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2</Pages>
  <Words>1041</Words>
  <Characters>5936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Nettles, Tiffini J.</dc:creator>
  <cp:keywords/>
  <dc:description/>
  <cp:lastModifiedBy>Arthur Souza Rodrigues</cp:lastModifiedBy>
  <cp:revision>1</cp:revision>
  <dcterms:created xsi:type="dcterms:W3CDTF">2017-12-13T18:07:00Z</dcterms:created>
  <dcterms:modified xsi:type="dcterms:W3CDTF">2026-09-26T00:00:00Z</dcterms:modified>
</cp:coreProperties>
</file>