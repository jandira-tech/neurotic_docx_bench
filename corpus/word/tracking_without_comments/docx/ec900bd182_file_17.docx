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77777777" w:rsidR="0068173E" w:rsidRDefault="0068173E">
      <w:r>
        <w:t>file_17.docx</w:t>
      </w:r>
    </w:p>
    <w:p w14:paraId="3932F078" w14:textId="3CD767F0" w:rsidR="00AF7DF7" w:rsidRDefault="00011751">
      <w:r>
        <w:t>Project Tasks</w:t>
      </w:r>
    </w:p>
    <w:p w14:paraId="72400A3A" w14:textId="77777777" w:rsidR="00AF7DF7" w:rsidRDefault="00011751">
      <w:r>
        <w:t>Task</w:t>
      </w:r>
      <w:r>
        <w:tab/>
      </w:r>
      <w:r>
        <w:t>Owner</w:t>
      </w:r>
      <w:r>
        <w:tab/>
      </w:r>
      <w:r>
        <w:t>Status</w:t>
      </w:r>
      <w:r>
        <w:tab/>
      </w:r>
      <w:r>
        <w:t>Design UI</w:t>
      </w:r>
      <w:r>
        <w:tab/>
      </w:r>
      <w:r>
        <w:t>Alice</w:t>
      </w:r>
      <w:r>
        <w:tab/>
      </w:r>
      <w:r>
        <w:t xml:space="preserve">In </w:t>
      </w:r>
      <w:proofErr w:type="spellStart"/>
      <w:r>
        <w:t>Pr</w:t>
      </w:r>
      <w:proofErr w:type="spellEnd"/>
      <w:ins w:id="0" w:author="Online User" w:date="2026-05-14T20:27:00Z">
        <w:r>
          <w:t xml:space="preserve"> (Week </w:t>
        </w:r>
        <w:proofErr w:type="gramStart"/>
        <w:r>
          <w:t>2)</w:t>
        </w:r>
      </w:ins>
      <w:r>
        <w:t>ogress</w:t>
      </w:r>
      <w:proofErr w:type="gramEnd"/>
      <w:r>
        <w:tab/>
      </w:r>
      <w:r>
        <w:t>Write Tests</w:t>
      </w:r>
      <w:r>
        <w:tab/>
      </w:r>
      <w:r>
        <w:t>Bob</w:t>
      </w:r>
      <w:r>
        <w:tab/>
      </w:r>
      <w:r>
        <w:t>Pend</w:t>
      </w:r>
      <w:ins w:id="1" w:author="Online User" w:date="2026-05-14T20:27:00Z">
        <w:r>
          <w:t xml:space="preserve"> - High </w:t>
        </w:r>
        <w:proofErr w:type="spellStart"/>
        <w:r>
          <w:t>Priority</w:t>
        </w:r>
      </w:ins>
      <w:r>
        <w:t>ing</w:t>
      </w:r>
      <w:proofErr w:type="spellEnd"/>
      <w:r>
        <w:tab/>
      </w:r>
      <w:r>
        <w:t>Deploy API</w:t>
      </w:r>
      <w:r>
        <w:tab/>
      </w:r>
      <w:r>
        <w:t>Carol</w:t>
      </w:r>
      <w:r>
        <w:tab/>
      </w:r>
      <w:r>
        <w:t>Done</w:t>
      </w:r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68173E"/>
    <w:rsid w:val="00AF7DF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2026-05-14T20:27:00Z</dcterms:created>
  <dcterms:modified xsi:type="dcterms:W3CDTF">2026-07-11T01:32:00Z</dcterms:modified>
</cp:coreProperties>
</file>