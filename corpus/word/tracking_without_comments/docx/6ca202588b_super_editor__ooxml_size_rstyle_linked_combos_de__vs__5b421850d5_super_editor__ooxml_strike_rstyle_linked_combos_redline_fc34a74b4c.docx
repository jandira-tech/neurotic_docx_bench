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BD2C85" w14:textId="77777777" w:rsidR="00945C21" w:rsidRDefault="007A59E8">
      <w:r>
        <w:t>OOXML w:</w:t>
      </w:r>
      <w:ins w:id="0" w:author="Comparison" w:date="2026-09-26T15:12:00Z" w16du:dateUtc="2026-09-26T19:12:00Z">
        <w:r>
          <w:t>strike</w:t>
        </w:r>
      </w:ins>
      <w:del w:id="1" w:author="Comparison" w:date="2026-09-26T15:12:00Z" w16du:dateUtc="2026-09-26T19:12:00Z">
        <w:r>
          <w:delText>sz</w:delText>
        </w:r>
      </w:del>
      <w:r>
        <w:t xml:space="preserve"> tester – </w:t>
      </w:r>
      <w:ins w:id="2" w:author="Comparison" w:date="2026-09-26T15:12:00Z" w16du:dateUtc="2026-09-26T19:12:00Z">
        <w:r>
          <w:t>ST_OnOff forms,</w:t>
        </w:r>
      </w:ins>
      <w:del w:id="3" w:author="Comparison" w:date="2026-09-26T15:12:00Z" w16du:dateUtc="2026-09-26T19:12:00Z">
        <w:r>
          <w:delText>demonstrates font size via half-points (&lt;w:sz w:val='...'&gt;),</w:delText>
        </w:r>
      </w:del>
      <w:r>
        <w:t xml:space="preserve"> rStyle-only </w:t>
      </w:r>
      <w:ins w:id="4" w:author="Comparison" w:date="2026-09-26T15:12:00Z" w16du:dateUtc="2026-09-26T19:12:00Z">
        <w:r>
          <w:t>strike</w:t>
        </w:r>
      </w:ins>
      <w:del w:id="5" w:author="Comparison" w:date="2026-09-26T15:12:00Z" w16du:dateUtc="2026-09-26T19:12:00Z">
        <w:r>
          <w:delText>sizes</w:delText>
        </w:r>
      </w:del>
      <w:r>
        <w:t>, inline overrides, and linked styles.</w:t>
      </w:r>
      <w:ins w:id="6" w:author="Comparison" w:date="2026-09-26T15:12:00Z" w16du:dateUtc="2026-09-26T19:12:00Z">
        <w:r>
          <w:t xml:space="preserve"> (Bonus: a line with w:dstrike.)</w:t>
        </w:r>
      </w:ins>
    </w:p>
    <w:p w14:paraId="37CCD59D" w14:textId="77777777" w:rsidR="00F655EF" w:rsidRDefault="007A59E8">
      <w:pPr>
        <w:rPr>
          <w:ins w:id="7" w:author="Comparison" w:date="2026-09-26T15:12:00Z" w16du:dateUtc="2026-09-26T19:12:00Z"/>
        </w:rPr>
      </w:pPr>
      <w:ins w:id="8" w:author="Comparison" w:date="2026-09-26T15:12:00Z" w16du:dateUtc="2026-09-26T19:12:00Z">
        <w:r>
          <w:t>A) &lt;w:strike&gt; ST_OnOff variants:</w:t>
        </w:r>
      </w:ins>
    </w:p>
    <w:p w14:paraId="3361D218" w14:textId="77777777" w:rsidR="00945C21" w:rsidRDefault="007A59E8">
      <w:pPr>
        <w:rPr>
          <w:del w:id="9" w:author="Comparison" w:date="2026-09-26T15:12:00Z" w16du:dateUtc="2026-09-26T19:12:00Z"/>
        </w:rPr>
      </w:pPr>
      <w:del w:id="10" w:author="Comparison" w:date="2026-09-26T15:12:00Z" w16du:dateUtc="2026-09-26T19:12:00Z">
        <w:r>
          <w:delText>A) Direct &lt;w:sz&gt; sizes (pt shown; XML uses half-points):</w:delText>
        </w:r>
      </w:del>
    </w:p>
    <w:p w14:paraId="4AC5AC26" w14:textId="77777777" w:rsidR="00945C21" w:rsidRDefault="007A59E8">
      <w:r>
        <w:t xml:space="preserve">  - w:</w:t>
      </w:r>
      <w:ins w:id="11" w:author="Comparison" w:date="2026-09-26T15:12:00Z" w16du:dateUtc="2026-09-26T19:12:00Z">
        <w:r>
          <w:t xml:space="preserve">strike </w:t>
        </w:r>
      </w:ins>
      <w:del w:id="12" w:author="Comparison" w:date="2026-09-26T15:12:00Z" w16du:dateUtc="2026-09-26T19:12:00Z">
        <w:r>
          <w:delText>sz 8pt (</w:delText>
        </w:r>
      </w:del>
      <w:r>
        <w:t>w:val</w:t>
      </w:r>
      <w:ins w:id="13" w:author="Comparison" w:date="2026-09-26T15:12:00Z" w16du:dateUtc="2026-09-26T19:12:00Z">
        <w:r>
          <w:t xml:space="preserve">=(omitted): </w:t>
        </w:r>
        <w:r>
          <w:rPr>
            <w:strike/>
          </w:rPr>
          <w:t>Strikethrough sample</w:t>
        </w:r>
      </w:ins>
      <w:del w:id="14" w:author="Comparison" w:date="2026-09-26T15:12:00Z" w16du:dateUtc="2026-09-26T19:12:00Z">
        <w:r>
          <w:delText xml:space="preserve">='16'): </w:delText>
        </w:r>
        <w:r>
          <w:rPr>
            <w:sz w:val="16"/>
          </w:rPr>
          <w:delText>Sample size text</w:delText>
        </w:r>
      </w:del>
    </w:p>
    <w:p w14:paraId="1C6A07F2" w14:textId="77777777" w:rsidR="00945C21" w:rsidRDefault="007A59E8">
      <w:r>
        <w:t xml:space="preserve">  - w:</w:t>
      </w:r>
      <w:ins w:id="15" w:author="Comparison" w:date="2026-09-26T15:12:00Z" w16du:dateUtc="2026-09-26T19:12:00Z">
        <w:r>
          <w:t xml:space="preserve">strike </w:t>
        </w:r>
      </w:ins>
      <w:del w:id="16" w:author="Comparison" w:date="2026-09-26T15:12:00Z" w16du:dateUtc="2026-09-26T19:12:00Z">
        <w:r>
          <w:delText>sz 10pt (</w:delText>
        </w:r>
      </w:del>
      <w:r>
        <w:t>w:val=</w:t>
      </w:r>
      <w:ins w:id="17" w:author="Comparison" w:date="2026-09-26T15:12:00Z" w16du:dateUtc="2026-09-26T19:12:00Z">
        <w:r>
          <w:t xml:space="preserve">true: </w:t>
        </w:r>
        <w:r>
          <w:rPr>
            <w:strike/>
          </w:rPr>
          <w:t>Strikethrough sample</w:t>
        </w:r>
      </w:ins>
      <w:del w:id="18" w:author="Comparison" w:date="2026-09-26T15:12:00Z" w16du:dateUtc="2026-09-26T19:12:00Z">
        <w:r>
          <w:delText xml:space="preserve">'20'): </w:delText>
        </w:r>
        <w:r>
          <w:rPr>
            <w:sz w:val="20"/>
          </w:rPr>
          <w:delText>Sample size text</w:delText>
        </w:r>
      </w:del>
    </w:p>
    <w:p w14:paraId="2ABF9619" w14:textId="77777777" w:rsidR="00945C21" w:rsidRDefault="007A59E8">
      <w:r>
        <w:t xml:space="preserve">  - w:</w:t>
      </w:r>
      <w:ins w:id="19" w:author="Comparison" w:date="2026-09-26T15:12:00Z" w16du:dateUtc="2026-09-26T19:12:00Z">
        <w:r>
          <w:t xml:space="preserve">strike </w:t>
        </w:r>
      </w:ins>
      <w:del w:id="20" w:author="Comparison" w:date="2026-09-26T15:12:00Z" w16du:dateUtc="2026-09-26T19:12:00Z">
        <w:r>
          <w:delText>sz 11pt (</w:delText>
        </w:r>
      </w:del>
      <w:r>
        <w:t>w:val=</w:t>
      </w:r>
      <w:ins w:id="21" w:author="Comparison" w:date="2026-09-26T15:12:00Z" w16du:dateUtc="2026-09-26T19:12:00Z">
        <w:r>
          <w:t xml:space="preserve">1: </w:t>
        </w:r>
        <w:r>
          <w:rPr>
            <w:strike/>
          </w:rPr>
          <w:t>Strikethrough sample</w:t>
        </w:r>
      </w:ins>
      <w:del w:id="22" w:author="Comparison" w:date="2026-09-26T15:12:00Z" w16du:dateUtc="2026-09-26T19:12:00Z">
        <w:r>
          <w:delText xml:space="preserve">'22'): </w:delText>
        </w:r>
        <w:r>
          <w:delText>Sample size text</w:delText>
        </w:r>
      </w:del>
    </w:p>
    <w:p w14:paraId="12EE05FE" w14:textId="77777777" w:rsidR="00945C21" w:rsidRDefault="007A59E8">
      <w:r>
        <w:t xml:space="preserve">  - w:</w:t>
      </w:r>
      <w:ins w:id="23" w:author="Comparison" w:date="2026-09-26T15:12:00Z" w16du:dateUtc="2026-09-26T19:12:00Z">
        <w:r>
          <w:t xml:space="preserve">strike </w:t>
        </w:r>
      </w:ins>
      <w:del w:id="24" w:author="Comparison" w:date="2026-09-26T15:12:00Z" w16du:dateUtc="2026-09-26T19:12:00Z">
        <w:r>
          <w:delText>sz 12pt (</w:delText>
        </w:r>
      </w:del>
      <w:r>
        <w:t>w:val=</w:t>
      </w:r>
      <w:ins w:id="25" w:author="Comparison" w:date="2026-09-26T15:12:00Z" w16du:dateUtc="2026-09-26T19:12:00Z">
        <w:r>
          <w:t xml:space="preserve">on: </w:t>
        </w:r>
        <w:r>
          <w:rPr>
            <w:strike/>
          </w:rPr>
          <w:t>Strikethrough sample</w:t>
        </w:r>
      </w:ins>
      <w:del w:id="26" w:author="Comparison" w:date="2026-09-26T15:12:00Z" w16du:dateUtc="2026-09-26T19:12:00Z">
        <w:r>
          <w:delText xml:space="preserve">'24'): </w:delText>
        </w:r>
        <w:r>
          <w:rPr>
            <w:sz w:val="24"/>
          </w:rPr>
          <w:delText>Sample size text</w:delText>
        </w:r>
      </w:del>
    </w:p>
    <w:p w14:paraId="50688AA2" w14:textId="77777777" w:rsidR="00945C21" w:rsidRDefault="007A59E8">
      <w:r>
        <w:t xml:space="preserve">  - w:</w:t>
      </w:r>
      <w:ins w:id="27" w:author="Comparison" w:date="2026-09-26T15:12:00Z" w16du:dateUtc="2026-09-26T19:12:00Z">
        <w:r>
          <w:t xml:space="preserve">strike </w:t>
        </w:r>
      </w:ins>
      <w:del w:id="28" w:author="Comparison" w:date="2026-09-26T15:12:00Z" w16du:dateUtc="2026-09-26T19:12:00Z">
        <w:r>
          <w:delText>sz 14pt (</w:delText>
        </w:r>
      </w:del>
      <w:r>
        <w:t>w:val=</w:t>
      </w:r>
      <w:ins w:id="29" w:author="Comparison" w:date="2026-09-26T15:12:00Z" w16du:dateUtc="2026-09-26T19:12:00Z">
        <w:r>
          <w:t xml:space="preserve">false: </w:t>
        </w:r>
        <w:r>
          <w:t>Strikethrough sample</w:t>
        </w:r>
      </w:ins>
      <w:del w:id="30" w:author="Comparison" w:date="2026-09-26T15:12:00Z" w16du:dateUtc="2026-09-26T19:12:00Z">
        <w:r>
          <w:delText xml:space="preserve">'28'): </w:delText>
        </w:r>
        <w:r>
          <w:rPr>
            <w:sz w:val="28"/>
          </w:rPr>
          <w:delText>Sample size text</w:delText>
        </w:r>
      </w:del>
    </w:p>
    <w:p w14:paraId="559B4CE1" w14:textId="77777777" w:rsidR="00945C21" w:rsidRDefault="007A59E8">
      <w:r>
        <w:t xml:space="preserve">  - w:</w:t>
      </w:r>
      <w:ins w:id="31" w:author="Comparison" w:date="2026-09-26T15:12:00Z" w16du:dateUtc="2026-09-26T19:12:00Z">
        <w:r>
          <w:t xml:space="preserve">strike </w:t>
        </w:r>
      </w:ins>
      <w:del w:id="32" w:author="Comparison" w:date="2026-09-26T15:12:00Z" w16du:dateUtc="2026-09-26T19:12:00Z">
        <w:r>
          <w:delText>sz 18pt (</w:delText>
        </w:r>
      </w:del>
      <w:r>
        <w:t>w:val=</w:t>
      </w:r>
      <w:ins w:id="33" w:author="Comparison" w:date="2026-09-26T15:12:00Z" w16du:dateUtc="2026-09-26T19:12:00Z">
        <w:r>
          <w:t xml:space="preserve">0: </w:t>
        </w:r>
        <w:r>
          <w:t>Strikethrough sample</w:t>
        </w:r>
      </w:ins>
      <w:del w:id="34" w:author="Comparison" w:date="2026-09-26T15:12:00Z" w16du:dateUtc="2026-09-26T19:12:00Z">
        <w:r>
          <w:delText xml:space="preserve">'36'): </w:delText>
        </w:r>
        <w:r>
          <w:rPr>
            <w:sz w:val="36"/>
          </w:rPr>
          <w:delText>Sample size text</w:delText>
        </w:r>
      </w:del>
    </w:p>
    <w:p w14:paraId="41E14062" w14:textId="77777777" w:rsidR="00945C21" w:rsidRDefault="007A59E8">
      <w:r>
        <w:t xml:space="preserve">  - w:</w:t>
      </w:r>
      <w:ins w:id="35" w:author="Comparison" w:date="2026-09-26T15:12:00Z" w16du:dateUtc="2026-09-26T19:12:00Z">
        <w:r>
          <w:t xml:space="preserve">strike </w:t>
        </w:r>
      </w:ins>
      <w:del w:id="36" w:author="Comparison" w:date="2026-09-26T15:12:00Z" w16du:dateUtc="2026-09-26T19:12:00Z">
        <w:r>
          <w:delText>sz 24pt (</w:delText>
        </w:r>
      </w:del>
      <w:r>
        <w:t>w:val=</w:t>
      </w:r>
      <w:ins w:id="37" w:author="Comparison" w:date="2026-09-26T15:12:00Z" w16du:dateUtc="2026-09-26T19:12:00Z">
        <w:r>
          <w:t xml:space="preserve">off: </w:t>
        </w:r>
        <w:r>
          <w:t>Strikethrough sample</w:t>
        </w:r>
      </w:ins>
      <w:del w:id="38" w:author="Comparison" w:date="2026-09-26T15:12:00Z" w16du:dateUtc="2026-09-26T19:12:00Z">
        <w:r>
          <w:delText xml:space="preserve">'48'): </w:delText>
        </w:r>
        <w:r>
          <w:rPr>
            <w:sz w:val="48"/>
          </w:rPr>
          <w:delText>Sample size text</w:delText>
        </w:r>
      </w:del>
    </w:p>
    <w:p w14:paraId="796FD7F9" w14:textId="77777777" w:rsidR="00945C21" w:rsidRDefault="007A59E8">
      <w:pPr>
        <w:rPr>
          <w:del w:id="39" w:author="Comparison" w:date="2026-09-26T15:12:00Z" w16du:dateUtc="2026-09-26T19:12:00Z"/>
        </w:rPr>
      </w:pPr>
      <w:del w:id="40" w:author="Comparison" w:date="2026-09-26T15:12:00Z" w16du:dateUtc="2026-09-26T19:12:00Z">
        <w:r>
          <w:delText xml:space="preserve">  - w:sz 36pt (w:val='72'): </w:delText>
        </w:r>
        <w:r>
          <w:rPr>
            <w:sz w:val="72"/>
          </w:rPr>
          <w:delText>Sample size text</w:delText>
        </w:r>
      </w:del>
    </w:p>
    <w:p w14:paraId="52BD6CA2" w14:textId="77777777" w:rsidR="00945C21" w:rsidRDefault="00945C21"/>
    <w:p w14:paraId="47FD6263" w14:textId="77777777" w:rsidR="00945C21" w:rsidRDefault="007A59E8">
      <w:r>
        <w:t xml:space="preserve">B) rStyle-only </w:t>
      </w:r>
      <w:ins w:id="41" w:author="Comparison" w:date="2026-09-26T15:12:00Z" w16du:dateUtc="2026-09-26T19:12:00Z">
        <w:r>
          <w:t>strike</w:t>
        </w:r>
      </w:ins>
      <w:del w:id="42" w:author="Comparison" w:date="2026-09-26T15:12:00Z" w16du:dateUtc="2026-09-26T19:12:00Z">
        <w:r>
          <w:delText>sizes</w:delText>
        </w:r>
      </w:del>
      <w:r>
        <w:t xml:space="preserve"> (no inline &lt;w:</w:t>
      </w:r>
      <w:ins w:id="43" w:author="Comparison" w:date="2026-09-26T15:12:00Z" w16du:dateUtc="2026-09-26T19:12:00Z">
        <w:r>
          <w:t>strike</w:t>
        </w:r>
      </w:ins>
      <w:del w:id="44" w:author="Comparison" w:date="2026-09-26T15:12:00Z" w16du:dateUtc="2026-09-26T19:12:00Z">
        <w:r>
          <w:delText>sz</w:delText>
        </w:r>
      </w:del>
      <w:r>
        <w:t>&gt;):</w:t>
      </w:r>
    </w:p>
    <w:p w14:paraId="5EB43A24" w14:textId="77777777" w:rsidR="00945C21" w:rsidRDefault="007A59E8">
      <w:r>
        <w:t xml:space="preserve">  - rStyle='SD_</w:t>
      </w:r>
      <w:ins w:id="45" w:author="Comparison" w:date="2026-09-26T15:12:00Z" w16du:dateUtc="2026-09-26T19:12:00Z">
        <w:r>
          <w:t>StrikeChar' =&gt; expect strikethrough</w:t>
        </w:r>
      </w:ins>
      <w:del w:id="46" w:author="Comparison" w:date="2026-09-26T15:12:00Z" w16du:dateUtc="2026-09-26T19:12:00Z">
        <w:r>
          <w:delText>Sz12ptChar' =&gt; 12pt</w:delText>
        </w:r>
      </w:del>
      <w:r>
        <w:t xml:space="preserve">: </w:t>
      </w:r>
      <w:r>
        <w:rPr>
          <w:rStyle w:val="SDStrikeChar"/>
          <w:rPrChange w:id="47" w:author="Comparison" w:date="2026-09-26T15:12:00Z" w16du:dateUtc="2026-09-26T19:12:00Z">
            <w:rPr>
              <w:rStyle w:val="SDSz12ptChar"/>
            </w:rPr>
          </w:rPrChange>
        </w:rPr>
        <w:t xml:space="preserve">Styled </w:t>
      </w:r>
      <w:ins w:id="48" w:author="Comparison" w:date="2026-09-26T15:12:00Z" w16du:dateUtc="2026-09-26T19:12:00Z">
        <w:r>
          <w:rPr>
            <w:rStyle w:val="SDStrikeChar"/>
          </w:rPr>
          <w:t>strike</w:t>
        </w:r>
      </w:ins>
      <w:del w:id="49" w:author="Comparison" w:date="2026-09-26T15:12:00Z" w16du:dateUtc="2026-09-26T19:12:00Z">
        <w:r>
          <w:rPr>
            <w:rStyle w:val="SDSz12ptChar"/>
          </w:rPr>
          <w:delText>12pt text</w:delText>
        </w:r>
      </w:del>
    </w:p>
    <w:p w14:paraId="43277089" w14:textId="77777777" w:rsidR="00945C21" w:rsidRDefault="007A59E8">
      <w:r>
        <w:t xml:space="preserve">  - rStyle='SD_</w:t>
      </w:r>
      <w:ins w:id="50" w:author="Comparison" w:date="2026-09-26T15:12:00Z" w16du:dateUtc="2026-09-26T19:12:00Z">
        <w:r>
          <w:t>NoStrikeChar' =&gt; expect normal text</w:t>
        </w:r>
      </w:ins>
      <w:del w:id="51" w:author="Comparison" w:date="2026-09-26T15:12:00Z" w16du:dateUtc="2026-09-26T19:12:00Z">
        <w:r>
          <w:delText>Sz24ptChar' =&gt; 24pt</w:delText>
        </w:r>
      </w:del>
      <w:r>
        <w:t xml:space="preserve">: </w:t>
      </w:r>
      <w:r>
        <w:rPr>
          <w:rStyle w:val="SDNoStrikeChar"/>
          <w:rPrChange w:id="52" w:author="Comparison" w:date="2026-09-26T15:12:00Z" w16du:dateUtc="2026-09-26T19:12:00Z">
            <w:rPr>
              <w:rStyle w:val="SDSz24ptChar"/>
            </w:rPr>
          </w:rPrChange>
        </w:rPr>
        <w:t xml:space="preserve">Styled </w:t>
      </w:r>
      <w:ins w:id="53" w:author="Comparison" w:date="2026-09-26T15:12:00Z" w16du:dateUtc="2026-09-26T19:12:00Z">
        <w:r>
          <w:rPr>
            <w:rStyle w:val="SDNoStrikeChar"/>
          </w:rPr>
          <w:t>no-strike</w:t>
        </w:r>
      </w:ins>
      <w:del w:id="54" w:author="Comparison" w:date="2026-09-26T15:12:00Z" w16du:dateUtc="2026-09-26T19:12:00Z">
        <w:r>
          <w:rPr>
            <w:rStyle w:val="SDSz24ptChar"/>
          </w:rPr>
          <w:delText>24pt text</w:delText>
        </w:r>
      </w:del>
    </w:p>
    <w:p w14:paraId="5B152277" w14:textId="77777777" w:rsidR="00945C21" w:rsidRDefault="007A59E8">
      <w:pPr>
        <w:rPr>
          <w:del w:id="55" w:author="Comparison" w:date="2026-09-26T15:12:00Z" w16du:dateUtc="2026-09-26T19:12:00Z"/>
        </w:rPr>
      </w:pPr>
      <w:del w:id="56" w:author="Comparison" w:date="2026-09-26T15:12:00Z" w16du:dateUtc="2026-09-26T19:12:00Z">
        <w:r>
          <w:delText xml:space="preserve">  - rStyle='SD_Sz18ptChar' =&gt; 18pt: </w:delText>
        </w:r>
        <w:r>
          <w:rPr>
            <w:rStyle w:val="SDSz18ptChar"/>
          </w:rPr>
          <w:delText>Styled 18pt text</w:delText>
        </w:r>
      </w:del>
    </w:p>
    <w:p w14:paraId="54D8223F" w14:textId="77777777" w:rsidR="00945C21" w:rsidRDefault="00945C21"/>
    <w:p w14:paraId="02A69DC3" w14:textId="77777777" w:rsidR="00945C21" w:rsidRDefault="007A59E8">
      <w:r>
        <w:t>C) rStyle + inline &lt;w:</w:t>
      </w:r>
      <w:ins w:id="57" w:author="Comparison" w:date="2026-09-26T15:12:00Z" w16du:dateUtc="2026-09-26T19:12:00Z">
        <w:r>
          <w:t>strike</w:t>
        </w:r>
      </w:ins>
      <w:del w:id="58" w:author="Comparison" w:date="2026-09-26T15:12:00Z" w16du:dateUtc="2026-09-26T19:12:00Z">
        <w:r>
          <w:delText>sz</w:delText>
        </w:r>
      </w:del>
      <w:r>
        <w:t>&gt; (inline overrides style):</w:t>
      </w:r>
    </w:p>
    <w:p w14:paraId="4CFEF145" w14:textId="77777777" w:rsidR="00945C21" w:rsidRDefault="007A59E8">
      <w:r>
        <w:t xml:space="preserve">  - rStyle='SD_</w:t>
      </w:r>
      <w:ins w:id="59" w:author="Comparison" w:date="2026-09-26T15:12:00Z" w16du:dateUtc="2026-09-26T19:12:00Z">
        <w:r>
          <w:t>StrikeChar'</w:t>
        </w:r>
      </w:ins>
      <w:del w:id="60" w:author="Comparison" w:date="2026-09-26T15:12:00Z" w16du:dateUtc="2026-09-26T19:12:00Z">
        <w:r>
          <w:delText>Sz24ptChar'</w:delText>
        </w:r>
      </w:del>
      <w:r>
        <w:t xml:space="preserve"> + inline </w:t>
      </w:r>
      <w:ins w:id="61" w:author="Comparison" w:date="2026-09-26T15:12:00Z" w16du:dateUtc="2026-09-26T19:12:00Z">
        <w:r>
          <w:t>'off'</w:t>
        </w:r>
      </w:ins>
      <w:del w:id="62" w:author="Comparison" w:date="2026-09-26T15:12:00Z" w16du:dateUtc="2026-09-26T19:12:00Z">
        <w:r>
          <w:delText>12pt</w:delText>
        </w:r>
      </w:del>
      <w:r>
        <w:t xml:space="preserve"> =&gt; expect </w:t>
      </w:r>
      <w:ins w:id="63" w:author="Comparison" w:date="2026-09-26T15:12:00Z" w16du:dateUtc="2026-09-26T19:12:00Z">
        <w:r>
          <w:t xml:space="preserve">NOT strikethrough: </w:t>
        </w:r>
        <w:r>
          <w:rPr>
            <w:rStyle w:val="SDStrikeChar"/>
            <w:strike w:val="0"/>
          </w:rPr>
          <w:t>Strike</w:t>
        </w:r>
      </w:ins>
      <w:del w:id="64" w:author="Comparison" w:date="2026-09-26T15:12:00Z" w16du:dateUtc="2026-09-26T19:12:00Z">
        <w:r>
          <w:delText xml:space="preserve">12pt: </w:delText>
        </w:r>
        <w:r>
          <w:rPr>
            <w:rStyle w:val="SDSz24ptChar"/>
            <w:sz w:val="24"/>
          </w:rPr>
          <w:delText>24pt</w:delText>
        </w:r>
      </w:del>
      <w:r>
        <w:rPr>
          <w:rStyle w:val="SDStrikeChar"/>
          <w:strike w:val="0"/>
          <w:rPrChange w:id="65" w:author="Comparison" w:date="2026-09-26T15:12:00Z" w16du:dateUtc="2026-09-26T19:12:00Z">
            <w:rPr>
              <w:rStyle w:val="SDSz24ptChar"/>
              <w:sz w:val="24"/>
            </w:rPr>
          </w:rPrChange>
        </w:rPr>
        <w:t xml:space="preserve"> style overridden </w:t>
      </w:r>
      <w:ins w:id="66" w:author="Comparison" w:date="2026-09-26T15:12:00Z" w16du:dateUtc="2026-09-26T19:12:00Z">
        <w:r>
          <w:rPr>
            <w:rStyle w:val="SDStrikeChar"/>
            <w:strike w:val="0"/>
          </w:rPr>
          <w:t>off</w:t>
        </w:r>
      </w:ins>
      <w:del w:id="67" w:author="Comparison" w:date="2026-09-26T15:12:00Z" w16du:dateUtc="2026-09-26T19:12:00Z">
        <w:r>
          <w:rPr>
            <w:rStyle w:val="SDSz24ptChar"/>
            <w:sz w:val="24"/>
          </w:rPr>
          <w:delText>to 12pt</w:delText>
        </w:r>
      </w:del>
    </w:p>
    <w:p w14:paraId="6B7ABD15" w14:textId="77777777" w:rsidR="00945C21" w:rsidRDefault="007A59E8">
      <w:r>
        <w:lastRenderedPageBreak/>
        <w:t xml:space="preserve">  - rStyle='SD_</w:t>
      </w:r>
      <w:ins w:id="68" w:author="Comparison" w:date="2026-09-26T15:12:00Z" w16du:dateUtc="2026-09-26T19:12:00Z">
        <w:r>
          <w:t>NoStrikeChar'</w:t>
        </w:r>
      </w:ins>
      <w:del w:id="69" w:author="Comparison" w:date="2026-09-26T15:12:00Z" w16du:dateUtc="2026-09-26T19:12:00Z">
        <w:r>
          <w:delText>Sz12ptChar'</w:delText>
        </w:r>
      </w:del>
      <w:r>
        <w:t xml:space="preserve"> + inline </w:t>
      </w:r>
      <w:ins w:id="70" w:author="Comparison" w:date="2026-09-26T15:12:00Z" w16du:dateUtc="2026-09-26T19:12:00Z">
        <w:r>
          <w:t>'on'</w:t>
        </w:r>
      </w:ins>
      <w:del w:id="71" w:author="Comparison" w:date="2026-09-26T15:12:00Z" w16du:dateUtc="2026-09-26T19:12:00Z">
        <w:r>
          <w:delText>36pt</w:delText>
        </w:r>
      </w:del>
      <w:r>
        <w:t xml:space="preserve"> =&gt; expect </w:t>
      </w:r>
      <w:ins w:id="72" w:author="Comparison" w:date="2026-09-26T15:12:00Z" w16du:dateUtc="2026-09-26T19:12:00Z">
        <w:r>
          <w:t xml:space="preserve">strikethrough: </w:t>
        </w:r>
        <w:r>
          <w:rPr>
            <w:rStyle w:val="SDNoStrikeChar"/>
            <w:strike/>
          </w:rPr>
          <w:t>No-strike</w:t>
        </w:r>
      </w:ins>
      <w:del w:id="73" w:author="Comparison" w:date="2026-09-26T15:12:00Z" w16du:dateUtc="2026-09-26T19:12:00Z">
        <w:r>
          <w:delText xml:space="preserve">36pt: </w:delText>
        </w:r>
        <w:r>
          <w:rPr>
            <w:rStyle w:val="SDSz12ptChar"/>
            <w:sz w:val="72"/>
          </w:rPr>
          <w:delText>12pt</w:delText>
        </w:r>
      </w:del>
      <w:r>
        <w:rPr>
          <w:rStyle w:val="SDNoStrikeChar"/>
          <w:strike/>
          <w:rPrChange w:id="74" w:author="Comparison" w:date="2026-09-26T15:12:00Z" w16du:dateUtc="2026-09-26T19:12:00Z">
            <w:rPr>
              <w:rStyle w:val="SDSz12ptChar"/>
              <w:sz w:val="72"/>
            </w:rPr>
          </w:rPrChange>
        </w:rPr>
        <w:t xml:space="preserve"> style overridden </w:t>
      </w:r>
      <w:ins w:id="75" w:author="Comparison" w:date="2026-09-26T15:12:00Z" w16du:dateUtc="2026-09-26T19:12:00Z">
        <w:r>
          <w:rPr>
            <w:rStyle w:val="SDNoStrikeChar"/>
            <w:strike/>
          </w:rPr>
          <w:t>on</w:t>
        </w:r>
      </w:ins>
      <w:del w:id="76" w:author="Comparison" w:date="2026-09-26T15:12:00Z" w16du:dateUtc="2026-09-26T19:12:00Z">
        <w:r>
          <w:rPr>
            <w:rStyle w:val="SDSz12ptChar"/>
            <w:sz w:val="72"/>
          </w:rPr>
          <w:delText>to 36pt</w:delText>
        </w:r>
      </w:del>
    </w:p>
    <w:p w14:paraId="5EB4B761" w14:textId="77777777" w:rsidR="00945C21" w:rsidRDefault="00945C21"/>
    <w:p w14:paraId="55EBDB87" w14:textId="77777777" w:rsidR="00945C21" w:rsidRDefault="007A59E8">
      <w:r>
        <w:t xml:space="preserve">D) Linked style pair (paragraph+character) with </w:t>
      </w:r>
      <w:ins w:id="77" w:author="Comparison" w:date="2026-09-26T15:12:00Z" w16du:dateUtc="2026-09-26T19:12:00Z">
        <w:r>
          <w:t>strike</w:t>
        </w:r>
      </w:ins>
      <w:del w:id="78" w:author="Comparison" w:date="2026-09-26T15:12:00Z" w16du:dateUtc="2026-09-26T19:12:00Z">
        <w:r>
          <w:delText>sizes</w:delText>
        </w:r>
      </w:del>
      <w:r>
        <w:t>:</w:t>
      </w:r>
    </w:p>
    <w:p w14:paraId="5451BB55" w14:textId="77777777" w:rsidR="00945C21" w:rsidRDefault="007A59E8">
      <w:r>
        <w:t xml:space="preserve">  - rStyle='SD_</w:t>
      </w:r>
      <w:ins w:id="79" w:author="Comparison" w:date="2026-09-26T15:12:00Z" w16du:dateUtc="2026-09-26T19:12:00Z">
        <w:r>
          <w:t>LinkedStrikeHeadingChar' =&gt; strike</w:t>
        </w:r>
      </w:ins>
      <w:del w:id="80" w:author="Comparison" w:date="2026-09-26T15:12:00Z" w16du:dateUtc="2026-09-26T19:12:00Z">
        <w:r>
          <w:delText>LinkedSizeHeadingChar' =&gt; 18pt</w:delText>
        </w:r>
      </w:del>
      <w:r>
        <w:t xml:space="preserve">: </w:t>
      </w:r>
      <w:r>
        <w:rPr>
          <w:rStyle w:val="SDLinkedStrikeHeadingChar"/>
          <w:rPrChange w:id="81" w:author="Comparison" w:date="2026-09-26T15:12:00Z" w16du:dateUtc="2026-09-26T19:12:00Z">
            <w:rPr>
              <w:rStyle w:val="SDLinkedSizeHeadingChar"/>
            </w:rPr>
          </w:rPrChange>
        </w:rPr>
        <w:t xml:space="preserve">Linked Char </w:t>
      </w:r>
      <w:ins w:id="82" w:author="Comparison" w:date="2026-09-26T15:12:00Z" w16du:dateUtc="2026-09-26T19:12:00Z">
        <w:r>
          <w:rPr>
            <w:rStyle w:val="SDLinkedStrikeHeadingChar"/>
          </w:rPr>
          <w:t>style applied</w:t>
        </w:r>
      </w:ins>
      <w:del w:id="83" w:author="Comparison" w:date="2026-09-26T15:12:00Z" w16du:dateUtc="2026-09-26T19:12:00Z">
        <w:r>
          <w:rPr>
            <w:rStyle w:val="SDLinkedSizeHeadingChar"/>
          </w:rPr>
          <w:delText>size</w:delText>
        </w:r>
      </w:del>
    </w:p>
    <w:p w14:paraId="5E8C9E4B" w14:textId="77777777" w:rsidR="00945C21" w:rsidRDefault="007A59E8">
      <w:pPr>
        <w:pStyle w:val="SDLinkedStrikeHeading"/>
        <w:pPrChange w:id="84" w:author="Comparison" w:date="2026-09-26T15:12:00Z" w16du:dateUtc="2026-09-26T19:12:00Z">
          <w:pPr>
            <w:pStyle w:val="SDLinkedSizeHeading"/>
          </w:pPr>
        </w:pPrChange>
      </w:pPr>
      <w:r>
        <w:t xml:space="preserve">  - pStyle='SD_</w:t>
      </w:r>
      <w:ins w:id="85" w:author="Comparison" w:date="2026-09-26T15:12:00Z" w16du:dateUtc="2026-09-26T19:12:00Z">
        <w:r>
          <w:t>LinkedStrikeHeading'</w:t>
        </w:r>
      </w:ins>
      <w:del w:id="86" w:author="Comparison" w:date="2026-09-26T15:12:00Z" w16du:dateUtc="2026-09-26T19:12:00Z">
        <w:r>
          <w:delText>LinkedSizeHeading' (24pt)</w:delText>
        </w:r>
      </w:del>
      <w:r>
        <w:t xml:space="preserve"> + inline </w:t>
      </w:r>
      <w:ins w:id="87" w:author="Comparison" w:date="2026-09-26T15:12:00Z" w16du:dateUtc="2026-09-26T19:12:00Z">
        <w:r>
          <w:t>'off'</w:t>
        </w:r>
      </w:ins>
      <w:del w:id="88" w:author="Comparison" w:date="2026-09-26T15:12:00Z" w16du:dateUtc="2026-09-26T19:12:00Z">
        <w:r>
          <w:delText>36pt</w:delText>
        </w:r>
      </w:del>
      <w:r>
        <w:t xml:space="preserve"> on a run: </w:t>
      </w:r>
      <w:r>
        <w:rPr>
          <w:strike w:val="0"/>
          <w:rPrChange w:id="89" w:author="Comparison" w:date="2026-09-26T15:12:00Z" w16du:dateUtc="2026-09-26T19:12:00Z">
            <w:rPr>
              <w:sz w:val="72"/>
            </w:rPr>
          </w:rPrChange>
        </w:rPr>
        <w:t xml:space="preserve">This part should </w:t>
      </w:r>
      <w:ins w:id="90" w:author="Comparison" w:date="2026-09-26T15:12:00Z" w16du:dateUtc="2026-09-26T19:12:00Z">
        <w:r>
          <w:rPr>
            <w:strike w:val="0"/>
          </w:rPr>
          <w:t xml:space="preserve">NOT </w:t>
        </w:r>
      </w:ins>
      <w:r>
        <w:rPr>
          <w:strike w:val="0"/>
          <w:rPrChange w:id="91" w:author="Comparison" w:date="2026-09-26T15:12:00Z" w16du:dateUtc="2026-09-26T19:12:00Z">
            <w:rPr>
              <w:sz w:val="72"/>
            </w:rPr>
          </w:rPrChange>
        </w:rPr>
        <w:t xml:space="preserve">be </w:t>
      </w:r>
      <w:ins w:id="92" w:author="Comparison" w:date="2026-09-26T15:12:00Z" w16du:dateUtc="2026-09-26T19:12:00Z">
        <w:r>
          <w:rPr>
            <w:strike w:val="0"/>
          </w:rPr>
          <w:t>struck</w:t>
        </w:r>
      </w:ins>
      <w:del w:id="93" w:author="Comparison" w:date="2026-09-26T15:12:00Z" w16du:dateUtc="2026-09-26T19:12:00Z">
        <w:r>
          <w:rPr>
            <w:sz w:val="72"/>
          </w:rPr>
          <w:delText>36pt overriding paragraph size</w:delText>
        </w:r>
      </w:del>
    </w:p>
    <w:p w14:paraId="53A18B19" w14:textId="77777777" w:rsidR="00945C21" w:rsidRDefault="00945C21"/>
    <w:p w14:paraId="77620E7A" w14:textId="77777777" w:rsidR="00945C21" w:rsidRDefault="007A59E8">
      <w:r>
        <w:t>Table examples (</w:t>
      </w:r>
      <w:ins w:id="94" w:author="Comparison" w:date="2026-09-26T15:12:00Z" w16du:dateUtc="2026-09-26T19:12:00Z">
        <w:r>
          <w:t>strike combos</w:t>
        </w:r>
      </w:ins>
      <w:del w:id="95" w:author="Comparison" w:date="2026-09-26T15:12:00Z" w16du:dateUtc="2026-09-26T19:12:00Z">
        <w:r>
          <w:delText>size mixes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45C21" w14:paraId="75BC99A8" w14:textId="77777777">
        <w:tc>
          <w:tcPr>
            <w:tcW w:w="4680" w:type="dxa"/>
          </w:tcPr>
          <w:p w14:paraId="07D25AB4" w14:textId="77777777" w:rsidR="00945C21" w:rsidRDefault="007A59E8">
            <w:r>
              <w:t>rStyle=</w:t>
            </w:r>
            <w:ins w:id="96" w:author="Comparison" w:date="2026-09-26T15:12:00Z" w16du:dateUtc="2026-09-26T19:12:00Z">
              <w:r>
                <w:t>Strike</w:t>
              </w:r>
            </w:ins>
            <w:del w:id="97" w:author="Comparison" w:date="2026-09-26T15:12:00Z" w16du:dateUtc="2026-09-26T19:12:00Z">
              <w:r>
                <w:delText>Sz18</w:delText>
              </w:r>
            </w:del>
          </w:p>
        </w:tc>
        <w:tc>
          <w:tcPr>
            <w:tcW w:w="4680" w:type="dxa"/>
          </w:tcPr>
          <w:p w14:paraId="2BEE72F3" w14:textId="77777777" w:rsidR="00945C21" w:rsidRDefault="007A59E8">
            <w:ins w:id="98" w:author="Comparison" w:date="2026-09-26T15:12:00Z" w16du:dateUtc="2026-09-26T19:12:00Z">
              <w:r>
                <w:rPr>
                  <w:rStyle w:val="SDStrikeChar"/>
                </w:rPr>
                <w:t>Struck cell</w:t>
              </w:r>
            </w:ins>
            <w:del w:id="99" w:author="Comparison" w:date="2026-09-26T15:12:00Z" w16du:dateUtc="2026-09-26T19:12:00Z">
              <w:r>
                <w:rPr>
                  <w:rStyle w:val="SDSz18ptChar"/>
                </w:rPr>
                <w:delText>18pt</w:delText>
              </w:r>
            </w:del>
          </w:p>
        </w:tc>
      </w:tr>
      <w:tr w:rsidR="00945C21" w14:paraId="713F6AB3" w14:textId="77777777">
        <w:tc>
          <w:tcPr>
            <w:tcW w:w="4680" w:type="dxa"/>
          </w:tcPr>
          <w:p w14:paraId="5F5FC9E0" w14:textId="77777777" w:rsidR="00945C21" w:rsidRDefault="007A59E8">
            <w:r>
              <w:t>rStyle=</w:t>
            </w:r>
            <w:ins w:id="100" w:author="Comparison" w:date="2026-09-26T15:12:00Z" w16du:dateUtc="2026-09-26T19:12:00Z">
              <w:r>
                <w:t>NoStrike</w:t>
              </w:r>
            </w:ins>
            <w:del w:id="101" w:author="Comparison" w:date="2026-09-26T15:12:00Z" w16du:dateUtc="2026-09-26T19:12:00Z">
              <w:r>
                <w:delText>Sz12</w:delText>
              </w:r>
            </w:del>
            <w:r>
              <w:t xml:space="preserve"> + inline </w:t>
            </w:r>
            <w:ins w:id="102" w:author="Comparison" w:date="2026-09-26T15:12:00Z" w16du:dateUtc="2026-09-26T19:12:00Z">
              <w:r>
                <w:t>on</w:t>
              </w:r>
            </w:ins>
            <w:del w:id="103" w:author="Comparison" w:date="2026-09-26T15:12:00Z" w16du:dateUtc="2026-09-26T19:12:00Z">
              <w:r>
                <w:delText>36pt</w:delText>
              </w:r>
            </w:del>
          </w:p>
        </w:tc>
        <w:tc>
          <w:tcPr>
            <w:tcW w:w="4680" w:type="dxa"/>
          </w:tcPr>
          <w:p w14:paraId="78D07C59" w14:textId="77777777" w:rsidR="00945C21" w:rsidRDefault="007A59E8">
            <w:ins w:id="104" w:author="Comparison" w:date="2026-09-26T15:12:00Z" w16du:dateUtc="2026-09-26T19:12:00Z">
              <w:r>
                <w:rPr>
                  <w:rStyle w:val="SDNoStrikeChar"/>
                  <w:strike/>
                </w:rPr>
                <w:t>Should be struck</w:t>
              </w:r>
            </w:ins>
            <w:del w:id="105" w:author="Comparison" w:date="2026-09-26T15:12:00Z" w16du:dateUtc="2026-09-26T19:12:00Z">
              <w:r>
                <w:rPr>
                  <w:rStyle w:val="SDSz12ptChar"/>
                  <w:sz w:val="72"/>
                </w:rPr>
                <w:delText>36pt</w:delText>
              </w:r>
            </w:del>
          </w:p>
        </w:tc>
      </w:tr>
    </w:tbl>
    <w:p w14:paraId="28ED4559" w14:textId="77777777" w:rsidR="00183700" w:rsidRDefault="007A59E8">
      <w:ins w:id="106" w:author="Comparison" w:date="2026-09-26T15:12:00Z" w16du:dateUtc="2026-09-26T19:12:00Z">
        <w:r>
          <w:t xml:space="preserve">Bonus) &lt;w:dstrike/&gt; example (double strike): </w:t>
        </w:r>
        <w:r>
          <w:rPr>
            <w:dstrike/>
          </w:rPr>
          <w:t>Double-struck sample</w:t>
        </w:r>
      </w:ins>
    </w:p>
    <w:sectPr w:rsidR="0018370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31478">
    <w:abstractNumId w:val="8"/>
  </w:num>
  <w:num w:numId="2" w16cid:durableId="915817463">
    <w:abstractNumId w:val="6"/>
  </w:num>
  <w:num w:numId="3" w16cid:durableId="497619485">
    <w:abstractNumId w:val="5"/>
  </w:num>
  <w:num w:numId="4" w16cid:durableId="443038149">
    <w:abstractNumId w:val="4"/>
  </w:num>
  <w:num w:numId="5" w16cid:durableId="1350718786">
    <w:abstractNumId w:val="7"/>
  </w:num>
  <w:num w:numId="6" w16cid:durableId="229732551">
    <w:abstractNumId w:val="3"/>
  </w:num>
  <w:num w:numId="7" w16cid:durableId="1643849589">
    <w:abstractNumId w:val="2"/>
  </w:num>
  <w:num w:numId="8" w16cid:durableId="1426223546">
    <w:abstractNumId w:val="1"/>
  </w:num>
  <w:num w:numId="9" w16cid:durableId="15178452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700"/>
    <w:rsid w:val="0029639D"/>
    <w:rsid w:val="00326F90"/>
    <w:rsid w:val="00627072"/>
    <w:rsid w:val="007A59E8"/>
    <w:rsid w:val="00945C21"/>
    <w:rsid w:val="00AA1D8D"/>
    <w:rsid w:val="00AF4127"/>
    <w:rsid w:val="00B47730"/>
    <w:rsid w:val="00CB0664"/>
    <w:rsid w:val="00F655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E6D2C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Sz12ptChar">
    <w:name w:val="SD_Sz12ptChar"/>
    <w:rPr>
      <w:sz w:val="24"/>
    </w:rPr>
  </w:style>
  <w:style w:type="character" w:customStyle="1" w:styleId="SDSz24ptChar">
    <w:name w:val="SD_Sz24ptChar"/>
    <w:rPr>
      <w:sz w:val="48"/>
    </w:rPr>
  </w:style>
  <w:style w:type="character" w:customStyle="1" w:styleId="SDSz18ptChar">
    <w:name w:val="SD_Sz18ptChar"/>
    <w:rPr>
      <w:sz w:val="36"/>
    </w:rPr>
  </w:style>
  <w:style w:type="paragraph" w:customStyle="1" w:styleId="SDLinkedSizeHeading">
    <w:name w:val="SD_LinkedSizeHeading"/>
    <w:link w:val="SDLinkedSizeHeadingChar"/>
    <w:rPr>
      <w:sz w:val="48"/>
    </w:rPr>
  </w:style>
  <w:style w:type="character" w:customStyle="1" w:styleId="SDLinkedSizeHeadingChar">
    <w:name w:val="SD_LinkedSizeHeadingChar"/>
    <w:link w:val="SDLinkedSizeHeading"/>
    <w:rPr>
      <w:sz w:val="36"/>
    </w:rPr>
  </w:style>
  <w:style w:type="character" w:customStyle="1" w:styleId="SDStrikeChar">
    <w:name w:val="SD_StrikeChar"/>
    <w:rsid w:val="00183700"/>
    <w:rPr>
      <w:strike/>
    </w:rPr>
  </w:style>
  <w:style w:type="character" w:customStyle="1" w:styleId="SDNoStrikeChar">
    <w:name w:val="SD_NoStrikeChar"/>
    <w:rsid w:val="00183700"/>
    <w:rPr>
      <w:strike w:val="0"/>
    </w:rPr>
  </w:style>
  <w:style w:type="paragraph" w:customStyle="1" w:styleId="SDLinkedStrikeHeading">
    <w:name w:val="SD_LinkedStrikeHeading"/>
    <w:link w:val="SDLinkedStrikeHeadingChar"/>
    <w:rsid w:val="00183700"/>
    <w:rPr>
      <w:strike/>
    </w:rPr>
  </w:style>
  <w:style w:type="character" w:customStyle="1" w:styleId="SDLinkedStrikeHeadingChar">
    <w:name w:val="SD_LinkedStrikeHeadingChar"/>
    <w:link w:val="SDLinkedStrikeHeading"/>
    <w:rsid w:val="00183700"/>
    <w:rPr>
      <w:strike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2026-09-26T19:12:00Z</dcterms:modified>
  <cp:category/>
</cp:coreProperties>
</file>