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58839" w14:textId="77777777" w:rsidR="00C85294" w:rsidRDefault="00C85294">
      <w:pPr>
        <w:rPr>
          <w:i/>
          <w:rPrChange w:id="0" w:author="Arthur Souza Rodrigues" w:date="2026-07-10T21:45:00Z" w16du:dateUtc="2026-07-11T01:45:00Z"/>
        </w:rPr>
      </w:pPr>
      <w:r>
        <w:rPr>
          <w:i/>
          <w:rPrChange w:id="1" w:author="Arthur Souza Rodrigues" w:date="2026-07-10T21:45:00Z" w16du:dateUtc="2026-07-11T01:45:00Z"/>
        </w:rPr>
        <w:t>file_</w:t>
      </w:r>
      <w:ins w:id="2" w:author="Arthur Souza Rodrigues" w:date="2026-07-10T21:45:00Z" w16du:dateUtc="2026-07-11T01:45:00Z">
        <w:r>
          <w:rPr>
            <w:i/>
            <w:iCs/>
          </w:rPr>
          <w:t>73</w:t>
        </w:r>
      </w:ins>
      <w:del w:id="3" w:author="Arthur Souza Rodrigues" w:date="2026-07-10T21:45:00Z" w16du:dateUtc="2026-07-11T01:45:00Z">
        <w:r>
          <w:delText>72</w:delText>
        </w:r>
      </w:del>
      <w:r>
        <w:rPr>
          <w:i/>
          <w:rPrChange w:id="4" w:author="Arthur Souza Rodrigues" w:date="2026-07-10T21:45:00Z" w16du:dateUtc="2026-07-11T01:45:00Z"/>
        </w:rPr>
        <w:t>.docx</w:t>
      </w:r>
    </w:p>
    <w:p w14:paraId="22B1655D" w14:textId="17FD6983" w:rsidR="00413A11" w:rsidRDefault="00725453">
      <w:ins w:id="5" w:author="Arthur Souza Rodrigues" w:date="2026-07-10T21:45:00Z" w16du:dateUtc="2026-07-11T01:45:00Z">
        <w:r>
          <w:rPr>
            <w:i/>
            <w:iCs/>
          </w:rPr>
          <w:t>Numbered List Italic</w:t>
        </w:r>
      </w:ins>
      <w:del w:id="6" w:author="Arthur Souza Rodrigues" w:date="2026-07-10T21:45:00Z" w16du:dateUtc="2026-07-11T01:45:00Z">
        <w:r>
          <w:delText>Superscript</w:delText>
        </w:r>
      </w:del>
      <w:r>
        <w:rPr>
          <w:i/>
          <w:rPrChange w:id="7" w:author="Arthur Souza Rodrigues" w:date="2026-07-10T21:45:00Z" w16du:dateUtc="2026-07-11T01:45:00Z"/>
        </w:rPr>
        <w:t xml:space="preserve"> Demo</w:t>
      </w:r>
    </w:p>
    <w:p w14:paraId="4D5EFAD2" w14:textId="77777777" w:rsidR="00741D5E" w:rsidRDefault="00725453">
      <w:pPr>
        <w:rPr>
          <w:ins w:id="8" w:author="Arthur Souza Rodrigues" w:date="2026-07-10T21:45:00Z" w16du:dateUtc="2026-07-11T01:45:00Z"/>
        </w:rPr>
      </w:pPr>
      <w:ins w:id="9" w:author="Arthur Souza Rodrigues" w:date="2026-07-10T21:45:00Z" w16du:dateUtc="2026-07-11T01:45:00Z">
        <w:r>
          <w:rPr>
            <w:i/>
            <w:iCs/>
          </w:rPr>
          <w:t>This document shows numbered lists with italic formatting:</w:t>
        </w:r>
      </w:ins>
    </w:p>
    <w:p w14:paraId="4FC92DB8" w14:textId="77777777" w:rsidR="00741D5E" w:rsidRDefault="00725453">
      <w:pPr>
        <w:rPr>
          <w:ins w:id="10" w:author="Arthur Souza Rodrigues" w:date="2026-07-10T21:45:00Z" w16du:dateUtc="2026-07-11T01:45:00Z"/>
        </w:rPr>
      </w:pPr>
      <w:ins w:id="11" w:author="Arthur Souza Rodrigues" w:date="2026-07-10T21:45:00Z" w16du:dateUtc="2026-07-11T01:45:00Z">
        <w:r>
          <w:rPr>
            <w:i/>
            <w:iCs/>
          </w:rPr>
          <w:t>First italic numbered item</w:t>
        </w:r>
      </w:ins>
    </w:p>
    <w:p w14:paraId="73EBC71B" w14:textId="77777777" w:rsidR="00741D5E" w:rsidRDefault="00725453">
      <w:pPr>
        <w:rPr>
          <w:ins w:id="12" w:author="Arthur Souza Rodrigues" w:date="2026-07-10T21:45:00Z" w16du:dateUtc="2026-07-11T01:45:00Z"/>
        </w:rPr>
      </w:pPr>
      <w:ins w:id="13" w:author="Arthur Souza Rodrigues" w:date="2026-07-10T21:45:00Z" w16du:dateUtc="2026-07-11T01:45:00Z">
        <w:r>
          <w:rPr>
            <w:i/>
            <w:iCs/>
          </w:rPr>
          <w:t>Second italic numbered item</w:t>
        </w:r>
      </w:ins>
    </w:p>
    <w:p w14:paraId="04D58F3C" w14:textId="77777777" w:rsidR="00413A11" w:rsidRDefault="00725453">
      <w:ins w:id="14" w:author="Arthur Souza Rodrigues" w:date="2026-07-10T21:45:00Z" w16du:dateUtc="2026-07-11T01:45:00Z">
        <w:r>
          <w:rPr>
            <w:i/>
            <w:iCs/>
          </w:rPr>
          <w:t>Third italic numbered item</w:t>
        </w:r>
      </w:ins>
      <w:del w:id="15" w:author="Arthur Souza Rodrigues" w:date="2026-07-10T21:45:00Z" w16du:dateUtc="2026-07-11T01:45:00Z">
        <w:r>
          <w:delText>Demonstrating superscript: E=mc2 and H2O</w:delText>
        </w:r>
      </w:del>
    </w:p>
    <w:sectPr w:rsidR="00413A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11"/>
    <w:rsid w:val="00413A11"/>
    <w:rsid w:val="005902E1"/>
    <w:rsid w:val="00741D5E"/>
    <w:rsid w:val="00912532"/>
    <w:rsid w:val="00B569DA"/>
    <w:rsid w:val="00C852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2026-07-11T01:45:00Z</dcterms:modified>
</cp:coreProperties>
</file>