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0DDB4C" w14:textId="77777777" w:rsidR="001B3F9F" w:rsidRDefault="0088681A">
      <w:pPr>
        <w:rPr>
          <w:ins w:id="15" w:author="Comparison" w:date="2026-09-25T21:05:00Z" w16du:dateUtc="2026-09-26T01:05:00Z"/>
          <w:rFonts w:ascii="Comic Sans MS" w:eastAsia="Comic Sans MS" w:hAnsi="Comic Sans MS" w:cs="Comic Sans MS"/>
        </w:rPr>
      </w:pPr>
      <w:ins w:id="16" w:author="Comparison" w:date="2026-09-25T21:05:00Z" w16du:dateUtc="2026-09-26T01:05:00Z">
        <w:r>
          <w:rPr>
            <w:rFonts w:ascii="Comic Sans MS" w:eastAsia="Comic Sans MS" w:hAnsi="Comic Sans MS" w:cs="Comic Sans MS"/>
          </w:rPr>
          <w:t>Cut and practice these flash cards. When your student can read all of the words bring in the list below.</w:t>
        </w:r>
      </w:ins>
    </w:p>
    <w:p w14:paraId="06309BFF" w14:textId="77777777" w:rsidR="00DC398A" w:rsidRDefault="00DC398A" w:rsidP="00DC398A">
      <w:pPr>
        <w:jc w:val="center"/>
        <w:rPr>
          <w:del w:id="17" w:author="Comparison" w:date="2026-09-25T21:05:00Z" w16du:dateUtc="2026-09-26T01:05:00Z"/>
          <w:b/>
        </w:rPr>
      </w:pPr>
      <w:del w:id="18" w:author="Comparison" w:date="2026-09-25T21:05:00Z" w16du:dateUtc="2026-09-26T01:05:00Z">
        <w:r>
          <w:rPr>
            <w:b/>
          </w:rPr>
          <w:delText>SAMPLE GRID FOR TRACKING EXPANSION OF SERVICES</w:delText>
        </w:r>
      </w:del>
    </w:p>
    <w:p w14:paraId="11DD2E07" w14:textId="77777777" w:rsidR="00DC398A" w:rsidRDefault="00DC398A" w:rsidP="00DC398A">
      <w:pPr>
        <w:jc w:val="center"/>
        <w:rPr>
          <w:del w:id="19" w:author="Comparison" w:date="2026-09-25T21:05:00Z" w16du:dateUtc="2026-09-26T01:05:00Z"/>
          <w:b/>
        </w:rPr>
      </w:pPr>
    </w:p>
    <w:tbl>
      <w:tblPr>
        <w:tblW w:w="144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  <w:tblPrChange w:id="20" w:author="Comparison" w:date="2026-09-25T21:05:00Z" w16du:dateUtc="2026-09-26T01:05:00Z">
          <w:tblPr>
            <w:tblStyle w:val="TableGrid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2880"/>
        <w:gridCol w:w="2880"/>
        <w:gridCol w:w="2880"/>
        <w:gridCol w:w="2880"/>
        <w:gridCol w:w="2880"/>
        <w:tblGridChange w:id="21">
          <w:tblGrid>
            <w:gridCol w:w="8"/>
            <w:gridCol w:w="2220"/>
            <w:gridCol w:w="660"/>
            <w:gridCol w:w="2459"/>
            <w:gridCol w:w="421"/>
            <w:gridCol w:w="2219"/>
            <w:gridCol w:w="661"/>
            <w:gridCol w:w="1823"/>
            <w:gridCol w:w="1057"/>
            <w:gridCol w:w="1648"/>
            <w:gridCol w:w="1232"/>
          </w:tblGrid>
        </w:tblGridChange>
      </w:tblGrid>
      <w:tr w:rsidR="00DC398A" w14:paraId="4C33656C" w14:textId="77777777">
        <w:trPr>
          <w:trPrChange w:id="22" w:author="Comparison" w:date="2026-09-25T21:05:00Z" w16du:dateUtc="2026-09-26T01:05:00Z">
            <w:trPr>
              <w:gridAfter w:val="1"/>
            </w:trPr>
          </w:trPrChange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23" w:author="Comparison" w:date="2026-09-25T21:05:00Z" w16du:dateUtc="2026-09-26T01:05:00Z">
              <w:tcPr>
                <w:tcW w:w="2398" w:type="dxa"/>
                <w:gridSpan w:val="2"/>
                <w:shd w:val="clear" w:color="auto" w:fill="BFBFBF" w:themeFill="background1" w:themeFillShade="BF"/>
              </w:tcPr>
            </w:tcPrChange>
          </w:tcPr>
          <w:p w14:paraId="6D3B7258" w14:textId="77777777" w:rsidR="00DC398A" w:rsidRDefault="00886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mic Sans MS" w:hAnsi="Comic Sans MS"/>
                <w:sz w:val="144"/>
                <w:rPrChange w:id="24" w:author="Comparison" w:date="2026-09-25T21:05:00Z" w16du:dateUtc="2026-09-26T01:05:00Z">
                  <w:rPr>
                    <w:b/>
                    <w:sz w:val="22"/>
                    <w:szCs w:val="22"/>
                  </w:rPr>
                </w:rPrChange>
              </w:rPr>
              <w:pPrChange w:id="25" w:author="Comparison" w:date="2026-09-25T21:05:00Z" w16du:dateUtc="2026-09-26T01:05:00Z">
                <w:pPr>
                  <w:jc w:val="center"/>
                </w:pPr>
              </w:pPrChange>
            </w:pPr>
            <w:ins w:id="26" w:author="Comparison" w:date="2026-09-25T21:05:00Z" w16du:dateUtc="2026-09-26T01:05:00Z">
              <w:r>
                <w:rPr>
                  <w:rFonts w:ascii="Comic Sans MS" w:eastAsia="Comic Sans MS" w:hAnsi="Comic Sans MS" w:cs="Comic Sans MS"/>
                  <w:sz w:val="144"/>
                  <w:szCs w:val="144"/>
                </w:rPr>
                <w:t>after</w:t>
              </w:r>
            </w:ins>
            <w:del w:id="27" w:author="Comparison" w:date="2026-09-25T21:05:00Z" w16du:dateUtc="2026-09-26T01:05:00Z">
              <w:r w:rsidR="00DC398A">
                <w:rPr>
                  <w:b/>
                </w:rPr>
                <w:delText>Date</w:delText>
              </w:r>
            </w:del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28" w:author="Comparison" w:date="2026-09-25T21:05:00Z" w16du:dateUtc="2026-09-26T01:05:00Z">
              <w:tcPr>
                <w:tcW w:w="3267" w:type="dxa"/>
                <w:gridSpan w:val="2"/>
                <w:shd w:val="clear" w:color="auto" w:fill="BFBFBF" w:themeFill="background1" w:themeFillShade="BF"/>
              </w:tcPr>
            </w:tcPrChange>
          </w:tcPr>
          <w:p w14:paraId="1C9E95D4" w14:textId="77777777" w:rsidR="00DC398A" w:rsidRDefault="00886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mic Sans MS" w:hAnsi="Comic Sans MS"/>
                <w:sz w:val="144"/>
                <w:rPrChange w:id="29" w:author="Comparison" w:date="2026-09-25T21:05:00Z" w16du:dateUtc="2026-09-26T01:05:00Z">
                  <w:rPr>
                    <w:b/>
                    <w:sz w:val="22"/>
                    <w:szCs w:val="22"/>
                  </w:rPr>
                </w:rPrChange>
              </w:rPr>
              <w:pPrChange w:id="30" w:author="Comparison" w:date="2026-09-25T21:05:00Z" w16du:dateUtc="2026-09-26T01:05:00Z">
                <w:pPr>
                  <w:jc w:val="center"/>
                </w:pPr>
              </w:pPrChange>
            </w:pPr>
            <w:ins w:id="31" w:author="Comparison" w:date="2026-09-25T21:05:00Z" w16du:dateUtc="2026-09-26T01:05:00Z">
              <w:r>
                <w:rPr>
                  <w:rFonts w:ascii="Comic Sans MS" w:eastAsia="Comic Sans MS" w:hAnsi="Comic Sans MS" w:cs="Comic Sans MS"/>
                  <w:sz w:val="144"/>
                  <w:szCs w:val="144"/>
                </w:rPr>
                <w:t>call</w:t>
              </w:r>
            </w:ins>
            <w:del w:id="32" w:author="Comparison" w:date="2026-09-25T21:05:00Z" w16du:dateUtc="2026-09-26T01:05:00Z">
              <w:r w:rsidR="00DC398A">
                <w:rPr>
                  <w:b/>
                </w:rPr>
                <w:delText>Type of Program/Service Enhancement Implemented</w:delText>
              </w:r>
            </w:del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33" w:author="Comparison" w:date="2026-09-25T21:05:00Z" w16du:dateUtc="2026-09-26T01:05:00Z">
              <w:tcPr>
                <w:tcW w:w="2700" w:type="dxa"/>
                <w:gridSpan w:val="2"/>
                <w:shd w:val="clear" w:color="auto" w:fill="BFBFBF" w:themeFill="background1" w:themeFillShade="BF"/>
              </w:tcPr>
            </w:tcPrChange>
          </w:tcPr>
          <w:p w14:paraId="0AE6A33C" w14:textId="77777777" w:rsidR="00DC398A" w:rsidRDefault="00886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mic Sans MS" w:hAnsi="Comic Sans MS"/>
                <w:sz w:val="144"/>
                <w:rPrChange w:id="34" w:author="Comparison" w:date="2026-09-25T21:05:00Z" w16du:dateUtc="2026-09-26T01:05:00Z">
                  <w:rPr>
                    <w:b/>
                    <w:sz w:val="22"/>
                    <w:szCs w:val="22"/>
                  </w:rPr>
                </w:rPrChange>
              </w:rPr>
              <w:pPrChange w:id="35" w:author="Comparison" w:date="2026-09-25T21:05:00Z" w16du:dateUtc="2026-09-26T01:05:00Z">
                <w:pPr>
                  <w:jc w:val="center"/>
                </w:pPr>
              </w:pPrChange>
            </w:pPr>
            <w:ins w:id="36" w:author="Comparison" w:date="2026-09-25T21:05:00Z" w16du:dateUtc="2026-09-26T01:05:00Z">
              <w:r>
                <w:rPr>
                  <w:rFonts w:ascii="Comic Sans MS" w:eastAsia="Comic Sans MS" w:hAnsi="Comic Sans MS" w:cs="Comic Sans MS"/>
                  <w:sz w:val="144"/>
                  <w:szCs w:val="144"/>
                </w:rPr>
                <w:t>her</w:t>
              </w:r>
            </w:ins>
            <w:del w:id="37" w:author="Comparison" w:date="2026-09-25T21:05:00Z" w16du:dateUtc="2026-09-26T01:05:00Z">
              <w:r w:rsidR="00DC398A">
                <w:rPr>
                  <w:b/>
                </w:rPr>
                <w:delText>Goal/Target/Reason  for Implementation</w:delText>
              </w:r>
            </w:del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38" w:author="Comparison" w:date="2026-09-25T21:05:00Z" w16du:dateUtc="2026-09-26T01:05:00Z">
              <w:tcPr>
                <w:tcW w:w="2610" w:type="dxa"/>
                <w:gridSpan w:val="2"/>
                <w:shd w:val="clear" w:color="auto" w:fill="BFBFBF" w:themeFill="background1" w:themeFillShade="BF"/>
              </w:tcPr>
            </w:tcPrChange>
          </w:tcPr>
          <w:p w14:paraId="4D10F7A2" w14:textId="77777777" w:rsidR="00DC398A" w:rsidRPr="009E14C4" w:rsidRDefault="00DC398A" w:rsidP="00CF62EF">
            <w:pPr>
              <w:jc w:val="center"/>
              <w:rPr>
                <w:b/>
              </w:rPr>
            </w:pPr>
            <w:del w:id="39" w:author="Comparison" w:date="2026-09-25T21:05:00Z" w16du:dateUtc="2026-09-26T01:05:00Z">
              <w:r>
                <w:rPr>
                  <w:b/>
                </w:rPr>
                <w:delText xml:space="preserve">Goal/Target Achieved? </w:delText>
              </w:r>
            </w:del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40" w:author="Comparison" w:date="2026-09-25T21:05:00Z" w16du:dateUtc="2026-09-26T01:05:00Z">
              <w:tcPr>
                <w:tcW w:w="2880" w:type="dxa"/>
                <w:gridSpan w:val="2"/>
                <w:shd w:val="clear" w:color="auto" w:fill="BFBFBF" w:themeFill="background1" w:themeFillShade="BF"/>
              </w:tcPr>
            </w:tcPrChange>
          </w:tcPr>
          <w:p w14:paraId="1EF8DC98" w14:textId="77777777" w:rsidR="00DC398A" w:rsidRPr="009E14C4" w:rsidRDefault="00DC398A" w:rsidP="00CF62EF">
            <w:pPr>
              <w:jc w:val="center"/>
              <w:rPr>
                <w:b/>
              </w:rPr>
            </w:pPr>
            <w:del w:id="41" w:author="Comparison" w:date="2026-09-25T21:05:00Z" w16du:dateUtc="2026-09-26T01:05:00Z">
              <w:r>
                <w:rPr>
                  <w:b/>
                </w:rPr>
                <w:delText>Number of Clients Impacted</w:delText>
              </w:r>
            </w:del>
          </w:p>
        </w:tc>
      </w:tr>
      <w:tr w:rsidR="00DC398A" w14:paraId="4B01B1B2" w14:textId="77777777">
        <w:trPr>
          <w:trPrChange w:id="42" w:author="Comparison" w:date="2026-09-25T21:05:00Z" w16du:dateUtc="2026-09-26T01:05:00Z">
            <w:trPr>
              <w:gridAfter w:val="1"/>
            </w:trPr>
          </w:trPrChange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43" w:author="Comparison" w:date="2026-09-25T21:05:00Z" w16du:dateUtc="2026-09-26T01:05:00Z">
              <w:tcPr>
                <w:tcW w:w="2398" w:type="dxa"/>
                <w:gridSpan w:val="2"/>
              </w:tcPr>
            </w:tcPrChange>
          </w:tcPr>
          <w:p w14:paraId="6AC6AE88" w14:textId="77777777" w:rsidR="00DC398A" w:rsidRDefault="00886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mic Sans MS" w:hAnsi="Comic Sans MS"/>
                <w:sz w:val="144"/>
                <w:rPrChange w:id="44" w:author="Comparison" w:date="2026-09-25T21:05:00Z" w16du:dateUtc="2026-09-26T01:05:00Z">
                  <w:rPr>
                    <w:b/>
                  </w:rPr>
                </w:rPrChange>
              </w:rPr>
              <w:pPrChange w:id="45" w:author="Comparison" w:date="2026-09-25T21:05:00Z" w16du:dateUtc="2026-09-26T01:05:00Z">
                <w:pPr>
                  <w:jc w:val="center"/>
                </w:pPr>
              </w:pPrChange>
            </w:pPr>
            <w:ins w:id="46" w:author="Comparison" w:date="2026-09-25T21:05:00Z" w16du:dateUtc="2026-09-26T01:05:00Z">
              <w:r>
                <w:rPr>
                  <w:rFonts w:ascii="Comic Sans MS" w:eastAsia="Comic Sans MS" w:hAnsi="Comic Sans MS" w:cs="Comic Sans MS"/>
                  <w:sz w:val="144"/>
                  <w:szCs w:val="144"/>
                </w:rPr>
                <w:t>large</w:t>
              </w:r>
            </w:ins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47" w:author="Comparison" w:date="2026-09-25T21:05:00Z" w16du:dateUtc="2026-09-26T01:05:00Z">
              <w:tcPr>
                <w:tcW w:w="3267" w:type="dxa"/>
                <w:gridSpan w:val="2"/>
              </w:tcPr>
            </w:tcPrChange>
          </w:tcPr>
          <w:p w14:paraId="6322907D" w14:textId="77777777" w:rsidR="00DC398A" w:rsidRDefault="00886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mic Sans MS" w:hAnsi="Comic Sans MS"/>
                <w:sz w:val="144"/>
                <w:rPrChange w:id="48" w:author="Comparison" w:date="2026-09-25T21:05:00Z" w16du:dateUtc="2026-09-26T01:05:00Z">
                  <w:rPr>
                    <w:b/>
                  </w:rPr>
                </w:rPrChange>
              </w:rPr>
              <w:pPrChange w:id="49" w:author="Comparison" w:date="2026-09-25T21:05:00Z" w16du:dateUtc="2026-09-26T01:05:00Z">
                <w:pPr>
                  <w:jc w:val="center"/>
                </w:pPr>
              </w:pPrChange>
            </w:pPr>
            <w:ins w:id="50" w:author="Comparison" w:date="2026-09-25T21:05:00Z" w16du:dateUtc="2026-09-26T01:05:00Z">
              <w:r>
                <w:rPr>
                  <w:rFonts w:ascii="Comic Sans MS" w:eastAsia="Comic Sans MS" w:hAnsi="Comic Sans MS" w:cs="Comic Sans MS"/>
                  <w:sz w:val="144"/>
                  <w:szCs w:val="144"/>
                </w:rPr>
                <w:t>house</w:t>
              </w:r>
            </w:ins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51" w:author="Comparison" w:date="2026-09-25T21:05:00Z" w16du:dateUtc="2026-09-26T01:05:00Z">
              <w:tcPr>
                <w:tcW w:w="2700" w:type="dxa"/>
                <w:gridSpan w:val="2"/>
              </w:tcPr>
            </w:tcPrChange>
          </w:tcPr>
          <w:p w14:paraId="400DF9A1" w14:textId="77777777" w:rsidR="00DC398A" w:rsidRDefault="00886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mic Sans MS" w:hAnsi="Comic Sans MS"/>
                <w:sz w:val="144"/>
                <w:rPrChange w:id="52" w:author="Comparison" w:date="2026-09-25T21:05:00Z" w16du:dateUtc="2026-09-26T01:05:00Z">
                  <w:rPr>
                    <w:b/>
                  </w:rPr>
                </w:rPrChange>
              </w:rPr>
              <w:pPrChange w:id="53" w:author="Comparison" w:date="2026-09-25T21:05:00Z" w16du:dateUtc="2026-09-26T01:05:00Z">
                <w:pPr>
                  <w:jc w:val="center"/>
                </w:pPr>
              </w:pPrChange>
            </w:pPr>
            <w:ins w:id="54" w:author="Comparison" w:date="2026-09-25T21:05:00Z" w16du:dateUtc="2026-09-26T01:05:00Z">
              <w:r>
                <w:rPr>
                  <w:rFonts w:ascii="Comic Sans MS" w:eastAsia="Comic Sans MS" w:hAnsi="Comic Sans MS" w:cs="Comic Sans MS"/>
                  <w:sz w:val="144"/>
                  <w:szCs w:val="144"/>
                </w:rPr>
                <w:t>long</w:t>
              </w:r>
            </w:ins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55" w:author="Comparison" w:date="2026-09-25T21:05:00Z" w16du:dateUtc="2026-09-26T01:05:00Z">
              <w:tcPr>
                <w:tcW w:w="2610" w:type="dxa"/>
                <w:gridSpan w:val="2"/>
              </w:tcPr>
            </w:tcPrChange>
          </w:tcPr>
          <w:p w14:paraId="732E76BE" w14:textId="77777777" w:rsidR="00DC398A" w:rsidRDefault="00DC398A" w:rsidP="00CF62EF">
            <w:pPr>
              <w:jc w:val="center"/>
              <w:rPr>
                <w:del w:id="56" w:author="Comparison" w:date="2026-09-25T21:05:00Z" w16du:dateUtc="2026-09-26T01:05:00Z"/>
                <w:b/>
              </w:rPr>
            </w:pPr>
          </w:p>
          <w:p w14:paraId="588E4E62" w14:textId="77777777" w:rsidR="00DC398A" w:rsidRDefault="00DC398A" w:rsidP="00CF62EF">
            <w:pPr>
              <w:jc w:val="center"/>
              <w:rPr>
                <w:del w:id="57" w:author="Comparison" w:date="2026-09-25T21:05:00Z" w16du:dateUtc="2026-09-26T01:05:00Z"/>
                <w:b/>
              </w:rPr>
            </w:pPr>
          </w:p>
          <w:p w14:paraId="6661ED13" w14:textId="77777777" w:rsidR="00DC398A" w:rsidRDefault="00DC398A" w:rsidP="00CF62EF">
            <w:pPr>
              <w:jc w:val="center"/>
              <w:rPr>
                <w:b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58" w:author="Comparison" w:date="2026-09-25T21:05:00Z" w16du:dateUtc="2026-09-26T01:05:00Z">
              <w:tcPr>
                <w:tcW w:w="2880" w:type="dxa"/>
                <w:gridSpan w:val="2"/>
              </w:tcPr>
            </w:tcPrChange>
          </w:tcPr>
          <w:p w14:paraId="55D0EC2F" w14:textId="77777777" w:rsidR="00DC398A" w:rsidRDefault="00DC398A" w:rsidP="00CF62EF">
            <w:pPr>
              <w:jc w:val="center"/>
              <w:rPr>
                <w:b/>
              </w:rPr>
            </w:pPr>
          </w:p>
        </w:tc>
      </w:tr>
      <w:tr w:rsidR="00DC398A" w14:paraId="12797A4E" w14:textId="77777777">
        <w:trPr>
          <w:trPrChange w:id="59" w:author="Comparison" w:date="2026-09-25T21:05:00Z" w16du:dateUtc="2026-09-26T01:05:00Z">
            <w:trPr>
              <w:gridAfter w:val="1"/>
            </w:trPr>
          </w:trPrChange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60" w:author="Comparison" w:date="2026-09-25T21:05:00Z" w16du:dateUtc="2026-09-26T01:05:00Z">
              <w:tcPr>
                <w:tcW w:w="2398" w:type="dxa"/>
                <w:gridSpan w:val="2"/>
              </w:tcPr>
            </w:tcPrChange>
          </w:tcPr>
          <w:p w14:paraId="1B0AE5B7" w14:textId="77777777" w:rsidR="00DC398A" w:rsidRDefault="00886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mic Sans MS" w:hAnsi="Comic Sans MS"/>
                <w:sz w:val="144"/>
                <w:rPrChange w:id="61" w:author="Comparison" w:date="2026-09-25T21:05:00Z" w16du:dateUtc="2026-09-26T01:05:00Z">
                  <w:rPr>
                    <w:b/>
                  </w:rPr>
                </w:rPrChange>
              </w:rPr>
              <w:pPrChange w:id="62" w:author="Comparison" w:date="2026-09-25T21:05:00Z" w16du:dateUtc="2026-09-26T01:05:00Z">
                <w:pPr>
                  <w:jc w:val="center"/>
                </w:pPr>
              </w:pPrChange>
            </w:pPr>
            <w:ins w:id="63" w:author="Comparison" w:date="2026-09-25T21:05:00Z" w16du:dateUtc="2026-09-26T01:05:00Z">
              <w:r>
                <w:rPr>
                  <w:rFonts w:ascii="Comic Sans MS" w:eastAsia="Comic Sans MS" w:hAnsi="Comic Sans MS" w:cs="Comic Sans MS"/>
                  <w:sz w:val="144"/>
                  <w:szCs w:val="144"/>
                </w:rPr>
                <w:lastRenderedPageBreak/>
                <w:t>off</w:t>
              </w:r>
            </w:ins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64" w:author="Comparison" w:date="2026-09-25T21:05:00Z" w16du:dateUtc="2026-09-26T01:05:00Z">
              <w:tcPr>
                <w:tcW w:w="3267" w:type="dxa"/>
                <w:gridSpan w:val="2"/>
              </w:tcPr>
            </w:tcPrChange>
          </w:tcPr>
          <w:p w14:paraId="0C1B4E1D" w14:textId="77777777" w:rsidR="00DC398A" w:rsidRDefault="0088681A" w:rsidP="00CF62EF">
            <w:pPr>
              <w:jc w:val="center"/>
              <w:rPr>
                <w:del w:id="65" w:author="Comparison" w:date="2026-09-25T21:05:00Z" w16du:dateUtc="2026-09-26T01:05:00Z"/>
                <w:b/>
              </w:rPr>
            </w:pPr>
            <w:ins w:id="66" w:author="Comparison" w:date="2026-09-25T21:05:00Z" w16du:dateUtc="2026-09-26T01:05:00Z">
              <w:r>
                <w:rPr>
                  <w:rFonts w:ascii="Comic Sans MS" w:eastAsia="Comic Sans MS" w:hAnsi="Comic Sans MS" w:cs="Comic Sans MS"/>
                  <w:sz w:val="144"/>
                  <w:szCs w:val="144"/>
                </w:rPr>
                <w:t>small</w:t>
              </w:r>
            </w:ins>
          </w:p>
          <w:p w14:paraId="0E905D98" w14:textId="77777777" w:rsidR="00DC398A" w:rsidRDefault="00DC398A" w:rsidP="00CF62EF">
            <w:pPr>
              <w:jc w:val="center"/>
              <w:rPr>
                <w:del w:id="67" w:author="Comparison" w:date="2026-09-25T21:05:00Z" w16du:dateUtc="2026-09-26T01:05:00Z"/>
                <w:b/>
              </w:rPr>
            </w:pPr>
          </w:p>
          <w:p w14:paraId="53634664" w14:textId="77777777" w:rsidR="00DC398A" w:rsidRDefault="00DC39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mic Sans MS" w:hAnsi="Comic Sans MS"/>
                <w:sz w:val="144"/>
                <w:rPrChange w:id="68" w:author="Comparison" w:date="2026-09-25T21:05:00Z" w16du:dateUtc="2026-09-26T01:05:00Z">
                  <w:rPr>
                    <w:b/>
                  </w:rPr>
                </w:rPrChange>
              </w:rPr>
              <w:pPrChange w:id="69" w:author="Comparison" w:date="2026-09-25T21:05:00Z" w16du:dateUtc="2026-09-26T01:05:00Z">
                <w:pPr>
                  <w:jc w:val="center"/>
                </w:pPr>
              </w:pPrChange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70" w:author="Comparison" w:date="2026-09-25T21:05:00Z" w16du:dateUtc="2026-09-26T01:05:00Z">
              <w:tcPr>
                <w:tcW w:w="2700" w:type="dxa"/>
                <w:gridSpan w:val="2"/>
              </w:tcPr>
            </w:tcPrChange>
          </w:tcPr>
          <w:p w14:paraId="229050AF" w14:textId="77777777" w:rsidR="00DC398A" w:rsidRDefault="00886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mic Sans MS" w:hAnsi="Comic Sans MS"/>
                <w:sz w:val="144"/>
                <w:rPrChange w:id="71" w:author="Comparison" w:date="2026-09-25T21:05:00Z" w16du:dateUtc="2026-09-26T01:05:00Z">
                  <w:rPr>
                    <w:b/>
                  </w:rPr>
                </w:rPrChange>
              </w:rPr>
              <w:pPrChange w:id="72" w:author="Comparison" w:date="2026-09-25T21:05:00Z" w16du:dateUtc="2026-09-26T01:05:00Z">
                <w:pPr>
                  <w:jc w:val="center"/>
                </w:pPr>
              </w:pPrChange>
            </w:pPr>
            <w:ins w:id="73" w:author="Comparison" w:date="2026-09-25T21:05:00Z" w16du:dateUtc="2026-09-26T01:05:00Z">
              <w:r>
                <w:rPr>
                  <w:rFonts w:ascii="Comic Sans MS" w:eastAsia="Comic Sans MS" w:hAnsi="Comic Sans MS" w:cs="Comic Sans MS"/>
                  <w:sz w:val="144"/>
                  <w:szCs w:val="144"/>
                </w:rPr>
                <w:t>brown</w:t>
              </w:r>
            </w:ins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74" w:author="Comparison" w:date="2026-09-25T21:05:00Z" w16du:dateUtc="2026-09-26T01:05:00Z">
              <w:tcPr>
                <w:tcW w:w="2610" w:type="dxa"/>
                <w:gridSpan w:val="2"/>
              </w:tcPr>
            </w:tcPrChange>
          </w:tcPr>
          <w:p w14:paraId="157401B3" w14:textId="77777777" w:rsidR="00DC398A" w:rsidRDefault="00DC398A" w:rsidP="00CF62EF">
            <w:pPr>
              <w:jc w:val="center"/>
              <w:rPr>
                <w:b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75" w:author="Comparison" w:date="2026-09-25T21:05:00Z" w16du:dateUtc="2026-09-26T01:05:00Z">
              <w:tcPr>
                <w:tcW w:w="2880" w:type="dxa"/>
                <w:gridSpan w:val="2"/>
              </w:tcPr>
            </w:tcPrChange>
          </w:tcPr>
          <w:p w14:paraId="1E71E561" w14:textId="77777777" w:rsidR="00DC398A" w:rsidRDefault="00DC398A" w:rsidP="00CF62EF">
            <w:pPr>
              <w:jc w:val="center"/>
              <w:rPr>
                <w:b/>
              </w:rPr>
            </w:pPr>
          </w:p>
        </w:tc>
      </w:tr>
      <w:tr w:rsidR="00DC398A" w14:paraId="4B90FA8D" w14:textId="77777777">
        <w:trPr>
          <w:trPrChange w:id="76" w:author="Comparison" w:date="2026-09-25T21:05:00Z" w16du:dateUtc="2026-09-26T01:05:00Z">
            <w:trPr>
              <w:gridAfter w:val="1"/>
            </w:trPr>
          </w:trPrChange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77" w:author="Comparison" w:date="2026-09-25T21:05:00Z" w16du:dateUtc="2026-09-26T01:05:00Z">
              <w:tcPr>
                <w:tcW w:w="2398" w:type="dxa"/>
                <w:gridSpan w:val="2"/>
              </w:tcPr>
            </w:tcPrChange>
          </w:tcPr>
          <w:p w14:paraId="5955C16D" w14:textId="77777777" w:rsidR="00DC398A" w:rsidRDefault="00886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mic Sans MS" w:hAnsi="Comic Sans MS"/>
                <w:sz w:val="144"/>
                <w:rPrChange w:id="78" w:author="Comparison" w:date="2026-09-25T21:05:00Z" w16du:dateUtc="2026-09-26T01:05:00Z">
                  <w:rPr>
                    <w:b/>
                  </w:rPr>
                </w:rPrChange>
              </w:rPr>
              <w:pPrChange w:id="79" w:author="Comparison" w:date="2026-09-25T21:05:00Z" w16du:dateUtc="2026-09-26T01:05:00Z">
                <w:pPr>
                  <w:jc w:val="center"/>
                </w:pPr>
              </w:pPrChange>
            </w:pPr>
            <w:ins w:id="80" w:author="Comparison" w:date="2026-09-25T21:05:00Z" w16du:dateUtc="2026-09-26T01:05:00Z">
              <w:r>
                <w:rPr>
                  <w:rFonts w:ascii="Comic Sans MS" w:eastAsia="Comic Sans MS" w:hAnsi="Comic Sans MS" w:cs="Comic Sans MS"/>
                  <w:sz w:val="144"/>
                  <w:szCs w:val="144"/>
                </w:rPr>
                <w:t>live</w:t>
              </w:r>
            </w:ins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81" w:author="Comparison" w:date="2026-09-25T21:05:00Z" w16du:dateUtc="2026-09-26T01:05:00Z">
              <w:tcPr>
                <w:tcW w:w="3267" w:type="dxa"/>
                <w:gridSpan w:val="2"/>
              </w:tcPr>
            </w:tcPrChange>
          </w:tcPr>
          <w:p w14:paraId="49EA4A30" w14:textId="77777777" w:rsidR="00DC398A" w:rsidRDefault="0088681A" w:rsidP="00CF62EF">
            <w:pPr>
              <w:jc w:val="center"/>
              <w:rPr>
                <w:del w:id="82" w:author="Comparison" w:date="2026-09-25T21:05:00Z" w16du:dateUtc="2026-09-26T01:05:00Z"/>
                <w:b/>
              </w:rPr>
            </w:pPr>
            <w:ins w:id="83" w:author="Comparison" w:date="2026-09-25T21:05:00Z" w16du:dateUtc="2026-09-26T01:05:00Z">
              <w:r>
                <w:rPr>
                  <w:rFonts w:ascii="Comic Sans MS" w:eastAsia="Comic Sans MS" w:hAnsi="Comic Sans MS" w:cs="Comic Sans MS"/>
                  <w:sz w:val="144"/>
                  <w:szCs w:val="144"/>
                </w:rPr>
                <w:t>work</w:t>
              </w:r>
            </w:ins>
          </w:p>
          <w:p w14:paraId="3C2CFA3D" w14:textId="77777777" w:rsidR="00DC398A" w:rsidRDefault="00DC398A" w:rsidP="00CF62EF">
            <w:pPr>
              <w:jc w:val="center"/>
              <w:rPr>
                <w:del w:id="84" w:author="Comparison" w:date="2026-09-25T21:05:00Z" w16du:dateUtc="2026-09-26T01:05:00Z"/>
                <w:b/>
              </w:rPr>
            </w:pPr>
          </w:p>
          <w:p w14:paraId="2488D818" w14:textId="77777777" w:rsidR="00DC398A" w:rsidRDefault="00DC39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mic Sans MS" w:hAnsi="Comic Sans MS"/>
                <w:sz w:val="144"/>
                <w:rPrChange w:id="85" w:author="Comparison" w:date="2026-09-25T21:05:00Z" w16du:dateUtc="2026-09-26T01:05:00Z">
                  <w:rPr>
                    <w:b/>
                  </w:rPr>
                </w:rPrChange>
              </w:rPr>
              <w:pPrChange w:id="86" w:author="Comparison" w:date="2026-09-25T21:05:00Z" w16du:dateUtc="2026-09-26T01:05:00Z">
                <w:pPr>
                  <w:jc w:val="center"/>
                </w:pPr>
              </w:pPrChange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87" w:author="Comparison" w:date="2026-09-25T21:05:00Z" w16du:dateUtc="2026-09-26T01:05:00Z">
              <w:tcPr>
                <w:tcW w:w="2700" w:type="dxa"/>
                <w:gridSpan w:val="2"/>
              </w:tcPr>
            </w:tcPrChange>
          </w:tcPr>
          <w:p w14:paraId="30D6D3B5" w14:textId="77777777" w:rsidR="00DC398A" w:rsidRDefault="00886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mic Sans MS" w:hAnsi="Comic Sans MS"/>
                <w:sz w:val="144"/>
                <w:rPrChange w:id="88" w:author="Comparison" w:date="2026-09-25T21:05:00Z" w16du:dateUtc="2026-09-26T01:05:00Z">
                  <w:rPr>
                    <w:b/>
                  </w:rPr>
                </w:rPrChange>
              </w:rPr>
              <w:pPrChange w:id="89" w:author="Comparison" w:date="2026-09-25T21:05:00Z" w16du:dateUtc="2026-09-26T01:05:00Z">
                <w:pPr>
                  <w:jc w:val="center"/>
                </w:pPr>
              </w:pPrChange>
            </w:pPr>
            <w:ins w:id="90" w:author="Comparison" w:date="2026-09-25T21:05:00Z" w16du:dateUtc="2026-09-26T01:05:00Z">
              <w:r>
                <w:rPr>
                  <w:rFonts w:ascii="Comic Sans MS" w:eastAsia="Comic Sans MS" w:hAnsi="Comic Sans MS" w:cs="Comic Sans MS"/>
                  <w:sz w:val="144"/>
                  <w:szCs w:val="144"/>
                </w:rPr>
                <w:t>year</w:t>
              </w:r>
            </w:ins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91" w:author="Comparison" w:date="2026-09-25T21:05:00Z" w16du:dateUtc="2026-09-26T01:05:00Z">
              <w:tcPr>
                <w:tcW w:w="2610" w:type="dxa"/>
                <w:gridSpan w:val="2"/>
              </w:tcPr>
            </w:tcPrChange>
          </w:tcPr>
          <w:p w14:paraId="3C848911" w14:textId="77777777" w:rsidR="00DC398A" w:rsidRDefault="00DC398A" w:rsidP="00CF62EF">
            <w:pPr>
              <w:jc w:val="center"/>
              <w:rPr>
                <w:b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92" w:author="Comparison" w:date="2026-09-25T21:05:00Z" w16du:dateUtc="2026-09-26T01:05:00Z">
              <w:tcPr>
                <w:tcW w:w="2880" w:type="dxa"/>
                <w:gridSpan w:val="2"/>
              </w:tcPr>
            </w:tcPrChange>
          </w:tcPr>
          <w:p w14:paraId="438B2180" w14:textId="77777777" w:rsidR="00DC398A" w:rsidRDefault="00DC398A" w:rsidP="00CF62EF">
            <w:pPr>
              <w:jc w:val="center"/>
              <w:rPr>
                <w:b/>
              </w:rPr>
            </w:pPr>
          </w:p>
        </w:tc>
      </w:tr>
      <w:tr w:rsidR="00DC398A" w14:paraId="00BE4542" w14:textId="77777777">
        <w:trPr>
          <w:trPrChange w:id="93" w:author="Comparison" w:date="2026-09-25T21:05:00Z" w16du:dateUtc="2026-09-26T01:05:00Z">
            <w:trPr>
              <w:gridAfter w:val="1"/>
            </w:trPr>
          </w:trPrChange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94" w:author="Comparison" w:date="2026-09-25T21:05:00Z" w16du:dateUtc="2026-09-26T01:05:00Z">
              <w:tcPr>
                <w:tcW w:w="2398" w:type="dxa"/>
                <w:gridSpan w:val="2"/>
              </w:tcPr>
            </w:tcPrChange>
          </w:tcPr>
          <w:p w14:paraId="13E8BEE7" w14:textId="77777777" w:rsidR="00DC398A" w:rsidRDefault="00886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mic Sans MS" w:hAnsi="Comic Sans MS"/>
                <w:sz w:val="144"/>
                <w:rPrChange w:id="95" w:author="Comparison" w:date="2026-09-25T21:05:00Z" w16du:dateUtc="2026-09-26T01:05:00Z">
                  <w:rPr>
                    <w:b/>
                  </w:rPr>
                </w:rPrChange>
              </w:rPr>
              <w:pPrChange w:id="96" w:author="Comparison" w:date="2026-09-25T21:05:00Z" w16du:dateUtc="2026-09-26T01:05:00Z">
                <w:pPr>
                  <w:jc w:val="center"/>
                </w:pPr>
              </w:pPrChange>
            </w:pPr>
            <w:ins w:id="97" w:author="Comparison" w:date="2026-09-25T21:05:00Z" w16du:dateUtc="2026-09-26T01:05:00Z">
              <w:r>
                <w:rPr>
                  <w:rFonts w:ascii="Comic Sans MS" w:eastAsia="Comic Sans MS" w:hAnsi="Comic Sans MS" w:cs="Comic Sans MS"/>
                  <w:sz w:val="144"/>
                  <w:szCs w:val="144"/>
                </w:rPr>
                <w:t>purple</w:t>
              </w:r>
            </w:ins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98" w:author="Comparison" w:date="2026-09-25T21:05:00Z" w16du:dateUtc="2026-09-26T01:05:00Z">
              <w:tcPr>
                <w:tcW w:w="3267" w:type="dxa"/>
                <w:gridSpan w:val="2"/>
              </w:tcPr>
            </w:tcPrChange>
          </w:tcPr>
          <w:p w14:paraId="62F068ED" w14:textId="77777777" w:rsidR="00DC398A" w:rsidRDefault="00DC398A" w:rsidP="00CF62EF">
            <w:pPr>
              <w:jc w:val="center"/>
              <w:rPr>
                <w:del w:id="99" w:author="Comparison" w:date="2026-09-25T21:05:00Z" w16du:dateUtc="2026-09-26T01:05:00Z"/>
                <w:b/>
              </w:rPr>
            </w:pPr>
          </w:p>
          <w:p w14:paraId="3BF6311A" w14:textId="77777777" w:rsidR="00DC398A" w:rsidRDefault="00DC398A" w:rsidP="00CF62EF">
            <w:pPr>
              <w:jc w:val="center"/>
              <w:rPr>
                <w:del w:id="100" w:author="Comparison" w:date="2026-09-25T21:05:00Z" w16du:dateUtc="2026-09-26T01:05:00Z"/>
                <w:b/>
              </w:rPr>
            </w:pPr>
          </w:p>
          <w:p w14:paraId="6EC68696" w14:textId="77777777" w:rsidR="00DC398A" w:rsidRDefault="00DC39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mic Sans MS" w:hAnsi="Comic Sans MS"/>
                <w:sz w:val="144"/>
                <w:rPrChange w:id="101" w:author="Comparison" w:date="2026-09-25T21:05:00Z" w16du:dateUtc="2026-09-26T01:05:00Z">
                  <w:rPr>
                    <w:b/>
                  </w:rPr>
                </w:rPrChange>
              </w:rPr>
              <w:pPrChange w:id="102" w:author="Comparison" w:date="2026-09-25T21:05:00Z" w16du:dateUtc="2026-09-26T01:05:00Z">
                <w:pPr>
                  <w:jc w:val="center"/>
                </w:pPr>
              </w:pPrChange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103" w:author="Comparison" w:date="2026-09-25T21:05:00Z" w16du:dateUtc="2026-09-26T01:05:00Z">
              <w:tcPr>
                <w:tcW w:w="2700" w:type="dxa"/>
                <w:gridSpan w:val="2"/>
              </w:tcPr>
            </w:tcPrChange>
          </w:tcPr>
          <w:p w14:paraId="51262805" w14:textId="77777777" w:rsidR="00DC398A" w:rsidRDefault="00DC39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mic Sans MS" w:hAnsi="Comic Sans MS"/>
                <w:sz w:val="144"/>
                <w:rPrChange w:id="104" w:author="Comparison" w:date="2026-09-25T21:05:00Z" w16du:dateUtc="2026-09-26T01:05:00Z">
                  <w:rPr>
                    <w:b/>
                  </w:rPr>
                </w:rPrChange>
              </w:rPr>
              <w:pPrChange w:id="105" w:author="Comparison" w:date="2026-09-25T21:05:00Z" w16du:dateUtc="2026-09-26T01:05:00Z">
                <w:pPr>
                  <w:jc w:val="center"/>
                </w:pPr>
              </w:pPrChange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106" w:author="Comparison" w:date="2026-09-25T21:05:00Z" w16du:dateUtc="2026-09-26T01:05:00Z">
              <w:tcPr>
                <w:tcW w:w="2610" w:type="dxa"/>
                <w:gridSpan w:val="2"/>
              </w:tcPr>
            </w:tcPrChange>
          </w:tcPr>
          <w:p w14:paraId="3FDA2780" w14:textId="77777777" w:rsidR="00DC398A" w:rsidRDefault="00DC398A" w:rsidP="00CF62EF">
            <w:pPr>
              <w:jc w:val="center"/>
              <w:rPr>
                <w:b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107" w:author="Comparison" w:date="2026-09-25T21:05:00Z" w16du:dateUtc="2026-09-26T01:05:00Z">
              <w:tcPr>
                <w:tcW w:w="2880" w:type="dxa"/>
                <w:gridSpan w:val="2"/>
              </w:tcPr>
            </w:tcPrChange>
          </w:tcPr>
          <w:p w14:paraId="2F2A319E" w14:textId="77777777" w:rsidR="00DC398A" w:rsidRDefault="00DC398A" w:rsidP="00CF62EF">
            <w:pPr>
              <w:jc w:val="center"/>
              <w:rPr>
                <w:b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8"/>
        <w:gridCol w:w="3267"/>
        <w:gridCol w:w="2700"/>
        <w:gridCol w:w="2610"/>
        <w:gridCol w:w="2880"/>
      </w:tblGrid>
      <w:tr w:rsidR="00DC398A" w14:paraId="1086B158" w14:textId="77777777" w:rsidTr="00CF62EF">
        <w:trPr>
          <w:del w:id="108" w:author="Comparison" w:date="2026-09-25T21:05:00Z" w16du:dateUtc="2026-09-26T01:05:00Z"/>
        </w:trPr>
        <w:tc>
          <w:tcPr>
            <w:tcW w:w="2398" w:type="dxa"/>
          </w:tcPr>
          <w:p w14:paraId="1E7393B3" w14:textId="77777777" w:rsidR="00DC398A" w:rsidRDefault="00DC398A" w:rsidP="00CF62EF">
            <w:pPr>
              <w:jc w:val="center"/>
              <w:rPr>
                <w:del w:id="109" w:author="Comparison" w:date="2026-09-25T21:05:00Z" w16du:dateUtc="2026-09-26T01:05:00Z"/>
                <w:b/>
              </w:rPr>
            </w:pPr>
          </w:p>
        </w:tc>
        <w:tc>
          <w:tcPr>
            <w:tcW w:w="3267" w:type="dxa"/>
          </w:tcPr>
          <w:p w14:paraId="52F5FFA3" w14:textId="77777777" w:rsidR="00DC398A" w:rsidRDefault="00DC398A" w:rsidP="00CF62EF">
            <w:pPr>
              <w:jc w:val="center"/>
              <w:rPr>
                <w:del w:id="110" w:author="Comparison" w:date="2026-09-25T21:05:00Z" w16du:dateUtc="2026-09-26T01:05:00Z"/>
                <w:b/>
              </w:rPr>
            </w:pPr>
          </w:p>
          <w:p w14:paraId="425CEBBD" w14:textId="77777777" w:rsidR="00DC398A" w:rsidRDefault="00DC398A" w:rsidP="00CF62EF">
            <w:pPr>
              <w:jc w:val="center"/>
              <w:rPr>
                <w:del w:id="111" w:author="Comparison" w:date="2026-09-25T21:05:00Z" w16du:dateUtc="2026-09-26T01:05:00Z"/>
                <w:b/>
              </w:rPr>
            </w:pPr>
          </w:p>
          <w:p w14:paraId="01CC99E4" w14:textId="77777777" w:rsidR="00DC398A" w:rsidRDefault="00DC398A" w:rsidP="00CF62EF">
            <w:pPr>
              <w:jc w:val="center"/>
              <w:rPr>
                <w:del w:id="112" w:author="Comparison" w:date="2026-09-25T21:05:00Z" w16du:dateUtc="2026-09-26T01:05:00Z"/>
                <w:b/>
              </w:rPr>
            </w:pPr>
          </w:p>
        </w:tc>
        <w:tc>
          <w:tcPr>
            <w:tcW w:w="2700" w:type="dxa"/>
          </w:tcPr>
          <w:p w14:paraId="21386658" w14:textId="77777777" w:rsidR="00DC398A" w:rsidRDefault="00DC398A" w:rsidP="00CF62EF">
            <w:pPr>
              <w:jc w:val="center"/>
              <w:rPr>
                <w:del w:id="113" w:author="Comparison" w:date="2026-09-25T21:05:00Z" w16du:dateUtc="2026-09-26T01:05:00Z"/>
                <w:b/>
              </w:rPr>
            </w:pPr>
          </w:p>
        </w:tc>
        <w:tc>
          <w:tcPr>
            <w:tcW w:w="2610" w:type="dxa"/>
          </w:tcPr>
          <w:p w14:paraId="0BBAFF63" w14:textId="77777777" w:rsidR="00DC398A" w:rsidRDefault="00DC398A" w:rsidP="00CF62EF">
            <w:pPr>
              <w:jc w:val="center"/>
              <w:rPr>
                <w:del w:id="114" w:author="Comparison" w:date="2026-09-25T21:05:00Z" w16du:dateUtc="2026-09-26T01:05:00Z"/>
                <w:b/>
              </w:rPr>
            </w:pPr>
          </w:p>
        </w:tc>
        <w:tc>
          <w:tcPr>
            <w:tcW w:w="2880" w:type="dxa"/>
          </w:tcPr>
          <w:p w14:paraId="1FE43309" w14:textId="77777777" w:rsidR="00DC398A" w:rsidRDefault="00DC398A" w:rsidP="00CF62EF">
            <w:pPr>
              <w:jc w:val="center"/>
              <w:rPr>
                <w:del w:id="115" w:author="Comparison" w:date="2026-09-25T21:05:00Z" w16du:dateUtc="2026-09-26T01:05:00Z"/>
                <w:b/>
              </w:rPr>
            </w:pPr>
          </w:p>
        </w:tc>
      </w:tr>
      <w:tr w:rsidR="00DC398A" w14:paraId="751469B0" w14:textId="77777777" w:rsidTr="00CF62EF">
        <w:trPr>
          <w:del w:id="116" w:author="Comparison" w:date="2026-09-25T21:05:00Z" w16du:dateUtc="2026-09-26T01:05:00Z"/>
        </w:trPr>
        <w:tc>
          <w:tcPr>
            <w:tcW w:w="2398" w:type="dxa"/>
          </w:tcPr>
          <w:p w14:paraId="1A4E44FA" w14:textId="77777777" w:rsidR="00DC398A" w:rsidRDefault="00DC398A" w:rsidP="00CF62EF">
            <w:pPr>
              <w:jc w:val="center"/>
              <w:rPr>
                <w:del w:id="117" w:author="Comparison" w:date="2026-09-25T21:05:00Z" w16du:dateUtc="2026-09-26T01:05:00Z"/>
                <w:b/>
              </w:rPr>
            </w:pPr>
          </w:p>
        </w:tc>
        <w:tc>
          <w:tcPr>
            <w:tcW w:w="3267" w:type="dxa"/>
          </w:tcPr>
          <w:p w14:paraId="47B8F3A7" w14:textId="77777777" w:rsidR="00DC398A" w:rsidRDefault="00DC398A" w:rsidP="00CF62EF">
            <w:pPr>
              <w:jc w:val="center"/>
              <w:rPr>
                <w:del w:id="118" w:author="Comparison" w:date="2026-09-25T21:05:00Z" w16du:dateUtc="2026-09-26T01:05:00Z"/>
                <w:b/>
              </w:rPr>
            </w:pPr>
          </w:p>
          <w:p w14:paraId="1D68166D" w14:textId="77777777" w:rsidR="00DC398A" w:rsidRDefault="00DC398A" w:rsidP="00CF62EF">
            <w:pPr>
              <w:jc w:val="center"/>
              <w:rPr>
                <w:del w:id="119" w:author="Comparison" w:date="2026-09-25T21:05:00Z" w16du:dateUtc="2026-09-26T01:05:00Z"/>
                <w:b/>
              </w:rPr>
            </w:pPr>
          </w:p>
          <w:p w14:paraId="3D311563" w14:textId="77777777" w:rsidR="00DC398A" w:rsidRDefault="00DC398A" w:rsidP="00CF62EF">
            <w:pPr>
              <w:jc w:val="center"/>
              <w:rPr>
                <w:del w:id="120" w:author="Comparison" w:date="2026-09-25T21:05:00Z" w16du:dateUtc="2026-09-26T01:05:00Z"/>
                <w:b/>
              </w:rPr>
            </w:pPr>
          </w:p>
        </w:tc>
        <w:tc>
          <w:tcPr>
            <w:tcW w:w="2700" w:type="dxa"/>
          </w:tcPr>
          <w:p w14:paraId="1F0E3CE0" w14:textId="77777777" w:rsidR="00DC398A" w:rsidRDefault="00DC398A" w:rsidP="00CF62EF">
            <w:pPr>
              <w:jc w:val="center"/>
              <w:rPr>
                <w:del w:id="121" w:author="Comparison" w:date="2026-09-25T21:05:00Z" w16du:dateUtc="2026-09-26T01:05:00Z"/>
                <w:b/>
              </w:rPr>
            </w:pPr>
          </w:p>
        </w:tc>
        <w:tc>
          <w:tcPr>
            <w:tcW w:w="2610" w:type="dxa"/>
          </w:tcPr>
          <w:p w14:paraId="004222EA" w14:textId="77777777" w:rsidR="00DC398A" w:rsidRDefault="00DC398A" w:rsidP="00CF62EF">
            <w:pPr>
              <w:jc w:val="center"/>
              <w:rPr>
                <w:del w:id="122" w:author="Comparison" w:date="2026-09-25T21:05:00Z" w16du:dateUtc="2026-09-26T01:05:00Z"/>
                <w:b/>
              </w:rPr>
            </w:pPr>
          </w:p>
        </w:tc>
        <w:tc>
          <w:tcPr>
            <w:tcW w:w="2880" w:type="dxa"/>
          </w:tcPr>
          <w:p w14:paraId="04420DB4" w14:textId="77777777" w:rsidR="00DC398A" w:rsidRDefault="00DC398A" w:rsidP="00CF62EF">
            <w:pPr>
              <w:jc w:val="center"/>
              <w:rPr>
                <w:del w:id="123" w:author="Comparison" w:date="2026-09-25T21:05:00Z" w16du:dateUtc="2026-09-26T01:05:00Z"/>
                <w:b/>
              </w:rPr>
            </w:pPr>
          </w:p>
        </w:tc>
      </w:tr>
      <w:tr w:rsidR="00DC398A" w14:paraId="1809C19D" w14:textId="77777777" w:rsidTr="00CF62EF">
        <w:trPr>
          <w:del w:id="124" w:author="Comparison" w:date="2026-09-25T21:05:00Z" w16du:dateUtc="2026-09-26T01:05:00Z"/>
        </w:trPr>
        <w:tc>
          <w:tcPr>
            <w:tcW w:w="2398" w:type="dxa"/>
          </w:tcPr>
          <w:p w14:paraId="2B276F19" w14:textId="77777777" w:rsidR="00DC398A" w:rsidRDefault="00DC398A" w:rsidP="00CF62EF">
            <w:pPr>
              <w:jc w:val="center"/>
              <w:rPr>
                <w:del w:id="125" w:author="Comparison" w:date="2026-09-25T21:05:00Z" w16du:dateUtc="2026-09-26T01:05:00Z"/>
                <w:b/>
              </w:rPr>
            </w:pPr>
          </w:p>
        </w:tc>
        <w:tc>
          <w:tcPr>
            <w:tcW w:w="3267" w:type="dxa"/>
          </w:tcPr>
          <w:p w14:paraId="22DDE3D5" w14:textId="77777777" w:rsidR="00DC398A" w:rsidRDefault="00DC398A" w:rsidP="00CF62EF">
            <w:pPr>
              <w:jc w:val="center"/>
              <w:rPr>
                <w:del w:id="126" w:author="Comparison" w:date="2026-09-25T21:05:00Z" w16du:dateUtc="2026-09-26T01:05:00Z"/>
                <w:b/>
              </w:rPr>
            </w:pPr>
          </w:p>
          <w:p w14:paraId="357A1C60" w14:textId="77777777" w:rsidR="00DC398A" w:rsidRDefault="00DC398A" w:rsidP="00CF62EF">
            <w:pPr>
              <w:jc w:val="center"/>
              <w:rPr>
                <w:del w:id="127" w:author="Comparison" w:date="2026-09-25T21:05:00Z" w16du:dateUtc="2026-09-26T01:05:00Z"/>
                <w:b/>
              </w:rPr>
            </w:pPr>
          </w:p>
          <w:p w14:paraId="289F58FB" w14:textId="77777777" w:rsidR="00DC398A" w:rsidRDefault="00DC398A" w:rsidP="00CF62EF">
            <w:pPr>
              <w:jc w:val="center"/>
              <w:rPr>
                <w:del w:id="128" w:author="Comparison" w:date="2026-09-25T21:05:00Z" w16du:dateUtc="2026-09-26T01:05:00Z"/>
                <w:b/>
              </w:rPr>
            </w:pPr>
          </w:p>
        </w:tc>
        <w:tc>
          <w:tcPr>
            <w:tcW w:w="2700" w:type="dxa"/>
          </w:tcPr>
          <w:p w14:paraId="04256151" w14:textId="77777777" w:rsidR="00DC398A" w:rsidRDefault="00DC398A" w:rsidP="00CF62EF">
            <w:pPr>
              <w:jc w:val="center"/>
              <w:rPr>
                <w:del w:id="129" w:author="Comparison" w:date="2026-09-25T21:05:00Z" w16du:dateUtc="2026-09-26T01:05:00Z"/>
                <w:b/>
              </w:rPr>
            </w:pPr>
          </w:p>
        </w:tc>
        <w:tc>
          <w:tcPr>
            <w:tcW w:w="2610" w:type="dxa"/>
          </w:tcPr>
          <w:p w14:paraId="29130285" w14:textId="77777777" w:rsidR="00DC398A" w:rsidRDefault="00DC398A" w:rsidP="00CF62EF">
            <w:pPr>
              <w:jc w:val="center"/>
              <w:rPr>
                <w:del w:id="130" w:author="Comparison" w:date="2026-09-25T21:05:00Z" w16du:dateUtc="2026-09-26T01:05:00Z"/>
                <w:b/>
              </w:rPr>
            </w:pPr>
          </w:p>
        </w:tc>
        <w:tc>
          <w:tcPr>
            <w:tcW w:w="2880" w:type="dxa"/>
          </w:tcPr>
          <w:p w14:paraId="59547498" w14:textId="77777777" w:rsidR="00DC398A" w:rsidRDefault="00DC398A" w:rsidP="00CF62EF">
            <w:pPr>
              <w:jc w:val="center"/>
              <w:rPr>
                <w:del w:id="131" w:author="Comparison" w:date="2026-09-25T21:05:00Z" w16du:dateUtc="2026-09-26T01:05:00Z"/>
                <w:b/>
              </w:rPr>
            </w:pPr>
          </w:p>
        </w:tc>
      </w:tr>
    </w:tbl>
    <w:p w14:paraId="49556812" w14:textId="77777777" w:rsidR="00DC398A" w:rsidRDefault="00DC398A">
      <w:pPr>
        <w:rPr>
          <w:rFonts w:ascii="Comic Sans MS" w:hAnsi="Comic Sans MS"/>
          <w:rPrChange w:id="132" w:author="Comparison" w:date="2026-09-25T21:05:00Z" w16du:dateUtc="2026-09-26T01:05:00Z">
            <w:rPr>
              <w:b/>
            </w:rPr>
          </w:rPrChange>
        </w:rPr>
        <w:pPrChange w:id="133" w:author="Comparison" w:date="2026-09-25T21:05:00Z" w16du:dateUtc="2026-09-26T01:05:00Z">
          <w:pPr>
            <w:jc w:val="center"/>
          </w:pPr>
        </w:pPrChange>
      </w:pPr>
    </w:p>
    <w:p w14:paraId="22914AE1" w14:textId="77777777" w:rsidR="001B3F9F" w:rsidRDefault="0088681A">
      <w:pPr>
        <w:rPr>
          <w:ins w:id="134" w:author="Comparison" w:date="2026-09-25T21:05:00Z" w16du:dateUtc="2026-09-26T01:05:00Z"/>
          <w:rFonts w:ascii="Comic Sans MS" w:eastAsia="Comic Sans MS" w:hAnsi="Comic Sans MS" w:cs="Comic Sans MS"/>
          <w:sz w:val="36"/>
          <w:szCs w:val="36"/>
        </w:rPr>
      </w:pPr>
      <w:ins w:id="135" w:author="Comparison" w:date="2026-09-25T21:05:00Z" w16du:dateUtc="2026-09-26T01:05:00Z">
        <w:r>
          <w:rPr>
            <w:rFonts w:ascii="Comic Sans MS" w:eastAsia="Comic Sans MS" w:hAnsi="Comic Sans MS" w:cs="Comic Sans MS"/>
            <w:sz w:val="36"/>
            <w:szCs w:val="36"/>
          </w:rPr>
          <w:t>++++++++++++++++++++++++++++++++++++++++++++++++++++++++++++++</w:t>
        </w:r>
      </w:ins>
    </w:p>
    <w:p w14:paraId="3AF258AE" w14:textId="77777777" w:rsidR="001B3F9F" w:rsidRDefault="0088681A">
      <w:pPr>
        <w:rPr>
          <w:ins w:id="136" w:author="Comparison" w:date="2026-09-25T21:05:00Z" w16du:dateUtc="2026-09-26T01:05:00Z"/>
          <w:rFonts w:ascii="Comic Sans MS" w:eastAsia="Comic Sans MS" w:hAnsi="Comic Sans MS" w:cs="Comic Sans MS"/>
          <w:sz w:val="36"/>
          <w:szCs w:val="36"/>
        </w:rPr>
      </w:pPr>
      <w:ins w:id="137" w:author="Comparison" w:date="2026-09-25T21:05:00Z" w16du:dateUtc="2026-09-26T01:05:00Z">
        <w:r>
          <w:rPr>
            <w:rFonts w:ascii="Comic Sans MS" w:eastAsia="Comic Sans MS" w:hAnsi="Comic Sans MS" w:cs="Comic Sans MS"/>
            <w:sz w:val="36"/>
            <w:szCs w:val="36"/>
          </w:rPr>
          <w:t>Cut off and bring back to school when you can read all of the words.</w:t>
        </w:r>
      </w:ins>
    </w:p>
    <w:p w14:paraId="7E40D4DD" w14:textId="77777777" w:rsidR="001B3F9F" w:rsidRDefault="001B3F9F">
      <w:pPr>
        <w:rPr>
          <w:ins w:id="138" w:author="Comparison" w:date="2026-09-25T21:05:00Z" w16du:dateUtc="2026-09-26T01:05:00Z"/>
          <w:rFonts w:ascii="Comic Sans MS" w:eastAsia="Comic Sans MS" w:hAnsi="Comic Sans MS" w:cs="Comic Sans MS"/>
          <w:sz w:val="36"/>
          <w:szCs w:val="36"/>
        </w:rPr>
      </w:pPr>
    </w:p>
    <w:p w14:paraId="18331155" w14:textId="77777777" w:rsidR="001B3F9F" w:rsidRDefault="0088681A">
      <w:pPr>
        <w:rPr>
          <w:ins w:id="139" w:author="Comparison" w:date="2026-09-25T21:05:00Z" w16du:dateUtc="2026-09-26T01:05:00Z"/>
          <w:rFonts w:ascii="Comic Sans MS" w:eastAsia="Comic Sans MS" w:hAnsi="Comic Sans MS" w:cs="Comic Sans MS"/>
          <w:sz w:val="36"/>
          <w:szCs w:val="36"/>
        </w:rPr>
      </w:pPr>
      <w:ins w:id="140" w:author="Comparison" w:date="2026-09-25T21:05:00Z" w16du:dateUtc="2026-09-26T01:05:00Z">
        <w:r>
          <w:rPr>
            <w:rFonts w:ascii="Comic Sans MS" w:eastAsia="Comic Sans MS" w:hAnsi="Comic Sans MS" w:cs="Comic Sans MS"/>
            <w:sz w:val="36"/>
            <w:szCs w:val="36"/>
          </w:rPr>
          <w:t>Name___________________________________________</w:t>
        </w:r>
      </w:ins>
    </w:p>
    <w:p w14:paraId="7A2CA4B2" w14:textId="77777777" w:rsidR="001B3F9F" w:rsidRDefault="001B3F9F">
      <w:pPr>
        <w:rPr>
          <w:ins w:id="141" w:author="Comparison" w:date="2026-09-25T21:05:00Z" w16du:dateUtc="2026-09-26T01:05:00Z"/>
          <w:rFonts w:ascii="Comic Sans MS" w:eastAsia="Comic Sans MS" w:hAnsi="Comic Sans MS" w:cs="Comic Sans MS"/>
          <w:sz w:val="36"/>
          <w:szCs w:val="36"/>
        </w:rPr>
      </w:pPr>
    </w:p>
    <w:p w14:paraId="1DB7310F" w14:textId="77777777" w:rsidR="001B3F9F" w:rsidRDefault="0088681A">
      <w:pPr>
        <w:numPr>
          <w:ilvl w:val="0"/>
          <w:numId w:val="1"/>
        </w:numPr>
        <w:rPr>
          <w:ins w:id="142" w:author="Comparison" w:date="2026-09-25T21:05:00Z" w16du:dateUtc="2026-09-26T01:05:00Z"/>
          <w:rFonts w:ascii="Comic Sans MS" w:eastAsia="Comic Sans MS" w:hAnsi="Comic Sans MS" w:cs="Comic Sans MS"/>
          <w:sz w:val="36"/>
          <w:szCs w:val="36"/>
        </w:rPr>
      </w:pPr>
      <w:ins w:id="143" w:author="Comparison" w:date="2026-09-25T21:05:00Z" w16du:dateUtc="2026-09-26T01:05:00Z">
        <w:r>
          <w:rPr>
            <w:rFonts w:ascii="Comic Sans MS" w:eastAsia="Comic Sans MS" w:hAnsi="Comic Sans MS" w:cs="Comic Sans MS"/>
            <w:sz w:val="36"/>
            <w:szCs w:val="36"/>
          </w:rPr>
          <w:t>after</w:t>
        </w:r>
        <w:r>
          <w:rPr>
            <w:rFonts w:ascii="Comic Sans MS" w:eastAsia="Comic Sans MS" w:hAnsi="Comic Sans MS" w:cs="Comic Sans MS"/>
            <w:sz w:val="36"/>
            <w:szCs w:val="36"/>
          </w:rPr>
          <w:tab/>
        </w:r>
        <w:r>
          <w:rPr>
            <w:rFonts w:ascii="Comic Sans MS" w:eastAsia="Comic Sans MS" w:hAnsi="Comic Sans MS" w:cs="Comic Sans MS"/>
            <w:sz w:val="36"/>
            <w:szCs w:val="36"/>
          </w:rPr>
          <w:tab/>
        </w:r>
        <w:r>
          <w:rPr>
            <w:rFonts w:ascii="Comic Sans MS" w:eastAsia="Comic Sans MS" w:hAnsi="Comic Sans MS" w:cs="Comic Sans MS"/>
            <w:sz w:val="36"/>
            <w:szCs w:val="36"/>
          </w:rPr>
          <w:tab/>
        </w:r>
        <w:r>
          <w:rPr>
            <w:rFonts w:ascii="Comic Sans MS" w:eastAsia="Comic Sans MS" w:hAnsi="Comic Sans MS" w:cs="Comic Sans MS"/>
            <w:sz w:val="36"/>
            <w:szCs w:val="36"/>
          </w:rPr>
          <w:tab/>
        </w:r>
        <w:r>
          <w:rPr>
            <w:rFonts w:ascii="Comic Sans MS" w:eastAsia="Comic Sans MS" w:hAnsi="Comic Sans MS" w:cs="Comic Sans MS"/>
            <w:sz w:val="36"/>
            <w:szCs w:val="36"/>
          </w:rPr>
          <w:tab/>
          <w:t>8. small</w:t>
        </w:r>
      </w:ins>
    </w:p>
    <w:p w14:paraId="17E1D19C" w14:textId="77777777" w:rsidR="001B3F9F" w:rsidRDefault="0088681A">
      <w:pPr>
        <w:numPr>
          <w:ilvl w:val="0"/>
          <w:numId w:val="1"/>
        </w:numPr>
        <w:rPr>
          <w:ins w:id="144" w:author="Comparison" w:date="2026-09-25T21:05:00Z" w16du:dateUtc="2026-09-26T01:05:00Z"/>
          <w:rFonts w:ascii="Comic Sans MS" w:eastAsia="Comic Sans MS" w:hAnsi="Comic Sans MS" w:cs="Comic Sans MS"/>
          <w:sz w:val="36"/>
          <w:szCs w:val="36"/>
        </w:rPr>
      </w:pPr>
      <w:ins w:id="145" w:author="Comparison" w:date="2026-09-25T21:05:00Z" w16du:dateUtc="2026-09-26T01:05:00Z">
        <w:r>
          <w:rPr>
            <w:rFonts w:ascii="Comic Sans MS" w:eastAsia="Comic Sans MS" w:hAnsi="Comic Sans MS" w:cs="Comic Sans MS"/>
            <w:sz w:val="36"/>
            <w:szCs w:val="36"/>
          </w:rPr>
          <w:t>call</w:t>
        </w:r>
        <w:r>
          <w:rPr>
            <w:rFonts w:ascii="Comic Sans MS" w:eastAsia="Comic Sans MS" w:hAnsi="Comic Sans MS" w:cs="Comic Sans MS"/>
            <w:sz w:val="36"/>
            <w:szCs w:val="36"/>
          </w:rPr>
          <w:tab/>
        </w:r>
        <w:r>
          <w:rPr>
            <w:rFonts w:ascii="Comic Sans MS" w:eastAsia="Comic Sans MS" w:hAnsi="Comic Sans MS" w:cs="Comic Sans MS"/>
            <w:sz w:val="36"/>
            <w:szCs w:val="36"/>
          </w:rPr>
          <w:tab/>
        </w:r>
        <w:r>
          <w:rPr>
            <w:rFonts w:ascii="Comic Sans MS" w:eastAsia="Comic Sans MS" w:hAnsi="Comic Sans MS" w:cs="Comic Sans MS"/>
            <w:sz w:val="36"/>
            <w:szCs w:val="36"/>
          </w:rPr>
          <w:tab/>
        </w:r>
        <w:r>
          <w:rPr>
            <w:rFonts w:ascii="Comic Sans MS" w:eastAsia="Comic Sans MS" w:hAnsi="Comic Sans MS" w:cs="Comic Sans MS"/>
            <w:sz w:val="36"/>
            <w:szCs w:val="36"/>
          </w:rPr>
          <w:tab/>
        </w:r>
        <w:r>
          <w:rPr>
            <w:rFonts w:ascii="Comic Sans MS" w:eastAsia="Comic Sans MS" w:hAnsi="Comic Sans MS" w:cs="Comic Sans MS"/>
            <w:sz w:val="36"/>
            <w:szCs w:val="36"/>
          </w:rPr>
          <w:tab/>
        </w:r>
        <w:r>
          <w:rPr>
            <w:rFonts w:ascii="Comic Sans MS" w:eastAsia="Comic Sans MS" w:hAnsi="Comic Sans MS" w:cs="Comic Sans MS"/>
            <w:sz w:val="36"/>
            <w:szCs w:val="36"/>
          </w:rPr>
          <w:tab/>
          <w:t>9. brown</w:t>
        </w:r>
      </w:ins>
    </w:p>
    <w:p w14:paraId="4D331A40" w14:textId="77777777" w:rsidR="001B3F9F" w:rsidRDefault="0088681A">
      <w:pPr>
        <w:numPr>
          <w:ilvl w:val="0"/>
          <w:numId w:val="1"/>
        </w:numPr>
        <w:rPr>
          <w:ins w:id="146" w:author="Comparison" w:date="2026-09-25T21:05:00Z" w16du:dateUtc="2026-09-26T01:05:00Z"/>
          <w:rFonts w:ascii="Comic Sans MS" w:eastAsia="Comic Sans MS" w:hAnsi="Comic Sans MS" w:cs="Comic Sans MS"/>
          <w:sz w:val="36"/>
          <w:szCs w:val="36"/>
        </w:rPr>
      </w:pPr>
      <w:ins w:id="147" w:author="Comparison" w:date="2026-09-25T21:05:00Z" w16du:dateUtc="2026-09-26T01:05:00Z">
        <w:r>
          <w:rPr>
            <w:rFonts w:ascii="Comic Sans MS" w:eastAsia="Comic Sans MS" w:hAnsi="Comic Sans MS" w:cs="Comic Sans MS"/>
            <w:sz w:val="36"/>
            <w:szCs w:val="36"/>
          </w:rPr>
          <w:t>her</w:t>
        </w:r>
        <w:r>
          <w:rPr>
            <w:rFonts w:ascii="Comic Sans MS" w:eastAsia="Comic Sans MS" w:hAnsi="Comic Sans MS" w:cs="Comic Sans MS"/>
            <w:sz w:val="36"/>
            <w:szCs w:val="36"/>
          </w:rPr>
          <w:tab/>
        </w:r>
        <w:r>
          <w:rPr>
            <w:rFonts w:ascii="Comic Sans MS" w:eastAsia="Comic Sans MS" w:hAnsi="Comic Sans MS" w:cs="Comic Sans MS"/>
            <w:sz w:val="36"/>
            <w:szCs w:val="36"/>
          </w:rPr>
          <w:tab/>
        </w:r>
        <w:r>
          <w:rPr>
            <w:rFonts w:ascii="Comic Sans MS" w:eastAsia="Comic Sans MS" w:hAnsi="Comic Sans MS" w:cs="Comic Sans MS"/>
            <w:sz w:val="36"/>
            <w:szCs w:val="36"/>
          </w:rPr>
          <w:tab/>
        </w:r>
        <w:r>
          <w:rPr>
            <w:rFonts w:ascii="Comic Sans MS" w:eastAsia="Comic Sans MS" w:hAnsi="Comic Sans MS" w:cs="Comic Sans MS"/>
            <w:sz w:val="36"/>
            <w:szCs w:val="36"/>
          </w:rPr>
          <w:tab/>
        </w:r>
        <w:r>
          <w:rPr>
            <w:rFonts w:ascii="Comic Sans MS" w:eastAsia="Comic Sans MS" w:hAnsi="Comic Sans MS" w:cs="Comic Sans MS"/>
            <w:sz w:val="36"/>
            <w:szCs w:val="36"/>
          </w:rPr>
          <w:tab/>
        </w:r>
        <w:r>
          <w:rPr>
            <w:rFonts w:ascii="Comic Sans MS" w:eastAsia="Comic Sans MS" w:hAnsi="Comic Sans MS" w:cs="Comic Sans MS"/>
            <w:sz w:val="36"/>
            <w:szCs w:val="36"/>
          </w:rPr>
          <w:tab/>
          <w:t>10. live</w:t>
        </w:r>
      </w:ins>
    </w:p>
    <w:p w14:paraId="3C82D527" w14:textId="77777777" w:rsidR="001B3F9F" w:rsidRDefault="0088681A">
      <w:pPr>
        <w:numPr>
          <w:ilvl w:val="0"/>
          <w:numId w:val="1"/>
        </w:numPr>
        <w:rPr>
          <w:ins w:id="148" w:author="Comparison" w:date="2026-09-25T21:05:00Z" w16du:dateUtc="2026-09-26T01:05:00Z"/>
          <w:rFonts w:ascii="Comic Sans MS" w:eastAsia="Comic Sans MS" w:hAnsi="Comic Sans MS" w:cs="Comic Sans MS"/>
          <w:sz w:val="36"/>
          <w:szCs w:val="36"/>
        </w:rPr>
      </w:pPr>
      <w:ins w:id="149" w:author="Comparison" w:date="2026-09-25T21:05:00Z" w16du:dateUtc="2026-09-26T01:05:00Z">
        <w:r>
          <w:rPr>
            <w:rFonts w:ascii="Comic Sans MS" w:eastAsia="Comic Sans MS" w:hAnsi="Comic Sans MS" w:cs="Comic Sans MS"/>
            <w:sz w:val="36"/>
            <w:szCs w:val="36"/>
          </w:rPr>
          <w:t>large</w:t>
        </w:r>
        <w:r>
          <w:rPr>
            <w:rFonts w:ascii="Comic Sans MS" w:eastAsia="Comic Sans MS" w:hAnsi="Comic Sans MS" w:cs="Comic Sans MS"/>
            <w:sz w:val="36"/>
            <w:szCs w:val="36"/>
          </w:rPr>
          <w:tab/>
        </w:r>
        <w:r>
          <w:rPr>
            <w:rFonts w:ascii="Comic Sans MS" w:eastAsia="Comic Sans MS" w:hAnsi="Comic Sans MS" w:cs="Comic Sans MS"/>
            <w:sz w:val="36"/>
            <w:szCs w:val="36"/>
          </w:rPr>
          <w:tab/>
        </w:r>
        <w:r>
          <w:rPr>
            <w:rFonts w:ascii="Comic Sans MS" w:eastAsia="Comic Sans MS" w:hAnsi="Comic Sans MS" w:cs="Comic Sans MS"/>
            <w:sz w:val="36"/>
            <w:szCs w:val="36"/>
          </w:rPr>
          <w:tab/>
        </w:r>
        <w:r>
          <w:rPr>
            <w:rFonts w:ascii="Comic Sans MS" w:eastAsia="Comic Sans MS" w:hAnsi="Comic Sans MS" w:cs="Comic Sans MS"/>
            <w:sz w:val="36"/>
            <w:szCs w:val="36"/>
          </w:rPr>
          <w:tab/>
        </w:r>
        <w:r>
          <w:rPr>
            <w:rFonts w:ascii="Comic Sans MS" w:eastAsia="Comic Sans MS" w:hAnsi="Comic Sans MS" w:cs="Comic Sans MS"/>
            <w:sz w:val="36"/>
            <w:szCs w:val="36"/>
          </w:rPr>
          <w:tab/>
          <w:t>11. work</w:t>
        </w:r>
      </w:ins>
    </w:p>
    <w:p w14:paraId="02381316" w14:textId="77777777" w:rsidR="001B3F9F" w:rsidRDefault="0088681A">
      <w:pPr>
        <w:numPr>
          <w:ilvl w:val="0"/>
          <w:numId w:val="1"/>
        </w:numPr>
        <w:rPr>
          <w:ins w:id="150" w:author="Comparison" w:date="2026-09-25T21:05:00Z" w16du:dateUtc="2026-09-26T01:05:00Z"/>
          <w:rFonts w:ascii="Comic Sans MS" w:eastAsia="Comic Sans MS" w:hAnsi="Comic Sans MS" w:cs="Comic Sans MS"/>
          <w:sz w:val="36"/>
          <w:szCs w:val="36"/>
        </w:rPr>
      </w:pPr>
      <w:ins w:id="151" w:author="Comparison" w:date="2026-09-25T21:05:00Z" w16du:dateUtc="2026-09-26T01:05:00Z">
        <w:r>
          <w:rPr>
            <w:rFonts w:ascii="Comic Sans MS" w:eastAsia="Comic Sans MS" w:hAnsi="Comic Sans MS" w:cs="Comic Sans MS"/>
            <w:sz w:val="36"/>
            <w:szCs w:val="36"/>
          </w:rPr>
          <w:t>house</w:t>
        </w:r>
        <w:r>
          <w:rPr>
            <w:rFonts w:ascii="Comic Sans MS" w:eastAsia="Comic Sans MS" w:hAnsi="Comic Sans MS" w:cs="Comic Sans MS"/>
            <w:sz w:val="36"/>
            <w:szCs w:val="36"/>
          </w:rPr>
          <w:tab/>
        </w:r>
        <w:r>
          <w:rPr>
            <w:rFonts w:ascii="Comic Sans MS" w:eastAsia="Comic Sans MS" w:hAnsi="Comic Sans MS" w:cs="Comic Sans MS"/>
            <w:sz w:val="36"/>
            <w:szCs w:val="36"/>
          </w:rPr>
          <w:tab/>
        </w:r>
        <w:r>
          <w:rPr>
            <w:rFonts w:ascii="Comic Sans MS" w:eastAsia="Comic Sans MS" w:hAnsi="Comic Sans MS" w:cs="Comic Sans MS"/>
            <w:sz w:val="36"/>
            <w:szCs w:val="36"/>
          </w:rPr>
          <w:tab/>
        </w:r>
        <w:r>
          <w:rPr>
            <w:rFonts w:ascii="Comic Sans MS" w:eastAsia="Comic Sans MS" w:hAnsi="Comic Sans MS" w:cs="Comic Sans MS"/>
            <w:sz w:val="36"/>
            <w:szCs w:val="36"/>
          </w:rPr>
          <w:tab/>
        </w:r>
        <w:r>
          <w:rPr>
            <w:rFonts w:ascii="Comic Sans MS" w:eastAsia="Comic Sans MS" w:hAnsi="Comic Sans MS" w:cs="Comic Sans MS"/>
            <w:sz w:val="36"/>
            <w:szCs w:val="36"/>
          </w:rPr>
          <w:tab/>
          <w:t>12. year</w:t>
        </w:r>
      </w:ins>
    </w:p>
    <w:p w14:paraId="3C40E545" w14:textId="77777777" w:rsidR="001B3F9F" w:rsidRDefault="0088681A">
      <w:pPr>
        <w:numPr>
          <w:ilvl w:val="0"/>
          <w:numId w:val="1"/>
        </w:numPr>
        <w:rPr>
          <w:ins w:id="152" w:author="Comparison" w:date="2026-09-25T21:05:00Z" w16du:dateUtc="2026-09-26T01:05:00Z"/>
          <w:rFonts w:ascii="Comic Sans MS" w:eastAsia="Comic Sans MS" w:hAnsi="Comic Sans MS" w:cs="Comic Sans MS"/>
          <w:sz w:val="36"/>
          <w:szCs w:val="36"/>
        </w:rPr>
      </w:pPr>
      <w:ins w:id="153" w:author="Comparison" w:date="2026-09-25T21:05:00Z" w16du:dateUtc="2026-09-26T01:05:00Z">
        <w:r>
          <w:rPr>
            <w:rFonts w:ascii="Comic Sans MS" w:eastAsia="Comic Sans MS" w:hAnsi="Comic Sans MS" w:cs="Comic Sans MS"/>
            <w:sz w:val="36"/>
            <w:szCs w:val="36"/>
          </w:rPr>
          <w:t>long</w:t>
        </w:r>
        <w:r>
          <w:rPr>
            <w:rFonts w:ascii="Comic Sans MS" w:eastAsia="Comic Sans MS" w:hAnsi="Comic Sans MS" w:cs="Comic Sans MS"/>
            <w:sz w:val="36"/>
            <w:szCs w:val="36"/>
          </w:rPr>
          <w:tab/>
        </w:r>
        <w:r>
          <w:rPr>
            <w:rFonts w:ascii="Comic Sans MS" w:eastAsia="Comic Sans MS" w:hAnsi="Comic Sans MS" w:cs="Comic Sans MS"/>
            <w:sz w:val="36"/>
            <w:szCs w:val="36"/>
          </w:rPr>
          <w:tab/>
        </w:r>
        <w:r>
          <w:rPr>
            <w:rFonts w:ascii="Comic Sans MS" w:eastAsia="Comic Sans MS" w:hAnsi="Comic Sans MS" w:cs="Comic Sans MS"/>
            <w:sz w:val="36"/>
            <w:szCs w:val="36"/>
          </w:rPr>
          <w:tab/>
        </w:r>
        <w:r>
          <w:rPr>
            <w:rFonts w:ascii="Comic Sans MS" w:eastAsia="Comic Sans MS" w:hAnsi="Comic Sans MS" w:cs="Comic Sans MS"/>
            <w:sz w:val="36"/>
            <w:szCs w:val="36"/>
          </w:rPr>
          <w:tab/>
        </w:r>
        <w:r>
          <w:rPr>
            <w:rFonts w:ascii="Comic Sans MS" w:eastAsia="Comic Sans MS" w:hAnsi="Comic Sans MS" w:cs="Comic Sans MS"/>
            <w:sz w:val="36"/>
            <w:szCs w:val="36"/>
          </w:rPr>
          <w:tab/>
        </w:r>
        <w:r>
          <w:rPr>
            <w:rFonts w:ascii="Comic Sans MS" w:eastAsia="Comic Sans MS" w:hAnsi="Comic Sans MS" w:cs="Comic Sans MS"/>
            <w:sz w:val="36"/>
            <w:szCs w:val="36"/>
          </w:rPr>
          <w:tab/>
          <w:t>13. purple</w:t>
        </w:r>
      </w:ins>
    </w:p>
    <w:p w14:paraId="20A85D57" w14:textId="77777777" w:rsidR="001B3F9F" w:rsidRDefault="0088681A">
      <w:pPr>
        <w:numPr>
          <w:ilvl w:val="0"/>
          <w:numId w:val="1"/>
        </w:numPr>
        <w:rPr>
          <w:ins w:id="154" w:author="Comparison" w:date="2026-09-25T21:05:00Z" w16du:dateUtc="2026-09-26T01:05:00Z"/>
          <w:rFonts w:ascii="Comic Sans MS" w:eastAsia="Comic Sans MS" w:hAnsi="Comic Sans MS" w:cs="Comic Sans MS"/>
          <w:sz w:val="36"/>
          <w:szCs w:val="36"/>
        </w:rPr>
      </w:pPr>
      <w:ins w:id="155" w:author="Comparison" w:date="2026-09-25T21:05:00Z" w16du:dateUtc="2026-09-26T01:05:00Z">
        <w:r>
          <w:rPr>
            <w:rFonts w:ascii="Comic Sans MS" w:eastAsia="Comic Sans MS" w:hAnsi="Comic Sans MS" w:cs="Comic Sans MS"/>
            <w:sz w:val="36"/>
            <w:szCs w:val="36"/>
          </w:rPr>
          <w:t>off</w:t>
        </w:r>
        <w:r>
          <w:rPr>
            <w:rFonts w:ascii="Comic Sans MS" w:eastAsia="Comic Sans MS" w:hAnsi="Comic Sans MS" w:cs="Comic Sans MS"/>
            <w:sz w:val="36"/>
            <w:szCs w:val="36"/>
          </w:rPr>
          <w:tab/>
        </w:r>
        <w:r>
          <w:rPr>
            <w:rFonts w:ascii="Comic Sans MS" w:eastAsia="Comic Sans MS" w:hAnsi="Comic Sans MS" w:cs="Comic Sans MS"/>
            <w:sz w:val="36"/>
            <w:szCs w:val="36"/>
          </w:rPr>
          <w:tab/>
        </w:r>
        <w:r>
          <w:rPr>
            <w:rFonts w:ascii="Comic Sans MS" w:eastAsia="Comic Sans MS" w:hAnsi="Comic Sans MS" w:cs="Comic Sans MS"/>
            <w:sz w:val="36"/>
            <w:szCs w:val="36"/>
          </w:rPr>
          <w:tab/>
        </w:r>
        <w:r>
          <w:rPr>
            <w:rFonts w:ascii="Comic Sans MS" w:eastAsia="Comic Sans MS" w:hAnsi="Comic Sans MS" w:cs="Comic Sans MS"/>
            <w:sz w:val="36"/>
            <w:szCs w:val="36"/>
          </w:rPr>
          <w:tab/>
        </w:r>
        <w:r>
          <w:rPr>
            <w:rFonts w:ascii="Comic Sans MS" w:eastAsia="Comic Sans MS" w:hAnsi="Comic Sans MS" w:cs="Comic Sans MS"/>
            <w:sz w:val="36"/>
            <w:szCs w:val="36"/>
          </w:rPr>
          <w:tab/>
        </w:r>
        <w:r>
          <w:rPr>
            <w:rFonts w:ascii="Comic Sans MS" w:eastAsia="Comic Sans MS" w:hAnsi="Comic Sans MS" w:cs="Comic Sans MS"/>
            <w:sz w:val="36"/>
            <w:szCs w:val="36"/>
          </w:rPr>
          <w:tab/>
          <w:t>14.</w:t>
        </w:r>
      </w:ins>
    </w:p>
    <w:p w14:paraId="761191D8" w14:textId="77777777" w:rsidR="001B3F9F" w:rsidRDefault="001B3F9F">
      <w:pPr>
        <w:rPr>
          <w:ins w:id="156" w:author="Comparison" w:date="2026-09-25T21:05:00Z" w16du:dateUtc="2026-09-26T01:05:00Z"/>
          <w:rFonts w:ascii="Comic Sans MS" w:eastAsia="Comic Sans MS" w:hAnsi="Comic Sans MS" w:cs="Comic Sans MS"/>
          <w:sz w:val="36"/>
          <w:szCs w:val="36"/>
        </w:rPr>
      </w:pPr>
    </w:p>
    <w:p w14:paraId="1B14F100" w14:textId="77777777" w:rsidR="001B3F9F" w:rsidRDefault="001B3F9F">
      <w:pPr>
        <w:rPr>
          <w:ins w:id="157" w:author="Comparison" w:date="2026-09-25T21:05:00Z" w16du:dateUtc="2026-09-26T01:05:00Z"/>
          <w:rFonts w:ascii="Comic Sans MS" w:eastAsia="Comic Sans MS" w:hAnsi="Comic Sans MS" w:cs="Comic Sans MS"/>
          <w:sz w:val="36"/>
          <w:szCs w:val="36"/>
        </w:rPr>
      </w:pPr>
    </w:p>
    <w:p w14:paraId="6C8651AE" w14:textId="77777777" w:rsidR="00926079" w:rsidRDefault="0088681A">
      <w:pPr>
        <w:rPr>
          <w:rFonts w:ascii="Comic Sans MS" w:hAnsi="Comic Sans MS"/>
          <w:sz w:val="36"/>
          <w:rPrChange w:id="158" w:author="Comparison" w:date="2026-09-25T21:05:00Z" w16du:dateUtc="2026-09-26T01:05:00Z">
            <w:rPr/>
          </w:rPrChange>
        </w:rPr>
      </w:pPr>
      <w:ins w:id="159" w:author="Comparison" w:date="2026-09-25T21:05:00Z" w16du:dateUtc="2026-09-26T01:05:00Z">
        <w:r>
          <w:rPr>
            <w:rFonts w:ascii="Comic Sans MS" w:eastAsia="Comic Sans MS" w:hAnsi="Comic Sans MS" w:cs="Comic Sans MS"/>
            <w:sz w:val="36"/>
            <w:szCs w:val="36"/>
          </w:rPr>
          <w:t>Parent’s signature________________________________</w:t>
        </w:r>
      </w:ins>
    </w:p>
    <w:sectPr w:rsidR="0092607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portrait"/>
      <w:pgMar w:top="720" w:right="720" w:bottom="720" w:left="720" w:header="0" w:footer="720" w:gutter="0"/>
      <w:pgNumType w:start="1"/>
      <w:cols w:space="720"/>
      <w:titlePg w:val="0"/>
      <w:docGrid w:linePitch="0"/>
      <w:sectPrChange w:id="167" w:author="Comparison" w:date="2026-09-25T21:05:00Z" w16du:dateUtc="2026-09-26T01:05:00Z">
        <w:sectPr w:rsidR="00926079">
          <w:pgSz w:orient="landscape"/>
          <w:pgMar w:top="1440" w:right="1440" w:bottom="1440" w:left="1440" w:header="720" w:footer="720" w:gutter="0"/>
          <w:pgNumType w:start="0"/>
          <w:titlePg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5114CF" w14:textId="77777777" w:rsidR="0088681A" w:rsidRDefault="0088681A" w:rsidP="002457FF">
      <w:pPr>
        <w:spacing w:line="240" w:lineRule="auto"/>
        <w:pPrChange w:id="13" w:author="Comparison" w:date="2026-09-25T21:05:00Z" w16du:dateUtc="2026-09-26T01:05:00Z">
          <w:pPr/>
        </w:pPrChange>
      </w:pPr>
      <w:r>
        <w:separator/>
      </w:r>
    </w:p>
  </w:endnote>
  <w:endnote w:type="continuationSeparator" w:id="0">
    <w:p w14:paraId="451D0A6E" w14:textId="77777777" w:rsidR="0088681A" w:rsidRDefault="0088681A" w:rsidP="002457FF">
      <w:pPr>
        <w:spacing w:line="240" w:lineRule="auto"/>
        <w:pPrChange w:id="14" w:author="Comparison" w:date="2026-09-25T21:05:00Z" w16du:dateUtc="2026-09-26T01:05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6B4A2C" w14:textId="77777777" w:rsidR="00143E33" w:rsidRDefault="00143E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3E8E20" w14:textId="77777777" w:rsidR="00143E33" w:rsidRDefault="00143E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854BE4" w14:textId="77777777" w:rsidR="00926A7E" w:rsidRDefault="00926A7E" w:rsidP="00926A7E">
    <w:pPr>
      <w:pStyle w:val="Footer"/>
      <w:tabs>
        <w:tab w:val="clear" w:pos="4680"/>
        <w:tab w:val="clear" w:pos="9360"/>
        <w:tab w:val="right" w:pos="13680"/>
      </w:tabs>
      <w:ind w:right="360"/>
      <w:rPr>
        <w:del w:id="164" w:author="Comparison" w:date="2026-09-25T21:05:00Z" w16du:dateUtc="2026-09-26T01:05:00Z"/>
        <w:i/>
        <w:sz w:val="18"/>
        <w:szCs w:val="18"/>
      </w:rPr>
    </w:pPr>
    <w:del w:id="165" w:author="Comparison" w:date="2026-09-25T21:05:00Z" w16du:dateUtc="2026-09-26T01:05:00Z">
      <w:r>
        <w:rPr>
          <w:i/>
          <w:sz w:val="18"/>
          <w:szCs w:val="18"/>
        </w:rPr>
        <w:delText xml:space="preserve">Developed for </w:delText>
      </w:r>
      <w:r w:rsidR="00B235C0">
        <w:rPr>
          <w:i/>
          <w:sz w:val="18"/>
          <w:szCs w:val="18"/>
        </w:rPr>
        <w:delText>Marillac Mission Fund</w:delText>
      </w:r>
      <w:r>
        <w:rPr>
          <w:i/>
          <w:sz w:val="18"/>
          <w:szCs w:val="18"/>
        </w:rPr>
        <w:delText xml:space="preserve"> by LS Associates, LLC</w:delText>
      </w:r>
    </w:del>
  </w:p>
  <w:p w14:paraId="4ABD3129" w14:textId="77777777" w:rsidR="00926A7E" w:rsidRDefault="00926A7E">
    <w:pPr>
      <w:pStyle w:val="Footer"/>
      <w:rPr>
        <w:del w:id="166" w:author="Comparison" w:date="2026-09-25T21:05:00Z" w16du:dateUtc="2026-09-26T01:05:00Z"/>
      </w:rPr>
    </w:pPr>
  </w:p>
  <w:p w14:paraId="5713C8BC" w14:textId="77777777" w:rsidR="00926A7E" w:rsidRDefault="00926A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495872" w14:textId="77777777" w:rsidR="0088681A" w:rsidRDefault="0088681A" w:rsidP="002457FF">
      <w:pPr>
        <w:spacing w:line="240" w:lineRule="auto"/>
        <w:pPrChange w:id="11" w:author="Comparison" w:date="2026-09-25T21:05:00Z" w16du:dateUtc="2026-09-26T01:05:00Z">
          <w:pPr/>
        </w:pPrChange>
      </w:pPr>
      <w:r>
        <w:separator/>
      </w:r>
    </w:p>
  </w:footnote>
  <w:footnote w:type="continuationSeparator" w:id="0">
    <w:p w14:paraId="7A63EF4E" w14:textId="77777777" w:rsidR="0088681A" w:rsidRDefault="0088681A" w:rsidP="002457FF">
      <w:pPr>
        <w:spacing w:line="240" w:lineRule="auto"/>
        <w:pPrChange w:id="12" w:author="Comparison" w:date="2026-09-25T21:05:00Z" w16du:dateUtc="2026-09-26T01:05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6451B7" w14:textId="77777777" w:rsidR="002457FF" w:rsidRDefault="002457FF">
    <w:pPr>
      <w:pStyle w:val="Header"/>
      <w:rPr>
        <w:ins w:id="160" w:author="Comparison" w:date="2026-09-25T21:05:00Z" w16du:dateUtc="2026-09-26T01:05:00Z"/>
      </w:rPr>
    </w:pPr>
  </w:p>
  <w:p w14:paraId="0C79969C" w14:textId="77777777" w:rsidR="00143E33" w:rsidRDefault="00143E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55DAF5" w14:textId="77777777" w:rsidR="002457FF" w:rsidRDefault="002457FF">
    <w:pPr>
      <w:pStyle w:val="Header"/>
      <w:rPr>
        <w:ins w:id="161" w:author="Comparison" w:date="2026-09-25T21:05:00Z" w16du:dateUtc="2026-09-26T01:05:00Z"/>
      </w:rPr>
    </w:pPr>
  </w:p>
  <w:p w14:paraId="5E950226" w14:textId="77777777" w:rsidR="00143E33" w:rsidRDefault="00143E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8E360A" w14:textId="77777777" w:rsidR="002457FF" w:rsidRDefault="002457FF">
    <w:pPr>
      <w:pStyle w:val="Header"/>
      <w:rPr>
        <w:ins w:id="162" w:author="Comparison" w:date="2026-09-25T21:05:00Z" w16du:dateUtc="2026-09-26T01:05:00Z"/>
      </w:rPr>
    </w:pPr>
  </w:p>
  <w:p w14:paraId="1A432267" w14:textId="77777777" w:rsidR="00DC398A" w:rsidRDefault="00B235C0">
    <w:pPr>
      <w:pStyle w:val="Header"/>
    </w:pPr>
    <w:del w:id="163" w:author="Comparison" w:date="2026-09-25T21:05:00Z" w16du:dateUtc="2026-09-26T01:05:00Z">
      <w:r>
        <w:rPr>
          <w:noProof/>
        </w:rPr>
        <w:drawing>
          <wp:inline distT="0" distB="0" distL="0" distR="0" wp14:anchorId="38C28E2A" wp14:editId="1AD4A06D">
            <wp:extent cx="3009900" cy="37767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rillac_Mission_Fund_logo_hz1_fc_rgb_150.png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490" cy="39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4F6FAE"/>
    <w:multiLevelType w:val="multilevel"/>
    <w:tmpl w:val="0F6613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117217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C398A"/>
    <w:rsid w:val="00143E33"/>
    <w:rsid w:val="001B3F9F"/>
    <w:rsid w:val="002457FF"/>
    <w:rsid w:val="006B5DFC"/>
    <w:rsid w:val="006C7D11"/>
    <w:rsid w:val="0088681A"/>
    <w:rsid w:val="008D2A86"/>
    <w:rsid w:val="00926079"/>
    <w:rsid w:val="00926A7E"/>
    <w:rsid w:val="00AD0AA1"/>
    <w:rsid w:val="00B235C0"/>
    <w:rsid w:val="00DC398A"/>
    <w:rsid w:val="00E64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3C9DBF"/>
  <w15:docId w15:val="{6391AA1C-A91D-4A33-A624-69908BE61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  <w:pPrChange w:id="0" w:author="Comparison" w:date="2026-09-25T21:05:00Z">
        <w:pPr/>
      </w:pPrChange>
    </w:pPr>
    <w:rPr>
      <w:rFonts w:ascii="Arial" w:eastAsia="Arial" w:hAnsi="Arial" w:cs="Arial"/>
      <w:lang w:val="en"/>
      <w:rPrChange w:id="0" w:author="Comparison" w:date="2026-09-25T21:05:00Z">
        <w:rPr>
          <w:rFonts w:asciiTheme="minorHAnsi" w:eastAsiaTheme="minorHAnsi" w:hAnsiTheme="minorHAnsi" w:cstheme="minorBidi"/>
          <w:sz w:val="24"/>
          <w:szCs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  <w:pPrChange w:id="1" w:author="Comparison" w:date="2026-09-25T21:05:00Z">
        <w:pPr>
          <w:keepNext/>
          <w:keepLines/>
          <w:spacing w:before="400" w:after="120" w:line="276" w:lineRule="auto"/>
          <w:outlineLvl w:val="0"/>
        </w:pPr>
      </w:pPrChange>
    </w:pPr>
    <w:rPr>
      <w:sz w:val="40"/>
      <w:szCs w:val="40"/>
      <w:rPrChange w:id="1" w:author="Comparison" w:date="2026-09-25T21:05:00Z">
        <w:rPr>
          <w:rFonts w:ascii="Arial" w:eastAsia="Arial" w:hAnsi="Arial" w:cs="Arial"/>
          <w:sz w:val="40"/>
          <w:szCs w:val="40"/>
          <w:lang w:val="en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  <w:pPrChange w:id="2" w:author="Comparison" w:date="2026-09-25T21:05:00Z">
        <w:pPr>
          <w:keepNext/>
          <w:keepLines/>
          <w:spacing w:before="360" w:after="120" w:line="276" w:lineRule="auto"/>
          <w:outlineLvl w:val="1"/>
        </w:pPr>
      </w:pPrChange>
    </w:pPr>
    <w:rPr>
      <w:sz w:val="32"/>
      <w:szCs w:val="32"/>
      <w:rPrChange w:id="2" w:author="Comparison" w:date="2026-09-25T21:05:00Z">
        <w:rPr>
          <w:rFonts w:ascii="Arial" w:eastAsia="Arial" w:hAnsi="Arial" w:cs="Arial"/>
          <w:sz w:val="32"/>
          <w:szCs w:val="32"/>
          <w:lang w:val="en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  <w:pPrChange w:id="3" w:author="Comparison" w:date="2026-09-25T21:05:00Z">
        <w:pPr>
          <w:keepNext/>
          <w:keepLines/>
          <w:spacing w:before="320" w:after="80" w:line="276" w:lineRule="auto"/>
          <w:outlineLvl w:val="2"/>
        </w:pPr>
      </w:pPrChange>
    </w:pPr>
    <w:rPr>
      <w:color w:val="434343"/>
      <w:sz w:val="28"/>
      <w:szCs w:val="28"/>
      <w:rPrChange w:id="3" w:author="Comparison" w:date="2026-09-25T21:05:00Z">
        <w:rPr>
          <w:rFonts w:ascii="Arial" w:eastAsia="Arial" w:hAnsi="Arial" w:cs="Arial"/>
          <w:color w:val="434343"/>
          <w:sz w:val="28"/>
          <w:szCs w:val="28"/>
          <w:lang w:val="en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  <w:pPrChange w:id="4" w:author="Comparison" w:date="2026-09-25T21:05:00Z">
        <w:pPr>
          <w:keepNext/>
          <w:keepLines/>
          <w:spacing w:before="280" w:after="80" w:line="276" w:lineRule="auto"/>
          <w:outlineLvl w:val="3"/>
        </w:pPr>
      </w:pPrChange>
    </w:pPr>
    <w:rPr>
      <w:color w:val="666666"/>
      <w:sz w:val="24"/>
      <w:szCs w:val="24"/>
      <w:rPrChange w:id="4" w:author="Comparison" w:date="2026-09-25T21:05:00Z">
        <w:rPr>
          <w:rFonts w:ascii="Arial" w:eastAsia="Arial" w:hAnsi="Arial" w:cs="Arial"/>
          <w:color w:val="666666"/>
          <w:sz w:val="22"/>
          <w:szCs w:val="22"/>
          <w:lang w:val="en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  <w:pPrChange w:id="5" w:author="Comparison" w:date="2026-09-25T21:05:00Z">
        <w:pPr>
          <w:keepNext/>
          <w:keepLines/>
          <w:spacing w:before="240" w:after="80" w:line="276" w:lineRule="auto"/>
          <w:outlineLvl w:val="4"/>
        </w:pPr>
      </w:pPrChange>
    </w:pPr>
    <w:rPr>
      <w:color w:val="666666"/>
      <w:rPrChange w:id="5" w:author="Comparison" w:date="2026-09-25T21:05:00Z">
        <w:rPr>
          <w:rFonts w:ascii="Arial" w:eastAsia="Arial" w:hAnsi="Arial" w:cs="Arial"/>
          <w:color w:val="666666"/>
          <w:sz w:val="22"/>
          <w:szCs w:val="22"/>
          <w:lang w:val="en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  <w:pPrChange w:id="6" w:author="Comparison" w:date="2026-09-25T21:05:00Z">
        <w:pPr>
          <w:keepNext/>
          <w:keepLines/>
          <w:spacing w:before="240" w:after="80" w:line="276" w:lineRule="auto"/>
          <w:outlineLvl w:val="5"/>
        </w:pPr>
      </w:pPrChange>
    </w:pPr>
    <w:rPr>
      <w:i/>
      <w:color w:val="666666"/>
      <w:rPrChange w:id="6" w:author="Comparison" w:date="2026-09-25T21:05:00Z">
        <w:rPr>
          <w:rFonts w:ascii="Arial" w:eastAsia="Arial" w:hAnsi="Arial" w:cs="Arial"/>
          <w:i/>
          <w:color w:val="666666"/>
          <w:sz w:val="22"/>
          <w:szCs w:val="22"/>
          <w:lang w:val="en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57FF"/>
    <w:pPr>
      <w:tabs>
        <w:tab w:val="center" w:pos="4680"/>
        <w:tab w:val="right" w:pos="9360"/>
      </w:tabs>
      <w:spacing w:line="240" w:lineRule="auto"/>
      <w:pPrChange w:id="7" w:author="Comparison" w:date="2026-09-25T21:05:00Z">
        <w:pPr>
          <w:tabs>
            <w:tab w:val="center" w:pos="4680"/>
            <w:tab w:val="right" w:pos="9360"/>
          </w:tabs>
          <w:spacing w:line="276" w:lineRule="auto"/>
        </w:pPr>
      </w:pPrChange>
    </w:pPr>
    <w:rPr>
      <w:rPrChange w:id="7" w:author="Comparison" w:date="2026-09-25T21:05:00Z">
        <w:rPr>
          <w:rFonts w:ascii="Arial" w:eastAsia="Arial" w:hAnsi="Arial" w:cs="Arial"/>
          <w:sz w:val="22"/>
          <w:szCs w:val="22"/>
          <w:lang w:val="en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DC398A"/>
    <w:rPr>
      <w:rFonts w:ascii="Arial" w:eastAsia="Arial" w:hAnsi="Arial" w:cs="Arial"/>
      <w:lang w:val="en"/>
    </w:rPr>
  </w:style>
  <w:style w:type="paragraph" w:styleId="Footer">
    <w:name w:val="footer"/>
    <w:basedOn w:val="Normal"/>
    <w:link w:val="FooterChar"/>
    <w:uiPriority w:val="99"/>
    <w:unhideWhenUsed/>
    <w:rsid w:val="002457FF"/>
    <w:pPr>
      <w:tabs>
        <w:tab w:val="center" w:pos="4680"/>
        <w:tab w:val="right" w:pos="9360"/>
      </w:tabs>
      <w:spacing w:line="240" w:lineRule="auto"/>
      <w:pPrChange w:id="8" w:author="Comparison" w:date="2026-09-25T21:05:00Z">
        <w:pPr>
          <w:tabs>
            <w:tab w:val="center" w:pos="4680"/>
            <w:tab w:val="right" w:pos="9360"/>
          </w:tabs>
          <w:spacing w:line="276" w:lineRule="auto"/>
        </w:pPr>
      </w:pPrChange>
    </w:pPr>
    <w:rPr>
      <w:rPrChange w:id="8" w:author="Comparison" w:date="2026-09-25T21:05:00Z">
        <w:rPr>
          <w:rFonts w:ascii="Arial" w:eastAsia="Arial" w:hAnsi="Arial" w:cs="Arial"/>
          <w:sz w:val="22"/>
          <w:szCs w:val="22"/>
          <w:lang w:val="en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DC398A"/>
    <w:rPr>
      <w:rFonts w:ascii="Arial" w:eastAsia="Arial" w:hAnsi="Arial" w:cs="Arial"/>
      <w:lang w:val="e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39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398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C398A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43E33"/>
    <w:rPr>
      <w:rFonts w:ascii="Arial" w:eastAsia="Arial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E33"/>
    <w:rPr>
      <w:rFonts w:ascii="Arial" w:eastAsia="Arial" w:hAnsi="Arial" w:cs="Arial"/>
      <w:sz w:val="32"/>
      <w:szCs w:val="32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E33"/>
    <w:rPr>
      <w:rFonts w:ascii="Arial" w:eastAsia="Arial" w:hAnsi="Arial" w:cs="Arial"/>
      <w:color w:val="434343"/>
      <w:sz w:val="28"/>
      <w:szCs w:val="28"/>
      <w:lang w:val="e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E33"/>
    <w:rPr>
      <w:rFonts w:ascii="Arial" w:eastAsia="Arial" w:hAnsi="Arial" w:cs="Arial"/>
      <w:color w:val="666666"/>
      <w:sz w:val="24"/>
      <w:szCs w:val="24"/>
      <w:lang w:val="e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E33"/>
    <w:rPr>
      <w:rFonts w:ascii="Arial" w:eastAsia="Arial" w:hAnsi="Arial" w:cs="Arial"/>
      <w:color w:val="666666"/>
      <w:lang w:val="e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E33"/>
    <w:rPr>
      <w:rFonts w:ascii="Arial" w:eastAsia="Arial" w:hAnsi="Arial" w:cs="Arial"/>
      <w:i/>
      <w:color w:val="666666"/>
      <w:lang w:val="en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  <w:pPrChange w:id="9" w:author="Comparison" w:date="2026-09-25T21:05:00Z">
        <w:pPr>
          <w:keepNext/>
          <w:keepLines/>
          <w:spacing w:after="60" w:line="276" w:lineRule="auto"/>
        </w:pPr>
      </w:pPrChange>
    </w:pPr>
    <w:rPr>
      <w:sz w:val="52"/>
      <w:szCs w:val="52"/>
      <w:rPrChange w:id="9" w:author="Comparison" w:date="2026-09-25T21:05:00Z">
        <w:rPr>
          <w:rFonts w:ascii="Arial" w:eastAsia="Arial" w:hAnsi="Arial" w:cs="Arial"/>
          <w:sz w:val="52"/>
          <w:szCs w:val="52"/>
          <w:lang w:val="en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143E33"/>
    <w:rPr>
      <w:rFonts w:ascii="Arial" w:eastAsia="Arial" w:hAnsi="Arial" w:cs="Arial"/>
      <w:sz w:val="52"/>
      <w:szCs w:val="52"/>
      <w:lang w:val="en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  <w:pPrChange w:id="10" w:author="Comparison" w:date="2026-09-25T21:05:00Z">
        <w:pPr>
          <w:keepNext/>
          <w:keepLines/>
          <w:spacing w:after="320" w:line="276" w:lineRule="auto"/>
        </w:pPr>
      </w:pPrChange>
    </w:pPr>
    <w:rPr>
      <w:color w:val="666666"/>
      <w:sz w:val="30"/>
      <w:szCs w:val="30"/>
      <w:rPrChange w:id="10" w:author="Comparison" w:date="2026-09-25T21:05:00Z">
        <w:rPr>
          <w:rFonts w:ascii="Arial" w:eastAsia="Arial" w:hAnsi="Arial" w:cs="Arial"/>
          <w:color w:val="666666"/>
          <w:sz w:val="30"/>
          <w:szCs w:val="30"/>
          <w:lang w:val="en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143E33"/>
    <w:rPr>
      <w:rFonts w:ascii="Arial" w:eastAsia="Arial" w:hAnsi="Arial" w:cs="Arial"/>
      <w:color w:val="666666"/>
      <w:sz w:val="30"/>
      <w:szCs w:val="30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1349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AHIS</Company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Nowotny, Cathy L</dc:creator>
  <cp:lastModifiedBy>Arthur Souza Rodrigues</cp:lastModifiedBy>
  <cp:revision>1</cp:revision>
  <dcterms:created xsi:type="dcterms:W3CDTF">2019-03-29T21:54:00Z</dcterms:created>
  <dcterms:modified xsi:type="dcterms:W3CDTF">2026-09-26T01:05:00Z</dcterms:modified>
</cp:coreProperties>
</file>