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D362D2" w14:textId="69FA39DC" w:rsidR="00AA6D4A" w:rsidRDefault="007523AB">
      <w:pPr>
        <w:rPr>
          <w:ins w:id="0" w:author="Elliot Burton" w:date="2026-09-26T15:27:00Z" w16du:dateUtc="2026-09-26T19:27:00Z"/>
        </w:rPr>
      </w:pPr>
      <w:ins w:id="1" w:author="Elliot Burton" w:date="2026-09-26T15:27:00Z" w16du:dateUtc="2026-09-26T19:27:00Z">
        <w:r>
          <w:t>Table with left indent 1”</w:t>
        </w:r>
      </w:ins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36"/>
        <w:gridCol w:w="2637"/>
        <w:gridCol w:w="2637"/>
      </w:tblGrid>
      <w:tr w:rsidR="007523AB" w14:paraId="313CFF58" w14:textId="77777777" w:rsidTr="007523AB">
        <w:trPr>
          <w:ins w:id="2" w:author="Elliot Burton" w:date="2026-09-26T15:27:00Z" w16du:dateUtc="2026-09-26T19:27:00Z"/>
        </w:trPr>
        <w:tc>
          <w:tcPr>
            <w:tcW w:w="3116" w:type="dxa"/>
          </w:tcPr>
          <w:p w14:paraId="7982D19E" w14:textId="77777777" w:rsidR="007523AB" w:rsidRDefault="007523AB">
            <w:pPr>
              <w:rPr>
                <w:ins w:id="3" w:author="Elliot Burton" w:date="2026-09-26T15:27:00Z" w16du:dateUtc="2026-09-26T19:27:00Z"/>
              </w:rPr>
            </w:pPr>
          </w:p>
        </w:tc>
        <w:tc>
          <w:tcPr>
            <w:tcW w:w="3117" w:type="dxa"/>
          </w:tcPr>
          <w:p w14:paraId="2AB096B5" w14:textId="77777777" w:rsidR="007523AB" w:rsidRDefault="007523AB">
            <w:pPr>
              <w:rPr>
                <w:ins w:id="4" w:author="Elliot Burton" w:date="2026-09-26T15:27:00Z" w16du:dateUtc="2026-09-26T19:27:00Z"/>
              </w:rPr>
            </w:pPr>
          </w:p>
        </w:tc>
        <w:tc>
          <w:tcPr>
            <w:tcW w:w="3117" w:type="dxa"/>
          </w:tcPr>
          <w:p w14:paraId="53925E6B" w14:textId="77777777" w:rsidR="007523AB" w:rsidRDefault="007523AB">
            <w:pPr>
              <w:rPr>
                <w:ins w:id="5" w:author="Elliot Burton" w:date="2026-09-26T15:27:00Z" w16du:dateUtc="2026-09-26T19:27:00Z"/>
              </w:rPr>
            </w:pPr>
          </w:p>
        </w:tc>
      </w:tr>
      <w:tr w:rsidR="007523AB" w14:paraId="26E07C29" w14:textId="77777777" w:rsidTr="007523AB">
        <w:trPr>
          <w:ins w:id="6" w:author="Elliot Burton" w:date="2026-09-26T15:27:00Z" w16du:dateUtc="2026-09-26T19:27:00Z"/>
        </w:trPr>
        <w:tc>
          <w:tcPr>
            <w:tcW w:w="3116" w:type="dxa"/>
          </w:tcPr>
          <w:p w14:paraId="0C1CAFF5" w14:textId="77777777" w:rsidR="007523AB" w:rsidRDefault="007523AB">
            <w:pPr>
              <w:rPr>
                <w:ins w:id="7" w:author="Elliot Burton" w:date="2026-09-26T15:27:00Z" w16du:dateUtc="2026-09-26T19:27:00Z"/>
              </w:rPr>
            </w:pPr>
          </w:p>
        </w:tc>
        <w:tc>
          <w:tcPr>
            <w:tcW w:w="3117" w:type="dxa"/>
          </w:tcPr>
          <w:p w14:paraId="43970D71" w14:textId="77777777" w:rsidR="007523AB" w:rsidRDefault="007523AB">
            <w:pPr>
              <w:rPr>
                <w:ins w:id="8" w:author="Elliot Burton" w:date="2026-09-26T15:27:00Z" w16du:dateUtc="2026-09-26T19:27:00Z"/>
              </w:rPr>
            </w:pPr>
          </w:p>
        </w:tc>
        <w:tc>
          <w:tcPr>
            <w:tcW w:w="3117" w:type="dxa"/>
          </w:tcPr>
          <w:p w14:paraId="14EB6DD0" w14:textId="77777777" w:rsidR="007523AB" w:rsidRDefault="007523AB">
            <w:pPr>
              <w:rPr>
                <w:ins w:id="9" w:author="Elliot Burton" w:date="2026-09-26T15:27:00Z" w16du:dateUtc="2026-09-26T19:27:00Z"/>
              </w:rPr>
            </w:pPr>
          </w:p>
        </w:tc>
      </w:tr>
    </w:tbl>
    <w:p w14:paraId="45BEBAB2" w14:textId="77777777" w:rsidR="007523AB" w:rsidRDefault="007523AB">
      <w:pPr>
        <w:rPr>
          <w:ins w:id="10" w:author="Elliot Burton" w:date="2026-09-26T15:27:00Z" w16du:dateUtc="2026-09-26T19:27:00Z"/>
        </w:rPr>
      </w:pPr>
    </w:p>
    <w:p w14:paraId="2C60F655" w14:textId="77777777" w:rsidR="007523AB" w:rsidRDefault="007523AB">
      <w:pPr>
        <w:rPr>
          <w:ins w:id="11" w:author="Elliot Burton" w:date="2026-09-26T15:27:00Z" w16du:dateUtc="2026-09-26T19:27:00Z"/>
        </w:rPr>
      </w:pPr>
    </w:p>
    <w:p w14:paraId="360CD8D0" w14:textId="04778A4E" w:rsidR="007523AB" w:rsidRDefault="007523AB">
      <w:pPr>
        <w:rPr>
          <w:ins w:id="12" w:author="Elliot Burton" w:date="2026-09-26T15:27:00Z" w16du:dateUtc="2026-09-26T19:27:00Z"/>
        </w:rPr>
      </w:pPr>
      <w:ins w:id="13" w:author="Elliot Burton" w:date="2026-09-26T15:27:00Z" w16du:dateUtc="2026-09-26T19:27:00Z">
        <w:r>
          <w:t>Table with no left indent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23AB" w14:paraId="2036DA3A" w14:textId="77777777" w:rsidTr="007523AB">
        <w:trPr>
          <w:ins w:id="14" w:author="Elliot Burton" w:date="2026-09-26T15:27:00Z" w16du:dateUtc="2026-09-26T19:27:00Z"/>
        </w:trPr>
        <w:tc>
          <w:tcPr>
            <w:tcW w:w="3116" w:type="dxa"/>
          </w:tcPr>
          <w:p w14:paraId="434B5434" w14:textId="77777777" w:rsidR="007523AB" w:rsidRDefault="007523AB">
            <w:pPr>
              <w:rPr>
                <w:ins w:id="15" w:author="Elliot Burton" w:date="2026-09-26T15:27:00Z" w16du:dateUtc="2026-09-26T19:27:00Z"/>
              </w:rPr>
            </w:pPr>
          </w:p>
        </w:tc>
        <w:tc>
          <w:tcPr>
            <w:tcW w:w="3117" w:type="dxa"/>
          </w:tcPr>
          <w:p w14:paraId="3BEA1E17" w14:textId="77777777" w:rsidR="007523AB" w:rsidRDefault="007523AB">
            <w:pPr>
              <w:rPr>
                <w:ins w:id="16" w:author="Elliot Burton" w:date="2026-09-26T15:27:00Z" w16du:dateUtc="2026-09-26T19:27:00Z"/>
              </w:rPr>
            </w:pPr>
          </w:p>
        </w:tc>
        <w:tc>
          <w:tcPr>
            <w:tcW w:w="3117" w:type="dxa"/>
          </w:tcPr>
          <w:p w14:paraId="1F9131F9" w14:textId="77777777" w:rsidR="007523AB" w:rsidRDefault="007523AB">
            <w:pPr>
              <w:rPr>
                <w:ins w:id="17" w:author="Elliot Burton" w:date="2026-09-26T15:27:00Z" w16du:dateUtc="2026-09-26T19:27:00Z"/>
              </w:rPr>
            </w:pPr>
          </w:p>
        </w:tc>
      </w:tr>
      <w:tr w:rsidR="007523AB" w14:paraId="2E703C72" w14:textId="77777777" w:rsidTr="007523AB">
        <w:trPr>
          <w:ins w:id="18" w:author="Elliot Burton" w:date="2026-09-26T15:27:00Z" w16du:dateUtc="2026-09-26T19:27:00Z"/>
        </w:trPr>
        <w:tc>
          <w:tcPr>
            <w:tcW w:w="3116" w:type="dxa"/>
          </w:tcPr>
          <w:p w14:paraId="735EA275" w14:textId="77777777" w:rsidR="007523AB" w:rsidRDefault="007523AB">
            <w:pPr>
              <w:rPr>
                <w:ins w:id="19" w:author="Elliot Burton" w:date="2026-09-26T15:27:00Z" w16du:dateUtc="2026-09-26T19:27:00Z"/>
              </w:rPr>
            </w:pPr>
          </w:p>
        </w:tc>
        <w:tc>
          <w:tcPr>
            <w:tcW w:w="3117" w:type="dxa"/>
          </w:tcPr>
          <w:p w14:paraId="108B55F9" w14:textId="77777777" w:rsidR="007523AB" w:rsidRDefault="007523AB">
            <w:pPr>
              <w:rPr>
                <w:ins w:id="20" w:author="Elliot Burton" w:date="2026-09-26T15:27:00Z" w16du:dateUtc="2026-09-26T19:27:00Z"/>
              </w:rPr>
            </w:pPr>
          </w:p>
        </w:tc>
        <w:tc>
          <w:tcPr>
            <w:tcW w:w="3117" w:type="dxa"/>
          </w:tcPr>
          <w:p w14:paraId="4C6DE17C" w14:textId="77777777" w:rsidR="007523AB" w:rsidRDefault="007523AB">
            <w:pPr>
              <w:rPr>
                <w:ins w:id="21" w:author="Elliot Burton" w:date="2026-09-26T15:27:00Z" w16du:dateUtc="2026-09-26T19:27:00Z"/>
              </w:rPr>
            </w:pPr>
          </w:p>
        </w:tc>
      </w:tr>
    </w:tbl>
    <w:p w14:paraId="2353F1FE" w14:textId="4B0BAEA1" w:rsidR="006E4D75" w:rsidRDefault="006E4D75">
      <w:del w:id="22" w:author="Elliot Burton" w:date="2026-09-26T15:27:00Z" w16du:dateUtc="2026-09-26T19:27:00Z">
        <w:r>
          <w:delText>Here’s some text.</w:delText>
        </w:r>
      </w:del>
    </w:p>
    <w:sectPr w:rsidR="006E4D75">
      <w:pgSz w:w="12240" w:h="15840"/>
      <w:pgMar w:top="1440" w:right="1440" w:bottom="1440" w:left="1440" w:header="720" w:footer="720" w:gutter="0"/>
      <w:cols w:space="720"/>
      <w:docGrid w:linePitch="360"/>
      <w:sectPrChange w:id="23" w:author="Elliot Burton" w:date="2026-09-26T15:27:00Z" w16du:dateUtc="2026-09-26T19:27:00Z">
        <w:sectPr w:rsidR="006E4D75"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13590C"/>
    <w:rsid w:val="003A750C"/>
    <w:rsid w:val="00524058"/>
    <w:rsid w:val="005F58DF"/>
    <w:rsid w:val="006E4D75"/>
    <w:rsid w:val="007523AB"/>
    <w:rsid w:val="008C31CE"/>
    <w:rsid w:val="00AA6D4A"/>
    <w:rsid w:val="00AF4127"/>
    <w:rsid w:val="00CF5EA7"/>
    <w:rsid w:val="00DE473F"/>
    <w:rsid w:val="00E20D92"/>
    <w:rsid w:val="00F6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  <w:style w:type="paragraph" w:customStyle="1" w:styleId="HeadingLeft">
    <w:name w:val="HeadingLeft"/>
    <w:basedOn w:val="Normal"/>
    <w:next w:val="Normal"/>
    <w:qFormat/>
    <w:rsid w:val="003A750C"/>
    <w:rPr>
      <w:b/>
      <w:bCs/>
      <w:u w:val="single"/>
    </w:rPr>
  </w:style>
  <w:style w:type="table" w:styleId="TableGrid">
    <w:name w:val="Table Grid"/>
    <w:basedOn w:val="TableNormal"/>
    <w:uiPriority w:val="39"/>
    <w:rsid w:val="003A75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2025-12-19T18:18:00Z</dcterms:created>
  <dcterms:modified xsi:type="dcterms:W3CDTF">2026-09-26T19:27:00Z</dcterms:modified>
</cp:coreProperties>
</file>