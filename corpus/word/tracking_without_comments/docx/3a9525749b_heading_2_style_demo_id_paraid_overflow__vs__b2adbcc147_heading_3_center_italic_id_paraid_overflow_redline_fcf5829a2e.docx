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D058F1" w14:textId="77777777" w:rsidR="00515A7C" w:rsidRDefault="00EC585E">
      <w:r>
        <w:rPr>
          <w:rFonts w:ascii="Arial" w:hAnsi="Arial"/>
          <w:b/>
          <w:i/>
          <w:sz w:val="28"/>
          <w:rPrChange w:id="0" w:author="Author" w:date="2026-06-29T11:02:00Z" w16du:dateUtc="2026-06-29T15:02:00Z">
            <w:rPr>
              <w:rFonts w:ascii="Arial" w:hAnsi="Arial" w:cs="Arial"/>
              <w:b/>
              <w:bCs/>
              <w:sz w:val="32"/>
              <w:szCs w:val="32"/>
            </w:rPr>
          </w:rPrChange>
        </w:rPr>
        <w:t xml:space="preserve">Heading </w:t>
      </w:r>
      <w:ins w:id="1" w:author="Author" w:date="2026-06-29T11:02:00Z" w16du:dateUtc="2026-06-29T15:02:00Z">
        <w:r>
          <w:rPr>
            <w:rFonts w:ascii="Arial" w:hAnsi="Arial" w:cs="Arial"/>
            <w:b/>
            <w:bCs/>
            <w:i/>
            <w:iCs/>
            <w:sz w:val="28"/>
            <w:szCs w:val="28"/>
          </w:rPr>
          <w:t>3 Center Italic</w:t>
        </w:r>
      </w:ins>
      <w:del w:id="2" w:author="Author" w:date="2026-06-29T11:02:00Z" w16du:dateUtc="2026-06-29T15:02:00Z">
        <w:r>
          <w:rPr>
            <w:rFonts w:ascii="Arial" w:hAnsi="Arial" w:cs="Arial"/>
            <w:b/>
            <w:bCs/>
            <w:sz w:val="32"/>
            <w:szCs w:val="32"/>
          </w:rPr>
          <w:delText>2 Style</w:delText>
        </w:r>
      </w:del>
      <w:r>
        <w:rPr>
          <w:rFonts w:ascii="Arial" w:hAnsi="Arial"/>
          <w:b/>
          <w:i/>
          <w:sz w:val="28"/>
          <w:rPrChange w:id="3" w:author="Author" w:date="2026-06-29T11:02:00Z" w16du:dateUtc="2026-06-29T15:02:00Z">
            <w:rPr>
              <w:rFonts w:ascii="Arial" w:hAnsi="Arial" w:cs="Arial"/>
              <w:b/>
              <w:bCs/>
              <w:sz w:val="32"/>
              <w:szCs w:val="32"/>
            </w:rPr>
          </w:rPrChange>
        </w:rPr>
        <w:t xml:space="preserve"> Demo</w:t>
      </w:r>
    </w:p>
    <w:p w14:paraId="3DF11C59" w14:textId="77777777" w:rsidR="00515A7C" w:rsidRDefault="00EC585E">
      <w:pPr>
        <w:spacing w:before="320" w:after="80" w:line="240" w:lineRule="auto"/>
        <w:pPrChange w:id="4" w:author="Author" w:date="2026-06-29T11:02:00Z" w16du:dateUtc="2026-06-29T15:02:00Z">
          <w:pPr>
            <w:spacing w:before="360" w:after="80" w:line="240" w:lineRule="auto"/>
          </w:pPr>
        </w:pPrChange>
      </w:pPr>
      <w:del w:id="5" w:author="Author" w:date="2026-06-29T11:02:00Z" w16du:dateUtc="2026-06-29T15:02:00Z">
        <w:r>
          <w:rPr>
            <w:rFonts w:ascii="Arial" w:hAnsi="Arial" w:cs="Arial"/>
            <w:b/>
            <w:bCs/>
            <w:sz w:val="32"/>
            <w:szCs w:val="32"/>
          </w:rPr>
          <w:delText xml:space="preserve">This document demonstrates </w:delText>
        </w:r>
      </w:del>
      <w:r>
        <w:rPr>
          <w:rFonts w:ascii="Arial" w:hAnsi="Arial"/>
          <w:b/>
          <w:i/>
          <w:sz w:val="28"/>
          <w:rPrChange w:id="6" w:author="Author" w:date="2026-06-29T11:02:00Z" w16du:dateUtc="2026-06-29T15:02:00Z">
            <w:rPr>
              <w:rFonts w:ascii="Arial" w:hAnsi="Arial" w:cs="Arial"/>
              <w:b/>
              <w:bCs/>
              <w:sz w:val="32"/>
              <w:szCs w:val="32"/>
            </w:rPr>
          </w:rPrChange>
        </w:rPr>
        <w:t xml:space="preserve">Heading </w:t>
      </w:r>
      <w:ins w:id="7" w:author="Author" w:date="2026-06-29T11:02:00Z" w16du:dateUtc="2026-06-29T15:02:00Z">
        <w:r>
          <w:rPr>
            <w:rFonts w:ascii="Arial" w:hAnsi="Arial" w:cs="Arial"/>
            <w:b/>
            <w:bCs/>
            <w:i/>
            <w:iCs/>
            <w:sz w:val="28"/>
            <w:szCs w:val="28"/>
          </w:rPr>
          <w:t>3 with center alignment and italic formatting</w:t>
        </w:r>
      </w:ins>
      <w:del w:id="8" w:author="Author" w:date="2026-06-29T11:02:00Z" w16du:dateUtc="2026-06-29T15:02:00Z">
        <w:r>
          <w:rPr>
            <w:rFonts w:ascii="Arial" w:hAnsi="Arial" w:cs="Arial"/>
            <w:b/>
            <w:bCs/>
            <w:sz w:val="32"/>
            <w:szCs w:val="32"/>
          </w:rPr>
          <w:delText>2 paragraph style</w:delText>
        </w:r>
      </w:del>
      <w:r>
        <w:rPr>
          <w:rFonts w:ascii="Arial" w:hAnsi="Arial"/>
          <w:b/>
          <w:i/>
          <w:sz w:val="28"/>
          <w:rPrChange w:id="9" w:author="Author" w:date="2026-06-29T11:02:00Z" w16du:dateUtc="2026-06-29T15:02:00Z">
            <w:rPr>
              <w:rFonts w:ascii="Arial" w:hAnsi="Arial" w:cs="Arial"/>
              <w:b/>
              <w:bCs/>
              <w:sz w:val="32"/>
              <w:szCs w:val="32"/>
            </w:rPr>
          </w:rPrChange>
        </w:rPr>
        <w:t>.</w:t>
      </w:r>
    </w:p>
    <w:p w14:paraId="65D9537A" w14:textId="77777777" w:rsidR="00515A7C" w:rsidRDefault="00EC585E">
      <w:pPr>
        <w:spacing w:before="320" w:after="80" w:line="240" w:lineRule="auto"/>
        <w:pPrChange w:id="10" w:author="Author" w:date="2026-06-29T11:02:00Z" w16du:dateUtc="2026-06-29T15:02:00Z">
          <w:pPr>
            <w:spacing w:before="360" w:after="80" w:line="240" w:lineRule="auto"/>
          </w:pPr>
        </w:pPrChange>
      </w:pPr>
      <w:ins w:id="11" w:author="Author" w:date="2026-06-29T11:02:00Z" w16du:dateUtc="2026-06-29T15:02:00Z">
        <w:r>
          <w:rPr>
            <w:rFonts w:ascii="Arial" w:hAnsi="Arial" w:cs="Arial"/>
            <w:b/>
            <w:bCs/>
            <w:i/>
            <w:iCs/>
            <w:sz w:val="28"/>
            <w:szCs w:val="28"/>
          </w:rPr>
          <w:t>This combination works for stylized section subheadings.</w:t>
        </w:r>
      </w:ins>
      <w:del w:id="12" w:author="Author" w:date="2026-06-29T11:02:00Z" w16du:dateUtc="2026-06-29T15:02:00Z">
        <w:r>
          <w:rPr>
            <w:rFonts w:ascii="Arial" w:hAnsi="Arial" w:cs="Arial"/>
            <w:b/>
            <w:bCs/>
            <w:sz w:val="32"/>
            <w:szCs w:val="32"/>
          </w:rPr>
          <w:delText>Subsection Title</w:delText>
        </w:r>
      </w:del>
    </w:p>
    <w:sectPr w:rsidR="00515A7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15A7C"/>
    <w:rsid w:val="00515A7C"/>
    <w:rsid w:val="00914C6C"/>
    <w:rsid w:val="00991AC1"/>
    <w:rsid w:val="009E7D5D"/>
    <w:rsid w:val="00EC5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EC7DAE"/>
  <w15:docId w15:val="{157F3719-F068-4F43-B478-834BDAD24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2026-05-14T16:46:00Z</dcterms:created>
  <dcterms:modified xsi:type="dcterms:W3CDTF">2026-06-29T15:02:00Z</dcterms:modified>
</cp:coreProperties>
</file>