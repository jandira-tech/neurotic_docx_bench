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B6367" w14:textId="77777777" w:rsidR="00A547A3" w:rsidRDefault="009C3ACA">
      <w:pPr>
        <w:rPr>
          <w:ins w:id="0" w:author="Comparison" w:date="2026-07-05T01:31:00Z" w16du:dateUtc="2026-07-05T05:31:00Z"/>
        </w:rPr>
      </w:pPr>
      <w:ins w:id="1" w:author="Comparison" w:date="2026-07-05T01:31:00Z" w16du:dateUtc="2026-07-05T05:31:00Z">
        <w:r>
          <w:t>Training Materials - Onboarding Program</w:t>
        </w:r>
      </w:ins>
    </w:p>
    <w:p w14:paraId="57B121FC" w14:textId="77777777" w:rsidR="00A547A3" w:rsidRDefault="009C3ACA">
      <w:pPr>
        <w:rPr>
          <w:ins w:id="2" w:author="Comparison" w:date="2026-07-05T01:31:00Z" w16du:dateUtc="2026-07-05T05:31:00Z"/>
        </w:rPr>
      </w:pPr>
      <w:ins w:id="3" w:author="Comparison" w:date="2026-07-05T01:31:00Z" w16du:dateUtc="2026-07-05T05:31:00Z">
        <w:r>
          <w:t>Duration: 2 we</w:t>
        </w:r>
        <w:r>
          <w:t xml:space="preserve"> (3 </w:t>
        </w:r>
        <w:proofErr w:type="gramStart"/>
        <w:r>
          <w:t>weeks)</w:t>
        </w:r>
        <w:proofErr w:type="spellStart"/>
        <w:r>
          <w:t>eks</w:t>
        </w:r>
        <w:proofErr w:type="spellEnd"/>
        <w:proofErr w:type="gramEnd"/>
      </w:ins>
    </w:p>
    <w:p w14:paraId="4171A9E5" w14:textId="77777777" w:rsidR="00A547A3" w:rsidRDefault="009C3ACA">
      <w:pPr>
        <w:rPr>
          <w:ins w:id="4" w:author="Comparison" w:date="2026-07-05T01:31:00Z" w16du:dateUtc="2026-07-05T05:31:00Z"/>
        </w:rPr>
      </w:pPr>
      <w:ins w:id="5" w:author="Comparison" w:date="2026-07-05T01:31:00Z" w16du:dateUtc="2026-07-05T05:31:00Z">
        <w:r>
          <w:t>Module 1: Company Overview</w:t>
        </w:r>
      </w:ins>
    </w:p>
    <w:p w14:paraId="408F9EDE" w14:textId="77777777" w:rsidR="00A547A3" w:rsidRDefault="009C3ACA">
      <w:pPr>
        <w:rPr>
          <w:ins w:id="6" w:author="Comparison" w:date="2026-07-05T01:31:00Z" w16du:dateUtc="2026-07-05T05:31:00Z"/>
        </w:rPr>
      </w:pPr>
      <w:ins w:id="7" w:author="Comparison" w:date="2026-07-05T01:31:00Z" w16du:dateUtc="2026-07-05T05:31:00Z">
        <w:r>
          <w:t>Module 2: Product Training</w:t>
        </w:r>
      </w:ins>
    </w:p>
    <w:p w14:paraId="60CE7AF8" w14:textId="77777777" w:rsidR="00A547A3" w:rsidRDefault="009C3ACA">
      <w:pPr>
        <w:rPr>
          <w:ins w:id="8" w:author="Comparison" w:date="2026-07-05T01:31:00Z" w16du:dateUtc="2026-07-05T05:31:00Z"/>
        </w:rPr>
      </w:pPr>
      <w:ins w:id="9" w:author="Comparison" w:date="2026-07-05T01:31:00Z" w16du:dateUtc="2026-07-05T05:31:00Z">
        <w:r>
          <w:t>Module 3: Tools and Systems</w:t>
        </w:r>
      </w:ins>
    </w:p>
    <w:p w14:paraId="6C507181" w14:textId="77777777" w:rsidR="00A547A3" w:rsidRDefault="009C3ACA">
      <w:pPr>
        <w:rPr>
          <w:ins w:id="10" w:author="Comparison" w:date="2026-07-05T01:31:00Z" w16du:dateUtc="2026-07-05T05:31:00Z"/>
        </w:rPr>
      </w:pPr>
      <w:ins w:id="11" w:author="Comparison" w:date="2026-07-05T01:31:00Z" w16du:dateUtc="2026-07-05T05:31:00Z">
        <w:r>
          <w:t>Module 4: Policies and Procedures</w:t>
        </w:r>
      </w:ins>
    </w:p>
    <w:p w14:paraId="0F7C990A" w14:textId="77777777" w:rsidR="00B47A23" w:rsidRDefault="009C3ACA">
      <w:pPr>
        <w:rPr>
          <w:del w:id="12" w:author="Comparison" w:date="2026-07-05T01:31:00Z" w16du:dateUtc="2026-07-05T05:31:00Z"/>
        </w:rPr>
      </w:pPr>
      <w:ins w:id="13" w:author="Comparison" w:date="2026-07-05T01:31:00Z" w16du:dateUtc="2026-07-05T05:31:00Z">
        <w:r>
          <w:t>Completion Certificate: Required for all new hires</w:t>
        </w:r>
      </w:ins>
      <w:del w:id="14" w:author="Comparison" w:date="2026-07-05T01:31:00Z" w16du:dateUtc="2026-07-05T05:31:00Z">
        <w:r>
          <w:rPr>
            <w:rFonts w:ascii="Arial" w:hAnsi="Arial" w:cs="Arial"/>
            <w:b/>
            <w:bCs/>
            <w:sz w:val="52"/>
            <w:szCs w:val="52"/>
          </w:rPr>
          <w:delText>Track Changes Suggesting Title Bold Center Demo</w:delText>
        </w:r>
      </w:del>
    </w:p>
    <w:p w14:paraId="3A07CE67" w14:textId="77777777" w:rsidR="00B47A23" w:rsidRDefault="009C3ACA">
      <w:pPr>
        <w:spacing w:line="240" w:lineRule="auto"/>
        <w:rPr>
          <w:del w:id="15" w:author="Comparison" w:date="2026-07-05T01:31:00Z" w16du:dateUtc="2026-07-05T05:31:00Z"/>
        </w:rPr>
      </w:pPr>
      <w:del w:id="16" w:author="Comparison" w:date="2026-07-05T01:31:00Z" w16du:dateUtc="2026-07-05T05:31:00Z">
        <w:r>
          <w:rPr>
            <w:rFonts w:ascii="Arial" w:hAnsi="Arial" w:cs="Arial"/>
            <w:b/>
            <w:bCs/>
            <w:sz w:val="52"/>
            <w:szCs w:val="52"/>
          </w:rPr>
          <w:delText>This document combines Suggesting mode with Title style, center alignment, and bold.</w:delText>
        </w:r>
      </w:del>
    </w:p>
    <w:p w14:paraId="588620FB" w14:textId="77777777" w:rsidR="00B47A23" w:rsidRDefault="009C3ACA">
      <w:pPr>
        <w:pPrChange w:id="17" w:author="Comparison" w:date="2026-07-05T01:31:00Z" w16du:dateUtc="2026-07-05T05:31:00Z">
          <w:pPr>
            <w:spacing w:line="240" w:lineRule="auto"/>
          </w:pPr>
        </w:pPrChange>
      </w:pPr>
      <w:del w:id="18" w:author="Comparison" w:date="2026-07-05T01:31:00Z" w16du:dateUtc="2026-07-05T05:31:00Z">
        <w:r>
          <w:rPr>
            <w:rFonts w:ascii="Arial" w:hAnsi="Arial" w:cs="Arial"/>
            <w:b/>
            <w:bCs/>
            <w:sz w:val="52"/>
            <w:szCs w:val="52"/>
          </w:rPr>
          <w:delText>This powerful combination shows major structural proposals in collaborative editing.</w:delText>
        </w:r>
      </w:del>
    </w:p>
    <w:sectPr w:rsidR="00B47A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A23"/>
    <w:rsid w:val="009C3ACA"/>
    <w:rsid w:val="00A547A3"/>
    <w:rsid w:val="00B47A23"/>
    <w:rsid w:val="00BF0F5F"/>
    <w:rsid w:val="00CF6E3E"/>
    <w:rsid w:val="00EA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ABB12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2026-07-05T05:31:00Z</dcterms:modified>
</cp:coreProperties>
</file>