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4D4FCE" w:rsidRDefault="00B72AAD">
      <w:pPr>
        <w:rPr>
          <w:ins w:id="0" w:author="Comparison" w:date="2026-09-26T14:45:00Z" w16du:dateUtc="2026-09-26T18:45:00Z"/>
        </w:rPr>
      </w:pPr>
      <w:ins w:id="1" w:author="Comparison" w:date="2026-09-26T14:45:00Z" w16du:dateUtc="2026-09-26T18:45:00Z">
        <w:r>
          <w:rPr>
            <w:highlight w:val="yellow"/>
          </w:rPr>
          <w:t>Text Highlight Demo</w:t>
        </w:r>
      </w:ins>
    </w:p>
    <w:p w14:paraId="3A397B01" w14:textId="77777777" w:rsidR="004D4FCE" w:rsidRDefault="00B72AAD">
      <w:pPr>
        <w:rPr>
          <w:ins w:id="2" w:author="Comparison" w:date="2026-09-26T14:45:00Z" w16du:dateUtc="2026-09-26T18:45:00Z"/>
        </w:rPr>
      </w:pPr>
      <w:ins w:id="3" w:author="Comparison" w:date="2026-09-26T14:45:00Z" w16du:dateUtc="2026-09-26T18:45:00Z">
        <w:r>
          <w:rPr>
            <w:highlight w:val="yellow"/>
          </w:rPr>
          <w:t>Demonstrating text highlighting.</w:t>
        </w:r>
      </w:ins>
    </w:p>
    <w:p w14:paraId="740501B0" w14:textId="77777777" w:rsidR="00B72AAD" w:rsidRDefault="00B72AAD">
      <w:ins w:id="4" w:author="Comparison" w:date="2026-09-26T14:45:00Z" w16du:dateUtc="2026-09-26T18:45:00Z">
        <w:r>
          <w:rPr>
            <w:highlight w:val="yellow"/>
          </w:rPr>
          <w:t>This text is highlighted in yellow.</w:t>
        </w:r>
      </w:ins>
      <w:del w:id="5" w:author="Comparison" w:date="2026-09-26T14:45:00Z" w16du:dateUtc="2026-09-26T18:45:00Z">
        <w:r w:rsidR="00487BF9"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F1EB02C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6098B8" w14:textId="77777777" w:rsidR="00487BF9" w:rsidRDefault="00487BF9">
                              <w:pPr>
                                <w:rPr>
                                  <w:del w:id="6" w:author="Comparison" w:date="2026-09-26T14:45:00Z" w16du:dateUtc="2026-09-26T18:45:00Z"/>
                                </w:rPr>
                              </w:pPr>
                              <w:del w:id="7" w:author="Comparison" w:date="2026-09-26T14:45:00Z" w16du:dateUtc="2026-09-26T18:45:00Z">
                                <w:r>
                                  <w:delText>Datum plane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7F1EB02C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  <v:textbox style="mso-fit-shape-to-text:t">
                    <w:txbxContent>
                      <w:p w14:paraId="686098B8" w14:textId="77777777" w:rsidR="00487BF9" w:rsidRDefault="00487BF9">
                        <w:pPr>
                          <w:rPr>
                            <w:del w:id="8" w:author="Comparison" w:date="2026-09-26T14:45:00Z" w16du:dateUtc="2026-09-26T18:45:00Z"/>
                          </w:rPr>
                        </w:pPr>
                        <w:del w:id="9" w:author="Comparison" w:date="2026-09-26T14:45:00Z" w16du:dateUtc="2026-09-26T18:45:00Z">
                          <w:r>
                            <w:delText>Datum plane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</w:del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10" w:author="Comparison" w:date="2026-09-26T14:45:00Z" w16du:dateUtc="2026-09-26T18:45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2D4CA8"/>
    <w:rsid w:val="00487BF9"/>
    <w:rsid w:val="004D4FCE"/>
    <w:rsid w:val="005017B3"/>
    <w:rsid w:val="006A0FDE"/>
    <w:rsid w:val="00AE4EA6"/>
    <w:rsid w:val="00B7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8DEF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2026-09-26T18:45:00Z</dcterms:modified>
</cp:coreProperties>
</file>