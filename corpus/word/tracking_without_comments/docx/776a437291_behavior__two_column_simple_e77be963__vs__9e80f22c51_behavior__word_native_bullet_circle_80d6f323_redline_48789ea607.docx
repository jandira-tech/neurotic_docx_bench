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D8979C" w14:textId="77777777" w:rsidR="00D23CFD" w:rsidRDefault="00D23CFD" w:rsidP="00D23CFD">
      <w:pPr>
        <w:pStyle w:val="ListParagraph"/>
        <w:numPr>
          <w:ilvl w:val="0"/>
          <w:numId w:val="10"/>
        </w:numPr>
        <w:spacing w:after="160" w:line="278" w:lineRule="auto"/>
        <w:rPr>
          <w:ins w:id="15" w:author="Caio Pizzol" w:date="2026-09-26T15:07:00Z" w16du:dateUtc="2026-09-26T19:07:00Z"/>
        </w:rPr>
      </w:pPr>
      <w:ins w:id="16" w:author="Caio Pizzol" w:date="2026-09-26T15:07:00Z" w16du:dateUtc="2026-09-26T19:07:00Z">
        <w:r>
          <w:t>First</w:t>
        </w:r>
      </w:ins>
    </w:p>
    <w:p w14:paraId="65548762" w14:textId="77777777" w:rsidR="00D23CFD" w:rsidRDefault="00D23CFD" w:rsidP="00D23CFD">
      <w:pPr>
        <w:pStyle w:val="ListParagraph"/>
        <w:numPr>
          <w:ilvl w:val="0"/>
          <w:numId w:val="10"/>
        </w:numPr>
        <w:spacing w:after="160" w:line="278" w:lineRule="auto"/>
        <w:rPr>
          <w:ins w:id="17" w:author="Caio Pizzol" w:date="2026-09-26T15:07:00Z" w16du:dateUtc="2026-09-26T19:07:00Z"/>
        </w:rPr>
      </w:pPr>
      <w:ins w:id="18" w:author="Caio Pizzol" w:date="2026-09-26T15:07:00Z" w16du:dateUtc="2026-09-26T19:07:00Z">
        <w:r>
          <w:t>Second</w:t>
        </w:r>
      </w:ins>
    </w:p>
    <w:p w14:paraId="28C16E9E" w14:textId="77777777" w:rsidR="00AA2F5F" w:rsidRPr="002E06B9" w:rsidRDefault="00D23CFD">
      <w:pPr>
        <w:rPr>
          <w:del w:id="19" w:author="Caio Pizzol" w:date="2026-09-26T15:07:00Z" w16du:dateUtc="2026-09-26T19:07:00Z"/>
          <w:rFonts w:ascii="Arial" w:hAnsi="Arial" w:cs="Arial"/>
        </w:rPr>
      </w:pPr>
      <w:ins w:id="20" w:author="Caio Pizzol" w:date="2026-09-26T15:07:00Z" w16du:dateUtc="2026-09-26T19:07:00Z">
        <w:r>
          <w:t>Third</w:t>
        </w:r>
      </w:ins>
      <w:del w:id="21" w:author="Caio Pizzol" w:date="2026-09-26T15:07:00Z" w16du:dateUtc="2026-09-26T19:07:00Z">
        <w:r w:rsidR="004C3344"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004C3344" w:rsidRPr="002E06B9">
          <w:rPr>
            <w:rFonts w:ascii="Arial" w:hAnsi="Arial" w:cs="Arial"/>
          </w:rPr>
          <w:br/>
        </w:r>
        <w:r w:rsidR="004C3344" w:rsidRPr="002E06B9">
          <w:rPr>
            <w:rFonts w:ascii="Arial" w:hAnsi="Arial" w:cs="Arial"/>
          </w:rPr>
          <w:br/>
        </w:r>
      </w:del>
    </w:p>
    <w:p w14:paraId="1FBD7226" w14:textId="77777777" w:rsidR="00AA2F5F" w:rsidRPr="002E06B9" w:rsidRDefault="004C3344">
      <w:pPr>
        <w:rPr>
          <w:del w:id="22" w:author="Caio Pizzol" w:date="2026-09-26T15:07:00Z" w16du:dateUtc="2026-09-26T19:07:00Z"/>
          <w:rFonts w:ascii="Arial" w:hAnsi="Arial" w:cs="Arial"/>
        </w:rPr>
      </w:pPr>
      <w:del w:id="23"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1D0F1F9" w14:textId="77777777" w:rsidR="00AA2F5F" w:rsidRPr="002E06B9" w:rsidRDefault="004C3344">
      <w:pPr>
        <w:rPr>
          <w:del w:id="24" w:author="Caio Pizzol" w:date="2026-09-26T15:07:00Z" w16du:dateUtc="2026-09-26T19:07:00Z"/>
          <w:rFonts w:ascii="Arial" w:hAnsi="Arial" w:cs="Arial"/>
        </w:rPr>
      </w:pPr>
      <w:del w:id="25"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7DFB2F4" w14:textId="77777777" w:rsidR="00AA2F5F" w:rsidRPr="002E06B9" w:rsidRDefault="004C3344">
      <w:pPr>
        <w:rPr>
          <w:del w:id="26" w:author="Caio Pizzol" w:date="2026-09-26T15:07:00Z" w16du:dateUtc="2026-09-26T19:07:00Z"/>
          <w:rFonts w:ascii="Arial" w:hAnsi="Arial" w:cs="Arial"/>
        </w:rPr>
      </w:pPr>
      <w:del w:id="27"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BE0F7C9" w14:textId="33A8C047" w:rsidR="00AA2F5F" w:rsidRPr="002E06B9" w:rsidRDefault="004C3344">
      <w:pPr>
        <w:rPr>
          <w:del w:id="28" w:author="Caio Pizzol" w:date="2026-09-26T15:07:00Z" w16du:dateUtc="2026-09-26T19:07:00Z"/>
          <w:rFonts w:ascii="Arial" w:hAnsi="Arial" w:cs="Arial"/>
        </w:rPr>
      </w:pPr>
      <w:del w:id="29" w:author="Caio Pizzol" w:date="2026-09-26T15:07:00Z" w16du:dateUtc="2026-09-26T19:07:00Z">
        <w:r w:rsidRPr="002E06B9">
          <w:rPr>
            <w:rFonts w:ascii="Arial" w:hAnsi="Arial" w:cs="Arial"/>
          </w:rPr>
          <w:delText xml:space="preserve">This is sample text to demonstrate a two-column DOCX layout. The text is repeated many times so that it spans multiple pages. Column formatting should make the text flow from the bottom of the left column to </w:delText>
        </w:r>
        <w:r w:rsidRPr="002E06B9">
          <w:rPr>
            <w:rFonts w:ascii="Arial" w:hAnsi="Arial" w:cs="Arial"/>
          </w:rPr>
          <w:delText>the top of the right column before continuing to the next page.</w:delText>
        </w:r>
        <w:r w:rsidRPr="002E06B9">
          <w:rPr>
            <w:rFonts w:ascii="Arial" w:hAnsi="Arial" w:cs="Arial"/>
          </w:rPr>
          <w:br/>
        </w:r>
        <w:r w:rsidRPr="002E06B9">
          <w:rPr>
            <w:rFonts w:ascii="Arial" w:hAnsi="Arial" w:cs="Arial"/>
          </w:rPr>
          <w:br/>
        </w:r>
      </w:del>
    </w:p>
    <w:p w14:paraId="708E95E2" w14:textId="77777777" w:rsidR="00AA2F5F" w:rsidRPr="002E06B9" w:rsidRDefault="004C3344">
      <w:pPr>
        <w:rPr>
          <w:del w:id="30" w:author="Caio Pizzol" w:date="2026-09-26T15:07:00Z" w16du:dateUtc="2026-09-26T19:07:00Z"/>
          <w:rFonts w:ascii="Arial" w:hAnsi="Arial" w:cs="Arial"/>
        </w:rPr>
      </w:pPr>
      <w:del w:id="31"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9190453" w14:textId="77777777" w:rsidR="00AA2F5F" w:rsidRPr="002E06B9" w:rsidRDefault="004C3344">
      <w:pPr>
        <w:rPr>
          <w:del w:id="32" w:author="Caio Pizzol" w:date="2026-09-26T15:07:00Z" w16du:dateUtc="2026-09-26T19:07:00Z"/>
          <w:rFonts w:ascii="Arial" w:hAnsi="Arial" w:cs="Arial"/>
        </w:rPr>
      </w:pPr>
      <w:del w:id="33"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FC7BC58" w14:textId="77777777" w:rsidR="00AA2F5F" w:rsidRPr="002E06B9" w:rsidRDefault="004C3344">
      <w:pPr>
        <w:rPr>
          <w:del w:id="34" w:author="Caio Pizzol" w:date="2026-09-26T15:07:00Z" w16du:dateUtc="2026-09-26T19:07:00Z"/>
          <w:rFonts w:ascii="Arial" w:hAnsi="Arial" w:cs="Arial"/>
        </w:rPr>
      </w:pPr>
      <w:del w:id="35" w:author="Caio Pizzol" w:date="2026-09-26T15:07:00Z" w16du:dateUtc="2026-09-26T19:07:00Z">
        <w:r w:rsidRPr="002E06B9">
          <w:rPr>
            <w:rFonts w:ascii="Arial" w:hAnsi="Arial" w:cs="Arial"/>
          </w:rPr>
          <w:delText xml:space="preserve">This is sample text to demonstrate a two-column DOCX layout. The text is repeated many times so that it spans multiple pages. Column formatting should make the text flow from the bottom of </w:delText>
        </w:r>
        <w:r w:rsidRPr="002E06B9">
          <w:rPr>
            <w:rFonts w:ascii="Arial" w:hAnsi="Arial" w:cs="Arial"/>
          </w:rPr>
          <w:lastRenderedPageBreak/>
          <w:delText>the left column to the top of the right column before continuing to the next page.</w:delText>
        </w:r>
        <w:r w:rsidRPr="002E06B9">
          <w:rPr>
            <w:rFonts w:ascii="Arial" w:hAnsi="Arial" w:cs="Arial"/>
          </w:rPr>
          <w:br/>
        </w:r>
        <w:r w:rsidRPr="002E06B9">
          <w:rPr>
            <w:rFonts w:ascii="Arial" w:hAnsi="Arial" w:cs="Arial"/>
          </w:rPr>
          <w:br/>
        </w:r>
      </w:del>
    </w:p>
    <w:p w14:paraId="6C914DCA" w14:textId="77777777" w:rsidR="00AA2F5F" w:rsidRPr="002E06B9" w:rsidRDefault="004C3344">
      <w:pPr>
        <w:rPr>
          <w:del w:id="36" w:author="Caio Pizzol" w:date="2026-09-26T15:07:00Z" w16du:dateUtc="2026-09-26T19:07:00Z"/>
          <w:rFonts w:ascii="Arial" w:hAnsi="Arial" w:cs="Arial"/>
        </w:rPr>
      </w:pPr>
      <w:del w:id="37"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D6225B6" w14:textId="77777777" w:rsidR="00AA2F5F" w:rsidRPr="002E06B9" w:rsidRDefault="004C3344">
      <w:pPr>
        <w:rPr>
          <w:del w:id="38" w:author="Caio Pizzol" w:date="2026-09-26T15:07:00Z" w16du:dateUtc="2026-09-26T19:07:00Z"/>
          <w:rFonts w:ascii="Arial" w:hAnsi="Arial" w:cs="Arial"/>
        </w:rPr>
      </w:pPr>
      <w:del w:id="39"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94D7D2D" w14:textId="77777777" w:rsidR="00AA2F5F" w:rsidRPr="002E06B9" w:rsidRDefault="004C3344">
      <w:pPr>
        <w:rPr>
          <w:del w:id="40" w:author="Caio Pizzol" w:date="2026-09-26T15:07:00Z" w16du:dateUtc="2026-09-26T19:07:00Z"/>
          <w:rFonts w:ascii="Arial" w:hAnsi="Arial" w:cs="Arial"/>
        </w:rPr>
      </w:pPr>
      <w:del w:id="41"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CC7FAD2" w14:textId="77777777" w:rsidR="00AA2F5F" w:rsidRPr="002E06B9" w:rsidRDefault="004C3344">
      <w:pPr>
        <w:rPr>
          <w:del w:id="42" w:author="Caio Pizzol" w:date="2026-09-26T15:07:00Z" w16du:dateUtc="2026-09-26T19:07:00Z"/>
          <w:rFonts w:ascii="Arial" w:hAnsi="Arial" w:cs="Arial"/>
        </w:rPr>
      </w:pPr>
      <w:del w:id="43"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EEE0B19" w14:textId="77777777" w:rsidR="00AA2F5F" w:rsidRPr="002E06B9" w:rsidRDefault="004C3344">
      <w:pPr>
        <w:rPr>
          <w:del w:id="44" w:author="Caio Pizzol" w:date="2026-09-26T15:07:00Z" w16du:dateUtc="2026-09-26T19:07:00Z"/>
          <w:rFonts w:ascii="Arial" w:hAnsi="Arial" w:cs="Arial"/>
        </w:rPr>
      </w:pPr>
      <w:del w:id="45"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D2CC2DB" w14:textId="77777777" w:rsidR="00AA2F5F" w:rsidRPr="002E06B9" w:rsidRDefault="004C3344">
      <w:pPr>
        <w:rPr>
          <w:del w:id="46" w:author="Caio Pizzol" w:date="2026-09-26T15:07:00Z" w16du:dateUtc="2026-09-26T19:07:00Z"/>
          <w:rFonts w:ascii="Arial" w:hAnsi="Arial" w:cs="Arial"/>
        </w:rPr>
      </w:pPr>
      <w:del w:id="47" w:author="Caio Pizzol" w:date="2026-09-26T15:07:00Z" w16du:dateUtc="2026-09-26T19:07:00Z">
        <w:r w:rsidRPr="002E06B9">
          <w:rPr>
            <w:rFonts w:ascii="Arial" w:hAnsi="Arial" w:cs="Arial"/>
          </w:rPr>
          <w:delText xml:space="preserve">This is sample text to demonstrate a two-column DOCX layout. The text is repeated many times so that it spans multiple pages. Column formatting should make the text flow from the bottom of the left column to </w:delText>
        </w:r>
        <w:r w:rsidRPr="002E06B9">
          <w:rPr>
            <w:rFonts w:ascii="Arial" w:hAnsi="Arial" w:cs="Arial"/>
          </w:rPr>
          <w:delText>the top of the right column before continuing to the next page.</w:delText>
        </w:r>
        <w:r w:rsidRPr="002E06B9">
          <w:rPr>
            <w:rFonts w:ascii="Arial" w:hAnsi="Arial" w:cs="Arial"/>
          </w:rPr>
          <w:br/>
        </w:r>
        <w:r w:rsidRPr="002E06B9">
          <w:rPr>
            <w:rFonts w:ascii="Arial" w:hAnsi="Arial" w:cs="Arial"/>
          </w:rPr>
          <w:br/>
        </w:r>
      </w:del>
    </w:p>
    <w:p w14:paraId="793C204D" w14:textId="77777777" w:rsidR="00AA2F5F" w:rsidRPr="002E06B9" w:rsidRDefault="004C3344">
      <w:pPr>
        <w:rPr>
          <w:del w:id="48" w:author="Caio Pizzol" w:date="2026-09-26T15:07:00Z" w16du:dateUtc="2026-09-26T19:07:00Z"/>
          <w:rFonts w:ascii="Arial" w:hAnsi="Arial" w:cs="Arial"/>
        </w:rPr>
      </w:pPr>
      <w:del w:id="49"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2B01486" w14:textId="77777777" w:rsidR="00AA2F5F" w:rsidRPr="002E06B9" w:rsidRDefault="004C3344">
      <w:pPr>
        <w:rPr>
          <w:del w:id="50" w:author="Caio Pizzol" w:date="2026-09-26T15:07:00Z" w16du:dateUtc="2026-09-26T19:07:00Z"/>
          <w:rFonts w:ascii="Arial" w:hAnsi="Arial" w:cs="Arial"/>
        </w:rPr>
      </w:pPr>
      <w:del w:id="51"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8101766" w14:textId="77777777" w:rsidR="00AA2F5F" w:rsidRPr="002E06B9" w:rsidRDefault="004C3344">
      <w:pPr>
        <w:rPr>
          <w:del w:id="52" w:author="Caio Pizzol" w:date="2026-09-26T15:07:00Z" w16du:dateUtc="2026-09-26T19:07:00Z"/>
          <w:rFonts w:ascii="Arial" w:hAnsi="Arial" w:cs="Arial"/>
        </w:rPr>
      </w:pPr>
      <w:del w:id="53"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C5E58CD" w14:textId="77777777" w:rsidR="00AA2F5F" w:rsidRPr="002E06B9" w:rsidRDefault="004C3344">
      <w:pPr>
        <w:rPr>
          <w:del w:id="54" w:author="Caio Pizzol" w:date="2026-09-26T15:07:00Z" w16du:dateUtc="2026-09-26T19:07:00Z"/>
          <w:rFonts w:ascii="Arial" w:hAnsi="Arial" w:cs="Arial"/>
        </w:rPr>
      </w:pPr>
      <w:del w:id="55"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A81ABE0" w14:textId="77777777" w:rsidR="00AA2F5F" w:rsidRPr="002E06B9" w:rsidRDefault="004C3344">
      <w:pPr>
        <w:rPr>
          <w:del w:id="56" w:author="Caio Pizzol" w:date="2026-09-26T15:07:00Z" w16du:dateUtc="2026-09-26T19:07:00Z"/>
          <w:rFonts w:ascii="Arial" w:hAnsi="Arial" w:cs="Arial"/>
        </w:rPr>
      </w:pPr>
      <w:del w:id="57"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BABB6DF" w14:textId="77777777" w:rsidR="00AA2F5F" w:rsidRPr="002E06B9" w:rsidRDefault="004C3344">
      <w:pPr>
        <w:rPr>
          <w:del w:id="58" w:author="Caio Pizzol" w:date="2026-09-26T15:07:00Z" w16du:dateUtc="2026-09-26T19:07:00Z"/>
          <w:rFonts w:ascii="Arial" w:hAnsi="Arial" w:cs="Arial"/>
        </w:rPr>
      </w:pPr>
      <w:del w:id="59"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59364A6" w14:textId="77777777" w:rsidR="00AA2F5F" w:rsidRPr="002E06B9" w:rsidRDefault="004C3344">
      <w:pPr>
        <w:rPr>
          <w:del w:id="60" w:author="Caio Pizzol" w:date="2026-09-26T15:07:00Z" w16du:dateUtc="2026-09-26T19:07:00Z"/>
          <w:rFonts w:ascii="Arial" w:hAnsi="Arial" w:cs="Arial"/>
        </w:rPr>
      </w:pPr>
      <w:del w:id="61"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28913C3" w14:textId="77777777" w:rsidR="00AA2F5F" w:rsidRPr="002E06B9" w:rsidRDefault="004C3344">
      <w:pPr>
        <w:rPr>
          <w:del w:id="62" w:author="Caio Pizzol" w:date="2026-09-26T15:07:00Z" w16du:dateUtc="2026-09-26T19:07:00Z"/>
          <w:rFonts w:ascii="Arial" w:hAnsi="Arial" w:cs="Arial"/>
        </w:rPr>
      </w:pPr>
      <w:del w:id="63"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FC8096A" w14:textId="77777777" w:rsidR="00AA2F5F" w:rsidRPr="002E06B9" w:rsidRDefault="004C3344">
      <w:pPr>
        <w:rPr>
          <w:del w:id="64" w:author="Caio Pizzol" w:date="2026-09-26T15:07:00Z" w16du:dateUtc="2026-09-26T19:07:00Z"/>
          <w:rFonts w:ascii="Arial" w:hAnsi="Arial" w:cs="Arial"/>
        </w:rPr>
      </w:pPr>
      <w:del w:id="65" w:author="Caio Pizzol" w:date="2026-09-26T15:07:00Z" w16du:dateUtc="2026-09-26T19:07:00Z">
        <w:r w:rsidRPr="002E06B9">
          <w:rPr>
            <w:rFonts w:ascii="Arial" w:hAnsi="Arial" w:cs="Arial"/>
          </w:rPr>
          <w:delText xml:space="preserve">This is sample text to demonstrate a two-column DOCX layout. The text is repeated many times so that it spans multiple pages. Column formatting should make the text flow from the bottom of the left column to </w:delText>
        </w:r>
        <w:r w:rsidRPr="002E06B9">
          <w:rPr>
            <w:rFonts w:ascii="Arial" w:hAnsi="Arial" w:cs="Arial"/>
          </w:rPr>
          <w:delText>the top of the right column before continuing to the next page.</w:delText>
        </w:r>
        <w:r w:rsidRPr="002E06B9">
          <w:rPr>
            <w:rFonts w:ascii="Arial" w:hAnsi="Arial" w:cs="Arial"/>
          </w:rPr>
          <w:br/>
        </w:r>
        <w:r w:rsidRPr="002E06B9">
          <w:rPr>
            <w:rFonts w:ascii="Arial" w:hAnsi="Arial" w:cs="Arial"/>
          </w:rPr>
          <w:br/>
        </w:r>
      </w:del>
    </w:p>
    <w:p w14:paraId="781DFEB9" w14:textId="77777777" w:rsidR="00AA2F5F" w:rsidRPr="002E06B9" w:rsidRDefault="004C3344">
      <w:pPr>
        <w:rPr>
          <w:del w:id="66" w:author="Caio Pizzol" w:date="2026-09-26T15:07:00Z" w16du:dateUtc="2026-09-26T19:07:00Z"/>
          <w:rFonts w:ascii="Arial" w:hAnsi="Arial" w:cs="Arial"/>
        </w:rPr>
      </w:pPr>
      <w:del w:id="67"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1C1E988" w14:textId="77777777" w:rsidR="00AA2F5F" w:rsidRPr="002E06B9" w:rsidRDefault="004C3344">
      <w:pPr>
        <w:rPr>
          <w:del w:id="68" w:author="Caio Pizzol" w:date="2026-09-26T15:07:00Z" w16du:dateUtc="2026-09-26T19:07:00Z"/>
          <w:rFonts w:ascii="Arial" w:hAnsi="Arial" w:cs="Arial"/>
        </w:rPr>
      </w:pPr>
      <w:del w:id="69"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728D6A7" w14:textId="77777777" w:rsidR="00AA2F5F" w:rsidRPr="002E06B9" w:rsidRDefault="004C3344">
      <w:pPr>
        <w:rPr>
          <w:del w:id="70" w:author="Caio Pizzol" w:date="2026-09-26T15:07:00Z" w16du:dateUtc="2026-09-26T19:07:00Z"/>
          <w:rFonts w:ascii="Arial" w:hAnsi="Arial" w:cs="Arial"/>
        </w:rPr>
      </w:pPr>
      <w:del w:id="71"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4BFB31C" w14:textId="77777777" w:rsidR="00AA2F5F" w:rsidRPr="002E06B9" w:rsidRDefault="004C3344">
      <w:pPr>
        <w:rPr>
          <w:del w:id="72" w:author="Caio Pizzol" w:date="2026-09-26T15:07:00Z" w16du:dateUtc="2026-09-26T19:07:00Z"/>
          <w:rFonts w:ascii="Arial" w:hAnsi="Arial" w:cs="Arial"/>
        </w:rPr>
      </w:pPr>
      <w:del w:id="73"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9472F55" w14:textId="77777777" w:rsidR="00AA2F5F" w:rsidRPr="002E06B9" w:rsidRDefault="004C3344">
      <w:pPr>
        <w:rPr>
          <w:del w:id="74" w:author="Caio Pizzol" w:date="2026-09-26T15:07:00Z" w16du:dateUtc="2026-09-26T19:07:00Z"/>
          <w:rFonts w:ascii="Arial" w:hAnsi="Arial" w:cs="Arial"/>
        </w:rPr>
      </w:pPr>
      <w:del w:id="75"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AEFBAF4" w14:textId="77777777" w:rsidR="00AA2F5F" w:rsidRPr="002E06B9" w:rsidRDefault="004C3344">
      <w:pPr>
        <w:rPr>
          <w:del w:id="76" w:author="Caio Pizzol" w:date="2026-09-26T15:07:00Z" w16du:dateUtc="2026-09-26T19:07:00Z"/>
          <w:rFonts w:ascii="Arial" w:hAnsi="Arial" w:cs="Arial"/>
        </w:rPr>
      </w:pPr>
      <w:del w:id="77"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9E3EBD9" w14:textId="77777777" w:rsidR="00AA2F5F" w:rsidRPr="002E06B9" w:rsidRDefault="004C3344">
      <w:pPr>
        <w:rPr>
          <w:del w:id="78" w:author="Caio Pizzol" w:date="2026-09-26T15:07:00Z" w16du:dateUtc="2026-09-26T19:07:00Z"/>
          <w:rFonts w:ascii="Arial" w:hAnsi="Arial" w:cs="Arial"/>
        </w:rPr>
      </w:pPr>
      <w:del w:id="79"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7DBA911" w14:textId="77777777" w:rsidR="00AA2F5F" w:rsidRPr="002E06B9" w:rsidRDefault="004C3344">
      <w:pPr>
        <w:rPr>
          <w:del w:id="80" w:author="Caio Pizzol" w:date="2026-09-26T15:07:00Z" w16du:dateUtc="2026-09-26T19:07:00Z"/>
          <w:rFonts w:ascii="Arial" w:hAnsi="Arial" w:cs="Arial"/>
        </w:rPr>
      </w:pPr>
      <w:del w:id="81"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0F1C4B9" w14:textId="77777777" w:rsidR="00AA2F5F" w:rsidRPr="002E06B9" w:rsidRDefault="004C3344">
      <w:pPr>
        <w:rPr>
          <w:del w:id="82" w:author="Caio Pizzol" w:date="2026-09-26T15:07:00Z" w16du:dateUtc="2026-09-26T19:07:00Z"/>
          <w:rFonts w:ascii="Arial" w:hAnsi="Arial" w:cs="Arial"/>
        </w:rPr>
      </w:pPr>
      <w:del w:id="83" w:author="Caio Pizzol" w:date="2026-09-26T15:07:00Z" w16du:dateUtc="2026-09-26T19:07:00Z">
        <w:r w:rsidRPr="002E06B9">
          <w:rPr>
            <w:rFonts w:ascii="Arial" w:hAnsi="Arial" w:cs="Arial"/>
          </w:rPr>
          <w:delText xml:space="preserve">This is sample text to demonstrate a two-column DOCX layout. The text is repeated many times so that it spans multiple pages. Column formatting should make the text flow from the bottom of the left column to </w:delText>
        </w:r>
        <w:r w:rsidRPr="002E06B9">
          <w:rPr>
            <w:rFonts w:ascii="Arial" w:hAnsi="Arial" w:cs="Arial"/>
          </w:rPr>
          <w:delText>the top of the right column before continuing to the next page.</w:delText>
        </w:r>
        <w:r w:rsidRPr="002E06B9">
          <w:rPr>
            <w:rFonts w:ascii="Arial" w:hAnsi="Arial" w:cs="Arial"/>
          </w:rPr>
          <w:br/>
        </w:r>
        <w:r w:rsidRPr="002E06B9">
          <w:rPr>
            <w:rFonts w:ascii="Arial" w:hAnsi="Arial" w:cs="Arial"/>
          </w:rPr>
          <w:br/>
        </w:r>
      </w:del>
    </w:p>
    <w:p w14:paraId="7614B4FC" w14:textId="77777777" w:rsidR="00AA2F5F" w:rsidRPr="002E06B9" w:rsidRDefault="004C3344">
      <w:pPr>
        <w:rPr>
          <w:del w:id="84" w:author="Caio Pizzol" w:date="2026-09-26T15:07:00Z" w16du:dateUtc="2026-09-26T19:07:00Z"/>
          <w:rFonts w:ascii="Arial" w:hAnsi="Arial" w:cs="Arial"/>
        </w:rPr>
      </w:pPr>
      <w:del w:id="85"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3702834" w14:textId="77777777" w:rsidR="00AA2F5F" w:rsidRPr="002E06B9" w:rsidRDefault="004C3344">
      <w:pPr>
        <w:rPr>
          <w:del w:id="86" w:author="Caio Pizzol" w:date="2026-09-26T15:07:00Z" w16du:dateUtc="2026-09-26T19:07:00Z"/>
          <w:rFonts w:ascii="Arial" w:hAnsi="Arial" w:cs="Arial"/>
        </w:rPr>
      </w:pPr>
      <w:del w:id="87"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0C301B8" w14:textId="77777777" w:rsidR="00AA2F5F" w:rsidRPr="002E06B9" w:rsidRDefault="004C3344">
      <w:pPr>
        <w:rPr>
          <w:del w:id="88" w:author="Caio Pizzol" w:date="2026-09-26T15:07:00Z" w16du:dateUtc="2026-09-26T19:07:00Z"/>
          <w:rFonts w:ascii="Arial" w:hAnsi="Arial" w:cs="Arial"/>
        </w:rPr>
      </w:pPr>
      <w:del w:id="89"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425DDD6" w14:textId="77777777" w:rsidR="00AA2F5F" w:rsidRPr="002E06B9" w:rsidRDefault="004C3344">
      <w:pPr>
        <w:rPr>
          <w:del w:id="90" w:author="Caio Pizzol" w:date="2026-09-26T15:07:00Z" w16du:dateUtc="2026-09-26T19:07:00Z"/>
          <w:rFonts w:ascii="Arial" w:hAnsi="Arial" w:cs="Arial"/>
        </w:rPr>
      </w:pPr>
      <w:del w:id="91"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BBC4D76" w14:textId="77777777" w:rsidR="00AA2F5F" w:rsidRPr="002E06B9" w:rsidRDefault="004C3344">
      <w:pPr>
        <w:rPr>
          <w:del w:id="92" w:author="Caio Pizzol" w:date="2026-09-26T15:07:00Z" w16du:dateUtc="2026-09-26T19:07:00Z"/>
          <w:rFonts w:ascii="Arial" w:hAnsi="Arial" w:cs="Arial"/>
        </w:rPr>
      </w:pPr>
      <w:del w:id="93"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1F45EDE" w14:textId="77777777" w:rsidR="00AA2F5F" w:rsidRPr="002E06B9" w:rsidRDefault="004C3344">
      <w:pPr>
        <w:rPr>
          <w:del w:id="94" w:author="Caio Pizzol" w:date="2026-09-26T15:07:00Z" w16du:dateUtc="2026-09-26T19:07:00Z"/>
          <w:rFonts w:ascii="Arial" w:hAnsi="Arial" w:cs="Arial"/>
        </w:rPr>
      </w:pPr>
      <w:del w:id="95"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6E82A90" w14:textId="77777777" w:rsidR="00AA2F5F" w:rsidRPr="002E06B9" w:rsidRDefault="004C3344">
      <w:pPr>
        <w:rPr>
          <w:del w:id="96" w:author="Caio Pizzol" w:date="2026-09-26T15:07:00Z" w16du:dateUtc="2026-09-26T19:07:00Z"/>
          <w:rFonts w:ascii="Arial" w:hAnsi="Arial" w:cs="Arial"/>
        </w:rPr>
      </w:pPr>
      <w:del w:id="97"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3B5ADD5" w14:textId="77777777" w:rsidR="00AA2F5F" w:rsidRPr="002E06B9" w:rsidRDefault="004C3344">
      <w:pPr>
        <w:rPr>
          <w:del w:id="98" w:author="Caio Pizzol" w:date="2026-09-26T15:07:00Z" w16du:dateUtc="2026-09-26T19:07:00Z"/>
          <w:rFonts w:ascii="Arial" w:hAnsi="Arial" w:cs="Arial"/>
        </w:rPr>
      </w:pPr>
      <w:del w:id="99"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BDA7DD9" w14:textId="77777777" w:rsidR="00AA2F5F" w:rsidRPr="002E06B9" w:rsidRDefault="004C3344">
      <w:pPr>
        <w:rPr>
          <w:del w:id="100" w:author="Caio Pizzol" w:date="2026-09-26T15:07:00Z" w16du:dateUtc="2026-09-26T19:07:00Z"/>
          <w:rFonts w:ascii="Arial" w:hAnsi="Arial" w:cs="Arial"/>
        </w:rPr>
      </w:pPr>
      <w:del w:id="101" w:author="Caio Pizzol" w:date="2026-09-26T15:07:00Z" w16du:dateUtc="2026-09-26T19:07:00Z">
        <w:r w:rsidRPr="002E06B9">
          <w:rPr>
            <w:rFonts w:ascii="Arial" w:hAnsi="Arial" w:cs="Arial"/>
          </w:rPr>
          <w:delText xml:space="preserve">This is sample text to demonstrate a two-column DOCX layout. The text is repeated many times so that it spans multiple pages. Column formatting should make the text flow from the bottom of the left column to </w:delText>
        </w:r>
        <w:r w:rsidRPr="002E06B9">
          <w:rPr>
            <w:rFonts w:ascii="Arial" w:hAnsi="Arial" w:cs="Arial"/>
          </w:rPr>
          <w:delText>the top of the right column before continuing to the next page.</w:delText>
        </w:r>
        <w:r w:rsidRPr="002E06B9">
          <w:rPr>
            <w:rFonts w:ascii="Arial" w:hAnsi="Arial" w:cs="Arial"/>
          </w:rPr>
          <w:br/>
        </w:r>
        <w:r w:rsidRPr="002E06B9">
          <w:rPr>
            <w:rFonts w:ascii="Arial" w:hAnsi="Arial" w:cs="Arial"/>
          </w:rPr>
          <w:br/>
        </w:r>
      </w:del>
    </w:p>
    <w:p w14:paraId="381AD3E3" w14:textId="77777777" w:rsidR="00AA2F5F" w:rsidRPr="002E06B9" w:rsidRDefault="004C3344">
      <w:pPr>
        <w:rPr>
          <w:del w:id="102" w:author="Caio Pizzol" w:date="2026-09-26T15:07:00Z" w16du:dateUtc="2026-09-26T19:07:00Z"/>
          <w:rFonts w:ascii="Arial" w:hAnsi="Arial" w:cs="Arial"/>
        </w:rPr>
      </w:pPr>
      <w:del w:id="103"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83F6E13" w14:textId="77777777" w:rsidR="00AA2F5F" w:rsidRPr="002E06B9" w:rsidRDefault="004C3344">
      <w:pPr>
        <w:rPr>
          <w:del w:id="104" w:author="Caio Pizzol" w:date="2026-09-26T15:07:00Z" w16du:dateUtc="2026-09-26T19:07:00Z"/>
          <w:rFonts w:ascii="Arial" w:hAnsi="Arial" w:cs="Arial"/>
        </w:rPr>
      </w:pPr>
      <w:del w:id="105"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46EBB1A" w14:textId="77777777" w:rsidR="00AA2F5F" w:rsidRPr="002E06B9" w:rsidRDefault="004C3344">
      <w:pPr>
        <w:rPr>
          <w:del w:id="106" w:author="Caio Pizzol" w:date="2026-09-26T15:07:00Z" w16du:dateUtc="2026-09-26T19:07:00Z"/>
          <w:rFonts w:ascii="Arial" w:hAnsi="Arial" w:cs="Arial"/>
        </w:rPr>
      </w:pPr>
      <w:del w:id="107"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70C9303" w14:textId="77777777" w:rsidR="00AA2F5F" w:rsidRPr="002E06B9" w:rsidRDefault="004C3344">
      <w:pPr>
        <w:rPr>
          <w:del w:id="108" w:author="Caio Pizzol" w:date="2026-09-26T15:07:00Z" w16du:dateUtc="2026-09-26T19:07:00Z"/>
          <w:rFonts w:ascii="Arial" w:hAnsi="Arial" w:cs="Arial"/>
        </w:rPr>
      </w:pPr>
      <w:del w:id="109"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870A744" w14:textId="77777777" w:rsidR="00AA2F5F" w:rsidRPr="002E06B9" w:rsidRDefault="004C3344">
      <w:pPr>
        <w:rPr>
          <w:del w:id="110" w:author="Caio Pizzol" w:date="2026-09-26T15:07:00Z" w16du:dateUtc="2026-09-26T19:07:00Z"/>
          <w:rFonts w:ascii="Arial" w:hAnsi="Arial" w:cs="Arial"/>
        </w:rPr>
      </w:pPr>
      <w:del w:id="111"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4CDB8FC" w14:textId="77777777" w:rsidR="00AA2F5F" w:rsidRPr="002E06B9" w:rsidRDefault="004C3344">
      <w:pPr>
        <w:rPr>
          <w:del w:id="112" w:author="Caio Pizzol" w:date="2026-09-26T15:07:00Z" w16du:dateUtc="2026-09-26T19:07:00Z"/>
          <w:rFonts w:ascii="Arial" w:hAnsi="Arial" w:cs="Arial"/>
        </w:rPr>
      </w:pPr>
      <w:del w:id="113"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33EA139" w14:textId="77777777" w:rsidR="00AA2F5F" w:rsidRPr="002E06B9" w:rsidRDefault="004C3344">
      <w:pPr>
        <w:rPr>
          <w:del w:id="114" w:author="Caio Pizzol" w:date="2026-09-26T15:07:00Z" w16du:dateUtc="2026-09-26T19:07:00Z"/>
          <w:rFonts w:ascii="Arial" w:hAnsi="Arial" w:cs="Arial"/>
        </w:rPr>
      </w:pPr>
      <w:del w:id="115"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4BBBCFB" w14:textId="77777777" w:rsidR="00AA2F5F" w:rsidRPr="002E06B9" w:rsidRDefault="004C3344">
      <w:pPr>
        <w:rPr>
          <w:del w:id="116" w:author="Caio Pizzol" w:date="2026-09-26T15:07:00Z" w16du:dateUtc="2026-09-26T19:07:00Z"/>
          <w:rFonts w:ascii="Arial" w:hAnsi="Arial" w:cs="Arial"/>
        </w:rPr>
      </w:pPr>
      <w:del w:id="117"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14DC8A5" w14:textId="77777777" w:rsidR="00AA2F5F" w:rsidRPr="002E06B9" w:rsidRDefault="004C3344">
      <w:pPr>
        <w:rPr>
          <w:del w:id="118" w:author="Caio Pizzol" w:date="2026-09-26T15:07:00Z" w16du:dateUtc="2026-09-26T19:07:00Z"/>
          <w:rFonts w:ascii="Arial" w:hAnsi="Arial" w:cs="Arial"/>
        </w:rPr>
      </w:pPr>
      <w:del w:id="119" w:author="Caio Pizzol" w:date="2026-09-26T15:07:00Z" w16du:dateUtc="2026-09-26T19:07:00Z">
        <w:r w:rsidRPr="002E06B9">
          <w:rPr>
            <w:rFonts w:ascii="Arial" w:hAnsi="Arial" w:cs="Arial"/>
          </w:rPr>
          <w:delText xml:space="preserve">This is sample text to demonstrate a two-column DOCX layout. The text is repeated many times so that it spans multiple pages. Column formatting should make the text flow from the bottom of the left column to </w:delText>
        </w:r>
        <w:r w:rsidRPr="002E06B9">
          <w:rPr>
            <w:rFonts w:ascii="Arial" w:hAnsi="Arial" w:cs="Arial"/>
          </w:rPr>
          <w:delText>the top of the right column before continuing to the next page.</w:delText>
        </w:r>
        <w:r w:rsidRPr="002E06B9">
          <w:rPr>
            <w:rFonts w:ascii="Arial" w:hAnsi="Arial" w:cs="Arial"/>
          </w:rPr>
          <w:br/>
        </w:r>
        <w:r w:rsidRPr="002E06B9">
          <w:rPr>
            <w:rFonts w:ascii="Arial" w:hAnsi="Arial" w:cs="Arial"/>
          </w:rPr>
          <w:br/>
        </w:r>
      </w:del>
    </w:p>
    <w:p w14:paraId="70172526" w14:textId="77777777" w:rsidR="00AA2F5F" w:rsidRPr="002E06B9" w:rsidRDefault="004C3344">
      <w:pPr>
        <w:rPr>
          <w:del w:id="120" w:author="Caio Pizzol" w:date="2026-09-26T15:07:00Z" w16du:dateUtc="2026-09-26T19:07:00Z"/>
          <w:rFonts w:ascii="Arial" w:hAnsi="Arial" w:cs="Arial"/>
        </w:rPr>
      </w:pPr>
      <w:del w:id="121"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2F92062" w14:textId="77777777" w:rsidR="00AA2F5F" w:rsidRPr="002E06B9" w:rsidRDefault="004C3344">
      <w:pPr>
        <w:rPr>
          <w:del w:id="122" w:author="Caio Pizzol" w:date="2026-09-26T15:07:00Z" w16du:dateUtc="2026-09-26T19:07:00Z"/>
          <w:rFonts w:ascii="Arial" w:hAnsi="Arial" w:cs="Arial"/>
        </w:rPr>
      </w:pPr>
      <w:del w:id="123"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A5C39EC" w14:textId="77777777" w:rsidR="00AA2F5F" w:rsidRPr="002E06B9" w:rsidRDefault="004C3344">
      <w:pPr>
        <w:rPr>
          <w:del w:id="124" w:author="Caio Pizzol" w:date="2026-09-26T15:07:00Z" w16du:dateUtc="2026-09-26T19:07:00Z"/>
          <w:rFonts w:ascii="Arial" w:hAnsi="Arial" w:cs="Arial"/>
        </w:rPr>
      </w:pPr>
      <w:del w:id="125"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F270945" w14:textId="77777777" w:rsidR="00AA2F5F" w:rsidRPr="002E06B9" w:rsidRDefault="004C3344">
      <w:pPr>
        <w:rPr>
          <w:del w:id="126" w:author="Caio Pizzol" w:date="2026-09-26T15:07:00Z" w16du:dateUtc="2026-09-26T19:07:00Z"/>
          <w:rFonts w:ascii="Arial" w:hAnsi="Arial" w:cs="Arial"/>
        </w:rPr>
      </w:pPr>
      <w:del w:id="127"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79B838B" w14:textId="77777777" w:rsidR="00AA2F5F" w:rsidRPr="002E06B9" w:rsidRDefault="004C3344">
      <w:pPr>
        <w:rPr>
          <w:del w:id="128" w:author="Caio Pizzol" w:date="2026-09-26T15:07:00Z" w16du:dateUtc="2026-09-26T19:07:00Z"/>
          <w:rFonts w:ascii="Arial" w:hAnsi="Arial" w:cs="Arial"/>
        </w:rPr>
      </w:pPr>
      <w:del w:id="129"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4123F7E" w14:textId="77777777" w:rsidR="00AA2F5F" w:rsidRPr="002E06B9" w:rsidRDefault="004C3344">
      <w:pPr>
        <w:rPr>
          <w:del w:id="130" w:author="Caio Pizzol" w:date="2026-09-26T15:07:00Z" w16du:dateUtc="2026-09-26T19:07:00Z"/>
          <w:rFonts w:ascii="Arial" w:hAnsi="Arial" w:cs="Arial"/>
        </w:rPr>
      </w:pPr>
      <w:del w:id="131"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B1A9001" w14:textId="77777777" w:rsidR="00AA2F5F" w:rsidRPr="002E06B9" w:rsidRDefault="004C3344">
      <w:pPr>
        <w:rPr>
          <w:del w:id="132" w:author="Caio Pizzol" w:date="2026-09-26T15:07:00Z" w16du:dateUtc="2026-09-26T19:07:00Z"/>
          <w:rFonts w:ascii="Arial" w:hAnsi="Arial" w:cs="Arial"/>
        </w:rPr>
      </w:pPr>
      <w:del w:id="133"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51337EE" w14:textId="77777777" w:rsidR="00AA2F5F" w:rsidRPr="002E06B9" w:rsidRDefault="004C3344">
      <w:pPr>
        <w:rPr>
          <w:del w:id="134" w:author="Caio Pizzol" w:date="2026-09-26T15:07:00Z" w16du:dateUtc="2026-09-26T19:07:00Z"/>
          <w:rFonts w:ascii="Arial" w:hAnsi="Arial" w:cs="Arial"/>
        </w:rPr>
      </w:pPr>
      <w:del w:id="135"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D555677" w14:textId="77777777" w:rsidR="00AA2F5F" w:rsidRPr="002E06B9" w:rsidRDefault="004C3344">
      <w:pPr>
        <w:rPr>
          <w:del w:id="136" w:author="Caio Pizzol" w:date="2026-09-26T15:07:00Z" w16du:dateUtc="2026-09-26T19:07:00Z"/>
          <w:rFonts w:ascii="Arial" w:hAnsi="Arial" w:cs="Arial"/>
        </w:rPr>
      </w:pPr>
      <w:del w:id="137" w:author="Caio Pizzol" w:date="2026-09-26T15:07:00Z" w16du:dateUtc="2026-09-26T19:07:00Z">
        <w:r w:rsidRPr="002E06B9">
          <w:rPr>
            <w:rFonts w:ascii="Arial" w:hAnsi="Arial" w:cs="Arial"/>
          </w:rPr>
          <w:delText xml:space="preserve">This is sample text to demonstrate a two-column DOCX layout. The text is repeated many times so that it spans multiple pages. Column formatting should make the text flow from the bottom of the left column to </w:delText>
        </w:r>
        <w:r w:rsidRPr="002E06B9">
          <w:rPr>
            <w:rFonts w:ascii="Arial" w:hAnsi="Arial" w:cs="Arial"/>
          </w:rPr>
          <w:delText>the top of the right column before continuing to the next page.</w:delText>
        </w:r>
        <w:r w:rsidRPr="002E06B9">
          <w:rPr>
            <w:rFonts w:ascii="Arial" w:hAnsi="Arial" w:cs="Arial"/>
          </w:rPr>
          <w:br/>
        </w:r>
        <w:r w:rsidRPr="002E06B9">
          <w:rPr>
            <w:rFonts w:ascii="Arial" w:hAnsi="Arial" w:cs="Arial"/>
          </w:rPr>
          <w:br/>
        </w:r>
      </w:del>
    </w:p>
    <w:p w14:paraId="5DE2E520" w14:textId="77777777" w:rsidR="00AA2F5F" w:rsidRPr="002E06B9" w:rsidRDefault="004C3344">
      <w:pPr>
        <w:rPr>
          <w:del w:id="138" w:author="Caio Pizzol" w:date="2026-09-26T15:07:00Z" w16du:dateUtc="2026-09-26T19:07:00Z"/>
          <w:rFonts w:ascii="Arial" w:hAnsi="Arial" w:cs="Arial"/>
        </w:rPr>
      </w:pPr>
      <w:del w:id="139"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47CEAEB" w14:textId="77777777" w:rsidR="00AA2F5F" w:rsidRPr="002E06B9" w:rsidRDefault="004C3344">
      <w:pPr>
        <w:rPr>
          <w:del w:id="140" w:author="Caio Pizzol" w:date="2026-09-26T15:07:00Z" w16du:dateUtc="2026-09-26T19:07:00Z"/>
          <w:rFonts w:ascii="Arial" w:hAnsi="Arial" w:cs="Arial"/>
        </w:rPr>
      </w:pPr>
      <w:del w:id="141"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74D2199" w14:textId="77777777" w:rsidR="00AA2F5F" w:rsidRPr="002E06B9" w:rsidRDefault="004C3344">
      <w:pPr>
        <w:rPr>
          <w:del w:id="142" w:author="Caio Pizzol" w:date="2026-09-26T15:07:00Z" w16du:dateUtc="2026-09-26T19:07:00Z"/>
          <w:rFonts w:ascii="Arial" w:hAnsi="Arial" w:cs="Arial"/>
        </w:rPr>
      </w:pPr>
      <w:del w:id="143"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50EB775" w14:textId="77777777" w:rsidR="00AA2F5F" w:rsidRPr="002E06B9" w:rsidRDefault="004C3344">
      <w:pPr>
        <w:rPr>
          <w:del w:id="144" w:author="Caio Pizzol" w:date="2026-09-26T15:07:00Z" w16du:dateUtc="2026-09-26T19:07:00Z"/>
          <w:rFonts w:ascii="Arial" w:hAnsi="Arial" w:cs="Arial"/>
        </w:rPr>
      </w:pPr>
      <w:del w:id="145"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0A0EB48" w14:textId="77777777" w:rsidR="00AA2F5F" w:rsidRPr="002E06B9" w:rsidRDefault="004C3344">
      <w:pPr>
        <w:rPr>
          <w:del w:id="146" w:author="Caio Pizzol" w:date="2026-09-26T15:07:00Z" w16du:dateUtc="2026-09-26T19:07:00Z"/>
          <w:rFonts w:ascii="Arial" w:hAnsi="Arial" w:cs="Arial"/>
        </w:rPr>
      </w:pPr>
      <w:del w:id="147"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86EF296" w14:textId="77777777" w:rsidR="00AA2F5F" w:rsidRPr="002E06B9" w:rsidRDefault="004C3344">
      <w:pPr>
        <w:rPr>
          <w:del w:id="148" w:author="Caio Pizzol" w:date="2026-09-26T15:07:00Z" w16du:dateUtc="2026-09-26T19:07:00Z"/>
          <w:rFonts w:ascii="Arial" w:hAnsi="Arial" w:cs="Arial"/>
        </w:rPr>
      </w:pPr>
      <w:del w:id="149"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35D3EA2" w14:textId="77777777" w:rsidR="00AA2F5F" w:rsidRPr="002E06B9" w:rsidRDefault="004C3344">
      <w:pPr>
        <w:rPr>
          <w:del w:id="150" w:author="Caio Pizzol" w:date="2026-09-26T15:07:00Z" w16du:dateUtc="2026-09-26T19:07:00Z"/>
          <w:rFonts w:ascii="Arial" w:hAnsi="Arial" w:cs="Arial"/>
        </w:rPr>
      </w:pPr>
      <w:del w:id="151"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B389408" w14:textId="77777777" w:rsidR="00AA2F5F" w:rsidRPr="002E06B9" w:rsidRDefault="004C3344">
      <w:pPr>
        <w:rPr>
          <w:del w:id="152" w:author="Caio Pizzol" w:date="2026-09-26T15:07:00Z" w16du:dateUtc="2026-09-26T19:07:00Z"/>
          <w:rFonts w:ascii="Arial" w:hAnsi="Arial" w:cs="Arial"/>
        </w:rPr>
      </w:pPr>
      <w:del w:id="153"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493E62C" w14:textId="77777777" w:rsidR="00AA2F5F" w:rsidRPr="002E06B9" w:rsidRDefault="004C3344">
      <w:pPr>
        <w:rPr>
          <w:del w:id="154" w:author="Caio Pizzol" w:date="2026-09-26T15:07:00Z" w16du:dateUtc="2026-09-26T19:07:00Z"/>
          <w:rFonts w:ascii="Arial" w:hAnsi="Arial" w:cs="Arial"/>
        </w:rPr>
      </w:pPr>
      <w:del w:id="155" w:author="Caio Pizzol" w:date="2026-09-26T15:07:00Z" w16du:dateUtc="2026-09-26T19:07:00Z">
        <w:r w:rsidRPr="002E06B9">
          <w:rPr>
            <w:rFonts w:ascii="Arial" w:hAnsi="Arial" w:cs="Arial"/>
          </w:rPr>
          <w:delText xml:space="preserve">This is sample text to demonstrate a two-column DOCX layout. The text is repeated many times so that it spans multiple pages. Column formatting should make the text flow from the bottom of the left column to </w:delText>
        </w:r>
        <w:r w:rsidRPr="002E06B9">
          <w:rPr>
            <w:rFonts w:ascii="Arial" w:hAnsi="Arial" w:cs="Arial"/>
          </w:rPr>
          <w:delText>the top of the right column before continuing to the next page.</w:delText>
        </w:r>
        <w:r w:rsidRPr="002E06B9">
          <w:rPr>
            <w:rFonts w:ascii="Arial" w:hAnsi="Arial" w:cs="Arial"/>
          </w:rPr>
          <w:br/>
        </w:r>
        <w:r w:rsidRPr="002E06B9">
          <w:rPr>
            <w:rFonts w:ascii="Arial" w:hAnsi="Arial" w:cs="Arial"/>
          </w:rPr>
          <w:br/>
        </w:r>
      </w:del>
    </w:p>
    <w:p w14:paraId="68F21C25" w14:textId="77777777" w:rsidR="00AA2F5F" w:rsidRPr="002E06B9" w:rsidRDefault="004C3344">
      <w:pPr>
        <w:rPr>
          <w:del w:id="156" w:author="Caio Pizzol" w:date="2026-09-26T15:07:00Z" w16du:dateUtc="2026-09-26T19:07:00Z"/>
          <w:rFonts w:ascii="Arial" w:hAnsi="Arial" w:cs="Arial"/>
        </w:rPr>
      </w:pPr>
      <w:del w:id="157"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B2EA284" w14:textId="77777777" w:rsidR="00AA2F5F" w:rsidRPr="002E06B9" w:rsidRDefault="004C3344">
      <w:pPr>
        <w:rPr>
          <w:del w:id="158" w:author="Caio Pizzol" w:date="2026-09-26T15:07:00Z" w16du:dateUtc="2026-09-26T19:07:00Z"/>
          <w:rFonts w:ascii="Arial" w:hAnsi="Arial" w:cs="Arial"/>
        </w:rPr>
      </w:pPr>
      <w:del w:id="159"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71D6B16" w14:textId="77777777" w:rsidR="00AA2F5F" w:rsidRPr="002E06B9" w:rsidRDefault="004C3344">
      <w:pPr>
        <w:rPr>
          <w:del w:id="160" w:author="Caio Pizzol" w:date="2026-09-26T15:07:00Z" w16du:dateUtc="2026-09-26T19:07:00Z"/>
          <w:rFonts w:ascii="Arial" w:hAnsi="Arial" w:cs="Arial"/>
        </w:rPr>
      </w:pPr>
      <w:del w:id="161"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EA1E941" w14:textId="77777777" w:rsidR="00AA2F5F" w:rsidRPr="002E06B9" w:rsidRDefault="004C3344">
      <w:pPr>
        <w:rPr>
          <w:del w:id="162" w:author="Caio Pizzol" w:date="2026-09-26T15:07:00Z" w16du:dateUtc="2026-09-26T19:07:00Z"/>
          <w:rFonts w:ascii="Arial" w:hAnsi="Arial" w:cs="Arial"/>
        </w:rPr>
      </w:pPr>
      <w:del w:id="163"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47E60A5" w14:textId="77777777" w:rsidR="00AA2F5F" w:rsidRPr="002E06B9" w:rsidRDefault="004C3344">
      <w:pPr>
        <w:rPr>
          <w:del w:id="164" w:author="Caio Pizzol" w:date="2026-09-26T15:07:00Z" w16du:dateUtc="2026-09-26T19:07:00Z"/>
          <w:rFonts w:ascii="Arial" w:hAnsi="Arial" w:cs="Arial"/>
        </w:rPr>
      </w:pPr>
      <w:del w:id="165"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F4E615A" w14:textId="77777777" w:rsidR="00AA2F5F" w:rsidRPr="002E06B9" w:rsidRDefault="004C3344">
      <w:pPr>
        <w:rPr>
          <w:del w:id="166" w:author="Caio Pizzol" w:date="2026-09-26T15:07:00Z" w16du:dateUtc="2026-09-26T19:07:00Z"/>
          <w:rFonts w:ascii="Arial" w:hAnsi="Arial" w:cs="Arial"/>
        </w:rPr>
      </w:pPr>
      <w:del w:id="167"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CF97125" w14:textId="77777777" w:rsidR="00AA2F5F" w:rsidRPr="002E06B9" w:rsidRDefault="004C3344">
      <w:pPr>
        <w:rPr>
          <w:del w:id="168" w:author="Caio Pizzol" w:date="2026-09-26T15:07:00Z" w16du:dateUtc="2026-09-26T19:07:00Z"/>
          <w:rFonts w:ascii="Arial" w:hAnsi="Arial" w:cs="Arial"/>
        </w:rPr>
      </w:pPr>
      <w:del w:id="169"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8765BCE" w14:textId="77777777" w:rsidR="00AA2F5F" w:rsidRPr="002E06B9" w:rsidRDefault="004C3344">
      <w:pPr>
        <w:rPr>
          <w:del w:id="170" w:author="Caio Pizzol" w:date="2026-09-26T15:07:00Z" w16du:dateUtc="2026-09-26T19:07:00Z"/>
          <w:rFonts w:ascii="Arial" w:hAnsi="Arial" w:cs="Arial"/>
        </w:rPr>
      </w:pPr>
      <w:del w:id="171"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FACACA0" w14:textId="77777777" w:rsidR="00AA2F5F" w:rsidRPr="002E06B9" w:rsidRDefault="004C3344">
      <w:pPr>
        <w:rPr>
          <w:del w:id="172" w:author="Caio Pizzol" w:date="2026-09-26T15:07:00Z" w16du:dateUtc="2026-09-26T19:07:00Z"/>
          <w:rFonts w:ascii="Arial" w:hAnsi="Arial" w:cs="Arial"/>
        </w:rPr>
      </w:pPr>
      <w:del w:id="173" w:author="Caio Pizzol" w:date="2026-09-26T15:07:00Z" w16du:dateUtc="2026-09-26T19:07:00Z">
        <w:r w:rsidRPr="002E06B9">
          <w:rPr>
            <w:rFonts w:ascii="Arial" w:hAnsi="Arial" w:cs="Arial"/>
          </w:rPr>
          <w:delText xml:space="preserve">This is sample text to demonstrate a two-column DOCX layout. The text is repeated many times so that it spans multiple pages. Column formatting should make the text flow from the bottom of the left column to </w:delText>
        </w:r>
        <w:r w:rsidRPr="002E06B9">
          <w:rPr>
            <w:rFonts w:ascii="Arial" w:hAnsi="Arial" w:cs="Arial"/>
          </w:rPr>
          <w:delText>the top of the right column before continuing to the next page.</w:delText>
        </w:r>
        <w:r w:rsidRPr="002E06B9">
          <w:rPr>
            <w:rFonts w:ascii="Arial" w:hAnsi="Arial" w:cs="Arial"/>
          </w:rPr>
          <w:br/>
        </w:r>
        <w:r w:rsidRPr="002E06B9">
          <w:rPr>
            <w:rFonts w:ascii="Arial" w:hAnsi="Arial" w:cs="Arial"/>
          </w:rPr>
          <w:br/>
        </w:r>
      </w:del>
    </w:p>
    <w:p w14:paraId="7E675834" w14:textId="77777777" w:rsidR="00AA2F5F" w:rsidRPr="002E06B9" w:rsidRDefault="004C3344">
      <w:pPr>
        <w:rPr>
          <w:del w:id="174" w:author="Caio Pizzol" w:date="2026-09-26T15:07:00Z" w16du:dateUtc="2026-09-26T19:07:00Z"/>
          <w:rFonts w:ascii="Arial" w:hAnsi="Arial" w:cs="Arial"/>
        </w:rPr>
      </w:pPr>
      <w:del w:id="175"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DAFBA2D" w14:textId="77777777" w:rsidR="00AA2F5F" w:rsidRPr="002E06B9" w:rsidRDefault="004C3344">
      <w:pPr>
        <w:rPr>
          <w:del w:id="176" w:author="Caio Pizzol" w:date="2026-09-26T15:07:00Z" w16du:dateUtc="2026-09-26T19:07:00Z"/>
          <w:rFonts w:ascii="Arial" w:hAnsi="Arial" w:cs="Arial"/>
        </w:rPr>
      </w:pPr>
      <w:del w:id="177"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98630C8" w14:textId="77777777" w:rsidR="00AA2F5F" w:rsidRPr="002E06B9" w:rsidRDefault="004C3344">
      <w:pPr>
        <w:rPr>
          <w:del w:id="178" w:author="Caio Pizzol" w:date="2026-09-26T15:07:00Z" w16du:dateUtc="2026-09-26T19:07:00Z"/>
          <w:rFonts w:ascii="Arial" w:hAnsi="Arial" w:cs="Arial"/>
        </w:rPr>
      </w:pPr>
      <w:del w:id="179"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C0A39BA" w14:textId="77777777" w:rsidR="00AA2F5F" w:rsidRPr="002E06B9" w:rsidRDefault="004C3344">
      <w:pPr>
        <w:rPr>
          <w:del w:id="180" w:author="Caio Pizzol" w:date="2026-09-26T15:07:00Z" w16du:dateUtc="2026-09-26T19:07:00Z"/>
          <w:rFonts w:ascii="Arial" w:hAnsi="Arial" w:cs="Arial"/>
        </w:rPr>
      </w:pPr>
      <w:del w:id="181"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F5582F0" w14:textId="77777777" w:rsidR="00AA2F5F" w:rsidRPr="002E06B9" w:rsidRDefault="004C3344">
      <w:pPr>
        <w:rPr>
          <w:del w:id="182" w:author="Caio Pizzol" w:date="2026-09-26T15:07:00Z" w16du:dateUtc="2026-09-26T19:07:00Z"/>
          <w:rFonts w:ascii="Arial" w:hAnsi="Arial" w:cs="Arial"/>
        </w:rPr>
      </w:pPr>
      <w:del w:id="183"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E8D2074" w14:textId="77777777" w:rsidR="00AA2F5F" w:rsidRPr="002E06B9" w:rsidRDefault="004C3344">
      <w:pPr>
        <w:rPr>
          <w:del w:id="184" w:author="Caio Pizzol" w:date="2026-09-26T15:07:00Z" w16du:dateUtc="2026-09-26T19:07:00Z"/>
          <w:rFonts w:ascii="Arial" w:hAnsi="Arial" w:cs="Arial"/>
        </w:rPr>
      </w:pPr>
      <w:del w:id="185"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722F83A" w14:textId="77777777" w:rsidR="00AA2F5F" w:rsidRPr="002E06B9" w:rsidRDefault="004C3344">
      <w:pPr>
        <w:rPr>
          <w:del w:id="186" w:author="Caio Pizzol" w:date="2026-09-26T15:07:00Z" w16du:dateUtc="2026-09-26T19:07:00Z"/>
          <w:rFonts w:ascii="Arial" w:hAnsi="Arial" w:cs="Arial"/>
        </w:rPr>
      </w:pPr>
      <w:del w:id="187"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399AD19" w14:textId="77777777" w:rsidR="00AA2F5F" w:rsidRPr="002E06B9" w:rsidRDefault="004C3344">
      <w:pPr>
        <w:rPr>
          <w:del w:id="188" w:author="Caio Pizzol" w:date="2026-09-26T15:07:00Z" w16du:dateUtc="2026-09-26T19:07:00Z"/>
          <w:rFonts w:ascii="Arial" w:hAnsi="Arial" w:cs="Arial"/>
        </w:rPr>
      </w:pPr>
      <w:del w:id="189"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99284BA" w14:textId="77777777" w:rsidR="00AA2F5F" w:rsidRPr="002E06B9" w:rsidRDefault="004C3344">
      <w:pPr>
        <w:rPr>
          <w:del w:id="190" w:author="Caio Pizzol" w:date="2026-09-26T15:07:00Z" w16du:dateUtc="2026-09-26T19:07:00Z"/>
          <w:rFonts w:ascii="Arial" w:hAnsi="Arial" w:cs="Arial"/>
        </w:rPr>
      </w:pPr>
      <w:del w:id="191" w:author="Caio Pizzol" w:date="2026-09-26T15:07:00Z" w16du:dateUtc="2026-09-26T19:07:00Z">
        <w:r w:rsidRPr="002E06B9">
          <w:rPr>
            <w:rFonts w:ascii="Arial" w:hAnsi="Arial" w:cs="Arial"/>
          </w:rPr>
          <w:delText xml:space="preserve">This is sample text to demonstrate a two-column DOCX layout. The text is repeated many times so that it spans multiple pages. Column formatting should make the text flow from the bottom of the left column to </w:delText>
        </w:r>
        <w:r w:rsidRPr="002E06B9">
          <w:rPr>
            <w:rFonts w:ascii="Arial" w:hAnsi="Arial" w:cs="Arial"/>
          </w:rPr>
          <w:delText>the top of the right column before continuing to the next page.</w:delText>
        </w:r>
        <w:r w:rsidRPr="002E06B9">
          <w:rPr>
            <w:rFonts w:ascii="Arial" w:hAnsi="Arial" w:cs="Arial"/>
          </w:rPr>
          <w:br/>
        </w:r>
        <w:r w:rsidRPr="002E06B9">
          <w:rPr>
            <w:rFonts w:ascii="Arial" w:hAnsi="Arial" w:cs="Arial"/>
          </w:rPr>
          <w:br/>
        </w:r>
      </w:del>
    </w:p>
    <w:p w14:paraId="14FABBF3" w14:textId="77777777" w:rsidR="00AA2F5F" w:rsidRPr="002E06B9" w:rsidRDefault="004C3344">
      <w:pPr>
        <w:rPr>
          <w:del w:id="192" w:author="Caio Pizzol" w:date="2026-09-26T15:07:00Z" w16du:dateUtc="2026-09-26T19:07:00Z"/>
          <w:rFonts w:ascii="Arial" w:hAnsi="Arial" w:cs="Arial"/>
        </w:rPr>
      </w:pPr>
      <w:del w:id="193"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2090DB9" w14:textId="77777777" w:rsidR="00AA2F5F" w:rsidRPr="002E06B9" w:rsidRDefault="004C3344">
      <w:pPr>
        <w:rPr>
          <w:del w:id="194" w:author="Caio Pizzol" w:date="2026-09-26T15:07:00Z" w16du:dateUtc="2026-09-26T19:07:00Z"/>
          <w:rFonts w:ascii="Arial" w:hAnsi="Arial" w:cs="Arial"/>
        </w:rPr>
      </w:pPr>
      <w:del w:id="195"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060781A" w14:textId="77777777" w:rsidR="00AA2F5F" w:rsidRPr="002E06B9" w:rsidRDefault="004C3344">
      <w:pPr>
        <w:rPr>
          <w:del w:id="196" w:author="Caio Pizzol" w:date="2026-09-26T15:07:00Z" w16du:dateUtc="2026-09-26T19:07:00Z"/>
          <w:rFonts w:ascii="Arial" w:hAnsi="Arial" w:cs="Arial"/>
        </w:rPr>
      </w:pPr>
      <w:del w:id="197"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FEC6E0F" w14:textId="77777777" w:rsidR="00AA2F5F" w:rsidRPr="002E06B9" w:rsidRDefault="004C3344">
      <w:pPr>
        <w:rPr>
          <w:del w:id="198" w:author="Caio Pizzol" w:date="2026-09-26T15:07:00Z" w16du:dateUtc="2026-09-26T19:07:00Z"/>
          <w:rFonts w:ascii="Arial" w:hAnsi="Arial" w:cs="Arial"/>
        </w:rPr>
      </w:pPr>
      <w:del w:id="199"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C4735E0" w14:textId="77777777" w:rsidR="00AA2F5F" w:rsidRPr="002E06B9" w:rsidRDefault="004C3344">
      <w:pPr>
        <w:rPr>
          <w:del w:id="200" w:author="Caio Pizzol" w:date="2026-09-26T15:07:00Z" w16du:dateUtc="2026-09-26T19:07:00Z"/>
          <w:rFonts w:ascii="Arial" w:hAnsi="Arial" w:cs="Arial"/>
        </w:rPr>
      </w:pPr>
      <w:del w:id="201"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2EAB8F4" w14:textId="77777777" w:rsidR="00AA2F5F" w:rsidRPr="002E06B9" w:rsidRDefault="004C3344">
      <w:pPr>
        <w:rPr>
          <w:del w:id="202" w:author="Caio Pizzol" w:date="2026-09-26T15:07:00Z" w16du:dateUtc="2026-09-26T19:07:00Z"/>
          <w:rFonts w:ascii="Arial" w:hAnsi="Arial" w:cs="Arial"/>
        </w:rPr>
      </w:pPr>
      <w:del w:id="203"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1C635AA" w14:textId="77777777" w:rsidR="00AA2F5F" w:rsidRPr="002E06B9" w:rsidRDefault="004C3344">
      <w:pPr>
        <w:rPr>
          <w:del w:id="204" w:author="Caio Pizzol" w:date="2026-09-26T15:07:00Z" w16du:dateUtc="2026-09-26T19:07:00Z"/>
          <w:rFonts w:ascii="Arial" w:hAnsi="Arial" w:cs="Arial"/>
        </w:rPr>
      </w:pPr>
      <w:del w:id="205"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C05B078" w14:textId="77777777" w:rsidR="00AA2F5F" w:rsidRPr="002E06B9" w:rsidRDefault="004C3344">
      <w:pPr>
        <w:rPr>
          <w:del w:id="206" w:author="Caio Pizzol" w:date="2026-09-26T15:07:00Z" w16du:dateUtc="2026-09-26T19:07:00Z"/>
          <w:rFonts w:ascii="Arial" w:hAnsi="Arial" w:cs="Arial"/>
        </w:rPr>
      </w:pPr>
      <w:del w:id="207"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14FD338" w14:textId="77777777" w:rsidR="00AA2F5F" w:rsidRPr="002E06B9" w:rsidRDefault="004C3344">
      <w:pPr>
        <w:rPr>
          <w:del w:id="208" w:author="Caio Pizzol" w:date="2026-09-26T15:07:00Z" w16du:dateUtc="2026-09-26T19:07:00Z"/>
          <w:rFonts w:ascii="Arial" w:hAnsi="Arial" w:cs="Arial"/>
        </w:rPr>
      </w:pPr>
      <w:del w:id="209" w:author="Caio Pizzol" w:date="2026-09-26T15:07:00Z" w16du:dateUtc="2026-09-26T19:07:00Z">
        <w:r w:rsidRPr="002E06B9">
          <w:rPr>
            <w:rFonts w:ascii="Arial" w:hAnsi="Arial" w:cs="Arial"/>
          </w:rPr>
          <w:delText xml:space="preserve">This is sample text to demonstrate a two-column DOCX layout. The text is repeated many times so that it spans multiple pages. Column formatting should make the text flow from the bottom of the left column to </w:delText>
        </w:r>
        <w:r w:rsidRPr="002E06B9">
          <w:rPr>
            <w:rFonts w:ascii="Arial" w:hAnsi="Arial" w:cs="Arial"/>
          </w:rPr>
          <w:delText>the top of the right column before continuing to the next page.</w:delText>
        </w:r>
        <w:r w:rsidRPr="002E06B9">
          <w:rPr>
            <w:rFonts w:ascii="Arial" w:hAnsi="Arial" w:cs="Arial"/>
          </w:rPr>
          <w:br/>
        </w:r>
        <w:r w:rsidRPr="002E06B9">
          <w:rPr>
            <w:rFonts w:ascii="Arial" w:hAnsi="Arial" w:cs="Arial"/>
          </w:rPr>
          <w:br/>
        </w:r>
      </w:del>
    </w:p>
    <w:p w14:paraId="4E66ED33" w14:textId="77777777" w:rsidR="00AA2F5F" w:rsidRPr="002E06B9" w:rsidRDefault="004C3344">
      <w:pPr>
        <w:rPr>
          <w:del w:id="210" w:author="Caio Pizzol" w:date="2026-09-26T15:07:00Z" w16du:dateUtc="2026-09-26T19:07:00Z"/>
          <w:rFonts w:ascii="Arial" w:hAnsi="Arial" w:cs="Arial"/>
        </w:rPr>
      </w:pPr>
      <w:del w:id="211"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DA69FE8" w14:textId="77777777" w:rsidR="00AA2F5F" w:rsidRPr="002E06B9" w:rsidRDefault="004C3344">
      <w:pPr>
        <w:rPr>
          <w:del w:id="212" w:author="Caio Pizzol" w:date="2026-09-26T15:07:00Z" w16du:dateUtc="2026-09-26T19:07:00Z"/>
          <w:rFonts w:ascii="Arial" w:hAnsi="Arial" w:cs="Arial"/>
        </w:rPr>
      </w:pPr>
      <w:del w:id="213"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C517413" w14:textId="77777777" w:rsidR="00AA2F5F" w:rsidRPr="002E06B9" w:rsidRDefault="004C3344">
      <w:pPr>
        <w:rPr>
          <w:del w:id="214" w:author="Caio Pizzol" w:date="2026-09-26T15:07:00Z" w16du:dateUtc="2026-09-26T19:07:00Z"/>
          <w:rFonts w:ascii="Arial" w:hAnsi="Arial" w:cs="Arial"/>
        </w:rPr>
      </w:pPr>
      <w:del w:id="215"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BDEF337" w14:textId="77777777" w:rsidR="00AA2F5F" w:rsidRPr="002E06B9" w:rsidRDefault="004C3344">
      <w:pPr>
        <w:rPr>
          <w:del w:id="216" w:author="Caio Pizzol" w:date="2026-09-26T15:07:00Z" w16du:dateUtc="2026-09-26T19:07:00Z"/>
          <w:rFonts w:ascii="Arial" w:hAnsi="Arial" w:cs="Arial"/>
        </w:rPr>
      </w:pPr>
      <w:del w:id="217"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325578C" w14:textId="77777777" w:rsidR="00AA2F5F" w:rsidRPr="002E06B9" w:rsidRDefault="004C3344">
      <w:pPr>
        <w:rPr>
          <w:del w:id="218" w:author="Caio Pizzol" w:date="2026-09-26T15:07:00Z" w16du:dateUtc="2026-09-26T19:07:00Z"/>
          <w:rFonts w:ascii="Arial" w:hAnsi="Arial" w:cs="Arial"/>
        </w:rPr>
      </w:pPr>
      <w:del w:id="219"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A9C9C81" w14:textId="77777777" w:rsidR="00AA2F5F" w:rsidRPr="002E06B9" w:rsidRDefault="004C3344">
      <w:pPr>
        <w:rPr>
          <w:del w:id="220" w:author="Caio Pizzol" w:date="2026-09-26T15:07:00Z" w16du:dateUtc="2026-09-26T19:07:00Z"/>
          <w:rFonts w:ascii="Arial" w:hAnsi="Arial" w:cs="Arial"/>
        </w:rPr>
      </w:pPr>
      <w:del w:id="221"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52CEA6F" w14:textId="77777777" w:rsidR="00AA2F5F" w:rsidRPr="002E06B9" w:rsidRDefault="004C3344">
      <w:pPr>
        <w:rPr>
          <w:del w:id="222" w:author="Caio Pizzol" w:date="2026-09-26T15:07:00Z" w16du:dateUtc="2026-09-26T19:07:00Z"/>
          <w:rFonts w:ascii="Arial" w:hAnsi="Arial" w:cs="Arial"/>
        </w:rPr>
      </w:pPr>
      <w:del w:id="223"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72AA1FC" w14:textId="77777777" w:rsidR="00AA2F5F" w:rsidRPr="002E06B9" w:rsidRDefault="004C3344">
      <w:pPr>
        <w:rPr>
          <w:del w:id="224" w:author="Caio Pizzol" w:date="2026-09-26T15:07:00Z" w16du:dateUtc="2026-09-26T19:07:00Z"/>
          <w:rFonts w:ascii="Arial" w:hAnsi="Arial" w:cs="Arial"/>
        </w:rPr>
      </w:pPr>
      <w:del w:id="225"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994E51E" w14:textId="77777777" w:rsidR="00AA2F5F" w:rsidRPr="002E06B9" w:rsidRDefault="004C3344">
      <w:pPr>
        <w:rPr>
          <w:del w:id="226" w:author="Caio Pizzol" w:date="2026-09-26T15:07:00Z" w16du:dateUtc="2026-09-26T19:07:00Z"/>
          <w:rFonts w:ascii="Arial" w:hAnsi="Arial" w:cs="Arial"/>
        </w:rPr>
      </w:pPr>
      <w:del w:id="227" w:author="Caio Pizzol" w:date="2026-09-26T15:07:00Z" w16du:dateUtc="2026-09-26T19:07:00Z">
        <w:r w:rsidRPr="002E06B9">
          <w:rPr>
            <w:rFonts w:ascii="Arial" w:hAnsi="Arial" w:cs="Arial"/>
          </w:rPr>
          <w:delText xml:space="preserve">This is sample text to demonstrate a two-column DOCX layout. The text is repeated many times so that it spans multiple pages. Column formatting should make the text flow from the bottom of the left column to </w:delText>
        </w:r>
        <w:r w:rsidRPr="002E06B9">
          <w:rPr>
            <w:rFonts w:ascii="Arial" w:hAnsi="Arial" w:cs="Arial"/>
          </w:rPr>
          <w:delText>the top of the right column before continuing to the next page.</w:delText>
        </w:r>
        <w:r w:rsidRPr="002E06B9">
          <w:rPr>
            <w:rFonts w:ascii="Arial" w:hAnsi="Arial" w:cs="Arial"/>
          </w:rPr>
          <w:br/>
        </w:r>
        <w:r w:rsidRPr="002E06B9">
          <w:rPr>
            <w:rFonts w:ascii="Arial" w:hAnsi="Arial" w:cs="Arial"/>
          </w:rPr>
          <w:br/>
        </w:r>
      </w:del>
    </w:p>
    <w:p w14:paraId="30265597" w14:textId="77777777" w:rsidR="00AA2F5F" w:rsidRPr="002E06B9" w:rsidRDefault="004C3344">
      <w:pPr>
        <w:rPr>
          <w:del w:id="228" w:author="Caio Pizzol" w:date="2026-09-26T15:07:00Z" w16du:dateUtc="2026-09-26T19:07:00Z"/>
          <w:rFonts w:ascii="Arial" w:hAnsi="Arial" w:cs="Arial"/>
        </w:rPr>
      </w:pPr>
      <w:del w:id="229"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9AE4358" w14:textId="77777777" w:rsidR="00AA2F5F" w:rsidRPr="002E06B9" w:rsidRDefault="004C3344">
      <w:pPr>
        <w:rPr>
          <w:del w:id="230" w:author="Caio Pizzol" w:date="2026-09-26T15:07:00Z" w16du:dateUtc="2026-09-26T19:07:00Z"/>
          <w:rFonts w:ascii="Arial" w:hAnsi="Arial" w:cs="Arial"/>
        </w:rPr>
      </w:pPr>
      <w:del w:id="231"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D5A575E" w14:textId="77777777" w:rsidR="00AA2F5F" w:rsidRPr="002E06B9" w:rsidRDefault="004C3344">
      <w:pPr>
        <w:rPr>
          <w:del w:id="232" w:author="Caio Pizzol" w:date="2026-09-26T15:07:00Z" w16du:dateUtc="2026-09-26T19:07:00Z"/>
          <w:rFonts w:ascii="Arial" w:hAnsi="Arial" w:cs="Arial"/>
        </w:rPr>
      </w:pPr>
      <w:del w:id="233"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DD6872A" w14:textId="77777777" w:rsidR="00AA2F5F" w:rsidRPr="002E06B9" w:rsidRDefault="004C3344">
      <w:pPr>
        <w:rPr>
          <w:del w:id="234" w:author="Caio Pizzol" w:date="2026-09-26T15:07:00Z" w16du:dateUtc="2026-09-26T19:07:00Z"/>
          <w:rFonts w:ascii="Arial" w:hAnsi="Arial" w:cs="Arial"/>
        </w:rPr>
      </w:pPr>
      <w:del w:id="235"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A0C442E" w14:textId="77777777" w:rsidR="00AA2F5F" w:rsidRPr="002E06B9" w:rsidRDefault="004C3344">
      <w:pPr>
        <w:rPr>
          <w:del w:id="236" w:author="Caio Pizzol" w:date="2026-09-26T15:07:00Z" w16du:dateUtc="2026-09-26T19:07:00Z"/>
          <w:rFonts w:ascii="Arial" w:hAnsi="Arial" w:cs="Arial"/>
        </w:rPr>
      </w:pPr>
      <w:del w:id="237"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3A05E19" w14:textId="77777777" w:rsidR="00AA2F5F" w:rsidRPr="002E06B9" w:rsidRDefault="004C3344">
      <w:pPr>
        <w:rPr>
          <w:del w:id="238" w:author="Caio Pizzol" w:date="2026-09-26T15:07:00Z" w16du:dateUtc="2026-09-26T19:07:00Z"/>
          <w:rFonts w:ascii="Arial" w:hAnsi="Arial" w:cs="Arial"/>
        </w:rPr>
      </w:pPr>
      <w:del w:id="239"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A46A033" w14:textId="77777777" w:rsidR="00AA2F5F" w:rsidRPr="002E06B9" w:rsidRDefault="004C3344">
      <w:pPr>
        <w:rPr>
          <w:del w:id="240" w:author="Caio Pizzol" w:date="2026-09-26T15:07:00Z" w16du:dateUtc="2026-09-26T19:07:00Z"/>
          <w:rFonts w:ascii="Arial" w:hAnsi="Arial" w:cs="Arial"/>
        </w:rPr>
      </w:pPr>
      <w:del w:id="241"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27CAA6E" w14:textId="77777777" w:rsidR="00AA2F5F" w:rsidRPr="002E06B9" w:rsidRDefault="004C3344">
      <w:pPr>
        <w:rPr>
          <w:del w:id="242" w:author="Caio Pizzol" w:date="2026-09-26T15:07:00Z" w16du:dateUtc="2026-09-26T19:07:00Z"/>
          <w:rFonts w:ascii="Arial" w:hAnsi="Arial" w:cs="Arial"/>
        </w:rPr>
      </w:pPr>
      <w:del w:id="243"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3A31900" w14:textId="77777777" w:rsidR="00AA2F5F" w:rsidRPr="002E06B9" w:rsidRDefault="004C3344">
      <w:pPr>
        <w:rPr>
          <w:del w:id="244" w:author="Caio Pizzol" w:date="2026-09-26T15:07:00Z" w16du:dateUtc="2026-09-26T19:07:00Z"/>
          <w:rFonts w:ascii="Arial" w:hAnsi="Arial" w:cs="Arial"/>
        </w:rPr>
      </w:pPr>
      <w:del w:id="245" w:author="Caio Pizzol" w:date="2026-09-26T15:07:00Z" w16du:dateUtc="2026-09-26T19:07:00Z">
        <w:r w:rsidRPr="002E06B9">
          <w:rPr>
            <w:rFonts w:ascii="Arial" w:hAnsi="Arial" w:cs="Arial"/>
          </w:rPr>
          <w:delText xml:space="preserve">This is sample text to demonstrate a two-column DOCX layout. The text is repeated many times so that it spans multiple pages. Column formatting should make the text flow from the bottom of the left column to </w:delText>
        </w:r>
        <w:r w:rsidRPr="002E06B9">
          <w:rPr>
            <w:rFonts w:ascii="Arial" w:hAnsi="Arial" w:cs="Arial"/>
          </w:rPr>
          <w:delText>the top of the right column before continuing to the next page.</w:delText>
        </w:r>
        <w:r w:rsidRPr="002E06B9">
          <w:rPr>
            <w:rFonts w:ascii="Arial" w:hAnsi="Arial" w:cs="Arial"/>
          </w:rPr>
          <w:br/>
        </w:r>
        <w:r w:rsidRPr="002E06B9">
          <w:rPr>
            <w:rFonts w:ascii="Arial" w:hAnsi="Arial" w:cs="Arial"/>
          </w:rPr>
          <w:br/>
        </w:r>
      </w:del>
    </w:p>
    <w:p w14:paraId="6302E313" w14:textId="77777777" w:rsidR="00AA2F5F" w:rsidRPr="002E06B9" w:rsidRDefault="004C3344">
      <w:pPr>
        <w:rPr>
          <w:del w:id="246" w:author="Caio Pizzol" w:date="2026-09-26T15:07:00Z" w16du:dateUtc="2026-09-26T19:07:00Z"/>
          <w:rFonts w:ascii="Arial" w:hAnsi="Arial" w:cs="Arial"/>
        </w:rPr>
      </w:pPr>
      <w:del w:id="247"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0CE3416" w14:textId="77777777" w:rsidR="00AA2F5F" w:rsidRPr="002E06B9" w:rsidRDefault="004C3344">
      <w:pPr>
        <w:rPr>
          <w:del w:id="248" w:author="Caio Pizzol" w:date="2026-09-26T15:07:00Z" w16du:dateUtc="2026-09-26T19:07:00Z"/>
          <w:rFonts w:ascii="Arial" w:hAnsi="Arial" w:cs="Arial"/>
        </w:rPr>
      </w:pPr>
      <w:del w:id="249"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1B0DDDA" w14:textId="77777777" w:rsidR="00AA2F5F" w:rsidRPr="002E06B9" w:rsidRDefault="004C3344">
      <w:pPr>
        <w:rPr>
          <w:del w:id="250" w:author="Caio Pizzol" w:date="2026-09-26T15:07:00Z" w16du:dateUtc="2026-09-26T19:07:00Z"/>
          <w:rFonts w:ascii="Arial" w:hAnsi="Arial" w:cs="Arial"/>
        </w:rPr>
      </w:pPr>
      <w:del w:id="251"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93BADF7" w14:textId="77777777" w:rsidR="00AA2F5F" w:rsidRPr="002E06B9" w:rsidRDefault="004C3344">
      <w:pPr>
        <w:rPr>
          <w:del w:id="252" w:author="Caio Pizzol" w:date="2026-09-26T15:07:00Z" w16du:dateUtc="2026-09-26T19:07:00Z"/>
          <w:rFonts w:ascii="Arial" w:hAnsi="Arial" w:cs="Arial"/>
        </w:rPr>
      </w:pPr>
      <w:del w:id="253"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18DC3CC" w14:textId="77777777" w:rsidR="00AA2F5F" w:rsidRPr="002E06B9" w:rsidRDefault="004C3344">
      <w:pPr>
        <w:rPr>
          <w:del w:id="254" w:author="Caio Pizzol" w:date="2026-09-26T15:07:00Z" w16du:dateUtc="2026-09-26T19:07:00Z"/>
          <w:rFonts w:ascii="Arial" w:hAnsi="Arial" w:cs="Arial"/>
        </w:rPr>
      </w:pPr>
      <w:del w:id="255"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69D12D8" w14:textId="77777777" w:rsidR="00AA2F5F" w:rsidRPr="002E06B9" w:rsidRDefault="004C3344">
      <w:pPr>
        <w:rPr>
          <w:del w:id="256" w:author="Caio Pizzol" w:date="2026-09-26T15:07:00Z" w16du:dateUtc="2026-09-26T19:07:00Z"/>
          <w:rFonts w:ascii="Arial" w:hAnsi="Arial" w:cs="Arial"/>
        </w:rPr>
      </w:pPr>
      <w:del w:id="257"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2E8C8FA" w14:textId="77777777" w:rsidR="00AA2F5F" w:rsidRPr="002E06B9" w:rsidRDefault="004C3344">
      <w:pPr>
        <w:rPr>
          <w:del w:id="258" w:author="Caio Pizzol" w:date="2026-09-26T15:07:00Z" w16du:dateUtc="2026-09-26T19:07:00Z"/>
          <w:rFonts w:ascii="Arial" w:hAnsi="Arial" w:cs="Arial"/>
        </w:rPr>
      </w:pPr>
      <w:del w:id="259"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7730252" w14:textId="77777777" w:rsidR="00AA2F5F" w:rsidRPr="002E06B9" w:rsidRDefault="004C3344">
      <w:pPr>
        <w:rPr>
          <w:del w:id="260" w:author="Caio Pizzol" w:date="2026-09-26T15:07:00Z" w16du:dateUtc="2026-09-26T19:07:00Z"/>
          <w:rFonts w:ascii="Arial" w:hAnsi="Arial" w:cs="Arial"/>
        </w:rPr>
      </w:pPr>
      <w:del w:id="261"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22D0C63" w14:textId="77777777" w:rsidR="00AA2F5F" w:rsidRPr="002E06B9" w:rsidRDefault="004C3344">
      <w:pPr>
        <w:rPr>
          <w:del w:id="262" w:author="Caio Pizzol" w:date="2026-09-26T15:07:00Z" w16du:dateUtc="2026-09-26T19:07:00Z"/>
          <w:rFonts w:ascii="Arial" w:hAnsi="Arial" w:cs="Arial"/>
        </w:rPr>
      </w:pPr>
      <w:del w:id="263" w:author="Caio Pizzol" w:date="2026-09-26T15:07:00Z" w16du:dateUtc="2026-09-26T19:07:00Z">
        <w:r w:rsidRPr="002E06B9">
          <w:rPr>
            <w:rFonts w:ascii="Arial" w:hAnsi="Arial" w:cs="Arial"/>
          </w:rPr>
          <w:delText xml:space="preserve">This is sample text to demonstrate a two-column DOCX layout. The text is repeated many times so that it spans multiple pages. Column formatting should make the text flow from the bottom of the left column to </w:delText>
        </w:r>
        <w:r w:rsidRPr="002E06B9">
          <w:rPr>
            <w:rFonts w:ascii="Arial" w:hAnsi="Arial" w:cs="Arial"/>
          </w:rPr>
          <w:delText>the top of the right column before continuing to the next page.</w:delText>
        </w:r>
        <w:r w:rsidRPr="002E06B9">
          <w:rPr>
            <w:rFonts w:ascii="Arial" w:hAnsi="Arial" w:cs="Arial"/>
          </w:rPr>
          <w:br/>
        </w:r>
        <w:r w:rsidRPr="002E06B9">
          <w:rPr>
            <w:rFonts w:ascii="Arial" w:hAnsi="Arial" w:cs="Arial"/>
          </w:rPr>
          <w:br/>
        </w:r>
      </w:del>
    </w:p>
    <w:p w14:paraId="6540EA89" w14:textId="77777777" w:rsidR="00AA2F5F" w:rsidRPr="002E06B9" w:rsidRDefault="004C3344">
      <w:pPr>
        <w:rPr>
          <w:del w:id="264" w:author="Caio Pizzol" w:date="2026-09-26T15:07:00Z" w16du:dateUtc="2026-09-26T19:07:00Z"/>
          <w:rFonts w:ascii="Arial" w:hAnsi="Arial" w:cs="Arial"/>
        </w:rPr>
      </w:pPr>
      <w:del w:id="265"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67268EF" w14:textId="77777777" w:rsidR="00AA2F5F" w:rsidRPr="002E06B9" w:rsidRDefault="004C3344">
      <w:pPr>
        <w:rPr>
          <w:del w:id="266" w:author="Caio Pizzol" w:date="2026-09-26T15:07:00Z" w16du:dateUtc="2026-09-26T19:07:00Z"/>
          <w:rFonts w:ascii="Arial" w:hAnsi="Arial" w:cs="Arial"/>
        </w:rPr>
      </w:pPr>
      <w:del w:id="267"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E304029" w14:textId="77777777" w:rsidR="00AA2F5F" w:rsidRPr="002E06B9" w:rsidRDefault="004C3344">
      <w:pPr>
        <w:rPr>
          <w:del w:id="268" w:author="Caio Pizzol" w:date="2026-09-26T15:07:00Z" w16du:dateUtc="2026-09-26T19:07:00Z"/>
          <w:rFonts w:ascii="Arial" w:hAnsi="Arial" w:cs="Arial"/>
        </w:rPr>
      </w:pPr>
      <w:del w:id="269"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C1A4C98" w14:textId="77777777" w:rsidR="00AA2F5F" w:rsidRPr="002E06B9" w:rsidRDefault="004C3344">
      <w:pPr>
        <w:rPr>
          <w:del w:id="270" w:author="Caio Pizzol" w:date="2026-09-26T15:07:00Z" w16du:dateUtc="2026-09-26T19:07:00Z"/>
          <w:rFonts w:ascii="Arial" w:hAnsi="Arial" w:cs="Arial"/>
        </w:rPr>
      </w:pPr>
      <w:del w:id="271"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7F94C0C" w14:textId="77777777" w:rsidR="00AA2F5F" w:rsidRPr="002E06B9" w:rsidRDefault="004C3344">
      <w:pPr>
        <w:rPr>
          <w:del w:id="272" w:author="Caio Pizzol" w:date="2026-09-26T15:07:00Z" w16du:dateUtc="2026-09-26T19:07:00Z"/>
          <w:rFonts w:ascii="Arial" w:hAnsi="Arial" w:cs="Arial"/>
        </w:rPr>
      </w:pPr>
      <w:del w:id="273"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1E72042" w14:textId="77777777" w:rsidR="00AA2F5F" w:rsidRPr="002E06B9" w:rsidRDefault="004C3344">
      <w:pPr>
        <w:rPr>
          <w:del w:id="274" w:author="Caio Pizzol" w:date="2026-09-26T15:07:00Z" w16du:dateUtc="2026-09-26T19:07:00Z"/>
          <w:rFonts w:ascii="Arial" w:hAnsi="Arial" w:cs="Arial"/>
        </w:rPr>
      </w:pPr>
      <w:del w:id="275"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ACD4AC9" w14:textId="77777777" w:rsidR="00AA2F5F" w:rsidRPr="002E06B9" w:rsidRDefault="004C3344">
      <w:pPr>
        <w:rPr>
          <w:del w:id="276" w:author="Caio Pizzol" w:date="2026-09-26T15:07:00Z" w16du:dateUtc="2026-09-26T19:07:00Z"/>
          <w:rFonts w:ascii="Arial" w:hAnsi="Arial" w:cs="Arial"/>
        </w:rPr>
      </w:pPr>
      <w:del w:id="277"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0BACD72" w14:textId="77777777" w:rsidR="00AA2F5F" w:rsidRPr="002E06B9" w:rsidRDefault="004C3344">
      <w:pPr>
        <w:rPr>
          <w:del w:id="278" w:author="Caio Pizzol" w:date="2026-09-26T15:07:00Z" w16du:dateUtc="2026-09-26T19:07:00Z"/>
          <w:rFonts w:ascii="Arial" w:hAnsi="Arial" w:cs="Arial"/>
        </w:rPr>
      </w:pPr>
      <w:del w:id="279"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96872BE" w14:textId="77777777" w:rsidR="00AA2F5F" w:rsidRPr="002E06B9" w:rsidRDefault="004C3344">
      <w:pPr>
        <w:rPr>
          <w:del w:id="280" w:author="Caio Pizzol" w:date="2026-09-26T15:07:00Z" w16du:dateUtc="2026-09-26T19:07:00Z"/>
          <w:rFonts w:ascii="Arial" w:hAnsi="Arial" w:cs="Arial"/>
        </w:rPr>
      </w:pPr>
      <w:del w:id="281" w:author="Caio Pizzol" w:date="2026-09-26T15:07:00Z" w16du:dateUtc="2026-09-26T19:07:00Z">
        <w:r w:rsidRPr="002E06B9">
          <w:rPr>
            <w:rFonts w:ascii="Arial" w:hAnsi="Arial" w:cs="Arial"/>
          </w:rPr>
          <w:delText xml:space="preserve">This is sample text to demonstrate a two-column DOCX layout. The text is repeated many times so that it spans multiple pages. Column formatting should make the text flow from the bottom of the left column to </w:delText>
        </w:r>
        <w:r w:rsidRPr="002E06B9">
          <w:rPr>
            <w:rFonts w:ascii="Arial" w:hAnsi="Arial" w:cs="Arial"/>
          </w:rPr>
          <w:delText>the top of the right column before continuing to the next page.</w:delText>
        </w:r>
        <w:r w:rsidRPr="002E06B9">
          <w:rPr>
            <w:rFonts w:ascii="Arial" w:hAnsi="Arial" w:cs="Arial"/>
          </w:rPr>
          <w:br/>
        </w:r>
        <w:r w:rsidRPr="002E06B9">
          <w:rPr>
            <w:rFonts w:ascii="Arial" w:hAnsi="Arial" w:cs="Arial"/>
          </w:rPr>
          <w:br/>
        </w:r>
      </w:del>
    </w:p>
    <w:p w14:paraId="4706C541" w14:textId="77777777" w:rsidR="00AA2F5F" w:rsidRPr="002E06B9" w:rsidRDefault="004C3344">
      <w:pPr>
        <w:rPr>
          <w:del w:id="282" w:author="Caio Pizzol" w:date="2026-09-26T15:07:00Z" w16du:dateUtc="2026-09-26T19:07:00Z"/>
          <w:rFonts w:ascii="Arial" w:hAnsi="Arial" w:cs="Arial"/>
        </w:rPr>
      </w:pPr>
      <w:del w:id="283"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9CA2D78" w14:textId="77777777" w:rsidR="00AA2F5F" w:rsidRPr="002E06B9" w:rsidRDefault="004C3344">
      <w:pPr>
        <w:rPr>
          <w:del w:id="284" w:author="Caio Pizzol" w:date="2026-09-26T15:07:00Z" w16du:dateUtc="2026-09-26T19:07:00Z"/>
          <w:rFonts w:ascii="Arial" w:hAnsi="Arial" w:cs="Arial"/>
        </w:rPr>
      </w:pPr>
      <w:del w:id="285"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C3F5327" w14:textId="77777777" w:rsidR="00AA2F5F" w:rsidRPr="002E06B9" w:rsidRDefault="004C3344">
      <w:pPr>
        <w:rPr>
          <w:del w:id="286" w:author="Caio Pizzol" w:date="2026-09-26T15:07:00Z" w16du:dateUtc="2026-09-26T19:07:00Z"/>
          <w:rFonts w:ascii="Arial" w:hAnsi="Arial" w:cs="Arial"/>
        </w:rPr>
      </w:pPr>
      <w:del w:id="287"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465AAA0" w14:textId="77777777" w:rsidR="00AA2F5F" w:rsidRPr="002E06B9" w:rsidRDefault="004C3344">
      <w:pPr>
        <w:rPr>
          <w:del w:id="288" w:author="Caio Pizzol" w:date="2026-09-26T15:07:00Z" w16du:dateUtc="2026-09-26T19:07:00Z"/>
          <w:rFonts w:ascii="Arial" w:hAnsi="Arial" w:cs="Arial"/>
        </w:rPr>
      </w:pPr>
      <w:del w:id="289"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B4FA373" w14:textId="77777777" w:rsidR="00AA2F5F" w:rsidRPr="002E06B9" w:rsidRDefault="004C3344">
      <w:pPr>
        <w:rPr>
          <w:del w:id="290" w:author="Caio Pizzol" w:date="2026-09-26T15:07:00Z" w16du:dateUtc="2026-09-26T19:07:00Z"/>
          <w:rFonts w:ascii="Arial" w:hAnsi="Arial" w:cs="Arial"/>
        </w:rPr>
      </w:pPr>
      <w:del w:id="291"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93E5F33" w14:textId="77777777" w:rsidR="00AA2F5F" w:rsidRPr="002E06B9" w:rsidRDefault="004C3344">
      <w:pPr>
        <w:rPr>
          <w:del w:id="292" w:author="Caio Pizzol" w:date="2026-09-26T15:07:00Z" w16du:dateUtc="2026-09-26T19:07:00Z"/>
          <w:rFonts w:ascii="Arial" w:hAnsi="Arial" w:cs="Arial"/>
        </w:rPr>
      </w:pPr>
      <w:del w:id="293"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8D6FB13" w14:textId="77777777" w:rsidR="00AA2F5F" w:rsidRPr="002E06B9" w:rsidRDefault="004C3344">
      <w:pPr>
        <w:rPr>
          <w:del w:id="294" w:author="Caio Pizzol" w:date="2026-09-26T15:07:00Z" w16du:dateUtc="2026-09-26T19:07:00Z"/>
          <w:rFonts w:ascii="Arial" w:hAnsi="Arial" w:cs="Arial"/>
        </w:rPr>
      </w:pPr>
      <w:del w:id="295"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A6ACFAF" w14:textId="77777777" w:rsidR="00AA2F5F" w:rsidRPr="002E06B9" w:rsidRDefault="004C3344">
      <w:pPr>
        <w:rPr>
          <w:del w:id="296" w:author="Caio Pizzol" w:date="2026-09-26T15:07:00Z" w16du:dateUtc="2026-09-26T19:07:00Z"/>
          <w:rFonts w:ascii="Arial" w:hAnsi="Arial" w:cs="Arial"/>
        </w:rPr>
      </w:pPr>
      <w:del w:id="297"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EAE46DD" w14:textId="77777777" w:rsidR="00AA2F5F" w:rsidRPr="002E06B9" w:rsidRDefault="004C3344">
      <w:pPr>
        <w:rPr>
          <w:del w:id="298" w:author="Caio Pizzol" w:date="2026-09-26T15:07:00Z" w16du:dateUtc="2026-09-26T19:07:00Z"/>
          <w:rFonts w:ascii="Arial" w:hAnsi="Arial" w:cs="Arial"/>
        </w:rPr>
      </w:pPr>
      <w:del w:id="299" w:author="Caio Pizzol" w:date="2026-09-26T15:07:00Z" w16du:dateUtc="2026-09-26T19:07:00Z">
        <w:r w:rsidRPr="002E06B9">
          <w:rPr>
            <w:rFonts w:ascii="Arial" w:hAnsi="Arial" w:cs="Arial"/>
          </w:rPr>
          <w:delText xml:space="preserve">This is sample text to demonstrate a two-column DOCX layout. The text is repeated many times so that it spans multiple pages. Column formatting should make the text flow from the bottom of the left column to </w:delText>
        </w:r>
        <w:r w:rsidRPr="002E06B9">
          <w:rPr>
            <w:rFonts w:ascii="Arial" w:hAnsi="Arial" w:cs="Arial"/>
          </w:rPr>
          <w:delText>the top of the right column before continuing to the next page.</w:delText>
        </w:r>
        <w:r w:rsidRPr="002E06B9">
          <w:rPr>
            <w:rFonts w:ascii="Arial" w:hAnsi="Arial" w:cs="Arial"/>
          </w:rPr>
          <w:br/>
        </w:r>
        <w:r w:rsidRPr="002E06B9">
          <w:rPr>
            <w:rFonts w:ascii="Arial" w:hAnsi="Arial" w:cs="Arial"/>
          </w:rPr>
          <w:br/>
        </w:r>
      </w:del>
    </w:p>
    <w:p w14:paraId="0EE16168" w14:textId="77777777" w:rsidR="00AA2F5F" w:rsidRPr="002E06B9" w:rsidRDefault="004C3344">
      <w:pPr>
        <w:rPr>
          <w:del w:id="300" w:author="Caio Pizzol" w:date="2026-09-26T15:07:00Z" w16du:dateUtc="2026-09-26T19:07:00Z"/>
          <w:rFonts w:ascii="Arial" w:hAnsi="Arial" w:cs="Arial"/>
        </w:rPr>
      </w:pPr>
      <w:del w:id="301"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7629371" w14:textId="77777777" w:rsidR="00AA2F5F" w:rsidRPr="002E06B9" w:rsidRDefault="004C3344">
      <w:pPr>
        <w:rPr>
          <w:del w:id="302" w:author="Caio Pizzol" w:date="2026-09-26T15:07:00Z" w16du:dateUtc="2026-09-26T19:07:00Z"/>
          <w:rFonts w:ascii="Arial" w:hAnsi="Arial" w:cs="Arial"/>
        </w:rPr>
      </w:pPr>
      <w:del w:id="303"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BBF4CE4" w14:textId="77777777" w:rsidR="00AA2F5F" w:rsidRPr="002E06B9" w:rsidRDefault="004C3344">
      <w:pPr>
        <w:rPr>
          <w:del w:id="304" w:author="Caio Pizzol" w:date="2026-09-26T15:07:00Z" w16du:dateUtc="2026-09-26T19:07:00Z"/>
          <w:rFonts w:ascii="Arial" w:hAnsi="Arial" w:cs="Arial"/>
        </w:rPr>
      </w:pPr>
      <w:del w:id="305"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4F57D74" w14:textId="77777777" w:rsidR="00AA2F5F" w:rsidRPr="002E06B9" w:rsidRDefault="004C3344">
      <w:pPr>
        <w:rPr>
          <w:del w:id="306" w:author="Caio Pizzol" w:date="2026-09-26T15:07:00Z" w16du:dateUtc="2026-09-26T19:07:00Z"/>
          <w:rFonts w:ascii="Arial" w:hAnsi="Arial" w:cs="Arial"/>
        </w:rPr>
      </w:pPr>
      <w:del w:id="307"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8DA8E94" w14:textId="77777777" w:rsidR="00AA2F5F" w:rsidRPr="002E06B9" w:rsidRDefault="004C3344">
      <w:pPr>
        <w:rPr>
          <w:del w:id="308" w:author="Caio Pizzol" w:date="2026-09-26T15:07:00Z" w16du:dateUtc="2026-09-26T19:07:00Z"/>
          <w:rFonts w:ascii="Arial" w:hAnsi="Arial" w:cs="Arial"/>
        </w:rPr>
      </w:pPr>
      <w:del w:id="309"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39C8986" w14:textId="77777777" w:rsidR="00AA2F5F" w:rsidRPr="002E06B9" w:rsidRDefault="004C3344">
      <w:pPr>
        <w:rPr>
          <w:del w:id="310" w:author="Caio Pizzol" w:date="2026-09-26T15:07:00Z" w16du:dateUtc="2026-09-26T19:07:00Z"/>
          <w:rFonts w:ascii="Arial" w:hAnsi="Arial" w:cs="Arial"/>
        </w:rPr>
      </w:pPr>
      <w:del w:id="311"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754B7A5" w14:textId="77777777" w:rsidR="00AA2F5F" w:rsidRPr="002E06B9" w:rsidRDefault="004C3344">
      <w:pPr>
        <w:rPr>
          <w:del w:id="312" w:author="Caio Pizzol" w:date="2026-09-26T15:07:00Z" w16du:dateUtc="2026-09-26T19:07:00Z"/>
          <w:rFonts w:ascii="Arial" w:hAnsi="Arial" w:cs="Arial"/>
        </w:rPr>
      </w:pPr>
      <w:del w:id="313"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815DFE0" w14:textId="77777777" w:rsidR="00AA2F5F" w:rsidRPr="002E06B9" w:rsidRDefault="004C3344">
      <w:pPr>
        <w:rPr>
          <w:del w:id="314" w:author="Caio Pizzol" w:date="2026-09-26T15:07:00Z" w16du:dateUtc="2026-09-26T19:07:00Z"/>
          <w:rFonts w:ascii="Arial" w:hAnsi="Arial" w:cs="Arial"/>
        </w:rPr>
      </w:pPr>
      <w:del w:id="315"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A3A7149" w14:textId="77777777" w:rsidR="00AA2F5F" w:rsidRPr="002E06B9" w:rsidRDefault="004C3344">
      <w:pPr>
        <w:rPr>
          <w:del w:id="316" w:author="Caio Pizzol" w:date="2026-09-26T15:07:00Z" w16du:dateUtc="2026-09-26T19:07:00Z"/>
          <w:rFonts w:ascii="Arial" w:hAnsi="Arial" w:cs="Arial"/>
        </w:rPr>
      </w:pPr>
      <w:del w:id="317" w:author="Caio Pizzol" w:date="2026-09-26T15:07:00Z" w16du:dateUtc="2026-09-26T19:07:00Z">
        <w:r w:rsidRPr="002E06B9">
          <w:rPr>
            <w:rFonts w:ascii="Arial" w:hAnsi="Arial" w:cs="Arial"/>
          </w:rPr>
          <w:delText xml:space="preserve">This is sample text to demonstrate a two-column DOCX layout. The text is repeated many times so that it spans multiple pages. Column formatting should make the text flow from the bottom of the left column to </w:delText>
        </w:r>
        <w:r w:rsidRPr="002E06B9">
          <w:rPr>
            <w:rFonts w:ascii="Arial" w:hAnsi="Arial" w:cs="Arial"/>
          </w:rPr>
          <w:delText>the top of the right column before continuing to the next page.</w:delText>
        </w:r>
        <w:r w:rsidRPr="002E06B9">
          <w:rPr>
            <w:rFonts w:ascii="Arial" w:hAnsi="Arial" w:cs="Arial"/>
          </w:rPr>
          <w:br/>
        </w:r>
        <w:r w:rsidRPr="002E06B9">
          <w:rPr>
            <w:rFonts w:ascii="Arial" w:hAnsi="Arial" w:cs="Arial"/>
          </w:rPr>
          <w:br/>
        </w:r>
      </w:del>
    </w:p>
    <w:p w14:paraId="0F18E05A" w14:textId="77777777" w:rsidR="00AA2F5F" w:rsidRDefault="004C3344" w:rsidP="00D23CFD">
      <w:pPr>
        <w:pStyle w:val="ListParagraph"/>
        <w:numPr>
          <w:ilvl w:val="0"/>
          <w:numId w:val="10"/>
        </w:numPr>
        <w:rPr>
          <w:rPrChange w:id="318" w:author="Caio Pizzol" w:date="2026-09-26T15:07:00Z" w16du:dateUtc="2026-09-26T19:07:00Z">
            <w:rPr>
              <w:rFonts w:ascii="Arial" w:hAnsi="Arial" w:cs="Arial"/>
            </w:rPr>
          </w:rPrChange>
        </w:rPr>
        <w:pPrChange w:id="319" w:author="Caio Pizzol" w:date="2026-09-26T15:07:00Z" w16du:dateUtc="2026-09-26T19:07:00Z">
          <w:pPr/>
        </w:pPrChange>
      </w:pPr>
      <w:del w:id="320" w:author="Caio Pizzol" w:date="2026-09-26T15:07:00Z" w16du:dateUtc="2026-09-26T19:0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sectPr w:rsidR="00AA2F5F">
      <w:pgSz w:w="12240" w:h="15840"/>
      <w:pgMar w:top="1440" w:right="1440" w:bottom="1440" w:left="1440" w:header="720" w:footer="720" w:gutter="0"/>
      <w:cols w:num="1" w:space="720"/>
      <w:docGrid w:linePitch="360"/>
      <w:sectPrChange w:id="321" w:author="Caio Pizzol" w:date="2026-09-26T15:07:00Z" w16du:dateUtc="2026-09-26T19:07:00Z">
        <w:sectPr w:rsidR="00AA2F5F">
          <w:pgMar w:top="1440" w:right="1440" w:bottom="1440" w:left="1440" w:header="720" w:footer="720" w:gutter="0"/>
          <w:cols w:num="2"/>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55E5AB9"/>
    <w:multiLevelType w:val="singleLevel"/>
    <w:tmpl w:val="04090003"/>
    <w:lvl w:ilvl="0">
      <w:start w:val="1"/>
      <w:numFmt w:val="bullet"/>
      <w:lvlText w:val="o"/>
      <w:lvlJc w:val="left"/>
      <w:pPr>
        <w:ind w:left="720" w:hanging="360"/>
      </w:pPr>
      <w:rPr>
        <w:rFonts w:ascii="Courier New" w:hAnsi="Courier New" w:cs="Courier New" w:hint="default"/>
      </w:rPr>
    </w:lvl>
  </w:abstractNum>
  <w:num w:numId="1" w16cid:durableId="1850561898">
    <w:abstractNumId w:val="8"/>
  </w:num>
  <w:num w:numId="2" w16cid:durableId="358511495">
    <w:abstractNumId w:val="6"/>
  </w:num>
  <w:num w:numId="3" w16cid:durableId="555550494">
    <w:abstractNumId w:val="5"/>
  </w:num>
  <w:num w:numId="4" w16cid:durableId="270361073">
    <w:abstractNumId w:val="4"/>
  </w:num>
  <w:num w:numId="5" w16cid:durableId="1289164732">
    <w:abstractNumId w:val="7"/>
  </w:num>
  <w:num w:numId="6" w16cid:durableId="1388870499">
    <w:abstractNumId w:val="3"/>
  </w:num>
  <w:num w:numId="7" w16cid:durableId="597637880">
    <w:abstractNumId w:val="2"/>
  </w:num>
  <w:num w:numId="8" w16cid:durableId="1896622858">
    <w:abstractNumId w:val="1"/>
  </w:num>
  <w:num w:numId="9" w16cid:durableId="1652516493">
    <w:abstractNumId w:val="0"/>
  </w:num>
  <w:num w:numId="10" w16cid:durableId="105003180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31F9"/>
    <w:rsid w:val="0029639D"/>
    <w:rsid w:val="002E06B9"/>
    <w:rsid w:val="00326F90"/>
    <w:rsid w:val="0040285D"/>
    <w:rsid w:val="0045289F"/>
    <w:rsid w:val="0057219A"/>
    <w:rsid w:val="00744453"/>
    <w:rsid w:val="008B44CC"/>
    <w:rsid w:val="00AA1D8D"/>
    <w:rsid w:val="00AA2F5F"/>
    <w:rsid w:val="00AF4127"/>
    <w:rsid w:val="00B47730"/>
    <w:rsid w:val="00CB0664"/>
    <w:rsid w:val="00CF6E4E"/>
    <w:rsid w:val="00D23CFD"/>
    <w:rsid w:val="00DD4865"/>
    <w:rsid w:val="00DE0A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271916"/>
  <w14:defaultImageDpi w14:val="300"/>
  <w15:docId w15:val="{D75DF981-0934-1347-9576-68FD68AE2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D23CFD"/>
    <w:pPr>
      <w:keepNext/>
      <w:keepLines/>
      <w:spacing w:before="360" w:after="80" w:line="278" w:lineRule="auto"/>
      <w:outlineLvl w:val="0"/>
      <w:pPrChange w:id="0" w:author="Caio Pizzol" w:date="2026-09-26T15:07:00Z">
        <w:pPr>
          <w:keepNext/>
          <w:keepLines/>
          <w:spacing w:before="480" w:line="276" w:lineRule="auto"/>
          <w:outlineLvl w:val="0"/>
        </w:pPr>
      </w:pPrChange>
    </w:pPr>
    <w:rPr>
      <w:rFonts w:asciiTheme="majorHAnsi" w:eastAsiaTheme="majorEastAsia" w:hAnsiTheme="majorHAnsi" w:cstheme="majorBidi"/>
      <w:color w:val="365F91" w:themeColor="accent1" w:themeShade="BF"/>
      <w:kern w:val="2"/>
      <w:sz w:val="40"/>
      <w:szCs w:val="40"/>
      <w14:ligatures w14:val="standardContextual"/>
      <w:rPrChange w:id="0" w:author="Caio Pizzol" w:date="2026-09-26T15:07:00Z">
        <w:rPr>
          <w:rFonts w:asciiTheme="majorHAnsi" w:eastAsiaTheme="majorEastAsia" w:hAnsiTheme="majorHAnsi" w:cstheme="majorBidi"/>
          <w:b/>
          <w:bCs/>
          <w:color w:val="365F91" w:themeColor="accent1" w:themeShade="BF"/>
          <w:sz w:val="28"/>
          <w:szCs w:val="28"/>
          <w:lang w:val="en-US" w:eastAsia="en-US" w:bidi="ar-SA"/>
        </w:rPr>
      </w:rPrChange>
    </w:rPr>
  </w:style>
  <w:style w:type="paragraph" w:styleId="Heading2">
    <w:name w:val="heading 2"/>
    <w:basedOn w:val="Normal"/>
    <w:next w:val="Normal"/>
    <w:link w:val="Heading2Char"/>
    <w:uiPriority w:val="9"/>
    <w:semiHidden/>
    <w:unhideWhenUsed/>
    <w:qFormat/>
    <w:rsid w:val="00D23CFD"/>
    <w:pPr>
      <w:keepNext/>
      <w:keepLines/>
      <w:spacing w:before="160" w:after="80" w:line="278" w:lineRule="auto"/>
      <w:outlineLvl w:val="1"/>
      <w:pPrChange w:id="1" w:author="Caio Pizzol" w:date="2026-09-26T15:07:00Z">
        <w:pPr>
          <w:keepNext/>
          <w:keepLines/>
          <w:spacing w:before="200" w:line="276" w:lineRule="auto"/>
          <w:outlineLvl w:val="1"/>
        </w:pPr>
      </w:pPrChange>
    </w:pPr>
    <w:rPr>
      <w:rFonts w:asciiTheme="majorHAnsi" w:eastAsiaTheme="majorEastAsia" w:hAnsiTheme="majorHAnsi" w:cstheme="majorBidi"/>
      <w:color w:val="365F91" w:themeColor="accent1" w:themeShade="BF"/>
      <w:kern w:val="2"/>
      <w:sz w:val="32"/>
      <w:szCs w:val="32"/>
      <w14:ligatures w14:val="standardContextual"/>
      <w:rPrChange w:id="1" w:author="Caio Pizzol" w:date="2026-09-26T15:07:00Z">
        <w:rPr>
          <w:rFonts w:asciiTheme="majorHAnsi" w:eastAsiaTheme="majorEastAsia" w:hAnsiTheme="majorHAnsi" w:cstheme="majorBidi"/>
          <w:b/>
          <w:bCs/>
          <w:color w:val="4F81BD" w:themeColor="accent1"/>
          <w:sz w:val="26"/>
          <w:szCs w:val="26"/>
          <w:lang w:val="en-US" w:eastAsia="en-US" w:bidi="ar-SA"/>
        </w:rPr>
      </w:rPrChange>
    </w:rPr>
  </w:style>
  <w:style w:type="paragraph" w:styleId="Heading3">
    <w:name w:val="heading 3"/>
    <w:basedOn w:val="Normal"/>
    <w:next w:val="Normal"/>
    <w:link w:val="Heading3Char"/>
    <w:uiPriority w:val="9"/>
    <w:semiHidden/>
    <w:unhideWhenUsed/>
    <w:qFormat/>
    <w:rsid w:val="00D23CFD"/>
    <w:pPr>
      <w:keepNext/>
      <w:keepLines/>
      <w:spacing w:before="160" w:after="80" w:line="278" w:lineRule="auto"/>
      <w:outlineLvl w:val="2"/>
      <w:pPrChange w:id="2" w:author="Caio Pizzol" w:date="2026-09-26T15:07:00Z">
        <w:pPr>
          <w:keepNext/>
          <w:keepLines/>
          <w:spacing w:before="200" w:line="276" w:lineRule="auto"/>
          <w:outlineLvl w:val="2"/>
        </w:pPr>
      </w:pPrChange>
    </w:pPr>
    <w:rPr>
      <w:rFonts w:eastAsiaTheme="majorEastAsia" w:cstheme="majorBidi"/>
      <w:color w:val="365F91" w:themeColor="accent1" w:themeShade="BF"/>
      <w:kern w:val="2"/>
      <w:sz w:val="28"/>
      <w:szCs w:val="28"/>
      <w14:ligatures w14:val="standardContextual"/>
      <w:rPrChange w:id="2" w:author="Caio Pizzol" w:date="2026-09-26T15:07:00Z">
        <w:rPr>
          <w:rFonts w:asciiTheme="majorHAnsi" w:eastAsiaTheme="majorEastAsia" w:hAnsiTheme="majorHAnsi" w:cstheme="majorBidi"/>
          <w:b/>
          <w:bCs/>
          <w:color w:val="4F81BD" w:themeColor="accent1"/>
          <w:sz w:val="22"/>
          <w:szCs w:val="22"/>
          <w:lang w:val="en-US" w:eastAsia="en-US" w:bidi="ar-SA"/>
        </w:rPr>
      </w:rPrChange>
    </w:rPr>
  </w:style>
  <w:style w:type="paragraph" w:styleId="Heading4">
    <w:name w:val="heading 4"/>
    <w:basedOn w:val="Normal"/>
    <w:next w:val="Normal"/>
    <w:link w:val="Heading4Char"/>
    <w:uiPriority w:val="9"/>
    <w:semiHidden/>
    <w:unhideWhenUsed/>
    <w:qFormat/>
    <w:rsid w:val="00D23CFD"/>
    <w:pPr>
      <w:keepNext/>
      <w:keepLines/>
      <w:spacing w:before="80" w:after="40" w:line="278" w:lineRule="auto"/>
      <w:outlineLvl w:val="3"/>
      <w:pPrChange w:id="3" w:author="Caio Pizzol" w:date="2026-09-26T15:07:00Z">
        <w:pPr>
          <w:keepNext/>
          <w:keepLines/>
          <w:spacing w:before="200" w:line="276" w:lineRule="auto"/>
          <w:outlineLvl w:val="3"/>
        </w:pPr>
      </w:pPrChange>
    </w:pPr>
    <w:rPr>
      <w:rFonts w:eastAsiaTheme="majorEastAsia" w:cstheme="majorBidi"/>
      <w:i/>
      <w:iCs/>
      <w:color w:val="365F91" w:themeColor="accent1" w:themeShade="BF"/>
      <w:kern w:val="2"/>
      <w:sz w:val="24"/>
      <w:szCs w:val="24"/>
      <w14:ligatures w14:val="standardContextual"/>
      <w:rPrChange w:id="3" w:author="Caio Pizzol" w:date="2026-09-26T15:07:00Z">
        <w:rPr>
          <w:rFonts w:asciiTheme="majorHAnsi" w:eastAsiaTheme="majorEastAsia" w:hAnsiTheme="majorHAnsi" w:cstheme="majorBidi"/>
          <w:b/>
          <w:bCs/>
          <w:i/>
          <w:iCs/>
          <w:color w:val="4F81BD" w:themeColor="accent1"/>
          <w:sz w:val="22"/>
          <w:szCs w:val="22"/>
          <w:lang w:val="en-US" w:eastAsia="en-US" w:bidi="ar-SA"/>
        </w:rPr>
      </w:rPrChange>
    </w:rPr>
  </w:style>
  <w:style w:type="paragraph" w:styleId="Heading5">
    <w:name w:val="heading 5"/>
    <w:basedOn w:val="Normal"/>
    <w:next w:val="Normal"/>
    <w:link w:val="Heading5Char"/>
    <w:uiPriority w:val="9"/>
    <w:semiHidden/>
    <w:unhideWhenUsed/>
    <w:qFormat/>
    <w:rsid w:val="00D23CFD"/>
    <w:pPr>
      <w:keepNext/>
      <w:keepLines/>
      <w:spacing w:before="80" w:after="40" w:line="278" w:lineRule="auto"/>
      <w:outlineLvl w:val="4"/>
      <w:pPrChange w:id="4" w:author="Caio Pizzol" w:date="2026-09-26T15:07:00Z">
        <w:pPr>
          <w:keepNext/>
          <w:keepLines/>
          <w:spacing w:before="200" w:line="276" w:lineRule="auto"/>
          <w:outlineLvl w:val="4"/>
        </w:pPr>
      </w:pPrChange>
    </w:pPr>
    <w:rPr>
      <w:rFonts w:eastAsiaTheme="majorEastAsia" w:cstheme="majorBidi"/>
      <w:color w:val="365F91" w:themeColor="accent1" w:themeShade="BF"/>
      <w:kern w:val="2"/>
      <w:sz w:val="24"/>
      <w:szCs w:val="24"/>
      <w14:ligatures w14:val="standardContextual"/>
      <w:rPrChange w:id="4" w:author="Caio Pizzol" w:date="2026-09-26T15:07:00Z">
        <w:rPr>
          <w:rFonts w:asciiTheme="majorHAnsi" w:eastAsiaTheme="majorEastAsia" w:hAnsiTheme="majorHAnsi" w:cstheme="majorBidi"/>
          <w:color w:val="243F60" w:themeColor="accent1" w:themeShade="7F"/>
          <w:sz w:val="22"/>
          <w:szCs w:val="22"/>
          <w:lang w:val="en-US" w:eastAsia="en-US" w:bidi="ar-SA"/>
        </w:rPr>
      </w:rPrChange>
    </w:rPr>
  </w:style>
  <w:style w:type="paragraph" w:styleId="Heading6">
    <w:name w:val="heading 6"/>
    <w:basedOn w:val="Normal"/>
    <w:next w:val="Normal"/>
    <w:link w:val="Heading6Char"/>
    <w:uiPriority w:val="9"/>
    <w:semiHidden/>
    <w:unhideWhenUsed/>
    <w:qFormat/>
    <w:rsid w:val="00D23CFD"/>
    <w:pPr>
      <w:keepNext/>
      <w:keepLines/>
      <w:spacing w:before="40" w:after="0" w:line="278" w:lineRule="auto"/>
      <w:outlineLvl w:val="5"/>
      <w:pPrChange w:id="5" w:author="Caio Pizzol" w:date="2026-09-26T15:07:00Z">
        <w:pPr>
          <w:keepNext/>
          <w:keepLines/>
          <w:spacing w:before="200" w:line="276" w:lineRule="auto"/>
          <w:outlineLvl w:val="5"/>
        </w:pPr>
      </w:pPrChange>
    </w:pPr>
    <w:rPr>
      <w:rFonts w:eastAsiaTheme="majorEastAsia" w:cstheme="majorBidi"/>
      <w:i/>
      <w:iCs/>
      <w:color w:val="595959" w:themeColor="text1" w:themeTint="A6"/>
      <w:kern w:val="2"/>
      <w:sz w:val="24"/>
      <w:szCs w:val="24"/>
      <w14:ligatures w14:val="standardContextual"/>
      <w:rPrChange w:id="5" w:author="Caio Pizzol" w:date="2026-09-26T15:07:00Z">
        <w:rPr>
          <w:rFonts w:asciiTheme="majorHAnsi" w:eastAsiaTheme="majorEastAsia" w:hAnsiTheme="majorHAnsi" w:cstheme="majorBidi"/>
          <w:i/>
          <w:iCs/>
          <w:color w:val="243F60" w:themeColor="accent1" w:themeShade="7F"/>
          <w:sz w:val="22"/>
          <w:szCs w:val="22"/>
          <w:lang w:val="en-US" w:eastAsia="en-US" w:bidi="ar-SA"/>
        </w:rPr>
      </w:rPrChange>
    </w:rPr>
  </w:style>
  <w:style w:type="paragraph" w:styleId="Heading7">
    <w:name w:val="heading 7"/>
    <w:basedOn w:val="Normal"/>
    <w:next w:val="Normal"/>
    <w:link w:val="Heading7Char"/>
    <w:uiPriority w:val="9"/>
    <w:semiHidden/>
    <w:unhideWhenUsed/>
    <w:qFormat/>
    <w:rsid w:val="00D23CFD"/>
    <w:pPr>
      <w:keepNext/>
      <w:keepLines/>
      <w:spacing w:before="40" w:after="0" w:line="278" w:lineRule="auto"/>
      <w:outlineLvl w:val="6"/>
      <w:pPrChange w:id="6" w:author="Caio Pizzol" w:date="2026-09-26T15:07:00Z">
        <w:pPr>
          <w:keepNext/>
          <w:keepLines/>
          <w:spacing w:before="200" w:line="276" w:lineRule="auto"/>
          <w:outlineLvl w:val="6"/>
        </w:pPr>
      </w:pPrChange>
    </w:pPr>
    <w:rPr>
      <w:rFonts w:eastAsiaTheme="majorEastAsia" w:cstheme="majorBidi"/>
      <w:color w:val="595959" w:themeColor="text1" w:themeTint="A6"/>
      <w:kern w:val="2"/>
      <w:sz w:val="24"/>
      <w:szCs w:val="24"/>
      <w14:ligatures w14:val="standardContextual"/>
      <w:rPrChange w:id="6" w:author="Caio Pizzol" w:date="2026-09-26T15:07:00Z">
        <w:rPr>
          <w:rFonts w:asciiTheme="majorHAnsi" w:eastAsiaTheme="majorEastAsia" w:hAnsiTheme="majorHAnsi" w:cstheme="majorBidi"/>
          <w:i/>
          <w:iCs/>
          <w:color w:val="404040" w:themeColor="text1" w:themeTint="BF"/>
          <w:sz w:val="22"/>
          <w:szCs w:val="22"/>
          <w:lang w:val="en-US" w:eastAsia="en-US" w:bidi="ar-SA"/>
        </w:rPr>
      </w:rPrChange>
    </w:rPr>
  </w:style>
  <w:style w:type="paragraph" w:styleId="Heading8">
    <w:name w:val="heading 8"/>
    <w:basedOn w:val="Normal"/>
    <w:next w:val="Normal"/>
    <w:link w:val="Heading8Char"/>
    <w:uiPriority w:val="9"/>
    <w:semiHidden/>
    <w:unhideWhenUsed/>
    <w:qFormat/>
    <w:rsid w:val="00D23CFD"/>
    <w:pPr>
      <w:keepNext/>
      <w:keepLines/>
      <w:spacing w:after="0" w:line="278" w:lineRule="auto"/>
      <w:outlineLvl w:val="7"/>
      <w:pPrChange w:id="7" w:author="Caio Pizzol" w:date="2026-09-26T15:07:00Z">
        <w:pPr>
          <w:keepNext/>
          <w:keepLines/>
          <w:spacing w:before="200" w:line="276" w:lineRule="auto"/>
          <w:outlineLvl w:val="7"/>
        </w:pPr>
      </w:pPrChange>
    </w:pPr>
    <w:rPr>
      <w:rFonts w:eastAsiaTheme="majorEastAsia" w:cstheme="majorBidi"/>
      <w:i/>
      <w:iCs/>
      <w:color w:val="272727" w:themeColor="text1" w:themeTint="D8"/>
      <w:kern w:val="2"/>
      <w:sz w:val="24"/>
      <w:szCs w:val="24"/>
      <w14:ligatures w14:val="standardContextual"/>
      <w:rPrChange w:id="7" w:author="Caio Pizzol" w:date="2026-09-26T15:07:00Z">
        <w:rPr>
          <w:rFonts w:asciiTheme="majorHAnsi" w:eastAsiaTheme="majorEastAsia" w:hAnsiTheme="majorHAnsi" w:cstheme="majorBidi"/>
          <w:color w:val="4F81BD" w:themeColor="accent1"/>
          <w:lang w:val="en-US" w:eastAsia="en-US" w:bidi="ar-SA"/>
        </w:rPr>
      </w:rPrChange>
    </w:rPr>
  </w:style>
  <w:style w:type="paragraph" w:styleId="Heading9">
    <w:name w:val="heading 9"/>
    <w:basedOn w:val="Normal"/>
    <w:next w:val="Normal"/>
    <w:link w:val="Heading9Char"/>
    <w:uiPriority w:val="9"/>
    <w:semiHidden/>
    <w:unhideWhenUsed/>
    <w:qFormat/>
    <w:rsid w:val="00D23CFD"/>
    <w:pPr>
      <w:keepNext/>
      <w:keepLines/>
      <w:spacing w:after="0" w:line="278" w:lineRule="auto"/>
      <w:outlineLvl w:val="8"/>
      <w:pPrChange w:id="8" w:author="Caio Pizzol" w:date="2026-09-26T15:07:00Z">
        <w:pPr>
          <w:keepNext/>
          <w:keepLines/>
          <w:spacing w:before="200" w:line="276" w:lineRule="auto"/>
          <w:outlineLvl w:val="8"/>
        </w:pPr>
      </w:pPrChange>
    </w:pPr>
    <w:rPr>
      <w:rFonts w:eastAsiaTheme="majorEastAsia" w:cstheme="majorBidi"/>
      <w:color w:val="272727" w:themeColor="text1" w:themeTint="D8"/>
      <w:kern w:val="2"/>
      <w:sz w:val="24"/>
      <w:szCs w:val="24"/>
      <w14:ligatures w14:val="standardContextual"/>
      <w:rPrChange w:id="8" w:author="Caio Pizzol" w:date="2026-09-26T15:07:00Z">
        <w:rPr>
          <w:rFonts w:asciiTheme="majorHAnsi" w:eastAsiaTheme="majorEastAsia" w:hAnsiTheme="majorHAnsi" w:cstheme="majorBidi"/>
          <w:i/>
          <w:iCs/>
          <w:color w:val="404040" w:themeColor="text1" w:themeTint="BF"/>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color w:val="365F91"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FC693F"/>
    <w:rPr>
      <w:rFonts w:eastAsiaTheme="majorEastAsia" w:cstheme="majorBidi"/>
      <w:color w:val="365F91" w:themeColor="accent1" w:themeShade="BF"/>
      <w:kern w:val="2"/>
      <w:sz w:val="28"/>
      <w:szCs w:val="28"/>
      <w14:ligatures w14:val="standardContextual"/>
    </w:rPr>
  </w:style>
  <w:style w:type="paragraph" w:styleId="Title">
    <w:name w:val="Title"/>
    <w:basedOn w:val="Normal"/>
    <w:next w:val="Normal"/>
    <w:link w:val="TitleChar"/>
    <w:uiPriority w:val="10"/>
    <w:qFormat/>
    <w:rsid w:val="00D23CFD"/>
    <w:pPr>
      <w:spacing w:after="80" w:line="240" w:lineRule="auto"/>
      <w:contextualSpacing/>
      <w:pPrChange w:id="9" w:author="Caio Pizzol" w:date="2026-09-26T15:07:00Z">
        <w:pPr>
          <w:pBdr>
            <w:bottom w:val="single" w:sz="8" w:space="4" w:color="4F81BD" w:themeColor="accent1"/>
          </w:pBdr>
          <w:spacing w:after="300"/>
          <w:contextualSpacing/>
        </w:pPr>
      </w:pPrChange>
    </w:pPr>
    <w:rPr>
      <w:rFonts w:asciiTheme="majorHAnsi" w:eastAsiaTheme="majorEastAsia" w:hAnsiTheme="majorHAnsi" w:cstheme="majorBidi"/>
      <w:spacing w:val="-10"/>
      <w:kern w:val="28"/>
      <w:sz w:val="56"/>
      <w:szCs w:val="56"/>
      <w14:ligatures w14:val="standardContextual"/>
      <w:rPrChange w:id="9" w:author="Caio Pizzol" w:date="2026-09-26T15:07:00Z">
        <w:rPr>
          <w:rFonts w:asciiTheme="majorHAnsi" w:eastAsiaTheme="majorEastAsia" w:hAnsiTheme="majorHAnsi" w:cstheme="majorBidi"/>
          <w:color w:val="17365D" w:themeColor="text2" w:themeShade="BF"/>
          <w:spacing w:val="5"/>
          <w:kern w:val="28"/>
          <w:sz w:val="52"/>
          <w:szCs w:val="52"/>
          <w:lang w:val="en-US" w:eastAsia="en-US" w:bidi="ar-SA"/>
        </w:rPr>
      </w:rPrChang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D23CFD"/>
    <w:pPr>
      <w:numPr>
        <w:ilvl w:val="1"/>
      </w:numPr>
      <w:spacing w:after="160" w:line="278" w:lineRule="auto"/>
      <w:pPrChange w:id="10" w:author="Caio Pizzol" w:date="2026-09-26T15:07:00Z">
        <w:pPr>
          <w:numPr>
            <w:ilvl w:val="1"/>
          </w:numPr>
          <w:spacing w:after="200" w:line="276" w:lineRule="auto"/>
        </w:pPr>
      </w:pPrChange>
    </w:pPr>
    <w:rPr>
      <w:rFonts w:eastAsiaTheme="majorEastAsia" w:cstheme="majorBidi"/>
      <w:color w:val="595959" w:themeColor="text1" w:themeTint="A6"/>
      <w:spacing w:val="15"/>
      <w:kern w:val="2"/>
      <w:sz w:val="28"/>
      <w:szCs w:val="28"/>
      <w14:ligatures w14:val="standardContextual"/>
      <w:rPrChange w:id="10" w:author="Caio Pizzol" w:date="2026-09-26T15:07:00Z">
        <w:rPr>
          <w:rFonts w:asciiTheme="majorHAnsi" w:eastAsiaTheme="majorEastAsia" w:hAnsiTheme="majorHAnsi" w:cstheme="majorBidi"/>
          <w:i/>
          <w:iCs/>
          <w:color w:val="4F81BD" w:themeColor="accent1"/>
          <w:spacing w:val="15"/>
          <w:sz w:val="24"/>
          <w:szCs w:val="24"/>
          <w:lang w:val="en-US" w:eastAsia="en-US" w:bidi="ar-SA"/>
        </w:rPr>
      </w:rPrChange>
    </w:rPr>
  </w:style>
  <w:style w:type="character" w:customStyle="1" w:styleId="SubtitleChar">
    <w:name w:val="Subtitle Char"/>
    <w:basedOn w:val="DefaultParagraphFont"/>
    <w:link w:val="Subtitle"/>
    <w:uiPriority w:val="11"/>
    <w:rsid w:val="00FC693F"/>
    <w:rPr>
      <w:rFonts w:eastAsiaTheme="majorEastAsia" w:cstheme="majorBidi"/>
      <w:color w:val="595959" w:themeColor="text1" w:themeTint="A6"/>
      <w:spacing w:val="15"/>
      <w:kern w:val="2"/>
      <w:sz w:val="28"/>
      <w:szCs w:val="28"/>
      <w14:ligatures w14:val="standardContextual"/>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D23CFD"/>
    <w:pPr>
      <w:spacing w:before="160" w:after="160" w:line="278" w:lineRule="auto"/>
      <w:jc w:val="center"/>
      <w:pPrChange w:id="11" w:author="Caio Pizzol" w:date="2026-09-26T15:07:00Z">
        <w:pPr>
          <w:spacing w:after="200" w:line="276" w:lineRule="auto"/>
        </w:pPr>
      </w:pPrChange>
    </w:pPr>
    <w:rPr>
      <w:rFonts w:eastAsiaTheme="minorHAnsi"/>
      <w:i/>
      <w:iCs/>
      <w:color w:val="404040" w:themeColor="text1" w:themeTint="BF"/>
      <w:kern w:val="2"/>
      <w:sz w:val="24"/>
      <w:szCs w:val="24"/>
      <w14:ligatures w14:val="standardContextual"/>
      <w:rPrChange w:id="11" w:author="Caio Pizzol" w:date="2026-09-26T15:07:00Z">
        <w:rPr>
          <w:rFonts w:asciiTheme="minorHAnsi" w:eastAsiaTheme="minorEastAsia" w:hAnsiTheme="minorHAnsi" w:cstheme="minorBidi"/>
          <w:i/>
          <w:iCs/>
          <w:color w:val="000000" w:themeColor="text1"/>
          <w:sz w:val="22"/>
          <w:szCs w:val="22"/>
          <w:lang w:val="en-US" w:eastAsia="en-US" w:bidi="ar-SA"/>
        </w:rPr>
      </w:rPrChange>
    </w:rPr>
  </w:style>
  <w:style w:type="character" w:customStyle="1" w:styleId="QuoteChar">
    <w:name w:val="Quote Char"/>
    <w:basedOn w:val="DefaultParagraphFont"/>
    <w:link w:val="Quote"/>
    <w:uiPriority w:val="29"/>
    <w:rsid w:val="00FC693F"/>
    <w:rPr>
      <w:rFonts w:eastAsiaTheme="minorHAnsi"/>
      <w:i/>
      <w:iCs/>
      <w:color w:val="404040" w:themeColor="text1" w:themeTint="BF"/>
      <w:kern w:val="2"/>
      <w:sz w:val="24"/>
      <w:szCs w:val="24"/>
      <w14:ligatures w14:val="standardContextual"/>
    </w:rPr>
  </w:style>
  <w:style w:type="character" w:customStyle="1" w:styleId="Heading4Char">
    <w:name w:val="Heading 4 Char"/>
    <w:basedOn w:val="DefaultParagraphFont"/>
    <w:link w:val="Heading4"/>
    <w:uiPriority w:val="9"/>
    <w:semiHidden/>
    <w:rsid w:val="00FC693F"/>
    <w:rPr>
      <w:rFonts w:eastAsiaTheme="majorEastAsia" w:cstheme="majorBidi"/>
      <w:i/>
      <w:iCs/>
      <w:color w:val="365F91"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FC693F"/>
    <w:rPr>
      <w:rFonts w:eastAsiaTheme="majorEastAsia" w:cstheme="majorBidi"/>
      <w:color w:val="365F91"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FC693F"/>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FC693F"/>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FC693F"/>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FC693F"/>
    <w:rPr>
      <w:rFonts w:eastAsiaTheme="majorEastAsia" w:cstheme="majorBidi"/>
      <w:color w:val="272727" w:themeColor="text1" w:themeTint="D8"/>
      <w:kern w:val="2"/>
      <w:sz w:val="24"/>
      <w:szCs w:val="24"/>
      <w14:ligatures w14:val="standardContextual"/>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D23CFD"/>
    <w:pPr>
      <w:pBdr>
        <w:top w:val="single" w:sz="4" w:space="10" w:color="365F91" w:themeColor="accent1" w:themeShade="BF"/>
        <w:bottom w:val="single" w:sz="4" w:space="10" w:color="365F91" w:themeColor="accent1" w:themeShade="BF"/>
      </w:pBdr>
      <w:spacing w:before="360" w:after="360" w:line="278" w:lineRule="auto"/>
      <w:ind w:left="864" w:right="864"/>
      <w:jc w:val="center"/>
      <w:pPrChange w:id="12" w:author="Caio Pizzol" w:date="2026-09-26T15:07:00Z">
        <w:pPr>
          <w:pBdr>
            <w:bottom w:val="single" w:sz="4" w:space="4" w:color="4F81BD" w:themeColor="accent1"/>
          </w:pBdr>
          <w:spacing w:before="200" w:after="280" w:line="276" w:lineRule="auto"/>
          <w:ind w:left="936" w:right="936"/>
        </w:pPr>
      </w:pPrChange>
    </w:pPr>
    <w:rPr>
      <w:rFonts w:eastAsiaTheme="minorHAnsi"/>
      <w:i/>
      <w:iCs/>
      <w:color w:val="365F91" w:themeColor="accent1" w:themeShade="BF"/>
      <w:kern w:val="2"/>
      <w:sz w:val="24"/>
      <w:szCs w:val="24"/>
      <w14:ligatures w14:val="standardContextual"/>
      <w:rPrChange w:id="12" w:author="Caio Pizzol" w:date="2026-09-26T15:07:00Z">
        <w:rPr>
          <w:rFonts w:asciiTheme="minorHAnsi" w:eastAsiaTheme="minorEastAsia" w:hAnsiTheme="minorHAnsi" w:cstheme="minorBidi"/>
          <w:b/>
          <w:bCs/>
          <w:i/>
          <w:iCs/>
          <w:color w:val="4F81BD" w:themeColor="accent1"/>
          <w:sz w:val="22"/>
          <w:szCs w:val="22"/>
          <w:lang w:val="en-US" w:eastAsia="en-US" w:bidi="ar-SA"/>
        </w:rPr>
      </w:rPrChange>
    </w:rPr>
  </w:style>
  <w:style w:type="character" w:customStyle="1" w:styleId="IntenseQuoteChar">
    <w:name w:val="Intense Quote Char"/>
    <w:basedOn w:val="DefaultParagraphFont"/>
    <w:link w:val="IntenseQuote"/>
    <w:uiPriority w:val="30"/>
    <w:rsid w:val="00FC693F"/>
    <w:rPr>
      <w:rFonts w:eastAsiaTheme="minorHAnsi"/>
      <w:i/>
      <w:iCs/>
      <w:color w:val="365F91" w:themeColor="accent1" w:themeShade="BF"/>
      <w:kern w:val="2"/>
      <w:sz w:val="24"/>
      <w:szCs w:val="24"/>
      <w14:ligatures w14:val="standardContextual"/>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D23CFD"/>
    <w:rPr>
      <w:i/>
      <w:iCs/>
      <w:color w:val="365F91" w:themeColor="accent1" w:themeShade="BF"/>
      <w:rPrChange w:id="13" w:author="Caio Pizzol" w:date="2026-09-26T15:07:00Z">
        <w:rPr>
          <w:b/>
          <w:bCs/>
          <w:i/>
          <w:iCs/>
          <w:color w:val="4F81BD" w:themeColor="accent1"/>
        </w:rPr>
      </w:rPrChange>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D23CFD"/>
    <w:rPr>
      <w:b/>
      <w:bCs/>
      <w:smallCaps/>
      <w:color w:val="365F91" w:themeColor="accent1" w:themeShade="BF"/>
      <w:spacing w:val="5"/>
      <w:rPrChange w:id="14" w:author="Caio Pizzol" w:date="2026-09-26T15:07:00Z">
        <w:rPr>
          <w:b/>
          <w:bCs/>
          <w:smallCaps/>
          <w:color w:val="C0504D" w:themeColor="accent2"/>
          <w:spacing w:val="5"/>
          <w:u w:val="single"/>
        </w:rPr>
      </w:rPrChang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6137</Words>
  <Characters>34981</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1</cp:revision>
  <dcterms:created xsi:type="dcterms:W3CDTF">2025-11-09T21:19:00Z</dcterms:created>
  <dcterms:modified xsi:type="dcterms:W3CDTF">2026-09-26T19:07:00Z</dcterms:modified>
  <cp:category/>
</cp:coreProperties>
</file>