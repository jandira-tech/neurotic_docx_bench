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D0B9C" w14:textId="77777777" w:rsidR="001E08FA" w:rsidRDefault="001E08FA" w:rsidP="001E08FA">
      <w:pPr>
        <w:rPr>
          <w:ins w:id="9" w:author="1" w:date="2026-09-22T12:20:00Z" w16du:dateUtc="2026-09-22T16:20:00Z"/>
          <w:szCs w:val="24"/>
        </w:rPr>
      </w:pPr>
    </w:p>
    <w:p w14:paraId="7E032820" w14:textId="77777777" w:rsidR="001E08FA" w:rsidRDefault="00C40747" w:rsidP="001E08FA">
      <w:pPr>
        <w:rPr>
          <w:ins w:id="10" w:author="1" w:date="2026-09-22T12:20:00Z" w16du:dateUtc="2026-09-22T16:20:00Z"/>
          <w:b/>
          <w:szCs w:val="24"/>
        </w:rPr>
      </w:pPr>
      <w:ins w:id="11" w:author="1" w:date="2026-09-22T12:20:00Z" w16du:dateUtc="2026-09-22T16:20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5A274644" w14:textId="77777777" w:rsidR="001E08FA" w:rsidRDefault="001E08FA" w:rsidP="001E08FA">
      <w:pPr>
        <w:jc w:val="center"/>
        <w:rPr>
          <w:ins w:id="12" w:author="1" w:date="2026-09-22T12:20:00Z" w16du:dateUtc="2026-09-22T16:20:00Z"/>
          <w:b/>
          <w:szCs w:val="24"/>
        </w:rPr>
      </w:pPr>
    </w:p>
    <w:p w14:paraId="2FBF7519" w14:textId="77777777" w:rsidR="001E08FA" w:rsidRDefault="001E08FA" w:rsidP="001E08FA">
      <w:pPr>
        <w:jc w:val="center"/>
        <w:rPr>
          <w:ins w:id="13" w:author="1" w:date="2026-09-22T12:20:00Z" w16du:dateUtc="2026-09-22T16:20:00Z"/>
          <w:b/>
          <w:szCs w:val="24"/>
        </w:rPr>
      </w:pPr>
    </w:p>
    <w:p w14:paraId="5EFC041E" w14:textId="77777777" w:rsidR="001E08FA" w:rsidRPr="001E08FA" w:rsidRDefault="001E08FA" w:rsidP="001E08FA">
      <w:pPr>
        <w:rPr>
          <w:ins w:id="14" w:author="1" w:date="2026-09-22T12:20:00Z" w16du:dateUtc="2026-09-22T16:20:00Z"/>
          <w:rFonts w:ascii="Times New Roman" w:hAnsi="Times New Roman" w:cs="Times New Roman"/>
          <w:b/>
          <w:sz w:val="24"/>
          <w:szCs w:val="24"/>
        </w:rPr>
      </w:pPr>
    </w:p>
    <w:p w14:paraId="0536CA0B" w14:textId="77777777" w:rsidR="001E08FA" w:rsidRDefault="001E08FA" w:rsidP="001E08FA">
      <w:pPr>
        <w:jc w:val="center"/>
        <w:rPr>
          <w:ins w:id="15" w:author="1" w:date="2026-09-22T12:20:00Z" w16du:dateUtc="2026-09-22T16:20:00Z"/>
          <w:rFonts w:ascii="Times New Roman" w:hAnsi="Times New Roman" w:cs="Times New Roman"/>
          <w:b/>
          <w:sz w:val="24"/>
          <w:szCs w:val="24"/>
        </w:rPr>
      </w:pPr>
    </w:p>
    <w:p w14:paraId="21F1C4FD" w14:textId="77777777" w:rsidR="00F37F73" w:rsidRDefault="001E08FA" w:rsidP="001E08FA">
      <w:pPr>
        <w:jc w:val="center"/>
        <w:rPr>
          <w:ins w:id="16" w:author="1" w:date="2026-09-22T12:20:00Z" w16du:dateUtc="2026-09-22T16:20:00Z"/>
          <w:rFonts w:ascii="Times New Roman" w:hAnsi="Times New Roman" w:cs="Times New Roman"/>
          <w:b/>
          <w:sz w:val="24"/>
          <w:szCs w:val="24"/>
        </w:rPr>
      </w:pPr>
      <w:ins w:id="17" w:author="1" w:date="2026-09-22T12:20:00Z" w16du:dateUtc="2026-09-22T16:20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31EF234" w14:textId="77777777" w:rsidR="001E08FA" w:rsidRPr="001E08FA" w:rsidRDefault="001E08FA" w:rsidP="001E08FA">
      <w:pPr>
        <w:jc w:val="center"/>
        <w:rPr>
          <w:ins w:id="18" w:author="1" w:date="2026-09-22T12:20:00Z" w16du:dateUtc="2026-09-22T16:20:00Z"/>
          <w:rFonts w:ascii="Times New Roman" w:hAnsi="Times New Roman" w:cs="Times New Roman"/>
          <w:b/>
          <w:sz w:val="24"/>
          <w:szCs w:val="24"/>
        </w:rPr>
      </w:pPr>
      <w:ins w:id="19" w:author="1" w:date="2026-09-22T12:20:00Z" w16du:dateUtc="2026-09-22T16:20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653E9BFD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20:00Z" w16du:dateUtc="2026-09-22T16:20:00Z"/>
          <w:rFonts w:ascii="Times New Roman" w:hAnsi="Times New Roman" w:cs="Times New Roman"/>
          <w:b/>
          <w:sz w:val="24"/>
          <w:szCs w:val="24"/>
        </w:rPr>
      </w:pPr>
      <w:ins w:id="21" w:author="1" w:date="2026-09-22T12:20:00Z" w16du:dateUtc="2026-09-22T16:20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2DF336B7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20:00Z" w16du:dateUtc="2026-09-22T16:20:00Z"/>
          <w:b/>
          <w:sz w:val="24"/>
          <w:szCs w:val="24"/>
        </w:rPr>
      </w:pPr>
    </w:p>
    <w:p w14:paraId="6686E35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0:00Z" w16du:dateUtc="2026-09-22T16:20:00Z"/>
          <w:b/>
          <w:sz w:val="24"/>
          <w:szCs w:val="24"/>
        </w:rPr>
      </w:pPr>
      <w:ins w:id="24" w:author="1" w:date="2026-09-22T12:20:00Z" w16du:dateUtc="2026-09-22T16:20:00Z">
        <w:r w:rsidRPr="001E08FA">
          <w:rPr>
            <w:b/>
            <w:sz w:val="24"/>
            <w:szCs w:val="24"/>
          </w:rPr>
          <w:t>РЕШЕНИЕ (проект)</w:t>
        </w:r>
      </w:ins>
    </w:p>
    <w:p w14:paraId="5FCC9124" w14:textId="77777777" w:rsidR="001E08FA" w:rsidRPr="001E08FA" w:rsidRDefault="001E08FA" w:rsidP="001E08FA">
      <w:pPr>
        <w:rPr>
          <w:ins w:id="25" w:author="1" w:date="2026-09-22T12:20:00Z" w16du:dateUtc="2026-09-22T16:20:00Z"/>
          <w:rFonts w:ascii="Times New Roman" w:hAnsi="Times New Roman" w:cs="Times New Roman"/>
          <w:sz w:val="24"/>
          <w:szCs w:val="24"/>
        </w:rPr>
      </w:pPr>
    </w:p>
    <w:p w14:paraId="45E8FAAE" w14:textId="77777777" w:rsidR="001E08FA" w:rsidRPr="001E08FA" w:rsidRDefault="001E08FA" w:rsidP="001E08FA">
      <w:pPr>
        <w:rPr>
          <w:ins w:id="26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27" w:author="1" w:date="2026-09-22T12:20:00Z" w16du:dateUtc="2026-09-22T16:20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15E5AE92" w14:textId="77777777" w:rsidR="001E08FA" w:rsidRPr="001E08FA" w:rsidRDefault="001E08FA" w:rsidP="001E08FA">
      <w:pPr>
        <w:rPr>
          <w:ins w:id="28" w:author="1" w:date="2026-09-22T12:20:00Z" w16du:dateUtc="2026-09-22T16:20:00Z"/>
          <w:rFonts w:ascii="Times New Roman" w:hAnsi="Times New Roman" w:cs="Times New Roman"/>
          <w:b/>
          <w:bCs/>
          <w:sz w:val="24"/>
          <w:szCs w:val="24"/>
        </w:rPr>
      </w:pPr>
    </w:p>
    <w:p w14:paraId="2766C3D9" w14:textId="77777777" w:rsidR="001E08FA" w:rsidRPr="001E08FA" w:rsidRDefault="001E08FA" w:rsidP="001E08FA">
      <w:pPr>
        <w:rPr>
          <w:ins w:id="29" w:author="1" w:date="2026-09-22T12:20:00Z" w16du:dateUtc="2026-09-22T16:20:00Z"/>
          <w:rFonts w:ascii="Times New Roman" w:hAnsi="Times New Roman" w:cs="Times New Roman"/>
          <w:sz w:val="24"/>
          <w:szCs w:val="24"/>
        </w:rPr>
      </w:pPr>
    </w:p>
    <w:p w14:paraId="2C742723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20:00Z" w16du:dateUtc="2026-09-22T16:20:00Z"/>
          <w:b/>
          <w:spacing w:val="-2"/>
        </w:rPr>
      </w:pPr>
    </w:p>
    <w:p w14:paraId="7F0E323E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20:00Z" w16du:dateUtc="2026-09-22T16:20:00Z"/>
          <w:b/>
          <w:spacing w:val="-2"/>
        </w:rPr>
      </w:pPr>
      <w:ins w:id="32" w:author="1" w:date="2026-09-22T12:20:00Z" w16du:dateUtc="2026-09-22T16:20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EAA6E21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20:00Z" w16du:dateUtc="2026-09-22T16:20:00Z"/>
          <w:b/>
          <w:spacing w:val="-2"/>
        </w:rPr>
      </w:pPr>
    </w:p>
    <w:p w14:paraId="4B4FE0B3" w14:textId="77777777" w:rsidR="001E08FA" w:rsidRDefault="001E08FA" w:rsidP="001E08FA">
      <w:pPr>
        <w:pStyle w:val="21"/>
        <w:jc w:val="center"/>
        <w:rPr>
          <w:ins w:id="34" w:author="1" w:date="2026-09-22T12:20:00Z" w16du:dateUtc="2026-09-22T16:20:00Z"/>
          <w:sz w:val="24"/>
          <w:szCs w:val="24"/>
        </w:rPr>
      </w:pPr>
    </w:p>
    <w:p w14:paraId="526BFE68" w14:textId="77777777" w:rsidR="001E08FA" w:rsidRDefault="001E08FA" w:rsidP="009C61C2">
      <w:pPr>
        <w:pStyle w:val="21"/>
        <w:jc w:val="both"/>
        <w:rPr>
          <w:ins w:id="35" w:author="1" w:date="2026-09-22T12:20:00Z" w16du:dateUtc="2026-09-22T16:20:00Z"/>
          <w:sz w:val="24"/>
          <w:szCs w:val="24"/>
        </w:rPr>
      </w:pPr>
      <w:ins w:id="36" w:author="1" w:date="2026-09-22T12:20:00Z" w16du:dateUtc="2026-09-22T16:20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40BAB48" w14:textId="77777777" w:rsidR="001E08FA" w:rsidRDefault="001E08FA" w:rsidP="001E08FA">
      <w:pPr>
        <w:pStyle w:val="21"/>
        <w:jc w:val="center"/>
        <w:rPr>
          <w:ins w:id="37" w:author="1" w:date="2026-09-22T12:20:00Z" w16du:dateUtc="2026-09-22T16:20:00Z"/>
          <w:sz w:val="24"/>
          <w:szCs w:val="24"/>
        </w:rPr>
      </w:pPr>
    </w:p>
    <w:p w14:paraId="1EB6B848" w14:textId="77777777" w:rsidR="001E08FA" w:rsidRPr="001E08FA" w:rsidRDefault="001E08FA" w:rsidP="001E08FA">
      <w:pPr>
        <w:pStyle w:val="21"/>
        <w:jc w:val="center"/>
        <w:rPr>
          <w:ins w:id="38" w:author="1" w:date="2026-09-22T12:20:00Z" w16du:dateUtc="2026-09-22T16:20:00Z"/>
          <w:b/>
          <w:sz w:val="24"/>
          <w:szCs w:val="24"/>
        </w:rPr>
      </w:pPr>
      <w:ins w:id="39" w:author="1" w:date="2026-09-22T12:20:00Z" w16du:dateUtc="2026-09-22T16:20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2C874CD" w14:textId="77777777" w:rsidR="001E08FA" w:rsidRPr="001E08FA" w:rsidRDefault="001E08FA" w:rsidP="001E08FA">
      <w:pPr>
        <w:pStyle w:val="21"/>
        <w:jc w:val="center"/>
        <w:rPr>
          <w:ins w:id="40" w:author="1" w:date="2026-09-22T12:20:00Z" w16du:dateUtc="2026-09-22T16:20:00Z"/>
          <w:b/>
          <w:sz w:val="24"/>
          <w:szCs w:val="24"/>
        </w:rPr>
      </w:pPr>
      <w:ins w:id="41" w:author="1" w:date="2026-09-22T12:20:00Z" w16du:dateUtc="2026-09-22T16:20:00Z">
        <w:r w:rsidRPr="001E08FA">
          <w:rPr>
            <w:b/>
            <w:sz w:val="24"/>
            <w:szCs w:val="24"/>
          </w:rPr>
          <w:t>РЕШИЛ:</w:t>
        </w:r>
      </w:ins>
    </w:p>
    <w:p w14:paraId="3F35C3B9" w14:textId="77777777" w:rsidR="001E08FA" w:rsidRPr="001E08FA" w:rsidRDefault="001E08FA" w:rsidP="001E08FA">
      <w:pPr>
        <w:pStyle w:val="21"/>
        <w:jc w:val="center"/>
        <w:rPr>
          <w:ins w:id="42" w:author="1" w:date="2026-09-22T12:20:00Z" w16du:dateUtc="2026-09-22T16:20:00Z"/>
          <w:b/>
          <w:sz w:val="24"/>
          <w:szCs w:val="24"/>
        </w:rPr>
      </w:pPr>
    </w:p>
    <w:p w14:paraId="0CA27597" w14:textId="77777777" w:rsidR="00F37F73" w:rsidRDefault="00F37F73" w:rsidP="00F37F73">
      <w:pPr>
        <w:numPr>
          <w:ilvl w:val="0"/>
          <w:numId w:val="26"/>
        </w:numPr>
        <w:ind w:left="0" w:firstLine="709"/>
        <w:jc w:val="both"/>
        <w:rPr>
          <w:ins w:id="43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44" w:author="1" w:date="2026-09-22T12:20:00Z" w16du:dateUtc="2026-09-22T16:20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F85CC1D" w14:textId="77777777" w:rsidR="00F37F73" w:rsidRDefault="000B0709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5" w:author="1" w:date="2026-09-22T12:20:00Z" w16du:dateUtc="2026-09-22T16:20:00Z"/>
          <w:rFonts w:ascii="Times New Roman" w:hAnsi="Times New Roman"/>
          <w:sz w:val="24"/>
          <w:szCs w:val="24"/>
        </w:rPr>
      </w:pPr>
      <w:ins w:id="46" w:author="1" w:date="2026-09-22T12:20:00Z" w16du:dateUtc="2026-09-22T16:20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5AF45F75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7" w:author="1" w:date="2026-09-22T12:20:00Z" w16du:dateUtc="2026-09-22T16:20:00Z"/>
          <w:rFonts w:ascii="Times New Roman" w:hAnsi="Times New Roman"/>
          <w:sz w:val="24"/>
          <w:szCs w:val="24"/>
        </w:rPr>
      </w:pPr>
      <w:ins w:id="48" w:author="1" w:date="2026-09-22T12:20:00Z" w16du:dateUtc="2026-09-22T16:20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6BFEED0F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49" w:author="1" w:date="2026-09-22T12:20:00Z" w16du:dateUtc="2026-09-22T16:20:00Z"/>
          <w:rFonts w:ascii="Times New Roman" w:hAnsi="Times New Roman"/>
          <w:sz w:val="24"/>
          <w:szCs w:val="24"/>
        </w:rPr>
      </w:pPr>
      <w:ins w:id="50" w:author="1" w:date="2026-09-22T12:20:00Z" w16du:dateUtc="2026-09-22T16:20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2DD94552" w14:textId="77777777" w:rsidR="00FF542C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1" w:author="1" w:date="2026-09-22T12:20:00Z" w16du:dateUtc="2026-09-22T16:20:00Z"/>
          <w:rFonts w:ascii="Times New Roman" w:hAnsi="Times New Roman"/>
          <w:sz w:val="24"/>
          <w:szCs w:val="24"/>
        </w:rPr>
      </w:pPr>
      <w:ins w:id="52" w:author="1" w:date="2026-09-22T12:20:00Z" w16du:dateUtc="2026-09-22T16:20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34531C9" w14:textId="77777777" w:rsidR="00F37F73" w:rsidRDefault="00FF542C" w:rsidP="00FF542C">
      <w:pPr>
        <w:pStyle w:val="ListParagraph"/>
        <w:numPr>
          <w:ilvl w:val="0"/>
          <w:numId w:val="28"/>
        </w:numPr>
        <w:tabs>
          <w:tab w:val="left" w:pos="1134"/>
        </w:tabs>
        <w:ind w:left="0" w:firstLine="709"/>
        <w:jc w:val="both"/>
        <w:rPr>
          <w:ins w:id="53" w:author="1" w:date="2026-09-22T12:20:00Z" w16du:dateUtc="2026-09-22T16:20:00Z"/>
          <w:rFonts w:ascii="Times New Roman" w:hAnsi="Times New Roman"/>
          <w:sz w:val="24"/>
          <w:szCs w:val="24"/>
        </w:rPr>
      </w:pPr>
      <w:ins w:id="54" w:author="1" w:date="2026-09-22T12:20:00Z" w16du:dateUtc="2026-09-22T16:20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0939B14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20:00Z" w16du:dateUtc="2026-09-22T16:20:00Z"/>
          <w:rFonts w:ascii="Times New Roman" w:hAnsi="Times New Roman"/>
          <w:sz w:val="24"/>
          <w:szCs w:val="24"/>
        </w:rPr>
      </w:pPr>
    </w:p>
    <w:p w14:paraId="09B10472" w14:textId="77777777" w:rsidR="009C61C2" w:rsidRPr="00637047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6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57" w:author="1" w:date="2026-09-22T12:20:00Z" w16du:dateUtc="2026-09-22T16:20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67043A0A" w14:textId="77777777" w:rsidR="001E08FA" w:rsidRPr="009C61C2" w:rsidRDefault="001E08FA" w:rsidP="009C61C2">
      <w:pPr>
        <w:numPr>
          <w:ilvl w:val="0"/>
          <w:numId w:val="26"/>
        </w:numPr>
        <w:spacing w:after="240"/>
        <w:ind w:left="0" w:firstLine="709"/>
        <w:jc w:val="both"/>
        <w:rPr>
          <w:ins w:id="58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59" w:author="1" w:date="2026-09-22T12:20:00Z" w16du:dateUtc="2026-09-22T16:20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8338D6B" w14:textId="77777777" w:rsidR="001E08FA" w:rsidRPr="001E08FA" w:rsidRDefault="001E08FA" w:rsidP="001E08FA">
      <w:pPr>
        <w:rPr>
          <w:ins w:id="60" w:author="1" w:date="2026-09-22T12:20:00Z" w16du:dateUtc="2026-09-22T16:20:00Z"/>
          <w:rFonts w:ascii="Times New Roman" w:hAnsi="Times New Roman" w:cs="Times New Roman"/>
          <w:sz w:val="24"/>
          <w:szCs w:val="24"/>
        </w:rPr>
      </w:pPr>
    </w:p>
    <w:p w14:paraId="5CC4F80B" w14:textId="77777777" w:rsidR="001E08FA" w:rsidRPr="001E08FA" w:rsidRDefault="001E08FA" w:rsidP="001E08FA">
      <w:pPr>
        <w:rPr>
          <w:ins w:id="61" w:author="1" w:date="2026-09-22T12:20:00Z" w16du:dateUtc="2026-09-22T16:20:00Z"/>
          <w:rFonts w:ascii="Times New Roman" w:hAnsi="Times New Roman" w:cs="Times New Roman"/>
          <w:sz w:val="24"/>
          <w:szCs w:val="24"/>
        </w:rPr>
      </w:pPr>
    </w:p>
    <w:p w14:paraId="0B6CA45A" w14:textId="77777777" w:rsidR="001E08FA" w:rsidRPr="001E08FA" w:rsidRDefault="001E08FA" w:rsidP="001E08FA">
      <w:pPr>
        <w:rPr>
          <w:ins w:id="62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63" w:author="1" w:date="2026-09-22T12:20:00Z" w16du:dateUtc="2026-09-22T16:20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61E9C8D1" w14:textId="77777777" w:rsidR="001E08FA" w:rsidRPr="001E08FA" w:rsidRDefault="001E08FA" w:rsidP="001E08FA">
      <w:pPr>
        <w:rPr>
          <w:ins w:id="64" w:author="1" w:date="2026-09-22T12:20:00Z" w16du:dateUtc="2026-09-22T16:20:00Z"/>
          <w:rFonts w:ascii="Times New Roman" w:hAnsi="Times New Roman" w:cs="Times New Roman"/>
          <w:sz w:val="24"/>
          <w:szCs w:val="24"/>
        </w:rPr>
      </w:pPr>
      <w:ins w:id="65" w:author="1" w:date="2026-09-22T12:20:00Z" w16du:dateUtc="2026-09-22T16:20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0B61CE0" w14:textId="77777777" w:rsidR="00FE615C" w:rsidRDefault="001E08FA" w:rsidP="00FE615C">
      <w:pPr>
        <w:pStyle w:val="Zakladnystyl"/>
        <w:jc w:val="center"/>
        <w:rPr>
          <w:del w:id="66" w:author="1" w:date="2026-09-22T12:20:00Z" w16du:dateUtc="2026-09-22T16:20:00Z"/>
          <w:sz w:val="28"/>
          <w:szCs w:val="28"/>
        </w:rPr>
      </w:pPr>
      <w:ins w:id="67" w:author="1" w:date="2026-09-22T12:20:00Z" w16du:dateUtc="2026-09-22T16:20:00Z">
        <w:r w:rsidRPr="001E08FA">
          <w:t>председателя Муниципального Совета</w:t>
        </w:r>
        <w:r w:rsidRPr="001E08FA">
          <w:tab/>
        </w:r>
        <w:r w:rsidRPr="001E08FA">
          <w:tab/>
        </w:r>
        <w:r w:rsidRPr="001E08FA">
          <w:tab/>
          <w:t xml:space="preserve">                              В.Н. Беленков</w:t>
        </w:r>
      </w:ins>
      <w:del w:id="68" w:author="1" w:date="2026-09-22T12:20:00Z" w16du:dateUtc="2026-09-22T16:20:00Z">
        <w:r w:rsidR="00FE615C">
          <w:rPr>
            <w:sz w:val="28"/>
            <w:szCs w:val="28"/>
          </w:rPr>
          <w:delText>UZNESENIE OBECNÉHO ZASTUPITEĽSTVA VO VYŠNEJ SLANEJ</w:delText>
        </w:r>
      </w:del>
    </w:p>
    <w:p w14:paraId="557E80CF" w14:textId="77777777" w:rsidR="00FE615C" w:rsidRDefault="00FE615C" w:rsidP="00FE615C">
      <w:pPr>
        <w:pStyle w:val="Zakladnystyl"/>
        <w:jc w:val="center"/>
        <w:rPr>
          <w:del w:id="69" w:author="1" w:date="2026-09-22T12:20:00Z" w16du:dateUtc="2026-09-22T16:20:00Z"/>
          <w:b/>
          <w:bCs/>
          <w:sz w:val="32"/>
          <w:szCs w:val="32"/>
        </w:rPr>
      </w:pPr>
      <w:del w:id="70" w:author="1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71207151" w14:textId="77777777" w:rsidR="00FE615C" w:rsidRDefault="00FE615C" w:rsidP="00FE615C">
      <w:pPr>
        <w:pStyle w:val="Zakladnystyl"/>
        <w:jc w:val="center"/>
        <w:rPr>
          <w:del w:id="71" w:author="1" w:date="2026-09-22T12:20:00Z" w16du:dateUtc="2026-09-22T16:20:00Z"/>
          <w:sz w:val="28"/>
          <w:szCs w:val="28"/>
        </w:rPr>
      </w:pPr>
      <w:del w:id="72" w:author="1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04A834C1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73" w:author="1" w:date="2026-09-22T12:20:00Z" w16du:dateUtc="2026-09-22T16:20:00Z"/>
          <w:sz w:val="28"/>
          <w:szCs w:val="28"/>
        </w:rPr>
      </w:pPr>
      <w:del w:id="74" w:author="1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43FC7B0C" w14:textId="77777777" w:rsidR="00FE615C" w:rsidRDefault="00FE615C" w:rsidP="00FE615C">
      <w:pPr>
        <w:pStyle w:val="Zakladnystyl"/>
        <w:jc w:val="center"/>
        <w:rPr>
          <w:del w:id="75" w:author="1" w:date="2026-09-22T12:20:00Z" w16du:dateUtc="2026-09-22T16:20:00Z"/>
        </w:rPr>
      </w:pPr>
      <w:del w:id="76" w:author="1" w:date="2026-09-22T12:20:00Z" w16du:dateUtc="2026-09-22T16:20:00Z">
        <w:r>
          <w:delText> </w:delText>
        </w:r>
      </w:del>
    </w:p>
    <w:p w14:paraId="48095845" w14:textId="77777777" w:rsidR="00FE615C" w:rsidRDefault="006E4FA7" w:rsidP="00FE615C">
      <w:pPr>
        <w:pStyle w:val="Vlada"/>
        <w:rPr>
          <w:del w:id="77" w:author="1" w:date="2026-09-22T12:20:00Z" w16du:dateUtc="2026-09-22T16:20:00Z"/>
          <w:sz w:val="24"/>
          <w:szCs w:val="24"/>
        </w:rPr>
      </w:pPr>
      <w:del w:id="78" w:author="1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298C31E6" w14:textId="77777777" w:rsidR="00FE615C" w:rsidRDefault="00FE615C" w:rsidP="00FE615C">
      <w:pPr>
        <w:pStyle w:val="Heading1"/>
        <w:rPr>
          <w:del w:id="79" w:author="1" w:date="2026-09-22T12:20:00Z" w16du:dateUtc="2026-09-22T16:20:00Z"/>
        </w:rPr>
      </w:pPr>
      <w:del w:id="80" w:author="1" w:date="2026-09-22T12:20:00Z" w16du:dateUtc="2026-09-22T16:20:00Z">
        <w:r>
          <w:delText>schvaľuje</w:delText>
        </w:r>
      </w:del>
    </w:p>
    <w:p w14:paraId="02630E70" w14:textId="77777777" w:rsidR="00FE615C" w:rsidRDefault="00FE615C" w:rsidP="00FE615C">
      <w:pPr>
        <w:rPr>
          <w:del w:id="81" w:author="1" w:date="2026-09-22T12:20:00Z" w16du:dateUtc="2026-09-22T16:20:00Z"/>
        </w:rPr>
      </w:pPr>
    </w:p>
    <w:p w14:paraId="2D2D95E9" w14:textId="77777777" w:rsidR="00FE615C" w:rsidRDefault="00FE615C" w:rsidP="00FE615C">
      <w:pPr>
        <w:ind w:left="567"/>
        <w:rPr>
          <w:del w:id="82" w:author="1" w:date="2026-09-22T12:20:00Z" w16du:dateUtc="2026-09-22T16:20:00Z"/>
        </w:rPr>
      </w:pPr>
      <w:del w:id="83" w:author="1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48DCE077" w14:textId="77777777" w:rsidR="00FE615C" w:rsidRDefault="00FE615C" w:rsidP="00FE615C">
      <w:pPr>
        <w:ind w:left="567"/>
        <w:rPr>
          <w:del w:id="84" w:author="1" w:date="2026-09-22T12:20:00Z" w16du:dateUtc="2026-09-22T16:20:00Z"/>
        </w:rPr>
      </w:pPr>
      <w:del w:id="85" w:author="1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5C9C1763" w14:textId="77777777" w:rsidR="00FE615C" w:rsidRDefault="00FE615C" w:rsidP="00FE615C">
      <w:pPr>
        <w:ind w:left="567"/>
        <w:rPr>
          <w:del w:id="86" w:author="1" w:date="2026-09-22T12:20:00Z" w16du:dateUtc="2026-09-22T16:20:00Z"/>
        </w:rPr>
      </w:pPr>
      <w:del w:id="87" w:author="1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6B3A08DA" w14:textId="77777777" w:rsidR="003740F4" w:rsidRDefault="003740F4" w:rsidP="00FE615C">
      <w:pPr>
        <w:ind w:left="567"/>
        <w:rPr>
          <w:del w:id="88" w:author="1" w:date="2026-09-22T12:20:00Z" w16du:dateUtc="2026-09-22T16:20:00Z"/>
        </w:rPr>
      </w:pPr>
    </w:p>
    <w:p w14:paraId="2C7295DF" w14:textId="77777777" w:rsidR="00FE615C" w:rsidRPr="0037053F" w:rsidRDefault="00FE615C" w:rsidP="00FE615C">
      <w:pPr>
        <w:ind w:left="567"/>
        <w:rPr>
          <w:del w:id="89" w:author="1" w:date="2026-09-22T12:20:00Z" w16du:dateUtc="2026-09-22T16:20:00Z"/>
        </w:rPr>
      </w:pPr>
    </w:p>
    <w:p w14:paraId="42EC5D75" w14:textId="77777777" w:rsidR="00FE615C" w:rsidRDefault="00FE615C" w:rsidP="00FE615C">
      <w:pPr>
        <w:pStyle w:val="Heading1"/>
        <w:rPr>
          <w:del w:id="90" w:author="1" w:date="2026-09-22T12:20:00Z" w16du:dateUtc="2026-09-22T16:20:00Z"/>
        </w:rPr>
      </w:pPr>
      <w:del w:id="91" w:author="1" w:date="2026-09-22T12:20:00Z" w16du:dateUtc="2026-09-22T16:20:00Z">
        <w:r>
          <w:delText>berie na vedomie</w:delText>
        </w:r>
      </w:del>
    </w:p>
    <w:p w14:paraId="00CA3C5B" w14:textId="77777777" w:rsidR="00FE615C" w:rsidRPr="0037053F" w:rsidRDefault="00FE615C" w:rsidP="00FE615C">
      <w:pPr>
        <w:pStyle w:val="BodyText"/>
        <w:widowControl/>
        <w:spacing w:before="120"/>
        <w:ind w:left="567"/>
        <w:jc w:val="both"/>
        <w:rPr>
          <w:del w:id="92" w:author="1" w:date="2026-09-22T12:20:00Z" w16du:dateUtc="2026-09-22T16:20:00Z"/>
          <w:bCs/>
          <w:sz w:val="16"/>
          <w:szCs w:val="16"/>
        </w:rPr>
      </w:pPr>
      <w:del w:id="93" w:author="1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697A2348" w14:textId="77777777" w:rsidR="00FE615C" w:rsidRDefault="00FE615C" w:rsidP="00FE615C">
      <w:pPr>
        <w:pStyle w:val="Heading2"/>
        <w:rPr>
          <w:del w:id="94" w:author="1" w:date="2026-09-22T12:20:00Z" w16du:dateUtc="2026-09-22T16:20:00Z"/>
        </w:rPr>
      </w:pPr>
      <w:del w:id="95" w:author="1" w:date="2026-09-22T12:20:00Z" w16du:dateUtc="2026-09-22T16:20:00Z">
        <w:r>
          <w:delText xml:space="preserve">kontrolu plnenia uznesení </w:delText>
        </w:r>
      </w:del>
    </w:p>
    <w:p w14:paraId="0DA87227" w14:textId="77777777" w:rsidR="00FE615C" w:rsidRDefault="00CB0013" w:rsidP="00FE615C">
      <w:pPr>
        <w:pStyle w:val="Heading1"/>
        <w:rPr>
          <w:del w:id="96" w:author="1" w:date="2026-09-22T12:20:00Z" w16du:dateUtc="2026-09-22T16:20:00Z"/>
        </w:rPr>
      </w:pPr>
      <w:del w:id="97" w:author="1" w:date="2026-09-22T12:20:00Z" w16du:dateUtc="2026-09-22T16:20:00Z">
        <w:r>
          <w:delText xml:space="preserve">s c h v a ľ u j e </w:delText>
        </w:r>
      </w:del>
    </w:p>
    <w:p w14:paraId="122FFDD0" w14:textId="77777777" w:rsidR="00D84A10" w:rsidRDefault="00D84A10" w:rsidP="00FE615C">
      <w:pPr>
        <w:pStyle w:val="Heading2"/>
        <w:rPr>
          <w:del w:id="98" w:author="1" w:date="2026-09-22T12:20:00Z" w16du:dateUtc="2026-09-22T16:20:00Z"/>
        </w:rPr>
      </w:pPr>
      <w:del w:id="99" w:author="1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5628DE84" w14:textId="77777777" w:rsidR="00D84A10" w:rsidRDefault="00D84A10" w:rsidP="00D84A10">
      <w:pPr>
        <w:pStyle w:val="Heading2"/>
        <w:numPr>
          <w:ilvl w:val="0"/>
          <w:numId w:val="8"/>
        </w:numPr>
        <w:rPr>
          <w:del w:id="100" w:author="1" w:date="2026-09-22T12:20:00Z" w16du:dateUtc="2026-09-22T16:20:00Z"/>
        </w:rPr>
      </w:pPr>
      <w:del w:id="101" w:author="1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78ED5281" w14:textId="77777777" w:rsidR="00A07AED" w:rsidRDefault="00D84A10" w:rsidP="00A07AED">
      <w:pPr>
        <w:pStyle w:val="Heading2"/>
        <w:numPr>
          <w:ilvl w:val="0"/>
          <w:numId w:val="8"/>
        </w:numPr>
        <w:rPr>
          <w:del w:id="102" w:author="1" w:date="2026-09-22T12:20:00Z" w16du:dateUtc="2026-09-22T16:20:00Z"/>
        </w:rPr>
      </w:pPr>
      <w:del w:id="103" w:author="1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438315ED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104" w:author="1" w:date="2026-09-22T12:20:00Z" w16du:dateUtc="2026-09-22T16:20:00Z"/>
        </w:rPr>
      </w:pPr>
      <w:del w:id="105" w:author="1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6ECF0B4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106" w:author="1" w:date="2026-09-22T12:20:00Z" w16du:dateUtc="2026-09-22T16:20:00Z"/>
        </w:rPr>
      </w:pPr>
    </w:p>
    <w:p w14:paraId="1ADAE76F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107" w:author="1" w:date="2026-09-22T12:20:00Z" w16du:dateUtc="2026-09-22T16:20:00Z"/>
        </w:rPr>
      </w:pPr>
    </w:p>
    <w:p w14:paraId="5AED5016" w14:textId="77777777" w:rsidR="00A07AED" w:rsidRDefault="00A07AED" w:rsidP="00A07AED">
      <w:pPr>
        <w:pStyle w:val="Heading2"/>
        <w:rPr>
          <w:del w:id="108" w:author="1" w:date="2026-09-22T12:20:00Z" w16du:dateUtc="2026-09-22T16:20:00Z"/>
        </w:rPr>
      </w:pPr>
      <w:del w:id="109" w:author="1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5D262FC3" w14:textId="77777777" w:rsidR="00CF71D7" w:rsidRDefault="00A07AED" w:rsidP="00CF71D7">
      <w:pPr>
        <w:pStyle w:val="Heading2"/>
        <w:numPr>
          <w:ilvl w:val="0"/>
          <w:numId w:val="8"/>
        </w:numPr>
        <w:rPr>
          <w:del w:id="110" w:author="1" w:date="2026-09-22T12:20:00Z" w16du:dateUtc="2026-09-22T16:20:00Z"/>
        </w:rPr>
      </w:pPr>
      <w:del w:id="111" w:author="1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1D032887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112" w:author="1" w:date="2026-09-22T12:20:00Z" w16du:dateUtc="2026-09-22T16:20:00Z"/>
        </w:rPr>
      </w:pPr>
    </w:p>
    <w:p w14:paraId="1D3690F9" w14:textId="77777777" w:rsidR="00CF71D7" w:rsidRDefault="00CF71D7" w:rsidP="00CF71D7">
      <w:pPr>
        <w:pStyle w:val="Heading2"/>
        <w:numPr>
          <w:ilvl w:val="0"/>
          <w:numId w:val="8"/>
        </w:numPr>
        <w:rPr>
          <w:del w:id="113" w:author="1" w:date="2026-09-22T12:20:00Z" w16du:dateUtc="2026-09-22T16:20:00Z"/>
        </w:rPr>
      </w:pPr>
      <w:del w:id="114" w:author="1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51645056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115" w:author="1" w:date="2026-09-22T12:20:00Z" w16du:dateUtc="2026-09-22T16:20:00Z"/>
        </w:rPr>
      </w:pPr>
      <w:del w:id="116" w:author="1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06ACFB5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117" w:author="1" w:date="2026-09-22T12:20:00Z" w16du:dateUtc="2026-09-22T16:20:00Z"/>
        </w:rPr>
      </w:pPr>
    </w:p>
    <w:p w14:paraId="6CAF0BC6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118" w:author="1" w:date="2026-09-22T12:20:00Z" w16du:dateUtc="2026-09-22T16:20:00Z"/>
        </w:rPr>
      </w:pPr>
      <w:del w:id="119" w:author="1" w:date="2026-09-22T12:20:00Z" w16du:dateUtc="2026-09-22T16:20:00Z">
        <w:r>
          <w:tab/>
          <w:delText xml:space="preserve"> </w:delText>
        </w:r>
      </w:del>
    </w:p>
    <w:p w14:paraId="12638D8A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120" w:author="1" w:date="2026-09-22T12:20:00Z" w16du:dateUtc="2026-09-22T16:20:00Z"/>
        </w:rPr>
      </w:pPr>
    </w:p>
    <w:p w14:paraId="10399C1C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121" w:author="1" w:date="2026-09-22T12:20:00Z" w16du:dateUtc="2026-09-22T16:20:00Z"/>
          <w:b/>
          <w:sz w:val="22"/>
          <w:szCs w:val="22"/>
        </w:rPr>
      </w:pPr>
      <w:del w:id="122" w:author="1" w:date="2026-09-22T12:20:00Z" w16du:dateUtc="2026-09-22T16:20:00Z">
        <w:r>
          <w:delText xml:space="preserve">              </w:delText>
        </w:r>
      </w:del>
    </w:p>
    <w:p w14:paraId="0D26A1C3" w14:textId="77777777" w:rsidR="00FE615C" w:rsidRPr="004C320F" w:rsidRDefault="00FE615C" w:rsidP="00FE615C">
      <w:pPr>
        <w:pStyle w:val="BodyText"/>
        <w:rPr>
          <w:del w:id="123" w:author="1" w:date="2026-09-22T12:20:00Z" w16du:dateUtc="2026-09-22T16:20:00Z"/>
          <w:b/>
          <w:bCs/>
        </w:rPr>
      </w:pPr>
      <w:del w:id="124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E18632D" w14:textId="77777777" w:rsidR="00FE615C" w:rsidRPr="004C320F" w:rsidRDefault="00FE615C" w:rsidP="00FE615C">
      <w:pPr>
        <w:pStyle w:val="BodyText"/>
        <w:rPr>
          <w:del w:id="125" w:author="1" w:date="2026-09-22T12:20:00Z" w16du:dateUtc="2026-09-22T16:20:00Z"/>
          <w:b/>
          <w:bCs/>
        </w:rPr>
      </w:pPr>
      <w:del w:id="126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28A164B4" w14:textId="77777777" w:rsidR="00FE615C" w:rsidRPr="004C320F" w:rsidRDefault="00FE615C" w:rsidP="00FE615C">
      <w:pPr>
        <w:pStyle w:val="BodyText"/>
        <w:widowControl/>
        <w:spacing w:before="120"/>
        <w:rPr>
          <w:del w:id="127" w:author="1" w:date="2026-09-22T12:20:00Z" w16du:dateUtc="2026-09-22T16:20:00Z"/>
          <w:b/>
        </w:rPr>
      </w:pPr>
    </w:p>
    <w:p w14:paraId="52A11F70" w14:textId="77777777" w:rsidR="00FE615C" w:rsidRPr="004C320F" w:rsidRDefault="00FE615C" w:rsidP="00FE615C">
      <w:pPr>
        <w:pStyle w:val="BodyText"/>
        <w:widowControl/>
        <w:spacing w:before="120"/>
        <w:rPr>
          <w:del w:id="128" w:author="1" w:date="2026-09-22T12:20:00Z" w16du:dateUtc="2026-09-22T16:20:00Z"/>
          <w:b/>
        </w:rPr>
      </w:pPr>
    </w:p>
    <w:p w14:paraId="0A3FE18F" w14:textId="77777777" w:rsidR="00FE615C" w:rsidRPr="004C320F" w:rsidRDefault="00FE615C" w:rsidP="00FE615C">
      <w:pPr>
        <w:pStyle w:val="BodyText"/>
        <w:rPr>
          <w:del w:id="129" w:author="1" w:date="2026-09-22T12:20:00Z" w16du:dateUtc="2026-09-22T16:20:00Z"/>
          <w:bCs/>
          <w:sz w:val="22"/>
        </w:rPr>
      </w:pPr>
      <w:del w:id="130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4FBCE492" w14:textId="77777777" w:rsidR="00FE615C" w:rsidRPr="004C320F" w:rsidRDefault="00FE615C" w:rsidP="00FE615C">
      <w:pPr>
        <w:pStyle w:val="BodyText"/>
        <w:rPr>
          <w:del w:id="131" w:author="1" w:date="2026-09-22T12:20:00Z" w16du:dateUtc="2026-09-22T16:20:00Z"/>
          <w:bCs/>
          <w:sz w:val="22"/>
        </w:rPr>
      </w:pPr>
      <w:del w:id="132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1C9982AB" w14:textId="77777777" w:rsidR="00FE615C" w:rsidRPr="004C320F" w:rsidRDefault="00FE615C" w:rsidP="00FE615C">
      <w:pPr>
        <w:pStyle w:val="BodyText"/>
        <w:rPr>
          <w:del w:id="133" w:author="1" w:date="2026-09-22T12:20:00Z" w16du:dateUtc="2026-09-22T16:20:00Z"/>
          <w:bCs/>
          <w:sz w:val="22"/>
        </w:rPr>
      </w:pPr>
      <w:del w:id="134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  <w:delText>0</w:delText>
        </w:r>
      </w:del>
    </w:p>
    <w:p w14:paraId="4836947D" w14:textId="77777777" w:rsidR="00FE615C" w:rsidRPr="004C320F" w:rsidRDefault="00FE615C" w:rsidP="00FE615C">
      <w:pPr>
        <w:pStyle w:val="BodyText"/>
        <w:rPr>
          <w:del w:id="135" w:author="1" w:date="2026-09-22T12:20:00Z" w16du:dateUtc="2026-09-22T16:20:00Z"/>
          <w:bCs/>
          <w:sz w:val="22"/>
        </w:rPr>
      </w:pPr>
      <w:del w:id="136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  <w:delText>0</w:delText>
        </w:r>
      </w:del>
    </w:p>
    <w:p w14:paraId="70EB6C5A" w14:textId="77777777" w:rsidR="00FE615C" w:rsidRPr="004C320F" w:rsidRDefault="00FE615C" w:rsidP="00FE615C">
      <w:pPr>
        <w:pStyle w:val="BodyText"/>
        <w:rPr>
          <w:del w:id="137" w:author="1" w:date="2026-09-22T12:20:00Z" w16du:dateUtc="2026-09-22T16:20:00Z"/>
          <w:bCs/>
          <w:sz w:val="22"/>
        </w:rPr>
      </w:pPr>
    </w:p>
    <w:p w14:paraId="12A8BCF2" w14:textId="77777777" w:rsidR="00FE615C" w:rsidRDefault="00FE615C" w:rsidP="00FE615C">
      <w:pPr>
        <w:pStyle w:val="BodyText"/>
        <w:widowControl/>
        <w:spacing w:before="120"/>
        <w:rPr>
          <w:del w:id="138" w:author="1" w:date="2026-09-22T12:20:00Z" w16du:dateUtc="2026-09-22T16:20:00Z"/>
          <w:b/>
          <w:sz w:val="22"/>
          <w:szCs w:val="22"/>
        </w:rPr>
      </w:pPr>
    </w:p>
    <w:p w14:paraId="6E655A51" w14:textId="77777777" w:rsidR="00CF71D7" w:rsidRDefault="00CF71D7" w:rsidP="00FE615C">
      <w:pPr>
        <w:pStyle w:val="BodyText"/>
        <w:widowControl/>
        <w:spacing w:before="120"/>
        <w:rPr>
          <w:del w:id="139" w:author="1" w:date="2026-09-22T12:20:00Z" w16du:dateUtc="2026-09-22T16:20:00Z"/>
          <w:b/>
          <w:sz w:val="22"/>
          <w:szCs w:val="22"/>
        </w:rPr>
      </w:pPr>
    </w:p>
    <w:p w14:paraId="4146BD6D" w14:textId="77777777" w:rsidR="00CF71D7" w:rsidRDefault="00CF71D7" w:rsidP="00FE615C">
      <w:pPr>
        <w:pStyle w:val="BodyText"/>
        <w:widowControl/>
        <w:spacing w:before="120"/>
        <w:rPr>
          <w:del w:id="140" w:author="1" w:date="2026-09-22T12:20:00Z" w16du:dateUtc="2026-09-22T16:20:00Z"/>
          <w:b/>
          <w:sz w:val="22"/>
          <w:szCs w:val="22"/>
        </w:rPr>
      </w:pPr>
    </w:p>
    <w:p w14:paraId="51DDDCEE" w14:textId="77777777" w:rsidR="00CF71D7" w:rsidRDefault="00CF71D7" w:rsidP="00FE615C">
      <w:pPr>
        <w:pStyle w:val="BodyText"/>
        <w:widowControl/>
        <w:spacing w:before="120"/>
        <w:rPr>
          <w:del w:id="141" w:author="1" w:date="2026-09-22T12:20:00Z" w16du:dateUtc="2026-09-22T16:20:00Z"/>
          <w:b/>
          <w:sz w:val="22"/>
          <w:szCs w:val="22"/>
        </w:rPr>
      </w:pPr>
    </w:p>
    <w:p w14:paraId="47718A9A" w14:textId="77777777" w:rsidR="00CF71D7" w:rsidRDefault="00CF71D7" w:rsidP="00FE615C">
      <w:pPr>
        <w:pStyle w:val="BodyText"/>
        <w:widowControl/>
        <w:spacing w:before="120"/>
        <w:rPr>
          <w:del w:id="142" w:author="1" w:date="2026-09-22T12:20:00Z" w16du:dateUtc="2026-09-22T16:20:00Z"/>
          <w:b/>
          <w:sz w:val="22"/>
          <w:szCs w:val="22"/>
        </w:rPr>
      </w:pPr>
    </w:p>
    <w:p w14:paraId="69DEFE40" w14:textId="77777777" w:rsidR="00CF71D7" w:rsidRDefault="00CF71D7" w:rsidP="00FE615C">
      <w:pPr>
        <w:pStyle w:val="BodyText"/>
        <w:widowControl/>
        <w:spacing w:before="120"/>
        <w:rPr>
          <w:del w:id="143" w:author="1" w:date="2026-09-22T12:20:00Z" w16du:dateUtc="2026-09-22T16:20:00Z"/>
          <w:b/>
          <w:sz w:val="22"/>
          <w:szCs w:val="22"/>
        </w:rPr>
      </w:pPr>
    </w:p>
    <w:p w14:paraId="2ACCC1F5" w14:textId="77777777" w:rsidR="00CF71D7" w:rsidRDefault="00CF71D7" w:rsidP="00FE615C">
      <w:pPr>
        <w:pStyle w:val="BodyText"/>
        <w:widowControl/>
        <w:spacing w:before="120"/>
        <w:rPr>
          <w:del w:id="144" w:author="1" w:date="2026-09-22T12:20:00Z" w16du:dateUtc="2026-09-22T16:20:00Z"/>
          <w:b/>
          <w:sz w:val="22"/>
          <w:szCs w:val="22"/>
        </w:rPr>
      </w:pPr>
    </w:p>
    <w:p w14:paraId="0C398C47" w14:textId="77777777" w:rsidR="00CF71D7" w:rsidRDefault="00CF71D7" w:rsidP="00FE615C">
      <w:pPr>
        <w:pStyle w:val="BodyText"/>
        <w:widowControl/>
        <w:spacing w:before="120"/>
        <w:rPr>
          <w:del w:id="145" w:author="1" w:date="2026-09-22T12:20:00Z" w16du:dateUtc="2026-09-22T16:20:00Z"/>
          <w:b/>
          <w:sz w:val="22"/>
          <w:szCs w:val="22"/>
        </w:rPr>
      </w:pPr>
    </w:p>
    <w:p w14:paraId="16C74315" w14:textId="77777777" w:rsidR="00CF71D7" w:rsidRDefault="00CF71D7" w:rsidP="00FE615C">
      <w:pPr>
        <w:pStyle w:val="BodyText"/>
        <w:widowControl/>
        <w:spacing w:before="120"/>
        <w:rPr>
          <w:del w:id="146" w:author="1" w:date="2026-09-22T12:20:00Z" w16du:dateUtc="2026-09-22T16:20:00Z"/>
          <w:b/>
          <w:sz w:val="22"/>
          <w:szCs w:val="22"/>
        </w:rPr>
      </w:pPr>
    </w:p>
    <w:p w14:paraId="75653473" w14:textId="77777777" w:rsidR="00CF71D7" w:rsidRDefault="00CF71D7" w:rsidP="00FE615C">
      <w:pPr>
        <w:pStyle w:val="BodyText"/>
        <w:widowControl/>
        <w:spacing w:before="120"/>
        <w:rPr>
          <w:del w:id="147" w:author="1" w:date="2026-09-22T12:20:00Z" w16du:dateUtc="2026-09-22T16:20:00Z"/>
          <w:b/>
          <w:sz w:val="22"/>
          <w:szCs w:val="22"/>
        </w:rPr>
      </w:pPr>
    </w:p>
    <w:p w14:paraId="469A05FB" w14:textId="77777777" w:rsidR="00CF71D7" w:rsidRDefault="00CF71D7" w:rsidP="00FE615C">
      <w:pPr>
        <w:pStyle w:val="BodyText"/>
        <w:widowControl/>
        <w:spacing w:before="120"/>
        <w:rPr>
          <w:del w:id="148" w:author="1" w:date="2026-09-22T12:20:00Z" w16du:dateUtc="2026-09-22T16:20:00Z"/>
          <w:b/>
          <w:sz w:val="22"/>
          <w:szCs w:val="22"/>
        </w:rPr>
      </w:pPr>
    </w:p>
    <w:p w14:paraId="1DE43EBC" w14:textId="77777777" w:rsidR="00CF71D7" w:rsidRDefault="00CF71D7" w:rsidP="00FE615C">
      <w:pPr>
        <w:pStyle w:val="BodyText"/>
        <w:widowControl/>
        <w:spacing w:before="120"/>
        <w:rPr>
          <w:del w:id="149" w:author="1" w:date="2026-09-22T12:20:00Z" w16du:dateUtc="2026-09-22T16:20:00Z"/>
          <w:b/>
          <w:sz w:val="22"/>
          <w:szCs w:val="22"/>
        </w:rPr>
      </w:pPr>
    </w:p>
    <w:p w14:paraId="58476FE3" w14:textId="77777777" w:rsidR="00FE615C" w:rsidRDefault="00FE615C" w:rsidP="00FE615C">
      <w:pPr>
        <w:pStyle w:val="BodyText"/>
        <w:widowControl/>
        <w:spacing w:before="120"/>
        <w:rPr>
          <w:del w:id="150" w:author="1" w:date="2026-09-22T12:20:00Z" w16du:dateUtc="2026-09-22T16:20:00Z"/>
          <w:b/>
          <w:sz w:val="22"/>
          <w:szCs w:val="22"/>
        </w:rPr>
      </w:pPr>
    </w:p>
    <w:p w14:paraId="479C3D24" w14:textId="77777777" w:rsidR="00FE615C" w:rsidRDefault="00FE615C" w:rsidP="00FE615C">
      <w:pPr>
        <w:pStyle w:val="Zakladnystyl"/>
        <w:jc w:val="center"/>
        <w:rPr>
          <w:del w:id="151" w:author="1" w:date="2026-09-22T12:20:00Z" w16du:dateUtc="2026-09-22T16:20:00Z"/>
          <w:sz w:val="28"/>
          <w:szCs w:val="28"/>
        </w:rPr>
      </w:pPr>
      <w:del w:id="152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4FE27A93" w14:textId="77777777" w:rsidR="00FE615C" w:rsidRDefault="00FE615C" w:rsidP="00FE615C">
      <w:pPr>
        <w:pStyle w:val="Zakladnystyl"/>
        <w:jc w:val="center"/>
        <w:rPr>
          <w:del w:id="153" w:author="1" w:date="2026-09-22T12:20:00Z" w16du:dateUtc="2026-09-22T16:20:00Z"/>
          <w:b/>
          <w:bCs/>
          <w:sz w:val="32"/>
          <w:szCs w:val="32"/>
        </w:rPr>
      </w:pPr>
      <w:del w:id="154" w:author="1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3E8533D7" w14:textId="77777777" w:rsidR="00FE615C" w:rsidRDefault="00FE615C" w:rsidP="00FE615C">
      <w:pPr>
        <w:pStyle w:val="Zakladnystyl"/>
        <w:jc w:val="center"/>
        <w:rPr>
          <w:del w:id="155" w:author="1" w:date="2026-09-22T12:20:00Z" w16du:dateUtc="2026-09-22T16:20:00Z"/>
          <w:sz w:val="28"/>
          <w:szCs w:val="28"/>
        </w:rPr>
      </w:pPr>
      <w:del w:id="156" w:author="1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1722A22A" w14:textId="77777777" w:rsidR="00FE615C" w:rsidRDefault="00FE615C" w:rsidP="00FE615C">
      <w:pPr>
        <w:pStyle w:val="Zakladnystyl"/>
        <w:jc w:val="center"/>
        <w:rPr>
          <w:del w:id="157" w:author="1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65A404A7" w14:textId="77777777" w:rsidTr="00092CEA">
        <w:trPr>
          <w:trHeight w:val="713"/>
          <w:del w:id="158" w:author="1" w:date="2026-09-22T12:20:00Z" w16du:dateUtc="2026-09-22T16:20:00Z"/>
        </w:trPr>
        <w:tc>
          <w:tcPr>
            <w:tcW w:w="9212" w:type="dxa"/>
            <w:gridSpan w:val="2"/>
          </w:tcPr>
          <w:p w14:paraId="26B3DDAE" w14:textId="77777777" w:rsidR="00FE615C" w:rsidRDefault="00FE615C" w:rsidP="00092CEA">
            <w:pPr>
              <w:rPr>
                <w:del w:id="159" w:author="1" w:date="2026-09-22T12:20:00Z" w16du:dateUtc="2026-09-22T16:20:00Z"/>
                <w:b/>
                <w:bCs/>
                <w:sz w:val="28"/>
                <w:szCs w:val="28"/>
              </w:rPr>
            </w:pPr>
          </w:p>
          <w:p w14:paraId="5D4C2D6F" w14:textId="77777777" w:rsidR="00FE615C" w:rsidRPr="004867BB" w:rsidRDefault="00FE615C" w:rsidP="00092CEA">
            <w:pPr>
              <w:rPr>
                <w:del w:id="160" w:author="1" w:date="2026-09-22T12:20:00Z" w16du:dateUtc="2026-09-22T16:20:00Z"/>
              </w:rPr>
            </w:pPr>
            <w:del w:id="161" w:author="1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4E77D144" w14:textId="77777777" w:rsidR="00FE615C" w:rsidRPr="004867BB" w:rsidRDefault="00FE615C" w:rsidP="00092CEA">
            <w:pPr>
              <w:rPr>
                <w:del w:id="162" w:author="1" w:date="2026-09-22T12:20:00Z" w16du:dateUtc="2026-09-22T16:20:00Z"/>
              </w:rPr>
            </w:pPr>
          </w:p>
        </w:tc>
      </w:tr>
      <w:tr w:rsidR="00FE615C" w:rsidRPr="004867BB" w14:paraId="7B2AEAE0" w14:textId="77777777" w:rsidTr="00092CEA">
        <w:trPr>
          <w:gridAfter w:val="1"/>
          <w:wAfter w:w="4606" w:type="dxa"/>
          <w:del w:id="163" w:author="1" w:date="2026-09-22T12:20:00Z" w16du:dateUtc="2026-09-22T16:20:00Z"/>
        </w:trPr>
        <w:tc>
          <w:tcPr>
            <w:tcW w:w="4606" w:type="dxa"/>
          </w:tcPr>
          <w:p w14:paraId="60536A89" w14:textId="77777777" w:rsidR="00FE615C" w:rsidRPr="004867BB" w:rsidRDefault="00FE615C" w:rsidP="00092CEA">
            <w:pPr>
              <w:rPr>
                <w:del w:id="164" w:author="1" w:date="2026-09-22T12:20:00Z" w16du:dateUtc="2026-09-22T16:20:00Z"/>
              </w:rPr>
            </w:pPr>
          </w:p>
        </w:tc>
      </w:tr>
      <w:tr w:rsidR="00FE615C" w:rsidRPr="004867BB" w14:paraId="6956D12F" w14:textId="77777777" w:rsidTr="00092CEA">
        <w:trPr>
          <w:gridAfter w:val="1"/>
          <w:wAfter w:w="4606" w:type="dxa"/>
          <w:cantSplit/>
          <w:del w:id="165" w:author="1" w:date="2026-09-22T12:20:00Z" w16du:dateUtc="2026-09-22T16:20:00Z"/>
        </w:trPr>
        <w:tc>
          <w:tcPr>
            <w:tcW w:w="4606" w:type="dxa"/>
          </w:tcPr>
          <w:p w14:paraId="38817CCD" w14:textId="77777777" w:rsidR="00FE615C" w:rsidRDefault="00FE615C" w:rsidP="00092CEA">
            <w:pPr>
              <w:rPr>
                <w:del w:id="166" w:author="1" w:date="2026-09-22T12:20:00Z" w16du:dateUtc="2026-09-22T16:20:00Z"/>
              </w:rPr>
            </w:pPr>
            <w:del w:id="167" w:author="1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</w:delText>
              </w:r>
              <w:r w:rsidR="003740F4">
                <w:rPr>
                  <w:sz w:val="22"/>
                </w:rPr>
                <w:delText>Bc. Marcela Tomášiková, zástupca starostu</w:delText>
              </w:r>
            </w:del>
          </w:p>
          <w:p w14:paraId="5A9D8DD3" w14:textId="77777777" w:rsidR="00FE615C" w:rsidRPr="004867BB" w:rsidRDefault="00FE615C" w:rsidP="00092CEA">
            <w:pPr>
              <w:rPr>
                <w:del w:id="168" w:author="1" w:date="2026-09-22T12:20:00Z" w16du:dateUtc="2026-09-22T16:20:00Z"/>
              </w:rPr>
            </w:pPr>
          </w:p>
        </w:tc>
      </w:tr>
    </w:tbl>
    <w:p w14:paraId="42A3E9BE" w14:textId="77777777" w:rsidR="00FE615C" w:rsidRDefault="00FE615C" w:rsidP="00FE615C">
      <w:pPr>
        <w:pStyle w:val="Vlada"/>
        <w:rPr>
          <w:del w:id="169" w:author="1" w:date="2026-09-22T12:20:00Z" w16du:dateUtc="2026-09-22T16:20:00Z"/>
          <w:sz w:val="24"/>
          <w:szCs w:val="24"/>
        </w:rPr>
      </w:pPr>
      <w:del w:id="170" w:author="1" w:date="2026-09-22T12:20:00Z" w16du:dateUtc="2026-09-22T16:20:00Z">
        <w:r>
          <w:delText xml:space="preserve">Obecné zastupiteľstvo </w:delText>
        </w:r>
      </w:del>
    </w:p>
    <w:p w14:paraId="254AE68E" w14:textId="77777777" w:rsidR="00FE615C" w:rsidRDefault="003740F4" w:rsidP="00FE615C">
      <w:pPr>
        <w:pStyle w:val="Heading1"/>
        <w:numPr>
          <w:ilvl w:val="0"/>
          <w:numId w:val="2"/>
        </w:numPr>
        <w:rPr>
          <w:del w:id="171" w:author="1" w:date="2026-09-22T12:20:00Z" w16du:dateUtc="2026-09-22T16:20:00Z"/>
        </w:rPr>
      </w:pPr>
      <w:del w:id="172" w:author="1" w:date="2026-09-22T12:20:00Z" w16du:dateUtc="2026-09-22T16:20:00Z">
        <w:r>
          <w:delText xml:space="preserve">s c h v a ľ u j e </w:delText>
        </w:r>
      </w:del>
    </w:p>
    <w:p w14:paraId="457BA8D5" w14:textId="77777777" w:rsidR="00FE615C" w:rsidRPr="004F2D95" w:rsidRDefault="00FE615C" w:rsidP="00FE615C">
      <w:pPr>
        <w:rPr>
          <w:del w:id="173" w:author="1" w:date="2026-09-22T12:20:00Z" w16du:dateUtc="2026-09-22T16:20:00Z"/>
        </w:rPr>
      </w:pPr>
    </w:p>
    <w:p w14:paraId="3408C5A7" w14:textId="77777777" w:rsidR="003740F4" w:rsidRDefault="00FE615C" w:rsidP="003740F4">
      <w:pPr>
        <w:rPr>
          <w:del w:id="174" w:author="1" w:date="2026-09-22T12:20:00Z" w16du:dateUtc="2026-09-22T16:20:00Z"/>
        </w:rPr>
      </w:pPr>
      <w:del w:id="175" w:author="1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4F935C14" w14:textId="77777777" w:rsidR="003740F4" w:rsidRDefault="003740F4" w:rsidP="003740F4">
      <w:pPr>
        <w:rPr>
          <w:del w:id="176" w:author="1" w:date="2026-09-22T12:20:00Z" w16du:dateUtc="2026-09-22T16:20:00Z"/>
        </w:rPr>
      </w:pPr>
    </w:p>
    <w:p w14:paraId="63403EE2" w14:textId="77777777" w:rsidR="003740F4" w:rsidRDefault="003740F4" w:rsidP="003740F4">
      <w:pPr>
        <w:rPr>
          <w:del w:id="177" w:author="1" w:date="2026-09-22T12:20:00Z" w16du:dateUtc="2026-09-22T16:20:00Z"/>
        </w:rPr>
      </w:pPr>
      <w:del w:id="178" w:author="1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32B95937" w14:textId="77777777" w:rsidR="003740F4" w:rsidRDefault="003740F4" w:rsidP="003740F4">
      <w:pPr>
        <w:rPr>
          <w:del w:id="179" w:author="1" w:date="2026-09-22T12:20:00Z" w16du:dateUtc="2026-09-22T16:20:00Z"/>
        </w:rPr>
      </w:pPr>
      <w:del w:id="180" w:author="1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0BA06927" w14:textId="77777777" w:rsidR="003740F4" w:rsidRDefault="003740F4" w:rsidP="003740F4">
      <w:pPr>
        <w:rPr>
          <w:del w:id="181" w:author="1" w:date="2026-09-22T12:20:00Z" w16du:dateUtc="2026-09-22T16:20:00Z"/>
        </w:rPr>
      </w:pPr>
      <w:del w:id="182" w:author="1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23EEAC4D" w14:textId="77777777" w:rsidR="003740F4" w:rsidRPr="00FD16A4" w:rsidRDefault="003740F4" w:rsidP="003740F4">
      <w:pPr>
        <w:rPr>
          <w:del w:id="183" w:author="1" w:date="2026-09-22T12:20:00Z" w16du:dateUtc="2026-09-22T16:20:00Z"/>
        </w:rPr>
      </w:pPr>
      <w:del w:id="184" w:author="1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1654C31E" w14:textId="77777777" w:rsidR="003740F4" w:rsidRDefault="003740F4" w:rsidP="003740F4">
      <w:pPr>
        <w:rPr>
          <w:del w:id="185" w:author="1" w:date="2026-09-22T12:20:00Z" w16du:dateUtc="2026-09-22T16:20:00Z"/>
        </w:rPr>
      </w:pPr>
      <w:del w:id="186" w:author="1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4CCE11C4" w14:textId="77777777" w:rsidR="00FE615C" w:rsidRDefault="00FE615C" w:rsidP="00FE615C">
      <w:pPr>
        <w:rPr>
          <w:del w:id="187" w:author="1" w:date="2026-09-22T12:20:00Z" w16du:dateUtc="2026-09-22T16:20:00Z"/>
          <w:sz w:val="22"/>
        </w:rPr>
      </w:pPr>
    </w:p>
    <w:p w14:paraId="188C6B11" w14:textId="77777777" w:rsidR="00FE615C" w:rsidRDefault="00FE615C" w:rsidP="00FE615C">
      <w:pPr>
        <w:ind w:left="567"/>
        <w:rPr>
          <w:del w:id="188" w:author="1" w:date="2026-09-22T12:20:00Z" w16du:dateUtc="2026-09-22T16:20:00Z"/>
        </w:rPr>
      </w:pPr>
      <w:del w:id="189" w:author="1" w:date="2026-09-22T12:20:00Z" w16du:dateUtc="2026-09-22T16:20:00Z">
        <w:r>
          <w:tab/>
          <w:delText xml:space="preserve">  </w:delText>
        </w:r>
      </w:del>
    </w:p>
    <w:p w14:paraId="5DF41D00" w14:textId="77777777" w:rsidR="00FE615C" w:rsidRDefault="00FE615C" w:rsidP="00FE615C">
      <w:pPr>
        <w:ind w:left="567"/>
        <w:rPr>
          <w:del w:id="190" w:author="1" w:date="2026-09-22T12:20:00Z" w16du:dateUtc="2026-09-22T16:20:00Z"/>
        </w:rPr>
      </w:pPr>
    </w:p>
    <w:p w14:paraId="7909812F" w14:textId="77777777" w:rsidR="00FE615C" w:rsidRDefault="00FE615C" w:rsidP="00FE615C">
      <w:pPr>
        <w:pStyle w:val="BodyText"/>
        <w:rPr>
          <w:del w:id="191" w:author="1" w:date="2026-09-22T12:20:00Z" w16du:dateUtc="2026-09-22T16:20:00Z"/>
          <w:b/>
          <w:bCs/>
          <w:sz w:val="22"/>
        </w:rPr>
      </w:pPr>
    </w:p>
    <w:p w14:paraId="7CADCF66" w14:textId="77777777" w:rsidR="00FE615C" w:rsidRDefault="00FE615C" w:rsidP="00FE615C">
      <w:pPr>
        <w:pStyle w:val="BodyText"/>
        <w:rPr>
          <w:del w:id="192" w:author="1" w:date="2026-09-22T12:20:00Z" w16du:dateUtc="2026-09-22T16:20:00Z"/>
          <w:b/>
          <w:bCs/>
          <w:sz w:val="22"/>
        </w:rPr>
      </w:pPr>
    </w:p>
    <w:p w14:paraId="32FA687A" w14:textId="77777777" w:rsidR="00FE615C" w:rsidRDefault="00FE615C" w:rsidP="00FE615C">
      <w:pPr>
        <w:pStyle w:val="BodyText"/>
        <w:rPr>
          <w:del w:id="193" w:author="1" w:date="2026-09-22T12:20:00Z" w16du:dateUtc="2026-09-22T16:20:00Z"/>
          <w:b/>
          <w:bCs/>
          <w:sz w:val="22"/>
        </w:rPr>
      </w:pPr>
    </w:p>
    <w:p w14:paraId="4B86E3DD" w14:textId="77777777" w:rsidR="00FE615C" w:rsidRPr="004C320F" w:rsidRDefault="00FE615C" w:rsidP="00FE615C">
      <w:pPr>
        <w:pStyle w:val="BodyText"/>
        <w:rPr>
          <w:del w:id="194" w:author="1" w:date="2026-09-22T12:20:00Z" w16du:dateUtc="2026-09-22T16:20:00Z"/>
          <w:b/>
          <w:bCs/>
        </w:rPr>
      </w:pPr>
      <w:del w:id="195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0E0836F" w14:textId="77777777" w:rsidR="00FE615C" w:rsidRPr="004C320F" w:rsidRDefault="00FE615C" w:rsidP="00FE615C">
      <w:pPr>
        <w:pStyle w:val="BodyText"/>
        <w:rPr>
          <w:del w:id="196" w:author="1" w:date="2026-09-22T12:20:00Z" w16du:dateUtc="2026-09-22T16:20:00Z"/>
          <w:b/>
          <w:bCs/>
        </w:rPr>
      </w:pPr>
      <w:del w:id="197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01EED41" w14:textId="77777777" w:rsidR="00FE615C" w:rsidRPr="004C320F" w:rsidRDefault="00FE615C" w:rsidP="00FE615C">
      <w:pPr>
        <w:pStyle w:val="BodyText"/>
        <w:widowControl/>
        <w:spacing w:before="120"/>
        <w:rPr>
          <w:del w:id="198" w:author="1" w:date="2026-09-22T12:20:00Z" w16du:dateUtc="2026-09-22T16:20:00Z"/>
          <w:b/>
        </w:rPr>
      </w:pPr>
    </w:p>
    <w:p w14:paraId="0D80855F" w14:textId="77777777" w:rsidR="00FE615C" w:rsidRPr="004C320F" w:rsidRDefault="00FE615C" w:rsidP="00FE615C">
      <w:pPr>
        <w:pStyle w:val="BodyText"/>
        <w:widowControl/>
        <w:spacing w:before="120"/>
        <w:rPr>
          <w:del w:id="199" w:author="1" w:date="2026-09-22T12:20:00Z" w16du:dateUtc="2026-09-22T16:20:00Z"/>
          <w:b/>
        </w:rPr>
      </w:pPr>
    </w:p>
    <w:p w14:paraId="16894E2D" w14:textId="77777777" w:rsidR="00FE615C" w:rsidRPr="004C320F" w:rsidRDefault="00FE615C" w:rsidP="00FE615C">
      <w:pPr>
        <w:pStyle w:val="BodyText"/>
        <w:rPr>
          <w:del w:id="200" w:author="1" w:date="2026-09-22T12:20:00Z" w16du:dateUtc="2026-09-22T16:20:00Z"/>
          <w:bCs/>
          <w:sz w:val="22"/>
        </w:rPr>
      </w:pPr>
      <w:del w:id="201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2C88E4D2" w14:textId="77777777" w:rsidR="00FE615C" w:rsidRPr="004C320F" w:rsidRDefault="00FE615C" w:rsidP="00FE615C">
      <w:pPr>
        <w:pStyle w:val="BodyText"/>
        <w:rPr>
          <w:del w:id="202" w:author="1" w:date="2026-09-22T12:20:00Z" w16du:dateUtc="2026-09-22T16:20:00Z"/>
          <w:bCs/>
          <w:sz w:val="22"/>
        </w:rPr>
      </w:pPr>
      <w:del w:id="203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 xml:space="preserve">4  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1ABF2947" w14:textId="77777777" w:rsidR="00FE615C" w:rsidRPr="004C320F" w:rsidRDefault="00FE615C" w:rsidP="00FE615C">
      <w:pPr>
        <w:pStyle w:val="BodyText"/>
        <w:rPr>
          <w:del w:id="204" w:author="1" w:date="2026-09-22T12:20:00Z" w16du:dateUtc="2026-09-22T16:20:00Z"/>
          <w:bCs/>
          <w:sz w:val="22"/>
        </w:rPr>
      </w:pPr>
      <w:del w:id="205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329F4C3B" w14:textId="77777777" w:rsidR="00FE615C" w:rsidRPr="004C320F" w:rsidRDefault="00FE615C" w:rsidP="00FE615C">
      <w:pPr>
        <w:pStyle w:val="BodyText"/>
        <w:rPr>
          <w:del w:id="206" w:author="1" w:date="2026-09-22T12:20:00Z" w16du:dateUtc="2026-09-22T16:20:00Z"/>
          <w:bCs/>
          <w:sz w:val="22"/>
        </w:rPr>
      </w:pPr>
      <w:del w:id="207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3740F4">
          <w:rPr>
            <w:bCs/>
            <w:sz w:val="22"/>
          </w:rPr>
          <w:delText>1</w:delText>
        </w:r>
      </w:del>
    </w:p>
    <w:p w14:paraId="243C3932" w14:textId="77777777" w:rsidR="00FE615C" w:rsidRDefault="00FE615C" w:rsidP="00FE615C">
      <w:pPr>
        <w:pStyle w:val="BodyText"/>
        <w:widowControl/>
        <w:spacing w:before="120"/>
        <w:rPr>
          <w:del w:id="208" w:author="1" w:date="2026-09-22T12:20:00Z" w16du:dateUtc="2026-09-22T16:20:00Z"/>
          <w:b/>
          <w:sz w:val="22"/>
          <w:szCs w:val="22"/>
        </w:rPr>
      </w:pPr>
    </w:p>
    <w:p w14:paraId="356AEAC3" w14:textId="77777777" w:rsidR="00FE615C" w:rsidRDefault="00FE615C" w:rsidP="00FE615C">
      <w:pPr>
        <w:pStyle w:val="BodyText"/>
        <w:widowControl/>
        <w:spacing w:before="120"/>
        <w:rPr>
          <w:del w:id="209" w:author="1" w:date="2026-09-22T12:20:00Z" w16du:dateUtc="2026-09-22T16:20:00Z"/>
          <w:b/>
          <w:sz w:val="22"/>
          <w:szCs w:val="22"/>
        </w:rPr>
      </w:pPr>
    </w:p>
    <w:p w14:paraId="61BD0C23" w14:textId="77777777" w:rsidR="00FE615C" w:rsidRDefault="00FE615C" w:rsidP="00FE615C">
      <w:pPr>
        <w:pStyle w:val="BodyText"/>
        <w:widowControl/>
        <w:spacing w:before="120"/>
        <w:rPr>
          <w:del w:id="210" w:author="1" w:date="2026-09-22T12:20:00Z" w16du:dateUtc="2026-09-22T16:20:00Z"/>
          <w:b/>
          <w:sz w:val="22"/>
          <w:szCs w:val="22"/>
        </w:rPr>
      </w:pPr>
    </w:p>
    <w:p w14:paraId="2C8777A1" w14:textId="77777777" w:rsidR="00FE615C" w:rsidRDefault="00FE615C" w:rsidP="00FE615C">
      <w:pPr>
        <w:pStyle w:val="BodyText"/>
        <w:widowControl/>
        <w:spacing w:before="120"/>
        <w:rPr>
          <w:del w:id="211" w:author="1" w:date="2026-09-22T12:20:00Z" w16du:dateUtc="2026-09-22T16:20:00Z"/>
          <w:b/>
          <w:sz w:val="22"/>
          <w:szCs w:val="22"/>
        </w:rPr>
      </w:pPr>
    </w:p>
    <w:p w14:paraId="640517F4" w14:textId="77777777" w:rsidR="00FE615C" w:rsidRDefault="00FE615C" w:rsidP="00FE615C">
      <w:pPr>
        <w:pStyle w:val="BodyText"/>
        <w:widowControl/>
        <w:spacing w:before="120"/>
        <w:rPr>
          <w:del w:id="212" w:author="1" w:date="2026-09-22T12:20:00Z" w16du:dateUtc="2026-09-22T16:20:00Z"/>
          <w:b/>
          <w:sz w:val="22"/>
          <w:szCs w:val="22"/>
        </w:rPr>
      </w:pPr>
    </w:p>
    <w:p w14:paraId="3274DBE2" w14:textId="77777777" w:rsidR="00CB0013" w:rsidRDefault="00CB0013" w:rsidP="00FE615C">
      <w:pPr>
        <w:pStyle w:val="BodyText"/>
        <w:widowControl/>
        <w:spacing w:before="120"/>
        <w:rPr>
          <w:del w:id="213" w:author="1" w:date="2026-09-22T12:20:00Z" w16du:dateUtc="2026-09-22T16:20:00Z"/>
          <w:b/>
          <w:sz w:val="22"/>
          <w:szCs w:val="22"/>
        </w:rPr>
      </w:pPr>
    </w:p>
    <w:p w14:paraId="48244AB0" w14:textId="77777777" w:rsidR="00FE615C" w:rsidRDefault="00FE615C" w:rsidP="00FE615C">
      <w:pPr>
        <w:pStyle w:val="BodyText"/>
        <w:widowControl/>
        <w:spacing w:before="120"/>
        <w:rPr>
          <w:del w:id="214" w:author="1" w:date="2026-09-22T12:20:00Z" w16du:dateUtc="2026-09-22T16:20:00Z"/>
          <w:b/>
          <w:sz w:val="22"/>
          <w:szCs w:val="22"/>
        </w:rPr>
      </w:pPr>
    </w:p>
    <w:p w14:paraId="335216C2" w14:textId="77777777" w:rsidR="00FE615C" w:rsidRDefault="00FE615C" w:rsidP="00FE615C">
      <w:pPr>
        <w:pStyle w:val="BodyText"/>
        <w:widowControl/>
        <w:spacing w:before="120"/>
        <w:rPr>
          <w:del w:id="215" w:author="1" w:date="2026-09-22T12:20:00Z" w16du:dateUtc="2026-09-22T16:20:00Z"/>
          <w:b/>
          <w:sz w:val="22"/>
          <w:szCs w:val="22"/>
        </w:rPr>
      </w:pPr>
    </w:p>
    <w:p w14:paraId="6F3FDBA1" w14:textId="77777777" w:rsidR="00FE615C" w:rsidRDefault="00FE615C" w:rsidP="00FE615C">
      <w:pPr>
        <w:pStyle w:val="Zakladnystyl"/>
        <w:jc w:val="center"/>
        <w:rPr>
          <w:del w:id="216" w:author="1" w:date="2026-09-22T12:20:00Z" w16du:dateUtc="2026-09-22T16:20:00Z"/>
          <w:sz w:val="28"/>
          <w:szCs w:val="28"/>
        </w:rPr>
      </w:pPr>
      <w:del w:id="217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FD99071" w14:textId="77777777" w:rsidR="00FE615C" w:rsidRDefault="00FE615C" w:rsidP="00FE615C">
      <w:pPr>
        <w:pStyle w:val="Zakladnystyl"/>
        <w:jc w:val="center"/>
        <w:rPr>
          <w:del w:id="218" w:author="1" w:date="2026-09-22T12:20:00Z" w16du:dateUtc="2026-09-22T16:20:00Z"/>
          <w:b/>
          <w:bCs/>
          <w:sz w:val="32"/>
          <w:szCs w:val="32"/>
        </w:rPr>
      </w:pPr>
      <w:del w:id="219" w:author="1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588740E6" w14:textId="77777777" w:rsidR="00FE615C" w:rsidRDefault="00FE615C" w:rsidP="00FE615C">
      <w:pPr>
        <w:pStyle w:val="Zakladnystyl"/>
        <w:jc w:val="center"/>
        <w:rPr>
          <w:del w:id="220" w:author="1" w:date="2026-09-22T12:20:00Z" w16du:dateUtc="2026-09-22T16:20:00Z"/>
          <w:sz w:val="28"/>
          <w:szCs w:val="28"/>
        </w:rPr>
      </w:pPr>
      <w:del w:id="221" w:author="1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57D1AF84" w14:textId="77777777" w:rsidR="00FE615C" w:rsidRDefault="00FE615C" w:rsidP="00FE615C">
      <w:pPr>
        <w:pStyle w:val="Zakladnystyl"/>
        <w:jc w:val="center"/>
        <w:rPr>
          <w:del w:id="222" w:author="1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639DD77D" w14:textId="77777777" w:rsidTr="00092CEA">
        <w:trPr>
          <w:trHeight w:val="713"/>
          <w:del w:id="223" w:author="1" w:date="2026-09-22T12:20:00Z" w16du:dateUtc="2026-09-22T16:20:00Z"/>
        </w:trPr>
        <w:tc>
          <w:tcPr>
            <w:tcW w:w="9212" w:type="dxa"/>
            <w:gridSpan w:val="2"/>
          </w:tcPr>
          <w:p w14:paraId="22472D60" w14:textId="77777777" w:rsidR="00FE615C" w:rsidRDefault="00FE615C" w:rsidP="00092CEA">
            <w:pPr>
              <w:rPr>
                <w:del w:id="224" w:author="1" w:date="2026-09-22T12:20:00Z" w16du:dateUtc="2026-09-22T16:20:00Z"/>
                <w:b/>
                <w:bCs/>
                <w:sz w:val="28"/>
                <w:szCs w:val="28"/>
              </w:rPr>
            </w:pPr>
          </w:p>
          <w:p w14:paraId="1FA48E39" w14:textId="77777777" w:rsidR="00FE615C" w:rsidRPr="004867BB" w:rsidRDefault="00DC0ED4" w:rsidP="00092CEA">
            <w:pPr>
              <w:rPr>
                <w:del w:id="225" w:author="1" w:date="2026-09-22T12:20:00Z" w16du:dateUtc="2026-09-22T16:20:00Z"/>
              </w:rPr>
            </w:pPr>
            <w:del w:id="226" w:author="1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06F0EC17" w14:textId="77777777" w:rsidR="00FE615C" w:rsidRPr="004867BB" w:rsidRDefault="00FE615C" w:rsidP="00092CEA">
            <w:pPr>
              <w:rPr>
                <w:del w:id="227" w:author="1" w:date="2026-09-22T12:20:00Z" w16du:dateUtc="2026-09-22T16:20:00Z"/>
              </w:rPr>
            </w:pPr>
          </w:p>
        </w:tc>
      </w:tr>
      <w:tr w:rsidR="00FE615C" w:rsidRPr="004867BB" w14:paraId="517B0933" w14:textId="77777777" w:rsidTr="00092CEA">
        <w:trPr>
          <w:gridAfter w:val="1"/>
          <w:wAfter w:w="4606" w:type="dxa"/>
          <w:del w:id="228" w:author="1" w:date="2026-09-22T12:20:00Z" w16du:dateUtc="2026-09-22T16:20:00Z"/>
        </w:trPr>
        <w:tc>
          <w:tcPr>
            <w:tcW w:w="4606" w:type="dxa"/>
          </w:tcPr>
          <w:p w14:paraId="3960CBE6" w14:textId="77777777" w:rsidR="00FE615C" w:rsidRPr="004867BB" w:rsidRDefault="00FE615C" w:rsidP="00092CEA">
            <w:pPr>
              <w:rPr>
                <w:del w:id="229" w:author="1" w:date="2026-09-22T12:20:00Z" w16du:dateUtc="2026-09-22T16:20:00Z"/>
              </w:rPr>
            </w:pPr>
          </w:p>
        </w:tc>
      </w:tr>
      <w:tr w:rsidR="00FE615C" w:rsidRPr="004867BB" w14:paraId="1504622F" w14:textId="77777777" w:rsidTr="00092CEA">
        <w:trPr>
          <w:gridAfter w:val="1"/>
          <w:wAfter w:w="4606" w:type="dxa"/>
          <w:cantSplit/>
          <w:del w:id="230" w:author="1" w:date="2026-09-22T12:20:00Z" w16du:dateUtc="2026-09-22T16:20:00Z"/>
        </w:trPr>
        <w:tc>
          <w:tcPr>
            <w:tcW w:w="4606" w:type="dxa"/>
          </w:tcPr>
          <w:p w14:paraId="781CD0C7" w14:textId="77777777" w:rsidR="00FE615C" w:rsidRDefault="00FE615C" w:rsidP="00092CEA">
            <w:pPr>
              <w:rPr>
                <w:del w:id="231" w:author="1" w:date="2026-09-22T12:20:00Z" w16du:dateUtc="2026-09-22T16:20:00Z"/>
              </w:rPr>
            </w:pPr>
            <w:del w:id="232" w:author="1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048247AD" w14:textId="77777777" w:rsidR="00FE615C" w:rsidRPr="004867BB" w:rsidRDefault="00FE615C" w:rsidP="00092CEA">
            <w:pPr>
              <w:rPr>
                <w:del w:id="233" w:author="1" w:date="2026-09-22T12:20:00Z" w16du:dateUtc="2026-09-22T16:20:00Z"/>
              </w:rPr>
            </w:pPr>
          </w:p>
        </w:tc>
      </w:tr>
    </w:tbl>
    <w:p w14:paraId="6437709A" w14:textId="77777777" w:rsidR="00FE615C" w:rsidRDefault="00FE615C" w:rsidP="00FE615C">
      <w:pPr>
        <w:pStyle w:val="Vlada"/>
        <w:rPr>
          <w:del w:id="234" w:author="1" w:date="2026-09-22T12:20:00Z" w16du:dateUtc="2026-09-22T16:20:00Z"/>
          <w:sz w:val="24"/>
          <w:szCs w:val="24"/>
        </w:rPr>
      </w:pPr>
      <w:del w:id="235" w:author="1" w:date="2026-09-22T12:20:00Z" w16du:dateUtc="2026-09-22T16:20:00Z">
        <w:r>
          <w:delText xml:space="preserve">Obecné zastupiteľstvo </w:delText>
        </w:r>
      </w:del>
    </w:p>
    <w:p w14:paraId="3DE7A162" w14:textId="77777777" w:rsidR="00FE615C" w:rsidRDefault="00FE615C" w:rsidP="00FE615C">
      <w:pPr>
        <w:pStyle w:val="Heading1"/>
        <w:numPr>
          <w:ilvl w:val="0"/>
          <w:numId w:val="2"/>
        </w:numPr>
        <w:rPr>
          <w:del w:id="236" w:author="1" w:date="2026-09-22T12:20:00Z" w16du:dateUtc="2026-09-22T16:20:00Z"/>
        </w:rPr>
      </w:pPr>
      <w:del w:id="237" w:author="1" w:date="2026-09-22T12:20:00Z" w16du:dateUtc="2026-09-22T16:20:00Z">
        <w:r>
          <w:delText>berie na vedomie</w:delText>
        </w:r>
      </w:del>
    </w:p>
    <w:p w14:paraId="7A26F37B" w14:textId="77777777" w:rsidR="00FE615C" w:rsidRPr="004F2D95" w:rsidRDefault="00FE615C" w:rsidP="00FE615C">
      <w:pPr>
        <w:rPr>
          <w:del w:id="238" w:author="1" w:date="2026-09-22T12:20:00Z" w16du:dateUtc="2026-09-22T16:20:00Z"/>
        </w:rPr>
      </w:pPr>
    </w:p>
    <w:p w14:paraId="4357AF71" w14:textId="77777777" w:rsidR="00FE615C" w:rsidRPr="0055008A" w:rsidRDefault="00FE615C" w:rsidP="00FE615C">
      <w:pPr>
        <w:ind w:left="708"/>
        <w:rPr>
          <w:del w:id="239" w:author="1" w:date="2026-09-22T12:20:00Z" w16du:dateUtc="2026-09-22T16:20:00Z"/>
        </w:rPr>
      </w:pPr>
      <w:del w:id="240" w:author="1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15F26256" w14:textId="77777777" w:rsidR="00FE615C" w:rsidRDefault="00CB0013" w:rsidP="00FE615C">
      <w:pPr>
        <w:rPr>
          <w:del w:id="241" w:author="1" w:date="2026-09-22T12:20:00Z" w16du:dateUtc="2026-09-22T16:20:00Z"/>
          <w:sz w:val="22"/>
        </w:rPr>
      </w:pPr>
      <w:del w:id="242" w:author="1" w:date="2026-09-22T12:20:00Z" w16du:dateUtc="2026-09-22T16:20:00Z">
        <w:r>
          <w:rPr>
            <w:sz w:val="22"/>
          </w:rPr>
          <w:tab/>
          <w:delText>A.2 správu hlavného kontrolóra za obdobie 1-2/2015</w:delText>
        </w:r>
      </w:del>
    </w:p>
    <w:p w14:paraId="0EB34062" w14:textId="77777777" w:rsidR="00FE615C" w:rsidRDefault="00FE615C" w:rsidP="00FE615C">
      <w:pPr>
        <w:ind w:left="567"/>
        <w:rPr>
          <w:del w:id="243" w:author="1" w:date="2026-09-22T12:20:00Z" w16du:dateUtc="2026-09-22T16:20:00Z"/>
        </w:rPr>
      </w:pPr>
      <w:del w:id="244" w:author="1" w:date="2026-09-22T12:20:00Z" w16du:dateUtc="2026-09-22T16:20:00Z">
        <w:r>
          <w:tab/>
          <w:delText xml:space="preserve">  </w:delText>
        </w:r>
      </w:del>
    </w:p>
    <w:p w14:paraId="0DB9997D" w14:textId="77777777" w:rsidR="00FE615C" w:rsidRDefault="00FE615C" w:rsidP="00FE615C">
      <w:pPr>
        <w:ind w:left="567"/>
        <w:rPr>
          <w:del w:id="245" w:author="1" w:date="2026-09-22T12:20:00Z" w16du:dateUtc="2026-09-22T16:20:00Z"/>
        </w:rPr>
      </w:pPr>
    </w:p>
    <w:p w14:paraId="2442187E" w14:textId="77777777" w:rsidR="00FE615C" w:rsidRDefault="00FE615C" w:rsidP="00FE615C">
      <w:pPr>
        <w:pStyle w:val="BodyText"/>
        <w:rPr>
          <w:del w:id="246" w:author="1" w:date="2026-09-22T12:20:00Z" w16du:dateUtc="2026-09-22T16:20:00Z"/>
          <w:b/>
          <w:bCs/>
          <w:sz w:val="22"/>
        </w:rPr>
      </w:pPr>
    </w:p>
    <w:p w14:paraId="16B26993" w14:textId="77777777" w:rsidR="00FE615C" w:rsidRDefault="00FE615C" w:rsidP="00FE615C">
      <w:pPr>
        <w:pStyle w:val="BodyText"/>
        <w:rPr>
          <w:del w:id="247" w:author="1" w:date="2026-09-22T12:20:00Z" w16du:dateUtc="2026-09-22T16:20:00Z"/>
          <w:b/>
          <w:bCs/>
          <w:sz w:val="22"/>
        </w:rPr>
      </w:pPr>
    </w:p>
    <w:p w14:paraId="5588F109" w14:textId="77777777" w:rsidR="00FE615C" w:rsidRDefault="00FE615C" w:rsidP="00FE615C">
      <w:pPr>
        <w:pStyle w:val="BodyText"/>
        <w:rPr>
          <w:del w:id="248" w:author="1" w:date="2026-09-22T12:20:00Z" w16du:dateUtc="2026-09-22T16:20:00Z"/>
          <w:b/>
          <w:bCs/>
          <w:sz w:val="22"/>
        </w:rPr>
      </w:pPr>
    </w:p>
    <w:p w14:paraId="0193CECC" w14:textId="77777777" w:rsidR="00FE615C" w:rsidRPr="004C320F" w:rsidRDefault="00FE615C" w:rsidP="00FE615C">
      <w:pPr>
        <w:pStyle w:val="BodyText"/>
        <w:rPr>
          <w:del w:id="249" w:author="1" w:date="2026-09-22T12:20:00Z" w16du:dateUtc="2026-09-22T16:20:00Z"/>
          <w:b/>
          <w:bCs/>
        </w:rPr>
      </w:pPr>
      <w:del w:id="250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E712A80" w14:textId="77777777" w:rsidR="00FE615C" w:rsidRPr="004C320F" w:rsidRDefault="00FE615C" w:rsidP="00FE615C">
      <w:pPr>
        <w:pStyle w:val="BodyText"/>
        <w:rPr>
          <w:del w:id="251" w:author="1" w:date="2026-09-22T12:20:00Z" w16du:dateUtc="2026-09-22T16:20:00Z"/>
          <w:b/>
          <w:bCs/>
        </w:rPr>
      </w:pPr>
      <w:del w:id="252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678216D" w14:textId="77777777" w:rsidR="00FE615C" w:rsidRPr="004C320F" w:rsidRDefault="00FE615C" w:rsidP="00FE615C">
      <w:pPr>
        <w:pStyle w:val="BodyText"/>
        <w:widowControl/>
        <w:spacing w:before="120"/>
        <w:rPr>
          <w:del w:id="253" w:author="1" w:date="2026-09-22T12:20:00Z" w16du:dateUtc="2026-09-22T16:20:00Z"/>
          <w:b/>
        </w:rPr>
      </w:pPr>
    </w:p>
    <w:p w14:paraId="79A74F63" w14:textId="77777777" w:rsidR="00FE615C" w:rsidRPr="004C320F" w:rsidRDefault="00FE615C" w:rsidP="00FE615C">
      <w:pPr>
        <w:pStyle w:val="BodyText"/>
        <w:widowControl/>
        <w:spacing w:before="120"/>
        <w:rPr>
          <w:del w:id="254" w:author="1" w:date="2026-09-22T12:20:00Z" w16du:dateUtc="2026-09-22T16:20:00Z"/>
          <w:b/>
        </w:rPr>
      </w:pPr>
    </w:p>
    <w:p w14:paraId="229D8A12" w14:textId="77777777" w:rsidR="00FE615C" w:rsidRPr="004C320F" w:rsidRDefault="00FE615C" w:rsidP="00FE615C">
      <w:pPr>
        <w:pStyle w:val="BodyText"/>
        <w:rPr>
          <w:del w:id="255" w:author="1" w:date="2026-09-22T12:20:00Z" w16du:dateUtc="2026-09-22T16:20:00Z"/>
          <w:bCs/>
          <w:sz w:val="22"/>
        </w:rPr>
      </w:pPr>
      <w:del w:id="256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10C686D2" w14:textId="77777777" w:rsidR="00FE615C" w:rsidRPr="004C320F" w:rsidRDefault="00FE615C" w:rsidP="00FE615C">
      <w:pPr>
        <w:pStyle w:val="BodyText"/>
        <w:rPr>
          <w:del w:id="257" w:author="1" w:date="2026-09-22T12:20:00Z" w16du:dateUtc="2026-09-22T16:20:00Z"/>
          <w:bCs/>
          <w:sz w:val="22"/>
        </w:rPr>
      </w:pPr>
      <w:del w:id="258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2B2ED532" w14:textId="77777777" w:rsidR="00FE615C" w:rsidRPr="004C320F" w:rsidRDefault="00FE615C" w:rsidP="00FE615C">
      <w:pPr>
        <w:pStyle w:val="BodyText"/>
        <w:rPr>
          <w:del w:id="259" w:author="1" w:date="2026-09-22T12:20:00Z" w16du:dateUtc="2026-09-22T16:20:00Z"/>
          <w:bCs/>
          <w:sz w:val="22"/>
        </w:rPr>
      </w:pPr>
      <w:del w:id="260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3EB5ADC4" w14:textId="77777777" w:rsidR="00FE615C" w:rsidRPr="004C320F" w:rsidRDefault="00FE615C" w:rsidP="00FE615C">
      <w:pPr>
        <w:pStyle w:val="BodyText"/>
        <w:rPr>
          <w:del w:id="261" w:author="1" w:date="2026-09-22T12:20:00Z" w16du:dateUtc="2026-09-22T16:20:00Z"/>
          <w:bCs/>
          <w:sz w:val="22"/>
        </w:rPr>
      </w:pPr>
      <w:del w:id="262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5AD8006F" w14:textId="77777777" w:rsidR="00FE615C" w:rsidRDefault="00FE615C" w:rsidP="00FE615C">
      <w:pPr>
        <w:pStyle w:val="BodyText"/>
        <w:widowControl/>
        <w:spacing w:before="120"/>
        <w:rPr>
          <w:del w:id="263" w:author="1" w:date="2026-09-22T12:20:00Z" w16du:dateUtc="2026-09-22T16:20:00Z"/>
          <w:b/>
          <w:sz w:val="22"/>
          <w:szCs w:val="22"/>
        </w:rPr>
      </w:pPr>
    </w:p>
    <w:p w14:paraId="2B958010" w14:textId="77777777" w:rsidR="00FE615C" w:rsidRDefault="00FE615C" w:rsidP="00FE615C">
      <w:pPr>
        <w:pStyle w:val="BodyText"/>
        <w:widowControl/>
        <w:spacing w:before="120"/>
        <w:rPr>
          <w:del w:id="264" w:author="1" w:date="2026-09-22T12:20:00Z" w16du:dateUtc="2026-09-22T16:20:00Z"/>
          <w:b/>
          <w:sz w:val="22"/>
          <w:szCs w:val="22"/>
        </w:rPr>
      </w:pPr>
    </w:p>
    <w:p w14:paraId="215EA235" w14:textId="77777777" w:rsidR="00FE615C" w:rsidRDefault="00FE615C" w:rsidP="00FE615C">
      <w:pPr>
        <w:pStyle w:val="BodyText"/>
        <w:widowControl/>
        <w:spacing w:before="120"/>
        <w:rPr>
          <w:del w:id="265" w:author="1" w:date="2026-09-22T12:20:00Z" w16du:dateUtc="2026-09-22T16:20:00Z"/>
          <w:b/>
          <w:sz w:val="22"/>
          <w:szCs w:val="22"/>
        </w:rPr>
      </w:pPr>
    </w:p>
    <w:p w14:paraId="46818E2A" w14:textId="77777777" w:rsidR="00FE615C" w:rsidRDefault="00FE615C" w:rsidP="00FE615C">
      <w:pPr>
        <w:pStyle w:val="BodyText"/>
        <w:widowControl/>
        <w:spacing w:before="120"/>
        <w:rPr>
          <w:del w:id="266" w:author="1" w:date="2026-09-22T12:20:00Z" w16du:dateUtc="2026-09-22T16:20:00Z"/>
          <w:b/>
          <w:sz w:val="22"/>
          <w:szCs w:val="22"/>
        </w:rPr>
      </w:pPr>
    </w:p>
    <w:p w14:paraId="7337C2F6" w14:textId="77777777" w:rsidR="00FE615C" w:rsidRDefault="00FE615C" w:rsidP="00FE615C">
      <w:pPr>
        <w:pStyle w:val="BodyText"/>
        <w:widowControl/>
        <w:spacing w:before="120"/>
        <w:rPr>
          <w:del w:id="267" w:author="1" w:date="2026-09-22T12:20:00Z" w16du:dateUtc="2026-09-22T16:20:00Z"/>
          <w:b/>
          <w:sz w:val="22"/>
          <w:szCs w:val="22"/>
        </w:rPr>
      </w:pPr>
    </w:p>
    <w:p w14:paraId="3D3F522D" w14:textId="77777777" w:rsidR="00FE615C" w:rsidRDefault="00FE615C" w:rsidP="00FE615C">
      <w:pPr>
        <w:pStyle w:val="Zakladnystyl"/>
        <w:jc w:val="center"/>
        <w:rPr>
          <w:del w:id="268" w:author="1" w:date="2026-09-22T12:20:00Z" w16du:dateUtc="2026-09-22T16:20:00Z"/>
          <w:sz w:val="28"/>
          <w:szCs w:val="28"/>
        </w:rPr>
      </w:pPr>
    </w:p>
    <w:p w14:paraId="41405719" w14:textId="77777777" w:rsidR="00FE615C" w:rsidRDefault="00FE615C" w:rsidP="00FE615C">
      <w:pPr>
        <w:pStyle w:val="Zakladnystyl"/>
        <w:jc w:val="center"/>
        <w:rPr>
          <w:del w:id="269" w:author="1" w:date="2026-09-22T12:20:00Z" w16du:dateUtc="2026-09-22T16:20:00Z"/>
          <w:sz w:val="28"/>
          <w:szCs w:val="28"/>
        </w:rPr>
      </w:pPr>
    </w:p>
    <w:p w14:paraId="5C5A3040" w14:textId="77777777" w:rsidR="00DC0ED4" w:rsidRDefault="00DC0ED4" w:rsidP="00FE615C">
      <w:pPr>
        <w:pStyle w:val="Zakladnystyl"/>
        <w:jc w:val="center"/>
        <w:rPr>
          <w:del w:id="270" w:author="1" w:date="2026-09-22T12:20:00Z" w16du:dateUtc="2026-09-22T16:20:00Z"/>
          <w:sz w:val="28"/>
          <w:szCs w:val="28"/>
        </w:rPr>
      </w:pPr>
    </w:p>
    <w:p w14:paraId="0AF9DCBF" w14:textId="77777777" w:rsidR="00FE615C" w:rsidRDefault="00FE615C" w:rsidP="00FE615C">
      <w:pPr>
        <w:pStyle w:val="Zakladnystyl"/>
        <w:jc w:val="center"/>
        <w:rPr>
          <w:del w:id="271" w:author="1" w:date="2026-09-22T12:20:00Z" w16du:dateUtc="2026-09-22T16:20:00Z"/>
          <w:sz w:val="28"/>
          <w:szCs w:val="28"/>
        </w:rPr>
      </w:pPr>
    </w:p>
    <w:p w14:paraId="2E964888" w14:textId="77777777" w:rsidR="00FE615C" w:rsidRDefault="00FE615C" w:rsidP="00FE615C">
      <w:pPr>
        <w:pStyle w:val="Zakladnystyl"/>
        <w:jc w:val="center"/>
        <w:rPr>
          <w:del w:id="272" w:author="1" w:date="2026-09-22T12:20:00Z" w16du:dateUtc="2026-09-22T16:20:00Z"/>
          <w:sz w:val="28"/>
          <w:szCs w:val="28"/>
        </w:rPr>
      </w:pPr>
    </w:p>
    <w:p w14:paraId="56694546" w14:textId="77777777" w:rsidR="00FE615C" w:rsidRDefault="00FE615C" w:rsidP="00FE615C">
      <w:pPr>
        <w:pStyle w:val="Zakladnystyl"/>
        <w:jc w:val="center"/>
        <w:rPr>
          <w:del w:id="273" w:author="1" w:date="2026-09-22T12:20:00Z" w16du:dateUtc="2026-09-22T16:20:00Z"/>
          <w:sz w:val="28"/>
          <w:szCs w:val="28"/>
        </w:rPr>
      </w:pPr>
    </w:p>
    <w:p w14:paraId="1F936D4B" w14:textId="77777777" w:rsidR="00FE615C" w:rsidRDefault="00FE615C" w:rsidP="00FE615C">
      <w:pPr>
        <w:pStyle w:val="Zakladnystyl"/>
        <w:jc w:val="center"/>
        <w:rPr>
          <w:del w:id="274" w:author="1" w:date="2026-09-22T12:20:00Z" w16du:dateUtc="2026-09-22T16:20:00Z"/>
          <w:sz w:val="28"/>
          <w:szCs w:val="28"/>
        </w:rPr>
      </w:pPr>
    </w:p>
    <w:p w14:paraId="75D48812" w14:textId="77777777" w:rsidR="00FE615C" w:rsidRDefault="00FE615C" w:rsidP="00FE615C">
      <w:pPr>
        <w:pStyle w:val="Zakladnystyl"/>
        <w:jc w:val="center"/>
        <w:rPr>
          <w:del w:id="275" w:author="1" w:date="2026-09-22T12:20:00Z" w16du:dateUtc="2026-09-22T16:20:00Z"/>
          <w:sz w:val="28"/>
          <w:szCs w:val="28"/>
        </w:rPr>
      </w:pPr>
    </w:p>
    <w:p w14:paraId="757512B9" w14:textId="77777777" w:rsidR="00FE615C" w:rsidRDefault="00FE615C" w:rsidP="00FE615C">
      <w:pPr>
        <w:pStyle w:val="Zakladnystyl"/>
        <w:jc w:val="center"/>
        <w:rPr>
          <w:del w:id="276" w:author="1" w:date="2026-09-22T12:20:00Z" w16du:dateUtc="2026-09-22T16:20:00Z"/>
          <w:sz w:val="28"/>
          <w:szCs w:val="28"/>
        </w:rPr>
      </w:pPr>
    </w:p>
    <w:p w14:paraId="275C2A89" w14:textId="77777777" w:rsidR="00FE615C" w:rsidRDefault="00FE615C" w:rsidP="00FE615C">
      <w:pPr>
        <w:pStyle w:val="Zakladnystyl"/>
        <w:jc w:val="center"/>
        <w:rPr>
          <w:del w:id="277" w:author="1" w:date="2026-09-22T12:20:00Z" w16du:dateUtc="2026-09-22T16:20:00Z"/>
          <w:sz w:val="28"/>
          <w:szCs w:val="28"/>
        </w:rPr>
      </w:pPr>
      <w:del w:id="278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15D88FD5" w14:textId="77777777" w:rsidR="00FE615C" w:rsidRDefault="00FE615C" w:rsidP="00FE615C">
      <w:pPr>
        <w:pStyle w:val="Zakladnystyl"/>
        <w:jc w:val="center"/>
        <w:rPr>
          <w:del w:id="279" w:author="1" w:date="2026-09-22T12:20:00Z" w16du:dateUtc="2026-09-22T16:20:00Z"/>
          <w:b/>
          <w:bCs/>
          <w:sz w:val="32"/>
          <w:szCs w:val="32"/>
        </w:rPr>
      </w:pPr>
      <w:del w:id="280" w:author="1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30128B7D" w14:textId="77777777" w:rsidR="00FE615C" w:rsidRDefault="00FE615C" w:rsidP="00FE615C">
      <w:pPr>
        <w:pStyle w:val="Zakladnystyl"/>
        <w:jc w:val="center"/>
        <w:rPr>
          <w:del w:id="281" w:author="1" w:date="2026-09-22T12:20:00Z" w16du:dateUtc="2026-09-22T16:20:00Z"/>
          <w:sz w:val="28"/>
          <w:szCs w:val="28"/>
        </w:rPr>
      </w:pPr>
      <w:del w:id="282" w:author="1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527DFB39" w14:textId="77777777" w:rsidR="00FE615C" w:rsidRDefault="00FE615C" w:rsidP="00FE615C">
      <w:pPr>
        <w:pStyle w:val="Zakladnystyl"/>
        <w:jc w:val="center"/>
        <w:rPr>
          <w:del w:id="283" w:author="1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358F99B4" w14:textId="77777777" w:rsidTr="00092CEA">
        <w:trPr>
          <w:trHeight w:val="713"/>
          <w:del w:id="284" w:author="1" w:date="2026-09-22T12:20:00Z" w16du:dateUtc="2026-09-22T16:20:00Z"/>
        </w:trPr>
        <w:tc>
          <w:tcPr>
            <w:tcW w:w="9212" w:type="dxa"/>
            <w:gridSpan w:val="2"/>
          </w:tcPr>
          <w:p w14:paraId="461B981E" w14:textId="77777777" w:rsidR="00FE615C" w:rsidRDefault="00FE615C" w:rsidP="00092CEA">
            <w:pPr>
              <w:rPr>
                <w:del w:id="285" w:author="1" w:date="2026-09-22T12:20:00Z" w16du:dateUtc="2026-09-22T16:20:00Z"/>
                <w:b/>
                <w:bCs/>
                <w:sz w:val="28"/>
                <w:szCs w:val="28"/>
              </w:rPr>
            </w:pPr>
          </w:p>
          <w:p w14:paraId="2BA78BA5" w14:textId="77777777" w:rsidR="00FE615C" w:rsidRPr="004867BB" w:rsidRDefault="00DC0ED4" w:rsidP="00092CEA">
            <w:pPr>
              <w:rPr>
                <w:del w:id="286" w:author="1" w:date="2026-09-22T12:20:00Z" w16du:dateUtc="2026-09-22T16:20:00Z"/>
              </w:rPr>
            </w:pPr>
            <w:del w:id="287" w:author="1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55A4FD20" w14:textId="77777777" w:rsidR="00FE615C" w:rsidRPr="004867BB" w:rsidRDefault="00FE615C" w:rsidP="00092CEA">
            <w:pPr>
              <w:rPr>
                <w:del w:id="288" w:author="1" w:date="2026-09-22T12:20:00Z" w16du:dateUtc="2026-09-22T16:20:00Z"/>
              </w:rPr>
            </w:pPr>
          </w:p>
        </w:tc>
      </w:tr>
      <w:tr w:rsidR="00FE615C" w:rsidRPr="004867BB" w14:paraId="1AC44EE9" w14:textId="77777777" w:rsidTr="00092CEA">
        <w:trPr>
          <w:gridAfter w:val="1"/>
          <w:wAfter w:w="4606" w:type="dxa"/>
          <w:del w:id="289" w:author="1" w:date="2026-09-22T12:20:00Z" w16du:dateUtc="2026-09-22T16:20:00Z"/>
        </w:trPr>
        <w:tc>
          <w:tcPr>
            <w:tcW w:w="4606" w:type="dxa"/>
          </w:tcPr>
          <w:p w14:paraId="61086980" w14:textId="77777777" w:rsidR="00FE615C" w:rsidRPr="004867BB" w:rsidRDefault="00FE615C" w:rsidP="00092CEA">
            <w:pPr>
              <w:rPr>
                <w:del w:id="290" w:author="1" w:date="2026-09-22T12:20:00Z" w16du:dateUtc="2026-09-22T16:20:00Z"/>
              </w:rPr>
            </w:pPr>
          </w:p>
        </w:tc>
      </w:tr>
      <w:tr w:rsidR="00FE615C" w:rsidRPr="004867BB" w14:paraId="57AF7136" w14:textId="77777777" w:rsidTr="00092CEA">
        <w:trPr>
          <w:gridAfter w:val="1"/>
          <w:wAfter w:w="4606" w:type="dxa"/>
          <w:cantSplit/>
          <w:del w:id="291" w:author="1" w:date="2026-09-22T12:20:00Z" w16du:dateUtc="2026-09-22T16:20:00Z"/>
        </w:trPr>
        <w:tc>
          <w:tcPr>
            <w:tcW w:w="4606" w:type="dxa"/>
          </w:tcPr>
          <w:p w14:paraId="7813FA56" w14:textId="77777777" w:rsidR="00FE615C" w:rsidRDefault="00FE615C" w:rsidP="00092CEA">
            <w:pPr>
              <w:rPr>
                <w:del w:id="292" w:author="1" w:date="2026-09-22T12:20:00Z" w16du:dateUtc="2026-09-22T16:20:00Z"/>
              </w:rPr>
            </w:pPr>
            <w:del w:id="293" w:author="1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3177B033" w14:textId="77777777" w:rsidR="00FE615C" w:rsidRPr="004867BB" w:rsidRDefault="00FE615C" w:rsidP="00092CEA">
            <w:pPr>
              <w:rPr>
                <w:del w:id="294" w:author="1" w:date="2026-09-22T12:20:00Z" w16du:dateUtc="2026-09-22T16:20:00Z"/>
              </w:rPr>
            </w:pPr>
          </w:p>
        </w:tc>
      </w:tr>
    </w:tbl>
    <w:p w14:paraId="009718E9" w14:textId="77777777" w:rsidR="00FE615C" w:rsidRDefault="00FE615C" w:rsidP="00FE615C">
      <w:pPr>
        <w:pStyle w:val="Vlada"/>
        <w:rPr>
          <w:del w:id="295" w:author="1" w:date="2026-09-22T12:20:00Z" w16du:dateUtc="2026-09-22T16:20:00Z"/>
          <w:sz w:val="24"/>
          <w:szCs w:val="24"/>
        </w:rPr>
      </w:pPr>
      <w:del w:id="296" w:author="1" w:date="2026-09-22T12:20:00Z" w16du:dateUtc="2026-09-22T16:20:00Z">
        <w:r>
          <w:delText xml:space="preserve">Obecné zastupiteľstvo </w:delText>
        </w:r>
      </w:del>
    </w:p>
    <w:p w14:paraId="3FA35286" w14:textId="77777777" w:rsidR="00FE615C" w:rsidRDefault="00DC0ED4" w:rsidP="00FE615C">
      <w:pPr>
        <w:pStyle w:val="Heading1"/>
        <w:numPr>
          <w:ilvl w:val="0"/>
          <w:numId w:val="2"/>
        </w:numPr>
        <w:rPr>
          <w:del w:id="297" w:author="1" w:date="2026-09-22T12:20:00Z" w16du:dateUtc="2026-09-22T16:20:00Z"/>
        </w:rPr>
      </w:pPr>
      <w:del w:id="298" w:author="1" w:date="2026-09-22T12:20:00Z" w16du:dateUtc="2026-09-22T16:20:00Z">
        <w:r>
          <w:delText xml:space="preserve">s c h v a ľ u j e </w:delText>
        </w:r>
      </w:del>
    </w:p>
    <w:p w14:paraId="77A1BB24" w14:textId="77777777" w:rsidR="00FE615C" w:rsidRPr="004F2D95" w:rsidRDefault="00FE615C" w:rsidP="00FE615C">
      <w:pPr>
        <w:rPr>
          <w:del w:id="299" w:author="1" w:date="2026-09-22T12:20:00Z" w16du:dateUtc="2026-09-22T16:20:00Z"/>
        </w:rPr>
      </w:pPr>
    </w:p>
    <w:p w14:paraId="12953EEE" w14:textId="77777777" w:rsidR="00FE615C" w:rsidRPr="0055008A" w:rsidRDefault="00FE615C" w:rsidP="00FE615C">
      <w:pPr>
        <w:ind w:left="708"/>
        <w:rPr>
          <w:del w:id="300" w:author="1" w:date="2026-09-22T12:20:00Z" w16du:dateUtc="2026-09-22T16:20:00Z"/>
        </w:rPr>
      </w:pPr>
      <w:del w:id="301" w:author="1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029BE4B1" w14:textId="77777777" w:rsidR="00DC0ED4" w:rsidRDefault="00DC0ED4" w:rsidP="00FE615C">
      <w:pPr>
        <w:rPr>
          <w:del w:id="302" w:author="1" w:date="2026-09-22T12:20:00Z" w16du:dateUtc="2026-09-22T16:20:00Z"/>
          <w:sz w:val="22"/>
        </w:rPr>
      </w:pPr>
      <w:del w:id="303" w:author="1" w:date="2026-09-22T12:20:00Z" w16du:dateUtc="2026-09-22T16:20:00Z">
        <w:r>
          <w:rPr>
            <w:sz w:val="22"/>
          </w:rPr>
          <w:delText xml:space="preserve"> </w:delText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</w:r>
        <w:r>
          <w:rPr>
            <w:sz w:val="22"/>
          </w:rPr>
          <w:tab/>
          <w:delText>Ing. Ján Hric – Kováč</w:delText>
        </w:r>
      </w:del>
    </w:p>
    <w:p w14:paraId="31A0FE91" w14:textId="77777777" w:rsidR="00DC0ED4" w:rsidRDefault="00DC0ED4" w:rsidP="00FE615C">
      <w:pPr>
        <w:rPr>
          <w:del w:id="304" w:author="1" w:date="2026-09-22T12:20:00Z" w16du:dateUtc="2026-09-22T16:20:00Z"/>
          <w:sz w:val="22"/>
        </w:rPr>
      </w:pPr>
    </w:p>
    <w:p w14:paraId="0852D739" w14:textId="77777777" w:rsidR="00FE615C" w:rsidRDefault="00DC0ED4" w:rsidP="00FE615C">
      <w:pPr>
        <w:rPr>
          <w:del w:id="305" w:author="1" w:date="2026-09-22T12:20:00Z" w16du:dateUtc="2026-09-22T16:20:00Z"/>
          <w:sz w:val="22"/>
        </w:rPr>
      </w:pPr>
      <w:del w:id="306" w:author="1" w:date="2026-09-22T12:20:00Z" w16du:dateUtc="2026-09-22T16:20:00Z">
        <w:r>
          <w:rPr>
            <w:sz w:val="22"/>
          </w:rPr>
          <w:tab/>
          <w:delText xml:space="preserve">A.2 za členov komisie </w:delText>
        </w:r>
        <w:r w:rsidR="00CB0013">
          <w:rPr>
            <w:sz w:val="22"/>
          </w:rPr>
          <w:delText>vzdelávania, kultúry, mládeže a športu:</w:delText>
        </w:r>
        <w:r>
          <w:rPr>
            <w:sz w:val="22"/>
          </w:rPr>
          <w:tab/>
        </w:r>
      </w:del>
    </w:p>
    <w:p w14:paraId="6D176851" w14:textId="77777777" w:rsidR="00FE615C" w:rsidRDefault="00FE615C" w:rsidP="00FE615C">
      <w:pPr>
        <w:ind w:left="567"/>
        <w:rPr>
          <w:del w:id="307" w:author="1" w:date="2026-09-22T12:20:00Z" w16du:dateUtc="2026-09-22T16:20:00Z"/>
        </w:rPr>
      </w:pPr>
      <w:del w:id="308" w:author="1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3609D7A0" w14:textId="77777777" w:rsidR="00CB0013" w:rsidRDefault="00CB0013" w:rsidP="00FE615C">
      <w:pPr>
        <w:ind w:left="567"/>
        <w:rPr>
          <w:del w:id="309" w:author="1" w:date="2026-09-22T12:20:00Z" w16du:dateUtc="2026-09-22T16:20:00Z"/>
        </w:rPr>
      </w:pPr>
      <w:del w:id="310" w:author="1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32A1D3B1" w14:textId="77777777" w:rsidR="00CB0013" w:rsidRDefault="00CB0013" w:rsidP="00FE615C">
      <w:pPr>
        <w:ind w:left="567"/>
        <w:rPr>
          <w:del w:id="311" w:author="1" w:date="2026-09-22T12:20:00Z" w16du:dateUtc="2026-09-22T16:20:00Z"/>
        </w:rPr>
      </w:pPr>
      <w:del w:id="312" w:author="1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0542FA7B" w14:textId="77777777" w:rsidR="00CB0013" w:rsidRDefault="00CB0013" w:rsidP="00FE615C">
      <w:pPr>
        <w:ind w:left="567"/>
        <w:rPr>
          <w:del w:id="313" w:author="1" w:date="2026-09-22T12:20:00Z" w16du:dateUtc="2026-09-22T16:20:00Z"/>
        </w:rPr>
      </w:pPr>
      <w:del w:id="314" w:author="1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758FF79A" w14:textId="77777777" w:rsidR="00FE615C" w:rsidRDefault="00CB0013" w:rsidP="00FE615C">
      <w:pPr>
        <w:ind w:left="567"/>
        <w:rPr>
          <w:del w:id="315" w:author="1" w:date="2026-09-22T12:20:00Z" w16du:dateUtc="2026-09-22T16:20:00Z"/>
        </w:rPr>
      </w:pPr>
      <w:del w:id="316" w:author="1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2F1AD49E" w14:textId="77777777" w:rsidR="00FE615C" w:rsidRDefault="00FE615C" w:rsidP="00FE615C">
      <w:pPr>
        <w:pStyle w:val="BodyText"/>
        <w:rPr>
          <w:del w:id="317" w:author="1" w:date="2026-09-22T12:20:00Z" w16du:dateUtc="2026-09-22T16:20:00Z"/>
          <w:b/>
          <w:bCs/>
          <w:sz w:val="22"/>
        </w:rPr>
      </w:pPr>
    </w:p>
    <w:p w14:paraId="335B8D09" w14:textId="77777777" w:rsidR="00FE615C" w:rsidRDefault="00FE615C" w:rsidP="00FE615C">
      <w:pPr>
        <w:pStyle w:val="BodyText"/>
        <w:rPr>
          <w:del w:id="318" w:author="1" w:date="2026-09-22T12:20:00Z" w16du:dateUtc="2026-09-22T16:20:00Z"/>
          <w:b/>
          <w:bCs/>
          <w:sz w:val="22"/>
        </w:rPr>
      </w:pPr>
    </w:p>
    <w:p w14:paraId="5A3E71BA" w14:textId="77777777" w:rsidR="00FE615C" w:rsidRDefault="00FE615C" w:rsidP="00FE615C">
      <w:pPr>
        <w:pStyle w:val="BodyText"/>
        <w:rPr>
          <w:del w:id="319" w:author="1" w:date="2026-09-22T12:20:00Z" w16du:dateUtc="2026-09-22T16:20:00Z"/>
          <w:b/>
          <w:bCs/>
          <w:sz w:val="22"/>
        </w:rPr>
      </w:pPr>
    </w:p>
    <w:p w14:paraId="289DD625" w14:textId="77777777" w:rsidR="00FE615C" w:rsidRPr="004C320F" w:rsidRDefault="00FE615C" w:rsidP="00FE615C">
      <w:pPr>
        <w:pStyle w:val="BodyText"/>
        <w:rPr>
          <w:del w:id="320" w:author="1" w:date="2026-09-22T12:20:00Z" w16du:dateUtc="2026-09-22T16:20:00Z"/>
          <w:b/>
          <w:bCs/>
        </w:rPr>
      </w:pPr>
      <w:del w:id="321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A2D20A8" w14:textId="77777777" w:rsidR="00FE615C" w:rsidRPr="004C320F" w:rsidRDefault="00FE615C" w:rsidP="00FE615C">
      <w:pPr>
        <w:pStyle w:val="BodyText"/>
        <w:rPr>
          <w:del w:id="322" w:author="1" w:date="2026-09-22T12:20:00Z" w16du:dateUtc="2026-09-22T16:20:00Z"/>
          <w:b/>
          <w:bCs/>
        </w:rPr>
      </w:pPr>
      <w:del w:id="323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404AB75B" w14:textId="77777777" w:rsidR="00FE615C" w:rsidRPr="004C320F" w:rsidRDefault="00FE615C" w:rsidP="00FE615C">
      <w:pPr>
        <w:pStyle w:val="BodyText"/>
        <w:widowControl/>
        <w:spacing w:before="120"/>
        <w:rPr>
          <w:del w:id="324" w:author="1" w:date="2026-09-22T12:20:00Z" w16du:dateUtc="2026-09-22T16:20:00Z"/>
          <w:b/>
        </w:rPr>
      </w:pPr>
    </w:p>
    <w:p w14:paraId="0D68EE3C" w14:textId="77777777" w:rsidR="00FE615C" w:rsidRPr="004C320F" w:rsidRDefault="00FE615C" w:rsidP="00FE615C">
      <w:pPr>
        <w:pStyle w:val="BodyText"/>
        <w:widowControl/>
        <w:spacing w:before="120"/>
        <w:rPr>
          <w:del w:id="325" w:author="1" w:date="2026-09-22T12:20:00Z" w16du:dateUtc="2026-09-22T16:20:00Z"/>
          <w:b/>
        </w:rPr>
      </w:pPr>
    </w:p>
    <w:p w14:paraId="0D8834EA" w14:textId="77777777" w:rsidR="00FE615C" w:rsidRPr="004C320F" w:rsidRDefault="00FE615C" w:rsidP="00FE615C">
      <w:pPr>
        <w:pStyle w:val="BodyText"/>
        <w:rPr>
          <w:del w:id="326" w:author="1" w:date="2026-09-22T12:20:00Z" w16du:dateUtc="2026-09-22T16:20:00Z"/>
          <w:bCs/>
          <w:sz w:val="22"/>
        </w:rPr>
      </w:pPr>
      <w:del w:id="327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3D62A291" w14:textId="77777777" w:rsidR="00FE615C" w:rsidRPr="004C320F" w:rsidRDefault="00FE615C" w:rsidP="00FE615C">
      <w:pPr>
        <w:pStyle w:val="BodyText"/>
        <w:rPr>
          <w:del w:id="328" w:author="1" w:date="2026-09-22T12:20:00Z" w16du:dateUtc="2026-09-22T16:20:00Z"/>
          <w:bCs/>
          <w:sz w:val="22"/>
        </w:rPr>
      </w:pPr>
      <w:del w:id="329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0C0358F0" w14:textId="77777777" w:rsidR="00FE615C" w:rsidRPr="004C320F" w:rsidRDefault="00FE615C" w:rsidP="00FE615C">
      <w:pPr>
        <w:pStyle w:val="BodyText"/>
        <w:rPr>
          <w:del w:id="330" w:author="1" w:date="2026-09-22T12:20:00Z" w16du:dateUtc="2026-09-22T16:20:00Z"/>
          <w:bCs/>
          <w:sz w:val="22"/>
        </w:rPr>
      </w:pPr>
      <w:del w:id="331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7777B4DE" w14:textId="77777777" w:rsidR="00FE615C" w:rsidRPr="004C320F" w:rsidRDefault="00FE615C" w:rsidP="00FE615C">
      <w:pPr>
        <w:pStyle w:val="BodyText"/>
        <w:rPr>
          <w:del w:id="332" w:author="1" w:date="2026-09-22T12:20:00Z" w16du:dateUtc="2026-09-22T16:20:00Z"/>
          <w:bCs/>
          <w:sz w:val="22"/>
        </w:rPr>
      </w:pPr>
      <w:del w:id="333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4662A601" w14:textId="77777777" w:rsidR="00FE615C" w:rsidRDefault="00FE615C" w:rsidP="00FE615C">
      <w:pPr>
        <w:pStyle w:val="BodyText"/>
        <w:widowControl/>
        <w:spacing w:before="120"/>
        <w:rPr>
          <w:del w:id="334" w:author="1" w:date="2026-09-22T12:20:00Z" w16du:dateUtc="2026-09-22T16:20:00Z"/>
          <w:b/>
          <w:sz w:val="22"/>
          <w:szCs w:val="22"/>
        </w:rPr>
      </w:pPr>
    </w:p>
    <w:p w14:paraId="518749DB" w14:textId="77777777" w:rsidR="00FE615C" w:rsidRDefault="00FE615C" w:rsidP="00FE615C">
      <w:pPr>
        <w:pStyle w:val="BodyText"/>
        <w:widowControl/>
        <w:spacing w:before="120"/>
        <w:rPr>
          <w:del w:id="335" w:author="1" w:date="2026-09-22T12:20:00Z" w16du:dateUtc="2026-09-22T16:20:00Z"/>
          <w:b/>
          <w:sz w:val="22"/>
          <w:szCs w:val="22"/>
        </w:rPr>
      </w:pPr>
    </w:p>
    <w:p w14:paraId="4E293A10" w14:textId="77777777" w:rsidR="00FE615C" w:rsidRDefault="00FE615C" w:rsidP="00FE615C">
      <w:pPr>
        <w:pStyle w:val="BodyText"/>
        <w:widowControl/>
        <w:spacing w:before="120"/>
        <w:rPr>
          <w:del w:id="336" w:author="1" w:date="2026-09-22T12:20:00Z" w16du:dateUtc="2026-09-22T16:20:00Z"/>
          <w:b/>
          <w:sz w:val="22"/>
          <w:szCs w:val="22"/>
        </w:rPr>
      </w:pPr>
    </w:p>
    <w:p w14:paraId="1EA55A0C" w14:textId="77777777" w:rsidR="00FE615C" w:rsidRDefault="00FE615C" w:rsidP="00FE615C">
      <w:pPr>
        <w:pStyle w:val="BodyText"/>
        <w:widowControl/>
        <w:spacing w:before="120"/>
        <w:rPr>
          <w:del w:id="337" w:author="1" w:date="2026-09-22T12:20:00Z" w16du:dateUtc="2026-09-22T16:20:00Z"/>
          <w:b/>
          <w:sz w:val="22"/>
          <w:szCs w:val="22"/>
        </w:rPr>
      </w:pPr>
    </w:p>
    <w:p w14:paraId="487C36DB" w14:textId="77777777" w:rsidR="00FE615C" w:rsidRDefault="00FE615C" w:rsidP="00FE615C">
      <w:pPr>
        <w:pStyle w:val="BodyText"/>
        <w:widowControl/>
        <w:spacing w:before="120"/>
        <w:rPr>
          <w:del w:id="338" w:author="1" w:date="2026-09-22T12:20:00Z" w16du:dateUtc="2026-09-22T16:20:00Z"/>
          <w:b/>
          <w:sz w:val="22"/>
          <w:szCs w:val="22"/>
        </w:rPr>
      </w:pPr>
    </w:p>
    <w:p w14:paraId="605147BF" w14:textId="77777777" w:rsidR="00FE615C" w:rsidRDefault="00FE615C" w:rsidP="00FE615C">
      <w:pPr>
        <w:pStyle w:val="BodyText"/>
        <w:widowControl/>
        <w:spacing w:before="120"/>
        <w:rPr>
          <w:del w:id="339" w:author="1" w:date="2026-09-22T12:20:00Z" w16du:dateUtc="2026-09-22T16:20:00Z"/>
          <w:b/>
          <w:sz w:val="22"/>
          <w:szCs w:val="22"/>
        </w:rPr>
      </w:pPr>
    </w:p>
    <w:p w14:paraId="293A6293" w14:textId="77777777" w:rsidR="00FE615C" w:rsidRDefault="00FE615C" w:rsidP="00FE615C">
      <w:pPr>
        <w:pStyle w:val="BodyText"/>
        <w:widowControl/>
        <w:spacing w:before="120"/>
        <w:rPr>
          <w:del w:id="340" w:author="1" w:date="2026-09-22T12:20:00Z" w16du:dateUtc="2026-09-22T16:20:00Z"/>
          <w:b/>
          <w:sz w:val="22"/>
          <w:szCs w:val="22"/>
        </w:rPr>
      </w:pPr>
    </w:p>
    <w:p w14:paraId="3FE4625E" w14:textId="77777777" w:rsidR="00FE615C" w:rsidRDefault="00FE615C" w:rsidP="00FE615C">
      <w:pPr>
        <w:pStyle w:val="BodyText"/>
        <w:widowControl/>
        <w:spacing w:before="120"/>
        <w:rPr>
          <w:del w:id="341" w:author="1" w:date="2026-09-22T12:20:00Z" w16du:dateUtc="2026-09-22T16:20:00Z"/>
          <w:b/>
          <w:sz w:val="22"/>
          <w:szCs w:val="22"/>
        </w:rPr>
      </w:pPr>
    </w:p>
    <w:p w14:paraId="379E7622" w14:textId="77777777" w:rsidR="00FE615C" w:rsidRDefault="00FE615C" w:rsidP="00FE615C">
      <w:pPr>
        <w:pStyle w:val="BodyText"/>
        <w:widowControl/>
        <w:spacing w:before="120"/>
        <w:rPr>
          <w:del w:id="342" w:author="1" w:date="2026-09-22T12:20:00Z" w16du:dateUtc="2026-09-22T16:20:00Z"/>
          <w:b/>
          <w:sz w:val="22"/>
          <w:szCs w:val="22"/>
        </w:rPr>
      </w:pPr>
    </w:p>
    <w:p w14:paraId="5526C2DA" w14:textId="77777777" w:rsidR="00FE615C" w:rsidRDefault="00FE615C" w:rsidP="00FE615C">
      <w:pPr>
        <w:pStyle w:val="BodyText"/>
        <w:widowControl/>
        <w:spacing w:before="120"/>
        <w:rPr>
          <w:del w:id="343" w:author="1" w:date="2026-09-22T12:20:00Z" w16du:dateUtc="2026-09-22T16:20:00Z"/>
          <w:b/>
          <w:sz w:val="22"/>
          <w:szCs w:val="22"/>
        </w:rPr>
      </w:pPr>
    </w:p>
    <w:p w14:paraId="4B0E107E" w14:textId="77777777" w:rsidR="00FE615C" w:rsidRDefault="00FE615C" w:rsidP="00FE615C">
      <w:pPr>
        <w:pStyle w:val="Zakladnystyl"/>
        <w:jc w:val="center"/>
        <w:rPr>
          <w:del w:id="344" w:author="1" w:date="2026-09-22T12:20:00Z" w16du:dateUtc="2026-09-22T16:20:00Z"/>
          <w:sz w:val="28"/>
          <w:szCs w:val="28"/>
        </w:rPr>
      </w:pPr>
      <w:del w:id="345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759B8FCE" w14:textId="77777777" w:rsidR="00FE615C" w:rsidRDefault="00FE615C" w:rsidP="00FE615C">
      <w:pPr>
        <w:pStyle w:val="Zakladnystyl"/>
        <w:jc w:val="center"/>
        <w:rPr>
          <w:del w:id="346" w:author="1" w:date="2026-09-22T12:20:00Z" w16du:dateUtc="2026-09-22T16:20:00Z"/>
          <w:b/>
          <w:bCs/>
          <w:sz w:val="32"/>
          <w:szCs w:val="32"/>
        </w:rPr>
      </w:pPr>
      <w:del w:id="347" w:author="1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6BE8D076" w14:textId="77777777" w:rsidR="00FE615C" w:rsidRDefault="00FE615C" w:rsidP="00FE615C">
      <w:pPr>
        <w:pStyle w:val="Zakladnystyl"/>
        <w:jc w:val="center"/>
        <w:rPr>
          <w:del w:id="348" w:author="1" w:date="2026-09-22T12:20:00Z" w16du:dateUtc="2026-09-22T16:20:00Z"/>
          <w:sz w:val="28"/>
          <w:szCs w:val="28"/>
        </w:rPr>
      </w:pPr>
      <w:del w:id="349" w:author="1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5D923E05" w14:textId="77777777" w:rsidR="00FE615C" w:rsidRDefault="00FE615C" w:rsidP="00FE615C">
      <w:pPr>
        <w:pStyle w:val="Zakladnystyl"/>
        <w:jc w:val="center"/>
        <w:rPr>
          <w:del w:id="350" w:author="1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1DDA936F" w14:textId="77777777" w:rsidTr="00092CEA">
        <w:trPr>
          <w:trHeight w:val="713"/>
          <w:del w:id="351" w:author="1" w:date="2026-09-22T12:20:00Z" w16du:dateUtc="2026-09-22T16:20:00Z"/>
        </w:trPr>
        <w:tc>
          <w:tcPr>
            <w:tcW w:w="9212" w:type="dxa"/>
            <w:gridSpan w:val="2"/>
          </w:tcPr>
          <w:p w14:paraId="4E622919" w14:textId="77777777" w:rsidR="00FE615C" w:rsidRDefault="00FE615C" w:rsidP="00092CEA">
            <w:pPr>
              <w:rPr>
                <w:del w:id="352" w:author="1" w:date="2026-09-22T12:20:00Z" w16du:dateUtc="2026-09-22T16:20:00Z"/>
                <w:b/>
                <w:bCs/>
                <w:sz w:val="28"/>
                <w:szCs w:val="28"/>
              </w:rPr>
            </w:pPr>
          </w:p>
          <w:p w14:paraId="26CF7169" w14:textId="77777777" w:rsidR="00FE615C" w:rsidRPr="004867BB" w:rsidRDefault="00CB0013" w:rsidP="00092CEA">
            <w:pPr>
              <w:rPr>
                <w:del w:id="353" w:author="1" w:date="2026-09-22T12:20:00Z" w16du:dateUtc="2026-09-22T16:20:00Z"/>
              </w:rPr>
            </w:pPr>
            <w:del w:id="354" w:author="1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7F3E8E00" w14:textId="77777777" w:rsidR="00FE615C" w:rsidRPr="004867BB" w:rsidRDefault="00FE615C" w:rsidP="00092CEA">
            <w:pPr>
              <w:rPr>
                <w:del w:id="355" w:author="1" w:date="2026-09-22T12:20:00Z" w16du:dateUtc="2026-09-22T16:20:00Z"/>
              </w:rPr>
            </w:pPr>
          </w:p>
        </w:tc>
      </w:tr>
      <w:tr w:rsidR="00FE615C" w:rsidRPr="004867BB" w14:paraId="4BF791BF" w14:textId="77777777" w:rsidTr="00092CEA">
        <w:trPr>
          <w:gridAfter w:val="1"/>
          <w:wAfter w:w="4606" w:type="dxa"/>
          <w:del w:id="356" w:author="1" w:date="2026-09-22T12:20:00Z" w16du:dateUtc="2026-09-22T16:20:00Z"/>
        </w:trPr>
        <w:tc>
          <w:tcPr>
            <w:tcW w:w="4606" w:type="dxa"/>
          </w:tcPr>
          <w:p w14:paraId="6556BF58" w14:textId="77777777" w:rsidR="00FE615C" w:rsidRPr="004867BB" w:rsidRDefault="00FE615C" w:rsidP="00092CEA">
            <w:pPr>
              <w:rPr>
                <w:del w:id="357" w:author="1" w:date="2026-09-22T12:20:00Z" w16du:dateUtc="2026-09-22T16:20:00Z"/>
              </w:rPr>
            </w:pPr>
          </w:p>
        </w:tc>
      </w:tr>
      <w:tr w:rsidR="00FE615C" w:rsidRPr="004867BB" w14:paraId="5B97879B" w14:textId="77777777" w:rsidTr="00092CEA">
        <w:trPr>
          <w:gridAfter w:val="1"/>
          <w:wAfter w:w="4606" w:type="dxa"/>
          <w:cantSplit/>
          <w:del w:id="358" w:author="1" w:date="2026-09-22T12:20:00Z" w16du:dateUtc="2026-09-22T16:20:00Z"/>
        </w:trPr>
        <w:tc>
          <w:tcPr>
            <w:tcW w:w="4606" w:type="dxa"/>
          </w:tcPr>
          <w:p w14:paraId="739F331C" w14:textId="77777777" w:rsidR="00FE615C" w:rsidRDefault="00FE615C" w:rsidP="00092CEA">
            <w:pPr>
              <w:rPr>
                <w:del w:id="359" w:author="1" w:date="2026-09-22T12:20:00Z" w16du:dateUtc="2026-09-22T16:20:00Z"/>
              </w:rPr>
            </w:pPr>
            <w:del w:id="360" w:author="1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3D78BA80" w14:textId="77777777" w:rsidR="00FE615C" w:rsidRPr="004867BB" w:rsidRDefault="00FE615C" w:rsidP="00092CEA">
            <w:pPr>
              <w:rPr>
                <w:del w:id="361" w:author="1" w:date="2026-09-22T12:20:00Z" w16du:dateUtc="2026-09-22T16:20:00Z"/>
              </w:rPr>
            </w:pPr>
          </w:p>
        </w:tc>
      </w:tr>
    </w:tbl>
    <w:p w14:paraId="5F3A2D9B" w14:textId="77777777" w:rsidR="00FE615C" w:rsidRDefault="00FE615C" w:rsidP="00FE615C">
      <w:pPr>
        <w:pStyle w:val="Vlada"/>
        <w:rPr>
          <w:del w:id="362" w:author="1" w:date="2026-09-22T12:20:00Z" w16du:dateUtc="2026-09-22T16:20:00Z"/>
          <w:sz w:val="24"/>
          <w:szCs w:val="24"/>
        </w:rPr>
      </w:pPr>
      <w:del w:id="363" w:author="1" w:date="2026-09-22T12:20:00Z" w16du:dateUtc="2026-09-22T16:20:00Z">
        <w:r>
          <w:delText xml:space="preserve">Obecné zastupiteľstvo </w:delText>
        </w:r>
      </w:del>
    </w:p>
    <w:p w14:paraId="55F48D84" w14:textId="77777777" w:rsidR="00FE615C" w:rsidRDefault="00CB0013" w:rsidP="00FE615C">
      <w:pPr>
        <w:pStyle w:val="Heading1"/>
        <w:numPr>
          <w:ilvl w:val="0"/>
          <w:numId w:val="3"/>
        </w:numPr>
        <w:rPr>
          <w:del w:id="364" w:author="1" w:date="2026-09-22T12:20:00Z" w16du:dateUtc="2026-09-22T16:20:00Z"/>
        </w:rPr>
      </w:pPr>
      <w:del w:id="365" w:author="1" w:date="2026-09-22T12:20:00Z" w16du:dateUtc="2026-09-22T16:20:00Z">
        <w:r>
          <w:delText xml:space="preserve">s c h v a ľ u j e </w:delText>
        </w:r>
      </w:del>
    </w:p>
    <w:p w14:paraId="21E5E49C" w14:textId="77777777" w:rsidR="00FE615C" w:rsidRPr="004F2D95" w:rsidRDefault="00FE615C" w:rsidP="00FE615C">
      <w:pPr>
        <w:rPr>
          <w:del w:id="366" w:author="1" w:date="2026-09-22T12:20:00Z" w16du:dateUtc="2026-09-22T16:20:00Z"/>
        </w:rPr>
      </w:pPr>
    </w:p>
    <w:p w14:paraId="0B7FFE7B" w14:textId="77777777" w:rsidR="00FE615C" w:rsidRPr="0055008A" w:rsidRDefault="00FE615C" w:rsidP="00FE615C">
      <w:pPr>
        <w:ind w:left="708"/>
        <w:rPr>
          <w:del w:id="367" w:author="1" w:date="2026-09-22T12:20:00Z" w16du:dateUtc="2026-09-22T16:20:00Z"/>
        </w:rPr>
      </w:pPr>
      <w:del w:id="368" w:author="1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485264F0" w14:textId="77777777" w:rsidR="00FE615C" w:rsidRDefault="00FE615C" w:rsidP="00FE615C">
      <w:pPr>
        <w:rPr>
          <w:del w:id="369" w:author="1" w:date="2026-09-22T12:20:00Z" w16du:dateUtc="2026-09-22T16:20:00Z"/>
          <w:sz w:val="22"/>
        </w:rPr>
      </w:pPr>
    </w:p>
    <w:p w14:paraId="1BF72421" w14:textId="77777777" w:rsidR="00FE615C" w:rsidRDefault="00FE615C" w:rsidP="00FE615C">
      <w:pPr>
        <w:ind w:left="567"/>
        <w:rPr>
          <w:del w:id="370" w:author="1" w:date="2026-09-22T12:20:00Z" w16du:dateUtc="2026-09-22T16:20:00Z"/>
        </w:rPr>
      </w:pPr>
      <w:del w:id="371" w:author="1" w:date="2026-09-22T12:20:00Z" w16du:dateUtc="2026-09-22T16:20:00Z">
        <w:r>
          <w:tab/>
          <w:delText xml:space="preserve">  </w:delText>
        </w:r>
      </w:del>
    </w:p>
    <w:p w14:paraId="7331D0C4" w14:textId="77777777" w:rsidR="00FE615C" w:rsidRDefault="00FE615C" w:rsidP="00FE615C">
      <w:pPr>
        <w:ind w:left="567"/>
        <w:rPr>
          <w:del w:id="372" w:author="1" w:date="2026-09-22T12:20:00Z" w16du:dateUtc="2026-09-22T16:20:00Z"/>
        </w:rPr>
      </w:pPr>
    </w:p>
    <w:p w14:paraId="5922D3AE" w14:textId="77777777" w:rsidR="00FE615C" w:rsidRDefault="00FE615C" w:rsidP="00FE615C">
      <w:pPr>
        <w:pStyle w:val="BodyText"/>
        <w:rPr>
          <w:del w:id="373" w:author="1" w:date="2026-09-22T12:20:00Z" w16du:dateUtc="2026-09-22T16:20:00Z"/>
          <w:b/>
          <w:bCs/>
          <w:sz w:val="22"/>
        </w:rPr>
      </w:pPr>
    </w:p>
    <w:p w14:paraId="281FAA61" w14:textId="77777777" w:rsidR="00FE615C" w:rsidRDefault="00FE615C" w:rsidP="00FE615C">
      <w:pPr>
        <w:pStyle w:val="BodyText"/>
        <w:rPr>
          <w:del w:id="374" w:author="1" w:date="2026-09-22T12:20:00Z" w16du:dateUtc="2026-09-22T16:20:00Z"/>
          <w:b/>
          <w:bCs/>
          <w:sz w:val="22"/>
        </w:rPr>
      </w:pPr>
    </w:p>
    <w:p w14:paraId="61D821DB" w14:textId="77777777" w:rsidR="00FE615C" w:rsidRDefault="00FE615C" w:rsidP="00FE615C">
      <w:pPr>
        <w:pStyle w:val="BodyText"/>
        <w:rPr>
          <w:del w:id="375" w:author="1" w:date="2026-09-22T12:20:00Z" w16du:dateUtc="2026-09-22T16:20:00Z"/>
          <w:b/>
          <w:bCs/>
          <w:sz w:val="22"/>
        </w:rPr>
      </w:pPr>
    </w:p>
    <w:p w14:paraId="3B97A780" w14:textId="77777777" w:rsidR="00FE615C" w:rsidRPr="004C320F" w:rsidRDefault="00FE615C" w:rsidP="00FE615C">
      <w:pPr>
        <w:pStyle w:val="BodyText"/>
        <w:rPr>
          <w:del w:id="376" w:author="1" w:date="2026-09-22T12:20:00Z" w16du:dateUtc="2026-09-22T16:20:00Z"/>
          <w:b/>
          <w:bCs/>
        </w:rPr>
      </w:pPr>
      <w:del w:id="377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401A447" w14:textId="77777777" w:rsidR="00FE615C" w:rsidRPr="004C320F" w:rsidRDefault="00FE615C" w:rsidP="00FE615C">
      <w:pPr>
        <w:pStyle w:val="BodyText"/>
        <w:rPr>
          <w:del w:id="378" w:author="1" w:date="2026-09-22T12:20:00Z" w16du:dateUtc="2026-09-22T16:20:00Z"/>
          <w:b/>
          <w:bCs/>
        </w:rPr>
      </w:pPr>
      <w:del w:id="379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0E081C46" w14:textId="77777777" w:rsidR="00FE615C" w:rsidRPr="004C320F" w:rsidRDefault="00FE615C" w:rsidP="00FE615C">
      <w:pPr>
        <w:pStyle w:val="BodyText"/>
        <w:widowControl/>
        <w:spacing w:before="120"/>
        <w:rPr>
          <w:del w:id="380" w:author="1" w:date="2026-09-22T12:20:00Z" w16du:dateUtc="2026-09-22T16:20:00Z"/>
          <w:b/>
        </w:rPr>
      </w:pPr>
    </w:p>
    <w:p w14:paraId="68317328" w14:textId="77777777" w:rsidR="00FE615C" w:rsidRPr="004C320F" w:rsidRDefault="00FE615C" w:rsidP="00FE615C">
      <w:pPr>
        <w:pStyle w:val="BodyText"/>
        <w:widowControl/>
        <w:spacing w:before="120"/>
        <w:rPr>
          <w:del w:id="381" w:author="1" w:date="2026-09-22T12:20:00Z" w16du:dateUtc="2026-09-22T16:20:00Z"/>
          <w:b/>
        </w:rPr>
      </w:pPr>
    </w:p>
    <w:p w14:paraId="4C1BBB8B" w14:textId="77777777" w:rsidR="00FE615C" w:rsidRPr="004C320F" w:rsidRDefault="00FE615C" w:rsidP="00FE615C">
      <w:pPr>
        <w:pStyle w:val="BodyText"/>
        <w:rPr>
          <w:del w:id="382" w:author="1" w:date="2026-09-22T12:20:00Z" w16du:dateUtc="2026-09-22T16:20:00Z"/>
          <w:bCs/>
          <w:sz w:val="22"/>
        </w:rPr>
      </w:pPr>
      <w:del w:id="383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5EF6A08E" w14:textId="77777777" w:rsidR="00FE615C" w:rsidRPr="004C320F" w:rsidRDefault="00FE615C" w:rsidP="00FE615C">
      <w:pPr>
        <w:pStyle w:val="BodyText"/>
        <w:rPr>
          <w:del w:id="384" w:author="1" w:date="2026-09-22T12:20:00Z" w16du:dateUtc="2026-09-22T16:20:00Z"/>
          <w:bCs/>
          <w:sz w:val="22"/>
        </w:rPr>
      </w:pPr>
      <w:del w:id="385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4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367A585B" w14:textId="77777777" w:rsidR="00FE615C" w:rsidRPr="004C320F" w:rsidRDefault="00FE615C" w:rsidP="00FE615C">
      <w:pPr>
        <w:pStyle w:val="BodyText"/>
        <w:rPr>
          <w:del w:id="386" w:author="1" w:date="2026-09-22T12:20:00Z" w16du:dateUtc="2026-09-22T16:20:00Z"/>
          <w:bCs/>
          <w:sz w:val="22"/>
        </w:rPr>
      </w:pPr>
      <w:del w:id="387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0E9C5CB3" w14:textId="77777777" w:rsidR="00FE615C" w:rsidRPr="004C320F" w:rsidRDefault="00FE615C" w:rsidP="00FE615C">
      <w:pPr>
        <w:pStyle w:val="BodyText"/>
        <w:rPr>
          <w:del w:id="388" w:author="1" w:date="2026-09-22T12:20:00Z" w16du:dateUtc="2026-09-22T16:20:00Z"/>
          <w:bCs/>
          <w:sz w:val="22"/>
        </w:rPr>
      </w:pPr>
      <w:del w:id="389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 w:rsidR="00CB0013">
          <w:rPr>
            <w:bCs/>
            <w:sz w:val="22"/>
          </w:rPr>
          <w:delText>1</w:delText>
        </w:r>
      </w:del>
    </w:p>
    <w:p w14:paraId="1F9CF700" w14:textId="77777777" w:rsidR="00FE615C" w:rsidRDefault="00FE615C" w:rsidP="00FE615C">
      <w:pPr>
        <w:pStyle w:val="BodyText"/>
        <w:widowControl/>
        <w:spacing w:before="120"/>
        <w:rPr>
          <w:del w:id="390" w:author="1" w:date="2026-09-22T12:20:00Z" w16du:dateUtc="2026-09-22T16:20:00Z"/>
          <w:b/>
          <w:sz w:val="22"/>
          <w:szCs w:val="22"/>
        </w:rPr>
      </w:pPr>
    </w:p>
    <w:p w14:paraId="63BC88C6" w14:textId="77777777" w:rsidR="00FE615C" w:rsidRDefault="00FE615C" w:rsidP="00FE615C">
      <w:pPr>
        <w:pStyle w:val="BodyText"/>
        <w:widowControl/>
        <w:spacing w:before="120"/>
        <w:rPr>
          <w:del w:id="391" w:author="1" w:date="2026-09-22T12:20:00Z" w16du:dateUtc="2026-09-22T16:20:00Z"/>
          <w:b/>
          <w:sz w:val="22"/>
          <w:szCs w:val="22"/>
        </w:rPr>
      </w:pPr>
    </w:p>
    <w:p w14:paraId="52D80299" w14:textId="77777777" w:rsidR="00FE615C" w:rsidRDefault="00FE615C" w:rsidP="00FE615C">
      <w:pPr>
        <w:pStyle w:val="BodyText"/>
        <w:widowControl/>
        <w:spacing w:before="120"/>
        <w:rPr>
          <w:del w:id="392" w:author="1" w:date="2026-09-22T12:20:00Z" w16du:dateUtc="2026-09-22T16:20:00Z"/>
          <w:b/>
          <w:sz w:val="22"/>
          <w:szCs w:val="22"/>
        </w:rPr>
      </w:pPr>
    </w:p>
    <w:p w14:paraId="43E88C49" w14:textId="77777777" w:rsidR="00FE615C" w:rsidRDefault="00FE615C" w:rsidP="00FE615C">
      <w:pPr>
        <w:pStyle w:val="BodyText"/>
        <w:widowControl/>
        <w:spacing w:before="120"/>
        <w:rPr>
          <w:del w:id="393" w:author="1" w:date="2026-09-22T12:20:00Z" w16du:dateUtc="2026-09-22T16:20:00Z"/>
          <w:b/>
          <w:sz w:val="22"/>
          <w:szCs w:val="22"/>
        </w:rPr>
      </w:pPr>
    </w:p>
    <w:p w14:paraId="4B5AAB27" w14:textId="77777777" w:rsidR="00FE615C" w:rsidRDefault="00FE615C" w:rsidP="00FE615C">
      <w:pPr>
        <w:pStyle w:val="Zakladnystyl"/>
        <w:jc w:val="center"/>
        <w:rPr>
          <w:del w:id="394" w:author="1" w:date="2026-09-22T12:20:00Z" w16du:dateUtc="2026-09-22T16:20:00Z"/>
          <w:sz w:val="28"/>
          <w:szCs w:val="28"/>
        </w:rPr>
      </w:pPr>
    </w:p>
    <w:p w14:paraId="7064E0D0" w14:textId="77777777" w:rsidR="00FE615C" w:rsidRDefault="00FE615C" w:rsidP="00FE615C">
      <w:pPr>
        <w:pStyle w:val="Zakladnystyl"/>
        <w:jc w:val="center"/>
        <w:rPr>
          <w:del w:id="395" w:author="1" w:date="2026-09-22T12:20:00Z" w16du:dateUtc="2026-09-22T16:20:00Z"/>
          <w:sz w:val="28"/>
          <w:szCs w:val="28"/>
        </w:rPr>
      </w:pPr>
    </w:p>
    <w:p w14:paraId="6911901C" w14:textId="77777777" w:rsidR="00FE615C" w:rsidRDefault="00FE615C" w:rsidP="00FE615C">
      <w:pPr>
        <w:pStyle w:val="Zakladnystyl"/>
        <w:jc w:val="center"/>
        <w:rPr>
          <w:del w:id="396" w:author="1" w:date="2026-09-22T12:20:00Z" w16du:dateUtc="2026-09-22T16:20:00Z"/>
          <w:sz w:val="28"/>
          <w:szCs w:val="28"/>
        </w:rPr>
      </w:pPr>
    </w:p>
    <w:p w14:paraId="61D26872" w14:textId="77777777" w:rsidR="00FE615C" w:rsidRDefault="00FE615C" w:rsidP="00FE615C">
      <w:pPr>
        <w:pStyle w:val="Zakladnystyl"/>
        <w:jc w:val="center"/>
        <w:rPr>
          <w:del w:id="397" w:author="1" w:date="2026-09-22T12:20:00Z" w16du:dateUtc="2026-09-22T16:20:00Z"/>
          <w:sz w:val="28"/>
          <w:szCs w:val="28"/>
        </w:rPr>
      </w:pPr>
    </w:p>
    <w:p w14:paraId="5FFDDB4B" w14:textId="77777777" w:rsidR="00FE615C" w:rsidRDefault="00FE615C" w:rsidP="00FE615C">
      <w:pPr>
        <w:pStyle w:val="Zakladnystyl"/>
        <w:jc w:val="center"/>
        <w:rPr>
          <w:del w:id="398" w:author="1" w:date="2026-09-22T12:20:00Z" w16du:dateUtc="2026-09-22T16:20:00Z"/>
          <w:sz w:val="28"/>
          <w:szCs w:val="28"/>
        </w:rPr>
      </w:pPr>
    </w:p>
    <w:p w14:paraId="28D2AC15" w14:textId="77777777" w:rsidR="006E4FA7" w:rsidRDefault="006E4FA7" w:rsidP="00FE615C">
      <w:pPr>
        <w:pStyle w:val="Zakladnystyl"/>
        <w:jc w:val="center"/>
        <w:rPr>
          <w:del w:id="399" w:author="1" w:date="2026-09-22T12:20:00Z" w16du:dateUtc="2026-09-22T16:20:00Z"/>
          <w:sz w:val="28"/>
          <w:szCs w:val="28"/>
        </w:rPr>
      </w:pPr>
    </w:p>
    <w:p w14:paraId="35206152" w14:textId="77777777" w:rsidR="006E4FA7" w:rsidRDefault="006E4FA7" w:rsidP="00FE615C">
      <w:pPr>
        <w:pStyle w:val="Zakladnystyl"/>
        <w:jc w:val="center"/>
        <w:rPr>
          <w:del w:id="400" w:author="1" w:date="2026-09-22T12:20:00Z" w16du:dateUtc="2026-09-22T16:20:00Z"/>
          <w:sz w:val="28"/>
          <w:szCs w:val="28"/>
        </w:rPr>
      </w:pPr>
    </w:p>
    <w:p w14:paraId="36424967" w14:textId="77777777" w:rsidR="006E4FA7" w:rsidRDefault="006E4FA7" w:rsidP="00FE615C">
      <w:pPr>
        <w:pStyle w:val="Zakladnystyl"/>
        <w:jc w:val="center"/>
        <w:rPr>
          <w:del w:id="401" w:author="1" w:date="2026-09-22T12:20:00Z" w16du:dateUtc="2026-09-22T16:20:00Z"/>
          <w:sz w:val="28"/>
          <w:szCs w:val="28"/>
        </w:rPr>
      </w:pPr>
    </w:p>
    <w:p w14:paraId="2806BA41" w14:textId="77777777" w:rsidR="00487912" w:rsidRDefault="00487912" w:rsidP="00FE615C">
      <w:pPr>
        <w:pStyle w:val="Zakladnystyl"/>
        <w:jc w:val="center"/>
        <w:rPr>
          <w:del w:id="402" w:author="1" w:date="2026-09-22T12:20:00Z" w16du:dateUtc="2026-09-22T16:20:00Z"/>
          <w:sz w:val="28"/>
          <w:szCs w:val="28"/>
        </w:rPr>
      </w:pPr>
    </w:p>
    <w:p w14:paraId="25240E2E" w14:textId="77777777" w:rsidR="00487912" w:rsidRDefault="00487912" w:rsidP="00487912">
      <w:pPr>
        <w:pStyle w:val="Zakladnystyl"/>
        <w:jc w:val="center"/>
        <w:rPr>
          <w:del w:id="403" w:author="1" w:date="2026-09-22T12:20:00Z" w16du:dateUtc="2026-09-22T16:20:00Z"/>
          <w:sz w:val="28"/>
          <w:szCs w:val="28"/>
        </w:rPr>
      </w:pPr>
    </w:p>
    <w:p w14:paraId="7340C7E2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404" w:author="1" w:date="2026-09-22T12:20:00Z" w16du:dateUtc="2026-09-22T16:20:00Z"/>
          <w:b/>
          <w:sz w:val="28"/>
          <w:szCs w:val="28"/>
        </w:rPr>
      </w:pPr>
      <w:del w:id="405" w:author="1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17412CC1" w14:textId="77777777" w:rsidR="00487912" w:rsidRDefault="00487912" w:rsidP="00487912">
      <w:pPr>
        <w:pStyle w:val="Zakladnystyl"/>
        <w:jc w:val="center"/>
        <w:rPr>
          <w:del w:id="406" w:author="1" w:date="2026-09-22T12:20:00Z" w16du:dateUtc="2026-09-22T16:20:00Z"/>
          <w:sz w:val="28"/>
          <w:szCs w:val="28"/>
        </w:rPr>
      </w:pPr>
    </w:p>
    <w:p w14:paraId="3A5EA122" w14:textId="77777777" w:rsidR="00487912" w:rsidRDefault="00487912" w:rsidP="00487912">
      <w:pPr>
        <w:pStyle w:val="Zakladnystyl"/>
        <w:jc w:val="center"/>
        <w:rPr>
          <w:del w:id="407" w:author="1" w:date="2026-09-22T12:20:00Z" w16du:dateUtc="2026-09-22T16:20:00Z"/>
          <w:sz w:val="28"/>
          <w:szCs w:val="28"/>
        </w:rPr>
      </w:pPr>
      <w:del w:id="408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B5877F5" w14:textId="77777777" w:rsidR="00487912" w:rsidRDefault="00487912" w:rsidP="00487912">
      <w:pPr>
        <w:pStyle w:val="Zakladnystyl"/>
        <w:jc w:val="center"/>
        <w:rPr>
          <w:del w:id="409" w:author="1" w:date="2026-09-22T12:20:00Z" w16du:dateUtc="2026-09-22T16:20:00Z"/>
          <w:b/>
          <w:bCs/>
          <w:sz w:val="32"/>
          <w:szCs w:val="32"/>
        </w:rPr>
      </w:pPr>
      <w:del w:id="410" w:author="1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6BFECD57" w14:textId="77777777" w:rsidR="00487912" w:rsidRDefault="00487912" w:rsidP="00487912">
      <w:pPr>
        <w:pStyle w:val="Zakladnystyl"/>
        <w:jc w:val="center"/>
        <w:rPr>
          <w:del w:id="411" w:author="1" w:date="2026-09-22T12:20:00Z" w16du:dateUtc="2026-09-22T16:20:00Z"/>
          <w:sz w:val="28"/>
          <w:szCs w:val="28"/>
        </w:rPr>
      </w:pPr>
      <w:del w:id="412" w:author="1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29186C8E" w14:textId="77777777" w:rsidR="00487912" w:rsidRDefault="00487912" w:rsidP="00487912">
      <w:pPr>
        <w:pStyle w:val="Zakladnystyl"/>
        <w:jc w:val="center"/>
        <w:rPr>
          <w:del w:id="413" w:author="1" w:date="2026-09-22T12:20:00Z" w16du:dateUtc="2026-09-22T16:20:00Z"/>
          <w:sz w:val="28"/>
          <w:szCs w:val="28"/>
        </w:rPr>
      </w:pPr>
    </w:p>
    <w:p w14:paraId="29095748" w14:textId="77777777" w:rsidR="00487912" w:rsidRDefault="00487912" w:rsidP="00487912">
      <w:pPr>
        <w:pStyle w:val="Zakladnystyl"/>
        <w:jc w:val="center"/>
        <w:rPr>
          <w:del w:id="414" w:author="1" w:date="2026-09-22T12:20:00Z" w16du:dateUtc="2026-09-22T16:20:00Z"/>
          <w:sz w:val="28"/>
          <w:szCs w:val="28"/>
        </w:rPr>
      </w:pPr>
      <w:del w:id="415" w:author="1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66663ADF" w14:textId="77777777" w:rsidR="00487912" w:rsidRDefault="00487912" w:rsidP="00487912">
      <w:pPr>
        <w:pStyle w:val="Zakladnystyl"/>
        <w:jc w:val="center"/>
        <w:rPr>
          <w:del w:id="416" w:author="1" w:date="2026-09-22T12:20:00Z" w16du:dateUtc="2026-09-22T16:20:00Z"/>
          <w:sz w:val="28"/>
          <w:szCs w:val="28"/>
        </w:rPr>
      </w:pPr>
    </w:p>
    <w:p w14:paraId="7AED756B" w14:textId="77777777" w:rsidR="00487912" w:rsidRDefault="00487912" w:rsidP="00487912">
      <w:pPr>
        <w:pStyle w:val="Zakladnystyl"/>
        <w:jc w:val="center"/>
        <w:rPr>
          <w:del w:id="417" w:author="1" w:date="2026-09-22T12:20:00Z" w16du:dateUtc="2026-09-22T16:20:00Z"/>
          <w:sz w:val="28"/>
          <w:szCs w:val="28"/>
        </w:rPr>
      </w:pPr>
    </w:p>
    <w:p w14:paraId="02BE861B" w14:textId="77777777" w:rsidR="00487912" w:rsidRDefault="00487912" w:rsidP="00487912">
      <w:pPr>
        <w:pStyle w:val="Zakladnystyl"/>
        <w:jc w:val="center"/>
        <w:rPr>
          <w:del w:id="418" w:author="1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487912" w:rsidRPr="004867BB" w14:paraId="42A1423A" w14:textId="77777777" w:rsidTr="003F507B">
        <w:trPr>
          <w:trHeight w:val="713"/>
          <w:del w:id="419" w:author="1" w:date="2026-09-22T12:20:00Z" w16du:dateUtc="2026-09-22T16:20:00Z"/>
        </w:trPr>
        <w:tc>
          <w:tcPr>
            <w:tcW w:w="9212" w:type="dxa"/>
            <w:gridSpan w:val="2"/>
          </w:tcPr>
          <w:p w14:paraId="622B736D" w14:textId="77777777" w:rsidR="00487912" w:rsidRDefault="00A73741" w:rsidP="003F507B">
            <w:pPr>
              <w:rPr>
                <w:del w:id="420" w:author="1" w:date="2026-09-22T12:20:00Z" w16du:dateUtc="2026-09-22T16:20:00Z"/>
                <w:b/>
                <w:bCs/>
                <w:sz w:val="28"/>
                <w:szCs w:val="28"/>
              </w:rPr>
            </w:pPr>
            <w:del w:id="421" w:author="1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37F81097" w14:textId="77777777" w:rsidR="00487912" w:rsidRPr="00487912" w:rsidRDefault="00487912" w:rsidP="00487912">
            <w:pPr>
              <w:rPr>
                <w:del w:id="422" w:author="1" w:date="2026-09-22T12:20:00Z" w16du:dateUtc="2026-09-22T16:20:00Z"/>
                <w:b/>
                <w:sz w:val="28"/>
                <w:szCs w:val="28"/>
              </w:rPr>
            </w:pPr>
            <w:del w:id="423" w:author="1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  <w:tr w:rsidR="00487912" w:rsidRPr="004867BB" w14:paraId="4256DEFD" w14:textId="77777777" w:rsidTr="003F507B">
        <w:trPr>
          <w:gridAfter w:val="1"/>
          <w:wAfter w:w="4606" w:type="dxa"/>
          <w:del w:id="424" w:author="1" w:date="2026-09-22T12:20:00Z" w16du:dateUtc="2026-09-22T16:20:00Z"/>
        </w:trPr>
        <w:tc>
          <w:tcPr>
            <w:tcW w:w="4606" w:type="dxa"/>
          </w:tcPr>
          <w:p w14:paraId="3F768EF3" w14:textId="77777777" w:rsidR="00487912" w:rsidRPr="004867BB" w:rsidRDefault="00487912" w:rsidP="003F507B">
            <w:pPr>
              <w:rPr>
                <w:del w:id="425" w:author="1" w:date="2026-09-22T12:20:00Z" w16du:dateUtc="2026-09-22T16:20:00Z"/>
              </w:rPr>
            </w:pPr>
          </w:p>
        </w:tc>
      </w:tr>
      <w:tr w:rsidR="00487912" w:rsidRPr="004867BB" w14:paraId="01614B5F" w14:textId="77777777" w:rsidTr="003F507B">
        <w:trPr>
          <w:gridAfter w:val="1"/>
          <w:wAfter w:w="4606" w:type="dxa"/>
          <w:cantSplit/>
          <w:del w:id="426" w:author="1" w:date="2026-09-22T12:20:00Z" w16du:dateUtc="2026-09-22T16:20:00Z"/>
        </w:trPr>
        <w:tc>
          <w:tcPr>
            <w:tcW w:w="4606" w:type="dxa"/>
          </w:tcPr>
          <w:p w14:paraId="19B55A2B" w14:textId="77777777" w:rsidR="00487912" w:rsidRDefault="00487912" w:rsidP="003F507B">
            <w:pPr>
              <w:rPr>
                <w:del w:id="427" w:author="1" w:date="2026-09-22T12:20:00Z" w16du:dateUtc="2026-09-22T16:20:00Z"/>
              </w:rPr>
            </w:pPr>
            <w:del w:id="428" w:author="1" w:date="2026-09-22T12:20:00Z" w16du:dateUtc="2026-09-22T16:20:00Z">
              <w:r w:rsidRPr="004867BB">
                <w:rPr>
                  <w:sz w:val="22"/>
                  <w:u w:val="single"/>
                </w:rPr>
                <w:delText>Predkladá</w:delText>
              </w:r>
              <w:r w:rsidRPr="004867BB">
                <w:rPr>
                  <w:sz w:val="22"/>
                </w:rPr>
                <w:delText>:</w:delText>
              </w:r>
              <w:r>
                <w:rPr>
                  <w:sz w:val="22"/>
                </w:rPr>
                <w:delText xml:space="preserve"> Ing. Dušan Gallo, starosta obce</w:delText>
              </w:r>
            </w:del>
          </w:p>
          <w:p w14:paraId="5D50D752" w14:textId="77777777" w:rsidR="00487912" w:rsidRPr="004867BB" w:rsidRDefault="00487912" w:rsidP="003F507B">
            <w:pPr>
              <w:rPr>
                <w:del w:id="429" w:author="1" w:date="2026-09-22T12:20:00Z" w16du:dateUtc="2026-09-22T16:20:00Z"/>
              </w:rPr>
            </w:pPr>
          </w:p>
        </w:tc>
      </w:tr>
    </w:tbl>
    <w:p w14:paraId="0C95222E" w14:textId="77777777" w:rsidR="00487912" w:rsidRDefault="00487912" w:rsidP="00487912">
      <w:pPr>
        <w:pStyle w:val="Vlada"/>
        <w:rPr>
          <w:del w:id="430" w:author="1" w:date="2026-09-22T12:20:00Z" w16du:dateUtc="2026-09-22T16:20:00Z"/>
        </w:rPr>
      </w:pPr>
      <w:del w:id="431" w:author="1" w:date="2026-09-22T12:20:00Z" w16du:dateUtc="2026-09-22T16:20:00Z">
        <w:r>
          <w:delText xml:space="preserve">Obecné zastupiteľstvo </w:delText>
        </w:r>
      </w:del>
    </w:p>
    <w:p w14:paraId="504CE7B2" w14:textId="77777777" w:rsidR="00A73741" w:rsidRDefault="00A73741" w:rsidP="00487912">
      <w:pPr>
        <w:pStyle w:val="Vlada"/>
        <w:rPr>
          <w:del w:id="432" w:author="1" w:date="2026-09-22T12:20:00Z" w16du:dateUtc="2026-09-22T16:20:00Z"/>
          <w:sz w:val="28"/>
          <w:szCs w:val="28"/>
        </w:rPr>
      </w:pPr>
      <w:del w:id="433" w:author="1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31618AB8" w14:textId="77777777" w:rsidR="00487912" w:rsidRPr="00A73741" w:rsidRDefault="00A73741" w:rsidP="00A73741">
      <w:pPr>
        <w:pStyle w:val="Vlada"/>
        <w:rPr>
          <w:del w:id="434" w:author="1" w:date="2026-09-22T12:20:00Z" w16du:dateUtc="2026-09-22T16:20:00Z"/>
          <w:b w:val="0"/>
          <w:sz w:val="24"/>
          <w:szCs w:val="24"/>
        </w:rPr>
      </w:pPr>
      <w:del w:id="435" w:author="1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0613780F" w14:textId="77777777" w:rsidR="00487912" w:rsidRPr="004F2D95" w:rsidRDefault="00487912" w:rsidP="00487912">
      <w:pPr>
        <w:rPr>
          <w:del w:id="436" w:author="1" w:date="2026-09-22T12:20:00Z" w16du:dateUtc="2026-09-22T16:20:00Z"/>
        </w:rPr>
      </w:pPr>
    </w:p>
    <w:p w14:paraId="33F1884E" w14:textId="77777777" w:rsidR="00487912" w:rsidRDefault="00487912" w:rsidP="00A73741">
      <w:pPr>
        <w:rPr>
          <w:del w:id="437" w:author="1" w:date="2026-09-22T12:20:00Z" w16du:dateUtc="2026-09-22T16:20:00Z"/>
        </w:rPr>
      </w:pPr>
      <w:del w:id="438" w:author="1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5406DC4C" w14:textId="77777777" w:rsidR="00A73741" w:rsidRDefault="00A73741" w:rsidP="00487912">
      <w:pPr>
        <w:ind w:left="708"/>
        <w:rPr>
          <w:del w:id="439" w:author="1" w:date="2026-09-22T12:20:00Z" w16du:dateUtc="2026-09-22T16:20:00Z"/>
        </w:rPr>
      </w:pPr>
    </w:p>
    <w:p w14:paraId="263E1FC9" w14:textId="77777777" w:rsidR="00A73741" w:rsidRDefault="00A73741" w:rsidP="00487912">
      <w:pPr>
        <w:ind w:left="708"/>
        <w:rPr>
          <w:del w:id="440" w:author="1" w:date="2026-09-22T12:20:00Z" w16du:dateUtc="2026-09-22T16:20:00Z"/>
          <w:sz w:val="22"/>
        </w:rPr>
      </w:pPr>
    </w:p>
    <w:p w14:paraId="38562322" w14:textId="77777777" w:rsidR="00487912" w:rsidRDefault="00487912" w:rsidP="00A73741">
      <w:pPr>
        <w:ind w:left="567"/>
        <w:rPr>
          <w:del w:id="441" w:author="1" w:date="2026-09-22T12:20:00Z" w16du:dateUtc="2026-09-22T16:20:00Z"/>
          <w:b/>
          <w:bCs/>
          <w:sz w:val="22"/>
        </w:rPr>
      </w:pPr>
      <w:del w:id="442" w:author="1" w:date="2026-09-22T12:20:00Z" w16du:dateUtc="2026-09-22T16:20:00Z">
        <w:r>
          <w:tab/>
          <w:delText xml:space="preserve">  </w:delText>
        </w:r>
      </w:del>
    </w:p>
    <w:p w14:paraId="5B8EA345" w14:textId="77777777" w:rsidR="00487912" w:rsidRDefault="00487912" w:rsidP="00487912">
      <w:pPr>
        <w:pStyle w:val="BodyText"/>
        <w:rPr>
          <w:del w:id="443" w:author="1" w:date="2026-09-22T12:20:00Z" w16du:dateUtc="2026-09-22T16:20:00Z"/>
          <w:b/>
          <w:bCs/>
          <w:sz w:val="22"/>
        </w:rPr>
      </w:pPr>
    </w:p>
    <w:p w14:paraId="0A1A78B1" w14:textId="77777777" w:rsidR="00487912" w:rsidRDefault="00487912" w:rsidP="00487912">
      <w:pPr>
        <w:pStyle w:val="BodyText"/>
        <w:rPr>
          <w:del w:id="444" w:author="1" w:date="2026-09-22T12:20:00Z" w16du:dateUtc="2026-09-22T16:20:00Z"/>
          <w:b/>
          <w:bCs/>
          <w:sz w:val="22"/>
        </w:rPr>
      </w:pPr>
    </w:p>
    <w:p w14:paraId="3494E3FC" w14:textId="77777777" w:rsidR="00487912" w:rsidRPr="004C320F" w:rsidRDefault="00487912" w:rsidP="00487912">
      <w:pPr>
        <w:pStyle w:val="BodyText"/>
        <w:rPr>
          <w:del w:id="445" w:author="1" w:date="2026-09-22T12:20:00Z" w16du:dateUtc="2026-09-22T16:20:00Z"/>
          <w:b/>
          <w:bCs/>
        </w:rPr>
      </w:pPr>
      <w:del w:id="446" w:author="1" w:date="2026-09-22T12:20:00Z" w16du:dateUtc="2026-09-22T16:20:00Z"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>
          <w:rPr>
            <w:b/>
            <w:bCs/>
            <w:sz w:val="22"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EFB118A" w14:textId="77777777" w:rsidR="00487912" w:rsidRPr="004C320F" w:rsidRDefault="00487912" w:rsidP="00487912">
      <w:pPr>
        <w:pStyle w:val="BodyText"/>
        <w:rPr>
          <w:del w:id="447" w:author="1" w:date="2026-09-22T12:20:00Z" w16du:dateUtc="2026-09-22T16:20:00Z"/>
          <w:b/>
          <w:bCs/>
        </w:rPr>
      </w:pPr>
      <w:del w:id="448" w:author="1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0DCB08E" w14:textId="77777777" w:rsidR="00487912" w:rsidRPr="004C320F" w:rsidRDefault="00487912" w:rsidP="00487912">
      <w:pPr>
        <w:pStyle w:val="BodyText"/>
        <w:widowControl/>
        <w:spacing w:before="120"/>
        <w:rPr>
          <w:del w:id="449" w:author="1" w:date="2026-09-22T12:20:00Z" w16du:dateUtc="2026-09-22T16:20:00Z"/>
          <w:b/>
        </w:rPr>
      </w:pPr>
    </w:p>
    <w:p w14:paraId="7D6DEDC1" w14:textId="77777777" w:rsidR="00487912" w:rsidRPr="004C320F" w:rsidRDefault="00487912" w:rsidP="00487912">
      <w:pPr>
        <w:pStyle w:val="BodyText"/>
        <w:widowControl/>
        <w:spacing w:before="120"/>
        <w:rPr>
          <w:del w:id="450" w:author="1" w:date="2026-09-22T12:20:00Z" w16du:dateUtc="2026-09-22T16:20:00Z"/>
          <w:b/>
        </w:rPr>
      </w:pPr>
    </w:p>
    <w:p w14:paraId="7D4711D3" w14:textId="77777777" w:rsidR="00487912" w:rsidRPr="004C320F" w:rsidRDefault="00487912" w:rsidP="00487912">
      <w:pPr>
        <w:pStyle w:val="BodyText"/>
        <w:rPr>
          <w:del w:id="451" w:author="1" w:date="2026-09-22T12:20:00Z" w16du:dateUtc="2026-09-22T16:20:00Z"/>
          <w:bCs/>
          <w:sz w:val="22"/>
        </w:rPr>
      </w:pPr>
      <w:del w:id="452" w:author="1" w:date="2026-09-22T12:20:00Z" w16du:dateUtc="2026-09-22T16:20:00Z">
        <w:r w:rsidRPr="004C320F">
          <w:rPr>
            <w:bCs/>
            <w:sz w:val="22"/>
          </w:rPr>
          <w:delText>Hlasovanie</w:delText>
        </w:r>
      </w:del>
    </w:p>
    <w:p w14:paraId="2A83D080" w14:textId="77777777" w:rsidR="00487912" w:rsidRPr="004C320F" w:rsidRDefault="00487912" w:rsidP="00487912">
      <w:pPr>
        <w:pStyle w:val="BodyText"/>
        <w:rPr>
          <w:del w:id="453" w:author="1" w:date="2026-09-22T12:20:00Z" w16du:dateUtc="2026-09-22T16:20:00Z"/>
          <w:bCs/>
          <w:sz w:val="22"/>
        </w:rPr>
      </w:pPr>
      <w:del w:id="454" w:author="1" w:date="2026-09-22T12:20:00Z" w16du:dateUtc="2026-09-22T16:20:00Z">
        <w:r w:rsidRPr="004C320F">
          <w:rPr>
            <w:bCs/>
            <w:sz w:val="22"/>
          </w:rPr>
          <w:delText>Za: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5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</w:del>
    </w:p>
    <w:p w14:paraId="1DE29A4A" w14:textId="77777777" w:rsidR="00487912" w:rsidRPr="004C320F" w:rsidRDefault="00487912" w:rsidP="00487912">
      <w:pPr>
        <w:pStyle w:val="BodyText"/>
        <w:rPr>
          <w:del w:id="455" w:author="1" w:date="2026-09-22T12:20:00Z" w16du:dateUtc="2026-09-22T16:20:00Z"/>
          <w:bCs/>
          <w:sz w:val="22"/>
        </w:rPr>
      </w:pPr>
      <w:del w:id="456" w:author="1" w:date="2026-09-22T12:20:00Z" w16du:dateUtc="2026-09-22T16:20:00Z">
        <w:r w:rsidRPr="004C320F">
          <w:rPr>
            <w:bCs/>
            <w:sz w:val="22"/>
          </w:rPr>
          <w:delText>Proti:</w:delText>
        </w:r>
        <w:r w:rsidRPr="004C320F">
          <w:rPr>
            <w:bCs/>
            <w:sz w:val="22"/>
          </w:rPr>
          <w:tab/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1945CFEB" w14:textId="77777777" w:rsidR="00487912" w:rsidRPr="004C320F" w:rsidRDefault="00487912" w:rsidP="00487912">
      <w:pPr>
        <w:pStyle w:val="BodyText"/>
        <w:rPr>
          <w:del w:id="457" w:author="1" w:date="2026-09-22T12:20:00Z" w16du:dateUtc="2026-09-22T16:20:00Z"/>
          <w:bCs/>
          <w:sz w:val="22"/>
        </w:rPr>
      </w:pPr>
      <w:del w:id="458" w:author="1" w:date="2026-09-22T12:20:00Z" w16du:dateUtc="2026-09-22T16:20:00Z">
        <w:r w:rsidRPr="004C320F">
          <w:rPr>
            <w:bCs/>
            <w:sz w:val="22"/>
          </w:rPr>
          <w:delText>Zdržal sa:</w:delText>
        </w:r>
        <w:r w:rsidRPr="004C320F">
          <w:rPr>
            <w:bCs/>
            <w:sz w:val="22"/>
          </w:rPr>
          <w:tab/>
        </w:r>
        <w:r>
          <w:rPr>
            <w:bCs/>
            <w:sz w:val="22"/>
          </w:rPr>
          <w:delText>0</w:delText>
        </w:r>
      </w:del>
    </w:p>
    <w:p w14:paraId="26462557" w14:textId="77777777" w:rsidR="00487912" w:rsidRDefault="00487912" w:rsidP="00487912">
      <w:pPr>
        <w:pStyle w:val="BodyText"/>
        <w:widowControl/>
        <w:spacing w:before="120"/>
        <w:rPr>
          <w:del w:id="459" w:author="1" w:date="2026-09-22T12:20:00Z" w16du:dateUtc="2026-09-22T16:20:00Z"/>
          <w:b/>
          <w:sz w:val="22"/>
          <w:szCs w:val="22"/>
        </w:rPr>
      </w:pPr>
    </w:p>
    <w:p w14:paraId="6C135292" w14:textId="77777777" w:rsidR="00487912" w:rsidRDefault="00487912" w:rsidP="00487912">
      <w:pPr>
        <w:pStyle w:val="BodyText"/>
        <w:widowControl/>
        <w:spacing w:before="120"/>
        <w:rPr>
          <w:del w:id="460" w:author="1" w:date="2026-09-22T12:20:00Z" w16du:dateUtc="2026-09-22T16:20:00Z"/>
          <w:b/>
          <w:sz w:val="22"/>
          <w:szCs w:val="22"/>
        </w:rPr>
      </w:pPr>
    </w:p>
    <w:p w14:paraId="3C538E52" w14:textId="77777777" w:rsidR="00487912" w:rsidRDefault="00487912" w:rsidP="00487912">
      <w:pPr>
        <w:pStyle w:val="Zakladnystyl"/>
        <w:rPr>
          <w:del w:id="461" w:author="1" w:date="2026-09-22T12:20:00Z" w16du:dateUtc="2026-09-22T16:20:00Z"/>
          <w:sz w:val="28"/>
          <w:szCs w:val="28"/>
        </w:rPr>
      </w:pPr>
    </w:p>
    <w:p w14:paraId="6C87AD30" w14:textId="77777777" w:rsidR="00487912" w:rsidRPr="00487912" w:rsidRDefault="00487912" w:rsidP="00487912">
      <w:pPr>
        <w:pStyle w:val="Zakladnystyl"/>
        <w:rPr>
          <w:del w:id="462" w:author="1" w:date="2026-09-22T12:20:00Z" w16du:dateUtc="2026-09-22T16:20:00Z"/>
          <w:sz w:val="20"/>
          <w:szCs w:val="20"/>
        </w:rPr>
      </w:pPr>
      <w:del w:id="463" w:author="1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2C0BFCA1" w14:textId="77777777" w:rsidR="00487912" w:rsidRPr="00487912" w:rsidRDefault="00487912" w:rsidP="00487912">
      <w:pPr>
        <w:pStyle w:val="Zakladnystyl"/>
        <w:rPr>
          <w:del w:id="464" w:author="1" w:date="2026-09-22T12:20:00Z" w16du:dateUtc="2026-09-22T16:20:00Z"/>
          <w:sz w:val="20"/>
          <w:szCs w:val="20"/>
        </w:rPr>
      </w:pPr>
      <w:del w:id="465" w:author="1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62E77F6F" w14:textId="77777777" w:rsidR="00487912" w:rsidRDefault="00487912" w:rsidP="00FE615C">
      <w:pPr>
        <w:pStyle w:val="Zakladnystyl"/>
        <w:jc w:val="center"/>
        <w:rPr>
          <w:del w:id="466" w:author="1" w:date="2026-09-22T12:20:00Z" w16du:dateUtc="2026-09-22T16:20:00Z"/>
          <w:sz w:val="28"/>
          <w:szCs w:val="28"/>
        </w:rPr>
      </w:pPr>
    </w:p>
    <w:p w14:paraId="6610A215" w14:textId="77777777" w:rsidR="00487912" w:rsidRDefault="00487912" w:rsidP="00FE615C">
      <w:pPr>
        <w:pStyle w:val="Zakladnystyl"/>
        <w:jc w:val="center"/>
        <w:rPr>
          <w:del w:id="467" w:author="1" w:date="2026-09-22T12:20:00Z" w16du:dateUtc="2026-09-22T16:20:00Z"/>
          <w:sz w:val="28"/>
          <w:szCs w:val="28"/>
        </w:rPr>
      </w:pPr>
    </w:p>
    <w:p w14:paraId="2726FAE3" w14:textId="77777777" w:rsidR="00487912" w:rsidRDefault="00487912" w:rsidP="00FE615C">
      <w:pPr>
        <w:pStyle w:val="Zakladnystyl"/>
        <w:jc w:val="center"/>
        <w:rPr>
          <w:del w:id="468" w:author="1" w:date="2026-09-22T12:20:00Z" w16du:dateUtc="2026-09-22T16:20:00Z"/>
          <w:sz w:val="28"/>
          <w:szCs w:val="28"/>
        </w:rPr>
      </w:pPr>
    </w:p>
    <w:p w14:paraId="1D73A897" w14:textId="77777777" w:rsidR="00487912" w:rsidRDefault="00487912" w:rsidP="00FE615C">
      <w:pPr>
        <w:pStyle w:val="Zakladnystyl"/>
        <w:jc w:val="center"/>
        <w:rPr>
          <w:del w:id="469" w:author="1" w:date="2026-09-22T12:20:00Z" w16du:dateUtc="2026-09-22T16:20:00Z"/>
          <w:sz w:val="28"/>
          <w:szCs w:val="28"/>
        </w:rPr>
      </w:pPr>
    </w:p>
    <w:p w14:paraId="79175F53" w14:textId="77777777" w:rsidR="00487912" w:rsidRDefault="00487912" w:rsidP="00FE615C">
      <w:pPr>
        <w:pStyle w:val="Zakladnystyl"/>
        <w:jc w:val="center"/>
        <w:rPr>
          <w:del w:id="470" w:author="1" w:date="2026-09-22T12:20:00Z" w16du:dateUtc="2026-09-22T16:20:00Z"/>
          <w:sz w:val="28"/>
          <w:szCs w:val="28"/>
        </w:rPr>
      </w:pPr>
    </w:p>
    <w:p w14:paraId="10B0F562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471" w:author="1" w:date="2026-09-22T12:20:00Z" w16du:dateUtc="2026-09-22T16:20:00Z"/>
          <w:b/>
          <w:sz w:val="28"/>
          <w:szCs w:val="28"/>
        </w:rPr>
      </w:pPr>
      <w:del w:id="472" w:author="1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6FC2583C" w14:textId="77777777" w:rsidR="006E4FA7" w:rsidRDefault="006E4FA7" w:rsidP="00FE615C">
      <w:pPr>
        <w:pStyle w:val="Zakladnystyl"/>
        <w:jc w:val="center"/>
        <w:rPr>
          <w:del w:id="473" w:author="1" w:date="2026-09-22T12:20:00Z" w16du:dateUtc="2026-09-22T16:20:00Z"/>
          <w:sz w:val="28"/>
          <w:szCs w:val="28"/>
        </w:rPr>
      </w:pPr>
    </w:p>
    <w:p w14:paraId="0DBFF960" w14:textId="77777777" w:rsidR="00050AD2" w:rsidRDefault="00050AD2" w:rsidP="00050AD2">
      <w:pPr>
        <w:pStyle w:val="Zakladnystyl"/>
        <w:jc w:val="center"/>
        <w:rPr>
          <w:del w:id="474" w:author="1" w:date="2026-09-22T12:20:00Z" w16du:dateUtc="2026-09-22T16:20:00Z"/>
          <w:sz w:val="28"/>
          <w:szCs w:val="28"/>
        </w:rPr>
      </w:pPr>
      <w:del w:id="475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18CE89DB" w14:textId="77777777" w:rsidR="00050AD2" w:rsidRDefault="00050AD2" w:rsidP="00050AD2">
      <w:pPr>
        <w:pStyle w:val="Zakladnystyl"/>
        <w:jc w:val="center"/>
        <w:rPr>
          <w:del w:id="476" w:author="1" w:date="2026-09-22T12:20:00Z" w16du:dateUtc="2026-09-22T16:20:00Z"/>
          <w:b/>
          <w:bCs/>
          <w:sz w:val="32"/>
          <w:szCs w:val="32"/>
        </w:rPr>
      </w:pPr>
      <w:del w:id="477" w:author="1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468B4FF4" w14:textId="77777777" w:rsidR="00050AD2" w:rsidRDefault="00050AD2" w:rsidP="00050AD2">
      <w:pPr>
        <w:pStyle w:val="Zakladnystyl"/>
        <w:jc w:val="center"/>
        <w:rPr>
          <w:del w:id="478" w:author="1" w:date="2026-09-22T12:20:00Z" w16du:dateUtc="2026-09-22T16:20:00Z"/>
          <w:sz w:val="28"/>
          <w:szCs w:val="28"/>
        </w:rPr>
      </w:pPr>
      <w:del w:id="479" w:author="1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698722B9" w14:textId="77777777" w:rsidR="00FE615C" w:rsidRDefault="00FE615C" w:rsidP="00FE615C">
      <w:pPr>
        <w:pStyle w:val="Zakladnystyl"/>
        <w:jc w:val="center"/>
        <w:rPr>
          <w:del w:id="480" w:author="1" w:date="2026-09-22T12:20:00Z" w16du:dateUtc="2026-09-22T16:20:00Z"/>
          <w:sz w:val="28"/>
          <w:szCs w:val="28"/>
        </w:rPr>
      </w:pPr>
    </w:p>
    <w:p w14:paraId="004C004F" w14:textId="77777777" w:rsidR="00FB7E3E" w:rsidRPr="00FB7E3E" w:rsidRDefault="00FB7E3E" w:rsidP="00FE615C">
      <w:pPr>
        <w:pStyle w:val="Zakladnystyl"/>
        <w:jc w:val="center"/>
        <w:rPr>
          <w:del w:id="481" w:author="1" w:date="2026-09-22T12:20:00Z" w16du:dateUtc="2026-09-22T16:20:00Z"/>
          <w:b/>
          <w:sz w:val="28"/>
          <w:szCs w:val="28"/>
        </w:rPr>
      </w:pPr>
      <w:del w:id="482" w:author="1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7EB475CA" w14:textId="77777777" w:rsidR="006E4FA7" w:rsidRDefault="00050AD2" w:rsidP="00050AD2">
      <w:pPr>
        <w:pStyle w:val="Heading1"/>
        <w:ind w:left="567" w:hanging="567"/>
        <w:rPr>
          <w:del w:id="483" w:author="1" w:date="2026-09-22T12:20:00Z" w16du:dateUtc="2026-09-22T16:20:00Z"/>
        </w:rPr>
      </w:pPr>
      <w:del w:id="484" w:author="1" w:date="2026-09-22T12:20:00Z" w16du:dateUtc="2026-09-22T16:20:00Z">
        <w:r w:rsidRPr="00050AD2"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6C17D532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85" w:author="1" w:date="2026-09-22T12:20:00Z" w16du:dateUtc="2026-09-22T16:20:00Z"/>
        </w:rPr>
      </w:pPr>
    </w:p>
    <w:p w14:paraId="695ACF54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86" w:author="1" w:date="2026-09-22T12:20:00Z" w16du:dateUtc="2026-09-22T16:20:00Z"/>
        </w:rPr>
      </w:pPr>
      <w:del w:id="487" w:author="1" w:date="2026-09-22T12:20:00Z" w16du:dateUtc="2026-09-22T16:20:00Z">
        <w:r>
          <w:delText xml:space="preserve">C.1 </w:delText>
        </w:r>
      </w:del>
    </w:p>
    <w:p w14:paraId="5BD0C692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488" w:author="1" w:date="2026-09-22T12:20:00Z" w16du:dateUtc="2026-09-22T16:20:00Z"/>
        </w:rPr>
      </w:pPr>
      <w:del w:id="489" w:author="1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735EAEF2" w14:textId="77777777" w:rsidR="006E4FA7" w:rsidRDefault="006E4FA7" w:rsidP="006E4FA7">
      <w:pPr>
        <w:pStyle w:val="Heading2"/>
        <w:numPr>
          <w:ilvl w:val="0"/>
          <w:numId w:val="8"/>
        </w:numPr>
        <w:rPr>
          <w:del w:id="490" w:author="1" w:date="2026-09-22T12:20:00Z" w16du:dateUtc="2026-09-22T16:20:00Z"/>
        </w:rPr>
      </w:pPr>
      <w:del w:id="491" w:author="1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126A66F0" w14:textId="77777777" w:rsidR="006E4FA7" w:rsidRDefault="006E4FA7" w:rsidP="006E4FA7">
      <w:pPr>
        <w:pStyle w:val="Heading2"/>
        <w:numPr>
          <w:ilvl w:val="0"/>
          <w:numId w:val="8"/>
        </w:numPr>
        <w:rPr>
          <w:del w:id="492" w:author="1" w:date="2026-09-22T12:20:00Z" w16du:dateUtc="2026-09-22T16:20:00Z"/>
        </w:rPr>
      </w:pPr>
      <w:del w:id="493" w:author="1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16FBC3C1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494" w:author="1" w:date="2026-09-22T12:20:00Z" w16du:dateUtc="2026-09-22T16:20:00Z"/>
        </w:rPr>
      </w:pPr>
      <w:del w:id="495" w:author="1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5391904A" w14:textId="77777777" w:rsidR="00D13C8F" w:rsidRDefault="00D13C8F" w:rsidP="00D13C8F">
      <w:pPr>
        <w:pStyle w:val="BodyText"/>
        <w:ind w:left="2136" w:firstLine="696"/>
        <w:jc w:val="both"/>
        <w:rPr>
          <w:del w:id="496" w:author="1" w:date="2026-09-22T12:20:00Z" w16du:dateUtc="2026-09-22T16:20:00Z"/>
        </w:rPr>
      </w:pPr>
    </w:p>
    <w:p w14:paraId="1259442C" w14:textId="77777777" w:rsidR="00D13C8F" w:rsidRDefault="00D13C8F" w:rsidP="00D13C8F">
      <w:pPr>
        <w:pStyle w:val="BodyText"/>
        <w:ind w:left="2136" w:firstLine="696"/>
        <w:jc w:val="both"/>
        <w:rPr>
          <w:del w:id="497" w:author="1" w:date="2026-09-22T12:20:00Z" w16du:dateUtc="2026-09-22T16:20:00Z"/>
        </w:rPr>
      </w:pPr>
      <w:del w:id="498" w:author="1" w:date="2026-09-22T12:20:00Z" w16du:dateUtc="2026-09-22T16:20:00Z">
        <w:r>
          <w:delText>Zdôvodnenie osobitného zreteľa:</w:delText>
        </w:r>
      </w:del>
    </w:p>
    <w:p w14:paraId="059904EF" w14:textId="77777777" w:rsidR="00D13C8F" w:rsidRDefault="00D13C8F" w:rsidP="00D13C8F">
      <w:pPr>
        <w:pStyle w:val="Bezriadkovania2"/>
        <w:ind w:left="2832" w:firstLine="708"/>
        <w:jc w:val="both"/>
        <w:rPr>
          <w:del w:id="499" w:author="1" w:date="2026-09-22T12:20:00Z" w16du:dateUtc="2026-09-22T16:20:00Z"/>
          <w:rFonts w:ascii="Times New Roman" w:hAnsi="Times New Roman"/>
        </w:rPr>
      </w:pPr>
    </w:p>
    <w:p w14:paraId="5A5EFA19" w14:textId="77777777" w:rsidR="00D13C8F" w:rsidRDefault="00D13C8F" w:rsidP="00D13C8F">
      <w:pPr>
        <w:pStyle w:val="Bezriadkovania2"/>
        <w:jc w:val="both"/>
        <w:rPr>
          <w:del w:id="500" w:author="1" w:date="2026-09-22T12:20:00Z" w16du:dateUtc="2026-09-22T16:20:00Z"/>
          <w:rFonts w:ascii="Times New Roman" w:hAnsi="Times New Roman"/>
        </w:rPr>
      </w:pPr>
      <w:del w:id="501" w:author="1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08AD708B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502" w:author="1" w:date="2026-09-22T12:20:00Z" w16du:dateUtc="2026-09-22T16:20:00Z"/>
        </w:rPr>
      </w:pPr>
    </w:p>
    <w:p w14:paraId="00C347B6" w14:textId="77777777" w:rsidR="00FE615C" w:rsidRDefault="00FE615C" w:rsidP="00FE615C">
      <w:pPr>
        <w:pStyle w:val="Zakladnystyl"/>
        <w:jc w:val="center"/>
        <w:rPr>
          <w:del w:id="503" w:author="1" w:date="2026-09-22T12:20:00Z" w16du:dateUtc="2026-09-22T16:20:00Z"/>
          <w:sz w:val="28"/>
          <w:szCs w:val="28"/>
        </w:rPr>
      </w:pPr>
    </w:p>
    <w:p w14:paraId="5EA2C1F8" w14:textId="77777777" w:rsidR="00050AD2" w:rsidRDefault="00050AD2" w:rsidP="00FE615C">
      <w:pPr>
        <w:pStyle w:val="Zakladnystyl"/>
        <w:jc w:val="center"/>
        <w:rPr>
          <w:del w:id="504" w:author="1" w:date="2026-09-22T12:20:00Z" w16du:dateUtc="2026-09-22T16:20:00Z"/>
          <w:sz w:val="28"/>
          <w:szCs w:val="28"/>
        </w:rPr>
      </w:pPr>
    </w:p>
    <w:p w14:paraId="24F8316C" w14:textId="77777777" w:rsidR="00050AD2" w:rsidRDefault="00050AD2" w:rsidP="00050AD2">
      <w:pPr>
        <w:pStyle w:val="Zakladnystyl"/>
        <w:rPr>
          <w:del w:id="505" w:author="1" w:date="2026-09-22T12:20:00Z" w16du:dateUtc="2026-09-22T16:20:00Z"/>
          <w:sz w:val="22"/>
          <w:szCs w:val="22"/>
        </w:rPr>
      </w:pPr>
      <w:del w:id="506" w:author="1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608CB182" w14:textId="77777777" w:rsidR="00050AD2" w:rsidRPr="00050AD2" w:rsidRDefault="00050AD2" w:rsidP="00050AD2">
      <w:pPr>
        <w:pStyle w:val="Zakladnystyl"/>
        <w:rPr>
          <w:del w:id="507" w:author="1" w:date="2026-09-22T12:20:00Z" w16du:dateUtc="2026-09-22T16:20:00Z"/>
          <w:sz w:val="22"/>
          <w:szCs w:val="22"/>
        </w:rPr>
      </w:pPr>
      <w:del w:id="508" w:author="1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1082A7B0" w14:textId="77777777" w:rsidR="00050AD2" w:rsidRDefault="00050AD2" w:rsidP="00050AD2">
      <w:pPr>
        <w:pStyle w:val="Zakladnystyl"/>
        <w:ind w:left="5664" w:firstLine="708"/>
        <w:jc w:val="both"/>
        <w:rPr>
          <w:del w:id="509" w:author="1" w:date="2026-09-22T12:20:00Z" w16du:dateUtc="2026-09-22T16:20:00Z"/>
          <w:sz w:val="28"/>
          <w:szCs w:val="28"/>
        </w:rPr>
      </w:pPr>
      <w:del w:id="510" w:author="1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7F67CE25" w14:textId="77777777" w:rsidR="00050AD2" w:rsidRDefault="00050AD2" w:rsidP="00050AD2">
      <w:pPr>
        <w:pStyle w:val="Zakladnystyl"/>
        <w:ind w:left="5664" w:firstLine="708"/>
        <w:jc w:val="both"/>
        <w:rPr>
          <w:del w:id="511" w:author="1" w:date="2026-09-22T12:20:00Z" w16du:dateUtc="2026-09-22T16:20:00Z"/>
          <w:sz w:val="28"/>
          <w:szCs w:val="28"/>
        </w:rPr>
      </w:pPr>
      <w:del w:id="512" w:author="1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4C5C5F05" w14:textId="77777777" w:rsidR="00050AD2" w:rsidRDefault="00050AD2" w:rsidP="00050AD2">
      <w:pPr>
        <w:pStyle w:val="Zakladnystyl"/>
        <w:ind w:left="5664" w:firstLine="708"/>
        <w:jc w:val="both"/>
        <w:rPr>
          <w:del w:id="513" w:author="1" w:date="2026-09-22T12:20:00Z" w16du:dateUtc="2026-09-22T16:20:00Z"/>
          <w:sz w:val="28"/>
          <w:szCs w:val="28"/>
        </w:rPr>
      </w:pPr>
    </w:p>
    <w:p w14:paraId="0EB62D25" w14:textId="77777777" w:rsidR="00050AD2" w:rsidRDefault="00050AD2" w:rsidP="00050AD2">
      <w:pPr>
        <w:pStyle w:val="Zakladnystyl"/>
        <w:ind w:left="5664" w:firstLine="708"/>
        <w:jc w:val="both"/>
        <w:rPr>
          <w:del w:id="514" w:author="1" w:date="2026-09-22T12:20:00Z" w16du:dateUtc="2026-09-22T16:20:00Z"/>
          <w:sz w:val="28"/>
          <w:szCs w:val="28"/>
        </w:rPr>
      </w:pPr>
    </w:p>
    <w:p w14:paraId="7DEE8E3F" w14:textId="77777777" w:rsidR="00050AD2" w:rsidRDefault="00050AD2" w:rsidP="00050AD2">
      <w:pPr>
        <w:pStyle w:val="Zakladnystyl"/>
        <w:ind w:left="5664" w:firstLine="708"/>
        <w:jc w:val="both"/>
        <w:rPr>
          <w:del w:id="515" w:author="1" w:date="2026-09-22T12:20:00Z" w16du:dateUtc="2026-09-22T16:20:00Z"/>
          <w:sz w:val="28"/>
          <w:szCs w:val="28"/>
        </w:rPr>
      </w:pPr>
    </w:p>
    <w:p w14:paraId="43D414BA" w14:textId="77777777" w:rsidR="00050AD2" w:rsidRDefault="00050AD2" w:rsidP="00050AD2">
      <w:pPr>
        <w:pStyle w:val="Zakladnystyl"/>
        <w:ind w:left="5664" w:firstLine="708"/>
        <w:jc w:val="center"/>
        <w:rPr>
          <w:del w:id="516" w:author="1" w:date="2026-09-22T12:20:00Z" w16du:dateUtc="2026-09-22T16:20:00Z"/>
          <w:sz w:val="28"/>
          <w:szCs w:val="28"/>
        </w:rPr>
      </w:pPr>
    </w:p>
    <w:p w14:paraId="3A2BF791" w14:textId="77777777" w:rsidR="00D13C8F" w:rsidRDefault="00D13C8F" w:rsidP="00050AD2">
      <w:pPr>
        <w:pStyle w:val="Zakladnystyl"/>
        <w:ind w:left="5664" w:firstLine="708"/>
        <w:jc w:val="center"/>
        <w:rPr>
          <w:del w:id="517" w:author="1" w:date="2026-09-22T12:20:00Z" w16du:dateUtc="2026-09-22T16:20:00Z"/>
          <w:sz w:val="28"/>
          <w:szCs w:val="28"/>
        </w:rPr>
      </w:pPr>
    </w:p>
    <w:p w14:paraId="43C540E7" w14:textId="77777777" w:rsidR="00D13C8F" w:rsidRDefault="00D13C8F" w:rsidP="00050AD2">
      <w:pPr>
        <w:pStyle w:val="Zakladnystyl"/>
        <w:ind w:left="5664" w:firstLine="708"/>
        <w:jc w:val="center"/>
        <w:rPr>
          <w:del w:id="518" w:author="1" w:date="2026-09-22T12:20:00Z" w16du:dateUtc="2026-09-22T16:20:00Z"/>
          <w:sz w:val="28"/>
          <w:szCs w:val="28"/>
        </w:rPr>
      </w:pPr>
    </w:p>
    <w:p w14:paraId="0157C5D9" w14:textId="77777777" w:rsidR="00D13C8F" w:rsidRDefault="00D13C8F" w:rsidP="00050AD2">
      <w:pPr>
        <w:pStyle w:val="Zakladnystyl"/>
        <w:ind w:left="5664" w:firstLine="708"/>
        <w:jc w:val="center"/>
        <w:rPr>
          <w:del w:id="519" w:author="1" w:date="2026-09-22T12:20:00Z" w16du:dateUtc="2026-09-22T16:20:00Z"/>
          <w:sz w:val="28"/>
          <w:szCs w:val="28"/>
        </w:rPr>
      </w:pPr>
    </w:p>
    <w:p w14:paraId="1F4DC6D6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520" w:author="1" w:date="2026-09-22T12:20:00Z" w16du:dateUtc="2026-09-22T16:20:00Z"/>
          <w:b/>
          <w:sz w:val="28"/>
          <w:szCs w:val="28"/>
        </w:rPr>
      </w:pPr>
      <w:del w:id="521" w:author="1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05D1D1A5" w14:textId="77777777" w:rsidR="00D13C8F" w:rsidRDefault="00D13C8F" w:rsidP="00D13C8F">
      <w:pPr>
        <w:pStyle w:val="Zakladnystyl"/>
        <w:jc w:val="center"/>
        <w:rPr>
          <w:del w:id="522" w:author="1" w:date="2026-09-22T12:20:00Z" w16du:dateUtc="2026-09-22T16:20:00Z"/>
          <w:sz w:val="28"/>
          <w:szCs w:val="28"/>
        </w:rPr>
      </w:pPr>
    </w:p>
    <w:p w14:paraId="5D645402" w14:textId="77777777" w:rsidR="00D13C8F" w:rsidRDefault="00D13C8F" w:rsidP="00D13C8F">
      <w:pPr>
        <w:pStyle w:val="Zakladnystyl"/>
        <w:jc w:val="center"/>
        <w:rPr>
          <w:del w:id="523" w:author="1" w:date="2026-09-22T12:20:00Z" w16du:dateUtc="2026-09-22T16:20:00Z"/>
          <w:sz w:val="28"/>
          <w:szCs w:val="28"/>
        </w:rPr>
      </w:pPr>
      <w:del w:id="524" w:author="1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CF7C799" w14:textId="77777777" w:rsidR="00D13C8F" w:rsidRDefault="00D13C8F" w:rsidP="00D13C8F">
      <w:pPr>
        <w:pStyle w:val="Zakladnystyl"/>
        <w:jc w:val="center"/>
        <w:rPr>
          <w:del w:id="525" w:author="1" w:date="2026-09-22T12:20:00Z" w16du:dateUtc="2026-09-22T16:20:00Z"/>
          <w:b/>
          <w:bCs/>
          <w:sz w:val="32"/>
          <w:szCs w:val="32"/>
        </w:rPr>
      </w:pPr>
      <w:del w:id="526" w:author="1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78B12C45" w14:textId="77777777" w:rsidR="00D13C8F" w:rsidRDefault="00D13C8F" w:rsidP="00D13C8F">
      <w:pPr>
        <w:pStyle w:val="Zakladnystyl"/>
        <w:jc w:val="center"/>
        <w:rPr>
          <w:del w:id="527" w:author="1" w:date="2026-09-22T12:20:00Z" w16du:dateUtc="2026-09-22T16:20:00Z"/>
          <w:sz w:val="28"/>
          <w:szCs w:val="28"/>
        </w:rPr>
      </w:pPr>
      <w:del w:id="528" w:author="1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3FFC3E4A" w14:textId="77777777" w:rsidR="00D13C8F" w:rsidRDefault="00D13C8F" w:rsidP="00D13C8F">
      <w:pPr>
        <w:pStyle w:val="Zakladnystyl"/>
        <w:jc w:val="center"/>
        <w:rPr>
          <w:del w:id="529" w:author="1" w:date="2026-09-22T12:20:00Z" w16du:dateUtc="2026-09-22T16:20:00Z"/>
          <w:sz w:val="28"/>
          <w:szCs w:val="28"/>
        </w:rPr>
      </w:pPr>
    </w:p>
    <w:p w14:paraId="4AEE7406" w14:textId="77777777" w:rsidR="00D13C8F" w:rsidRPr="00FB7E3E" w:rsidRDefault="00D13C8F" w:rsidP="00D13C8F">
      <w:pPr>
        <w:pStyle w:val="Zakladnystyl"/>
        <w:jc w:val="center"/>
        <w:rPr>
          <w:del w:id="530" w:author="1" w:date="2026-09-22T12:20:00Z" w16du:dateUtc="2026-09-22T16:20:00Z"/>
          <w:b/>
          <w:sz w:val="28"/>
          <w:szCs w:val="28"/>
        </w:rPr>
      </w:pPr>
      <w:del w:id="531" w:author="1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38E5ED89" w14:textId="77777777" w:rsidR="00D13C8F" w:rsidRDefault="00D13C8F" w:rsidP="00D13C8F">
      <w:pPr>
        <w:pStyle w:val="Heading1"/>
        <w:ind w:left="567" w:hanging="567"/>
        <w:rPr>
          <w:del w:id="532" w:author="1" w:date="2026-09-22T12:20:00Z" w16du:dateUtc="2026-09-22T16:20:00Z"/>
        </w:rPr>
      </w:pPr>
      <w:del w:id="533" w:author="1" w:date="2026-09-22T12:20:00Z" w16du:dateUtc="2026-09-22T16:20:00Z">
        <w:r w:rsidRPr="00050AD2"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67D67510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534" w:author="1" w:date="2026-09-22T12:20:00Z" w16du:dateUtc="2026-09-22T16:20:00Z"/>
        </w:rPr>
      </w:pPr>
      <w:del w:id="535" w:author="1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2955CDEA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536" w:author="1" w:date="2026-09-22T12:20:00Z" w16du:dateUtc="2026-09-22T16:20:00Z"/>
        </w:rPr>
      </w:pPr>
      <w:del w:id="537" w:author="1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5BC96173" w14:textId="77777777" w:rsidR="00D13C8F" w:rsidRDefault="00D13C8F" w:rsidP="00D13C8F">
      <w:pPr>
        <w:pStyle w:val="Heading2"/>
        <w:numPr>
          <w:ilvl w:val="0"/>
          <w:numId w:val="8"/>
        </w:numPr>
        <w:rPr>
          <w:del w:id="538" w:author="1" w:date="2026-09-22T12:20:00Z" w16du:dateUtc="2026-09-22T16:20:00Z"/>
        </w:rPr>
      </w:pPr>
      <w:del w:id="539" w:author="1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57AC51A4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540" w:author="1" w:date="2026-09-22T12:20:00Z" w16du:dateUtc="2026-09-22T16:20:00Z"/>
        </w:rPr>
      </w:pPr>
    </w:p>
    <w:p w14:paraId="08C4EAC1" w14:textId="77777777" w:rsidR="00D13C8F" w:rsidRDefault="00D13C8F" w:rsidP="00D13C8F">
      <w:pPr>
        <w:pStyle w:val="Heading2"/>
        <w:numPr>
          <w:ilvl w:val="0"/>
          <w:numId w:val="8"/>
        </w:numPr>
        <w:rPr>
          <w:del w:id="541" w:author="1" w:date="2026-09-22T12:20:00Z" w16du:dateUtc="2026-09-22T16:20:00Z"/>
        </w:rPr>
      </w:pPr>
      <w:del w:id="542" w:author="1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056EB05B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543" w:author="1" w:date="2026-09-22T12:20:00Z" w16du:dateUtc="2026-09-22T16:20:00Z"/>
        </w:rPr>
      </w:pPr>
      <w:del w:id="544" w:author="1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0270360E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545" w:author="1" w:date="2026-09-22T12:20:00Z" w16du:dateUtc="2026-09-22T16:20:00Z"/>
        </w:rPr>
      </w:pPr>
    </w:p>
    <w:p w14:paraId="25D663E5" w14:textId="77777777" w:rsidR="004D6198" w:rsidRDefault="004D6198" w:rsidP="004D6198">
      <w:pPr>
        <w:pStyle w:val="BodyText"/>
        <w:ind w:left="2136" w:firstLine="696"/>
        <w:jc w:val="both"/>
        <w:rPr>
          <w:del w:id="546" w:author="1" w:date="2026-09-22T12:20:00Z" w16du:dateUtc="2026-09-22T16:20:00Z"/>
        </w:rPr>
      </w:pPr>
      <w:del w:id="547" w:author="1" w:date="2026-09-22T12:20:00Z" w16du:dateUtc="2026-09-22T16:20:00Z">
        <w:r>
          <w:delText>Zdôvodnenie osobitného zreteľa:</w:delText>
        </w:r>
      </w:del>
    </w:p>
    <w:p w14:paraId="2CC31380" w14:textId="77777777" w:rsidR="004D6198" w:rsidRDefault="004D6198" w:rsidP="004D6198">
      <w:pPr>
        <w:pStyle w:val="Bezriadkovania2"/>
        <w:ind w:left="2832" w:firstLine="708"/>
        <w:jc w:val="both"/>
        <w:rPr>
          <w:del w:id="548" w:author="1" w:date="2026-09-22T12:20:00Z" w16du:dateUtc="2026-09-22T16:20:00Z"/>
          <w:rFonts w:ascii="Times New Roman" w:hAnsi="Times New Roman"/>
        </w:rPr>
      </w:pPr>
    </w:p>
    <w:p w14:paraId="52CFCEAB" w14:textId="77777777" w:rsidR="004D6198" w:rsidRDefault="004D6198" w:rsidP="004D6198">
      <w:pPr>
        <w:pStyle w:val="Bezriadkovania2"/>
        <w:jc w:val="both"/>
        <w:rPr>
          <w:del w:id="549" w:author="1" w:date="2026-09-22T12:20:00Z" w16du:dateUtc="2026-09-22T16:20:00Z"/>
          <w:rFonts w:ascii="Times New Roman" w:hAnsi="Times New Roman"/>
        </w:rPr>
      </w:pPr>
      <w:del w:id="550" w:author="1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093866AB" w14:textId="77777777" w:rsidR="004D6198" w:rsidRDefault="004D6198" w:rsidP="004D6198">
      <w:pPr>
        <w:pStyle w:val="Zakladnystyl"/>
        <w:jc w:val="center"/>
        <w:rPr>
          <w:del w:id="551" w:author="1" w:date="2026-09-22T12:20:00Z" w16du:dateUtc="2026-09-22T16:20:00Z"/>
          <w:sz w:val="28"/>
          <w:szCs w:val="28"/>
        </w:rPr>
      </w:pPr>
    </w:p>
    <w:p w14:paraId="53C75ADA" w14:textId="77777777" w:rsidR="004D6198" w:rsidRDefault="004D6198" w:rsidP="004D6198">
      <w:pPr>
        <w:pStyle w:val="Zakladnystyl"/>
        <w:jc w:val="center"/>
        <w:rPr>
          <w:del w:id="552" w:author="1" w:date="2026-09-22T12:20:00Z" w16du:dateUtc="2026-09-22T16:20:00Z"/>
          <w:sz w:val="28"/>
          <w:szCs w:val="28"/>
        </w:rPr>
      </w:pPr>
    </w:p>
    <w:p w14:paraId="21F547E5" w14:textId="77777777" w:rsidR="004D6198" w:rsidRDefault="004D6198" w:rsidP="004D6198">
      <w:pPr>
        <w:pStyle w:val="Zakladnystyl"/>
        <w:rPr>
          <w:del w:id="553" w:author="1" w:date="2026-09-22T12:20:00Z" w16du:dateUtc="2026-09-22T16:20:00Z"/>
          <w:sz w:val="22"/>
          <w:szCs w:val="22"/>
        </w:rPr>
      </w:pPr>
      <w:del w:id="554" w:author="1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59D3E8D8" w14:textId="77777777" w:rsidR="004D6198" w:rsidRPr="00050AD2" w:rsidRDefault="004D6198" w:rsidP="004D6198">
      <w:pPr>
        <w:pStyle w:val="Zakladnystyl"/>
        <w:rPr>
          <w:del w:id="555" w:author="1" w:date="2026-09-22T12:20:00Z" w16du:dateUtc="2026-09-22T16:20:00Z"/>
          <w:sz w:val="22"/>
          <w:szCs w:val="22"/>
        </w:rPr>
      </w:pPr>
      <w:del w:id="556" w:author="1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31987957" w14:textId="77777777" w:rsidR="004D6198" w:rsidRDefault="004D6198" w:rsidP="004D6198">
      <w:pPr>
        <w:pStyle w:val="Zakladnystyl"/>
        <w:ind w:left="5664" w:firstLine="708"/>
        <w:jc w:val="both"/>
        <w:rPr>
          <w:del w:id="557" w:author="1" w:date="2026-09-22T12:20:00Z" w16du:dateUtc="2026-09-22T16:20:00Z"/>
          <w:sz w:val="28"/>
          <w:szCs w:val="28"/>
        </w:rPr>
      </w:pPr>
      <w:del w:id="558" w:author="1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4173D466" w14:textId="77777777" w:rsidR="004D6198" w:rsidRDefault="004D6198" w:rsidP="004D6198">
      <w:pPr>
        <w:pStyle w:val="Zakladnystyl"/>
        <w:ind w:left="5664" w:firstLine="708"/>
        <w:jc w:val="both"/>
        <w:rPr>
          <w:del w:id="559" w:author="1" w:date="2026-09-22T12:20:00Z" w16du:dateUtc="2026-09-22T16:20:00Z"/>
          <w:sz w:val="28"/>
          <w:szCs w:val="28"/>
        </w:rPr>
      </w:pPr>
      <w:del w:id="560" w:author="1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13A82613" w14:textId="77777777" w:rsidR="004D6198" w:rsidRDefault="004D6198" w:rsidP="004D6198">
      <w:pPr>
        <w:pStyle w:val="Zakladnystyl"/>
        <w:ind w:left="5664" w:firstLine="708"/>
        <w:jc w:val="both"/>
        <w:rPr>
          <w:del w:id="561" w:author="1" w:date="2026-09-22T12:20:00Z" w16du:dateUtc="2026-09-22T16:20:00Z"/>
          <w:sz w:val="28"/>
          <w:szCs w:val="28"/>
        </w:rPr>
      </w:pPr>
    </w:p>
    <w:p w14:paraId="34C95249" w14:textId="77777777" w:rsidR="004D6198" w:rsidRPr="001E08FA" w:rsidRDefault="004D6198" w:rsidP="001E08FA">
      <w:pPr>
        <w:rPr>
          <w:rFonts w:ascii="Times New Roman" w:hAnsi="Times New Roman"/>
          <w:sz w:val="24"/>
          <w:rPrChange w:id="562" w:author="1" w:date="2026-09-22T12:20:00Z" w16du:dateUtc="2026-09-22T16:20:00Z">
            <w:rPr>
              <w:sz w:val="28"/>
              <w:szCs w:val="28"/>
            </w:rPr>
          </w:rPrChange>
        </w:rPr>
        <w:pPrChange w:id="563" w:author="1" w:date="2026-09-22T12:20:00Z" w16du:dateUtc="2026-09-22T16:20:00Z">
          <w:pPr>
            <w:pStyle w:val="Zakladnystyl"/>
            <w:ind w:left="5664" w:firstLine="708"/>
            <w:jc w:val="both"/>
          </w:pPr>
        </w:pPrChange>
      </w:pPr>
    </w:p>
    <w:p w14:paraId="2A669AE1" w14:textId="77777777" w:rsidR="004D6198" w:rsidRPr="001E08FA" w:rsidRDefault="004D6198" w:rsidP="001E08FA">
      <w:pPr>
        <w:rPr>
          <w:rFonts w:ascii="Times New Roman" w:hAnsi="Times New Roman"/>
          <w:sz w:val="24"/>
          <w:rPrChange w:id="564" w:author="1" w:date="2026-09-22T12:20:00Z" w16du:dateUtc="2026-09-22T16:20:00Z">
            <w:rPr>
              <w:sz w:val="28"/>
              <w:szCs w:val="28"/>
            </w:rPr>
          </w:rPrChange>
        </w:rPr>
        <w:pPrChange w:id="565" w:author="1" w:date="2026-09-22T12:20:00Z" w16du:dateUtc="2026-09-22T16:20:00Z">
          <w:pPr>
            <w:pStyle w:val="Zakladnystyl"/>
            <w:ind w:left="5664" w:firstLine="708"/>
            <w:jc w:val="both"/>
          </w:pPr>
        </w:pPrChange>
      </w:pPr>
    </w:p>
    <w:p w14:paraId="3D5073D8" w14:textId="77777777" w:rsidR="00D13C8F" w:rsidRPr="001E08FA" w:rsidRDefault="00D13C8F" w:rsidP="00FF542C">
      <w:pPr>
        <w:autoSpaceDE w:val="0"/>
        <w:rPr>
          <w:rFonts w:ascii="Times New Roman" w:hAnsi="Times New Roman"/>
          <w:sz w:val="24"/>
          <w:rPrChange w:id="566" w:author="1" w:date="2026-09-22T12:20:00Z" w16du:dateUtc="2026-09-22T16:20:00Z">
            <w:rPr>
              <w:sz w:val="28"/>
              <w:szCs w:val="28"/>
            </w:rPr>
          </w:rPrChange>
        </w:rPr>
        <w:pPrChange w:id="567" w:author="1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568" w:author="1" w:date="2026-09-22T12:20:00Z" w16du:dateUtc="2026-09-22T16:20:00Z">
        <w:sectPr w:rsidR="00D13C8F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8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9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541089434">
    <w:abstractNumId w:val="7"/>
  </w:num>
  <w:num w:numId="2" w16cid:durableId="139659296">
    <w:abstractNumId w:val="7"/>
    <w:lvlOverride w:ilvl="0">
      <w:startOverride w:val="1"/>
    </w:lvlOverride>
  </w:num>
  <w:num w:numId="3" w16cid:durableId="211622466">
    <w:abstractNumId w:val="7"/>
    <w:lvlOverride w:ilvl="0">
      <w:startOverride w:val="1"/>
    </w:lvlOverride>
  </w:num>
  <w:num w:numId="4" w16cid:durableId="1329214280">
    <w:abstractNumId w:val="7"/>
    <w:lvlOverride w:ilvl="0">
      <w:startOverride w:val="1"/>
    </w:lvlOverride>
  </w:num>
  <w:num w:numId="5" w16cid:durableId="199977455">
    <w:abstractNumId w:val="7"/>
    <w:lvlOverride w:ilvl="0">
      <w:startOverride w:val="1"/>
    </w:lvlOverride>
  </w:num>
  <w:num w:numId="6" w16cid:durableId="2131972225">
    <w:abstractNumId w:val="7"/>
    <w:lvlOverride w:ilvl="0">
      <w:startOverride w:val="1"/>
    </w:lvlOverride>
  </w:num>
  <w:num w:numId="7" w16cid:durableId="38941508">
    <w:abstractNumId w:val="7"/>
    <w:lvlOverride w:ilvl="0">
      <w:startOverride w:val="1"/>
    </w:lvlOverride>
  </w:num>
  <w:num w:numId="8" w16cid:durableId="1346206142">
    <w:abstractNumId w:val="8"/>
  </w:num>
  <w:num w:numId="9" w16cid:durableId="1962178521">
    <w:abstractNumId w:val="17"/>
  </w:num>
  <w:num w:numId="10" w16cid:durableId="1954508478">
    <w:abstractNumId w:val="16"/>
  </w:num>
  <w:num w:numId="11" w16cid:durableId="1358577867">
    <w:abstractNumId w:val="18"/>
  </w:num>
  <w:num w:numId="12" w16cid:durableId="1468208876">
    <w:abstractNumId w:val="15"/>
  </w:num>
  <w:num w:numId="13" w16cid:durableId="4599193">
    <w:abstractNumId w:val="6"/>
  </w:num>
  <w:num w:numId="14" w16cid:durableId="842474136">
    <w:abstractNumId w:val="20"/>
  </w:num>
  <w:num w:numId="15" w16cid:durableId="1943225084">
    <w:abstractNumId w:val="9"/>
  </w:num>
  <w:num w:numId="16" w16cid:durableId="717123745">
    <w:abstractNumId w:val="13"/>
  </w:num>
  <w:num w:numId="17" w16cid:durableId="1583679152">
    <w:abstractNumId w:val="4"/>
  </w:num>
  <w:num w:numId="18" w16cid:durableId="1016423627">
    <w:abstractNumId w:val="12"/>
  </w:num>
  <w:num w:numId="19" w16cid:durableId="719591075">
    <w:abstractNumId w:val="3"/>
  </w:num>
  <w:num w:numId="20" w16cid:durableId="260572907">
    <w:abstractNumId w:val="1"/>
  </w:num>
  <w:num w:numId="21" w16cid:durableId="752043554">
    <w:abstractNumId w:val="2"/>
  </w:num>
  <w:num w:numId="22" w16cid:durableId="1512406672">
    <w:abstractNumId w:val="5"/>
  </w:num>
  <w:num w:numId="23" w16cid:durableId="1749690497">
    <w:abstractNumId w:val="10"/>
  </w:num>
  <w:num w:numId="24" w16cid:durableId="937711963">
    <w:abstractNumId w:val="19"/>
  </w:num>
  <w:num w:numId="25" w16cid:durableId="389814375">
    <w:abstractNumId w:val="14"/>
  </w:num>
  <w:num w:numId="26" w16cid:durableId="1299263020">
    <w:abstractNumId w:val="0"/>
  </w:num>
  <w:num w:numId="27" w16cid:durableId="180407690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475010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0AD2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192C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05092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740F4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2C93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0E64"/>
    <w:rsid w:val="00472C81"/>
    <w:rsid w:val="004737DB"/>
    <w:rsid w:val="00474EC5"/>
    <w:rsid w:val="00477836"/>
    <w:rsid w:val="00481981"/>
    <w:rsid w:val="00481AEA"/>
    <w:rsid w:val="00481D99"/>
    <w:rsid w:val="00486346"/>
    <w:rsid w:val="00487912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D6198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6F7C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4FA7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1037"/>
    <w:rsid w:val="009E3492"/>
    <w:rsid w:val="009E4951"/>
    <w:rsid w:val="009E5C7F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07AED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741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5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06F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834E0"/>
    <w:rsid w:val="00C9363A"/>
    <w:rsid w:val="00C9509C"/>
    <w:rsid w:val="00C963BB"/>
    <w:rsid w:val="00C97A4E"/>
    <w:rsid w:val="00CB0013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E6CA9"/>
    <w:rsid w:val="00CF2072"/>
    <w:rsid w:val="00CF217C"/>
    <w:rsid w:val="00CF5BE4"/>
    <w:rsid w:val="00CF71D7"/>
    <w:rsid w:val="00D0034D"/>
    <w:rsid w:val="00D04B49"/>
    <w:rsid w:val="00D06A93"/>
    <w:rsid w:val="00D13C8F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84A10"/>
    <w:rsid w:val="00D926D1"/>
    <w:rsid w:val="00D92A47"/>
    <w:rsid w:val="00D9656B"/>
    <w:rsid w:val="00DA2AB4"/>
    <w:rsid w:val="00DA38E0"/>
    <w:rsid w:val="00DA49FF"/>
    <w:rsid w:val="00DA60C4"/>
    <w:rsid w:val="00DB4797"/>
    <w:rsid w:val="00DB6B2F"/>
    <w:rsid w:val="00DB74D2"/>
    <w:rsid w:val="00DC0ED4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B7E3E"/>
    <w:rsid w:val="00FC5A01"/>
    <w:rsid w:val="00FC5B2A"/>
    <w:rsid w:val="00FD0348"/>
    <w:rsid w:val="00FD5C73"/>
    <w:rsid w:val="00FD71EB"/>
    <w:rsid w:val="00FE220B"/>
    <w:rsid w:val="00FE4540"/>
    <w:rsid w:val="00FE4F05"/>
    <w:rsid w:val="00FE615C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8143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20:00Z">
        <w:pPr/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0:00Z">
        <w:pPr>
          <w:keepNext/>
          <w:numPr>
            <w:numId w:val="1"/>
          </w:numPr>
          <w:tabs>
            <w:tab w:val="num" w:pos="567"/>
          </w:tabs>
          <w:spacing w:before="360"/>
          <w:ind w:left="567" w:hanging="567"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0:00Z">
        <w:rPr>
          <w:rFonts w:ascii="Arial" w:eastAsia="Arial Unicode MS" w:hAnsi="Arial" w:cs="Arial"/>
          <w:b/>
          <w:bCs/>
          <w:kern w:val="32"/>
          <w:sz w:val="28"/>
          <w:szCs w:val="28"/>
          <w:lang w:val="ru-RU" w:eastAsia="ru-RU" w:bidi="ar-SA"/>
        </w:rPr>
      </w:rPrChange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Heading2"/>
    <w:link w:val="Heading4Char"/>
    <w:qFormat/>
    <w:rsid w:val="00FE615C"/>
    <w:pPr>
      <w:numPr>
        <w:ilvl w:val="3"/>
        <w:numId w:val="1"/>
      </w:numPr>
      <w:spacing w:before="120" w:after="120"/>
      <w:outlineLvl w:val="3"/>
    </w:pPr>
    <w:rPr>
      <w:rFonts w:eastAsia="Arial Unicode MS"/>
      <w:i/>
      <w:iCs/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5C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Arial Unicode MS" w:hAnsi="Times New Roman" w:cs="Times New Roman"/>
      <w:i/>
      <w:iCs/>
      <w:sz w:val="24"/>
      <w:szCs w:val="24"/>
      <w:lang w:eastAsia="sk-SK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  <w:lang w:val="cs-CZ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20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2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20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20:00Z">
        <w:rPr>
          <w:rFonts w:ascii="Arial" w:hAnsi="Arial" w:cs="Arial"/>
          <w:b/>
          <w:sz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20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20:00Z">
        <w:rPr>
          <w:rFonts w:ascii="Arial" w:hAnsi="Arial"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5E6F7C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5E6F7C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20:00Z">
        <w:pPr>
          <w:ind w:left="708"/>
        </w:pPr>
      </w:pPrChange>
    </w:pPr>
    <w:rPr>
      <w:rFonts w:cs="Times New Roman"/>
      <w:rPrChange w:id="5" w:author="1" w:date="2026-09-22T12:2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5E6F7C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5E6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6F7C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6" w:author="1" w:date="2026-09-22T12:20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6" w:author="1" w:date="2026-09-22T12:20:00Z">
        <w:rPr>
          <w:rFonts w:ascii="Arial" w:hAnsi="Arial"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7" w:author="1" w:date="2026-09-22T12:2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7" w:author="1" w:date="2026-09-22T12:2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5E6F7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8" w:author="1" w:date="2026-09-22T12:20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0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567882-8049-8244-9393-7DF4F7F05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