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BA001" w14:textId="77777777" w:rsidR="00056874" w:rsidRDefault="0055387C">
      <w:r>
        <w:rPr>
          <w:rFonts w:ascii="Arial" w:hAnsi="Arial"/>
          <w:b/>
          <w:sz w:val="32"/>
          <w:rPrChange w:id="0" w:author="Author" w:date="2026-06-29T11:02:00Z" w16du:dateUtc="2026-06-29T15:02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Heading </w:t>
      </w:r>
      <w:ins w:id="1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>2 Center</w:t>
        </w:r>
      </w:ins>
      <w:del w:id="2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delText>1 Style</w:delText>
        </w:r>
      </w:del>
      <w:r>
        <w:rPr>
          <w:rFonts w:ascii="Arial" w:hAnsi="Arial"/>
          <w:b/>
          <w:sz w:val="32"/>
          <w:rPrChange w:id="3" w:author="Author" w:date="2026-06-29T11:02:00Z" w16du:dateUtc="2026-06-29T15:02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Demo</w:t>
      </w:r>
    </w:p>
    <w:p w14:paraId="75B63B06" w14:textId="77777777" w:rsidR="00056874" w:rsidRDefault="0055387C">
      <w:pPr>
        <w:spacing w:before="360" w:after="80" w:line="240" w:lineRule="auto"/>
        <w:pPrChange w:id="4" w:author="Author" w:date="2026-06-29T11:02:00Z" w16du:dateUtc="2026-06-29T15:02:00Z">
          <w:pPr>
            <w:spacing w:before="400" w:after="120" w:line="240" w:lineRule="auto"/>
          </w:pPr>
        </w:pPrChange>
      </w:pPr>
      <w:r>
        <w:rPr>
          <w:rFonts w:ascii="Arial" w:hAnsi="Arial"/>
          <w:b/>
          <w:sz w:val="32"/>
          <w:rPrChange w:id="5" w:author="Author" w:date="2026-06-29T11:02:00Z" w16du:dateUtc="2026-06-29T15:02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This document </w:t>
      </w:r>
      <w:ins w:id="6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>shows</w:t>
        </w:r>
      </w:ins>
      <w:del w:id="7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delText>demonstrates</w:delText>
        </w:r>
      </w:del>
      <w:r>
        <w:rPr>
          <w:rFonts w:ascii="Arial" w:hAnsi="Arial"/>
          <w:b/>
          <w:sz w:val="32"/>
          <w:rPrChange w:id="8" w:author="Author" w:date="2026-06-29T11:02:00Z" w16du:dateUtc="2026-06-29T15:02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Heading </w:t>
      </w:r>
      <w:ins w:id="9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>2</w:t>
        </w:r>
      </w:ins>
      <w:del w:id="10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delText>1 paragraph</w:delText>
        </w:r>
      </w:del>
      <w:r>
        <w:rPr>
          <w:rFonts w:ascii="Arial" w:hAnsi="Arial"/>
          <w:b/>
          <w:sz w:val="32"/>
          <w:rPrChange w:id="11" w:author="Author" w:date="2026-06-29T11:02:00Z" w16du:dateUtc="2026-06-29T15:02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style</w:t>
      </w:r>
      <w:ins w:id="12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 xml:space="preserve"> with center alignment</w:t>
        </w:r>
      </w:ins>
      <w:r>
        <w:rPr>
          <w:rFonts w:ascii="Arial" w:hAnsi="Arial"/>
          <w:b/>
          <w:sz w:val="32"/>
          <w:rPrChange w:id="13" w:author="Author" w:date="2026-06-29T11:02:00Z" w16du:dateUtc="2026-06-29T15:02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</w:t>
      </w:r>
    </w:p>
    <w:p w14:paraId="6B034E43" w14:textId="77777777" w:rsidR="00056874" w:rsidRDefault="0055387C">
      <w:pPr>
        <w:spacing w:before="360" w:after="80" w:line="240" w:lineRule="auto"/>
        <w:pPrChange w:id="14" w:author="Author" w:date="2026-06-29T11:02:00Z" w16du:dateUtc="2026-06-29T15:02:00Z">
          <w:pPr>
            <w:spacing w:before="400" w:after="120" w:line="240" w:lineRule="auto"/>
          </w:pPr>
        </w:pPrChange>
      </w:pPr>
      <w:ins w:id="15" w:author="Author" w:date="2026-06-29T11:02:00Z" w16du:dateUtc="2026-06-29T15:02:00Z">
        <w:r>
          <w:rPr>
            <w:rFonts w:ascii="Arial" w:hAnsi="Arial" w:cs="Arial"/>
            <w:b/>
            <w:bCs/>
            <w:sz w:val="32"/>
            <w:szCs w:val="32"/>
          </w:rPr>
          <w:t>Centered Heading 2 is useful for section titles in reports.</w:t>
        </w:r>
      </w:ins>
      <w:del w:id="16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delText>Main Title Section</w:delText>
        </w:r>
      </w:del>
    </w:p>
    <w:sectPr w:rsidR="0005687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6874"/>
    <w:rsid w:val="00056874"/>
    <w:rsid w:val="003B67E7"/>
    <w:rsid w:val="0055387C"/>
    <w:rsid w:val="005D3BAA"/>
    <w:rsid w:val="009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B396A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2026-06-29T15:02:00Z</dcterms:modified>
</cp:coreProperties>
</file>