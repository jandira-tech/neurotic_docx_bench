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F4FCAF" w14:textId="77777777" w:rsidR="002E72C6" w:rsidRDefault="002E72C6" w:rsidP="009700EB">
      <w:pPr>
        <w:pStyle w:val="Default"/>
        <w:rPr>
          <w:b/>
          <w:sz w:val="22"/>
          <w:u w:val="single"/>
          <w:rPrChange w:id="7" w:author="uzivatel" w:date="2026-09-22T12:45:00Z" w16du:dateUtc="2026-09-22T16:45:00Z">
            <w:rPr/>
          </w:rPrChange>
        </w:rPr>
        <w:pPrChange w:id="8" w:author="uzivatel" w:date="2026-09-22T12:45:00Z" w16du:dateUtc="2026-09-22T16:45:00Z">
          <w:pPr/>
        </w:pPrChange>
      </w:pPr>
    </w:p>
    <w:p w14:paraId="3CF591A2" w14:textId="77777777" w:rsidR="002E5199" w:rsidRDefault="002E5199" w:rsidP="002E5199">
      <w:pPr>
        <w:pStyle w:val="Heading4"/>
        <w:jc w:val="center"/>
        <w:rPr>
          <w:ins w:id="9" w:author="uzivatel" w:date="2026-09-22T12:45:00Z" w16du:dateUtc="2026-09-22T16:45:00Z"/>
          <w:sz w:val="34"/>
        </w:rPr>
      </w:pPr>
      <w:ins w:id="10" w:author="uzivatel" w:date="2026-09-22T12:45:00Z" w16du:dateUtc="2026-09-22T16:45:00Z">
        <w:r>
          <w:rPr>
            <w:sz w:val="34"/>
          </w:rPr>
          <w:t>Základní škola Rumburk, U Nemocnice 1132/5, okres Děčín, p. o.</w:t>
        </w:r>
      </w:ins>
    </w:p>
    <w:p w14:paraId="33E0B93C" w14:textId="77777777" w:rsidR="002E5199" w:rsidRDefault="002E5199" w:rsidP="002E5199">
      <w:pPr>
        <w:rPr>
          <w:ins w:id="11" w:author="uzivatel" w:date="2026-09-22T12:45:00Z" w16du:dateUtc="2026-09-22T16:45:00Z"/>
          <w:sz w:val="16"/>
        </w:rPr>
      </w:pPr>
      <w:ins w:id="12" w:author="uzivatel" w:date="2026-09-22T12:45:00Z" w16du:dateUtc="2026-09-22T16:45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4F2F1447" w14:textId="77777777" w:rsidR="00067C1B" w:rsidRDefault="00067C1B" w:rsidP="002E5199">
      <w:pPr>
        <w:pStyle w:val="Default"/>
        <w:jc w:val="center"/>
        <w:rPr>
          <w:ins w:id="13" w:author="uzivatel" w:date="2026-09-22T12:45:00Z" w16du:dateUtc="2026-09-22T16:45:00Z"/>
        </w:rPr>
      </w:pPr>
    </w:p>
    <w:p w14:paraId="5C29CDB2" w14:textId="77777777" w:rsidR="009700EB" w:rsidRPr="00AF69EB" w:rsidRDefault="009700EB" w:rsidP="002E5199">
      <w:pPr>
        <w:pStyle w:val="Default"/>
        <w:jc w:val="center"/>
        <w:rPr>
          <w:ins w:id="14" w:author="uzivatel" w:date="2026-09-22T12:45:00Z" w16du:dateUtc="2026-09-22T16:45:00Z"/>
          <w:b/>
          <w:bCs/>
          <w:sz w:val="22"/>
          <w:szCs w:val="22"/>
          <w:u w:val="single"/>
        </w:rPr>
      </w:pPr>
      <w:ins w:id="15" w:author="uzivatel" w:date="2026-09-22T12:45:00Z" w16du:dateUtc="2026-09-22T16:45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4AC500B4" w14:textId="77777777" w:rsidR="009D457F" w:rsidRDefault="009D457F" w:rsidP="009700EB">
      <w:pPr>
        <w:pStyle w:val="Default"/>
        <w:rPr>
          <w:ins w:id="16" w:author="uzivatel" w:date="2026-09-22T12:45:00Z" w16du:dateUtc="2026-09-22T16:45:00Z"/>
          <w:b/>
          <w:bCs/>
          <w:sz w:val="22"/>
          <w:szCs w:val="22"/>
        </w:rPr>
      </w:pPr>
    </w:p>
    <w:p w14:paraId="02B8C778" w14:textId="77777777" w:rsidR="009700EB" w:rsidRDefault="009700EB" w:rsidP="009700EB">
      <w:pPr>
        <w:pStyle w:val="Default"/>
        <w:rPr>
          <w:ins w:id="17" w:author="uzivatel" w:date="2026-09-22T12:45:00Z" w16du:dateUtc="2026-09-22T16:45:00Z"/>
          <w:rFonts w:ascii="Roboto" w:hAnsi="Roboto"/>
        </w:rPr>
      </w:pPr>
      <w:ins w:id="18" w:author="uzivatel" w:date="2026-09-22T12:45:00Z" w16du:dateUtc="2026-09-22T16:45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05C9046A" w14:textId="77777777" w:rsidR="004714D6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45:00Z" w16du:dateUtc="2026-09-22T16:45:00Z"/>
          <w:rFonts w:ascii="Roboto" w:hAnsi="Roboto"/>
        </w:rPr>
      </w:pPr>
      <w:ins w:id="20" w:author="uzivatel" w:date="2026-09-22T12:45:00Z" w16du:dateUtc="2026-09-22T16:45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BBB045F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45:00Z" w16du:dateUtc="2026-09-22T16:45:00Z"/>
          <w:rFonts w:ascii="Roboto" w:hAnsi="Roboto"/>
        </w:rPr>
      </w:pPr>
      <w:ins w:id="22" w:author="uzivatel" w:date="2026-09-22T12:45:00Z" w16du:dateUtc="2026-09-22T16:45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0A35AEB" w14:textId="77777777" w:rsidR="003A4848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2:45:00Z" w16du:dateUtc="2026-09-22T16:45:00Z"/>
          <w:rFonts w:ascii="Roboto" w:hAnsi="Roboto"/>
        </w:rPr>
      </w:pPr>
      <w:ins w:id="24" w:author="uzivatel" w:date="2026-09-22T12:45:00Z" w16du:dateUtc="2026-09-22T16:45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35E3B43E" w14:textId="77777777" w:rsidR="003A4848" w:rsidRDefault="003A4848" w:rsidP="003A4848">
      <w:pPr>
        <w:pStyle w:val="Default"/>
        <w:numPr>
          <w:ilvl w:val="0"/>
          <w:numId w:val="10"/>
        </w:numPr>
        <w:rPr>
          <w:ins w:id="25" w:author="uzivatel" w:date="2026-09-22T12:45:00Z" w16du:dateUtc="2026-09-22T16:45:00Z"/>
          <w:rFonts w:ascii="Roboto" w:hAnsi="Roboto"/>
        </w:rPr>
      </w:pPr>
      <w:ins w:id="26" w:author="uzivatel" w:date="2026-09-22T12:45:00Z" w16du:dateUtc="2026-09-22T16:45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7B869223" w14:textId="77777777" w:rsidR="003A4848" w:rsidRDefault="003A4848" w:rsidP="003A4848">
      <w:pPr>
        <w:pStyle w:val="Default"/>
        <w:numPr>
          <w:ilvl w:val="0"/>
          <w:numId w:val="10"/>
        </w:numPr>
        <w:rPr>
          <w:ins w:id="27" w:author="uzivatel" w:date="2026-09-22T12:45:00Z" w16du:dateUtc="2026-09-22T16:45:00Z"/>
          <w:rFonts w:ascii="Roboto" w:hAnsi="Roboto"/>
        </w:rPr>
      </w:pPr>
      <w:ins w:id="28" w:author="uzivatel" w:date="2026-09-22T12:45:00Z" w16du:dateUtc="2026-09-22T16:45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74A1489D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9" w:author="uzivatel" w:date="2026-09-22T12:45:00Z" w16du:dateUtc="2026-09-22T16:45:00Z"/>
          <w:b/>
          <w:bCs/>
          <w:sz w:val="22"/>
          <w:szCs w:val="22"/>
        </w:rPr>
      </w:pPr>
      <w:ins w:id="30" w:author="uzivatel" w:date="2026-09-22T12:45:00Z" w16du:dateUtc="2026-09-22T16:45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A6BB1A2" w14:textId="77777777" w:rsidR="009D457F" w:rsidRPr="009D457F" w:rsidRDefault="009D457F" w:rsidP="009D457F">
      <w:pPr>
        <w:pStyle w:val="Default"/>
        <w:ind w:left="720"/>
        <w:rPr>
          <w:ins w:id="31" w:author="uzivatel" w:date="2026-09-22T12:45:00Z" w16du:dateUtc="2026-09-22T16:45:00Z"/>
          <w:b/>
          <w:bCs/>
          <w:sz w:val="22"/>
          <w:szCs w:val="22"/>
        </w:rPr>
      </w:pPr>
    </w:p>
    <w:p w14:paraId="408A84C5" w14:textId="77777777" w:rsidR="0071556C" w:rsidRDefault="0043051E" w:rsidP="009700EB">
      <w:pPr>
        <w:pStyle w:val="Default"/>
        <w:rPr>
          <w:ins w:id="32" w:author="uzivatel" w:date="2026-09-22T12:45:00Z" w16du:dateUtc="2026-09-22T16:45:00Z"/>
          <w:b/>
          <w:bCs/>
          <w:sz w:val="22"/>
          <w:szCs w:val="22"/>
          <w:u w:val="single"/>
        </w:rPr>
      </w:pPr>
      <w:ins w:id="33" w:author="uzivatel" w:date="2026-09-22T12:45:00Z" w16du:dateUtc="2026-09-22T16:45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1D144925" w14:textId="77777777" w:rsidR="002E5199" w:rsidRPr="0043051E" w:rsidRDefault="002E5199" w:rsidP="009700EB">
      <w:pPr>
        <w:pStyle w:val="Default"/>
        <w:rPr>
          <w:ins w:id="34" w:author="uzivatel" w:date="2026-09-22T12:45:00Z" w16du:dateUtc="2026-09-22T16:45:00Z"/>
          <w:b/>
          <w:bCs/>
          <w:sz w:val="22"/>
          <w:szCs w:val="22"/>
          <w:u w:val="single"/>
        </w:rPr>
      </w:pPr>
    </w:p>
    <w:p w14:paraId="2E46C02C" w14:textId="77777777" w:rsidR="00E60474" w:rsidRDefault="00C9043F" w:rsidP="00E2631A">
      <w:pPr>
        <w:pStyle w:val="Default"/>
        <w:rPr>
          <w:ins w:id="35" w:author="uzivatel" w:date="2026-09-22T12:45:00Z" w16du:dateUtc="2026-09-22T16:45:00Z"/>
          <w:rFonts w:ascii="Roboto" w:hAnsi="Roboto"/>
        </w:rPr>
      </w:pPr>
      <w:ins w:id="36" w:author="uzivatel" w:date="2026-09-22T12:45:00Z" w16du:dateUtc="2026-09-22T16:45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B472682" w14:textId="77777777" w:rsidR="00E2631A" w:rsidRPr="00E2631A" w:rsidRDefault="00E2631A" w:rsidP="00E2631A">
      <w:pPr>
        <w:pStyle w:val="Default"/>
        <w:rPr>
          <w:ins w:id="37" w:author="uzivatel" w:date="2026-09-22T12:45:00Z" w16du:dateUtc="2026-09-22T16:45:00Z"/>
          <w:rFonts w:ascii="Roboto" w:hAnsi="Roboto"/>
        </w:rPr>
      </w:pPr>
    </w:p>
    <w:p w14:paraId="239D30DB" w14:textId="77777777" w:rsidR="00DF0E9B" w:rsidRPr="00E2631A" w:rsidRDefault="00DF0E9B" w:rsidP="00DF0E9B">
      <w:pPr>
        <w:pStyle w:val="Default"/>
        <w:rPr>
          <w:ins w:id="38" w:author="uzivatel" w:date="2026-09-22T12:45:00Z" w16du:dateUtc="2026-09-22T16:45:00Z"/>
          <w:rFonts w:ascii="Roboto" w:hAnsi="Roboto"/>
          <w:b/>
        </w:rPr>
      </w:pPr>
      <w:ins w:id="39" w:author="uzivatel" w:date="2026-09-22T12:45:00Z" w16du:dateUtc="2026-09-22T16:45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6067FD20" w14:textId="77777777" w:rsidR="000C1D5B" w:rsidRDefault="000C1D5B" w:rsidP="00222525">
      <w:pPr>
        <w:pStyle w:val="Default"/>
        <w:rPr>
          <w:ins w:id="40" w:author="uzivatel" w:date="2026-09-22T12:45:00Z" w16du:dateUtc="2026-09-22T16:45:00Z"/>
          <w:b/>
          <w:bCs/>
          <w:sz w:val="22"/>
          <w:szCs w:val="22"/>
          <w:u w:val="single"/>
        </w:rPr>
      </w:pPr>
    </w:p>
    <w:p w14:paraId="10669DFA" w14:textId="77777777" w:rsidR="00222525" w:rsidRDefault="00967EDD" w:rsidP="00222525">
      <w:pPr>
        <w:pStyle w:val="Default"/>
        <w:rPr>
          <w:ins w:id="41" w:author="uzivatel" w:date="2026-09-22T12:45:00Z" w16du:dateUtc="2026-09-22T16:45:00Z"/>
          <w:b/>
          <w:bCs/>
          <w:sz w:val="22"/>
          <w:szCs w:val="22"/>
          <w:u w:val="single"/>
        </w:rPr>
      </w:pPr>
      <w:ins w:id="42" w:author="uzivatel" w:date="2026-09-22T12:45:00Z" w16du:dateUtc="2026-09-22T16:45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BC74222" w14:textId="77777777" w:rsidR="000C1D5B" w:rsidRDefault="000C1D5B" w:rsidP="00222525">
      <w:pPr>
        <w:pStyle w:val="Default"/>
        <w:rPr>
          <w:ins w:id="43" w:author="uzivatel" w:date="2026-09-22T12:45:00Z" w16du:dateUtc="2026-09-22T16:45:00Z"/>
          <w:b/>
          <w:bCs/>
          <w:sz w:val="22"/>
          <w:szCs w:val="22"/>
          <w:u w:val="single"/>
        </w:rPr>
      </w:pPr>
    </w:p>
    <w:p w14:paraId="3640E2AD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4" w:author="uzivatel" w:date="2026-09-22T12:45:00Z" w16du:dateUtc="2026-09-22T16:45:00Z"/>
          <w:rFonts w:ascii="Roboto" w:hAnsi="Roboto"/>
        </w:rPr>
      </w:pPr>
      <w:ins w:id="45" w:author="uzivatel" w:date="2026-09-22T12:45:00Z" w16du:dateUtc="2026-09-22T16:45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7244D5E5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6" w:author="uzivatel" w:date="2026-09-22T12:45:00Z" w16du:dateUtc="2026-09-22T16:45:00Z"/>
          <w:rFonts w:ascii="Roboto" w:hAnsi="Roboto"/>
        </w:rPr>
      </w:pPr>
      <w:ins w:id="47" w:author="uzivatel" w:date="2026-09-22T12:45:00Z" w16du:dateUtc="2026-09-22T16:45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55CEA43B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8" w:author="uzivatel" w:date="2026-09-22T12:45:00Z" w16du:dateUtc="2026-09-22T16:45:00Z"/>
          <w:rFonts w:ascii="Roboto" w:hAnsi="Roboto"/>
        </w:rPr>
      </w:pPr>
      <w:ins w:id="49" w:author="uzivatel" w:date="2026-09-22T12:45:00Z" w16du:dateUtc="2026-09-22T16:45:00Z">
        <w:r w:rsidRPr="009E4030">
          <w:rPr>
            <w:rFonts w:ascii="Roboto" w:hAnsi="Roboto"/>
          </w:rPr>
          <w:t>individuální konzultace</w:t>
        </w:r>
      </w:ins>
    </w:p>
    <w:p w14:paraId="737F56CE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50" w:author="uzivatel" w:date="2026-09-22T12:45:00Z" w16du:dateUtc="2026-09-22T16:45:00Z"/>
          <w:b/>
          <w:bCs/>
          <w:sz w:val="22"/>
          <w:szCs w:val="22"/>
          <w:u w:val="single"/>
        </w:rPr>
      </w:pPr>
      <w:ins w:id="51" w:author="uzivatel" w:date="2026-09-22T12:45:00Z" w16du:dateUtc="2026-09-22T16:45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73201D6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52" w:author="uzivatel" w:date="2026-09-22T12:45:00Z" w16du:dateUtc="2026-09-22T16:45:00Z"/>
          <w:rFonts w:ascii="Roboto" w:hAnsi="Roboto"/>
        </w:rPr>
      </w:pPr>
      <w:ins w:id="53" w:author="uzivatel" w:date="2026-09-22T12:45:00Z" w16du:dateUtc="2026-09-22T16:45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547D6940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4" w:author="uzivatel" w:date="2026-09-22T12:45:00Z" w16du:dateUtc="2026-09-22T16:45:00Z"/>
          <w:rFonts w:ascii="Roboto" w:hAnsi="Roboto"/>
        </w:rPr>
      </w:pPr>
      <w:ins w:id="55" w:author="uzivatel" w:date="2026-09-22T12:45:00Z" w16du:dateUtc="2026-09-22T16:45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6A3B957D" w14:textId="77777777" w:rsidR="00F01D59" w:rsidRDefault="00EF2DAF" w:rsidP="009E4030">
      <w:pPr>
        <w:pStyle w:val="Default"/>
        <w:numPr>
          <w:ilvl w:val="0"/>
          <w:numId w:val="7"/>
        </w:numPr>
        <w:rPr>
          <w:ins w:id="56" w:author="uzivatel" w:date="2026-09-22T12:45:00Z" w16du:dateUtc="2026-09-22T16:45:00Z"/>
          <w:rFonts w:ascii="Roboto" w:hAnsi="Roboto"/>
        </w:rPr>
      </w:pPr>
      <w:ins w:id="57" w:author="uzivatel" w:date="2026-09-22T12:45:00Z" w16du:dateUtc="2026-09-22T16:45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0AE2C311" w14:textId="77777777" w:rsidR="00E2631A" w:rsidRDefault="00EF2DAF" w:rsidP="009E4030">
      <w:pPr>
        <w:pStyle w:val="Default"/>
        <w:numPr>
          <w:ilvl w:val="0"/>
          <w:numId w:val="7"/>
        </w:numPr>
        <w:rPr>
          <w:ins w:id="58" w:author="uzivatel" w:date="2026-09-22T12:45:00Z" w16du:dateUtc="2026-09-22T16:45:00Z"/>
          <w:rFonts w:ascii="Roboto" w:hAnsi="Roboto"/>
        </w:rPr>
      </w:pPr>
      <w:ins w:id="59" w:author="uzivatel" w:date="2026-09-22T12:45:00Z" w16du:dateUtc="2026-09-22T16:45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86210CF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60" w:author="uzivatel" w:date="2026-09-22T12:45:00Z" w16du:dateUtc="2026-09-22T16:45:00Z"/>
          <w:rFonts w:ascii="Times New Roman" w:hAnsi="Times New Roman" w:cs="Times New Roman"/>
        </w:rPr>
      </w:pPr>
      <w:ins w:id="61" w:author="uzivatel" w:date="2026-09-22T12:45:00Z" w16du:dateUtc="2026-09-22T16:45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52BA06E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62" w:author="uzivatel" w:date="2026-09-22T12:45:00Z" w16du:dateUtc="2026-09-22T16:45:00Z"/>
          <w:rFonts w:ascii="Roboto" w:hAnsi="Roboto"/>
        </w:rPr>
      </w:pPr>
      <w:ins w:id="63" w:author="uzivatel" w:date="2026-09-22T12:45:00Z" w16du:dateUtc="2026-09-22T16:45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5B65D87" w14:textId="77777777" w:rsidR="000C1D5B" w:rsidRDefault="000C1D5B" w:rsidP="000C1D5B">
      <w:pPr>
        <w:pStyle w:val="Default"/>
        <w:numPr>
          <w:ilvl w:val="0"/>
          <w:numId w:val="2"/>
        </w:numPr>
        <w:rPr>
          <w:ins w:id="64" w:author="uzivatel" w:date="2026-09-22T12:45:00Z" w16du:dateUtc="2026-09-22T16:45:00Z"/>
          <w:rFonts w:ascii="Roboto" w:hAnsi="Roboto"/>
        </w:rPr>
      </w:pPr>
      <w:ins w:id="65" w:author="uzivatel" w:date="2026-09-22T12:45:00Z" w16du:dateUtc="2026-09-22T16:45:00Z">
        <w:r>
          <w:rPr>
            <w:rFonts w:ascii="Roboto" w:hAnsi="Roboto"/>
          </w:rPr>
          <w:t>žáci si přinesou:</w:t>
        </w:r>
      </w:ins>
    </w:p>
    <w:p w14:paraId="102EB50D" w14:textId="77777777" w:rsidR="00992F5A" w:rsidRDefault="000C1D5B" w:rsidP="000C1D5B">
      <w:pPr>
        <w:pStyle w:val="Default"/>
        <w:numPr>
          <w:ilvl w:val="0"/>
          <w:numId w:val="8"/>
        </w:numPr>
        <w:rPr>
          <w:ins w:id="66" w:author="uzivatel" w:date="2026-09-22T12:45:00Z" w16du:dateUtc="2026-09-22T16:45:00Z"/>
          <w:rFonts w:ascii="Roboto" w:hAnsi="Roboto"/>
        </w:rPr>
      </w:pPr>
      <w:ins w:id="67" w:author="uzivatel" w:date="2026-09-22T12:45:00Z" w16du:dateUtc="2026-09-22T16:45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6AE45F41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8" w:author="uzivatel" w:date="2026-09-22T12:45:00Z" w16du:dateUtc="2026-09-22T16:45:00Z"/>
          <w:rFonts w:ascii="Roboto" w:hAnsi="Roboto"/>
        </w:rPr>
      </w:pPr>
      <w:ins w:id="69" w:author="uzivatel" w:date="2026-09-22T12:45:00Z" w16du:dateUtc="2026-09-22T16:45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56272EE8" w14:textId="77777777" w:rsidR="000C1D5B" w:rsidRDefault="000C1D5B" w:rsidP="000C1D5B">
      <w:pPr>
        <w:pStyle w:val="Default"/>
        <w:numPr>
          <w:ilvl w:val="0"/>
          <w:numId w:val="8"/>
        </w:numPr>
        <w:rPr>
          <w:ins w:id="70" w:author="uzivatel" w:date="2026-09-22T12:45:00Z" w16du:dateUtc="2026-09-22T16:45:00Z"/>
        </w:rPr>
      </w:pPr>
      <w:ins w:id="71" w:author="uzivatel" w:date="2026-09-22T12:45:00Z" w16du:dateUtc="2026-09-22T16:45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168E7887" w14:textId="77777777" w:rsidR="002E72C6" w:rsidRDefault="00693E9B">
      <w:pPr>
        <w:rPr>
          <w:del w:id="72" w:author="uzivatel" w:date="2026-09-22T12:45:00Z" w16du:dateUtc="2026-09-22T16:45:00Z"/>
        </w:rPr>
      </w:pPr>
      <w:del w:id="73" w:author="uzivatel" w:date="2026-09-22T12:45:00Z" w16du:dateUtc="2026-09-22T16:45:00Z">
        <w:r>
          <w:rPr>
            <w:rFonts w:ascii="Calibri" w:eastAsia="Calibri" w:hAnsi="Calibri" w:cs="Calibri"/>
            <w:b/>
            <w:bCs/>
          </w:rPr>
          <w:delText>M1/2" stopcock</w:delText>
        </w:r>
      </w:del>
    </w:p>
    <w:p w14:paraId="72B29A4C" w14:textId="77777777" w:rsidR="002E72C6" w:rsidRDefault="00693E9B">
      <w:pPr>
        <w:rPr>
          <w:del w:id="74" w:author="uzivatel" w:date="2026-09-22T12:45:00Z" w16du:dateUtc="2026-09-22T16:45:00Z"/>
        </w:rPr>
      </w:pPr>
      <w:del w:id="75" w:author="uzivatel" w:date="2026-09-22T12:45:00Z" w16du:dateUtc="2026-09-22T16:45:00Z">
        <w:r>
          <w:rPr>
            <w:rFonts w:ascii="Calibri" w:eastAsia="Calibri" w:hAnsi="Calibri" w:cs="Calibri"/>
          </w:rPr>
          <w:delText>Integrated back flow prevention device</w:delText>
        </w:r>
      </w:del>
    </w:p>
    <w:p w14:paraId="48D64BD9" w14:textId="77777777" w:rsidR="002E72C6" w:rsidRDefault="002E72C6">
      <w:pPr>
        <w:rPr>
          <w:del w:id="76" w:author="uzivatel" w:date="2026-09-22T12:45:00Z" w16du:dateUtc="2026-09-22T16:45:00Z"/>
        </w:rPr>
      </w:pPr>
    </w:p>
    <w:p w14:paraId="60288F6F" w14:textId="77777777" w:rsidR="002E72C6" w:rsidRDefault="002E72C6">
      <w:pPr>
        <w:rPr>
          <w:del w:id="77" w:author="uzivatel" w:date="2026-09-22T12:45:00Z" w16du:dateUtc="2026-09-22T16:45:00Z"/>
        </w:rPr>
      </w:pPr>
    </w:p>
    <w:p w14:paraId="0F1379BB" w14:textId="77777777" w:rsidR="002E72C6" w:rsidRDefault="00693E9B">
      <w:pPr>
        <w:rPr>
          <w:del w:id="78" w:author="uzivatel" w:date="2026-09-22T12:45:00Z" w16du:dateUtc="2026-09-22T16:45:00Z"/>
        </w:rPr>
      </w:pPr>
      <w:del w:id="79" w:author="uzivatel" w:date="2026-09-22T12:45:00Z" w16du:dateUtc="2026-09-22T16:45:00Z">
        <w:r>
          <w:rPr>
            <w:rFonts w:ascii="Calibri" w:eastAsia="Calibri" w:hAnsi="Calibri" w:cs="Calibri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</w:rPr>
          <w:delText>158100</w:delText>
        </w:r>
      </w:del>
    </w:p>
    <w:p w14:paraId="7931BDB1" w14:textId="77777777" w:rsidR="002E72C6" w:rsidRDefault="002E72C6">
      <w:pPr>
        <w:rPr>
          <w:del w:id="80" w:author="uzivatel" w:date="2026-09-22T12:45:00Z" w16du:dateUtc="2026-09-22T16:45:00Z"/>
        </w:rPr>
      </w:pPr>
    </w:p>
    <w:p w14:paraId="04472970" w14:textId="77777777" w:rsidR="002E72C6" w:rsidRDefault="002E72C6">
      <w:pPr>
        <w:rPr>
          <w:del w:id="81" w:author="uzivatel" w:date="2026-09-22T12:45:00Z" w16du:dateUtc="2026-09-22T16:45:00Z"/>
        </w:rPr>
      </w:pPr>
    </w:p>
    <w:p w14:paraId="390D6403" w14:textId="77777777" w:rsidR="002E72C6" w:rsidRDefault="00693E9B">
      <w:pPr>
        <w:spacing w:line="336" w:lineRule="auto"/>
        <w:rPr>
          <w:del w:id="82" w:author="uzivatel" w:date="2026-09-22T12:45:00Z" w16du:dateUtc="2026-09-22T16:45:00Z"/>
        </w:rPr>
      </w:pPr>
      <w:del w:id="83" w:author="uzivatel" w:date="2026-09-22T12:45:00Z" w16du:dateUtc="2026-09-22T16:45:00Z">
        <w:r>
          <w:rPr>
            <w:rFonts w:ascii="Calibri" w:eastAsia="Calibri" w:hAnsi="Calibri" w:cs="Calibri"/>
            <w:u w:val="single"/>
          </w:rPr>
          <w:delText>Specification description</w:delText>
        </w:r>
      </w:del>
    </w:p>
    <w:p w14:paraId="51C29504" w14:textId="77777777" w:rsidR="002E72C6" w:rsidRDefault="002E72C6">
      <w:pPr>
        <w:rPr>
          <w:del w:id="84" w:author="uzivatel" w:date="2026-09-22T12:45:00Z" w16du:dateUtc="2026-09-22T16:45:00Z"/>
        </w:rPr>
      </w:pPr>
    </w:p>
    <w:p w14:paraId="30DB90B2" w14:textId="77777777" w:rsidR="002E72C6" w:rsidRDefault="00693E9B">
      <w:pPr>
        <w:spacing w:line="288" w:lineRule="auto"/>
        <w:rPr>
          <w:del w:id="85" w:author="uzivatel" w:date="2026-09-22T12:45:00Z" w16du:dateUtc="2026-09-22T16:45:00Z"/>
        </w:rPr>
      </w:pPr>
      <w:del w:id="86" w:author="uzivatel" w:date="2026-09-22T12:45:00Z" w16du:dateUtc="2026-09-22T16:45:00Z">
        <w:r>
          <w:rPr>
            <w:rFonts w:ascii="Calibri" w:eastAsia="Calibri" w:hAnsi="Calibri" w:cs="Calibri"/>
          </w:rPr>
          <w:delText>M1/2" stopcock.</w:delText>
        </w:r>
      </w:del>
    </w:p>
    <w:p w14:paraId="724AD91F" w14:textId="77777777" w:rsidR="002E72C6" w:rsidRDefault="00693E9B">
      <w:pPr>
        <w:spacing w:line="288" w:lineRule="auto"/>
        <w:rPr>
          <w:del w:id="87" w:author="uzivatel" w:date="2026-09-22T12:45:00Z" w16du:dateUtc="2026-09-22T16:45:00Z"/>
        </w:rPr>
      </w:pPr>
      <w:del w:id="88" w:author="uzivatel" w:date="2026-09-22T12:45:00Z" w16du:dateUtc="2026-09-22T16:45:00Z">
        <w:r>
          <w:rPr>
            <w:rFonts w:ascii="Calibri" w:eastAsia="Calibri" w:hAnsi="Calibri" w:cs="Calibri"/>
          </w:rPr>
          <w:delText>1/4-turn ceramic valve head.</w:delText>
        </w:r>
      </w:del>
    </w:p>
    <w:p w14:paraId="3C788002" w14:textId="77777777" w:rsidR="002E72C6" w:rsidRDefault="00693E9B">
      <w:pPr>
        <w:spacing w:line="288" w:lineRule="auto"/>
        <w:rPr>
          <w:del w:id="89" w:author="uzivatel" w:date="2026-09-22T12:45:00Z" w16du:dateUtc="2026-09-22T16:45:00Z"/>
        </w:rPr>
      </w:pPr>
      <w:del w:id="90" w:author="uzivatel" w:date="2026-09-22T12:45:00Z" w16du:dateUtc="2026-09-22T16:45:00Z">
        <w:r>
          <w:rPr>
            <w:rFonts w:ascii="Calibri" w:eastAsia="Calibri" w:hAnsi="Calibri" w:cs="Calibri"/>
          </w:rPr>
          <w:delText>Integrated backflow prevention device and non-return valve (anti-pollution protection).</w:delText>
        </w:r>
      </w:del>
    </w:p>
    <w:p w14:paraId="75D3AF67" w14:textId="77777777" w:rsidR="002E72C6" w:rsidRDefault="00693E9B">
      <w:pPr>
        <w:spacing w:line="288" w:lineRule="auto"/>
        <w:rPr>
          <w:del w:id="91" w:author="uzivatel" w:date="2026-09-22T12:45:00Z" w16du:dateUtc="2026-09-22T16:45:00Z"/>
        </w:rPr>
      </w:pPr>
      <w:del w:id="92" w:author="uzivatel" w:date="2026-09-22T12:45:00Z" w16du:dateUtc="2026-09-22T16:45:00Z">
        <w:r>
          <w:rPr>
            <w:rFonts w:ascii="Calibri" w:eastAsia="Calibri" w:hAnsi="Calibri" w:cs="Calibri"/>
          </w:rPr>
          <w:delText>Chrome-plated brass body.</w:delText>
        </w:r>
      </w:del>
    </w:p>
    <w:p w14:paraId="54FD0B16" w14:textId="77777777" w:rsidR="002E72C6" w:rsidRDefault="00693E9B" w:rsidP="006D0779">
      <w:pPr>
        <w:pStyle w:val="Default"/>
        <w:ind w:left="720"/>
        <w:rPr>
          <w:rFonts w:ascii="Roboto" w:hAnsi="Roboto"/>
          <w:rPrChange w:id="93" w:author="uzivatel" w:date="2026-09-22T12:45:00Z" w16du:dateUtc="2026-09-22T16:45:00Z">
            <w:rPr/>
          </w:rPrChange>
        </w:rPr>
        <w:pPrChange w:id="94" w:author="uzivatel" w:date="2026-09-22T12:45:00Z" w16du:dateUtc="2026-09-22T16:45:00Z">
          <w:pPr>
            <w:spacing w:line="288" w:lineRule="auto"/>
          </w:pPr>
        </w:pPrChange>
      </w:pPr>
      <w:del w:id="95" w:author="uzivatel" w:date="2026-09-22T12:45:00Z" w16du:dateUtc="2026-09-22T16:45:00Z">
        <w:r>
          <w:rPr>
            <w:rFonts w:eastAsia="Calibri"/>
            <w:sz w:val="22"/>
            <w:szCs w:val="22"/>
          </w:rPr>
          <w:delText>30-year warranty.</w:delText>
        </w:r>
      </w:del>
    </w:p>
    <w:sectPr w:rsidR="002E72C6" w:rsidSect="00067C1B">
      <w:headerReference w:type="default" r:id="rId7"/>
      <w:footerReference w:type="default" r:id="rId8"/>
      <w:pgSz w:w="11906" w:h="16838"/>
      <w:pgMar w:top="142" w:right="849" w:bottom="142" w:left="1417" w:header="708" w:footer="708" w:gutter="0"/>
      <w:cols w:space="708"/>
      <w:docGrid w:linePitch="360"/>
      <w:sectPrChange w:id="99" w:author="uzivatel" w:date="2026-09-22T12:45:00Z" w16du:dateUtc="2026-09-22T16:45:00Z">
        <w:sectPr w:rsidR="002E72C6" w:rsidSect="00067C1B">
          <w:pgSz w:w="11905" w:h="16837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B6777D" w14:textId="77777777" w:rsidR="00693E9B" w:rsidRDefault="00693E9B" w:rsidP="00362212">
      <w:pPr>
        <w:spacing w:after="0" w:line="240" w:lineRule="auto"/>
        <w:pPrChange w:id="5" w:author="uzivatel" w:date="2026-09-22T12:45:00Z" w16du:dateUtc="2026-09-22T16:4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3D9634EE" w14:textId="77777777" w:rsidR="00693E9B" w:rsidRDefault="00693E9B" w:rsidP="00362212">
      <w:pPr>
        <w:spacing w:after="0" w:line="240" w:lineRule="auto"/>
        <w:pPrChange w:id="6" w:author="uzivatel" w:date="2026-09-22T12:45:00Z" w16du:dateUtc="2026-09-22T16:4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62FDCB" w14:textId="77777777" w:rsidR="00A43B36" w:rsidRDefault="00A43B36">
    <w:pPr>
      <w:pStyle w:val="Heading4Char"/>
      <w:pPrChange w:id="98" w:author="uzivatel" w:date="2026-09-22T12:45:00Z" w16du:dateUtc="2026-09-22T16:4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3AE5E0" w14:textId="77777777" w:rsidR="00693E9B" w:rsidRDefault="00693E9B" w:rsidP="00362212">
      <w:pPr>
        <w:spacing w:after="0" w:line="240" w:lineRule="auto"/>
        <w:pPrChange w:id="3" w:author="uzivatel" w:date="2026-09-22T12:45:00Z" w16du:dateUtc="2026-09-22T16:4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00124E70" w14:textId="77777777" w:rsidR="00693E9B" w:rsidRDefault="00693E9B" w:rsidP="00362212">
      <w:pPr>
        <w:spacing w:after="0" w:line="240" w:lineRule="auto"/>
        <w:pPrChange w:id="4" w:author="uzivatel" w:date="2026-09-22T12:45:00Z" w16du:dateUtc="2026-09-22T16:4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3EFEA3" w14:textId="77777777" w:rsidR="002E72C6" w:rsidRDefault="00693E9B">
    <w:pPr>
      <w:pStyle w:val="ListParagraph"/>
      <w:pPrChange w:id="96" w:author="uzivatel" w:date="2026-09-22T12:45:00Z" w16du:dateUtc="2026-09-22T16:45:00Z">
        <w:pPr>
          <w:jc w:val="center"/>
        </w:pPr>
      </w:pPrChange>
    </w:pPr>
    <w:del w:id="97" w:author="uzivatel" w:date="2026-09-22T12:45:00Z" w16du:dateUtc="2026-09-22T16:45:00Z">
      <w:r w:rsidRPr="00331543">
        <w:rPr>
          <w:noProof/>
        </w:rPr>
        <w:pict w14:anchorId="2BADDD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601352">
    <w:abstractNumId w:val="8"/>
  </w:num>
  <w:num w:numId="2" w16cid:durableId="453407918">
    <w:abstractNumId w:val="10"/>
  </w:num>
  <w:num w:numId="3" w16cid:durableId="269247069">
    <w:abstractNumId w:val="9"/>
  </w:num>
  <w:num w:numId="4" w16cid:durableId="655887875">
    <w:abstractNumId w:val="2"/>
  </w:num>
  <w:num w:numId="5" w16cid:durableId="515770502">
    <w:abstractNumId w:val="7"/>
  </w:num>
  <w:num w:numId="6" w16cid:durableId="730614196">
    <w:abstractNumId w:val="4"/>
  </w:num>
  <w:num w:numId="7" w16cid:durableId="820999569">
    <w:abstractNumId w:val="0"/>
  </w:num>
  <w:num w:numId="8" w16cid:durableId="928153129">
    <w:abstractNumId w:val="3"/>
  </w:num>
  <w:num w:numId="9" w16cid:durableId="697586157">
    <w:abstractNumId w:val="6"/>
  </w:num>
  <w:num w:numId="10" w16cid:durableId="1730490905">
    <w:abstractNumId w:val="11"/>
  </w:num>
  <w:num w:numId="11" w16cid:durableId="344408412">
    <w:abstractNumId w:val="5"/>
  </w:num>
  <w:num w:numId="12" w16cid:durableId="4060802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2C6"/>
    <w:rsid w:val="00021D99"/>
    <w:rsid w:val="0002301B"/>
    <w:rsid w:val="00067C1B"/>
    <w:rsid w:val="00070B7A"/>
    <w:rsid w:val="000C1D5B"/>
    <w:rsid w:val="000E3B54"/>
    <w:rsid w:val="00131188"/>
    <w:rsid w:val="001D66D1"/>
    <w:rsid w:val="00204338"/>
    <w:rsid w:val="00222525"/>
    <w:rsid w:val="0028602A"/>
    <w:rsid w:val="002B27AF"/>
    <w:rsid w:val="002E5199"/>
    <w:rsid w:val="002E72C6"/>
    <w:rsid w:val="00332BB9"/>
    <w:rsid w:val="003377F2"/>
    <w:rsid w:val="00355828"/>
    <w:rsid w:val="00362212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3E9B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43B36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0ED9F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45:00Z">
        <w:pPr>
          <w:spacing w:line="278" w:lineRule="auto"/>
        </w:pPr>
      </w:pPrChange>
    </w:pPr>
    <w:rPr>
      <w:rFonts w:asciiTheme="minorHAnsi" w:eastAsiaTheme="minorHAnsi" w:hAnsiTheme="minorHAnsi" w:cstheme="minorBidi"/>
      <w:sz w:val="22"/>
      <w:szCs w:val="22"/>
      <w:lang w:val="cs-CZ"/>
      <w:rPrChange w:id="0" w:author="uzivatel" w:date="2026-09-22T12:45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45:00Z">
        <w:pPr>
          <w:spacing w:after="160" w:line="278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45:00Z">
        <w:rPr>
          <w:rFonts w:ascii="Arial" w:eastAsia="Arial" w:hAnsi="Arial" w:cs="Arial"/>
          <w:b/>
          <w:bCs/>
          <w:color w:val="438FAC"/>
          <w:sz w:val="26"/>
          <w:szCs w:val="26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Default">
    <w:name w:val="Default"/>
    <w:rsid w:val="00A43B36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A43B36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45:00Z">
        <w:pPr>
          <w:spacing w:after="200" w:line="276" w:lineRule="auto"/>
          <w:ind w:left="720"/>
          <w:contextualSpacing/>
        </w:pPr>
      </w:pPrChange>
    </w:pPr>
    <w:rPr>
      <w:rPrChange w:id="2" w:author="uzivatel" w:date="2026-09-22T12:45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A43B36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A43B36"/>
    <w:rPr>
      <w:rFonts w:ascii="Times New Roman" w:eastAsia="Times New Roman" w:hAnsi="Times New Roman" w:cs="Times New Roman"/>
      <w:b/>
      <w:sz w:val="32"/>
      <w:lang w:val="cs-CZ" w:eastAsia="cs-CZ"/>
    </w:rPr>
  </w:style>
  <w:style w:type="paragraph" w:styleId="Footer">
    <w:name w:val="footer"/>
    <w:basedOn w:val="Normal"/>
    <w:link w:val="FooterChar"/>
    <w:uiPriority w:val="99"/>
    <w:unhideWhenUsed/>
    <w:rsid w:val="00A43B3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3053</Characters>
  <Application>Microsoft Office Word</Application>
  <DocSecurity>0</DocSecurity>
  <Lines>25</Lines>
  <Paragraphs>7</Paragraphs>
  <ScaleCrop>false</ScaleCrop>
  <Manager/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2024-01-16T19:26:00Z</dcterms:created>
  <dcterms:modified xsi:type="dcterms:W3CDTF">2026-09-22T16:45:00Z</dcterms:modified>
  <cp:category/>
</cp:coreProperties>
</file>