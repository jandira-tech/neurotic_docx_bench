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B39ED2" w14:textId="77777777" w:rsidR="007235E2" w:rsidRPr="00DF240E" w:rsidRDefault="00D9140C" w:rsidP="00C870E5">
      <w:pPr>
        <w:spacing w:line="276" w:lineRule="auto"/>
        <w:ind w:left="284" w:hanging="284"/>
        <w:rPr>
          <w:del w:id="0" w:author="Comparison" w:date="2026-09-22T12:13:00Z" w16du:dateUtc="2026-09-22T16:13:00Z"/>
          <w:sz w:val="24"/>
          <w:szCs w:val="24"/>
        </w:rPr>
      </w:pPr>
      <w:ins w:id="1" w:author="Comparison" w:date="2026-09-22T12:13:00Z" w16du:dateUtc="2026-09-22T16:13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</w:t>
        </w:r>
        <w:r>
          <w:lastRenderedPageBreak/>
          <w:t>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</w:p>
    <w:p w14:paraId="53DF5BC6" w14:textId="20E3E74F" w:rsidR="009D6CF1" w:rsidRPr="00DF240E" w:rsidRDefault="001C75D2" w:rsidP="00C870E5">
      <w:pPr>
        <w:pStyle w:val="ListParagraph"/>
        <w:numPr>
          <w:ilvl w:val="0"/>
          <w:numId w:val="1"/>
        </w:numPr>
        <w:spacing w:line="276" w:lineRule="auto"/>
        <w:ind w:left="284" w:hanging="284"/>
        <w:rPr>
          <w:del w:id="2" w:author="Comparison" w:date="2026-09-22T12:13:00Z" w16du:dateUtc="2026-09-22T16:13:00Z"/>
          <w:b/>
          <w:bCs/>
          <w:sz w:val="24"/>
          <w:szCs w:val="24"/>
        </w:rPr>
      </w:pPr>
      <w:del w:id="3" w:author="Comparison" w:date="2026-09-22T12:13:00Z" w16du:dateUtc="2026-09-22T16:13:00Z">
        <w:r w:rsidRPr="00DF240E">
          <w:rPr>
            <w:b/>
            <w:bCs/>
            <w:sz w:val="24"/>
            <w:szCs w:val="24"/>
          </w:rPr>
          <w:delText>Familjemedlemmar (namn, ålder)</w:delText>
        </w:r>
        <w:r w:rsidR="00C870E5" w:rsidRPr="00DF240E">
          <w:rPr>
            <w:b/>
            <w:bCs/>
            <w:sz w:val="24"/>
            <w:szCs w:val="24"/>
          </w:rPr>
          <w:br/>
        </w:r>
        <w:r w:rsidR="007235E2" w:rsidRPr="00DF240E">
          <w:rPr>
            <w:color w:val="2E74B5" w:themeColor="accent1" w:themeShade="BF"/>
            <w:sz w:val="24"/>
            <w:szCs w:val="24"/>
            <w:u w:val="single"/>
          </w:rPr>
          <w:delText>Svara här</w:delText>
        </w:r>
        <w:r w:rsidR="00DF240E">
          <w:rPr>
            <w:color w:val="2E74B5" w:themeColor="accent1" w:themeShade="BF"/>
            <w:sz w:val="24"/>
            <w:szCs w:val="24"/>
            <w:u w:val="single"/>
          </w:rPr>
          <w:delText>:</w:delText>
        </w:r>
      </w:del>
    </w:p>
    <w:p w14:paraId="77AFD8CC" w14:textId="77777777" w:rsidR="008C0E66" w:rsidRPr="00DF240E" w:rsidRDefault="008C0E66" w:rsidP="00C870E5">
      <w:pPr>
        <w:pStyle w:val="ListParagraph"/>
        <w:spacing w:line="276" w:lineRule="auto"/>
        <w:ind w:left="284" w:hanging="284"/>
        <w:rPr>
          <w:del w:id="4" w:author="Comparison" w:date="2026-09-22T12:13:00Z" w16du:dateUtc="2026-09-22T16:13:00Z"/>
          <w:b/>
          <w:bCs/>
          <w:sz w:val="24"/>
          <w:szCs w:val="24"/>
        </w:rPr>
      </w:pPr>
    </w:p>
    <w:p w14:paraId="4BB2815B" w14:textId="3FB051F3" w:rsidR="00862382" w:rsidRPr="00DF240E" w:rsidRDefault="00BA04A3" w:rsidP="004B7566">
      <w:pPr>
        <w:pStyle w:val="ListParagraph"/>
        <w:numPr>
          <w:ilvl w:val="0"/>
          <w:numId w:val="1"/>
        </w:numPr>
        <w:spacing w:line="276" w:lineRule="auto"/>
        <w:ind w:left="284" w:hanging="284"/>
        <w:rPr>
          <w:del w:id="5" w:author="Comparison" w:date="2026-09-22T12:13:00Z" w16du:dateUtc="2026-09-22T16:13:00Z"/>
          <w:b/>
          <w:bCs/>
          <w:sz w:val="24"/>
          <w:szCs w:val="24"/>
        </w:rPr>
      </w:pPr>
      <w:del w:id="6" w:author="Comparison" w:date="2026-09-22T12:13:00Z" w16du:dateUtc="2026-09-22T16:13:00Z">
        <w:r w:rsidRPr="00DF240E">
          <w:rPr>
            <w:b/>
            <w:bCs/>
            <w:sz w:val="24"/>
            <w:szCs w:val="24"/>
          </w:rPr>
          <w:delText>På vilket sätt är du engagerad i</w:delText>
        </w:r>
        <w:r w:rsidR="00862382" w:rsidRPr="00DF240E">
          <w:rPr>
            <w:b/>
            <w:bCs/>
            <w:sz w:val="24"/>
            <w:szCs w:val="24"/>
          </w:rPr>
          <w:delText xml:space="preserve"> familjen</w:delText>
        </w:r>
        <w:r w:rsidR="00010E3E" w:rsidRPr="00DF240E">
          <w:rPr>
            <w:b/>
            <w:bCs/>
            <w:sz w:val="24"/>
            <w:szCs w:val="24"/>
          </w:rPr>
          <w:delText>? Vilka familjemedlemmar</w:delText>
        </w:r>
        <w:r w:rsidRPr="00DF240E">
          <w:rPr>
            <w:b/>
            <w:bCs/>
            <w:sz w:val="24"/>
            <w:szCs w:val="24"/>
          </w:rPr>
          <w:delText xml:space="preserve"> har du haft kontakt </w:delText>
        </w:r>
        <w:r w:rsidR="00010E3E" w:rsidRPr="00DF240E">
          <w:rPr>
            <w:b/>
            <w:bCs/>
            <w:sz w:val="24"/>
            <w:szCs w:val="24"/>
          </w:rPr>
          <w:delText>med och hur länge</w:delText>
        </w:r>
        <w:r w:rsidRPr="00DF240E">
          <w:rPr>
            <w:b/>
            <w:bCs/>
            <w:sz w:val="24"/>
            <w:szCs w:val="24"/>
          </w:rPr>
          <w:delText>?</w:delText>
        </w:r>
        <w:r w:rsidR="00C870E5" w:rsidRPr="00DF240E">
          <w:rPr>
            <w:b/>
            <w:bCs/>
            <w:sz w:val="24"/>
            <w:szCs w:val="24"/>
          </w:rPr>
          <w:br/>
        </w:r>
        <w:r w:rsidR="007235E2" w:rsidRPr="00DF240E">
          <w:rPr>
            <w:color w:val="2E74B5" w:themeColor="accent1" w:themeShade="BF"/>
            <w:sz w:val="24"/>
            <w:szCs w:val="24"/>
            <w:u w:val="single"/>
          </w:rPr>
          <w:delText>Svar:</w:delText>
        </w:r>
        <w:r w:rsidR="00DF240E">
          <w:rPr>
            <w:color w:val="2E74B5" w:themeColor="accent1" w:themeShade="BF"/>
            <w:sz w:val="24"/>
            <w:szCs w:val="24"/>
            <w:u w:val="single"/>
          </w:rPr>
          <w:delText xml:space="preserve"> </w:delText>
        </w:r>
        <w:r w:rsidR="007235E2" w:rsidRPr="00DF240E">
          <w:rPr>
            <w:color w:val="2E74B5" w:themeColor="accent1" w:themeShade="BF"/>
            <w:sz w:val="24"/>
            <w:szCs w:val="24"/>
          </w:rPr>
          <w:delText xml:space="preserve"> </w:delText>
        </w:r>
      </w:del>
    </w:p>
    <w:p w14:paraId="7D2E9988" w14:textId="77777777" w:rsidR="008C0E66" w:rsidRPr="00DF240E" w:rsidRDefault="008C0E66" w:rsidP="00C870E5">
      <w:pPr>
        <w:pStyle w:val="ListParagraph"/>
        <w:spacing w:line="276" w:lineRule="auto"/>
        <w:ind w:left="284" w:right="-426" w:hanging="284"/>
        <w:rPr>
          <w:del w:id="7" w:author="Comparison" w:date="2026-09-22T12:13:00Z" w16du:dateUtc="2026-09-22T16:13:00Z"/>
          <w:b/>
          <w:bCs/>
          <w:sz w:val="24"/>
          <w:szCs w:val="24"/>
        </w:rPr>
      </w:pPr>
    </w:p>
    <w:p w14:paraId="5BBEF5BE" w14:textId="04AFF2EA" w:rsidR="001C75D2" w:rsidRPr="00DF240E" w:rsidRDefault="00862382" w:rsidP="00C870E5">
      <w:pPr>
        <w:pStyle w:val="ListParagraph"/>
        <w:numPr>
          <w:ilvl w:val="0"/>
          <w:numId w:val="1"/>
        </w:numPr>
        <w:spacing w:line="276" w:lineRule="auto"/>
        <w:ind w:left="284" w:hanging="284"/>
        <w:rPr>
          <w:del w:id="8" w:author="Comparison" w:date="2026-09-22T12:13:00Z" w16du:dateUtc="2026-09-22T16:13:00Z"/>
          <w:b/>
          <w:bCs/>
          <w:sz w:val="24"/>
          <w:szCs w:val="24"/>
        </w:rPr>
      </w:pPr>
      <w:del w:id="9" w:author="Comparison" w:date="2026-09-22T12:13:00Z" w16du:dateUtc="2026-09-22T16:13:00Z">
        <w:r w:rsidRPr="00DF240E">
          <w:rPr>
            <w:b/>
            <w:bCs/>
            <w:sz w:val="24"/>
            <w:szCs w:val="24"/>
          </w:rPr>
          <w:delText>F</w:delText>
        </w:r>
        <w:r w:rsidR="001C75D2" w:rsidRPr="00DF240E">
          <w:rPr>
            <w:b/>
            <w:bCs/>
            <w:sz w:val="24"/>
            <w:szCs w:val="24"/>
          </w:rPr>
          <w:delText>amilje</w:delText>
        </w:r>
        <w:r w:rsidR="00786669" w:rsidRPr="00DF240E">
          <w:rPr>
            <w:b/>
            <w:bCs/>
            <w:sz w:val="24"/>
            <w:szCs w:val="24"/>
          </w:rPr>
          <w:delText xml:space="preserve">ns aktuella </w:delText>
        </w:r>
        <w:r w:rsidR="001C75D2" w:rsidRPr="00DF240E">
          <w:rPr>
            <w:b/>
            <w:bCs/>
            <w:sz w:val="24"/>
            <w:szCs w:val="24"/>
          </w:rPr>
          <w:delText>situation</w:delText>
        </w:r>
      </w:del>
    </w:p>
    <w:p w14:paraId="6747ACB1" w14:textId="77777777" w:rsidR="009D6CF1" w:rsidRPr="00DF240E" w:rsidRDefault="009D6CF1" w:rsidP="009D6CF1">
      <w:pPr>
        <w:pStyle w:val="ListParagraph"/>
        <w:spacing w:line="276" w:lineRule="auto"/>
        <w:rPr>
          <w:del w:id="10" w:author="Comparison" w:date="2026-09-22T12:13:00Z" w16du:dateUtc="2026-09-22T16:13:00Z"/>
          <w:sz w:val="13"/>
          <w:szCs w:val="13"/>
        </w:rPr>
      </w:pPr>
    </w:p>
    <w:p w14:paraId="7361FE1B" w14:textId="00987FB1" w:rsidR="00B319C6" w:rsidRPr="00DF240E" w:rsidRDefault="00862382" w:rsidP="00C870E5">
      <w:pPr>
        <w:pStyle w:val="ListParagraph"/>
        <w:numPr>
          <w:ilvl w:val="1"/>
          <w:numId w:val="1"/>
        </w:numPr>
        <w:spacing w:line="276" w:lineRule="auto"/>
        <w:ind w:left="1276"/>
        <w:rPr>
          <w:del w:id="11" w:author="Comparison" w:date="2026-09-22T12:13:00Z" w16du:dateUtc="2026-09-22T16:13:00Z"/>
          <w:sz w:val="24"/>
          <w:szCs w:val="24"/>
        </w:rPr>
      </w:pPr>
      <w:del w:id="12" w:author="Comparison" w:date="2026-09-22T12:13:00Z" w16du:dateUtc="2026-09-22T16:13:00Z">
        <w:r w:rsidRPr="00DF240E">
          <w:rPr>
            <w:sz w:val="24"/>
            <w:szCs w:val="24"/>
          </w:rPr>
          <w:delText>Hur ser vardagen ut i familjen och vad har familjen för behov, utmaningar och styrkor?</w:delText>
        </w:r>
      </w:del>
    </w:p>
    <w:p w14:paraId="31E4099F" w14:textId="5A68AF3C" w:rsidR="009D6CF1" w:rsidRPr="00DF240E" w:rsidRDefault="007235E2" w:rsidP="009D6CF1">
      <w:pPr>
        <w:pStyle w:val="ListParagraph"/>
        <w:spacing w:line="276" w:lineRule="auto"/>
        <w:rPr>
          <w:del w:id="13" w:author="Comparison" w:date="2026-09-22T12:13:00Z" w16du:dateUtc="2026-09-22T16:13:00Z"/>
          <w:color w:val="2E74B5" w:themeColor="accent1" w:themeShade="BF"/>
          <w:sz w:val="24"/>
          <w:szCs w:val="24"/>
          <w:u w:val="single"/>
        </w:rPr>
      </w:pPr>
      <w:del w:id="14" w:author="Comparison" w:date="2026-09-22T12:13:00Z" w16du:dateUtc="2026-09-22T16:13:00Z">
        <w:r w:rsidRPr="00DF240E">
          <w:rPr>
            <w:color w:val="2E74B5" w:themeColor="accent1" w:themeShade="BF"/>
            <w:sz w:val="24"/>
            <w:szCs w:val="24"/>
            <w:u w:val="single"/>
          </w:rPr>
          <w:delText xml:space="preserve">Svar: </w:delText>
        </w:r>
      </w:del>
    </w:p>
    <w:p w14:paraId="059E58D7" w14:textId="77777777" w:rsidR="00862382" w:rsidRPr="00DF240E" w:rsidRDefault="00862382" w:rsidP="009D6CF1">
      <w:pPr>
        <w:pStyle w:val="ListParagraph"/>
        <w:spacing w:line="276" w:lineRule="auto"/>
        <w:rPr>
          <w:del w:id="15" w:author="Comparison" w:date="2026-09-22T12:13:00Z" w16du:dateUtc="2026-09-22T16:13:00Z"/>
          <w:sz w:val="24"/>
          <w:szCs w:val="24"/>
        </w:rPr>
      </w:pPr>
    </w:p>
    <w:p w14:paraId="69F0353F" w14:textId="3EF88ECE" w:rsidR="00B319C6" w:rsidRPr="00DF240E" w:rsidRDefault="00862382" w:rsidP="00C870E5">
      <w:pPr>
        <w:pStyle w:val="ListParagraph"/>
        <w:numPr>
          <w:ilvl w:val="1"/>
          <w:numId w:val="1"/>
        </w:numPr>
        <w:spacing w:line="276" w:lineRule="auto"/>
        <w:rPr>
          <w:del w:id="16" w:author="Comparison" w:date="2026-09-22T12:13:00Z" w16du:dateUtc="2026-09-22T16:13:00Z"/>
          <w:sz w:val="24"/>
          <w:szCs w:val="24"/>
        </w:rPr>
      </w:pPr>
      <w:del w:id="17" w:author="Comparison" w:date="2026-09-22T12:13:00Z" w16du:dateUtc="2026-09-22T16:13:00Z">
        <w:r w:rsidRPr="00DF240E">
          <w:rPr>
            <w:sz w:val="24"/>
            <w:szCs w:val="24"/>
          </w:rPr>
          <w:delText>På vilket sätt upplever du att det i nuläget skulle stöda familjen att delta i läger?</w:delText>
        </w:r>
      </w:del>
    </w:p>
    <w:p w14:paraId="61F54DD6" w14:textId="2AD06A82" w:rsidR="00C424DC" w:rsidRPr="00DF240E" w:rsidRDefault="007235E2" w:rsidP="00862382">
      <w:pPr>
        <w:pStyle w:val="ListParagraph"/>
        <w:spacing w:line="276" w:lineRule="auto"/>
        <w:rPr>
          <w:del w:id="18" w:author="Comparison" w:date="2026-09-22T12:13:00Z" w16du:dateUtc="2026-09-22T16:13:00Z"/>
          <w:color w:val="2E74B5" w:themeColor="accent1" w:themeShade="BF"/>
          <w:sz w:val="24"/>
          <w:szCs w:val="24"/>
          <w:u w:val="single"/>
        </w:rPr>
      </w:pPr>
      <w:del w:id="19" w:author="Comparison" w:date="2026-09-22T12:13:00Z" w16du:dateUtc="2026-09-22T16:13:00Z">
        <w:r w:rsidRPr="00DF240E">
          <w:rPr>
            <w:color w:val="2E74B5" w:themeColor="accent1" w:themeShade="BF"/>
            <w:sz w:val="24"/>
            <w:szCs w:val="24"/>
            <w:u w:val="single"/>
          </w:rPr>
          <w:delText xml:space="preserve">Svar: </w:delText>
        </w:r>
      </w:del>
    </w:p>
    <w:p w14:paraId="0D1989E1" w14:textId="77777777" w:rsidR="00C424DC" w:rsidRPr="00DF240E" w:rsidRDefault="00C424DC" w:rsidP="00C424DC">
      <w:pPr>
        <w:pStyle w:val="ListParagraph"/>
        <w:spacing w:line="276" w:lineRule="auto"/>
        <w:ind w:left="1440"/>
        <w:rPr>
          <w:del w:id="20" w:author="Comparison" w:date="2026-09-22T12:13:00Z" w16du:dateUtc="2026-09-22T16:13:00Z"/>
          <w:sz w:val="24"/>
          <w:szCs w:val="24"/>
        </w:rPr>
      </w:pPr>
    </w:p>
    <w:p w14:paraId="68A0F61A" w14:textId="26D6850F" w:rsidR="00B319C6" w:rsidRPr="00DF240E" w:rsidRDefault="00C424DC" w:rsidP="00B319C6">
      <w:pPr>
        <w:pStyle w:val="ListParagraph"/>
        <w:numPr>
          <w:ilvl w:val="1"/>
          <w:numId w:val="1"/>
        </w:numPr>
        <w:spacing w:line="276" w:lineRule="auto"/>
        <w:rPr>
          <w:del w:id="21" w:author="Comparison" w:date="2026-09-22T12:13:00Z" w16du:dateUtc="2026-09-22T16:13:00Z"/>
          <w:sz w:val="24"/>
          <w:szCs w:val="24"/>
        </w:rPr>
      </w:pPr>
      <w:del w:id="22" w:author="Comparison" w:date="2026-09-22T12:13:00Z" w16du:dateUtc="2026-09-22T16:13:00Z">
        <w:r w:rsidRPr="00DF240E">
          <w:rPr>
            <w:sz w:val="24"/>
            <w:szCs w:val="24"/>
          </w:rPr>
          <w:delText xml:space="preserve">Har någon familjemedlem särskilda behov </w:delText>
        </w:r>
        <w:r w:rsidR="004C6426" w:rsidRPr="00DF240E">
          <w:rPr>
            <w:sz w:val="24"/>
            <w:szCs w:val="24"/>
          </w:rPr>
          <w:delText>och/eller behövs</w:delText>
        </w:r>
        <w:r w:rsidRPr="00DF240E">
          <w:rPr>
            <w:sz w:val="24"/>
            <w:szCs w:val="24"/>
          </w:rPr>
          <w:delText xml:space="preserve"> </w:delText>
        </w:r>
        <w:r w:rsidR="004C6426" w:rsidRPr="00DF240E">
          <w:rPr>
            <w:sz w:val="24"/>
            <w:szCs w:val="24"/>
          </w:rPr>
          <w:delText xml:space="preserve">det under lägret </w:delText>
        </w:r>
        <w:r w:rsidRPr="00DF240E">
          <w:rPr>
            <w:sz w:val="24"/>
            <w:szCs w:val="24"/>
          </w:rPr>
          <w:delText>anpassade stödåtgärder</w:delText>
        </w:r>
        <w:r w:rsidR="004C6426" w:rsidRPr="00DF240E">
          <w:rPr>
            <w:sz w:val="24"/>
            <w:szCs w:val="24"/>
          </w:rPr>
          <w:delText xml:space="preserve"> av något slag</w:delText>
        </w:r>
        <w:r w:rsidRPr="00DF240E">
          <w:rPr>
            <w:sz w:val="24"/>
            <w:szCs w:val="24"/>
          </w:rPr>
          <w:delText>?</w:delText>
        </w:r>
        <w:r w:rsidR="00F15720" w:rsidRPr="00DF240E">
          <w:rPr>
            <w:sz w:val="24"/>
            <w:szCs w:val="24"/>
          </w:rPr>
          <w:delText xml:space="preserve"> </w:delText>
        </w:r>
      </w:del>
    </w:p>
    <w:p w14:paraId="56A3D4DC" w14:textId="489B3348" w:rsidR="00D414C4" w:rsidRPr="00DF240E" w:rsidRDefault="007235E2" w:rsidP="008C0E66">
      <w:pPr>
        <w:pStyle w:val="ListParagraph"/>
        <w:spacing w:line="276" w:lineRule="auto"/>
        <w:rPr>
          <w:del w:id="23" w:author="Comparison" w:date="2026-09-22T12:13:00Z" w16du:dateUtc="2026-09-22T16:13:00Z"/>
          <w:color w:val="2E74B5" w:themeColor="accent1" w:themeShade="BF"/>
          <w:sz w:val="24"/>
          <w:szCs w:val="24"/>
          <w:u w:val="single"/>
        </w:rPr>
      </w:pPr>
      <w:del w:id="24" w:author="Comparison" w:date="2026-09-22T12:13:00Z" w16du:dateUtc="2026-09-22T16:13:00Z">
        <w:r w:rsidRPr="00DF240E">
          <w:rPr>
            <w:color w:val="2E74B5" w:themeColor="accent1" w:themeShade="BF"/>
            <w:sz w:val="24"/>
            <w:szCs w:val="24"/>
            <w:u w:val="single"/>
          </w:rPr>
          <w:delText xml:space="preserve">Svar: </w:delText>
        </w:r>
      </w:del>
    </w:p>
    <w:p w14:paraId="00CAB226" w14:textId="77777777" w:rsidR="008C0E66" w:rsidRPr="00DF240E" w:rsidRDefault="008C0E66" w:rsidP="008C0E66">
      <w:pPr>
        <w:pStyle w:val="ListParagraph"/>
        <w:spacing w:line="276" w:lineRule="auto"/>
        <w:rPr>
          <w:del w:id="25" w:author="Comparison" w:date="2026-09-22T12:13:00Z" w16du:dateUtc="2026-09-22T16:13:00Z"/>
          <w:sz w:val="24"/>
          <w:szCs w:val="24"/>
        </w:rPr>
      </w:pPr>
    </w:p>
    <w:p w14:paraId="48E07E44" w14:textId="04054EB6" w:rsidR="00C870E5" w:rsidRPr="00DF240E" w:rsidRDefault="00010E3E" w:rsidP="00C870E5">
      <w:pPr>
        <w:pStyle w:val="ListParagraph"/>
        <w:numPr>
          <w:ilvl w:val="0"/>
          <w:numId w:val="1"/>
        </w:numPr>
        <w:spacing w:line="276" w:lineRule="auto"/>
        <w:ind w:left="360"/>
        <w:rPr>
          <w:del w:id="26" w:author="Comparison" w:date="2026-09-22T12:13:00Z" w16du:dateUtc="2026-09-22T16:13:00Z"/>
          <w:sz w:val="24"/>
          <w:szCs w:val="24"/>
        </w:rPr>
      </w:pPr>
      <w:del w:id="27" w:author="Comparison" w:date="2026-09-22T12:13:00Z" w16du:dateUtc="2026-09-22T16:13:00Z">
        <w:r w:rsidRPr="00DF240E">
          <w:rPr>
            <w:b/>
            <w:bCs/>
            <w:sz w:val="24"/>
            <w:szCs w:val="24"/>
          </w:rPr>
          <w:delText>Hur</w:delText>
        </w:r>
        <w:r w:rsidR="00C870E5" w:rsidRPr="00DF240E">
          <w:rPr>
            <w:b/>
            <w:bCs/>
            <w:sz w:val="24"/>
            <w:szCs w:val="24"/>
          </w:rPr>
          <w:delText xml:space="preserve">dana är </w:delText>
        </w:r>
        <w:r w:rsidR="00862382" w:rsidRPr="00DF240E">
          <w:rPr>
            <w:b/>
            <w:bCs/>
            <w:sz w:val="24"/>
            <w:szCs w:val="24"/>
          </w:rPr>
          <w:delText xml:space="preserve">familjens </w:delText>
        </w:r>
        <w:r w:rsidRPr="00DF240E">
          <w:rPr>
            <w:b/>
            <w:bCs/>
            <w:sz w:val="24"/>
            <w:szCs w:val="24"/>
          </w:rPr>
          <w:delText xml:space="preserve">stödjande </w:delText>
        </w:r>
        <w:r w:rsidR="00862382" w:rsidRPr="00DF240E">
          <w:rPr>
            <w:b/>
            <w:bCs/>
            <w:sz w:val="24"/>
            <w:szCs w:val="24"/>
          </w:rPr>
          <w:delText xml:space="preserve">nätverk </w:delText>
        </w:r>
        <w:r w:rsidRPr="00DF240E">
          <w:rPr>
            <w:b/>
            <w:bCs/>
            <w:sz w:val="24"/>
            <w:szCs w:val="24"/>
          </w:rPr>
          <w:delText xml:space="preserve">(såväl de </w:delText>
        </w:r>
        <w:r w:rsidR="00BC76E0" w:rsidRPr="00DF240E">
          <w:rPr>
            <w:b/>
            <w:bCs/>
            <w:sz w:val="24"/>
            <w:szCs w:val="24"/>
          </w:rPr>
          <w:delText>privat</w:delText>
        </w:r>
        <w:r w:rsidRPr="00DF240E">
          <w:rPr>
            <w:b/>
            <w:bCs/>
            <w:sz w:val="24"/>
            <w:szCs w:val="24"/>
          </w:rPr>
          <w:delText>a</w:delText>
        </w:r>
        <w:r w:rsidR="00BC76E0" w:rsidRPr="00DF240E">
          <w:rPr>
            <w:b/>
            <w:bCs/>
            <w:sz w:val="24"/>
            <w:szCs w:val="24"/>
          </w:rPr>
          <w:delText xml:space="preserve"> som </w:delText>
        </w:r>
        <w:r w:rsidRPr="00DF240E">
          <w:rPr>
            <w:b/>
            <w:bCs/>
            <w:sz w:val="24"/>
            <w:szCs w:val="24"/>
          </w:rPr>
          <w:delText xml:space="preserve">de </w:delText>
        </w:r>
        <w:r w:rsidR="00BC76E0" w:rsidRPr="00DF240E">
          <w:rPr>
            <w:b/>
            <w:bCs/>
            <w:sz w:val="24"/>
            <w:szCs w:val="24"/>
          </w:rPr>
          <w:delText>professionell</w:delText>
        </w:r>
        <w:r w:rsidRPr="00DF240E">
          <w:rPr>
            <w:b/>
            <w:bCs/>
            <w:sz w:val="24"/>
            <w:szCs w:val="24"/>
          </w:rPr>
          <w:delText>a)</w:delText>
        </w:r>
        <w:r w:rsidR="00C870E5" w:rsidRPr="00DF240E">
          <w:rPr>
            <w:b/>
            <w:bCs/>
            <w:sz w:val="24"/>
            <w:szCs w:val="24"/>
          </w:rPr>
          <w:delText>?</w:delText>
        </w:r>
      </w:del>
    </w:p>
    <w:p w14:paraId="25ABFFD3" w14:textId="04DA3DAA" w:rsidR="00C870E5" w:rsidRPr="00DF240E" w:rsidRDefault="007235E2" w:rsidP="00C870E5">
      <w:pPr>
        <w:pStyle w:val="ListParagraph"/>
        <w:spacing w:line="276" w:lineRule="auto"/>
        <w:ind w:left="360"/>
        <w:rPr>
          <w:del w:id="28" w:author="Comparison" w:date="2026-09-22T12:13:00Z" w16du:dateUtc="2026-09-22T16:13:00Z"/>
          <w:color w:val="2E74B5" w:themeColor="accent1" w:themeShade="BF"/>
          <w:sz w:val="24"/>
          <w:szCs w:val="24"/>
          <w:u w:val="single"/>
        </w:rPr>
      </w:pPr>
      <w:del w:id="29" w:author="Comparison" w:date="2026-09-22T12:13:00Z" w16du:dateUtc="2026-09-22T16:13:00Z">
        <w:r w:rsidRPr="00DF240E">
          <w:rPr>
            <w:color w:val="2E74B5" w:themeColor="accent1" w:themeShade="BF"/>
            <w:sz w:val="24"/>
            <w:szCs w:val="24"/>
            <w:u w:val="single"/>
          </w:rPr>
          <w:delText>Svar:</w:delText>
        </w:r>
      </w:del>
    </w:p>
    <w:p w14:paraId="53EF258F" w14:textId="77777777" w:rsidR="00C870E5" w:rsidRPr="00DF240E" w:rsidRDefault="00C870E5" w:rsidP="00C870E5">
      <w:pPr>
        <w:pStyle w:val="ListParagraph"/>
        <w:spacing w:line="276" w:lineRule="auto"/>
        <w:ind w:left="360"/>
        <w:rPr>
          <w:del w:id="30" w:author="Comparison" w:date="2026-09-22T12:13:00Z" w16du:dateUtc="2026-09-22T16:13:00Z"/>
          <w:sz w:val="24"/>
          <w:szCs w:val="24"/>
        </w:rPr>
      </w:pPr>
    </w:p>
    <w:p w14:paraId="65114DAC" w14:textId="45E5B28E" w:rsidR="00D414C4" w:rsidRPr="00DF240E" w:rsidRDefault="00C870E5" w:rsidP="00C870E5">
      <w:pPr>
        <w:pStyle w:val="ListParagraph"/>
        <w:numPr>
          <w:ilvl w:val="0"/>
          <w:numId w:val="1"/>
        </w:numPr>
        <w:spacing w:line="276" w:lineRule="auto"/>
        <w:ind w:left="360"/>
        <w:rPr>
          <w:del w:id="31" w:author="Comparison" w:date="2026-09-22T12:13:00Z" w16du:dateUtc="2026-09-22T16:13:00Z"/>
          <w:sz w:val="24"/>
          <w:szCs w:val="24"/>
        </w:rPr>
      </w:pPr>
      <w:del w:id="32" w:author="Comparison" w:date="2026-09-22T12:13:00Z" w16du:dateUtc="2026-09-22T16:13:00Z">
        <w:r w:rsidRPr="00DF240E">
          <w:rPr>
            <w:b/>
            <w:bCs/>
            <w:sz w:val="24"/>
            <w:szCs w:val="24"/>
          </w:rPr>
          <w:delText>Någonting annat du vill berätta om familjen?</w:delText>
        </w:r>
        <w:r w:rsidR="008C0E66" w:rsidRPr="00DF240E">
          <w:rPr>
            <w:b/>
            <w:bCs/>
            <w:sz w:val="24"/>
            <w:szCs w:val="24"/>
          </w:rPr>
          <w:br/>
        </w:r>
        <w:r w:rsidR="007235E2" w:rsidRPr="00DF240E">
          <w:rPr>
            <w:color w:val="2E74B5" w:themeColor="accent1" w:themeShade="BF"/>
            <w:sz w:val="24"/>
            <w:szCs w:val="24"/>
            <w:u w:val="single"/>
          </w:rPr>
          <w:delText>Svar:</w:delText>
        </w:r>
        <w:r w:rsidR="007235E2" w:rsidRPr="00DF240E">
          <w:rPr>
            <w:color w:val="2E74B5" w:themeColor="accent1" w:themeShade="BF"/>
            <w:sz w:val="24"/>
            <w:szCs w:val="24"/>
          </w:rPr>
          <w:delText xml:space="preserve"> </w:delText>
        </w:r>
      </w:del>
    </w:p>
    <w:p w14:paraId="5EFF61E6" w14:textId="77777777" w:rsidR="00C870E5" w:rsidRPr="00DF240E" w:rsidRDefault="00C870E5" w:rsidP="00BC76E0">
      <w:pPr>
        <w:spacing w:line="276" w:lineRule="auto"/>
        <w:rPr>
          <w:del w:id="33" w:author="Comparison" w:date="2026-09-22T12:13:00Z" w16du:dateUtc="2026-09-22T16:13:00Z"/>
          <w:sz w:val="24"/>
          <w:szCs w:val="24"/>
        </w:rPr>
      </w:pPr>
    </w:p>
    <w:p w14:paraId="1882D93C" w14:textId="1DF0D523" w:rsidR="007235E2" w:rsidRPr="00DF240E" w:rsidRDefault="00010E3E" w:rsidP="00BC76E0">
      <w:pPr>
        <w:spacing w:line="276" w:lineRule="auto"/>
        <w:rPr>
          <w:del w:id="34" w:author="Comparison" w:date="2026-09-22T12:13:00Z" w16du:dateUtc="2026-09-22T16:13:00Z"/>
          <w:b/>
          <w:bCs/>
          <w:sz w:val="24"/>
          <w:szCs w:val="24"/>
        </w:rPr>
      </w:pPr>
      <w:del w:id="35" w:author="Comparison" w:date="2026-09-22T12:13:00Z" w16du:dateUtc="2026-09-22T16:13:00Z">
        <w:r w:rsidRPr="00DF240E">
          <w:rPr>
            <w:b/>
            <w:bCs/>
            <w:sz w:val="24"/>
            <w:szCs w:val="24"/>
          </w:rPr>
          <w:delText xml:space="preserve">Dina </w:delText>
        </w:r>
        <w:r w:rsidR="00B31443" w:rsidRPr="00DF240E">
          <w:rPr>
            <w:b/>
            <w:bCs/>
            <w:sz w:val="24"/>
            <w:szCs w:val="24"/>
          </w:rPr>
          <w:delText>kontaktuppgifter</w:delText>
        </w:r>
        <w:r w:rsidRPr="00DF240E">
          <w:rPr>
            <w:b/>
            <w:bCs/>
            <w:sz w:val="24"/>
            <w:szCs w:val="24"/>
          </w:rPr>
          <w:delText xml:space="preserve"> och ditt </w:delText>
        </w:r>
        <w:r w:rsidR="00B31443" w:rsidRPr="00DF240E">
          <w:rPr>
            <w:b/>
            <w:bCs/>
            <w:sz w:val="24"/>
            <w:szCs w:val="24"/>
          </w:rPr>
          <w:delText>yrke</w:delText>
        </w:r>
        <w:r w:rsidRPr="00DF240E">
          <w:rPr>
            <w:b/>
            <w:bCs/>
            <w:sz w:val="24"/>
            <w:szCs w:val="24"/>
          </w:rPr>
          <w:delText xml:space="preserve">: </w:delText>
        </w:r>
        <w:r w:rsidR="00DF240E">
          <w:rPr>
            <w:b/>
            <w:bCs/>
            <w:sz w:val="24"/>
            <w:szCs w:val="24"/>
          </w:rPr>
          <w:br/>
        </w:r>
        <w:r w:rsidR="007235E2" w:rsidRPr="00DF240E">
          <w:rPr>
            <w:color w:val="2E74B5" w:themeColor="accent1" w:themeShade="BF"/>
            <w:sz w:val="24"/>
            <w:szCs w:val="24"/>
            <w:u w:val="single"/>
          </w:rPr>
          <w:delText>Svar:</w:delText>
        </w:r>
        <w:r w:rsidR="007235E2" w:rsidRPr="00DF240E">
          <w:rPr>
            <w:color w:val="2E74B5" w:themeColor="accent1" w:themeShade="BF"/>
            <w:sz w:val="24"/>
            <w:szCs w:val="24"/>
          </w:rPr>
          <w:delText xml:space="preserve"> </w:delText>
        </w:r>
      </w:del>
    </w:p>
    <w:p w14:paraId="2B691CEE" w14:textId="77777777" w:rsidR="007235E2" w:rsidRPr="00DF240E" w:rsidRDefault="007235E2" w:rsidP="00BC76E0">
      <w:pPr>
        <w:spacing w:line="276" w:lineRule="auto"/>
        <w:rPr>
          <w:del w:id="36" w:author="Comparison" w:date="2026-09-22T12:13:00Z" w16du:dateUtc="2026-09-22T16:13:00Z"/>
          <w:color w:val="7030A0"/>
          <w:sz w:val="24"/>
          <w:szCs w:val="24"/>
        </w:rPr>
      </w:pPr>
    </w:p>
    <w:p w14:paraId="7875156E" w14:textId="6EC58AC2" w:rsidR="009D6CF1" w:rsidRDefault="007235E2">
      <w:pPr>
        <w:rPr>
          <w:rPrChange w:id="37" w:author="Comparison" w:date="2026-09-22T12:13:00Z" w16du:dateUtc="2026-09-22T16:13:00Z">
            <w:rPr>
              <w:b/>
              <w:bCs/>
              <w:sz w:val="24"/>
              <w:szCs w:val="24"/>
            </w:rPr>
          </w:rPrChange>
        </w:rPr>
        <w:pPrChange w:id="38" w:author="Comparison" w:date="2026-09-22T12:13:00Z" w16du:dateUtc="2026-09-22T16:13:00Z">
          <w:pPr>
            <w:spacing w:line="276" w:lineRule="auto"/>
          </w:pPr>
        </w:pPrChange>
      </w:pPr>
      <w:del w:id="39" w:author="Comparison" w:date="2026-09-22T12:13:00Z" w16du:dateUtc="2026-09-22T16:13:00Z">
        <w:r w:rsidRPr="00DF240E">
          <w:rPr>
            <w:b/>
            <w:bCs/>
            <w:sz w:val="24"/>
            <w:szCs w:val="24"/>
          </w:rPr>
          <w:delText>Får vi</w:delText>
        </w:r>
        <w:r w:rsidR="00B31443" w:rsidRPr="00DF240E">
          <w:rPr>
            <w:b/>
            <w:bCs/>
            <w:sz w:val="24"/>
            <w:szCs w:val="24"/>
          </w:rPr>
          <w:delText xml:space="preserve"> kontakta </w:delText>
        </w:r>
        <w:r w:rsidR="00010E3E" w:rsidRPr="00DF240E">
          <w:rPr>
            <w:b/>
            <w:bCs/>
            <w:sz w:val="24"/>
            <w:szCs w:val="24"/>
          </w:rPr>
          <w:delText>dig</w:delText>
        </w:r>
        <w:r w:rsidR="00BD5F0F" w:rsidRPr="00DF240E">
          <w:rPr>
            <w:b/>
            <w:bCs/>
            <w:sz w:val="24"/>
            <w:szCs w:val="24"/>
          </w:rPr>
          <w:delText xml:space="preserve"> </w:delText>
        </w:r>
        <w:r w:rsidR="00010E3E" w:rsidRPr="00DF240E">
          <w:rPr>
            <w:b/>
            <w:bCs/>
            <w:sz w:val="24"/>
            <w:szCs w:val="24"/>
          </w:rPr>
          <w:delText xml:space="preserve">senare </w:delText>
        </w:r>
        <w:r w:rsidR="00B31443" w:rsidRPr="00DF240E">
          <w:rPr>
            <w:b/>
            <w:bCs/>
            <w:sz w:val="24"/>
            <w:szCs w:val="24"/>
          </w:rPr>
          <w:delText xml:space="preserve">gällande </w:delText>
        </w:r>
        <w:r w:rsidR="00010E3E" w:rsidRPr="00DF240E">
          <w:rPr>
            <w:b/>
            <w:bCs/>
            <w:sz w:val="24"/>
            <w:szCs w:val="24"/>
          </w:rPr>
          <w:delText xml:space="preserve">eventuell </w:delText>
        </w:r>
        <w:r w:rsidR="00B31443" w:rsidRPr="00DF240E">
          <w:rPr>
            <w:b/>
            <w:bCs/>
            <w:sz w:val="24"/>
            <w:szCs w:val="24"/>
          </w:rPr>
          <w:delText>utvärdering av lägret</w:delText>
        </w:r>
        <w:r w:rsidRPr="00DF240E">
          <w:rPr>
            <w:b/>
            <w:bCs/>
            <w:sz w:val="24"/>
            <w:szCs w:val="24"/>
          </w:rPr>
          <w:delText>?</w:delText>
        </w:r>
        <w:r w:rsidRPr="00DF240E">
          <w:rPr>
            <w:sz w:val="24"/>
            <w:szCs w:val="24"/>
          </w:rPr>
          <w:delText xml:space="preserve"> </w:delText>
        </w:r>
        <w:r w:rsidRPr="00DF240E">
          <w:rPr>
            <w:sz w:val="24"/>
            <w:szCs w:val="24"/>
          </w:rPr>
          <w:br/>
        </w:r>
        <w:r w:rsidRPr="00DF240E">
          <w:rPr>
            <w:color w:val="2E74B5" w:themeColor="accent1" w:themeShade="BF"/>
            <w:sz w:val="24"/>
            <w:szCs w:val="24"/>
            <w:u w:val="single"/>
          </w:rPr>
          <w:delText>Svar:</w:delText>
        </w:r>
        <w:r w:rsidRPr="00DF240E">
          <w:rPr>
            <w:color w:val="2E74B5" w:themeColor="accent1" w:themeShade="BF"/>
            <w:sz w:val="24"/>
            <w:szCs w:val="24"/>
          </w:rPr>
          <w:delText xml:space="preserve"> </w:delText>
        </w:r>
        <w:r w:rsidR="00B31443" w:rsidRPr="00DF240E">
          <w:rPr>
            <w:sz w:val="24"/>
            <w:szCs w:val="24"/>
          </w:rPr>
          <w:br/>
        </w:r>
      </w:del>
    </w:p>
    <w:sectPr w:rsidR="009D6CF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5" w:h="16837"/>
      <w:pgMar w:top="1440" w:right="1440" w:bottom="1440" w:left="1440" w:header="720" w:footer="720" w:gutter="0"/>
      <w:cols w:space="720"/>
      <w:docGrid w:linePitch="0"/>
      <w:sectPrChange w:id="55" w:author="Comparison" w:date="2026-09-22T12:13:00Z" w16du:dateUtc="2026-09-22T16:13:00Z">
        <w:sectPr w:rsidR="009D6CF1">
          <w:pgSz w:w="11906" w:h="16838"/>
          <w:pgMar w:top="1361" w:right="1417" w:bottom="733" w:left="1417" w:header="708" w:footer="708" w:gutter="0"/>
          <w:cols w:space="708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3936A92" w14:textId="77777777" w:rsidR="00D9140C" w:rsidRDefault="00D9140C" w:rsidP="008C0E66">
      <w:pPr>
        <w:spacing w:after="0" w:line="240" w:lineRule="auto"/>
      </w:pPr>
      <w:r>
        <w:separator/>
      </w:r>
    </w:p>
  </w:endnote>
  <w:endnote w:type="continuationSeparator" w:id="0">
    <w:p w14:paraId="7748E257" w14:textId="77777777" w:rsidR="00D9140C" w:rsidRDefault="00D9140C" w:rsidP="008C0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EFC7AB" w14:textId="77777777" w:rsidR="00AB292B" w:rsidRDefault="00AB292B">
    <w:pPr>
      <w:pStyle w:val="Header"/>
      <w:pPrChange w:id="51" w:author="Comparison" w:date="2026-09-22T12:13:00Z" w16du:dateUtc="2026-09-22T16:13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09B5B9" w14:textId="77777777" w:rsidR="00AB292B" w:rsidRDefault="00AB292B">
    <w:pPr>
      <w:pStyle w:val="Header"/>
      <w:pPrChange w:id="52" w:author="Comparison" w:date="2026-09-22T12:13:00Z" w16du:dateUtc="2026-09-22T16:13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623072" w14:textId="77777777" w:rsidR="00AB292B" w:rsidRDefault="00AB292B">
    <w:pPr>
      <w:pStyle w:val="Header"/>
      <w:pPrChange w:id="54" w:author="Comparison" w:date="2026-09-22T12:13:00Z" w16du:dateUtc="2026-09-22T16:13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2DF1A9" w14:textId="77777777" w:rsidR="00D9140C" w:rsidRDefault="00D9140C" w:rsidP="008C0E66">
      <w:pPr>
        <w:spacing w:after="0" w:line="240" w:lineRule="auto"/>
      </w:pPr>
      <w:r>
        <w:separator/>
      </w:r>
    </w:p>
  </w:footnote>
  <w:footnote w:type="continuationSeparator" w:id="0">
    <w:p w14:paraId="530E4589" w14:textId="77777777" w:rsidR="00D9140C" w:rsidRDefault="00D9140C" w:rsidP="008C0E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E69431" w14:textId="77777777" w:rsidR="00AB292B" w:rsidRDefault="00AB292B">
    <w:pPr>
      <w:pStyle w:val="Footer"/>
      <w:pPrChange w:id="40" w:author="Comparison" w:date="2026-09-22T12:13:00Z" w16du:dateUtc="2026-09-22T16:13:00Z">
        <w:pPr>
          <w:pStyle w:val="Header"/>
        </w:pPr>
      </w:pPrChange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56"/>
      <w:gridCol w:w="903"/>
      <w:gridCol w:w="4056"/>
    </w:tblGrid>
    <w:tr w:rsidR="003371C9" w14:paraId="74815E3B" w14:textId="77777777">
      <w:tblPrEx>
        <w:tblCellMar>
          <w:top w:w="0" w:type="dxa"/>
          <w:bottom w:w="0" w:type="dxa"/>
        </w:tblCellMar>
      </w:tblPrEx>
      <w:trPr>
        <w:ins w:id="41" w:author="Comparison" w:date="2026-09-22T12:13:00Z" w16du:dateUtc="2026-09-22T16:13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7E863FF3" w14:textId="77777777" w:rsidR="003371C9" w:rsidRDefault="00D9140C">
          <w:pPr>
            <w:rPr>
              <w:ins w:id="42" w:author="Comparison" w:date="2026-09-22T12:13:00Z" w16du:dateUtc="2026-09-22T16:13:00Z"/>
            </w:rPr>
          </w:pPr>
          <w:ins w:id="43" w:author="Comparison" w:date="2026-09-22T12:13:00Z" w16du:dateUtc="2026-09-22T16:13:00Z"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7F5041F0" w14:textId="7A62634C" w:rsidR="003371C9" w:rsidRDefault="00D9140C">
          <w:pPr>
            <w:jc w:val="center"/>
            <w:rPr>
              <w:ins w:id="44" w:author="Comparison" w:date="2026-09-22T12:13:00Z" w16du:dateUtc="2026-09-22T16:13:00Z"/>
            </w:rPr>
          </w:pPr>
          <w:ins w:id="45" w:author="Comparison" w:date="2026-09-22T12:13:00Z" w16du:dateUtc="2026-09-22T16:13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EA4B65">
            <w:rPr>
              <w:noProof/>
              <w:color w:val="000000"/>
            </w:rPr>
            <w:t>1</w:t>
          </w:r>
          <w:ins w:id="46" w:author="Comparison" w:date="2026-09-22T12:13:00Z" w16du:dateUtc="2026-09-22T16:13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44FE8D59" w14:textId="77777777" w:rsidR="003371C9" w:rsidRDefault="00D9140C">
          <w:pPr>
            <w:jc w:val="right"/>
            <w:rPr>
              <w:ins w:id="47" w:author="Comparison" w:date="2026-09-22T12:13:00Z" w16du:dateUtc="2026-09-22T16:13:00Z"/>
            </w:rPr>
          </w:pPr>
          <w:ins w:id="48" w:author="Comparison" w:date="2026-09-22T12:13:00Z" w16du:dateUtc="2026-09-22T16:13:00Z">
            <w:r>
              <w:rPr>
                <w:color w:val="000000"/>
              </w:rPr>
              <w:t>07.12.2025</w:t>
            </w:r>
          </w:ins>
        </w:p>
      </w:tc>
    </w:tr>
  </w:tbl>
  <w:p w14:paraId="78CC6F9A" w14:textId="0462A4EA" w:rsidR="008C0E66" w:rsidRPr="00A62CED" w:rsidRDefault="008C0E66" w:rsidP="008C0E66">
    <w:pPr>
      <w:spacing w:line="276" w:lineRule="auto"/>
      <w:ind w:right="-142"/>
      <w:jc w:val="center"/>
      <w:rPr>
        <w:del w:id="49" w:author="Comparison" w:date="2026-09-22T12:13:00Z" w16du:dateUtc="2026-09-22T16:13:00Z"/>
        <w:b/>
        <w:bCs/>
        <w:color w:val="2E74B5" w:themeColor="accent1" w:themeShade="BF"/>
        <w:sz w:val="32"/>
        <w:szCs w:val="32"/>
      </w:rPr>
    </w:pPr>
    <w:del w:id="50" w:author="Comparison" w:date="2026-09-22T12:13:00Z" w16du:dateUtc="2026-09-22T16:13:00Z">
      <w:r w:rsidRPr="00A62CED">
        <w:rPr>
          <w:b/>
          <w:bCs/>
          <w:color w:val="2E74B5" w:themeColor="accent1" w:themeShade="BF"/>
          <w:sz w:val="32"/>
          <w:szCs w:val="32"/>
        </w:rPr>
        <w:delText xml:space="preserve">Rekommendation till Folkhälsans </w:delText>
      </w:r>
      <w:r w:rsidR="00AB292B">
        <w:rPr>
          <w:b/>
          <w:bCs/>
          <w:color w:val="2E74B5" w:themeColor="accent1" w:themeShade="BF"/>
          <w:sz w:val="32"/>
          <w:szCs w:val="32"/>
        </w:rPr>
        <w:delText>FamiljeKraft-läger</w:delText>
      </w:r>
    </w:del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E6C1A5" w14:textId="77777777" w:rsidR="00AB292B" w:rsidRDefault="00AB292B">
    <w:pPr>
      <w:pStyle w:val="Footer"/>
      <w:pPrChange w:id="53" w:author="Comparison" w:date="2026-09-22T12:13:00Z" w16du:dateUtc="2026-09-22T16:13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A8738B"/>
    <w:multiLevelType w:val="hybridMultilevel"/>
    <w:tmpl w:val="AE0EC366"/>
    <w:lvl w:ilvl="0" w:tplc="96BC44D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</w:rPr>
    </w:lvl>
    <w:lvl w:ilvl="1" w:tplc="08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1275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5D2"/>
    <w:rsid w:val="00010E3E"/>
    <w:rsid w:val="001C75D2"/>
    <w:rsid w:val="003371C9"/>
    <w:rsid w:val="0034062B"/>
    <w:rsid w:val="00352B0D"/>
    <w:rsid w:val="003D2941"/>
    <w:rsid w:val="0044229D"/>
    <w:rsid w:val="00467B85"/>
    <w:rsid w:val="004B7566"/>
    <w:rsid w:val="004C6426"/>
    <w:rsid w:val="005850C3"/>
    <w:rsid w:val="007235E2"/>
    <w:rsid w:val="00786669"/>
    <w:rsid w:val="007F165D"/>
    <w:rsid w:val="00862382"/>
    <w:rsid w:val="00875E83"/>
    <w:rsid w:val="008C0E66"/>
    <w:rsid w:val="009D6CF1"/>
    <w:rsid w:val="00A62CED"/>
    <w:rsid w:val="00AB292B"/>
    <w:rsid w:val="00B31443"/>
    <w:rsid w:val="00B319C6"/>
    <w:rsid w:val="00BA04A3"/>
    <w:rsid w:val="00BC4F8E"/>
    <w:rsid w:val="00BC76E0"/>
    <w:rsid w:val="00BD5F0F"/>
    <w:rsid w:val="00C424DC"/>
    <w:rsid w:val="00C720A8"/>
    <w:rsid w:val="00C870E5"/>
    <w:rsid w:val="00CE6B27"/>
    <w:rsid w:val="00D17458"/>
    <w:rsid w:val="00D414C4"/>
    <w:rsid w:val="00D4679F"/>
    <w:rsid w:val="00D816F4"/>
    <w:rsid w:val="00D9140C"/>
    <w:rsid w:val="00D97CBC"/>
    <w:rsid w:val="00DF240E"/>
    <w:rsid w:val="00E60186"/>
    <w:rsid w:val="00EA4B65"/>
    <w:rsid w:val="00ED46FA"/>
    <w:rsid w:val="00F15720"/>
    <w:rsid w:val="00F16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1B15F"/>
  <w15:chartTrackingRefBased/>
  <w15:docId w15:val="{C34200D3-3BB5-4AE2-9FD6-C39BBD38C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75D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0E6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E66"/>
  </w:style>
  <w:style w:type="paragraph" w:styleId="Footer">
    <w:name w:val="footer"/>
    <w:basedOn w:val="Normal"/>
    <w:link w:val="FooterChar"/>
    <w:uiPriority w:val="99"/>
    <w:unhideWhenUsed/>
    <w:rsid w:val="008C0E6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E66"/>
  </w:style>
  <w:style w:type="character" w:styleId="FootnoteReference">
    <w:name w:val="footnote reference"/>
    <w:semiHidden/>
    <w:unhideWhenUsed/>
    <w:rsid w:val="00EA4B6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866</Words>
  <Characters>4939</Characters>
  <Application>Microsoft Office Word</Application>
  <DocSecurity>0</DocSecurity>
  <Lines>41</Lines>
  <Paragraphs>11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Samfundet Folkhälsan</Company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Ala-Käkelä</dc:creator>
  <cp:keywords/>
  <dc:description/>
  <cp:lastModifiedBy>Arthur Souza Rodrigues</cp:lastModifiedBy>
  <cp:revision>1</cp:revision>
  <dcterms:created xsi:type="dcterms:W3CDTF">2020-04-23T10:41:00Z</dcterms:created>
  <dcterms:modified xsi:type="dcterms:W3CDTF">2026-09-22T16:13:00Z</dcterms:modified>
</cp:coreProperties>
</file>