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3AAA536" w14:textId="77777777" w:rsidR="002E5199" w:rsidRDefault="002E5199" w:rsidP="009700EB">
      <w:pPr>
        <w:pStyle w:val="Default"/>
        <w:rPr>
          <w:ins w:id="3" w:author="uzivatel" w:date="2026-09-22T12:41:00Z" w16du:dateUtc="2026-09-22T16:41:00Z"/>
          <w:b/>
          <w:bCs/>
          <w:sz w:val="22"/>
          <w:szCs w:val="22"/>
          <w:u w:val="single"/>
        </w:rPr>
      </w:pPr>
    </w:p>
    <w:p w14:paraId="0490EE26" w14:textId="77777777" w:rsidR="002E5199" w:rsidRDefault="002E5199" w:rsidP="002E5199">
      <w:pPr>
        <w:pStyle w:val="Heading4"/>
        <w:jc w:val="center"/>
        <w:rPr>
          <w:ins w:id="4" w:author="uzivatel" w:date="2026-09-22T12:41:00Z" w16du:dateUtc="2026-09-22T16:41:00Z"/>
          <w:sz w:val="34"/>
        </w:rPr>
      </w:pPr>
      <w:ins w:id="5" w:author="uzivatel" w:date="2026-09-22T12:41:00Z" w16du:dateUtc="2026-09-22T16:41:00Z">
        <w:r>
          <w:rPr>
            <w:sz w:val="34"/>
          </w:rPr>
          <w:t>Základní škola Rumburk, U Nemocnice 1132/5, okres Děčín, p. o.</w:t>
        </w:r>
      </w:ins>
    </w:p>
    <w:p w14:paraId="470CE000" w14:textId="77777777" w:rsidR="002E5199" w:rsidRDefault="002E5199" w:rsidP="002E5199">
      <w:pPr>
        <w:rPr>
          <w:ins w:id="6" w:author="uzivatel" w:date="2026-09-22T12:41:00Z" w16du:dateUtc="2026-09-22T16:41:00Z"/>
          <w:sz w:val="16"/>
        </w:rPr>
      </w:pPr>
      <w:ins w:id="7" w:author="uzivatel" w:date="2026-09-22T12:41:00Z" w16du:dateUtc="2026-09-22T16:41:00Z">
        <w:r>
          <w:rPr>
            <w:sz w:val="16"/>
          </w:rPr>
          <w:t>U Nemocnice  1132/5, 408 01 Rumburk          IČ : 72744430             Telefon: 412332730            Fax : 412315800            kontakt@zsunemocnice.cz</w:t>
        </w:r>
      </w:ins>
    </w:p>
    <w:p w14:paraId="53FA42AE" w14:textId="77777777" w:rsidR="00067C1B" w:rsidRDefault="00067C1B" w:rsidP="002E5199">
      <w:pPr>
        <w:pStyle w:val="Default"/>
        <w:jc w:val="center"/>
        <w:rPr>
          <w:ins w:id="8" w:author="uzivatel" w:date="2026-09-22T12:41:00Z" w16du:dateUtc="2026-09-22T16:41:00Z"/>
        </w:rPr>
      </w:pPr>
    </w:p>
    <w:p w14:paraId="42DCEF84" w14:textId="77777777" w:rsidR="009700EB" w:rsidRPr="00AF69EB" w:rsidRDefault="009700EB" w:rsidP="002E5199">
      <w:pPr>
        <w:pStyle w:val="Default"/>
        <w:jc w:val="center"/>
        <w:rPr>
          <w:ins w:id="9" w:author="uzivatel" w:date="2026-09-22T12:41:00Z" w16du:dateUtc="2026-09-22T16:41:00Z"/>
          <w:b/>
          <w:bCs/>
          <w:sz w:val="22"/>
          <w:szCs w:val="22"/>
          <w:u w:val="single"/>
        </w:rPr>
      </w:pPr>
      <w:ins w:id="10" w:author="uzivatel" w:date="2026-09-22T12:41:00Z" w16du:dateUtc="2026-09-22T16:41:00Z">
        <w:r>
          <w:fldChar w:fldCharType="begin"/>
        </w:r>
        <w:r>
          <w:instrText>HYPERLINK "http://www.zsunemocnice.cz/zakladni-skola/aktuality-1/novinky/obnoveni-osobni-pritomnosti-zaku-9-rocniku-ve-skole-476cs.html" \o "Obnovení osobní přítomnosti žáků 9. ročníku ve škole  (Zobrazit více)"</w:instrText>
        </w:r>
        <w:r>
          <w:fldChar w:fldCharType="separate"/>
        </w:r>
        <w:r w:rsidRPr="002E5199">
          <w:rPr>
            <w:b/>
            <w:bCs/>
            <w:sz w:val="32"/>
            <w:szCs w:val="32"/>
            <w:u w:val="single"/>
          </w:rPr>
          <w:t xml:space="preserve">Obnovení osobní přítomnosti žáků </w:t>
        </w:r>
        <w:r w:rsidR="00596269">
          <w:rPr>
            <w:b/>
            <w:bCs/>
            <w:sz w:val="32"/>
            <w:szCs w:val="32"/>
            <w:u w:val="single"/>
          </w:rPr>
          <w:t>2</w:t>
        </w:r>
        <w:r w:rsidRPr="002E5199">
          <w:rPr>
            <w:b/>
            <w:bCs/>
            <w:sz w:val="32"/>
            <w:szCs w:val="32"/>
            <w:u w:val="single"/>
          </w:rPr>
          <w:t xml:space="preserve">. </w:t>
        </w:r>
        <w:r w:rsidR="00596269">
          <w:rPr>
            <w:b/>
            <w:bCs/>
            <w:sz w:val="32"/>
            <w:szCs w:val="32"/>
            <w:u w:val="single"/>
          </w:rPr>
          <w:t>stupně</w:t>
        </w:r>
        <w:r w:rsidRPr="002E5199">
          <w:rPr>
            <w:b/>
            <w:bCs/>
            <w:sz w:val="32"/>
            <w:szCs w:val="32"/>
            <w:u w:val="single"/>
          </w:rPr>
          <w:t xml:space="preserve"> ve škole </w:t>
        </w:r>
        <w:r>
          <w:fldChar w:fldCharType="end"/>
        </w:r>
      </w:ins>
    </w:p>
    <w:p w14:paraId="30DD80C8" w14:textId="77777777" w:rsidR="009D457F" w:rsidRDefault="009D457F" w:rsidP="009700EB">
      <w:pPr>
        <w:pStyle w:val="Default"/>
        <w:rPr>
          <w:ins w:id="11" w:author="uzivatel" w:date="2026-09-22T12:41:00Z" w16du:dateUtc="2026-09-22T16:41:00Z"/>
          <w:b/>
          <w:bCs/>
          <w:sz w:val="22"/>
          <w:szCs w:val="22"/>
        </w:rPr>
      </w:pPr>
    </w:p>
    <w:p w14:paraId="3CA24CBA" w14:textId="77777777" w:rsidR="009700EB" w:rsidRDefault="009700EB" w:rsidP="009700EB">
      <w:pPr>
        <w:pStyle w:val="Default"/>
        <w:rPr>
          <w:ins w:id="12" w:author="uzivatel" w:date="2026-09-22T12:41:00Z" w16du:dateUtc="2026-09-22T16:41:00Z"/>
          <w:rFonts w:ascii="Roboto" w:hAnsi="Roboto"/>
        </w:rPr>
      </w:pPr>
      <w:ins w:id="13" w:author="uzivatel" w:date="2026-09-22T12:41:00Z" w16du:dateUtc="2026-09-22T16:41:00Z">
        <w:r>
          <w:rPr>
            <w:rFonts w:ascii="Roboto" w:hAnsi="Roboto"/>
          </w:rPr>
          <w:t>V souladu s</w:t>
        </w:r>
        <w:r w:rsidR="00F92274">
          <w:rPr>
            <w:rFonts w:ascii="Roboto" w:hAnsi="Roboto"/>
          </w:rPr>
          <w:t xml:space="preserve"> aktualizovaným dokumentem MŠMT </w:t>
        </w:r>
        <w:r w:rsidR="009D457F">
          <w:rPr>
            <w:rFonts w:ascii="Roboto" w:hAnsi="Roboto"/>
          </w:rPr>
          <w:t>„</w:t>
        </w:r>
        <w:r w:rsidR="00F92274">
          <w:rPr>
            <w:rFonts w:ascii="Roboto" w:hAnsi="Roboto"/>
          </w:rPr>
          <w:t>Ochrana zdraví a provoz základních škol v období do konce školního roku 2019/2020</w:t>
        </w:r>
        <w:r w:rsidR="009D457F">
          <w:rPr>
            <w:rFonts w:ascii="Roboto" w:hAnsi="Roboto"/>
          </w:rPr>
          <w:t xml:space="preserve"> “</w:t>
        </w:r>
        <w:r w:rsidR="00F92274">
          <w:rPr>
            <w:rFonts w:ascii="Roboto" w:hAnsi="Roboto"/>
          </w:rPr>
          <w:t xml:space="preserve"> ze dne 27. 5. 2020 </w:t>
        </w:r>
        <w:r w:rsidR="00D166A3">
          <w:rPr>
            <w:rFonts w:ascii="Roboto" w:hAnsi="Roboto"/>
          </w:rPr>
          <w:t xml:space="preserve">je žákům 2. </w:t>
        </w:r>
        <w:r w:rsidR="009D457F">
          <w:rPr>
            <w:rFonts w:ascii="Roboto" w:hAnsi="Roboto"/>
          </w:rPr>
          <w:t>s</w:t>
        </w:r>
        <w:r w:rsidR="00D166A3">
          <w:rPr>
            <w:rFonts w:ascii="Roboto" w:hAnsi="Roboto"/>
          </w:rPr>
          <w:t xml:space="preserve">tupně </w:t>
        </w:r>
        <w:r w:rsidR="003A4848">
          <w:rPr>
            <w:rFonts w:ascii="Roboto" w:hAnsi="Roboto"/>
          </w:rPr>
          <w:t>umožněna</w:t>
        </w:r>
        <w:r w:rsidR="00D166A3">
          <w:rPr>
            <w:rFonts w:ascii="Roboto" w:hAnsi="Roboto"/>
          </w:rPr>
          <w:t xml:space="preserve"> </w:t>
        </w:r>
        <w:r w:rsidR="009D457F">
          <w:rPr>
            <w:rFonts w:ascii="Roboto" w:hAnsi="Roboto"/>
          </w:rPr>
          <w:t xml:space="preserve">od 8. 6. 2020 </w:t>
        </w:r>
        <w:r w:rsidR="00D166A3">
          <w:rPr>
            <w:rFonts w:ascii="Roboto" w:hAnsi="Roboto"/>
          </w:rPr>
          <w:t xml:space="preserve">přítomnost v základní škole zejména </w:t>
        </w:r>
        <w:r w:rsidR="003A4848">
          <w:rPr>
            <w:rFonts w:ascii="Roboto" w:hAnsi="Roboto"/>
          </w:rPr>
          <w:t>z těchto důvodů:</w:t>
        </w:r>
      </w:ins>
    </w:p>
    <w:p w14:paraId="39664DC4" w14:textId="77777777" w:rsidR="004714D6" w:rsidRDefault="003A4848" w:rsidP="001B7468">
      <w:pPr>
        <w:pStyle w:val="Default"/>
        <w:numPr>
          <w:ilvl w:val="0"/>
          <w:numId w:val="6"/>
        </w:numPr>
        <w:rPr>
          <w:ins w:id="14" w:author="uzivatel" w:date="2026-09-22T12:41:00Z" w16du:dateUtc="2026-09-22T16:41:00Z"/>
          <w:rFonts w:ascii="Roboto" w:hAnsi="Roboto"/>
        </w:rPr>
      </w:pPr>
      <w:ins w:id="15" w:author="uzivatel" w:date="2026-09-22T12:41:00Z" w16du:dateUtc="2026-09-22T16:41:00Z">
        <w:r w:rsidRPr="004714D6">
          <w:rPr>
            <w:rFonts w:ascii="Roboto" w:hAnsi="Roboto"/>
          </w:rPr>
          <w:t xml:space="preserve">individuální nebo skupinové (opět do 15 žáků) konzultace </w:t>
        </w:r>
      </w:ins>
    </w:p>
    <w:p w14:paraId="24C23C02" w14:textId="77777777" w:rsidR="003A4848" w:rsidRPr="004714D6" w:rsidRDefault="003A4848" w:rsidP="001B7468">
      <w:pPr>
        <w:pStyle w:val="Default"/>
        <w:numPr>
          <w:ilvl w:val="0"/>
          <w:numId w:val="6"/>
        </w:numPr>
        <w:rPr>
          <w:ins w:id="16" w:author="uzivatel" w:date="2026-09-22T12:41:00Z" w16du:dateUtc="2026-09-22T16:41:00Z"/>
          <w:rFonts w:ascii="Roboto" w:hAnsi="Roboto"/>
        </w:rPr>
      </w:pPr>
      <w:ins w:id="17" w:author="uzivatel" w:date="2026-09-22T12:41:00Z" w16du:dateUtc="2026-09-22T16:41:00Z">
        <w:r w:rsidRPr="004714D6">
          <w:rPr>
            <w:rFonts w:ascii="Roboto" w:hAnsi="Roboto"/>
          </w:rPr>
          <w:t xml:space="preserve">setkání s vyučujícím navazující na vzdělávání na dálku (objasnění nebo upevnění učiva, zadání samostatného učení mimo školu) a v souvislosti s hodnocením vzdělávání za školní rok 2019/2020 </w:t>
        </w:r>
      </w:ins>
    </w:p>
    <w:p w14:paraId="4A84F078" w14:textId="77777777" w:rsidR="003A4848" w:rsidRDefault="003A4848" w:rsidP="001B7468">
      <w:pPr>
        <w:pStyle w:val="Default"/>
        <w:numPr>
          <w:ilvl w:val="0"/>
          <w:numId w:val="6"/>
        </w:numPr>
        <w:rPr>
          <w:ins w:id="18" w:author="uzivatel" w:date="2026-09-22T12:41:00Z" w16du:dateUtc="2026-09-22T16:41:00Z"/>
          <w:rFonts w:ascii="Roboto" w:hAnsi="Roboto"/>
        </w:rPr>
      </w:pPr>
      <w:ins w:id="19" w:author="uzivatel" w:date="2026-09-22T12:41:00Z" w16du:dateUtc="2026-09-22T16:41:00Z">
        <w:r>
          <w:rPr>
            <w:rFonts w:ascii="Roboto" w:hAnsi="Roboto"/>
          </w:rPr>
          <w:t>s</w:t>
        </w:r>
        <w:r w:rsidRPr="003A4848">
          <w:rPr>
            <w:rFonts w:ascii="Roboto" w:hAnsi="Roboto"/>
          </w:rPr>
          <w:t>ocializační aktivity</w:t>
        </w:r>
      </w:ins>
    </w:p>
    <w:p w14:paraId="6909F9F7" w14:textId="77777777" w:rsidR="003A4848" w:rsidRDefault="003A4848" w:rsidP="001B7468">
      <w:pPr>
        <w:pStyle w:val="Default"/>
        <w:numPr>
          <w:ilvl w:val="0"/>
          <w:numId w:val="6"/>
        </w:numPr>
        <w:rPr>
          <w:ins w:id="20" w:author="uzivatel" w:date="2026-09-22T12:41:00Z" w16du:dateUtc="2026-09-22T16:41:00Z"/>
          <w:rFonts w:ascii="Roboto" w:hAnsi="Roboto"/>
        </w:rPr>
      </w:pPr>
      <w:ins w:id="21" w:author="uzivatel" w:date="2026-09-22T12:41:00Z" w16du:dateUtc="2026-09-22T16:41:00Z">
        <w:r>
          <w:rPr>
            <w:rFonts w:ascii="Roboto" w:hAnsi="Roboto"/>
          </w:rPr>
          <w:t>v</w:t>
        </w:r>
        <w:r w:rsidRPr="003A4848">
          <w:rPr>
            <w:rFonts w:ascii="Roboto" w:hAnsi="Roboto"/>
          </w:rPr>
          <w:t>yzvednutí školních potřeb nebo jiných osobních věcí žáků, které z důvodu zákazu osobní př</w:t>
        </w:r>
        <w:r>
          <w:rPr>
            <w:rFonts w:ascii="Roboto" w:hAnsi="Roboto"/>
          </w:rPr>
          <w:t>ítomnosti žáků zůstaly ve škole</w:t>
        </w:r>
        <w:r w:rsidRPr="003A4848">
          <w:rPr>
            <w:rFonts w:ascii="Roboto" w:hAnsi="Roboto"/>
          </w:rPr>
          <w:t xml:space="preserve"> </w:t>
        </w:r>
      </w:ins>
    </w:p>
    <w:p w14:paraId="3EC778C9" w14:textId="77777777" w:rsidR="003A4848" w:rsidRDefault="003A4848" w:rsidP="001B7468">
      <w:pPr>
        <w:pStyle w:val="Default"/>
        <w:numPr>
          <w:ilvl w:val="0"/>
          <w:numId w:val="6"/>
        </w:numPr>
        <w:rPr>
          <w:ins w:id="22" w:author="uzivatel" w:date="2026-09-22T12:41:00Z" w16du:dateUtc="2026-09-22T16:41:00Z"/>
          <w:rFonts w:ascii="Roboto" w:hAnsi="Roboto"/>
        </w:rPr>
      </w:pPr>
      <w:ins w:id="23" w:author="uzivatel" w:date="2026-09-22T12:41:00Z" w16du:dateUtc="2026-09-22T16:41:00Z">
        <w:r>
          <w:rPr>
            <w:rFonts w:ascii="Roboto" w:hAnsi="Roboto"/>
          </w:rPr>
          <w:t>o</w:t>
        </w:r>
        <w:r w:rsidRPr="003A4848">
          <w:rPr>
            <w:rFonts w:ascii="Roboto" w:hAnsi="Roboto"/>
          </w:rPr>
          <w:t xml:space="preserve">devzdání a převzetí učebnic, učebních </w:t>
        </w:r>
        <w:r>
          <w:rPr>
            <w:rFonts w:ascii="Roboto" w:hAnsi="Roboto"/>
          </w:rPr>
          <w:t>pomůcek a školních potřeb.</w:t>
        </w:r>
      </w:ins>
    </w:p>
    <w:p w14:paraId="05717AC2" w14:textId="77777777" w:rsidR="008F695B" w:rsidRPr="009D457F" w:rsidRDefault="003A4848" w:rsidP="001B7468">
      <w:pPr>
        <w:pStyle w:val="Default"/>
        <w:numPr>
          <w:ilvl w:val="0"/>
          <w:numId w:val="6"/>
        </w:numPr>
        <w:rPr>
          <w:ins w:id="24" w:author="uzivatel" w:date="2026-09-22T12:41:00Z" w16du:dateUtc="2026-09-22T16:41:00Z"/>
          <w:b/>
          <w:bCs/>
          <w:sz w:val="22"/>
          <w:szCs w:val="22"/>
        </w:rPr>
      </w:pPr>
      <w:ins w:id="25" w:author="uzivatel" w:date="2026-09-22T12:41:00Z" w16du:dateUtc="2026-09-22T16:41:00Z">
        <w:r w:rsidRPr="009D457F">
          <w:rPr>
            <w:rFonts w:ascii="Roboto" w:hAnsi="Roboto"/>
          </w:rPr>
          <w:t>předání vysvědčení za 2. pololetí školního roku 2019/2020</w:t>
        </w:r>
      </w:ins>
    </w:p>
    <w:p w14:paraId="6D7F1FBE" w14:textId="77777777" w:rsidR="009D457F" w:rsidRPr="009D457F" w:rsidRDefault="009D457F" w:rsidP="009D457F">
      <w:pPr>
        <w:pStyle w:val="Default"/>
        <w:ind w:left="720"/>
        <w:rPr>
          <w:ins w:id="26" w:author="uzivatel" w:date="2026-09-22T12:41:00Z" w16du:dateUtc="2026-09-22T16:41:00Z"/>
          <w:b/>
          <w:bCs/>
          <w:sz w:val="22"/>
          <w:szCs w:val="22"/>
        </w:rPr>
      </w:pPr>
    </w:p>
    <w:p w14:paraId="40F1AFDD" w14:textId="77777777" w:rsidR="0071556C" w:rsidRDefault="0043051E" w:rsidP="009700EB">
      <w:pPr>
        <w:pStyle w:val="Default"/>
        <w:rPr>
          <w:ins w:id="27" w:author="uzivatel" w:date="2026-09-22T12:41:00Z" w16du:dateUtc="2026-09-22T16:41:00Z"/>
          <w:b/>
          <w:bCs/>
          <w:sz w:val="22"/>
          <w:szCs w:val="22"/>
          <w:u w:val="single"/>
        </w:rPr>
      </w:pPr>
      <w:ins w:id="28" w:author="uzivatel" w:date="2026-09-22T12:41:00Z" w16du:dateUtc="2026-09-22T16:41:00Z">
        <w:r w:rsidRPr="0043051E">
          <w:rPr>
            <w:b/>
            <w:bCs/>
            <w:sz w:val="22"/>
            <w:szCs w:val="22"/>
            <w:u w:val="single"/>
          </w:rPr>
          <w:t>Hygienická pravidla</w:t>
        </w:r>
      </w:ins>
    </w:p>
    <w:p w14:paraId="12F48416" w14:textId="77777777" w:rsidR="002E5199" w:rsidRPr="0043051E" w:rsidRDefault="002E5199" w:rsidP="009700EB">
      <w:pPr>
        <w:pStyle w:val="Default"/>
        <w:rPr>
          <w:ins w:id="29" w:author="uzivatel" w:date="2026-09-22T12:41:00Z" w16du:dateUtc="2026-09-22T16:41:00Z"/>
          <w:b/>
          <w:bCs/>
          <w:sz w:val="22"/>
          <w:szCs w:val="22"/>
          <w:u w:val="single"/>
        </w:rPr>
      </w:pPr>
    </w:p>
    <w:p w14:paraId="497BE874" w14:textId="77777777" w:rsidR="00E60474" w:rsidRDefault="00C9043F" w:rsidP="00E2631A">
      <w:pPr>
        <w:pStyle w:val="Default"/>
        <w:rPr>
          <w:ins w:id="30" w:author="uzivatel" w:date="2026-09-22T12:41:00Z" w16du:dateUtc="2026-09-22T16:41:00Z"/>
          <w:rFonts w:ascii="Roboto" w:hAnsi="Roboto"/>
        </w:rPr>
      </w:pPr>
      <w:ins w:id="31" w:author="uzivatel" w:date="2026-09-22T12:41:00Z" w16du:dateUtc="2026-09-22T16:41:00Z">
        <w:r w:rsidRPr="00E2631A">
          <w:rPr>
            <w:rFonts w:ascii="Roboto" w:hAnsi="Roboto"/>
          </w:rPr>
          <w:t>Jsou dána aktualizovanou verzí dokumentu MŠMT „Ochrana zdraví a provoz základních škol v období do konce školního roku 2019/2020“.</w:t>
        </w:r>
        <w:r w:rsidR="004714D6">
          <w:rPr>
            <w:rFonts w:ascii="Roboto" w:hAnsi="Roboto"/>
          </w:rPr>
          <w:t xml:space="preserve"> Aktualizovaná verze je dostupná na webových stránkách školy v odkazu Aktuality.</w:t>
        </w:r>
      </w:ins>
    </w:p>
    <w:p w14:paraId="31918747" w14:textId="77777777" w:rsidR="00E2631A" w:rsidRPr="00E2631A" w:rsidRDefault="00E2631A" w:rsidP="00E2631A">
      <w:pPr>
        <w:pStyle w:val="Default"/>
        <w:rPr>
          <w:ins w:id="32" w:author="uzivatel" w:date="2026-09-22T12:41:00Z" w16du:dateUtc="2026-09-22T16:41:00Z"/>
          <w:rFonts w:ascii="Roboto" w:hAnsi="Roboto"/>
        </w:rPr>
      </w:pPr>
    </w:p>
    <w:p w14:paraId="36FF802A" w14:textId="77777777" w:rsidR="00DF0E9B" w:rsidRPr="00E2631A" w:rsidRDefault="00DF0E9B" w:rsidP="00DF0E9B">
      <w:pPr>
        <w:pStyle w:val="Default"/>
        <w:rPr>
          <w:ins w:id="33" w:author="uzivatel" w:date="2026-09-22T12:41:00Z" w16du:dateUtc="2026-09-22T16:41:00Z"/>
          <w:rFonts w:ascii="Roboto" w:hAnsi="Roboto"/>
          <w:b/>
        </w:rPr>
      </w:pPr>
      <w:ins w:id="34" w:author="uzivatel" w:date="2026-09-22T12:41:00Z" w16du:dateUtc="2026-09-22T16:41:00Z">
        <w:r w:rsidRPr="00E2631A">
          <w:rPr>
            <w:rFonts w:ascii="Roboto" w:hAnsi="Roboto"/>
            <w:b/>
          </w:rPr>
          <w:t>Žák je povinen dodržovat stanovená hygienická</w:t>
        </w:r>
        <w:r w:rsidR="00975CE3" w:rsidRPr="00E2631A">
          <w:rPr>
            <w:rFonts w:ascii="Roboto" w:hAnsi="Roboto"/>
            <w:b/>
          </w:rPr>
          <w:t xml:space="preserve"> pravidla. J</w:t>
        </w:r>
        <w:r w:rsidRPr="00E2631A">
          <w:rPr>
            <w:rFonts w:ascii="Roboto" w:hAnsi="Roboto"/>
            <w:b/>
          </w:rPr>
          <w:t>ejich opakované nedodržování, po prokazatelném upozornění zákonného zástupce žáka</w:t>
        </w:r>
        <w:r w:rsidR="005940DB" w:rsidRPr="00E2631A">
          <w:rPr>
            <w:rFonts w:ascii="Roboto" w:hAnsi="Roboto"/>
            <w:b/>
          </w:rPr>
          <w:t xml:space="preserve"> o </w:t>
        </w:r>
        <w:r w:rsidR="000C1D5B" w:rsidRPr="00E2631A">
          <w:rPr>
            <w:rFonts w:ascii="Roboto" w:hAnsi="Roboto"/>
            <w:b/>
          </w:rPr>
          <w:t>této skutečnosti</w:t>
        </w:r>
        <w:r w:rsidRPr="00E2631A">
          <w:rPr>
            <w:rFonts w:ascii="Roboto" w:hAnsi="Roboto"/>
            <w:b/>
          </w:rPr>
          <w:t>, je důvodem k nevpuš</w:t>
        </w:r>
        <w:r w:rsidR="004435CB" w:rsidRPr="00E2631A">
          <w:rPr>
            <w:rFonts w:ascii="Roboto" w:hAnsi="Roboto"/>
            <w:b/>
          </w:rPr>
          <w:t>tění žáka do školy</w:t>
        </w:r>
        <w:r w:rsidRPr="00E2631A">
          <w:rPr>
            <w:rFonts w:ascii="Roboto" w:hAnsi="Roboto"/>
            <w:b/>
          </w:rPr>
          <w:t xml:space="preserve">. </w:t>
        </w:r>
      </w:ins>
    </w:p>
    <w:p w14:paraId="02E4AF24" w14:textId="77777777" w:rsidR="000C1D5B" w:rsidRDefault="000C1D5B" w:rsidP="00222525">
      <w:pPr>
        <w:pStyle w:val="Default"/>
        <w:rPr>
          <w:ins w:id="35" w:author="uzivatel" w:date="2026-09-22T12:41:00Z" w16du:dateUtc="2026-09-22T16:41:00Z"/>
          <w:b/>
          <w:bCs/>
          <w:sz w:val="22"/>
          <w:szCs w:val="22"/>
          <w:u w:val="single"/>
        </w:rPr>
      </w:pPr>
    </w:p>
    <w:p w14:paraId="1A1FB06D" w14:textId="77777777" w:rsidR="00222525" w:rsidRDefault="00967EDD" w:rsidP="00222525">
      <w:pPr>
        <w:pStyle w:val="Default"/>
        <w:rPr>
          <w:ins w:id="36" w:author="uzivatel" w:date="2026-09-22T12:41:00Z" w16du:dateUtc="2026-09-22T16:41:00Z"/>
          <w:b/>
          <w:bCs/>
          <w:sz w:val="22"/>
          <w:szCs w:val="22"/>
          <w:u w:val="single"/>
        </w:rPr>
      </w:pPr>
      <w:ins w:id="37" w:author="uzivatel" w:date="2026-09-22T12:41:00Z" w16du:dateUtc="2026-09-22T16:41:00Z">
        <w:r>
          <w:rPr>
            <w:b/>
            <w:bCs/>
            <w:sz w:val="22"/>
            <w:szCs w:val="22"/>
            <w:u w:val="single"/>
          </w:rPr>
          <w:t xml:space="preserve">Organizační </w:t>
        </w:r>
        <w:r w:rsidR="00905D4F" w:rsidRPr="0043051E">
          <w:rPr>
            <w:b/>
            <w:bCs/>
            <w:sz w:val="22"/>
            <w:szCs w:val="22"/>
            <w:u w:val="single"/>
          </w:rPr>
          <w:t xml:space="preserve"> pravidla</w:t>
        </w:r>
      </w:ins>
    </w:p>
    <w:p w14:paraId="4CC00FDA" w14:textId="77777777" w:rsidR="000C1D5B" w:rsidRDefault="000C1D5B" w:rsidP="00222525">
      <w:pPr>
        <w:pStyle w:val="Default"/>
        <w:rPr>
          <w:ins w:id="38" w:author="uzivatel" w:date="2026-09-22T12:41:00Z" w16du:dateUtc="2026-09-22T16:41:00Z"/>
          <w:b/>
          <w:bCs/>
          <w:sz w:val="22"/>
          <w:szCs w:val="22"/>
          <w:u w:val="single"/>
        </w:rPr>
      </w:pPr>
    </w:p>
    <w:p w14:paraId="7F2D0F42" w14:textId="77777777" w:rsidR="00393DFA" w:rsidRPr="009E4030" w:rsidRDefault="005F4481" w:rsidP="001B7468">
      <w:pPr>
        <w:pStyle w:val="Default"/>
        <w:numPr>
          <w:ilvl w:val="0"/>
          <w:numId w:val="4"/>
        </w:numPr>
        <w:rPr>
          <w:ins w:id="39" w:author="uzivatel" w:date="2026-09-22T12:41:00Z" w16du:dateUtc="2026-09-22T16:41:00Z"/>
          <w:rFonts w:ascii="Roboto" w:hAnsi="Roboto"/>
        </w:rPr>
      </w:pPr>
      <w:ins w:id="40" w:author="uzivatel" w:date="2026-09-22T12:41:00Z" w16du:dateUtc="2026-09-22T16:41:00Z">
        <w:r w:rsidRPr="009E4030">
          <w:rPr>
            <w:rFonts w:ascii="Roboto" w:hAnsi="Roboto"/>
          </w:rPr>
          <w:t>žákům budou v období 8. 6. – 26. 6.</w:t>
        </w:r>
        <w:r w:rsidR="00393DFA" w:rsidRPr="009E4030">
          <w:rPr>
            <w:rFonts w:ascii="Roboto" w:hAnsi="Roboto"/>
          </w:rPr>
          <w:t xml:space="preserve"> n</w:t>
        </w:r>
        <w:r w:rsidRPr="009E4030">
          <w:rPr>
            <w:rFonts w:ascii="Roboto" w:hAnsi="Roboto"/>
          </w:rPr>
          <w:t>abídnuty</w:t>
        </w:r>
        <w:r w:rsidR="00393DFA" w:rsidRPr="009E4030">
          <w:rPr>
            <w:rFonts w:ascii="Roboto" w:hAnsi="Roboto"/>
          </w:rPr>
          <w:t>:</w:t>
        </w:r>
      </w:ins>
    </w:p>
    <w:p w14:paraId="7EAF5AD9" w14:textId="77777777" w:rsidR="005F4481" w:rsidRPr="009E4030" w:rsidRDefault="005F4481" w:rsidP="001B7468">
      <w:pPr>
        <w:pStyle w:val="Default"/>
        <w:numPr>
          <w:ilvl w:val="0"/>
          <w:numId w:val="7"/>
        </w:numPr>
        <w:rPr>
          <w:ins w:id="41" w:author="uzivatel" w:date="2026-09-22T12:41:00Z" w16du:dateUtc="2026-09-22T16:41:00Z"/>
          <w:rFonts w:ascii="Roboto" w:hAnsi="Roboto"/>
        </w:rPr>
      </w:pPr>
      <w:ins w:id="42" w:author="uzivatel" w:date="2026-09-22T12:41:00Z" w16du:dateUtc="2026-09-22T16:41:00Z">
        <w:r w:rsidRPr="009E4030">
          <w:rPr>
            <w:rFonts w:ascii="Roboto" w:hAnsi="Roboto"/>
          </w:rPr>
          <w:t>pravidelné konzultace dle rozvrhu konzultací (dostupný na webových s</w:t>
        </w:r>
        <w:r w:rsidR="00067C1B">
          <w:rPr>
            <w:rFonts w:ascii="Roboto" w:hAnsi="Roboto"/>
          </w:rPr>
          <w:t>tránkách školy v odkazu On-line výuka a domácí příprava)</w:t>
        </w:r>
      </w:ins>
    </w:p>
    <w:p w14:paraId="283D2B0C" w14:textId="77777777" w:rsidR="00393DFA" w:rsidRPr="009E4030" w:rsidRDefault="00393DFA" w:rsidP="001B7468">
      <w:pPr>
        <w:pStyle w:val="Default"/>
        <w:numPr>
          <w:ilvl w:val="0"/>
          <w:numId w:val="7"/>
        </w:numPr>
        <w:rPr>
          <w:ins w:id="43" w:author="uzivatel" w:date="2026-09-22T12:41:00Z" w16du:dateUtc="2026-09-22T16:41:00Z"/>
          <w:rFonts w:ascii="Roboto" w:hAnsi="Roboto"/>
        </w:rPr>
      </w:pPr>
      <w:ins w:id="44" w:author="uzivatel" w:date="2026-09-22T12:41:00Z" w16du:dateUtc="2026-09-22T16:41:00Z">
        <w:r w:rsidRPr="009E4030">
          <w:rPr>
            <w:rFonts w:ascii="Roboto" w:hAnsi="Roboto"/>
          </w:rPr>
          <w:t>individuální konzultace</w:t>
        </w:r>
      </w:ins>
    </w:p>
    <w:p w14:paraId="4DA93AB5" w14:textId="77777777" w:rsidR="00AB7A30" w:rsidRPr="00222525" w:rsidRDefault="00393DFA" w:rsidP="001B7468">
      <w:pPr>
        <w:pStyle w:val="Default"/>
        <w:numPr>
          <w:ilvl w:val="0"/>
          <w:numId w:val="4"/>
        </w:numPr>
        <w:rPr>
          <w:ins w:id="45" w:author="uzivatel" w:date="2026-09-22T12:41:00Z" w16du:dateUtc="2026-09-22T16:41:00Z"/>
          <w:b/>
          <w:bCs/>
          <w:sz w:val="22"/>
          <w:szCs w:val="22"/>
          <w:u w:val="single"/>
        </w:rPr>
      </w:pPr>
      <w:ins w:id="46" w:author="uzivatel" w:date="2026-09-22T12:41:00Z" w16du:dateUtc="2026-09-22T16:41:00Z">
        <w:r>
          <w:rPr>
            <w:rFonts w:ascii="Roboto" w:hAnsi="Roboto"/>
          </w:rPr>
          <w:t>na konzultace se žáci přihlašují s dostatečným předstihem vyučujícímu předmětu</w:t>
        </w:r>
      </w:ins>
    </w:p>
    <w:p w14:paraId="703E194D" w14:textId="77777777" w:rsidR="00AB7A30" w:rsidRPr="00ED3AF5" w:rsidRDefault="006B75D9" w:rsidP="001B7468">
      <w:pPr>
        <w:pStyle w:val="Default"/>
        <w:numPr>
          <w:ilvl w:val="0"/>
          <w:numId w:val="4"/>
        </w:numPr>
        <w:rPr>
          <w:ins w:id="47" w:author="uzivatel" w:date="2026-09-22T12:41:00Z" w16du:dateUtc="2026-09-22T16:41:00Z"/>
          <w:rFonts w:ascii="Roboto" w:hAnsi="Roboto"/>
        </w:rPr>
      </w:pPr>
      <w:ins w:id="48" w:author="uzivatel" w:date="2026-09-22T12:41:00Z" w16du:dateUtc="2026-09-22T16:41:00Z">
        <w:r>
          <w:rPr>
            <w:rFonts w:ascii="Roboto" w:hAnsi="Roboto"/>
          </w:rPr>
          <w:t>m</w:t>
        </w:r>
        <w:r w:rsidR="0028602A">
          <w:rPr>
            <w:rFonts w:ascii="Roboto" w:hAnsi="Roboto"/>
          </w:rPr>
          <w:t xml:space="preserve">aximální počet žáků v konzultační skupině </w:t>
        </w:r>
        <w:r w:rsidR="00AB7A30" w:rsidRPr="00ED3AF5">
          <w:rPr>
            <w:rFonts w:ascii="Roboto" w:hAnsi="Roboto"/>
          </w:rPr>
          <w:t xml:space="preserve">je 15 </w:t>
        </w:r>
      </w:ins>
    </w:p>
    <w:p w14:paraId="195DA03A" w14:textId="77777777" w:rsidR="000C1D5B" w:rsidRPr="00067C1B" w:rsidRDefault="008E16D0" w:rsidP="001B7468">
      <w:pPr>
        <w:pStyle w:val="Default"/>
        <w:numPr>
          <w:ilvl w:val="0"/>
          <w:numId w:val="4"/>
        </w:numPr>
        <w:rPr>
          <w:ins w:id="49" w:author="uzivatel" w:date="2026-09-22T12:41:00Z" w16du:dateUtc="2026-09-22T16:41:00Z"/>
          <w:rFonts w:ascii="Roboto" w:hAnsi="Roboto"/>
        </w:rPr>
      </w:pPr>
      <w:ins w:id="50" w:author="uzivatel" w:date="2026-09-22T12:41:00Z" w16du:dateUtc="2026-09-22T16:41:00Z">
        <w:r>
          <w:rPr>
            <w:rFonts w:ascii="Roboto" w:hAnsi="Roboto"/>
          </w:rPr>
          <w:t>při p</w:t>
        </w:r>
        <w:r w:rsidRPr="008E16D0">
          <w:rPr>
            <w:rFonts w:ascii="Roboto" w:hAnsi="Roboto"/>
          </w:rPr>
          <w:t>rvní</w:t>
        </w:r>
        <w:r>
          <w:rPr>
            <w:rFonts w:ascii="Roboto" w:hAnsi="Roboto"/>
          </w:rPr>
          <w:t xml:space="preserve">m vstupu do školy </w:t>
        </w:r>
        <w:r w:rsidRPr="008E16D0">
          <w:rPr>
            <w:rFonts w:ascii="Roboto" w:hAnsi="Roboto"/>
          </w:rPr>
          <w:t>musí žák předložit</w:t>
        </w:r>
        <w:r w:rsidR="001D66D1">
          <w:rPr>
            <w:rFonts w:ascii="Roboto" w:hAnsi="Roboto"/>
          </w:rPr>
          <w:t xml:space="preserve"> </w:t>
        </w:r>
        <w:r w:rsidR="001D66D1" w:rsidRPr="001D66D1">
          <w:rPr>
            <w:rFonts w:ascii="Roboto" w:hAnsi="Roboto"/>
          </w:rPr>
          <w:t>písemné seznámení s vymezením rizikových skupin stanovených Ministerstvem zdravotnictv</w:t>
        </w:r>
        <w:r w:rsidR="001D66D1">
          <w:rPr>
            <w:rFonts w:ascii="Roboto" w:hAnsi="Roboto"/>
          </w:rPr>
          <w:t>í</w:t>
        </w:r>
        <w:r w:rsidR="001D66D1" w:rsidRPr="001D66D1">
          <w:rPr>
            <w:rFonts w:ascii="Roboto" w:hAnsi="Roboto"/>
          </w:rPr>
          <w:t xml:space="preserve"> a písemné čestné prohlášení o neexistenci příznaků virového infekčního onemocnění (např. horečka, kašel, dušnost, náhlá ztráta chuti a čichu apod.)</w:t>
        </w:r>
        <w:r w:rsidR="00926BE8">
          <w:rPr>
            <w:rFonts w:ascii="Roboto" w:hAnsi="Roboto"/>
          </w:rPr>
          <w:t xml:space="preserve"> podepsaná zákonným zástupcem. </w:t>
        </w:r>
        <w:r w:rsidRPr="008E16D0">
          <w:rPr>
            <w:rFonts w:ascii="Roboto" w:hAnsi="Roboto"/>
          </w:rPr>
          <w:t>Pokud žák nepředloží toto prohlášení, nebude do školy vpuštěn.</w:t>
        </w:r>
        <w:r w:rsidR="00070B7A">
          <w:rPr>
            <w:rFonts w:ascii="Roboto" w:hAnsi="Roboto"/>
          </w:rPr>
          <w:t xml:space="preserve"> Čestné prohlášení je dostupné </w:t>
        </w:r>
        <w:r>
          <w:rPr>
            <w:rFonts w:ascii="Roboto" w:hAnsi="Roboto"/>
          </w:rPr>
          <w:t xml:space="preserve">na webových stránkách školy v odkazu </w:t>
        </w:r>
        <w:r w:rsidR="00070B7A">
          <w:rPr>
            <w:rFonts w:ascii="Roboto" w:hAnsi="Roboto"/>
          </w:rPr>
          <w:t>„</w:t>
        </w:r>
        <w:r>
          <w:rPr>
            <w:rFonts w:ascii="Roboto" w:hAnsi="Roboto"/>
          </w:rPr>
          <w:t>Dokumenty školy</w:t>
        </w:r>
        <w:r w:rsidR="00070B7A">
          <w:rPr>
            <w:rFonts w:ascii="Roboto" w:hAnsi="Roboto"/>
          </w:rPr>
          <w:t>“</w:t>
        </w:r>
        <w:r>
          <w:rPr>
            <w:rFonts w:ascii="Roboto" w:hAnsi="Roboto"/>
          </w:rPr>
          <w:t xml:space="preserve"> a dále na recepci</w:t>
        </w:r>
        <w:r w:rsidR="00070B7A">
          <w:rPr>
            <w:rFonts w:ascii="Roboto" w:hAnsi="Roboto"/>
          </w:rPr>
          <w:t xml:space="preserve"> </w:t>
        </w:r>
        <w:r>
          <w:rPr>
            <w:rFonts w:ascii="Roboto" w:hAnsi="Roboto"/>
          </w:rPr>
          <w:t>školy</w:t>
        </w:r>
        <w:r w:rsidR="00070B7A">
          <w:rPr>
            <w:rFonts w:ascii="Roboto" w:hAnsi="Roboto"/>
          </w:rPr>
          <w:t>.</w:t>
        </w:r>
        <w:r w:rsidR="002E5199" w:rsidRPr="002E5199">
          <w:rPr>
            <w:b/>
            <w:bCs/>
            <w:sz w:val="22"/>
            <w:szCs w:val="22"/>
          </w:rPr>
          <w:t xml:space="preserve"> </w:t>
        </w:r>
        <w:r w:rsidR="00355828" w:rsidRPr="00067C1B">
          <w:rPr>
            <w:rFonts w:ascii="Roboto" w:hAnsi="Roboto"/>
          </w:rPr>
          <w:t xml:space="preserve">Čestné prohlášení </w:t>
        </w:r>
        <w:r w:rsidR="00067C1B" w:rsidRPr="00067C1B">
          <w:rPr>
            <w:rFonts w:ascii="Roboto" w:hAnsi="Roboto"/>
          </w:rPr>
          <w:t>odevzdá žák na recepci školy.</w:t>
        </w:r>
      </w:ins>
    </w:p>
    <w:p w14:paraId="37D89149" w14:textId="77777777" w:rsidR="00F01D59" w:rsidRDefault="00EF2DAF" w:rsidP="001B7468">
      <w:pPr>
        <w:pStyle w:val="Default"/>
        <w:numPr>
          <w:ilvl w:val="0"/>
          <w:numId w:val="4"/>
        </w:numPr>
        <w:rPr>
          <w:ins w:id="51" w:author="uzivatel" w:date="2026-09-22T12:41:00Z" w16du:dateUtc="2026-09-22T16:41:00Z"/>
          <w:rFonts w:ascii="Roboto" w:hAnsi="Roboto"/>
        </w:rPr>
      </w:pPr>
      <w:ins w:id="52" w:author="uzivatel" w:date="2026-09-22T12:41:00Z" w16du:dateUtc="2026-09-22T16:41:00Z">
        <w:r>
          <w:rPr>
            <w:rFonts w:ascii="Roboto" w:hAnsi="Roboto"/>
          </w:rPr>
          <w:t>ž</w:t>
        </w:r>
        <w:r w:rsidRPr="00EF2DAF">
          <w:rPr>
            <w:rFonts w:ascii="Roboto" w:hAnsi="Roboto"/>
          </w:rPr>
          <w:t xml:space="preserve">áci se dostaví do budovy školy </w:t>
        </w:r>
        <w:r>
          <w:rPr>
            <w:rFonts w:ascii="Roboto" w:hAnsi="Roboto"/>
          </w:rPr>
          <w:t>pět minut před začátkem konzultační hodiny</w:t>
        </w:r>
      </w:ins>
    </w:p>
    <w:p w14:paraId="0A4A6A8D" w14:textId="77777777" w:rsidR="00E2631A" w:rsidRDefault="00EF2DAF" w:rsidP="001B7468">
      <w:pPr>
        <w:pStyle w:val="Default"/>
        <w:numPr>
          <w:ilvl w:val="0"/>
          <w:numId w:val="4"/>
        </w:numPr>
        <w:rPr>
          <w:ins w:id="53" w:author="uzivatel" w:date="2026-09-22T12:41:00Z" w16du:dateUtc="2026-09-22T16:41:00Z"/>
          <w:rFonts w:ascii="Roboto" w:hAnsi="Roboto"/>
        </w:rPr>
      </w:pPr>
      <w:ins w:id="54" w:author="uzivatel" w:date="2026-09-22T12:41:00Z" w16du:dateUtc="2026-09-22T16:41:00Z">
        <w:r>
          <w:rPr>
            <w:rFonts w:ascii="Roboto" w:hAnsi="Roboto"/>
          </w:rPr>
          <w:t xml:space="preserve">v prostoru </w:t>
        </w:r>
        <w:r w:rsidR="00F01D59">
          <w:rPr>
            <w:rFonts w:ascii="Roboto" w:hAnsi="Roboto"/>
          </w:rPr>
          <w:t>šaten si žáky vyzvedne vyučující, který odvede skupinu do vyhrazené konzultační místnosti</w:t>
        </w:r>
      </w:ins>
    </w:p>
    <w:p w14:paraId="63E64C35" w14:textId="77777777" w:rsidR="005406F7" w:rsidRPr="00F91991" w:rsidRDefault="005406F7" w:rsidP="001B7468">
      <w:pPr>
        <w:pStyle w:val="Default"/>
        <w:numPr>
          <w:ilvl w:val="0"/>
          <w:numId w:val="4"/>
        </w:numPr>
        <w:rPr>
          <w:ins w:id="55" w:author="uzivatel" w:date="2026-09-22T12:41:00Z" w16du:dateUtc="2026-09-22T16:41:00Z"/>
          <w:rFonts w:ascii="Times New Roman" w:hAnsi="Times New Roman" w:cs="Times New Roman"/>
        </w:rPr>
      </w:pPr>
      <w:ins w:id="56" w:author="uzivatel" w:date="2026-09-22T12:41:00Z" w16du:dateUtc="2026-09-22T16:41:00Z">
        <w:r w:rsidRPr="0002301B">
          <w:rPr>
            <w:rFonts w:ascii="Roboto" w:hAnsi="Roboto"/>
          </w:rPr>
          <w:t>škola je oprávněna vymezit prostory, ve kterých se žáci mohou pohybovat</w:t>
        </w:r>
        <w:r w:rsidRPr="00F91991">
          <w:rPr>
            <w:rFonts w:ascii="Times New Roman" w:hAnsi="Times New Roman" w:cs="Times New Roman"/>
          </w:rPr>
          <w:t xml:space="preserve"> </w:t>
        </w:r>
      </w:ins>
    </w:p>
    <w:p w14:paraId="150674CF" w14:textId="77777777" w:rsidR="00EF2DAF" w:rsidRPr="00EF2DAF" w:rsidRDefault="005406F7" w:rsidP="001B7468">
      <w:pPr>
        <w:pStyle w:val="Default"/>
        <w:numPr>
          <w:ilvl w:val="0"/>
          <w:numId w:val="4"/>
        </w:numPr>
        <w:rPr>
          <w:ins w:id="57" w:author="uzivatel" w:date="2026-09-22T12:41:00Z" w16du:dateUtc="2026-09-22T16:41:00Z"/>
          <w:rFonts w:ascii="Roboto" w:hAnsi="Roboto"/>
        </w:rPr>
      </w:pPr>
      <w:ins w:id="58" w:author="uzivatel" w:date="2026-09-22T12:41:00Z" w16du:dateUtc="2026-09-22T16:41:00Z">
        <w:r>
          <w:rPr>
            <w:rFonts w:ascii="Roboto" w:hAnsi="Roboto"/>
          </w:rPr>
          <w:t>po ukončení konzultační hodiny odvede vyučující žáky do vstupní haly školy</w:t>
        </w:r>
        <w:r w:rsidR="004714D6">
          <w:rPr>
            <w:rFonts w:ascii="Roboto" w:hAnsi="Roboto"/>
          </w:rPr>
          <w:t>,</w:t>
        </w:r>
        <w:r w:rsidR="00355828">
          <w:rPr>
            <w:rFonts w:ascii="Roboto" w:hAnsi="Roboto"/>
          </w:rPr>
          <w:t xml:space="preserve"> odkud žáci neprodleně odchází</w:t>
        </w:r>
        <w:r w:rsidR="004714D6">
          <w:rPr>
            <w:rFonts w:ascii="Roboto" w:hAnsi="Roboto"/>
          </w:rPr>
          <w:t xml:space="preserve"> z budovy školy</w:t>
        </w:r>
        <w:r w:rsidR="00FB2884">
          <w:rPr>
            <w:rFonts w:ascii="Roboto" w:hAnsi="Roboto"/>
          </w:rPr>
          <w:t xml:space="preserve">. Žáci, kteří v daný den absolvují více </w:t>
        </w:r>
        <w:r w:rsidR="00FB2884">
          <w:rPr>
            <w:rFonts w:ascii="Roboto" w:hAnsi="Roboto"/>
          </w:rPr>
          <w:lastRenderedPageBreak/>
          <w:t>konzultačních hodin, přechází samosta</w:t>
        </w:r>
        <w:r w:rsidR="00421D86">
          <w:rPr>
            <w:rFonts w:ascii="Roboto" w:hAnsi="Roboto"/>
          </w:rPr>
          <w:t>t</w:t>
        </w:r>
        <w:r w:rsidR="00FB2884">
          <w:rPr>
            <w:rFonts w:ascii="Roboto" w:hAnsi="Roboto"/>
          </w:rPr>
          <w:t>ně do vyhrazenýc</w:t>
        </w:r>
        <w:r w:rsidR="00421D86">
          <w:rPr>
            <w:rFonts w:ascii="Roboto" w:hAnsi="Roboto"/>
          </w:rPr>
          <w:t>h konzultačních místností dle rozvrhu</w:t>
        </w:r>
        <w:r w:rsidR="00FB2884">
          <w:rPr>
            <w:rFonts w:ascii="Roboto" w:hAnsi="Roboto"/>
          </w:rPr>
          <w:t xml:space="preserve"> konzultací.</w:t>
        </w:r>
      </w:ins>
    </w:p>
    <w:p w14:paraId="33BBDDBA" w14:textId="77777777" w:rsidR="000C1D5B" w:rsidRDefault="000C1D5B" w:rsidP="001B7468">
      <w:pPr>
        <w:pStyle w:val="Default"/>
        <w:numPr>
          <w:ilvl w:val="0"/>
          <w:numId w:val="3"/>
        </w:numPr>
        <w:rPr>
          <w:ins w:id="59" w:author="uzivatel" w:date="2026-09-22T12:41:00Z" w16du:dateUtc="2026-09-22T16:41:00Z"/>
          <w:rFonts w:ascii="Roboto" w:hAnsi="Roboto"/>
        </w:rPr>
      </w:pPr>
      <w:ins w:id="60" w:author="uzivatel" w:date="2026-09-22T12:41:00Z" w16du:dateUtc="2026-09-22T16:41:00Z">
        <w:r>
          <w:rPr>
            <w:rFonts w:ascii="Roboto" w:hAnsi="Roboto"/>
          </w:rPr>
          <w:t>žáci si přinesou:</w:t>
        </w:r>
      </w:ins>
    </w:p>
    <w:p w14:paraId="4935E8B5" w14:textId="77777777" w:rsidR="00992F5A" w:rsidRDefault="000C1D5B" w:rsidP="001B7468">
      <w:pPr>
        <w:pStyle w:val="Default"/>
        <w:numPr>
          <w:ilvl w:val="0"/>
          <w:numId w:val="5"/>
        </w:numPr>
        <w:rPr>
          <w:ins w:id="61" w:author="uzivatel" w:date="2026-09-22T12:41:00Z" w16du:dateUtc="2026-09-22T16:41:00Z"/>
          <w:rFonts w:ascii="Roboto" w:hAnsi="Roboto"/>
        </w:rPr>
      </w:pPr>
      <w:ins w:id="62" w:author="uzivatel" w:date="2026-09-22T12:41:00Z" w16du:dateUtc="2026-09-22T16:41:00Z">
        <w:r w:rsidRPr="00992F5A">
          <w:rPr>
            <w:rFonts w:ascii="Roboto" w:hAnsi="Roboto"/>
          </w:rPr>
          <w:t>psací potřeby, rýsovací potřeby, učebnice, sešity</w:t>
        </w:r>
        <w:r w:rsidR="00992F5A">
          <w:rPr>
            <w:rFonts w:ascii="Roboto" w:hAnsi="Roboto"/>
          </w:rPr>
          <w:t>, pracovní listy</w:t>
        </w:r>
        <w:r w:rsidRPr="00992F5A">
          <w:rPr>
            <w:rFonts w:ascii="Roboto" w:hAnsi="Roboto"/>
          </w:rPr>
          <w:t xml:space="preserve"> a další pomůcky</w:t>
        </w:r>
        <w:r w:rsidR="00992F5A">
          <w:rPr>
            <w:rFonts w:ascii="Roboto" w:hAnsi="Roboto"/>
          </w:rPr>
          <w:t xml:space="preserve"> na daný předmět dle potřeby a pokynu vyučujícího</w:t>
        </w:r>
      </w:ins>
    </w:p>
    <w:p w14:paraId="342D542D" w14:textId="77777777" w:rsidR="000C1D5B" w:rsidRPr="00992F5A" w:rsidRDefault="000C1D5B" w:rsidP="001B7468">
      <w:pPr>
        <w:pStyle w:val="Default"/>
        <w:numPr>
          <w:ilvl w:val="0"/>
          <w:numId w:val="5"/>
        </w:numPr>
        <w:rPr>
          <w:ins w:id="63" w:author="uzivatel" w:date="2026-09-22T12:41:00Z" w16du:dateUtc="2026-09-22T16:41:00Z"/>
          <w:rFonts w:ascii="Roboto" w:hAnsi="Roboto"/>
        </w:rPr>
      </w:pPr>
      <w:ins w:id="64" w:author="uzivatel" w:date="2026-09-22T12:41:00Z" w16du:dateUtc="2026-09-22T16:41:00Z">
        <w:r w:rsidRPr="00992F5A">
          <w:rPr>
            <w:rFonts w:ascii="Roboto" w:hAnsi="Roboto"/>
          </w:rPr>
          <w:t xml:space="preserve">minimálně dvě roušky a sáček na použitou roušku </w:t>
        </w:r>
      </w:ins>
    </w:p>
    <w:p w14:paraId="4A0315D1" w14:textId="77777777" w:rsidR="000C1D5B" w:rsidRDefault="000C1D5B" w:rsidP="001B7468">
      <w:pPr>
        <w:pStyle w:val="Default"/>
        <w:numPr>
          <w:ilvl w:val="0"/>
          <w:numId w:val="5"/>
        </w:numPr>
        <w:rPr>
          <w:ins w:id="65" w:author="uzivatel" w:date="2026-09-22T12:41:00Z" w16du:dateUtc="2026-09-22T16:41:00Z"/>
        </w:rPr>
      </w:pPr>
      <w:ins w:id="66" w:author="uzivatel" w:date="2026-09-22T12:41:00Z" w16du:dateUtc="2026-09-22T16:41:00Z">
        <w:r w:rsidRPr="00067C1B">
          <w:rPr>
            <w:rFonts w:ascii="Roboto" w:hAnsi="Roboto"/>
          </w:rPr>
          <w:t xml:space="preserve">svačinu a pití </w:t>
        </w:r>
        <w:r w:rsidR="00992F5A" w:rsidRPr="00067C1B">
          <w:rPr>
            <w:rFonts w:ascii="Roboto" w:hAnsi="Roboto"/>
          </w:rPr>
          <w:t>dle vlastního uvážení</w:t>
        </w:r>
      </w:ins>
    </w:p>
    <w:p w14:paraId="7399AC47" w14:textId="017DDEDE" w:rsidR="005F3EE7" w:rsidRDefault="00D527A3" w:rsidP="005F3EE7">
      <w:pPr>
        <w:rPr>
          <w:del w:id="67" w:author="uzivatel" w:date="2026-09-22T12:41:00Z" w16du:dateUtc="2026-09-22T16:41:00Z"/>
          <w:b/>
          <w:bCs/>
          <w:sz w:val="32"/>
          <w:szCs w:val="32"/>
        </w:rPr>
      </w:pPr>
      <w:del w:id="68" w:author="uzivatel" w:date="2026-09-22T12:41:00Z" w16du:dateUtc="2026-09-22T16:41:00Z">
        <w:r w:rsidRPr="00A56C23">
          <w:rPr>
            <w:b/>
            <w:bCs/>
            <w:sz w:val="32"/>
            <w:szCs w:val="32"/>
          </w:rPr>
          <w:delText>M7 Management Review Minutes</w:delText>
        </w:r>
      </w:del>
    </w:p>
    <w:tbl>
      <w:tblPr>
        <w:tblStyle w:val="TableGrid"/>
        <w:tblW w:w="4966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8"/>
        <w:gridCol w:w="6046"/>
        <w:gridCol w:w="711"/>
        <w:gridCol w:w="1949"/>
      </w:tblGrid>
      <w:tr w:rsidR="00D527A3" w:rsidRPr="006F3C3C" w14:paraId="35741BF3" w14:textId="77777777" w:rsidTr="00560356">
        <w:trPr>
          <w:trHeight w:val="192"/>
          <w:del w:id="69" w:author="uzivatel" w:date="2026-09-22T12:41:00Z" w16du:dateUtc="2026-09-22T16:41:00Z"/>
        </w:trPr>
        <w:tc>
          <w:tcPr>
            <w:tcW w:w="500" w:type="pct"/>
            <w:tcMar>
              <w:left w:w="0" w:type="dxa"/>
              <w:right w:w="0" w:type="dxa"/>
            </w:tcMar>
            <w:vAlign w:val="bottom"/>
          </w:tcPr>
          <w:p w14:paraId="703E0D5B" w14:textId="77777777" w:rsidR="00D527A3" w:rsidRPr="00F61D28" w:rsidRDefault="00D527A3" w:rsidP="00560356">
            <w:pPr>
              <w:rPr>
                <w:del w:id="70" w:author="uzivatel" w:date="2026-09-22T12:41:00Z" w16du:dateUtc="2026-09-22T16:41:00Z"/>
                <w:rFonts w:asciiTheme="minorHAnsi" w:hAnsiTheme="minorHAnsi" w:cstheme="minorHAnsi"/>
                <w:b/>
                <w:sz w:val="22"/>
                <w:szCs w:val="22"/>
              </w:rPr>
            </w:pPr>
            <w:del w:id="71" w:author="uzivatel" w:date="2026-09-22T12:41:00Z" w16du:dateUtc="2026-09-22T16:41:00Z">
              <w:r w:rsidRPr="00F61D28">
                <w:rPr>
                  <w:rFonts w:asciiTheme="minorHAnsi" w:hAnsiTheme="minorHAnsi" w:cstheme="minorHAnsi"/>
                  <w:b/>
                  <w:sz w:val="22"/>
                  <w:szCs w:val="22"/>
                </w:rPr>
                <w:delText>Business name:</w:delText>
              </w:r>
            </w:del>
          </w:p>
        </w:tc>
        <w:tc>
          <w:tcPr>
            <w:tcW w:w="3204" w:type="pct"/>
            <w:tcBorders>
              <w:bottom w:val="single" w:sz="4" w:space="0" w:color="auto"/>
            </w:tcBorders>
            <w:vAlign w:val="bottom"/>
          </w:tcPr>
          <w:p w14:paraId="17933CDE" w14:textId="77777777" w:rsidR="00D527A3" w:rsidRPr="00F61D28" w:rsidRDefault="00D527A3" w:rsidP="00560356">
            <w:pPr>
              <w:rPr>
                <w:del w:id="72" w:author="uzivatel" w:date="2026-09-22T12:41:00Z" w16du:dateUtc="2026-09-22T16:41:00Z"/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2" w:type="pct"/>
            <w:vAlign w:val="bottom"/>
          </w:tcPr>
          <w:p w14:paraId="0692DE34" w14:textId="77777777" w:rsidR="00D527A3" w:rsidRPr="00F61D28" w:rsidRDefault="00D527A3" w:rsidP="00560356">
            <w:pPr>
              <w:rPr>
                <w:del w:id="73" w:author="uzivatel" w:date="2026-09-22T12:41:00Z" w16du:dateUtc="2026-09-22T16:41:00Z"/>
                <w:rFonts w:asciiTheme="minorHAnsi" w:hAnsiTheme="minorHAnsi" w:cstheme="minorHAnsi"/>
                <w:b/>
                <w:sz w:val="22"/>
                <w:szCs w:val="22"/>
              </w:rPr>
            </w:pPr>
            <w:del w:id="74" w:author="uzivatel" w:date="2026-09-22T12:41:00Z" w16du:dateUtc="2026-09-22T16:41:00Z">
              <w:r w:rsidRPr="00F61D28">
                <w:rPr>
                  <w:rFonts w:asciiTheme="minorHAnsi" w:hAnsiTheme="minorHAnsi" w:cstheme="minorHAnsi"/>
                  <w:b/>
                  <w:sz w:val="22"/>
                  <w:szCs w:val="22"/>
                </w:rPr>
                <w:delText>Date:</w:delText>
              </w:r>
            </w:del>
          </w:p>
        </w:tc>
        <w:tc>
          <w:tcPr>
            <w:tcW w:w="1064" w:type="pct"/>
            <w:tcBorders>
              <w:bottom w:val="single" w:sz="4" w:space="0" w:color="auto"/>
            </w:tcBorders>
          </w:tcPr>
          <w:p w14:paraId="4B63244B" w14:textId="77777777" w:rsidR="00D527A3" w:rsidRPr="00F61D28" w:rsidRDefault="00D527A3" w:rsidP="00560356">
            <w:pPr>
              <w:rPr>
                <w:del w:id="75" w:author="uzivatel" w:date="2026-09-22T12:41:00Z" w16du:dateUtc="2026-09-22T16:41:00Z"/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tbl>
      <w:tblPr>
        <w:tblW w:w="1530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640"/>
        <w:gridCol w:w="7669"/>
      </w:tblGrid>
      <w:tr w:rsidR="00D527A3" w:rsidRPr="00F61D28" w14:paraId="21B4113C" w14:textId="77777777" w:rsidTr="0052717F">
        <w:trPr>
          <w:trHeight w:val="280"/>
          <w:del w:id="76" w:author="uzivatel" w:date="2026-09-22T12:41:00Z" w16du:dateUtc="2026-09-22T16:41:00Z"/>
        </w:trPr>
        <w:tc>
          <w:tcPr>
            <w:tcW w:w="15309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26116CA" w14:textId="77777777" w:rsidR="00D527A3" w:rsidRPr="00F61D28" w:rsidRDefault="00D527A3" w:rsidP="00560356">
            <w:pPr>
              <w:pStyle w:val="Subtitle1"/>
              <w:tabs>
                <w:tab w:val="clear" w:pos="900"/>
              </w:tabs>
              <w:spacing w:before="60" w:after="60"/>
              <w:jc w:val="center"/>
              <w:rPr>
                <w:del w:id="77" w:author="uzivatel" w:date="2026-09-22T12:41:00Z" w16du:dateUtc="2026-09-22T16:41:00Z"/>
                <w:rFonts w:asciiTheme="minorHAnsi" w:hAnsiTheme="minorHAnsi" w:cstheme="minorHAnsi"/>
                <w:sz w:val="22"/>
                <w:szCs w:val="22"/>
              </w:rPr>
            </w:pPr>
            <w:del w:id="78" w:author="uzivatel" w:date="2026-09-22T12:41:00Z" w16du:dateUtc="2026-09-22T16:41:00Z">
              <w:r w:rsidRPr="00F61D28">
                <w:rPr>
                  <w:rFonts w:asciiTheme="minorHAnsi" w:hAnsiTheme="minorHAnsi" w:cstheme="minorHAnsi"/>
                  <w:caps w:val="0"/>
                  <w:sz w:val="22"/>
                  <w:szCs w:val="22"/>
                  <w:lang w:val="en-AU"/>
                </w:rPr>
                <w:delText>AGENDA ITEMS</w:delText>
              </w:r>
            </w:del>
          </w:p>
        </w:tc>
      </w:tr>
      <w:tr w:rsidR="00D527A3" w:rsidRPr="000E4E4F" w14:paraId="0D3A1449" w14:textId="77777777" w:rsidTr="00FB28AB">
        <w:trPr>
          <w:trHeight w:val="3742"/>
          <w:del w:id="79" w:author="uzivatel" w:date="2026-09-22T12:41:00Z" w16du:dateUtc="2026-09-22T16:41:00Z"/>
        </w:trPr>
        <w:tc>
          <w:tcPr>
            <w:tcW w:w="7640" w:type="dxa"/>
            <w:tcBorders>
              <w:right w:val="nil"/>
            </w:tcBorders>
            <w:vAlign w:val="center"/>
          </w:tcPr>
          <w:p w14:paraId="1405FA13" w14:textId="77777777" w:rsidR="00D527A3" w:rsidRPr="00F61D28" w:rsidRDefault="00D527A3" w:rsidP="001B7468">
            <w:pPr>
              <w:pStyle w:val="ListParagraph"/>
              <w:numPr>
                <w:ilvl w:val="0"/>
                <w:numId w:val="2"/>
              </w:numPr>
              <w:spacing w:after="120"/>
              <w:ind w:left="714" w:hanging="357"/>
              <w:contextualSpacing w:val="0"/>
              <w:rPr>
                <w:del w:id="80" w:author="uzivatel" w:date="2026-09-22T12:41:00Z" w16du:dateUtc="2026-09-22T16:41:00Z"/>
                <w:rFonts w:cstheme="minorHAnsi"/>
              </w:rPr>
            </w:pPr>
            <w:del w:id="81" w:author="uzivatel" w:date="2026-09-22T12:41:00Z" w16du:dateUtc="2026-09-22T16:41:00Z">
              <w:r w:rsidRPr="00F61D28">
                <w:rPr>
                  <w:rFonts w:cstheme="minorHAnsi"/>
                </w:rPr>
                <w:delText>Previous Meeting Minutes</w:delText>
              </w:r>
            </w:del>
          </w:p>
          <w:p w14:paraId="4457651F" w14:textId="77777777" w:rsidR="00D527A3" w:rsidRPr="00F61D28" w:rsidRDefault="00D527A3" w:rsidP="001B7468">
            <w:pPr>
              <w:pStyle w:val="ListParagraph"/>
              <w:numPr>
                <w:ilvl w:val="0"/>
                <w:numId w:val="2"/>
              </w:numPr>
              <w:spacing w:after="120"/>
              <w:ind w:left="714" w:hanging="357"/>
              <w:contextualSpacing w:val="0"/>
              <w:rPr>
                <w:del w:id="82" w:author="uzivatel" w:date="2026-09-22T12:41:00Z" w16du:dateUtc="2026-09-22T16:41:00Z"/>
                <w:rFonts w:cstheme="minorHAnsi"/>
              </w:rPr>
            </w:pPr>
            <w:del w:id="83" w:author="uzivatel" w:date="2026-09-22T12:41:00Z" w16du:dateUtc="2026-09-22T16:41:00Z">
              <w:r w:rsidRPr="00F61D28">
                <w:rPr>
                  <w:rFonts w:cstheme="minorHAnsi"/>
                </w:rPr>
                <w:delText>Follow-Up of previous Customer Complaints, Non-conformance, Corrective and Preventative Action (as required).</w:delText>
              </w:r>
            </w:del>
          </w:p>
          <w:p w14:paraId="67CF3545" w14:textId="77777777" w:rsidR="00D527A3" w:rsidRPr="00F61D28" w:rsidRDefault="00D527A3" w:rsidP="001B7468">
            <w:pPr>
              <w:pStyle w:val="ListParagraph"/>
              <w:numPr>
                <w:ilvl w:val="0"/>
                <w:numId w:val="2"/>
              </w:numPr>
              <w:spacing w:after="120"/>
              <w:ind w:left="714" w:hanging="357"/>
              <w:contextualSpacing w:val="0"/>
              <w:rPr>
                <w:del w:id="84" w:author="uzivatel" w:date="2026-09-22T12:41:00Z" w16du:dateUtc="2026-09-22T16:41:00Z"/>
                <w:rFonts w:cstheme="minorHAnsi"/>
              </w:rPr>
            </w:pPr>
            <w:del w:id="85" w:author="uzivatel" w:date="2026-09-22T12:41:00Z" w16du:dateUtc="2026-09-22T16:41:00Z">
              <w:r w:rsidRPr="00F61D28">
                <w:rPr>
                  <w:rFonts w:cstheme="minorHAnsi"/>
                </w:rPr>
                <w:delText>Current Customer Complaints and feedback</w:delText>
              </w:r>
            </w:del>
          </w:p>
          <w:p w14:paraId="133B7E32" w14:textId="77777777" w:rsidR="00D527A3" w:rsidRPr="00F61D28" w:rsidRDefault="00D527A3" w:rsidP="001B7468">
            <w:pPr>
              <w:pStyle w:val="ListParagraph"/>
              <w:numPr>
                <w:ilvl w:val="0"/>
                <w:numId w:val="2"/>
              </w:numPr>
              <w:spacing w:after="120"/>
              <w:ind w:left="714" w:hanging="357"/>
              <w:contextualSpacing w:val="0"/>
              <w:rPr>
                <w:del w:id="86" w:author="uzivatel" w:date="2026-09-22T12:41:00Z" w16du:dateUtc="2026-09-22T16:41:00Z"/>
                <w:rFonts w:cstheme="minorHAnsi"/>
                <w:caps/>
              </w:rPr>
            </w:pPr>
            <w:del w:id="87" w:author="uzivatel" w:date="2026-09-22T12:41:00Z" w16du:dateUtc="2026-09-22T16:41:00Z">
              <w:r w:rsidRPr="00F61D28">
                <w:rPr>
                  <w:rFonts w:cstheme="minorHAnsi"/>
                </w:rPr>
                <w:delText xml:space="preserve">Deficiencies Identified by Corrective and Preventative Action Reports that may require changes to procedures </w:delText>
              </w:r>
            </w:del>
          </w:p>
          <w:p w14:paraId="6C650DBE" w14:textId="77777777" w:rsidR="00D527A3" w:rsidRPr="00F61D28" w:rsidRDefault="00D527A3" w:rsidP="001B7468">
            <w:pPr>
              <w:pStyle w:val="ListParagraph"/>
              <w:numPr>
                <w:ilvl w:val="0"/>
                <w:numId w:val="2"/>
              </w:numPr>
              <w:spacing w:after="120"/>
              <w:ind w:left="714" w:hanging="357"/>
              <w:contextualSpacing w:val="0"/>
              <w:rPr>
                <w:del w:id="88" w:author="uzivatel" w:date="2026-09-22T12:41:00Z" w16du:dateUtc="2026-09-22T16:41:00Z"/>
                <w:rFonts w:cstheme="minorHAnsi"/>
                <w:caps/>
              </w:rPr>
            </w:pPr>
            <w:del w:id="89" w:author="uzivatel" w:date="2026-09-22T12:41:00Z" w16du:dateUtc="2026-09-22T16:41:00Z">
              <w:r w:rsidRPr="00F61D28">
                <w:rPr>
                  <w:rFonts w:cstheme="minorHAnsi"/>
                </w:rPr>
                <w:delText>Internal Audit Results</w:delText>
              </w:r>
            </w:del>
          </w:p>
          <w:p w14:paraId="7BCD1A18" w14:textId="77777777" w:rsidR="00D527A3" w:rsidRPr="00F61D28" w:rsidRDefault="00D527A3" w:rsidP="001B7468">
            <w:pPr>
              <w:pStyle w:val="ListParagraph"/>
              <w:numPr>
                <w:ilvl w:val="0"/>
                <w:numId w:val="2"/>
              </w:numPr>
              <w:spacing w:after="120"/>
              <w:ind w:left="714" w:hanging="357"/>
              <w:contextualSpacing w:val="0"/>
              <w:rPr>
                <w:del w:id="90" w:author="uzivatel" w:date="2026-09-22T12:41:00Z" w16du:dateUtc="2026-09-22T16:41:00Z"/>
                <w:rFonts w:cstheme="minorHAnsi"/>
                <w:caps/>
              </w:rPr>
            </w:pPr>
            <w:del w:id="91" w:author="uzivatel" w:date="2026-09-22T12:41:00Z" w16du:dateUtc="2026-09-22T16:41:00Z">
              <w:r w:rsidRPr="00F61D28">
                <w:rPr>
                  <w:rFonts w:cstheme="minorHAnsi"/>
                </w:rPr>
                <w:delText>External Audit Results and preparation</w:delText>
              </w:r>
            </w:del>
          </w:p>
        </w:tc>
        <w:tc>
          <w:tcPr>
            <w:tcW w:w="7669" w:type="dxa"/>
            <w:tcBorders>
              <w:left w:val="nil"/>
            </w:tcBorders>
            <w:vAlign w:val="center"/>
          </w:tcPr>
          <w:p w14:paraId="066F1677" w14:textId="77777777" w:rsidR="00D527A3" w:rsidRPr="00F61D28" w:rsidRDefault="00D527A3" w:rsidP="001B7468">
            <w:pPr>
              <w:pStyle w:val="ListParagraph"/>
              <w:numPr>
                <w:ilvl w:val="0"/>
                <w:numId w:val="1"/>
              </w:numPr>
              <w:spacing w:after="120"/>
              <w:ind w:left="714" w:hanging="357"/>
              <w:contextualSpacing w:val="0"/>
              <w:rPr>
                <w:del w:id="92" w:author="uzivatel" w:date="2026-09-22T12:41:00Z" w16du:dateUtc="2026-09-22T16:41:00Z"/>
                <w:rFonts w:cstheme="minorHAnsi"/>
              </w:rPr>
            </w:pPr>
            <w:del w:id="93" w:author="uzivatel" w:date="2026-09-22T12:41:00Z" w16du:dateUtc="2026-09-22T16:41:00Z">
              <w:r w:rsidRPr="00F61D28">
                <w:rPr>
                  <w:rFonts w:cstheme="minorHAnsi"/>
                </w:rPr>
                <w:delText>Any Planned testing, Micro, Soil, Water tests</w:delText>
              </w:r>
            </w:del>
          </w:p>
          <w:p w14:paraId="6EBD7D90" w14:textId="77777777" w:rsidR="00D527A3" w:rsidRPr="00F61D28" w:rsidRDefault="00D527A3" w:rsidP="001B7468">
            <w:pPr>
              <w:pStyle w:val="ListParagraph"/>
              <w:numPr>
                <w:ilvl w:val="0"/>
                <w:numId w:val="1"/>
              </w:numPr>
              <w:spacing w:after="120"/>
              <w:ind w:left="714" w:hanging="357"/>
              <w:contextualSpacing w:val="0"/>
              <w:rPr>
                <w:del w:id="94" w:author="uzivatel" w:date="2026-09-22T12:41:00Z" w16du:dateUtc="2026-09-22T16:41:00Z"/>
                <w:rFonts w:cstheme="minorHAnsi"/>
              </w:rPr>
            </w:pPr>
            <w:del w:id="95" w:author="uzivatel" w:date="2026-09-22T12:41:00Z" w16du:dateUtc="2026-09-22T16:41:00Z">
              <w:r w:rsidRPr="00F61D28">
                <w:rPr>
                  <w:rFonts w:cstheme="minorHAnsi"/>
                </w:rPr>
                <w:delText>Continuing suitability and effectiveness of the Sustainability  Action plan</w:delText>
              </w:r>
            </w:del>
          </w:p>
          <w:p w14:paraId="7686EF33" w14:textId="77777777" w:rsidR="00D527A3" w:rsidRPr="00F61D28" w:rsidRDefault="00D527A3" w:rsidP="001B7468">
            <w:pPr>
              <w:pStyle w:val="ListParagraph"/>
              <w:numPr>
                <w:ilvl w:val="0"/>
                <w:numId w:val="1"/>
              </w:numPr>
              <w:spacing w:before="120" w:after="120"/>
              <w:ind w:left="714" w:hanging="357"/>
              <w:contextualSpacing w:val="0"/>
              <w:rPr>
                <w:del w:id="96" w:author="uzivatel" w:date="2026-09-22T12:41:00Z" w16du:dateUtc="2026-09-22T16:41:00Z"/>
                <w:rFonts w:cstheme="minorHAnsi"/>
                <w:caps/>
              </w:rPr>
            </w:pPr>
            <w:del w:id="97" w:author="uzivatel" w:date="2026-09-22T12:41:00Z" w16du:dateUtc="2026-09-22T16:41:00Z">
              <w:r w:rsidRPr="00F61D28">
                <w:rPr>
                  <w:rFonts w:cstheme="minorHAnsi"/>
                </w:rPr>
                <w:delText xml:space="preserve">Business metric report </w:delText>
              </w:r>
            </w:del>
          </w:p>
          <w:p w14:paraId="31937B54" w14:textId="77777777" w:rsidR="00D527A3" w:rsidRPr="00F61D28" w:rsidRDefault="00D527A3" w:rsidP="001B7468">
            <w:pPr>
              <w:pStyle w:val="Subtitle1"/>
              <w:numPr>
                <w:ilvl w:val="0"/>
                <w:numId w:val="1"/>
              </w:numPr>
              <w:tabs>
                <w:tab w:val="clear" w:pos="900"/>
              </w:tabs>
              <w:spacing w:before="60" w:after="120"/>
              <w:ind w:left="714" w:hanging="357"/>
              <w:jc w:val="left"/>
              <w:rPr>
                <w:del w:id="98" w:author="uzivatel" w:date="2026-09-22T12:41:00Z" w16du:dateUtc="2026-09-22T16:41:00Z"/>
                <w:rFonts w:asciiTheme="minorHAnsi" w:eastAsia="SimSun" w:hAnsiTheme="minorHAnsi" w:cstheme="minorHAnsi"/>
                <w:b w:val="0"/>
                <w:caps w:val="0"/>
                <w:sz w:val="22"/>
                <w:szCs w:val="22"/>
                <w:lang w:val="en-AU" w:eastAsia="zh-CN"/>
              </w:rPr>
            </w:pPr>
            <w:del w:id="99" w:author="uzivatel" w:date="2026-09-22T12:41:00Z" w16du:dateUtc="2026-09-22T16:41:00Z">
              <w:r w:rsidRPr="00F61D28">
                <w:rPr>
                  <w:rFonts w:asciiTheme="minorHAnsi" w:eastAsia="SimSun" w:hAnsiTheme="minorHAnsi" w:cstheme="minorHAnsi"/>
                  <w:b w:val="0"/>
                  <w:caps w:val="0"/>
                  <w:sz w:val="22"/>
                  <w:szCs w:val="22"/>
                  <w:lang w:val="en-AU" w:eastAsia="zh-CN"/>
                </w:rPr>
                <w:delText>Any Regulatory requirements that requires addressing</w:delText>
              </w:r>
            </w:del>
          </w:p>
          <w:p w14:paraId="01EF0C7A" w14:textId="77777777" w:rsidR="00D527A3" w:rsidRPr="00F61D28" w:rsidRDefault="00D527A3" w:rsidP="001B7468">
            <w:pPr>
              <w:pStyle w:val="ListParagraph"/>
              <w:numPr>
                <w:ilvl w:val="0"/>
                <w:numId w:val="1"/>
              </w:numPr>
              <w:spacing w:before="120" w:after="120"/>
              <w:ind w:left="714" w:hanging="357"/>
              <w:contextualSpacing w:val="0"/>
              <w:rPr>
                <w:del w:id="100" w:author="uzivatel" w:date="2026-09-22T12:41:00Z" w16du:dateUtc="2026-09-22T16:41:00Z"/>
                <w:rFonts w:cstheme="minorHAnsi"/>
              </w:rPr>
            </w:pPr>
            <w:del w:id="101" w:author="uzivatel" w:date="2026-09-22T12:41:00Z" w16du:dateUtc="2026-09-22T16:41:00Z">
              <w:r w:rsidRPr="00F61D28">
                <w:rPr>
                  <w:rFonts w:cstheme="minorHAnsi"/>
                </w:rPr>
                <w:delText xml:space="preserve">Training needs review </w:delText>
              </w:r>
            </w:del>
          </w:p>
          <w:p w14:paraId="4ABE5852" w14:textId="77777777" w:rsidR="00D527A3" w:rsidRPr="00F61D28" w:rsidRDefault="00D527A3" w:rsidP="001B7468">
            <w:pPr>
              <w:pStyle w:val="ListParagraph"/>
              <w:numPr>
                <w:ilvl w:val="0"/>
                <w:numId w:val="1"/>
              </w:numPr>
              <w:spacing w:after="120"/>
              <w:ind w:left="714" w:hanging="357"/>
              <w:contextualSpacing w:val="0"/>
              <w:rPr>
                <w:del w:id="102" w:author="uzivatel" w:date="2026-09-22T12:41:00Z" w16du:dateUtc="2026-09-22T16:41:00Z"/>
                <w:rFonts w:cstheme="minorHAnsi"/>
              </w:rPr>
            </w:pPr>
            <w:del w:id="103" w:author="uzivatel" w:date="2026-09-22T12:41:00Z" w16du:dateUtc="2026-09-22T16:41:00Z">
              <w:r w:rsidRPr="00F61D28">
                <w:rPr>
                  <w:rFonts w:cstheme="minorHAnsi"/>
                </w:rPr>
                <w:delText>Changes that could impact on the Environment Management System</w:delText>
              </w:r>
            </w:del>
          </w:p>
          <w:p w14:paraId="034F1DE2" w14:textId="77777777" w:rsidR="00D527A3" w:rsidRPr="00F61D28" w:rsidRDefault="00D527A3" w:rsidP="001B7468">
            <w:pPr>
              <w:pStyle w:val="Subtitle1"/>
              <w:numPr>
                <w:ilvl w:val="0"/>
                <w:numId w:val="1"/>
              </w:numPr>
              <w:spacing w:before="60" w:after="120"/>
              <w:ind w:left="714" w:hanging="357"/>
              <w:jc w:val="left"/>
              <w:rPr>
                <w:del w:id="104" w:author="uzivatel" w:date="2026-09-22T12:41:00Z" w16du:dateUtc="2026-09-22T16:41:00Z"/>
                <w:rFonts w:cstheme="minorHAnsi"/>
              </w:rPr>
            </w:pPr>
            <w:del w:id="105" w:author="uzivatel" w:date="2026-09-22T12:41:00Z" w16du:dateUtc="2026-09-22T16:41:00Z">
              <w:r w:rsidRPr="00F61D28">
                <w:rPr>
                  <w:rFonts w:asciiTheme="minorHAnsi" w:eastAsia="SimSun" w:hAnsiTheme="minorHAnsi" w:cstheme="minorHAnsi"/>
                  <w:b w:val="0"/>
                  <w:caps w:val="0"/>
                  <w:sz w:val="22"/>
                  <w:szCs w:val="22"/>
                  <w:lang w:val="en-AU" w:eastAsia="zh-CN"/>
                </w:rPr>
                <w:delText>Any Other Relevant Business:</w:delText>
              </w:r>
            </w:del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96"/>
        <w:gridCol w:w="1843"/>
        <w:gridCol w:w="1191"/>
      </w:tblGrid>
      <w:tr w:rsidR="00D527A3" w:rsidRPr="000E4E4F" w14:paraId="43772BC6" w14:textId="77777777" w:rsidTr="00560356">
        <w:trPr>
          <w:trHeight w:val="454"/>
          <w:del w:id="106" w:author="uzivatel" w:date="2026-09-22T12:41:00Z" w16du:dateUtc="2026-09-22T16:41:00Z"/>
        </w:trPr>
        <w:tc>
          <w:tcPr>
            <w:tcW w:w="11245" w:type="dxa"/>
            <w:shd w:val="clear" w:color="auto" w:fill="D9D9D9" w:themeFill="background1" w:themeFillShade="D9"/>
          </w:tcPr>
          <w:p w14:paraId="0828FC4F" w14:textId="77777777" w:rsidR="00D527A3" w:rsidRPr="00F61D28" w:rsidRDefault="00D527A3" w:rsidP="00560356">
            <w:pPr>
              <w:jc w:val="center"/>
              <w:rPr>
                <w:del w:id="107" w:author="uzivatel" w:date="2026-09-22T12:41:00Z" w16du:dateUtc="2026-09-22T16:41:00Z"/>
                <w:rFonts w:asciiTheme="minorHAnsi" w:hAnsiTheme="minorHAnsi" w:cstheme="minorHAnsi"/>
                <w:b/>
                <w:sz w:val="22"/>
                <w:szCs w:val="22"/>
              </w:rPr>
            </w:pPr>
            <w:del w:id="108" w:author="uzivatel" w:date="2026-09-22T12:41:00Z" w16du:dateUtc="2026-09-22T16:41:00Z">
              <w:r w:rsidRPr="00F61D28">
                <w:rPr>
                  <w:rFonts w:asciiTheme="minorHAnsi" w:hAnsiTheme="minorHAnsi" w:cstheme="minorHAnsi"/>
                  <w:b/>
                  <w:sz w:val="22"/>
                  <w:szCs w:val="22"/>
                </w:rPr>
                <w:delText>MINUTES AND DETAILS OF ACTIONS REQUIRED</w:delText>
              </w:r>
            </w:del>
          </w:p>
        </w:tc>
        <w:tc>
          <w:tcPr>
            <w:tcW w:w="4059" w:type="dxa"/>
            <w:gridSpan w:val="2"/>
            <w:shd w:val="clear" w:color="auto" w:fill="D9D9D9" w:themeFill="background1" w:themeFillShade="D9"/>
            <w:vAlign w:val="center"/>
          </w:tcPr>
          <w:p w14:paraId="27640742" w14:textId="77777777" w:rsidR="00D527A3" w:rsidRPr="00F61D28" w:rsidRDefault="00D527A3" w:rsidP="00560356">
            <w:pPr>
              <w:jc w:val="center"/>
              <w:rPr>
                <w:del w:id="109" w:author="uzivatel" w:date="2026-09-22T12:41:00Z" w16du:dateUtc="2026-09-22T16:41:00Z"/>
                <w:rFonts w:asciiTheme="minorHAnsi" w:hAnsiTheme="minorHAnsi" w:cstheme="minorHAnsi"/>
                <w:b/>
                <w:sz w:val="22"/>
                <w:szCs w:val="22"/>
              </w:rPr>
            </w:pPr>
            <w:del w:id="110" w:author="uzivatel" w:date="2026-09-22T12:41:00Z" w16du:dateUtc="2026-09-22T16:41:00Z">
              <w:r w:rsidRPr="00F61D28">
                <w:rPr>
                  <w:rFonts w:asciiTheme="minorHAnsi" w:hAnsiTheme="minorHAnsi" w:cstheme="minorHAnsi"/>
                  <w:b/>
                  <w:sz w:val="22"/>
                  <w:szCs w:val="22"/>
                </w:rPr>
                <w:delText>ACTIONS REQUIRED</w:delText>
              </w:r>
            </w:del>
          </w:p>
        </w:tc>
      </w:tr>
      <w:tr w:rsidR="00D527A3" w:rsidRPr="000E4E4F" w14:paraId="34C247F2" w14:textId="77777777" w:rsidTr="00560356">
        <w:trPr>
          <w:trHeight w:val="454"/>
          <w:del w:id="111" w:author="uzivatel" w:date="2026-09-22T12:41:00Z" w16du:dateUtc="2026-09-22T16:41:00Z"/>
        </w:trPr>
        <w:tc>
          <w:tcPr>
            <w:tcW w:w="11245" w:type="dxa"/>
            <w:vAlign w:val="center"/>
          </w:tcPr>
          <w:p w14:paraId="4DD711BD" w14:textId="77777777" w:rsidR="00D527A3" w:rsidRPr="00F61D28" w:rsidRDefault="00D527A3" w:rsidP="00560356">
            <w:pPr>
              <w:jc w:val="center"/>
              <w:rPr>
                <w:del w:id="112" w:author="uzivatel" w:date="2026-09-22T12:41:00Z" w16du:dateUtc="2026-09-22T16:41:00Z"/>
                <w:rFonts w:asciiTheme="minorHAnsi" w:hAnsiTheme="minorHAnsi" w:cstheme="minorHAnsi"/>
                <w:b/>
                <w:sz w:val="22"/>
                <w:szCs w:val="22"/>
              </w:rPr>
            </w:pPr>
            <w:del w:id="113" w:author="uzivatel" w:date="2026-09-22T12:41:00Z" w16du:dateUtc="2026-09-22T16:41:00Z">
              <w:r w:rsidRPr="00F61D28">
                <w:rPr>
                  <w:rFonts w:asciiTheme="minorHAnsi" w:hAnsiTheme="minorHAnsi" w:cstheme="minorHAnsi"/>
                  <w:b/>
                  <w:sz w:val="22"/>
                  <w:szCs w:val="22"/>
                </w:rPr>
                <w:delText>Actions to be completed:</w:delText>
              </w:r>
            </w:del>
          </w:p>
        </w:tc>
        <w:tc>
          <w:tcPr>
            <w:tcW w:w="2340" w:type="dxa"/>
            <w:vAlign w:val="center"/>
          </w:tcPr>
          <w:p w14:paraId="4ED04C16" w14:textId="77777777" w:rsidR="00D527A3" w:rsidRPr="00F61D28" w:rsidRDefault="00D527A3" w:rsidP="00560356">
            <w:pPr>
              <w:jc w:val="center"/>
              <w:rPr>
                <w:del w:id="114" w:author="uzivatel" w:date="2026-09-22T12:41:00Z" w16du:dateUtc="2026-09-22T16:41:00Z"/>
                <w:rFonts w:asciiTheme="minorHAnsi" w:hAnsiTheme="minorHAnsi" w:cstheme="minorHAnsi"/>
                <w:b/>
                <w:sz w:val="22"/>
                <w:szCs w:val="22"/>
              </w:rPr>
            </w:pPr>
            <w:del w:id="115" w:author="uzivatel" w:date="2026-09-22T12:41:00Z" w16du:dateUtc="2026-09-22T16:41:00Z">
              <w:r w:rsidRPr="00F61D28">
                <w:rPr>
                  <w:rFonts w:asciiTheme="minorHAnsi" w:hAnsiTheme="minorHAnsi" w:cstheme="minorHAnsi"/>
                  <w:b/>
                  <w:sz w:val="22"/>
                  <w:szCs w:val="22"/>
                </w:rPr>
                <w:delText xml:space="preserve">Worker(s) responsible </w:delText>
              </w:r>
            </w:del>
          </w:p>
        </w:tc>
        <w:tc>
          <w:tcPr>
            <w:tcW w:w="1719" w:type="dxa"/>
            <w:vAlign w:val="center"/>
          </w:tcPr>
          <w:p w14:paraId="2803CC53" w14:textId="77777777" w:rsidR="00D527A3" w:rsidRPr="00F61D28" w:rsidRDefault="00D527A3" w:rsidP="00560356">
            <w:pPr>
              <w:jc w:val="center"/>
              <w:rPr>
                <w:del w:id="116" w:author="uzivatel" w:date="2026-09-22T12:41:00Z" w16du:dateUtc="2026-09-22T16:41:00Z"/>
                <w:rFonts w:asciiTheme="minorHAnsi" w:hAnsiTheme="minorHAnsi" w:cstheme="minorHAnsi"/>
                <w:b/>
                <w:sz w:val="22"/>
                <w:szCs w:val="22"/>
              </w:rPr>
            </w:pPr>
            <w:del w:id="117" w:author="uzivatel" w:date="2026-09-22T12:41:00Z" w16du:dateUtc="2026-09-22T16:41:00Z">
              <w:r w:rsidRPr="00F61D28">
                <w:rPr>
                  <w:rFonts w:asciiTheme="minorHAnsi" w:hAnsiTheme="minorHAnsi" w:cstheme="minorHAnsi"/>
                  <w:b/>
                  <w:sz w:val="22"/>
                  <w:szCs w:val="22"/>
                </w:rPr>
                <w:delText>Due by</w:delText>
              </w:r>
            </w:del>
          </w:p>
        </w:tc>
      </w:tr>
      <w:tr w:rsidR="00D527A3" w:rsidRPr="000E4E4F" w14:paraId="16E16A1A" w14:textId="77777777" w:rsidTr="00560356">
        <w:trPr>
          <w:trHeight w:val="454"/>
          <w:del w:id="118" w:author="uzivatel" w:date="2026-09-22T12:41:00Z" w16du:dateUtc="2026-09-22T16:41:00Z"/>
        </w:trPr>
        <w:tc>
          <w:tcPr>
            <w:tcW w:w="11245" w:type="dxa"/>
          </w:tcPr>
          <w:p w14:paraId="1C4EE6CF" w14:textId="77777777" w:rsidR="00D527A3" w:rsidRPr="00F61D28" w:rsidRDefault="00D527A3" w:rsidP="00560356">
            <w:pPr>
              <w:rPr>
                <w:del w:id="119" w:author="uzivatel" w:date="2026-09-22T12:41:00Z" w16du:dateUtc="2026-09-22T16:41:00Z"/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40" w:type="dxa"/>
            <w:vAlign w:val="center"/>
          </w:tcPr>
          <w:p w14:paraId="19F94926" w14:textId="77777777" w:rsidR="00D527A3" w:rsidRPr="00F61D28" w:rsidRDefault="00D527A3" w:rsidP="00560356">
            <w:pPr>
              <w:jc w:val="center"/>
              <w:rPr>
                <w:del w:id="120" w:author="uzivatel" w:date="2026-09-22T12:41:00Z" w16du:dateUtc="2026-09-22T16:41:00Z"/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19" w:type="dxa"/>
            <w:vAlign w:val="center"/>
          </w:tcPr>
          <w:p w14:paraId="0B780841" w14:textId="77777777" w:rsidR="00D527A3" w:rsidRPr="00F61D28" w:rsidRDefault="00D527A3" w:rsidP="00560356">
            <w:pPr>
              <w:jc w:val="center"/>
              <w:rPr>
                <w:del w:id="121" w:author="uzivatel" w:date="2026-09-22T12:41:00Z" w16du:dateUtc="2026-09-22T16:41:00Z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527A3" w:rsidRPr="000E4E4F" w14:paraId="3025443D" w14:textId="77777777" w:rsidTr="00560356">
        <w:trPr>
          <w:trHeight w:val="454"/>
          <w:del w:id="122" w:author="uzivatel" w:date="2026-09-22T12:41:00Z" w16du:dateUtc="2026-09-22T16:41:00Z"/>
        </w:trPr>
        <w:tc>
          <w:tcPr>
            <w:tcW w:w="11245" w:type="dxa"/>
          </w:tcPr>
          <w:p w14:paraId="60B01BAB" w14:textId="77777777" w:rsidR="00D527A3" w:rsidRPr="00F61D28" w:rsidRDefault="00D527A3" w:rsidP="00560356">
            <w:pPr>
              <w:rPr>
                <w:del w:id="123" w:author="uzivatel" w:date="2026-09-22T12:41:00Z" w16du:dateUtc="2026-09-22T16:41:00Z"/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40" w:type="dxa"/>
            <w:vAlign w:val="center"/>
          </w:tcPr>
          <w:p w14:paraId="5F22601D" w14:textId="77777777" w:rsidR="00D527A3" w:rsidRPr="00F61D28" w:rsidRDefault="00D527A3" w:rsidP="00560356">
            <w:pPr>
              <w:jc w:val="center"/>
              <w:rPr>
                <w:del w:id="124" w:author="uzivatel" w:date="2026-09-22T12:41:00Z" w16du:dateUtc="2026-09-22T16:41:00Z"/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19" w:type="dxa"/>
            <w:vAlign w:val="center"/>
          </w:tcPr>
          <w:p w14:paraId="44CE0F14" w14:textId="77777777" w:rsidR="00D527A3" w:rsidRPr="00F61D28" w:rsidRDefault="00D527A3" w:rsidP="00560356">
            <w:pPr>
              <w:jc w:val="center"/>
              <w:rPr>
                <w:del w:id="125" w:author="uzivatel" w:date="2026-09-22T12:41:00Z" w16du:dateUtc="2026-09-22T16:41:00Z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527A3" w:rsidRPr="000E4E4F" w14:paraId="514DF7FF" w14:textId="77777777" w:rsidTr="00560356">
        <w:trPr>
          <w:trHeight w:val="454"/>
          <w:del w:id="126" w:author="uzivatel" w:date="2026-09-22T12:41:00Z" w16du:dateUtc="2026-09-22T16:41:00Z"/>
        </w:trPr>
        <w:tc>
          <w:tcPr>
            <w:tcW w:w="11245" w:type="dxa"/>
          </w:tcPr>
          <w:p w14:paraId="20B7A710" w14:textId="77777777" w:rsidR="00D527A3" w:rsidRPr="00F61D28" w:rsidRDefault="00D527A3" w:rsidP="00560356">
            <w:pPr>
              <w:rPr>
                <w:del w:id="127" w:author="uzivatel" w:date="2026-09-22T12:41:00Z" w16du:dateUtc="2026-09-22T16:41:00Z"/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40" w:type="dxa"/>
            <w:vAlign w:val="center"/>
          </w:tcPr>
          <w:p w14:paraId="4090CE8E" w14:textId="77777777" w:rsidR="00D527A3" w:rsidRPr="00F61D28" w:rsidRDefault="00D527A3" w:rsidP="00560356">
            <w:pPr>
              <w:jc w:val="center"/>
              <w:rPr>
                <w:del w:id="128" w:author="uzivatel" w:date="2026-09-22T12:41:00Z" w16du:dateUtc="2026-09-22T16:41:00Z"/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19" w:type="dxa"/>
            <w:vAlign w:val="center"/>
          </w:tcPr>
          <w:p w14:paraId="0E50EAD7" w14:textId="77777777" w:rsidR="00D527A3" w:rsidRPr="00F61D28" w:rsidRDefault="00D527A3" w:rsidP="00560356">
            <w:pPr>
              <w:jc w:val="center"/>
              <w:rPr>
                <w:del w:id="129" w:author="uzivatel" w:date="2026-09-22T12:41:00Z" w16du:dateUtc="2026-09-22T16:41:00Z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527A3" w:rsidRPr="000E4E4F" w14:paraId="69FF28A1" w14:textId="77777777" w:rsidTr="00560356">
        <w:trPr>
          <w:trHeight w:val="454"/>
          <w:del w:id="130" w:author="uzivatel" w:date="2026-09-22T12:41:00Z" w16du:dateUtc="2026-09-22T16:41:00Z"/>
        </w:trPr>
        <w:tc>
          <w:tcPr>
            <w:tcW w:w="11245" w:type="dxa"/>
          </w:tcPr>
          <w:p w14:paraId="372FCCD3" w14:textId="77777777" w:rsidR="00D527A3" w:rsidRPr="00F61D28" w:rsidRDefault="00D527A3" w:rsidP="00560356">
            <w:pPr>
              <w:rPr>
                <w:del w:id="131" w:author="uzivatel" w:date="2026-09-22T12:41:00Z" w16du:dateUtc="2026-09-22T16:41:00Z"/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40" w:type="dxa"/>
            <w:vAlign w:val="center"/>
          </w:tcPr>
          <w:p w14:paraId="3FD196AA" w14:textId="77777777" w:rsidR="00D527A3" w:rsidRPr="00F61D28" w:rsidRDefault="00D527A3" w:rsidP="00560356">
            <w:pPr>
              <w:jc w:val="center"/>
              <w:rPr>
                <w:del w:id="132" w:author="uzivatel" w:date="2026-09-22T12:41:00Z" w16du:dateUtc="2026-09-22T16:41:00Z"/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19" w:type="dxa"/>
            <w:vAlign w:val="center"/>
          </w:tcPr>
          <w:p w14:paraId="668DD3B1" w14:textId="77777777" w:rsidR="00D527A3" w:rsidRPr="00F61D28" w:rsidRDefault="00D527A3" w:rsidP="00560356">
            <w:pPr>
              <w:jc w:val="center"/>
              <w:rPr>
                <w:del w:id="133" w:author="uzivatel" w:date="2026-09-22T12:41:00Z" w16du:dateUtc="2026-09-22T16:41:00Z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527A3" w:rsidRPr="000E4E4F" w14:paraId="2EC0AD1B" w14:textId="77777777" w:rsidTr="00560356">
        <w:trPr>
          <w:trHeight w:val="454"/>
          <w:del w:id="134" w:author="uzivatel" w:date="2026-09-22T12:41:00Z" w16du:dateUtc="2026-09-22T16:41:00Z"/>
        </w:trPr>
        <w:tc>
          <w:tcPr>
            <w:tcW w:w="11245" w:type="dxa"/>
          </w:tcPr>
          <w:p w14:paraId="7CC6A7F0" w14:textId="77777777" w:rsidR="00D527A3" w:rsidRPr="00F61D28" w:rsidRDefault="00D527A3" w:rsidP="00560356">
            <w:pPr>
              <w:rPr>
                <w:del w:id="135" w:author="uzivatel" w:date="2026-09-22T12:41:00Z" w16du:dateUtc="2026-09-22T16:41:00Z"/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40" w:type="dxa"/>
            <w:vAlign w:val="center"/>
          </w:tcPr>
          <w:p w14:paraId="6C25A143" w14:textId="77777777" w:rsidR="00D527A3" w:rsidRPr="00F61D28" w:rsidRDefault="00D527A3" w:rsidP="00560356">
            <w:pPr>
              <w:jc w:val="center"/>
              <w:rPr>
                <w:del w:id="136" w:author="uzivatel" w:date="2026-09-22T12:41:00Z" w16du:dateUtc="2026-09-22T16:41:00Z"/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19" w:type="dxa"/>
            <w:vAlign w:val="center"/>
          </w:tcPr>
          <w:p w14:paraId="7AA889F0" w14:textId="77777777" w:rsidR="00D527A3" w:rsidRPr="00F61D28" w:rsidRDefault="00D527A3" w:rsidP="00560356">
            <w:pPr>
              <w:jc w:val="center"/>
              <w:rPr>
                <w:del w:id="137" w:author="uzivatel" w:date="2026-09-22T12:41:00Z" w16du:dateUtc="2026-09-22T16:41:00Z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527A3" w:rsidRPr="000E4E4F" w14:paraId="311B0958" w14:textId="77777777" w:rsidTr="00560356">
        <w:trPr>
          <w:trHeight w:val="454"/>
          <w:del w:id="138" w:author="uzivatel" w:date="2026-09-22T12:41:00Z" w16du:dateUtc="2026-09-22T16:41:00Z"/>
        </w:trPr>
        <w:tc>
          <w:tcPr>
            <w:tcW w:w="11245" w:type="dxa"/>
          </w:tcPr>
          <w:p w14:paraId="30BDB475" w14:textId="77777777" w:rsidR="00D527A3" w:rsidRPr="00F61D28" w:rsidRDefault="00D527A3" w:rsidP="00560356">
            <w:pPr>
              <w:rPr>
                <w:del w:id="139" w:author="uzivatel" w:date="2026-09-22T12:41:00Z" w16du:dateUtc="2026-09-22T16:41:00Z"/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40" w:type="dxa"/>
            <w:vAlign w:val="center"/>
          </w:tcPr>
          <w:p w14:paraId="78C0C990" w14:textId="77777777" w:rsidR="00D527A3" w:rsidRPr="00F61D28" w:rsidRDefault="00D527A3" w:rsidP="00560356">
            <w:pPr>
              <w:jc w:val="center"/>
              <w:rPr>
                <w:del w:id="140" w:author="uzivatel" w:date="2026-09-22T12:41:00Z" w16du:dateUtc="2026-09-22T16:41:00Z"/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19" w:type="dxa"/>
            <w:vAlign w:val="center"/>
          </w:tcPr>
          <w:p w14:paraId="17018A15" w14:textId="77777777" w:rsidR="00D527A3" w:rsidRPr="00F61D28" w:rsidRDefault="00D527A3" w:rsidP="00560356">
            <w:pPr>
              <w:jc w:val="center"/>
              <w:rPr>
                <w:del w:id="141" w:author="uzivatel" w:date="2026-09-22T12:41:00Z" w16du:dateUtc="2026-09-22T16:41:00Z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527A3" w:rsidRPr="000E4E4F" w14:paraId="76A5E4B8" w14:textId="77777777" w:rsidTr="00560356">
        <w:trPr>
          <w:trHeight w:val="454"/>
          <w:del w:id="142" w:author="uzivatel" w:date="2026-09-22T12:41:00Z" w16du:dateUtc="2026-09-22T16:41:00Z"/>
        </w:trPr>
        <w:tc>
          <w:tcPr>
            <w:tcW w:w="11245" w:type="dxa"/>
          </w:tcPr>
          <w:p w14:paraId="754233E8" w14:textId="77777777" w:rsidR="00D527A3" w:rsidRPr="00F61D28" w:rsidRDefault="00D527A3" w:rsidP="00560356">
            <w:pPr>
              <w:rPr>
                <w:del w:id="143" w:author="uzivatel" w:date="2026-09-22T12:41:00Z" w16du:dateUtc="2026-09-22T16:41:00Z"/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40" w:type="dxa"/>
            <w:vAlign w:val="center"/>
          </w:tcPr>
          <w:p w14:paraId="07CE3B4E" w14:textId="77777777" w:rsidR="00D527A3" w:rsidRPr="00F61D28" w:rsidRDefault="00D527A3" w:rsidP="00560356">
            <w:pPr>
              <w:jc w:val="center"/>
              <w:rPr>
                <w:del w:id="144" w:author="uzivatel" w:date="2026-09-22T12:41:00Z" w16du:dateUtc="2026-09-22T16:41:00Z"/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19" w:type="dxa"/>
            <w:vAlign w:val="center"/>
          </w:tcPr>
          <w:p w14:paraId="0DC5C1BB" w14:textId="77777777" w:rsidR="00D527A3" w:rsidRPr="00F61D28" w:rsidRDefault="00D527A3" w:rsidP="00560356">
            <w:pPr>
              <w:jc w:val="center"/>
              <w:rPr>
                <w:del w:id="145" w:author="uzivatel" w:date="2026-09-22T12:41:00Z" w16du:dateUtc="2026-09-22T16:41:00Z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527A3" w:rsidRPr="000E4E4F" w14:paraId="70E3B2C9" w14:textId="77777777" w:rsidTr="00560356">
        <w:trPr>
          <w:trHeight w:val="454"/>
          <w:del w:id="146" w:author="uzivatel" w:date="2026-09-22T12:41:00Z" w16du:dateUtc="2026-09-22T16:41:00Z"/>
        </w:trPr>
        <w:tc>
          <w:tcPr>
            <w:tcW w:w="11245" w:type="dxa"/>
          </w:tcPr>
          <w:p w14:paraId="5544531D" w14:textId="77777777" w:rsidR="00D527A3" w:rsidRPr="00F61D28" w:rsidRDefault="00D527A3" w:rsidP="00560356">
            <w:pPr>
              <w:rPr>
                <w:del w:id="147" w:author="uzivatel" w:date="2026-09-22T12:41:00Z" w16du:dateUtc="2026-09-22T16:41:00Z"/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40" w:type="dxa"/>
            <w:vAlign w:val="center"/>
          </w:tcPr>
          <w:p w14:paraId="39356B82" w14:textId="77777777" w:rsidR="00D527A3" w:rsidRPr="00F61D28" w:rsidRDefault="00D527A3" w:rsidP="00560356">
            <w:pPr>
              <w:jc w:val="center"/>
              <w:rPr>
                <w:del w:id="148" w:author="uzivatel" w:date="2026-09-22T12:41:00Z" w16du:dateUtc="2026-09-22T16:41:00Z"/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19" w:type="dxa"/>
            <w:vAlign w:val="center"/>
          </w:tcPr>
          <w:p w14:paraId="516A2A40" w14:textId="77777777" w:rsidR="00D527A3" w:rsidRPr="00F61D28" w:rsidRDefault="00D527A3" w:rsidP="00560356">
            <w:pPr>
              <w:jc w:val="center"/>
              <w:rPr>
                <w:del w:id="149" w:author="uzivatel" w:date="2026-09-22T12:41:00Z" w16du:dateUtc="2026-09-22T16:41:00Z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527A3" w:rsidRPr="000E4E4F" w14:paraId="3FB13BEE" w14:textId="77777777" w:rsidTr="00560356">
        <w:trPr>
          <w:trHeight w:val="454"/>
          <w:del w:id="150" w:author="uzivatel" w:date="2026-09-22T12:41:00Z" w16du:dateUtc="2026-09-22T16:41:00Z"/>
        </w:trPr>
        <w:tc>
          <w:tcPr>
            <w:tcW w:w="11245" w:type="dxa"/>
          </w:tcPr>
          <w:p w14:paraId="6A4ECB8B" w14:textId="77777777" w:rsidR="00D527A3" w:rsidRPr="00F61D28" w:rsidRDefault="00D527A3" w:rsidP="00560356">
            <w:pPr>
              <w:rPr>
                <w:del w:id="151" w:author="uzivatel" w:date="2026-09-22T12:41:00Z" w16du:dateUtc="2026-09-22T16:41:00Z"/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40" w:type="dxa"/>
            <w:vAlign w:val="center"/>
          </w:tcPr>
          <w:p w14:paraId="6BE37D84" w14:textId="77777777" w:rsidR="00D527A3" w:rsidRPr="00F61D28" w:rsidRDefault="00D527A3" w:rsidP="00560356">
            <w:pPr>
              <w:jc w:val="center"/>
              <w:rPr>
                <w:del w:id="152" w:author="uzivatel" w:date="2026-09-22T12:41:00Z" w16du:dateUtc="2026-09-22T16:41:00Z"/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19" w:type="dxa"/>
            <w:vAlign w:val="center"/>
          </w:tcPr>
          <w:p w14:paraId="115331FC" w14:textId="77777777" w:rsidR="00D527A3" w:rsidRPr="00F61D28" w:rsidRDefault="00D527A3" w:rsidP="00560356">
            <w:pPr>
              <w:jc w:val="center"/>
              <w:rPr>
                <w:del w:id="153" w:author="uzivatel" w:date="2026-09-22T12:41:00Z" w16du:dateUtc="2026-09-22T16:41:00Z"/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3708D3AE" w14:textId="77777777" w:rsidR="000234F6" w:rsidRDefault="000234F6" w:rsidP="006D0779">
      <w:pPr>
        <w:pStyle w:val="Default"/>
        <w:ind w:left="720"/>
        <w:rPr>
          <w:rFonts w:ascii="Roboto" w:hAnsi="Roboto"/>
          <w:rPrChange w:id="154" w:author="uzivatel" w:date="2026-09-22T12:41:00Z" w16du:dateUtc="2026-09-22T16:41:00Z">
            <w:rPr>
              <w:b/>
              <w:bCs/>
              <w:sz w:val="4"/>
              <w:szCs w:val="4"/>
            </w:rPr>
          </w:rPrChange>
        </w:rPr>
        <w:pPrChange w:id="155" w:author="uzivatel" w:date="2026-09-22T12:41:00Z" w16du:dateUtc="2026-09-22T16:41:00Z">
          <w:pPr/>
        </w:pPrChange>
      </w:pPr>
    </w:p>
    <w:sectPr w:rsidR="000234F6" w:rsidSect="00067C1B">
      <w:headerReference w:type="default" r:id="rId11"/>
      <w:footerReference w:type="default" r:id="rId12"/>
      <w:pgSz w:w="11906" w:h="16838" w:orient="portrait"/>
      <w:pgMar w:top="142" w:right="849" w:bottom="142" w:left="1417" w:header="708" w:footer="708" w:gutter="0"/>
      <w:cols w:space="708"/>
      <w:docGrid w:linePitch="360"/>
      <w:sectPrChange w:id="159" w:author="uzivatel" w:date="2026-09-22T12:41:00Z" w16du:dateUtc="2026-09-22T16:41:00Z">
        <w:sectPr w:rsidR="000234F6" w:rsidSect="00067C1B">
          <w:pgSz w:w="16838" w:h="11906" w:orient="landscape"/>
          <w:pgMar w:top="720" w:right="720" w:bottom="720" w:left="720" w:header="283" w:footer="283" w:gutter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8B1CED7" w14:textId="77777777" w:rsidR="001B7468" w:rsidRDefault="001B7468" w:rsidP="006943DA">
      <w:pPr>
        <w:spacing w:after="0" w:line="240" w:lineRule="auto"/>
      </w:pPr>
      <w:r>
        <w:separator/>
      </w:r>
    </w:p>
  </w:endnote>
  <w:endnote w:type="continuationSeparator" w:id="0">
    <w:p w14:paraId="387321CF" w14:textId="77777777" w:rsidR="001B7468" w:rsidRDefault="001B7468" w:rsidP="006943DA">
      <w:pPr>
        <w:spacing w:after="0" w:line="240" w:lineRule="auto"/>
      </w:pPr>
      <w:r>
        <w:continuationSeparator/>
      </w:r>
    </w:p>
  </w:endnote>
  <w:endnote w:type="continuationNotice" w:id="1">
    <w:p w14:paraId="6A876395" w14:textId="77777777" w:rsidR="001B7468" w:rsidRDefault="001B746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Roboto">
    <w:altName w:val="Times New Roman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Handwriting">
    <w:panose1 w:val="03010101010101010101"/>
    <w:charset w:val="4D"/>
    <w:family w:val="script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554243F" w14:textId="77777777" w:rsidR="00E67C72" w:rsidRDefault="00E67C72">
    <w:pPr>
      <w:pStyle w:val="ListParagraph"/>
      <w:pPrChange w:id="157" w:author="uzivatel" w:date="2026-09-22T12:41:00Z" w16du:dateUtc="2026-09-22T16:41:00Z">
        <w:pPr>
          <w:pStyle w:val="Footer"/>
          <w:tabs>
            <w:tab w:val="clear" w:pos="4513"/>
            <w:tab w:val="clear" w:pos="9026"/>
          </w:tabs>
        </w:pPr>
      </w:pPrChange>
    </w:pPr>
    <w:del w:id="158" w:author="uzivatel" w:date="2026-09-22T12:41:00Z" w16du:dateUtc="2026-09-22T16:41:00Z">
      <w:r w:rsidRPr="00AF759C">
        <w:rPr>
          <w:rFonts w:asciiTheme="majorHAnsi" w:hAnsiTheme="majorHAnsi" w:cstheme="majorHAnsi"/>
          <w:sz w:val="16"/>
          <w:szCs w:val="16"/>
        </w:rPr>
        <w:delText>FRESHCARE AWISSP – VIT1</w:delText>
      </w:r>
      <w:r>
        <w:rPr>
          <w:rFonts w:asciiTheme="majorHAnsi" w:hAnsiTheme="majorHAnsi" w:cstheme="majorHAnsi"/>
          <w:sz w:val="16"/>
          <w:szCs w:val="16"/>
        </w:rPr>
        <w:ptab w:relativeTo="margin" w:alignment="center" w:leader="none"/>
      </w:r>
      <w:r>
        <w:rPr>
          <w:rFonts w:asciiTheme="majorHAnsi" w:hAnsiTheme="majorHAnsi" w:cstheme="majorHAnsi"/>
          <w:sz w:val="16"/>
          <w:szCs w:val="16"/>
        </w:rPr>
        <w:delText xml:space="preserve">FORM – </w:delText>
      </w:r>
      <w:r w:rsidRPr="009D2872">
        <w:rPr>
          <w:rFonts w:asciiTheme="majorHAnsi" w:hAnsiTheme="majorHAnsi" w:cstheme="majorHAnsi"/>
          <w:sz w:val="16"/>
          <w:szCs w:val="16"/>
        </w:rPr>
        <w:delText>M7 MANAGEMENT REVIEW MINUTES</w:delText>
      </w:r>
      <w:r>
        <w:rPr>
          <w:rFonts w:asciiTheme="majorHAnsi" w:hAnsiTheme="majorHAnsi" w:cstheme="majorHAnsi"/>
          <w:sz w:val="16"/>
          <w:szCs w:val="16"/>
        </w:rPr>
        <w:ptab w:relativeTo="margin" w:alignment="right" w:leader="none"/>
      </w:r>
      <w:r w:rsidRPr="00AF759C">
        <w:rPr>
          <w:rFonts w:asciiTheme="majorHAnsi" w:hAnsiTheme="majorHAnsi" w:cstheme="majorHAnsi"/>
          <w:sz w:val="16"/>
          <w:szCs w:val="16"/>
        </w:rPr>
        <w:delText xml:space="preserve">PAGE </w:delText>
      </w:r>
      <w:r w:rsidRPr="00AF759C">
        <w:rPr>
          <w:rFonts w:asciiTheme="majorHAnsi" w:hAnsiTheme="majorHAnsi" w:cstheme="majorHAnsi"/>
          <w:b/>
          <w:bCs/>
          <w:sz w:val="16"/>
          <w:szCs w:val="16"/>
        </w:rPr>
        <w:fldChar w:fldCharType="begin"/>
      </w:r>
      <w:r w:rsidRPr="00AF759C">
        <w:rPr>
          <w:rFonts w:asciiTheme="majorHAnsi" w:hAnsiTheme="majorHAnsi" w:cstheme="majorHAnsi"/>
          <w:b/>
          <w:bCs/>
          <w:sz w:val="16"/>
          <w:szCs w:val="16"/>
        </w:rPr>
        <w:delInstrText xml:space="preserve"> PAGE  \* Arabic  \* MERGEFORMAT </w:delInstrText>
      </w:r>
      <w:r w:rsidRPr="00AF759C">
        <w:rPr>
          <w:rFonts w:asciiTheme="majorHAnsi" w:hAnsiTheme="majorHAnsi" w:cstheme="majorHAnsi"/>
          <w:b/>
          <w:bCs/>
          <w:sz w:val="16"/>
          <w:szCs w:val="16"/>
        </w:rPr>
        <w:fldChar w:fldCharType="separate"/>
      </w:r>
      <w:r>
        <w:rPr>
          <w:rFonts w:asciiTheme="majorHAnsi" w:hAnsiTheme="majorHAnsi" w:cstheme="majorHAnsi"/>
          <w:b/>
          <w:bCs/>
          <w:sz w:val="16"/>
          <w:szCs w:val="16"/>
        </w:rPr>
        <w:delText>1</w:delText>
      </w:r>
      <w:r w:rsidRPr="00AF759C">
        <w:rPr>
          <w:rFonts w:asciiTheme="majorHAnsi" w:hAnsiTheme="majorHAnsi" w:cstheme="majorHAnsi"/>
          <w:b/>
          <w:bCs/>
          <w:sz w:val="16"/>
          <w:szCs w:val="16"/>
        </w:rPr>
        <w:fldChar w:fldCharType="end"/>
      </w:r>
      <w:r w:rsidRPr="00AF759C">
        <w:rPr>
          <w:rFonts w:asciiTheme="majorHAnsi" w:hAnsiTheme="majorHAnsi" w:cstheme="majorHAnsi"/>
          <w:sz w:val="16"/>
          <w:szCs w:val="16"/>
        </w:rPr>
        <w:delText xml:space="preserve"> OF </w:delText>
      </w:r>
      <w:r w:rsidRPr="00AF759C">
        <w:rPr>
          <w:rFonts w:asciiTheme="majorHAnsi" w:hAnsiTheme="majorHAnsi" w:cstheme="majorHAnsi"/>
          <w:b/>
          <w:bCs/>
          <w:sz w:val="16"/>
          <w:szCs w:val="16"/>
        </w:rPr>
        <w:fldChar w:fldCharType="begin"/>
      </w:r>
      <w:r w:rsidRPr="00AF759C">
        <w:rPr>
          <w:rFonts w:asciiTheme="majorHAnsi" w:hAnsiTheme="majorHAnsi" w:cstheme="majorHAnsi"/>
          <w:b/>
          <w:bCs/>
          <w:sz w:val="16"/>
          <w:szCs w:val="16"/>
        </w:rPr>
        <w:delInstrText xml:space="preserve"> NUMPAGES  \* Arabic  \* MERGEFORMAT </w:delInstrText>
      </w:r>
      <w:r w:rsidRPr="00AF759C">
        <w:rPr>
          <w:rFonts w:asciiTheme="majorHAnsi" w:hAnsiTheme="majorHAnsi" w:cstheme="majorHAnsi"/>
          <w:b/>
          <w:bCs/>
          <w:sz w:val="16"/>
          <w:szCs w:val="16"/>
        </w:rPr>
        <w:fldChar w:fldCharType="separate"/>
      </w:r>
      <w:r>
        <w:rPr>
          <w:rFonts w:asciiTheme="majorHAnsi" w:hAnsiTheme="majorHAnsi" w:cstheme="majorHAnsi"/>
          <w:b/>
          <w:bCs/>
          <w:sz w:val="16"/>
          <w:szCs w:val="16"/>
        </w:rPr>
        <w:delText>104</w:delText>
      </w:r>
      <w:r w:rsidRPr="00AF759C">
        <w:rPr>
          <w:rFonts w:asciiTheme="majorHAnsi" w:hAnsiTheme="majorHAnsi" w:cstheme="majorHAnsi"/>
          <w:b/>
          <w:bCs/>
          <w:sz w:val="16"/>
          <w:szCs w:val="16"/>
        </w:rPr>
        <w:fldChar w:fldCharType="end"/>
      </w:r>
    </w:del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5FB1CEF" w14:textId="77777777" w:rsidR="001B7468" w:rsidRDefault="001B7468" w:rsidP="006943DA">
      <w:pPr>
        <w:spacing w:after="0" w:line="240" w:lineRule="auto"/>
      </w:pPr>
      <w:r>
        <w:separator/>
      </w:r>
    </w:p>
  </w:footnote>
  <w:footnote w:type="continuationSeparator" w:id="0">
    <w:p w14:paraId="3C332878" w14:textId="77777777" w:rsidR="001B7468" w:rsidRDefault="001B7468" w:rsidP="006943DA">
      <w:pPr>
        <w:spacing w:after="0" w:line="240" w:lineRule="auto"/>
      </w:pPr>
      <w:r>
        <w:continuationSeparator/>
      </w:r>
    </w:p>
  </w:footnote>
  <w:footnote w:type="continuationNotice" w:id="1">
    <w:p w14:paraId="684E0C41" w14:textId="77777777" w:rsidR="001B7468" w:rsidRDefault="001B746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1C1F568" w14:textId="77777777" w:rsidR="00BC1E13" w:rsidRDefault="00BC1E13">
    <w:pPr>
      <w:pStyle w:val="Footer"/>
      <w:pPrChange w:id="156" w:author="uzivatel" w:date="2026-09-22T12:41:00Z" w16du:dateUtc="2026-09-22T16:41:00Z">
        <w:pPr>
          <w:pStyle w:val="Header"/>
        </w:pPr>
      </w:pPrChange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430D72"/>
    <w:multiLevelType w:val="hybridMultilevel"/>
    <w:tmpl w:val="0DAE2AB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86799B"/>
    <w:multiLevelType w:val="hybridMultilevel"/>
    <w:tmpl w:val="E69C916A"/>
    <w:lvl w:ilvl="0" w:tplc="B9F44CF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D253CF6"/>
    <w:multiLevelType w:val="hybridMultilevel"/>
    <w:tmpl w:val="EE527A12"/>
    <w:lvl w:ilvl="0" w:tplc="1EEA6224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8C3FB0"/>
    <w:multiLevelType w:val="hybridMultilevel"/>
    <w:tmpl w:val="CD5CE3D8"/>
    <w:lvl w:ilvl="0" w:tplc="1FEC14D0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7BF0B0A"/>
    <w:multiLevelType w:val="hybridMultilevel"/>
    <w:tmpl w:val="8158A308"/>
    <w:lvl w:ilvl="0" w:tplc="1EEA6224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19233B"/>
    <w:multiLevelType w:val="hybridMultilevel"/>
    <w:tmpl w:val="27262C9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647027"/>
    <w:multiLevelType w:val="hybridMultilevel"/>
    <w:tmpl w:val="6EB211CE"/>
    <w:lvl w:ilvl="0" w:tplc="87680E92">
      <w:numFmt w:val="bullet"/>
      <w:lvlText w:val="-"/>
      <w:lvlJc w:val="left"/>
      <w:pPr>
        <w:ind w:left="720" w:hanging="360"/>
      </w:pPr>
      <w:rPr>
        <w:rFonts w:ascii="Roboto" w:eastAsiaTheme="minorHAnsi" w:hAnsi="Roboto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3703807">
    <w:abstractNumId w:val="4"/>
  </w:num>
  <w:num w:numId="2" w16cid:durableId="954673661">
    <w:abstractNumId w:val="2"/>
  </w:num>
  <w:num w:numId="3" w16cid:durableId="1878468788">
    <w:abstractNumId w:val="5"/>
  </w:num>
  <w:num w:numId="4" w16cid:durableId="1030110151">
    <w:abstractNumId w:val="0"/>
  </w:num>
  <w:num w:numId="5" w16cid:durableId="9767821">
    <w:abstractNumId w:val="3"/>
  </w:num>
  <w:num w:numId="6" w16cid:durableId="843279477">
    <w:abstractNumId w:val="6"/>
  </w:num>
  <w:num w:numId="7" w16cid:durableId="749274069">
    <w:abstractNumId w:val="1"/>
  </w:num>
  <w:numIdMacAtCleanup w:val="7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254"/>
    <w:rsid w:val="00001720"/>
    <w:rsid w:val="00003901"/>
    <w:rsid w:val="00010A04"/>
    <w:rsid w:val="00011A02"/>
    <w:rsid w:val="00011E42"/>
    <w:rsid w:val="00012DE3"/>
    <w:rsid w:val="000142F4"/>
    <w:rsid w:val="00015558"/>
    <w:rsid w:val="00020687"/>
    <w:rsid w:val="00021D99"/>
    <w:rsid w:val="0002301B"/>
    <w:rsid w:val="000234F6"/>
    <w:rsid w:val="0003072C"/>
    <w:rsid w:val="00031F37"/>
    <w:rsid w:val="000321AE"/>
    <w:rsid w:val="000332BD"/>
    <w:rsid w:val="00034C95"/>
    <w:rsid w:val="00037B6F"/>
    <w:rsid w:val="0004298E"/>
    <w:rsid w:val="00042AFE"/>
    <w:rsid w:val="00042C84"/>
    <w:rsid w:val="000454DF"/>
    <w:rsid w:val="000467DF"/>
    <w:rsid w:val="00047DB3"/>
    <w:rsid w:val="00047FDB"/>
    <w:rsid w:val="00056DD3"/>
    <w:rsid w:val="00057D0D"/>
    <w:rsid w:val="00066057"/>
    <w:rsid w:val="000672F9"/>
    <w:rsid w:val="00067896"/>
    <w:rsid w:val="00067C1B"/>
    <w:rsid w:val="000701FB"/>
    <w:rsid w:val="00070413"/>
    <w:rsid w:val="00070B7A"/>
    <w:rsid w:val="00074F89"/>
    <w:rsid w:val="000770AC"/>
    <w:rsid w:val="000773D5"/>
    <w:rsid w:val="00080BE6"/>
    <w:rsid w:val="000818D8"/>
    <w:rsid w:val="000825A4"/>
    <w:rsid w:val="00084A8E"/>
    <w:rsid w:val="00085CAD"/>
    <w:rsid w:val="00085D10"/>
    <w:rsid w:val="000865AB"/>
    <w:rsid w:val="000865DB"/>
    <w:rsid w:val="00090EF3"/>
    <w:rsid w:val="00091BEF"/>
    <w:rsid w:val="00095E0A"/>
    <w:rsid w:val="0009752E"/>
    <w:rsid w:val="000978E7"/>
    <w:rsid w:val="00097FBC"/>
    <w:rsid w:val="000A0FF3"/>
    <w:rsid w:val="000A100D"/>
    <w:rsid w:val="000A2951"/>
    <w:rsid w:val="000A5C3C"/>
    <w:rsid w:val="000A7712"/>
    <w:rsid w:val="000B0769"/>
    <w:rsid w:val="000B2DC2"/>
    <w:rsid w:val="000B58C7"/>
    <w:rsid w:val="000B7770"/>
    <w:rsid w:val="000C1D5B"/>
    <w:rsid w:val="000C2425"/>
    <w:rsid w:val="000C362A"/>
    <w:rsid w:val="000C383A"/>
    <w:rsid w:val="000C3E4F"/>
    <w:rsid w:val="000C430E"/>
    <w:rsid w:val="000C4622"/>
    <w:rsid w:val="000D0393"/>
    <w:rsid w:val="000D0F78"/>
    <w:rsid w:val="000D141D"/>
    <w:rsid w:val="000D6631"/>
    <w:rsid w:val="000D68D8"/>
    <w:rsid w:val="000E18C6"/>
    <w:rsid w:val="000E1D1A"/>
    <w:rsid w:val="000E39F2"/>
    <w:rsid w:val="000E3B54"/>
    <w:rsid w:val="000F2112"/>
    <w:rsid w:val="000F59C8"/>
    <w:rsid w:val="000F67AA"/>
    <w:rsid w:val="000F67EA"/>
    <w:rsid w:val="000F6D09"/>
    <w:rsid w:val="00100511"/>
    <w:rsid w:val="00104279"/>
    <w:rsid w:val="00104F92"/>
    <w:rsid w:val="00111CAD"/>
    <w:rsid w:val="001120B3"/>
    <w:rsid w:val="00114875"/>
    <w:rsid w:val="0011513C"/>
    <w:rsid w:val="00116D23"/>
    <w:rsid w:val="001221EE"/>
    <w:rsid w:val="00123FDA"/>
    <w:rsid w:val="0012516C"/>
    <w:rsid w:val="00125442"/>
    <w:rsid w:val="001307CB"/>
    <w:rsid w:val="00131188"/>
    <w:rsid w:val="00132DB9"/>
    <w:rsid w:val="00141E81"/>
    <w:rsid w:val="00141FEE"/>
    <w:rsid w:val="00142C31"/>
    <w:rsid w:val="0014357A"/>
    <w:rsid w:val="001439C1"/>
    <w:rsid w:val="00143E0C"/>
    <w:rsid w:val="0015020E"/>
    <w:rsid w:val="00152D29"/>
    <w:rsid w:val="0015477A"/>
    <w:rsid w:val="001548B3"/>
    <w:rsid w:val="0015544E"/>
    <w:rsid w:val="001635EF"/>
    <w:rsid w:val="0016486F"/>
    <w:rsid w:val="00166528"/>
    <w:rsid w:val="00166549"/>
    <w:rsid w:val="00166E75"/>
    <w:rsid w:val="001700D1"/>
    <w:rsid w:val="0017343D"/>
    <w:rsid w:val="001827EA"/>
    <w:rsid w:val="00185754"/>
    <w:rsid w:val="00190E35"/>
    <w:rsid w:val="001912B7"/>
    <w:rsid w:val="001932EE"/>
    <w:rsid w:val="00193831"/>
    <w:rsid w:val="00193BC9"/>
    <w:rsid w:val="00193FD6"/>
    <w:rsid w:val="00194648"/>
    <w:rsid w:val="00194A9C"/>
    <w:rsid w:val="001A1478"/>
    <w:rsid w:val="001A185C"/>
    <w:rsid w:val="001A2F56"/>
    <w:rsid w:val="001A359E"/>
    <w:rsid w:val="001B2E17"/>
    <w:rsid w:val="001B7468"/>
    <w:rsid w:val="001C04AB"/>
    <w:rsid w:val="001C2B45"/>
    <w:rsid w:val="001C2C75"/>
    <w:rsid w:val="001C77C0"/>
    <w:rsid w:val="001D0EF8"/>
    <w:rsid w:val="001D36D6"/>
    <w:rsid w:val="001D4911"/>
    <w:rsid w:val="001D66D1"/>
    <w:rsid w:val="001E108B"/>
    <w:rsid w:val="001E255E"/>
    <w:rsid w:val="001E4218"/>
    <w:rsid w:val="001E4E92"/>
    <w:rsid w:val="001E550E"/>
    <w:rsid w:val="001E588D"/>
    <w:rsid w:val="001E5EA5"/>
    <w:rsid w:val="001E61D6"/>
    <w:rsid w:val="001E7B39"/>
    <w:rsid w:val="001E7E9F"/>
    <w:rsid w:val="001F03C5"/>
    <w:rsid w:val="001F21FD"/>
    <w:rsid w:val="001F2FC9"/>
    <w:rsid w:val="001F38FE"/>
    <w:rsid w:val="001F5460"/>
    <w:rsid w:val="00201FBD"/>
    <w:rsid w:val="00202FF9"/>
    <w:rsid w:val="0021049C"/>
    <w:rsid w:val="0021267A"/>
    <w:rsid w:val="0021498B"/>
    <w:rsid w:val="00214A94"/>
    <w:rsid w:val="00214E59"/>
    <w:rsid w:val="00216C87"/>
    <w:rsid w:val="00220954"/>
    <w:rsid w:val="00222525"/>
    <w:rsid w:val="00223463"/>
    <w:rsid w:val="00223857"/>
    <w:rsid w:val="00226633"/>
    <w:rsid w:val="00230110"/>
    <w:rsid w:val="00244007"/>
    <w:rsid w:val="00245BA3"/>
    <w:rsid w:val="0025003C"/>
    <w:rsid w:val="002503FD"/>
    <w:rsid w:val="00250471"/>
    <w:rsid w:val="00250B88"/>
    <w:rsid w:val="0025181B"/>
    <w:rsid w:val="00251CA9"/>
    <w:rsid w:val="00253884"/>
    <w:rsid w:val="00253DD9"/>
    <w:rsid w:val="00255D6F"/>
    <w:rsid w:val="002570DE"/>
    <w:rsid w:val="00257CFA"/>
    <w:rsid w:val="00260D9C"/>
    <w:rsid w:val="0026401E"/>
    <w:rsid w:val="0026534A"/>
    <w:rsid w:val="00265D52"/>
    <w:rsid w:val="00266D72"/>
    <w:rsid w:val="0027124C"/>
    <w:rsid w:val="0027208F"/>
    <w:rsid w:val="00273E28"/>
    <w:rsid w:val="00273EC1"/>
    <w:rsid w:val="002832B2"/>
    <w:rsid w:val="002834A0"/>
    <w:rsid w:val="002839F8"/>
    <w:rsid w:val="002843F6"/>
    <w:rsid w:val="0028602A"/>
    <w:rsid w:val="0028742F"/>
    <w:rsid w:val="0028799E"/>
    <w:rsid w:val="00287FA1"/>
    <w:rsid w:val="002921FC"/>
    <w:rsid w:val="002932A5"/>
    <w:rsid w:val="0029418E"/>
    <w:rsid w:val="00294F7B"/>
    <w:rsid w:val="00295F97"/>
    <w:rsid w:val="00296E0A"/>
    <w:rsid w:val="002A0A1D"/>
    <w:rsid w:val="002A18C4"/>
    <w:rsid w:val="002A2396"/>
    <w:rsid w:val="002A3E86"/>
    <w:rsid w:val="002A727A"/>
    <w:rsid w:val="002B0C98"/>
    <w:rsid w:val="002B27AF"/>
    <w:rsid w:val="002B3263"/>
    <w:rsid w:val="002B4C18"/>
    <w:rsid w:val="002B501B"/>
    <w:rsid w:val="002B5C31"/>
    <w:rsid w:val="002B7917"/>
    <w:rsid w:val="002C6FE2"/>
    <w:rsid w:val="002C702D"/>
    <w:rsid w:val="002C740F"/>
    <w:rsid w:val="002D2828"/>
    <w:rsid w:val="002D7B4C"/>
    <w:rsid w:val="002E01CB"/>
    <w:rsid w:val="002E14F2"/>
    <w:rsid w:val="002E1A6D"/>
    <w:rsid w:val="002E21F5"/>
    <w:rsid w:val="002E3E57"/>
    <w:rsid w:val="002E479F"/>
    <w:rsid w:val="002E5199"/>
    <w:rsid w:val="002E605A"/>
    <w:rsid w:val="002F0DF4"/>
    <w:rsid w:val="002F15FB"/>
    <w:rsid w:val="002F1C5F"/>
    <w:rsid w:val="002F4ECC"/>
    <w:rsid w:val="002F58C7"/>
    <w:rsid w:val="002F69E0"/>
    <w:rsid w:val="002F6B22"/>
    <w:rsid w:val="002F6C3C"/>
    <w:rsid w:val="002F77C8"/>
    <w:rsid w:val="002F7ED3"/>
    <w:rsid w:val="00302617"/>
    <w:rsid w:val="00305501"/>
    <w:rsid w:val="00307CE7"/>
    <w:rsid w:val="00307E2D"/>
    <w:rsid w:val="003105AA"/>
    <w:rsid w:val="00310D49"/>
    <w:rsid w:val="003157B0"/>
    <w:rsid w:val="003169EB"/>
    <w:rsid w:val="00317737"/>
    <w:rsid w:val="00320FC5"/>
    <w:rsid w:val="00321728"/>
    <w:rsid w:val="00321F96"/>
    <w:rsid w:val="00323FF5"/>
    <w:rsid w:val="0032466D"/>
    <w:rsid w:val="003253EE"/>
    <w:rsid w:val="003268C8"/>
    <w:rsid w:val="0032780A"/>
    <w:rsid w:val="00330132"/>
    <w:rsid w:val="00330CE1"/>
    <w:rsid w:val="00330F6D"/>
    <w:rsid w:val="00332BB9"/>
    <w:rsid w:val="00332C2A"/>
    <w:rsid w:val="0033419D"/>
    <w:rsid w:val="00334ADE"/>
    <w:rsid w:val="00336AD9"/>
    <w:rsid w:val="003377F2"/>
    <w:rsid w:val="00341E6A"/>
    <w:rsid w:val="003434E6"/>
    <w:rsid w:val="0034351E"/>
    <w:rsid w:val="003436FF"/>
    <w:rsid w:val="00343742"/>
    <w:rsid w:val="00346C48"/>
    <w:rsid w:val="003506F2"/>
    <w:rsid w:val="00352E9F"/>
    <w:rsid w:val="00355828"/>
    <w:rsid w:val="00356269"/>
    <w:rsid w:val="00357E81"/>
    <w:rsid w:val="00364BBF"/>
    <w:rsid w:val="00367A8E"/>
    <w:rsid w:val="00367FD3"/>
    <w:rsid w:val="00370D18"/>
    <w:rsid w:val="00374F1C"/>
    <w:rsid w:val="00377B89"/>
    <w:rsid w:val="00377C99"/>
    <w:rsid w:val="003845BD"/>
    <w:rsid w:val="00384BDB"/>
    <w:rsid w:val="0038720A"/>
    <w:rsid w:val="003900E8"/>
    <w:rsid w:val="00393DFA"/>
    <w:rsid w:val="00395008"/>
    <w:rsid w:val="0039517E"/>
    <w:rsid w:val="003962EC"/>
    <w:rsid w:val="003A1D9C"/>
    <w:rsid w:val="003A4848"/>
    <w:rsid w:val="003A4C2E"/>
    <w:rsid w:val="003A6C43"/>
    <w:rsid w:val="003A7BDB"/>
    <w:rsid w:val="003A7E39"/>
    <w:rsid w:val="003B100B"/>
    <w:rsid w:val="003B1B79"/>
    <w:rsid w:val="003B20C5"/>
    <w:rsid w:val="003B31AE"/>
    <w:rsid w:val="003B50A6"/>
    <w:rsid w:val="003B5475"/>
    <w:rsid w:val="003B57EB"/>
    <w:rsid w:val="003B5D56"/>
    <w:rsid w:val="003B6522"/>
    <w:rsid w:val="003B72DD"/>
    <w:rsid w:val="003B72E4"/>
    <w:rsid w:val="003C0507"/>
    <w:rsid w:val="003C3EA1"/>
    <w:rsid w:val="003C419D"/>
    <w:rsid w:val="003C4B6C"/>
    <w:rsid w:val="003C4E2F"/>
    <w:rsid w:val="003C55E8"/>
    <w:rsid w:val="003C5F3F"/>
    <w:rsid w:val="003C6048"/>
    <w:rsid w:val="003D293B"/>
    <w:rsid w:val="003D2A72"/>
    <w:rsid w:val="003D33B9"/>
    <w:rsid w:val="003D40AB"/>
    <w:rsid w:val="003D7087"/>
    <w:rsid w:val="003D7962"/>
    <w:rsid w:val="003D7C06"/>
    <w:rsid w:val="003E11BF"/>
    <w:rsid w:val="003E3205"/>
    <w:rsid w:val="003E5D69"/>
    <w:rsid w:val="003F041E"/>
    <w:rsid w:val="003F264C"/>
    <w:rsid w:val="003F3A87"/>
    <w:rsid w:val="003F4E05"/>
    <w:rsid w:val="003F7500"/>
    <w:rsid w:val="0040078C"/>
    <w:rsid w:val="00400C2D"/>
    <w:rsid w:val="00401426"/>
    <w:rsid w:val="004025B3"/>
    <w:rsid w:val="004025FD"/>
    <w:rsid w:val="0040381E"/>
    <w:rsid w:val="00405037"/>
    <w:rsid w:val="004055D2"/>
    <w:rsid w:val="00410990"/>
    <w:rsid w:val="00410A10"/>
    <w:rsid w:val="004155D9"/>
    <w:rsid w:val="00421AD5"/>
    <w:rsid w:val="00421D86"/>
    <w:rsid w:val="0042243F"/>
    <w:rsid w:val="004239B3"/>
    <w:rsid w:val="004246CE"/>
    <w:rsid w:val="0042665F"/>
    <w:rsid w:val="00426BD9"/>
    <w:rsid w:val="00430422"/>
    <w:rsid w:val="0043051E"/>
    <w:rsid w:val="00431F3B"/>
    <w:rsid w:val="0043202B"/>
    <w:rsid w:val="0043286B"/>
    <w:rsid w:val="004374B7"/>
    <w:rsid w:val="00441E0C"/>
    <w:rsid w:val="004435CB"/>
    <w:rsid w:val="00446B62"/>
    <w:rsid w:val="00453025"/>
    <w:rsid w:val="00453A0B"/>
    <w:rsid w:val="004550B2"/>
    <w:rsid w:val="00455E58"/>
    <w:rsid w:val="004575AD"/>
    <w:rsid w:val="00457C6E"/>
    <w:rsid w:val="00462C1E"/>
    <w:rsid w:val="00464A02"/>
    <w:rsid w:val="004664E6"/>
    <w:rsid w:val="00467018"/>
    <w:rsid w:val="004701DC"/>
    <w:rsid w:val="004714D6"/>
    <w:rsid w:val="00473E54"/>
    <w:rsid w:val="00476452"/>
    <w:rsid w:val="004764FB"/>
    <w:rsid w:val="00483633"/>
    <w:rsid w:val="0048494D"/>
    <w:rsid w:val="0048510A"/>
    <w:rsid w:val="00490D43"/>
    <w:rsid w:val="00491788"/>
    <w:rsid w:val="004924D5"/>
    <w:rsid w:val="004927C6"/>
    <w:rsid w:val="00492C57"/>
    <w:rsid w:val="004934A3"/>
    <w:rsid w:val="00494AC3"/>
    <w:rsid w:val="00496855"/>
    <w:rsid w:val="00497ED2"/>
    <w:rsid w:val="004A01FF"/>
    <w:rsid w:val="004A026A"/>
    <w:rsid w:val="004A1B9A"/>
    <w:rsid w:val="004A3292"/>
    <w:rsid w:val="004A427D"/>
    <w:rsid w:val="004A5136"/>
    <w:rsid w:val="004A7C8F"/>
    <w:rsid w:val="004B0B15"/>
    <w:rsid w:val="004B20BD"/>
    <w:rsid w:val="004B433E"/>
    <w:rsid w:val="004B6870"/>
    <w:rsid w:val="004B7B57"/>
    <w:rsid w:val="004C1186"/>
    <w:rsid w:val="004C11EF"/>
    <w:rsid w:val="004C16B5"/>
    <w:rsid w:val="004C1A38"/>
    <w:rsid w:val="004C362B"/>
    <w:rsid w:val="004C6B88"/>
    <w:rsid w:val="004D0B8F"/>
    <w:rsid w:val="004D2347"/>
    <w:rsid w:val="004D396D"/>
    <w:rsid w:val="004D6204"/>
    <w:rsid w:val="004D7CA7"/>
    <w:rsid w:val="004E0034"/>
    <w:rsid w:val="004E289D"/>
    <w:rsid w:val="004E2E83"/>
    <w:rsid w:val="004E671A"/>
    <w:rsid w:val="004E7543"/>
    <w:rsid w:val="004E79EB"/>
    <w:rsid w:val="004F0DE2"/>
    <w:rsid w:val="004F10F0"/>
    <w:rsid w:val="004F20B4"/>
    <w:rsid w:val="004F60A7"/>
    <w:rsid w:val="004F72F9"/>
    <w:rsid w:val="004F7512"/>
    <w:rsid w:val="004F7C9B"/>
    <w:rsid w:val="005000B6"/>
    <w:rsid w:val="00500C22"/>
    <w:rsid w:val="0050223F"/>
    <w:rsid w:val="005030F0"/>
    <w:rsid w:val="0050313E"/>
    <w:rsid w:val="0050334E"/>
    <w:rsid w:val="00504C42"/>
    <w:rsid w:val="00504EC6"/>
    <w:rsid w:val="005125A2"/>
    <w:rsid w:val="005135B6"/>
    <w:rsid w:val="0051378F"/>
    <w:rsid w:val="00520720"/>
    <w:rsid w:val="00520A3C"/>
    <w:rsid w:val="00520EFB"/>
    <w:rsid w:val="00521A47"/>
    <w:rsid w:val="0052717F"/>
    <w:rsid w:val="00527236"/>
    <w:rsid w:val="005303B3"/>
    <w:rsid w:val="00530EEB"/>
    <w:rsid w:val="00532953"/>
    <w:rsid w:val="00533CFC"/>
    <w:rsid w:val="00534EA9"/>
    <w:rsid w:val="005369CE"/>
    <w:rsid w:val="005379D3"/>
    <w:rsid w:val="005406F7"/>
    <w:rsid w:val="005408AC"/>
    <w:rsid w:val="00543C19"/>
    <w:rsid w:val="005446FD"/>
    <w:rsid w:val="0054697B"/>
    <w:rsid w:val="0055036D"/>
    <w:rsid w:val="005504E8"/>
    <w:rsid w:val="0055149B"/>
    <w:rsid w:val="00552252"/>
    <w:rsid w:val="00552BF2"/>
    <w:rsid w:val="00555F33"/>
    <w:rsid w:val="00560356"/>
    <w:rsid w:val="00560E88"/>
    <w:rsid w:val="005631B3"/>
    <w:rsid w:val="0056440A"/>
    <w:rsid w:val="0056516A"/>
    <w:rsid w:val="00567A1E"/>
    <w:rsid w:val="00571AB5"/>
    <w:rsid w:val="005730E3"/>
    <w:rsid w:val="005737A5"/>
    <w:rsid w:val="00575D4A"/>
    <w:rsid w:val="00576695"/>
    <w:rsid w:val="00576AF8"/>
    <w:rsid w:val="00580512"/>
    <w:rsid w:val="005840D0"/>
    <w:rsid w:val="00584EF9"/>
    <w:rsid w:val="005860CC"/>
    <w:rsid w:val="00590C62"/>
    <w:rsid w:val="00591403"/>
    <w:rsid w:val="00591AF8"/>
    <w:rsid w:val="00592B0B"/>
    <w:rsid w:val="005940DB"/>
    <w:rsid w:val="005960EE"/>
    <w:rsid w:val="00596269"/>
    <w:rsid w:val="005964B5"/>
    <w:rsid w:val="005A2417"/>
    <w:rsid w:val="005A5054"/>
    <w:rsid w:val="005A6DF9"/>
    <w:rsid w:val="005B2584"/>
    <w:rsid w:val="005B2D06"/>
    <w:rsid w:val="005B35AF"/>
    <w:rsid w:val="005B3A69"/>
    <w:rsid w:val="005B5123"/>
    <w:rsid w:val="005B542E"/>
    <w:rsid w:val="005C6C1B"/>
    <w:rsid w:val="005C71BD"/>
    <w:rsid w:val="005C7917"/>
    <w:rsid w:val="005C7D1D"/>
    <w:rsid w:val="005D0F70"/>
    <w:rsid w:val="005D30A5"/>
    <w:rsid w:val="005E0B63"/>
    <w:rsid w:val="005F06F9"/>
    <w:rsid w:val="005F1BB3"/>
    <w:rsid w:val="005F3640"/>
    <w:rsid w:val="005F3EE7"/>
    <w:rsid w:val="005F4481"/>
    <w:rsid w:val="005F542C"/>
    <w:rsid w:val="005F7C09"/>
    <w:rsid w:val="00601743"/>
    <w:rsid w:val="006035B5"/>
    <w:rsid w:val="006057F7"/>
    <w:rsid w:val="00606F81"/>
    <w:rsid w:val="0061062E"/>
    <w:rsid w:val="00612078"/>
    <w:rsid w:val="00614FAC"/>
    <w:rsid w:val="00615A12"/>
    <w:rsid w:val="00617DBC"/>
    <w:rsid w:val="00624DC7"/>
    <w:rsid w:val="00627074"/>
    <w:rsid w:val="006276D0"/>
    <w:rsid w:val="006308C0"/>
    <w:rsid w:val="006314B6"/>
    <w:rsid w:val="00633A97"/>
    <w:rsid w:val="00634DD1"/>
    <w:rsid w:val="00634F8B"/>
    <w:rsid w:val="0063674A"/>
    <w:rsid w:val="00636C15"/>
    <w:rsid w:val="00640660"/>
    <w:rsid w:val="00640C47"/>
    <w:rsid w:val="00640D44"/>
    <w:rsid w:val="0064326D"/>
    <w:rsid w:val="00643DCC"/>
    <w:rsid w:val="00645932"/>
    <w:rsid w:val="00645B8C"/>
    <w:rsid w:val="00646111"/>
    <w:rsid w:val="00650990"/>
    <w:rsid w:val="00650B0A"/>
    <w:rsid w:val="006544AC"/>
    <w:rsid w:val="00654C4D"/>
    <w:rsid w:val="00656B79"/>
    <w:rsid w:val="00663F98"/>
    <w:rsid w:val="00666D9E"/>
    <w:rsid w:val="0066722F"/>
    <w:rsid w:val="00671ADF"/>
    <w:rsid w:val="006801F9"/>
    <w:rsid w:val="00681F96"/>
    <w:rsid w:val="006827CB"/>
    <w:rsid w:val="00683E23"/>
    <w:rsid w:val="00684579"/>
    <w:rsid w:val="00685D4C"/>
    <w:rsid w:val="006862C7"/>
    <w:rsid w:val="0068646B"/>
    <w:rsid w:val="00690BA7"/>
    <w:rsid w:val="006913E0"/>
    <w:rsid w:val="00693BEB"/>
    <w:rsid w:val="006943DA"/>
    <w:rsid w:val="0069557F"/>
    <w:rsid w:val="006A1B07"/>
    <w:rsid w:val="006A40BE"/>
    <w:rsid w:val="006A517F"/>
    <w:rsid w:val="006A7005"/>
    <w:rsid w:val="006A7BF7"/>
    <w:rsid w:val="006B3560"/>
    <w:rsid w:val="006B4597"/>
    <w:rsid w:val="006B487A"/>
    <w:rsid w:val="006B5300"/>
    <w:rsid w:val="006B72CB"/>
    <w:rsid w:val="006B75D9"/>
    <w:rsid w:val="006C08F8"/>
    <w:rsid w:val="006C0F4C"/>
    <w:rsid w:val="006C25F9"/>
    <w:rsid w:val="006C2C5D"/>
    <w:rsid w:val="006C3462"/>
    <w:rsid w:val="006C435B"/>
    <w:rsid w:val="006C5829"/>
    <w:rsid w:val="006D0274"/>
    <w:rsid w:val="006D0779"/>
    <w:rsid w:val="006D1160"/>
    <w:rsid w:val="006D14AD"/>
    <w:rsid w:val="006D314D"/>
    <w:rsid w:val="006D39C4"/>
    <w:rsid w:val="006D7636"/>
    <w:rsid w:val="006D77E7"/>
    <w:rsid w:val="006E00C8"/>
    <w:rsid w:val="006E120E"/>
    <w:rsid w:val="006E13AF"/>
    <w:rsid w:val="006E3EB0"/>
    <w:rsid w:val="006E4C55"/>
    <w:rsid w:val="006E73B5"/>
    <w:rsid w:val="006F11D2"/>
    <w:rsid w:val="006F151E"/>
    <w:rsid w:val="006F1648"/>
    <w:rsid w:val="006F3A4A"/>
    <w:rsid w:val="006F43E2"/>
    <w:rsid w:val="006F6219"/>
    <w:rsid w:val="0070237A"/>
    <w:rsid w:val="00705FBA"/>
    <w:rsid w:val="00706CFD"/>
    <w:rsid w:val="0071171E"/>
    <w:rsid w:val="0071556C"/>
    <w:rsid w:val="00715C80"/>
    <w:rsid w:val="00720CF9"/>
    <w:rsid w:val="00722654"/>
    <w:rsid w:val="00724AA7"/>
    <w:rsid w:val="00724AD2"/>
    <w:rsid w:val="007315E1"/>
    <w:rsid w:val="00735302"/>
    <w:rsid w:val="007367E2"/>
    <w:rsid w:val="007406D2"/>
    <w:rsid w:val="00741EE6"/>
    <w:rsid w:val="00744399"/>
    <w:rsid w:val="007444A8"/>
    <w:rsid w:val="007470D6"/>
    <w:rsid w:val="007471C0"/>
    <w:rsid w:val="00750EC3"/>
    <w:rsid w:val="00752B5F"/>
    <w:rsid w:val="00753E8F"/>
    <w:rsid w:val="00757BAF"/>
    <w:rsid w:val="00761B81"/>
    <w:rsid w:val="00761BFA"/>
    <w:rsid w:val="007631F3"/>
    <w:rsid w:val="00764FA0"/>
    <w:rsid w:val="00766D81"/>
    <w:rsid w:val="00767C00"/>
    <w:rsid w:val="007702A3"/>
    <w:rsid w:val="00770A89"/>
    <w:rsid w:val="0077191F"/>
    <w:rsid w:val="00774B7E"/>
    <w:rsid w:val="00777864"/>
    <w:rsid w:val="00777BBA"/>
    <w:rsid w:val="00781845"/>
    <w:rsid w:val="0078449B"/>
    <w:rsid w:val="00784D05"/>
    <w:rsid w:val="00785495"/>
    <w:rsid w:val="007877AD"/>
    <w:rsid w:val="007903A1"/>
    <w:rsid w:val="00791711"/>
    <w:rsid w:val="0079254B"/>
    <w:rsid w:val="00794EE7"/>
    <w:rsid w:val="007978F4"/>
    <w:rsid w:val="007A0E61"/>
    <w:rsid w:val="007A1E6D"/>
    <w:rsid w:val="007A26A5"/>
    <w:rsid w:val="007A28E0"/>
    <w:rsid w:val="007A2D4B"/>
    <w:rsid w:val="007A5A17"/>
    <w:rsid w:val="007A628D"/>
    <w:rsid w:val="007A6601"/>
    <w:rsid w:val="007B3212"/>
    <w:rsid w:val="007B4482"/>
    <w:rsid w:val="007D120F"/>
    <w:rsid w:val="007D2242"/>
    <w:rsid w:val="007D3175"/>
    <w:rsid w:val="007D3511"/>
    <w:rsid w:val="007D3E74"/>
    <w:rsid w:val="007D56AD"/>
    <w:rsid w:val="007E4CC1"/>
    <w:rsid w:val="007E5BA6"/>
    <w:rsid w:val="007F1211"/>
    <w:rsid w:val="007F6B4D"/>
    <w:rsid w:val="00800536"/>
    <w:rsid w:val="00800CF7"/>
    <w:rsid w:val="008029CB"/>
    <w:rsid w:val="00802E7F"/>
    <w:rsid w:val="00807277"/>
    <w:rsid w:val="008107FD"/>
    <w:rsid w:val="00812463"/>
    <w:rsid w:val="008128CE"/>
    <w:rsid w:val="00812FBF"/>
    <w:rsid w:val="0081463F"/>
    <w:rsid w:val="00814B8E"/>
    <w:rsid w:val="00814D9C"/>
    <w:rsid w:val="00814F40"/>
    <w:rsid w:val="0081547E"/>
    <w:rsid w:val="0081558B"/>
    <w:rsid w:val="00815808"/>
    <w:rsid w:val="0081600F"/>
    <w:rsid w:val="00816786"/>
    <w:rsid w:val="00816A97"/>
    <w:rsid w:val="008176DA"/>
    <w:rsid w:val="00817F8F"/>
    <w:rsid w:val="00820E1A"/>
    <w:rsid w:val="00833C6F"/>
    <w:rsid w:val="0083406B"/>
    <w:rsid w:val="00837827"/>
    <w:rsid w:val="0084324F"/>
    <w:rsid w:val="00851FE4"/>
    <w:rsid w:val="008539C6"/>
    <w:rsid w:val="00853A76"/>
    <w:rsid w:val="008540E3"/>
    <w:rsid w:val="008563B7"/>
    <w:rsid w:val="00856774"/>
    <w:rsid w:val="0086048C"/>
    <w:rsid w:val="00861AD6"/>
    <w:rsid w:val="00862014"/>
    <w:rsid w:val="0086283E"/>
    <w:rsid w:val="00863E3C"/>
    <w:rsid w:val="00865471"/>
    <w:rsid w:val="008662FF"/>
    <w:rsid w:val="0086688A"/>
    <w:rsid w:val="00866D5B"/>
    <w:rsid w:val="008675C2"/>
    <w:rsid w:val="008702A6"/>
    <w:rsid w:val="008728E6"/>
    <w:rsid w:val="008733B7"/>
    <w:rsid w:val="00875E83"/>
    <w:rsid w:val="0088091F"/>
    <w:rsid w:val="00881794"/>
    <w:rsid w:val="0088252F"/>
    <w:rsid w:val="00883B66"/>
    <w:rsid w:val="008841A2"/>
    <w:rsid w:val="008878B6"/>
    <w:rsid w:val="008901B6"/>
    <w:rsid w:val="00893337"/>
    <w:rsid w:val="008950F4"/>
    <w:rsid w:val="008954CF"/>
    <w:rsid w:val="0089577F"/>
    <w:rsid w:val="00895C51"/>
    <w:rsid w:val="00896A85"/>
    <w:rsid w:val="008A0C77"/>
    <w:rsid w:val="008A5119"/>
    <w:rsid w:val="008B0816"/>
    <w:rsid w:val="008B5372"/>
    <w:rsid w:val="008B5EB7"/>
    <w:rsid w:val="008B6101"/>
    <w:rsid w:val="008B7338"/>
    <w:rsid w:val="008C0499"/>
    <w:rsid w:val="008C6605"/>
    <w:rsid w:val="008D0920"/>
    <w:rsid w:val="008D3B0B"/>
    <w:rsid w:val="008D5682"/>
    <w:rsid w:val="008E0FEC"/>
    <w:rsid w:val="008E16D0"/>
    <w:rsid w:val="008E2DE7"/>
    <w:rsid w:val="008E6295"/>
    <w:rsid w:val="008E66B2"/>
    <w:rsid w:val="008E7551"/>
    <w:rsid w:val="008F1292"/>
    <w:rsid w:val="008F201E"/>
    <w:rsid w:val="008F543A"/>
    <w:rsid w:val="008F695B"/>
    <w:rsid w:val="008F6972"/>
    <w:rsid w:val="00901B2B"/>
    <w:rsid w:val="00905D4F"/>
    <w:rsid w:val="0091028E"/>
    <w:rsid w:val="009104A8"/>
    <w:rsid w:val="009113D3"/>
    <w:rsid w:val="00911488"/>
    <w:rsid w:val="00912841"/>
    <w:rsid w:val="009153AC"/>
    <w:rsid w:val="00917636"/>
    <w:rsid w:val="00917FC7"/>
    <w:rsid w:val="009213B3"/>
    <w:rsid w:val="009233F0"/>
    <w:rsid w:val="009246B9"/>
    <w:rsid w:val="00924BC4"/>
    <w:rsid w:val="00925C8F"/>
    <w:rsid w:val="00926BE8"/>
    <w:rsid w:val="00930529"/>
    <w:rsid w:val="0093424E"/>
    <w:rsid w:val="0093774D"/>
    <w:rsid w:val="00941693"/>
    <w:rsid w:val="0094188E"/>
    <w:rsid w:val="00941955"/>
    <w:rsid w:val="00942078"/>
    <w:rsid w:val="00942599"/>
    <w:rsid w:val="009441DC"/>
    <w:rsid w:val="00944A58"/>
    <w:rsid w:val="00946DE0"/>
    <w:rsid w:val="00947B98"/>
    <w:rsid w:val="00950EF4"/>
    <w:rsid w:val="00952E3D"/>
    <w:rsid w:val="00953F4A"/>
    <w:rsid w:val="00954991"/>
    <w:rsid w:val="00961FF2"/>
    <w:rsid w:val="00967EDD"/>
    <w:rsid w:val="009700EB"/>
    <w:rsid w:val="00973795"/>
    <w:rsid w:val="00975CCC"/>
    <w:rsid w:val="00975CE3"/>
    <w:rsid w:val="0098060E"/>
    <w:rsid w:val="00981395"/>
    <w:rsid w:val="009827D6"/>
    <w:rsid w:val="00982E83"/>
    <w:rsid w:val="0098376D"/>
    <w:rsid w:val="00983AD5"/>
    <w:rsid w:val="009850F4"/>
    <w:rsid w:val="00987477"/>
    <w:rsid w:val="00990905"/>
    <w:rsid w:val="00990AA9"/>
    <w:rsid w:val="00990B5C"/>
    <w:rsid w:val="00991292"/>
    <w:rsid w:val="00991BC2"/>
    <w:rsid w:val="00992F5A"/>
    <w:rsid w:val="00994072"/>
    <w:rsid w:val="009949ED"/>
    <w:rsid w:val="0099550E"/>
    <w:rsid w:val="0099593B"/>
    <w:rsid w:val="00995961"/>
    <w:rsid w:val="00996CAB"/>
    <w:rsid w:val="00997648"/>
    <w:rsid w:val="009A05E6"/>
    <w:rsid w:val="009A0FCB"/>
    <w:rsid w:val="009A21F9"/>
    <w:rsid w:val="009A4D7E"/>
    <w:rsid w:val="009A6884"/>
    <w:rsid w:val="009B0465"/>
    <w:rsid w:val="009B0E29"/>
    <w:rsid w:val="009B14F4"/>
    <w:rsid w:val="009B1574"/>
    <w:rsid w:val="009B1AE9"/>
    <w:rsid w:val="009B1E22"/>
    <w:rsid w:val="009B2DD5"/>
    <w:rsid w:val="009B329D"/>
    <w:rsid w:val="009B3AF0"/>
    <w:rsid w:val="009B45BA"/>
    <w:rsid w:val="009B53FD"/>
    <w:rsid w:val="009B5EA0"/>
    <w:rsid w:val="009C0C95"/>
    <w:rsid w:val="009C2655"/>
    <w:rsid w:val="009C2BA5"/>
    <w:rsid w:val="009C2C3F"/>
    <w:rsid w:val="009C7737"/>
    <w:rsid w:val="009D2872"/>
    <w:rsid w:val="009D457F"/>
    <w:rsid w:val="009D5A34"/>
    <w:rsid w:val="009D6A61"/>
    <w:rsid w:val="009E050D"/>
    <w:rsid w:val="009E2413"/>
    <w:rsid w:val="009E29FC"/>
    <w:rsid w:val="009E389A"/>
    <w:rsid w:val="009E4030"/>
    <w:rsid w:val="009E5DCE"/>
    <w:rsid w:val="009E5FDD"/>
    <w:rsid w:val="009E6B24"/>
    <w:rsid w:val="009E6CE6"/>
    <w:rsid w:val="009F2326"/>
    <w:rsid w:val="009F2608"/>
    <w:rsid w:val="009F375E"/>
    <w:rsid w:val="009F3DB8"/>
    <w:rsid w:val="009F62FC"/>
    <w:rsid w:val="009F6DED"/>
    <w:rsid w:val="00A000B4"/>
    <w:rsid w:val="00A00EAE"/>
    <w:rsid w:val="00A01C39"/>
    <w:rsid w:val="00A035AE"/>
    <w:rsid w:val="00A03A7E"/>
    <w:rsid w:val="00A0469B"/>
    <w:rsid w:val="00A04DE1"/>
    <w:rsid w:val="00A04DF2"/>
    <w:rsid w:val="00A062E5"/>
    <w:rsid w:val="00A13BDE"/>
    <w:rsid w:val="00A1739B"/>
    <w:rsid w:val="00A173E3"/>
    <w:rsid w:val="00A174E9"/>
    <w:rsid w:val="00A20999"/>
    <w:rsid w:val="00A21D00"/>
    <w:rsid w:val="00A22155"/>
    <w:rsid w:val="00A23737"/>
    <w:rsid w:val="00A2480D"/>
    <w:rsid w:val="00A26DDD"/>
    <w:rsid w:val="00A347D2"/>
    <w:rsid w:val="00A3594A"/>
    <w:rsid w:val="00A35B09"/>
    <w:rsid w:val="00A368EA"/>
    <w:rsid w:val="00A40FA6"/>
    <w:rsid w:val="00A41A3A"/>
    <w:rsid w:val="00A43A2A"/>
    <w:rsid w:val="00A46759"/>
    <w:rsid w:val="00A50873"/>
    <w:rsid w:val="00A50B0D"/>
    <w:rsid w:val="00A525C0"/>
    <w:rsid w:val="00A53C84"/>
    <w:rsid w:val="00A54FB1"/>
    <w:rsid w:val="00A55F72"/>
    <w:rsid w:val="00A56200"/>
    <w:rsid w:val="00A56C23"/>
    <w:rsid w:val="00A56DF7"/>
    <w:rsid w:val="00A578F6"/>
    <w:rsid w:val="00A6208B"/>
    <w:rsid w:val="00A64985"/>
    <w:rsid w:val="00A65D89"/>
    <w:rsid w:val="00A71C24"/>
    <w:rsid w:val="00A725F2"/>
    <w:rsid w:val="00A732BA"/>
    <w:rsid w:val="00A81FCF"/>
    <w:rsid w:val="00A8396A"/>
    <w:rsid w:val="00A92DA3"/>
    <w:rsid w:val="00A936D7"/>
    <w:rsid w:val="00A95B68"/>
    <w:rsid w:val="00AA0A16"/>
    <w:rsid w:val="00AA44C6"/>
    <w:rsid w:val="00AA4E59"/>
    <w:rsid w:val="00AA5FC2"/>
    <w:rsid w:val="00AA6ED5"/>
    <w:rsid w:val="00AB06C9"/>
    <w:rsid w:val="00AB07DE"/>
    <w:rsid w:val="00AB3F29"/>
    <w:rsid w:val="00AB4154"/>
    <w:rsid w:val="00AB4A31"/>
    <w:rsid w:val="00AB7A30"/>
    <w:rsid w:val="00AC013F"/>
    <w:rsid w:val="00AC0311"/>
    <w:rsid w:val="00AC11A7"/>
    <w:rsid w:val="00AC517D"/>
    <w:rsid w:val="00AC5394"/>
    <w:rsid w:val="00AC5F58"/>
    <w:rsid w:val="00AD0B43"/>
    <w:rsid w:val="00AD0DCB"/>
    <w:rsid w:val="00AD0E18"/>
    <w:rsid w:val="00AD1F14"/>
    <w:rsid w:val="00AD21B7"/>
    <w:rsid w:val="00AD5A5C"/>
    <w:rsid w:val="00AE4102"/>
    <w:rsid w:val="00AE689E"/>
    <w:rsid w:val="00AE726F"/>
    <w:rsid w:val="00AF0AB5"/>
    <w:rsid w:val="00AF311D"/>
    <w:rsid w:val="00AF3CFA"/>
    <w:rsid w:val="00AF69EB"/>
    <w:rsid w:val="00AF759E"/>
    <w:rsid w:val="00B0083D"/>
    <w:rsid w:val="00B00E35"/>
    <w:rsid w:val="00B01389"/>
    <w:rsid w:val="00B049C5"/>
    <w:rsid w:val="00B06B01"/>
    <w:rsid w:val="00B07085"/>
    <w:rsid w:val="00B104D3"/>
    <w:rsid w:val="00B10BD2"/>
    <w:rsid w:val="00B15D6E"/>
    <w:rsid w:val="00B21E26"/>
    <w:rsid w:val="00B221D1"/>
    <w:rsid w:val="00B22A2F"/>
    <w:rsid w:val="00B23100"/>
    <w:rsid w:val="00B23EDE"/>
    <w:rsid w:val="00B31901"/>
    <w:rsid w:val="00B32208"/>
    <w:rsid w:val="00B34388"/>
    <w:rsid w:val="00B35862"/>
    <w:rsid w:val="00B35B12"/>
    <w:rsid w:val="00B3600F"/>
    <w:rsid w:val="00B37E4D"/>
    <w:rsid w:val="00B4125F"/>
    <w:rsid w:val="00B42C8D"/>
    <w:rsid w:val="00B4589F"/>
    <w:rsid w:val="00B45CA7"/>
    <w:rsid w:val="00B5013A"/>
    <w:rsid w:val="00B5410A"/>
    <w:rsid w:val="00B6082D"/>
    <w:rsid w:val="00B612AA"/>
    <w:rsid w:val="00B61B57"/>
    <w:rsid w:val="00B62667"/>
    <w:rsid w:val="00B6358D"/>
    <w:rsid w:val="00B64022"/>
    <w:rsid w:val="00B64515"/>
    <w:rsid w:val="00B65191"/>
    <w:rsid w:val="00B65735"/>
    <w:rsid w:val="00B65D15"/>
    <w:rsid w:val="00B66685"/>
    <w:rsid w:val="00B66750"/>
    <w:rsid w:val="00B7145A"/>
    <w:rsid w:val="00B744BC"/>
    <w:rsid w:val="00B7721D"/>
    <w:rsid w:val="00B776D1"/>
    <w:rsid w:val="00B81261"/>
    <w:rsid w:val="00B81AA8"/>
    <w:rsid w:val="00B82CB2"/>
    <w:rsid w:val="00B84DF3"/>
    <w:rsid w:val="00B8699E"/>
    <w:rsid w:val="00B915EA"/>
    <w:rsid w:val="00BA07DA"/>
    <w:rsid w:val="00BA5606"/>
    <w:rsid w:val="00BB07BC"/>
    <w:rsid w:val="00BB32BB"/>
    <w:rsid w:val="00BB35E6"/>
    <w:rsid w:val="00BB6CB8"/>
    <w:rsid w:val="00BB7847"/>
    <w:rsid w:val="00BB7EDA"/>
    <w:rsid w:val="00BC10A1"/>
    <w:rsid w:val="00BC1AC5"/>
    <w:rsid w:val="00BC1E13"/>
    <w:rsid w:val="00BC319D"/>
    <w:rsid w:val="00BD051F"/>
    <w:rsid w:val="00BD1DD3"/>
    <w:rsid w:val="00BD1EDF"/>
    <w:rsid w:val="00BD603D"/>
    <w:rsid w:val="00BD61DB"/>
    <w:rsid w:val="00BD6CB9"/>
    <w:rsid w:val="00BD717A"/>
    <w:rsid w:val="00BE0BC2"/>
    <w:rsid w:val="00BE11E2"/>
    <w:rsid w:val="00BE1D9C"/>
    <w:rsid w:val="00BE2614"/>
    <w:rsid w:val="00BE2A46"/>
    <w:rsid w:val="00BE3D6C"/>
    <w:rsid w:val="00BE56A3"/>
    <w:rsid w:val="00BF0A95"/>
    <w:rsid w:val="00BF33E3"/>
    <w:rsid w:val="00BF455F"/>
    <w:rsid w:val="00BF5235"/>
    <w:rsid w:val="00BF7673"/>
    <w:rsid w:val="00C004D7"/>
    <w:rsid w:val="00C05081"/>
    <w:rsid w:val="00C05D9A"/>
    <w:rsid w:val="00C130B5"/>
    <w:rsid w:val="00C14297"/>
    <w:rsid w:val="00C15241"/>
    <w:rsid w:val="00C20023"/>
    <w:rsid w:val="00C20637"/>
    <w:rsid w:val="00C21111"/>
    <w:rsid w:val="00C233D4"/>
    <w:rsid w:val="00C24D29"/>
    <w:rsid w:val="00C256A1"/>
    <w:rsid w:val="00C2700C"/>
    <w:rsid w:val="00C27DA9"/>
    <w:rsid w:val="00C325DE"/>
    <w:rsid w:val="00C33DED"/>
    <w:rsid w:val="00C33F68"/>
    <w:rsid w:val="00C36F45"/>
    <w:rsid w:val="00C41CD6"/>
    <w:rsid w:val="00C43105"/>
    <w:rsid w:val="00C4622A"/>
    <w:rsid w:val="00C47416"/>
    <w:rsid w:val="00C50F85"/>
    <w:rsid w:val="00C512A4"/>
    <w:rsid w:val="00C5177E"/>
    <w:rsid w:val="00C5360A"/>
    <w:rsid w:val="00C54937"/>
    <w:rsid w:val="00C56E43"/>
    <w:rsid w:val="00C60D17"/>
    <w:rsid w:val="00C62E89"/>
    <w:rsid w:val="00C64B9C"/>
    <w:rsid w:val="00C66C40"/>
    <w:rsid w:val="00C67B22"/>
    <w:rsid w:val="00C727DA"/>
    <w:rsid w:val="00C768CF"/>
    <w:rsid w:val="00C76B2B"/>
    <w:rsid w:val="00C82C55"/>
    <w:rsid w:val="00C8304A"/>
    <w:rsid w:val="00C84C36"/>
    <w:rsid w:val="00C9043F"/>
    <w:rsid w:val="00C93311"/>
    <w:rsid w:val="00C9332B"/>
    <w:rsid w:val="00C941F4"/>
    <w:rsid w:val="00C94B47"/>
    <w:rsid w:val="00C95F49"/>
    <w:rsid w:val="00C96482"/>
    <w:rsid w:val="00C96EBB"/>
    <w:rsid w:val="00CA1903"/>
    <w:rsid w:val="00CA25F0"/>
    <w:rsid w:val="00CA2686"/>
    <w:rsid w:val="00CA5115"/>
    <w:rsid w:val="00CA5E20"/>
    <w:rsid w:val="00CB661F"/>
    <w:rsid w:val="00CB6977"/>
    <w:rsid w:val="00CB7BA5"/>
    <w:rsid w:val="00CC0762"/>
    <w:rsid w:val="00CC2126"/>
    <w:rsid w:val="00CC3146"/>
    <w:rsid w:val="00CC46AB"/>
    <w:rsid w:val="00CC5456"/>
    <w:rsid w:val="00CC58FE"/>
    <w:rsid w:val="00CD1F4A"/>
    <w:rsid w:val="00CD2D31"/>
    <w:rsid w:val="00CD3F0F"/>
    <w:rsid w:val="00CD4508"/>
    <w:rsid w:val="00CD5589"/>
    <w:rsid w:val="00CD64D1"/>
    <w:rsid w:val="00CE01B9"/>
    <w:rsid w:val="00CE0379"/>
    <w:rsid w:val="00CE1FC4"/>
    <w:rsid w:val="00CE2426"/>
    <w:rsid w:val="00CE4BA4"/>
    <w:rsid w:val="00CE4C28"/>
    <w:rsid w:val="00CE5A30"/>
    <w:rsid w:val="00CE5D2A"/>
    <w:rsid w:val="00CE7605"/>
    <w:rsid w:val="00CE77C9"/>
    <w:rsid w:val="00CF32AE"/>
    <w:rsid w:val="00D05A9E"/>
    <w:rsid w:val="00D0624F"/>
    <w:rsid w:val="00D14452"/>
    <w:rsid w:val="00D15C9E"/>
    <w:rsid w:val="00D1622F"/>
    <w:rsid w:val="00D166A3"/>
    <w:rsid w:val="00D16D1C"/>
    <w:rsid w:val="00D17BEC"/>
    <w:rsid w:val="00D22116"/>
    <w:rsid w:val="00D239DC"/>
    <w:rsid w:val="00D263C7"/>
    <w:rsid w:val="00D30C64"/>
    <w:rsid w:val="00D32935"/>
    <w:rsid w:val="00D35C24"/>
    <w:rsid w:val="00D37E50"/>
    <w:rsid w:val="00D42740"/>
    <w:rsid w:val="00D42DD5"/>
    <w:rsid w:val="00D431F5"/>
    <w:rsid w:val="00D43758"/>
    <w:rsid w:val="00D4518C"/>
    <w:rsid w:val="00D457D8"/>
    <w:rsid w:val="00D45DDF"/>
    <w:rsid w:val="00D46C6F"/>
    <w:rsid w:val="00D5026D"/>
    <w:rsid w:val="00D51D63"/>
    <w:rsid w:val="00D527A3"/>
    <w:rsid w:val="00D56CA0"/>
    <w:rsid w:val="00D60BCA"/>
    <w:rsid w:val="00D6452D"/>
    <w:rsid w:val="00D656F8"/>
    <w:rsid w:val="00D66303"/>
    <w:rsid w:val="00D67B78"/>
    <w:rsid w:val="00D7294B"/>
    <w:rsid w:val="00D72CD3"/>
    <w:rsid w:val="00D76B4E"/>
    <w:rsid w:val="00D77DC7"/>
    <w:rsid w:val="00D82C4C"/>
    <w:rsid w:val="00D87628"/>
    <w:rsid w:val="00D905CF"/>
    <w:rsid w:val="00D90F76"/>
    <w:rsid w:val="00D92AAD"/>
    <w:rsid w:val="00D92BA4"/>
    <w:rsid w:val="00D932A7"/>
    <w:rsid w:val="00D938FE"/>
    <w:rsid w:val="00D95B2E"/>
    <w:rsid w:val="00D95C37"/>
    <w:rsid w:val="00DA17E1"/>
    <w:rsid w:val="00DA1903"/>
    <w:rsid w:val="00DA23CD"/>
    <w:rsid w:val="00DA313D"/>
    <w:rsid w:val="00DA5275"/>
    <w:rsid w:val="00DA5F24"/>
    <w:rsid w:val="00DA74E8"/>
    <w:rsid w:val="00DB23CA"/>
    <w:rsid w:val="00DC1E05"/>
    <w:rsid w:val="00DC1FF8"/>
    <w:rsid w:val="00DC2483"/>
    <w:rsid w:val="00DC4741"/>
    <w:rsid w:val="00DC6237"/>
    <w:rsid w:val="00DC649E"/>
    <w:rsid w:val="00DD0EB3"/>
    <w:rsid w:val="00DD1309"/>
    <w:rsid w:val="00DD2D09"/>
    <w:rsid w:val="00DD54FA"/>
    <w:rsid w:val="00DD5A9E"/>
    <w:rsid w:val="00DD7380"/>
    <w:rsid w:val="00DE19E8"/>
    <w:rsid w:val="00DE2EE9"/>
    <w:rsid w:val="00DE6A2D"/>
    <w:rsid w:val="00DF0E9B"/>
    <w:rsid w:val="00DF10F0"/>
    <w:rsid w:val="00DF4FB1"/>
    <w:rsid w:val="00DF560F"/>
    <w:rsid w:val="00E0165F"/>
    <w:rsid w:val="00E01C2E"/>
    <w:rsid w:val="00E01E4B"/>
    <w:rsid w:val="00E02A6D"/>
    <w:rsid w:val="00E02CBE"/>
    <w:rsid w:val="00E02FF8"/>
    <w:rsid w:val="00E0317A"/>
    <w:rsid w:val="00E04EF2"/>
    <w:rsid w:val="00E05448"/>
    <w:rsid w:val="00E06AA2"/>
    <w:rsid w:val="00E06F0C"/>
    <w:rsid w:val="00E0738A"/>
    <w:rsid w:val="00E1022F"/>
    <w:rsid w:val="00E12FB0"/>
    <w:rsid w:val="00E130F6"/>
    <w:rsid w:val="00E14021"/>
    <w:rsid w:val="00E153CE"/>
    <w:rsid w:val="00E159DB"/>
    <w:rsid w:val="00E16246"/>
    <w:rsid w:val="00E163D7"/>
    <w:rsid w:val="00E1747F"/>
    <w:rsid w:val="00E2045D"/>
    <w:rsid w:val="00E220C6"/>
    <w:rsid w:val="00E23D50"/>
    <w:rsid w:val="00E24FA9"/>
    <w:rsid w:val="00E2631A"/>
    <w:rsid w:val="00E2730E"/>
    <w:rsid w:val="00E30E9E"/>
    <w:rsid w:val="00E32CC5"/>
    <w:rsid w:val="00E3376E"/>
    <w:rsid w:val="00E35C2D"/>
    <w:rsid w:val="00E373EC"/>
    <w:rsid w:val="00E42B3A"/>
    <w:rsid w:val="00E456F4"/>
    <w:rsid w:val="00E45AC2"/>
    <w:rsid w:val="00E46144"/>
    <w:rsid w:val="00E46C6D"/>
    <w:rsid w:val="00E46FA2"/>
    <w:rsid w:val="00E556FD"/>
    <w:rsid w:val="00E56D3E"/>
    <w:rsid w:val="00E60474"/>
    <w:rsid w:val="00E62C39"/>
    <w:rsid w:val="00E66998"/>
    <w:rsid w:val="00E66B48"/>
    <w:rsid w:val="00E67C72"/>
    <w:rsid w:val="00E71FED"/>
    <w:rsid w:val="00E72AB6"/>
    <w:rsid w:val="00E73233"/>
    <w:rsid w:val="00E762B9"/>
    <w:rsid w:val="00E76BBE"/>
    <w:rsid w:val="00E76EDD"/>
    <w:rsid w:val="00E7788E"/>
    <w:rsid w:val="00E82187"/>
    <w:rsid w:val="00E8338C"/>
    <w:rsid w:val="00E91031"/>
    <w:rsid w:val="00E95B62"/>
    <w:rsid w:val="00E9696E"/>
    <w:rsid w:val="00EA076A"/>
    <w:rsid w:val="00EA4FCC"/>
    <w:rsid w:val="00EA5D17"/>
    <w:rsid w:val="00EB3CF9"/>
    <w:rsid w:val="00EB416A"/>
    <w:rsid w:val="00EB444E"/>
    <w:rsid w:val="00EB526A"/>
    <w:rsid w:val="00EB5997"/>
    <w:rsid w:val="00EB6C6D"/>
    <w:rsid w:val="00EB6F47"/>
    <w:rsid w:val="00EB76AF"/>
    <w:rsid w:val="00EC3D60"/>
    <w:rsid w:val="00EC4DEB"/>
    <w:rsid w:val="00EC52CC"/>
    <w:rsid w:val="00EC683C"/>
    <w:rsid w:val="00EC7B79"/>
    <w:rsid w:val="00ED30B5"/>
    <w:rsid w:val="00ED3AF5"/>
    <w:rsid w:val="00ED647F"/>
    <w:rsid w:val="00EE26BB"/>
    <w:rsid w:val="00EE3AD2"/>
    <w:rsid w:val="00EF06D7"/>
    <w:rsid w:val="00EF1F9B"/>
    <w:rsid w:val="00EF219A"/>
    <w:rsid w:val="00EF2DAF"/>
    <w:rsid w:val="00EF6F78"/>
    <w:rsid w:val="00F01D59"/>
    <w:rsid w:val="00F01DCA"/>
    <w:rsid w:val="00F065A0"/>
    <w:rsid w:val="00F10121"/>
    <w:rsid w:val="00F135AE"/>
    <w:rsid w:val="00F15FED"/>
    <w:rsid w:val="00F22DC8"/>
    <w:rsid w:val="00F22E3C"/>
    <w:rsid w:val="00F24C33"/>
    <w:rsid w:val="00F25FCA"/>
    <w:rsid w:val="00F26FBB"/>
    <w:rsid w:val="00F31544"/>
    <w:rsid w:val="00F34FE6"/>
    <w:rsid w:val="00F3738E"/>
    <w:rsid w:val="00F45A97"/>
    <w:rsid w:val="00F56C3E"/>
    <w:rsid w:val="00F60707"/>
    <w:rsid w:val="00F63387"/>
    <w:rsid w:val="00F651B3"/>
    <w:rsid w:val="00F653C7"/>
    <w:rsid w:val="00F654D9"/>
    <w:rsid w:val="00F73449"/>
    <w:rsid w:val="00F74925"/>
    <w:rsid w:val="00F7757A"/>
    <w:rsid w:val="00F77D30"/>
    <w:rsid w:val="00F832E5"/>
    <w:rsid w:val="00F86DE2"/>
    <w:rsid w:val="00F91991"/>
    <w:rsid w:val="00F92274"/>
    <w:rsid w:val="00F93069"/>
    <w:rsid w:val="00F932FD"/>
    <w:rsid w:val="00F93AEC"/>
    <w:rsid w:val="00F95D2C"/>
    <w:rsid w:val="00F95E0A"/>
    <w:rsid w:val="00FA0BF5"/>
    <w:rsid w:val="00FA1C49"/>
    <w:rsid w:val="00FA2150"/>
    <w:rsid w:val="00FA2E90"/>
    <w:rsid w:val="00FA497F"/>
    <w:rsid w:val="00FA599D"/>
    <w:rsid w:val="00FA6DDE"/>
    <w:rsid w:val="00FA7AA6"/>
    <w:rsid w:val="00FB0632"/>
    <w:rsid w:val="00FB134C"/>
    <w:rsid w:val="00FB2884"/>
    <w:rsid w:val="00FB28AB"/>
    <w:rsid w:val="00FB2B10"/>
    <w:rsid w:val="00FB447C"/>
    <w:rsid w:val="00FB547D"/>
    <w:rsid w:val="00FB5E3A"/>
    <w:rsid w:val="00FB78DF"/>
    <w:rsid w:val="00FC0254"/>
    <w:rsid w:val="00FC0C19"/>
    <w:rsid w:val="00FC19F6"/>
    <w:rsid w:val="00FC1D72"/>
    <w:rsid w:val="00FC3504"/>
    <w:rsid w:val="00FC391E"/>
    <w:rsid w:val="00FC4AF1"/>
    <w:rsid w:val="00FC643F"/>
    <w:rsid w:val="00FD0226"/>
    <w:rsid w:val="00FD24AF"/>
    <w:rsid w:val="00FD26B7"/>
    <w:rsid w:val="00FD2796"/>
    <w:rsid w:val="00FD3416"/>
    <w:rsid w:val="00FE2308"/>
    <w:rsid w:val="00FE3EB4"/>
    <w:rsid w:val="00FE4B31"/>
    <w:rsid w:val="00FE5403"/>
    <w:rsid w:val="00FE5E56"/>
    <w:rsid w:val="00FE6651"/>
    <w:rsid w:val="00FF1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01E45C"/>
  <w15:chartTrackingRefBased/>
  <w15:docId w15:val="{2F65AEAB-DB16-4BFF-96B6-E8889A634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94D"/>
    <w:pPr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4EA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4EA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2E5199"/>
    <w:pPr>
      <w:keepNext/>
      <w:pBdr>
        <w:bottom w:val="double" w:sz="6" w:space="1" w:color="auto"/>
      </w:pBdr>
      <w:spacing w:after="0" w:line="240" w:lineRule="auto"/>
      <w:jc w:val="both"/>
      <w:outlineLvl w:val="3"/>
      <w:pPrChange w:id="0" w:author="uzivatel" w:date="2026-09-22T12:41:00Z">
        <w:pPr>
          <w:jc w:val="both"/>
          <w:outlineLvl w:val="3"/>
        </w:pPr>
      </w:pPrChange>
    </w:pPr>
    <w:rPr>
      <w:rFonts w:ascii="Times New Roman" w:eastAsia="Times New Roman" w:hAnsi="Times New Roman" w:cs="Times New Roman"/>
      <w:b/>
      <w:sz w:val="32"/>
      <w:szCs w:val="20"/>
      <w:lang w:val="cs-CZ" w:eastAsia="cs-CZ"/>
      <w:rPrChange w:id="0" w:author="uzivatel" w:date="2026-09-22T12:41:00Z">
        <w:rPr>
          <w:rFonts w:ascii="Arial" w:hAnsi="Arial" w:cs="Arial"/>
          <w:b/>
          <w:sz w:val="22"/>
          <w:szCs w:val="22"/>
          <w:lang w:val="en-AU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4EA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9700EB"/>
    <w:rPr>
      <w:color w:val="03375F"/>
      <w:u w:val="single"/>
      <w:shd w:val="clear" w:color="auto" w:fill="auto"/>
      <w:rPrChange w:id="1" w:author="uzivatel" w:date="2026-09-22T12:41:00Z">
        <w:rPr>
          <w:color w:val="0563C1" w:themeColor="hyperlink"/>
          <w:u w:val="single"/>
        </w:rPr>
      </w:rPrChange>
    </w:rPr>
  </w:style>
  <w:style w:type="character" w:styleId="UnresolvedMention">
    <w:name w:val="Unresolved Mention"/>
    <w:basedOn w:val="DefaultParagraphFont"/>
    <w:uiPriority w:val="99"/>
    <w:unhideWhenUsed/>
    <w:rsid w:val="00FC0254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6943DA"/>
    <w:pPr>
      <w:spacing w:after="0" w:line="240" w:lineRule="auto"/>
    </w:pPr>
    <w:rPr>
      <w:rFonts w:ascii="Arial" w:eastAsia="SimSun" w:hAnsi="Arial" w:cs="Times New Roman"/>
      <w:sz w:val="20"/>
      <w:szCs w:val="20"/>
      <w:lang w:eastAsia="en-A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6943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43DA"/>
  </w:style>
  <w:style w:type="paragraph" w:styleId="Footer">
    <w:name w:val="footer"/>
    <w:basedOn w:val="Normal"/>
    <w:link w:val="FooterChar"/>
    <w:uiPriority w:val="99"/>
    <w:unhideWhenUsed/>
    <w:rsid w:val="006943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43DA"/>
  </w:style>
  <w:style w:type="paragraph" w:styleId="ListParagraph">
    <w:name w:val="List Paragraph"/>
    <w:basedOn w:val="Normal"/>
    <w:link w:val="ListParagraphChar"/>
    <w:uiPriority w:val="34"/>
    <w:qFormat/>
    <w:rsid w:val="003377F2"/>
    <w:pPr>
      <w:spacing w:after="200" w:line="276" w:lineRule="auto"/>
      <w:ind w:left="720"/>
      <w:contextualSpacing/>
      <w:pPrChange w:id="2" w:author="uzivatel" w:date="2026-09-22T12:41:00Z">
        <w:pPr>
          <w:spacing w:before="60" w:after="60"/>
          <w:ind w:left="720"/>
          <w:contextualSpacing/>
        </w:pPr>
      </w:pPrChange>
    </w:pPr>
    <w:rPr>
      <w:lang w:val="cs-CZ"/>
      <w:rPrChange w:id="2" w:author="uzivatel" w:date="2026-09-22T12:41:00Z">
        <w:rPr>
          <w:rFonts w:asciiTheme="minorHAnsi" w:eastAsia="SimSun" w:hAnsiTheme="minorHAnsi"/>
          <w:sz w:val="22"/>
          <w:szCs w:val="22"/>
          <w:lang w:val="en-AU" w:eastAsia="zh-CN" w:bidi="ar-SA"/>
        </w:rPr>
      </w:rPrChange>
    </w:rPr>
  </w:style>
  <w:style w:type="character" w:styleId="IntenseEmphasis">
    <w:name w:val="Intense Emphasis"/>
    <w:basedOn w:val="DefaultParagraphFont"/>
    <w:uiPriority w:val="21"/>
    <w:qFormat/>
    <w:rsid w:val="001E7E9F"/>
    <w:rPr>
      <w:rFonts w:ascii="Lucida Handwriting" w:hAnsi="Lucida Handwriting"/>
      <w:i/>
      <w:iCs/>
      <w:color w:val="4472C4" w:themeColor="accent1"/>
      <w:sz w:val="20"/>
      <w:szCs w:val="20"/>
    </w:rPr>
  </w:style>
  <w:style w:type="paragraph" w:styleId="BodyText">
    <w:name w:val="Body Text"/>
    <w:basedOn w:val="Normal"/>
    <w:link w:val="BodyTextChar"/>
    <w:rsid w:val="000234F6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0234F6"/>
    <w:rPr>
      <w:rFonts w:ascii="Times New Roman" w:eastAsia="Times New Roman" w:hAnsi="Times New Roman" w:cs="Times New Roman"/>
      <w:sz w:val="24"/>
      <w:szCs w:val="24"/>
    </w:rPr>
  </w:style>
  <w:style w:type="paragraph" w:customStyle="1" w:styleId="Subheading">
    <w:name w:val="Subheading"/>
    <w:basedOn w:val="Normal"/>
    <w:link w:val="SubheadingChar"/>
    <w:qFormat/>
    <w:rsid w:val="001E7B39"/>
    <w:pPr>
      <w:spacing w:before="60" w:after="120" w:line="240" w:lineRule="auto"/>
    </w:pPr>
    <w:rPr>
      <w:rFonts w:eastAsia="SimSun" w:cs="Arial"/>
      <w:b/>
      <w:lang w:val="en-US" w:eastAsia="zh-CN"/>
    </w:rPr>
  </w:style>
  <w:style w:type="character" w:customStyle="1" w:styleId="SubheadingChar">
    <w:name w:val="Subheading Char"/>
    <w:basedOn w:val="DefaultParagraphFont"/>
    <w:link w:val="Subheading"/>
    <w:rsid w:val="001E7B39"/>
    <w:rPr>
      <w:rFonts w:eastAsia="SimSun" w:cs="Arial"/>
      <w:b/>
      <w:lang w:val="en-US" w:eastAsia="zh-CN"/>
    </w:rPr>
  </w:style>
  <w:style w:type="paragraph" w:styleId="NormalWeb">
    <w:name w:val="Normal (Web)"/>
    <w:basedOn w:val="Normal"/>
    <w:uiPriority w:val="99"/>
    <w:semiHidden/>
    <w:unhideWhenUsed/>
    <w:rsid w:val="00EF1F9B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AU"/>
    </w:rPr>
  </w:style>
  <w:style w:type="paragraph" w:customStyle="1" w:styleId="Default">
    <w:name w:val="Default"/>
    <w:rsid w:val="00EF1F9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US"/>
    </w:rPr>
  </w:style>
  <w:style w:type="paragraph" w:styleId="NoSpacing">
    <w:name w:val="No Spacing"/>
    <w:uiPriority w:val="1"/>
    <w:qFormat/>
    <w:rsid w:val="002F0DF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48494D"/>
    <w:rPr>
      <w:b/>
      <w:bCs/>
      <w:sz w:val="32"/>
      <w:szCs w:val="32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AD0DCB"/>
    <w:rPr>
      <w:lang w:val="cs-CZ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4EA9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4EA9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rsid w:val="00534EA9"/>
    <w:rPr>
      <w:rFonts w:ascii="Times New Roman" w:eastAsia="Times New Roman" w:hAnsi="Times New Roman" w:cs="Times New Roman"/>
      <w:b/>
      <w:sz w:val="32"/>
      <w:szCs w:val="20"/>
      <w:lang w:val="cs-CZ" w:eastAsia="cs-CZ"/>
    </w:rPr>
  </w:style>
  <w:style w:type="character" w:customStyle="1" w:styleId="Heading5Char">
    <w:name w:val="Heading 5 Char"/>
    <w:basedOn w:val="DefaultParagraphFont"/>
    <w:link w:val="Heading5"/>
    <w:uiPriority w:val="99"/>
    <w:semiHidden/>
    <w:rsid w:val="00534EA9"/>
    <w:rPr>
      <w:rFonts w:asciiTheme="majorHAnsi" w:eastAsiaTheme="majorEastAsia" w:hAnsiTheme="majorHAnsi" w:cstheme="majorBidi"/>
      <w:color w:val="2F5496" w:themeColor="accent1" w:themeShade="BF"/>
      <w:lang w:val="en-US"/>
    </w:rPr>
  </w:style>
  <w:style w:type="paragraph" w:styleId="BodyText2">
    <w:name w:val="Body Text 2"/>
    <w:basedOn w:val="Normal"/>
    <w:link w:val="BodyText2Char"/>
    <w:semiHidden/>
    <w:rsid w:val="00534EA9"/>
    <w:pPr>
      <w:tabs>
        <w:tab w:val="left" w:pos="-720"/>
      </w:tabs>
      <w:suppressAutoHyphens/>
      <w:spacing w:after="0" w:line="204" w:lineRule="auto"/>
    </w:pPr>
    <w:rPr>
      <w:rFonts w:ascii="Arial" w:eastAsia="Times New Roman" w:hAnsi="Arial" w:cs="Times New Roman"/>
      <w:spacing w:val="-2"/>
      <w:szCs w:val="20"/>
    </w:rPr>
  </w:style>
  <w:style w:type="character" w:customStyle="1" w:styleId="BodyText2Char">
    <w:name w:val="Body Text 2 Char"/>
    <w:basedOn w:val="DefaultParagraphFont"/>
    <w:link w:val="BodyText2"/>
    <w:semiHidden/>
    <w:rsid w:val="00534EA9"/>
    <w:rPr>
      <w:rFonts w:ascii="Arial" w:eastAsia="Times New Roman" w:hAnsi="Arial" w:cs="Times New Roman"/>
      <w:spacing w:val="-2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534EA9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534EA9"/>
    <w:pPr>
      <w:spacing w:line="240" w:lineRule="auto"/>
    </w:pPr>
    <w:rPr>
      <w:sz w:val="20"/>
      <w:szCs w:val="20"/>
      <w:lang w:val="en-US"/>
    </w:rPr>
  </w:style>
  <w:style w:type="character" w:customStyle="1" w:styleId="CommentTextChar">
    <w:name w:val="Comment Text Char"/>
    <w:basedOn w:val="DefaultParagraphFont"/>
    <w:link w:val="CommentText"/>
    <w:rsid w:val="00534EA9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34EA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34EA9"/>
    <w:rPr>
      <w:b/>
      <w:bCs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4EA9"/>
    <w:pPr>
      <w:spacing w:after="0" w:line="240" w:lineRule="auto"/>
    </w:pPr>
    <w:rPr>
      <w:rFonts w:ascii="Segoe UI" w:hAnsi="Segoe UI" w:cs="Segoe UI"/>
      <w:sz w:val="18"/>
      <w:szCs w:val="18"/>
      <w:lang w:val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4EA9"/>
    <w:rPr>
      <w:rFonts w:ascii="Segoe UI" w:hAnsi="Segoe UI" w:cs="Segoe UI"/>
      <w:sz w:val="18"/>
      <w:szCs w:val="18"/>
      <w:lang w:val="en-US"/>
    </w:rPr>
  </w:style>
  <w:style w:type="paragraph" w:styleId="Subtitle">
    <w:name w:val="Subtitle"/>
    <w:basedOn w:val="Normal"/>
    <w:link w:val="SubtitleChar"/>
    <w:qFormat/>
    <w:rsid w:val="00534EA9"/>
    <w:pPr>
      <w:spacing w:after="0" w:line="240" w:lineRule="auto"/>
    </w:pPr>
    <w:rPr>
      <w:rFonts w:ascii="Times New Roman" w:eastAsia="Times New Roman" w:hAnsi="Times New Roman" w:cs="Times New Roman"/>
      <w:b/>
      <w:sz w:val="28"/>
      <w:szCs w:val="20"/>
    </w:rPr>
  </w:style>
  <w:style w:type="character" w:customStyle="1" w:styleId="SubtitleChar">
    <w:name w:val="Subtitle Char"/>
    <w:basedOn w:val="DefaultParagraphFont"/>
    <w:link w:val="Subtitle"/>
    <w:rsid w:val="00534EA9"/>
    <w:rPr>
      <w:rFonts w:ascii="Times New Roman" w:eastAsia="Times New Roman" w:hAnsi="Times New Roman" w:cs="Times New Roman"/>
      <w:b/>
      <w:sz w:val="28"/>
      <w:szCs w:val="20"/>
    </w:rPr>
  </w:style>
  <w:style w:type="paragraph" w:styleId="Revision">
    <w:name w:val="Revision"/>
    <w:hidden/>
    <w:uiPriority w:val="99"/>
    <w:semiHidden/>
    <w:rsid w:val="00534EA9"/>
    <w:pPr>
      <w:spacing w:after="0" w:line="240" w:lineRule="auto"/>
    </w:pPr>
    <w:rPr>
      <w:lang w:val="en-US"/>
    </w:rPr>
  </w:style>
  <w:style w:type="paragraph" w:customStyle="1" w:styleId="COP-H1">
    <w:name w:val="COP-H1"/>
    <w:basedOn w:val="Normal"/>
    <w:link w:val="COP-H1Char"/>
    <w:qFormat/>
    <w:rsid w:val="00534EA9"/>
    <w:rPr>
      <w:rFonts w:eastAsia="Times New Roman" w:cs="Arial"/>
      <w:b/>
      <w:sz w:val="28"/>
    </w:rPr>
  </w:style>
  <w:style w:type="paragraph" w:customStyle="1" w:styleId="Intro-H2">
    <w:name w:val="Intro-H2"/>
    <w:basedOn w:val="Normal"/>
    <w:link w:val="Intro-H2Char"/>
    <w:rsid w:val="00534EA9"/>
    <w:pPr>
      <w:spacing w:before="60" w:after="60" w:line="240" w:lineRule="auto"/>
    </w:pPr>
    <w:rPr>
      <w:rFonts w:cs="Arial"/>
      <w:b/>
      <w:lang w:val="en-US"/>
    </w:rPr>
  </w:style>
  <w:style w:type="character" w:customStyle="1" w:styleId="COP-H1Char">
    <w:name w:val="COP-H1 Char"/>
    <w:basedOn w:val="DefaultParagraphFont"/>
    <w:link w:val="COP-H1"/>
    <w:rsid w:val="00534EA9"/>
    <w:rPr>
      <w:rFonts w:eastAsia="Times New Roman" w:cs="Arial"/>
      <w:b/>
      <w:sz w:val="28"/>
    </w:rPr>
  </w:style>
  <w:style w:type="character" w:customStyle="1" w:styleId="Intro-H2Char">
    <w:name w:val="Intro-H2 Char"/>
    <w:basedOn w:val="DefaultParagraphFont"/>
    <w:link w:val="Intro-H2"/>
    <w:rsid w:val="00534EA9"/>
    <w:rPr>
      <w:rFonts w:cs="Arial"/>
      <w:b/>
      <w:lang w:val="en-US"/>
    </w:rPr>
  </w:style>
  <w:style w:type="paragraph" w:customStyle="1" w:styleId="COP-H2">
    <w:name w:val="COP-H2"/>
    <w:basedOn w:val="Normal"/>
    <w:link w:val="COP-H2Char"/>
    <w:qFormat/>
    <w:rsid w:val="00534EA9"/>
    <w:pPr>
      <w:tabs>
        <w:tab w:val="left" w:pos="923"/>
      </w:tabs>
      <w:spacing w:before="60" w:after="60" w:line="240" w:lineRule="auto"/>
    </w:pPr>
    <w:rPr>
      <w:b/>
      <w:lang w:val="en-US"/>
    </w:rPr>
  </w:style>
  <w:style w:type="character" w:customStyle="1" w:styleId="COP-H2Char">
    <w:name w:val="COP-H2 Char"/>
    <w:basedOn w:val="DefaultParagraphFont"/>
    <w:link w:val="COP-H2"/>
    <w:rsid w:val="00534EA9"/>
    <w:rPr>
      <w:b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534EA9"/>
    <w:pPr>
      <w:tabs>
        <w:tab w:val="right" w:leader="dot" w:pos="7329"/>
      </w:tabs>
      <w:spacing w:after="100"/>
      <w:ind w:left="284" w:hanging="284"/>
    </w:pPr>
    <w:rPr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534EA9"/>
    <w:pPr>
      <w:tabs>
        <w:tab w:val="left" w:pos="993"/>
        <w:tab w:val="right" w:leader="dot" w:pos="15389"/>
      </w:tabs>
      <w:spacing w:after="100"/>
      <w:ind w:left="220"/>
    </w:pPr>
    <w:rPr>
      <w:lang w:val="en-US"/>
    </w:rPr>
  </w:style>
  <w:style w:type="character" w:styleId="Strong">
    <w:name w:val="Strong"/>
    <w:basedOn w:val="DefaultParagraphFont"/>
    <w:uiPriority w:val="22"/>
    <w:qFormat/>
    <w:rsid w:val="00534EA9"/>
    <w:rPr>
      <w:rFonts w:ascii="Verdana" w:hAnsi="Verdana" w:hint="default"/>
      <w:b w:val="0"/>
      <w:bCs w:val="0"/>
      <w:i w:val="0"/>
      <w:iCs w:val="0"/>
    </w:rPr>
  </w:style>
  <w:style w:type="character" w:styleId="Emphasis">
    <w:name w:val="Emphasis"/>
    <w:basedOn w:val="DefaultParagraphFont"/>
    <w:uiPriority w:val="20"/>
    <w:qFormat/>
    <w:rsid w:val="00534EA9"/>
    <w:rPr>
      <w:i/>
      <w:iCs/>
    </w:rPr>
  </w:style>
  <w:style w:type="character" w:customStyle="1" w:styleId="apple-converted-space">
    <w:name w:val="apple-converted-space"/>
    <w:basedOn w:val="DefaultParagraphFont"/>
    <w:rsid w:val="00534EA9"/>
  </w:style>
  <w:style w:type="table" w:customStyle="1" w:styleId="TableGrid1">
    <w:name w:val="Table Grid1"/>
    <w:basedOn w:val="TableNormal"/>
    <w:next w:val="TableGrid"/>
    <w:uiPriority w:val="39"/>
    <w:rsid w:val="00534EA9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34EA9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534EA9"/>
    <w:rPr>
      <w:color w:val="605E5C"/>
      <w:shd w:val="clear" w:color="auto" w:fill="E1DFDD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534EA9"/>
    <w:rPr>
      <w:color w:val="605E5C"/>
      <w:shd w:val="clear" w:color="auto" w:fill="E1DFDD"/>
    </w:rPr>
  </w:style>
  <w:style w:type="table" w:customStyle="1" w:styleId="TableGrid2">
    <w:name w:val="Table Grid2"/>
    <w:basedOn w:val="TableNormal"/>
    <w:next w:val="TableGrid"/>
    <w:uiPriority w:val="39"/>
    <w:rsid w:val="00534EA9"/>
    <w:pPr>
      <w:spacing w:after="0" w:line="240" w:lineRule="auto"/>
    </w:pPr>
    <w:rPr>
      <w:rFonts w:ascii="Arial" w:eastAsia="SimSun" w:hAnsi="Arial" w:cs="Times New Roman"/>
      <w:sz w:val="20"/>
      <w:szCs w:val="20"/>
      <w:lang w:eastAsia="en-A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Subtitle1">
    <w:name w:val="Subtitle1"/>
    <w:basedOn w:val="Normal"/>
    <w:next w:val="NormalIndent"/>
    <w:rsid w:val="00A56C23"/>
    <w:pPr>
      <w:tabs>
        <w:tab w:val="left" w:pos="900"/>
      </w:tabs>
      <w:spacing w:after="0" w:line="240" w:lineRule="auto"/>
      <w:jc w:val="both"/>
    </w:pPr>
    <w:rPr>
      <w:rFonts w:ascii="Arial Narrow" w:eastAsia="Times New Roman" w:hAnsi="Arial Narrow" w:cs="Times New Roman"/>
      <w:b/>
      <w:caps/>
      <w:sz w:val="24"/>
      <w:szCs w:val="20"/>
      <w:lang w:val="en-GB" w:eastAsia="en-AU"/>
    </w:rPr>
  </w:style>
  <w:style w:type="paragraph" w:customStyle="1" w:styleId="trt0xe">
    <w:name w:val="trt0xe"/>
    <w:basedOn w:val="Normal"/>
    <w:rsid w:val="00A56C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NormalIndent">
    <w:name w:val="Normal Indent"/>
    <w:basedOn w:val="Normal"/>
    <w:uiPriority w:val="99"/>
    <w:semiHidden/>
    <w:unhideWhenUsed/>
    <w:rsid w:val="00A56C23"/>
    <w:pPr>
      <w:ind w:left="720"/>
    </w:pPr>
  </w:style>
  <w:style w:type="character" w:styleId="Mention">
    <w:name w:val="Mention"/>
    <w:basedOn w:val="DefaultParagraphFont"/>
    <w:uiPriority w:val="99"/>
    <w:unhideWhenUsed/>
    <w:rsid w:val="00DA5275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4908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6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4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0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2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0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3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0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5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73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432f105-7698-4a9e-8b42-7de86bfcb2ad" xsi:nil="true"/>
    <lcf76f155ced4ddcb4097134ff3c332f xmlns="20d71383-da5b-476c-b0a8-300e6ee9ab73">
      <Terms xmlns="http://schemas.microsoft.com/office/infopath/2007/PartnerControls"/>
    </lcf76f155ced4ddcb4097134ff3c332f>
    <SharedWithUsers xmlns="1cdbfd6a-5ce7-4e69-afbb-faaa555e4ca1">
      <UserInfo>
        <DisplayName>Anne Lord</DisplayName>
        <AccountId>15</AccountId>
        <AccountType/>
      </UserInfo>
    </SharedWithUsers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03FA64F36A6E489418B74E733FCF4C" ma:contentTypeVersion="18" ma:contentTypeDescription="Create a new document." ma:contentTypeScope="" ma:versionID="76bb77d8f5cad64e6b36e7ad43128c76">
  <xsd:schema xmlns:xsd="http://www.w3.org/2001/XMLSchema" xmlns:xs="http://www.w3.org/2001/XMLSchema" xmlns:p="http://schemas.microsoft.com/office/2006/metadata/properties" xmlns:ns2="20d71383-da5b-476c-b0a8-300e6ee9ab73" xmlns:ns3="1cdbfd6a-5ce7-4e69-afbb-faaa555e4ca1" xmlns:ns4="3432f105-7698-4a9e-8b42-7de86bfcb2ad" targetNamespace="http://schemas.microsoft.com/office/2006/metadata/properties" ma:root="true" ma:fieldsID="089f710da2021632b66bc307a999dd6f" ns2:_="" ns3:_="" ns4:_="">
    <xsd:import namespace="20d71383-da5b-476c-b0a8-300e6ee9ab73"/>
    <xsd:import namespace="1cdbfd6a-5ce7-4e69-afbb-faaa555e4ca1"/>
    <xsd:import namespace="3432f105-7698-4a9e-8b42-7de86bfcb2a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d71383-da5b-476c-b0a8-300e6ee9ab7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37b940e-992c-4879-80c8-4ee9dafbb12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dbfd6a-5ce7-4e69-afbb-faaa555e4ca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32f105-7698-4a9e-8b42-7de86bfcb2ad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0ea1bf51-fd23-4d0d-9d03-8f412196aac2}" ma:internalName="TaxCatchAll" ma:showField="CatchAllData" ma:web="3432f105-7698-4a9e-8b42-7de86bfcb2a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18EC336-D05E-4B3E-9209-DCDDA2E16046}">
  <ds:schemaRefs>
    <ds:schemaRef ds:uri="http://schemas.microsoft.com/office/2006/metadata/properties"/>
    <ds:schemaRef ds:uri="http://schemas.microsoft.com/office/infopath/2007/PartnerControls"/>
    <ds:schemaRef ds:uri="3432f105-7698-4a9e-8b42-7de86bfcb2ad"/>
    <ds:schemaRef ds:uri="20d71383-da5b-476c-b0a8-300e6ee9ab73"/>
    <ds:schemaRef ds:uri="1cdbfd6a-5ce7-4e69-afbb-faaa555e4ca1"/>
  </ds:schemaRefs>
</ds:datastoreItem>
</file>

<file path=customXml/itemProps2.xml><?xml version="1.0" encoding="utf-8"?>
<ds:datastoreItem xmlns:ds="http://schemas.openxmlformats.org/officeDocument/2006/customXml" ds:itemID="{D9BFCC39-F5D1-4D53-814D-8B2C67934A3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F2765B9-29C8-49AD-9335-0E87C12A84F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FA7C1E2-2CFC-4D8C-A7CA-3BDBC57B32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0d71383-da5b-476c-b0a8-300e6ee9ab73"/>
    <ds:schemaRef ds:uri="1cdbfd6a-5ce7-4e69-afbb-faaa555e4ca1"/>
    <ds:schemaRef ds:uri="3432f105-7698-4a9e-8b42-7de86bfcb2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625</Words>
  <Characters>3564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4181</CharactersWithSpaces>
  <SharedDoc>false</SharedDoc>
  <HLinks>
    <vt:vector size="210" baseType="variant">
      <vt:variant>
        <vt:i4>1638414</vt:i4>
      </vt:variant>
      <vt:variant>
        <vt:i4>198</vt:i4>
      </vt:variant>
      <vt:variant>
        <vt:i4>0</vt:i4>
      </vt:variant>
      <vt:variant>
        <vt:i4>5</vt:i4>
      </vt:variant>
      <vt:variant>
        <vt:lpwstr>https://www.flick.com.au/about-flick/sustainability/</vt:lpwstr>
      </vt:variant>
      <vt:variant>
        <vt:lpwstr/>
      </vt:variant>
      <vt:variant>
        <vt:i4>7929958</vt:i4>
      </vt:variant>
      <vt:variant>
        <vt:i4>195</vt:i4>
      </vt:variant>
      <vt:variant>
        <vt:i4>0</vt:i4>
      </vt:variant>
      <vt:variant>
        <vt:i4>5</vt:i4>
      </vt:variant>
      <vt:variant>
        <vt:lpwstr>https://www.cleanaway.com.au/sustainability-report/</vt:lpwstr>
      </vt:variant>
      <vt:variant>
        <vt:lpwstr/>
      </vt:variant>
      <vt:variant>
        <vt:i4>1835058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_Toc88139626</vt:lpwstr>
      </vt:variant>
      <vt:variant>
        <vt:i4>2031666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_Toc88139625</vt:lpwstr>
      </vt:variant>
      <vt:variant>
        <vt:i4>1966130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_Toc88139624</vt:lpwstr>
      </vt:variant>
      <vt:variant>
        <vt:i4>1638450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_Toc88139623</vt:lpwstr>
      </vt:variant>
      <vt:variant>
        <vt:i4>1572914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_Toc88139622</vt:lpwstr>
      </vt:variant>
      <vt:variant>
        <vt:i4>1769522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_Toc88139621</vt:lpwstr>
      </vt:variant>
      <vt:variant>
        <vt:i4>1703986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_Toc88139620</vt:lpwstr>
      </vt:variant>
      <vt:variant>
        <vt:i4>1245233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_Toc88139619</vt:lpwstr>
      </vt:variant>
      <vt:variant>
        <vt:i4>1179697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_Toc88139618</vt:lpwstr>
      </vt:variant>
      <vt:variant>
        <vt:i4>1900593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_Toc88139617</vt:lpwstr>
      </vt:variant>
      <vt:variant>
        <vt:i4>1835057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_Toc88139616</vt:lpwstr>
      </vt:variant>
      <vt:variant>
        <vt:i4>2031665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_Toc88139615</vt:lpwstr>
      </vt:variant>
      <vt:variant>
        <vt:i4>1966129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_Toc88139614</vt:lpwstr>
      </vt:variant>
      <vt:variant>
        <vt:i4>1638449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_Toc88139613</vt:lpwstr>
      </vt:variant>
      <vt:variant>
        <vt:i4>1572913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_Toc88139612</vt:lpwstr>
      </vt:variant>
      <vt:variant>
        <vt:i4>1769521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_Toc88139611</vt:lpwstr>
      </vt:variant>
      <vt:variant>
        <vt:i4>1703985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_Toc88139610</vt:lpwstr>
      </vt:variant>
      <vt:variant>
        <vt:i4>1245232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_Toc88139609</vt:lpwstr>
      </vt:variant>
      <vt:variant>
        <vt:i4>1179696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_Toc88139608</vt:lpwstr>
      </vt:variant>
      <vt:variant>
        <vt:i4>1900592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_Toc88139607</vt:lpwstr>
      </vt:variant>
      <vt:variant>
        <vt:i4>1835056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_Toc88139606</vt:lpwstr>
      </vt:variant>
      <vt:variant>
        <vt:i4>2031664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_Toc88139605</vt:lpwstr>
      </vt:variant>
      <vt:variant>
        <vt:i4>1966128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_Toc88139604</vt:lpwstr>
      </vt:variant>
      <vt:variant>
        <vt:i4>1638448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_Toc88139603</vt:lpwstr>
      </vt:variant>
      <vt:variant>
        <vt:i4>1572912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_Toc88139602</vt:lpwstr>
      </vt:variant>
      <vt:variant>
        <vt:i4>1769520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_Toc88139601</vt:lpwstr>
      </vt:variant>
      <vt:variant>
        <vt:i4>1703984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_Toc88139600</vt:lpwstr>
      </vt:variant>
      <vt:variant>
        <vt:i4>1048633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_Toc88139599</vt:lpwstr>
      </vt:variant>
      <vt:variant>
        <vt:i4>1114169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_Toc88139598</vt:lpwstr>
      </vt:variant>
      <vt:variant>
        <vt:i4>1966137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_Toc88139597</vt:lpwstr>
      </vt:variant>
      <vt:variant>
        <vt:i4>2031673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_Toc88139596</vt:lpwstr>
      </vt:variant>
      <vt:variant>
        <vt:i4>2555979</vt:i4>
      </vt:variant>
      <vt:variant>
        <vt:i4>3</vt:i4>
      </vt:variant>
      <vt:variant>
        <vt:i4>0</vt:i4>
      </vt:variant>
      <vt:variant>
        <vt:i4>5</vt:i4>
      </vt:variant>
      <vt:variant>
        <vt:lpwstr>mailto:info@freshcare.com.au</vt:lpwstr>
      </vt:variant>
      <vt:variant>
        <vt:lpwstr/>
      </vt:variant>
      <vt:variant>
        <vt:i4>262234</vt:i4>
      </vt:variant>
      <vt:variant>
        <vt:i4>0</vt:i4>
      </vt:variant>
      <vt:variant>
        <vt:i4>0</vt:i4>
      </vt:variant>
      <vt:variant>
        <vt:i4>5</vt:i4>
      </vt:variant>
      <vt:variant>
        <vt:lpwstr>http://www.freshcare.com.au/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Christa Schwarz</dc:creator>
  <cp:keywords/>
  <dc:description/>
  <cp:lastModifiedBy>Arthur Souza Rodrigues</cp:lastModifiedBy>
  <cp:revision>1</cp:revision>
  <cp:lastPrinted>2024-04-17T03:14:00Z</cp:lastPrinted>
  <dcterms:created xsi:type="dcterms:W3CDTF">2024-04-26T08:04:00Z</dcterms:created>
  <dcterms:modified xsi:type="dcterms:W3CDTF">2026-09-22T16:41:00Z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0x010100EA03FA64F36A6E489418B74E733FCF4C</vt:lpwstr>
  </property>
  <property fmtid="{D5CDD505-2E9C-101B-9397-08002B2CF9AE}" pid="3" name="MediaServiceImageTags">
    <vt:lpwstr/>
  </property>
</Properties>
</file>