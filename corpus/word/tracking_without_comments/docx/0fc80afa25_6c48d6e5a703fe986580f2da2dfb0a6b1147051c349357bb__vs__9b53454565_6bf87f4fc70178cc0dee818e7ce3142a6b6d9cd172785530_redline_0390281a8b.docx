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360" w:type="dxa"/>
        <w:jc w:val="center"/>
        <w:tblLayout w:type="fixed"/>
        <w:tblCellMar>
          <w:top w:w="14" w:type="dxa"/>
          <w:left w:w="86" w:type="dxa"/>
          <w:bottom w:w="14" w:type="dxa"/>
          <w:right w:w="86" w:type="dxa"/>
        </w:tblCellMar>
        <w:tblLook w:val="0000" w:firstRow="0" w:lastRow="0" w:firstColumn="0" w:lastColumn="0" w:noHBand="0" w:noVBand="0"/>
      </w:tblPr>
      <w:tblGrid>
        <w:gridCol w:w="1701"/>
        <w:gridCol w:w="126"/>
        <w:gridCol w:w="2406"/>
        <w:gridCol w:w="1874"/>
        <w:gridCol w:w="3253"/>
      </w:tblGrid>
      <w:tr w:rsidR="00FD6353" w:rsidRPr="00FD6353" w14:paraId="0DBAB6F2" w14:textId="77777777" w:rsidTr="007D7C1B">
        <w:trPr>
          <w:trHeight w:val="576"/>
          <w:jc w:val="center"/>
          <w:ins w:id="3" w:author="DEIGHTON, Katie (LONGROYDE SURGERY)" w:date="2026-09-25T19:58:00Z" w16du:dateUtc="2026-09-25T23:58:00Z"/>
        </w:trPr>
        <w:tc>
          <w:tcPr>
            <w:tcW w:w="9360" w:type="dxa"/>
            <w:gridSpan w:val="5"/>
            <w:tcMar>
              <w:left w:w="0" w:type="dxa"/>
            </w:tcMar>
            <w:vAlign w:val="center"/>
          </w:tcPr>
          <w:p w14:paraId="365248AC" w14:textId="77777777" w:rsidR="00FD6353" w:rsidRPr="00FD6353" w:rsidRDefault="00FD6353" w:rsidP="00FD6353">
            <w:pPr>
              <w:outlineLvl w:val="0"/>
              <w:rPr>
                <w:ins w:id="4" w:author="DEIGHTON, Katie (LONGROYDE SURGERY)" w:date="2026-09-25T19:58:00Z" w16du:dateUtc="2026-09-25T23:58:00Z"/>
                <w:rFonts w:ascii="Tahoma" w:eastAsia="Times New Roman" w:hAnsi="Tahoma" w:cs="Times New Roman"/>
                <w:spacing w:val="4"/>
                <w:sz w:val="40"/>
                <w:szCs w:val="40"/>
                <w:lang w:val="en-US"/>
              </w:rPr>
            </w:pPr>
            <w:ins w:id="5" w:author="DEIGHTON, Katie (LONGROYDE SURGERY)" w:date="2026-09-25T19:58:00Z" w16du:dateUtc="2026-09-25T23:58:00Z">
              <w:r w:rsidRPr="00FD6353">
                <w:rPr>
                  <w:rFonts w:ascii="Tahoma" w:eastAsia="Times New Roman" w:hAnsi="Tahoma" w:cs="Times New Roman"/>
                  <w:spacing w:val="4"/>
                  <w:sz w:val="40"/>
                  <w:szCs w:val="40"/>
                  <w:lang w:val="en-US"/>
                </w:rPr>
                <w:t>PATIENT MEETING</w:t>
              </w:r>
            </w:ins>
          </w:p>
        </w:tc>
      </w:tr>
      <w:tr w:rsidR="00FD6353" w:rsidRPr="00FD6353" w14:paraId="5D21BB8C" w14:textId="77777777" w:rsidTr="005510BB">
        <w:trPr>
          <w:trHeight w:val="274"/>
          <w:jc w:val="center"/>
          <w:ins w:id="6" w:author="DEIGHTON, Katie (LONGROYDE SURGERY)" w:date="2026-09-25T19:58:00Z" w16du:dateUtc="2026-09-25T23:58:00Z"/>
        </w:trPr>
        <w:tc>
          <w:tcPr>
            <w:tcW w:w="1701" w:type="dxa"/>
            <w:tcMar>
              <w:left w:w="0" w:type="dxa"/>
            </w:tcMar>
            <w:vAlign w:val="center"/>
          </w:tcPr>
          <w:p w14:paraId="4F0907D4" w14:textId="77777777" w:rsidR="00FD6353" w:rsidRPr="005510BB" w:rsidRDefault="00FD6353" w:rsidP="00FD6353">
            <w:pPr>
              <w:outlineLvl w:val="2"/>
              <w:rPr>
                <w:ins w:id="7" w:author="DEIGHTON, Katie (LONGROYDE SURGERY)" w:date="2026-09-25T19:58:00Z" w16du:dateUtc="2026-09-25T23:58:00Z"/>
                <w:rFonts w:ascii="Tahoma" w:eastAsia="Times New Roman" w:hAnsi="Tahoma" w:cs="Times New Roman"/>
                <w:caps/>
                <w:color w:val="999999"/>
                <w:spacing w:val="4"/>
                <w:sz w:val="32"/>
                <w:szCs w:val="32"/>
                <w:lang w:val="en-US"/>
              </w:rPr>
            </w:pPr>
            <w:ins w:id="8" w:author="DEIGHTON, Katie (LONGROYDE SURGERY)" w:date="2026-09-25T19:58:00Z" w16du:dateUtc="2026-09-25T23:58:00Z">
              <w:r w:rsidRPr="005510BB">
                <w:rPr>
                  <w:rFonts w:ascii="Tahoma" w:eastAsia="Times New Roman" w:hAnsi="Tahoma" w:cs="Times New Roman"/>
                  <w:caps/>
                  <w:color w:val="999999"/>
                  <w:spacing w:val="4"/>
                  <w:sz w:val="32"/>
                  <w:szCs w:val="32"/>
                  <w:lang w:val="en-US"/>
                </w:rPr>
                <w:t>Minutes</w:t>
              </w:r>
            </w:ins>
          </w:p>
        </w:tc>
        <w:tc>
          <w:tcPr>
            <w:tcW w:w="2532" w:type="dxa"/>
            <w:gridSpan w:val="2"/>
            <w:tcMar>
              <w:left w:w="0" w:type="dxa"/>
            </w:tcMar>
            <w:vAlign w:val="center"/>
          </w:tcPr>
          <w:p w14:paraId="287E2669" w14:textId="50C79203" w:rsidR="00FD6353" w:rsidRPr="005510BB" w:rsidRDefault="006C5977" w:rsidP="00FD6353">
            <w:pPr>
              <w:outlineLvl w:val="3"/>
              <w:rPr>
                <w:ins w:id="9" w:author="DEIGHTON, Katie (LONGROYDE SURGERY)" w:date="2026-09-25T19:58:00Z" w16du:dateUtc="2026-09-25T23:58:00Z"/>
                <w:rFonts w:ascii="Arial" w:eastAsia="Times New Roman" w:hAnsi="Arial" w:cs="Arial"/>
                <w:caps/>
                <w:spacing w:val="4"/>
                <w:sz w:val="20"/>
                <w:szCs w:val="20"/>
                <w:lang w:val="en-US"/>
              </w:rPr>
            </w:pPr>
            <w:ins w:id="10" w:author="DEIGHTON, Katie (LONGROYDE SURGERY)" w:date="2026-09-25T19:58:00Z" w16du:dateUtc="2026-09-25T23:58:00Z">
              <w:r>
                <w:rPr>
                  <w:rFonts w:ascii="Arial" w:eastAsia="Times New Roman" w:hAnsi="Arial" w:cs="Arial"/>
                  <w:caps/>
                  <w:spacing w:val="4"/>
                  <w:sz w:val="20"/>
                  <w:szCs w:val="20"/>
                  <w:lang w:val="en-US"/>
                </w:rPr>
                <w:t>15</w:t>
              </w:r>
              <w:r w:rsidR="00F108D9" w:rsidRPr="00F108D9">
                <w:rPr>
                  <w:rFonts w:ascii="Arial" w:eastAsia="Times New Roman" w:hAnsi="Arial" w:cs="Arial"/>
                  <w:caps/>
                  <w:spacing w:val="4"/>
                  <w:sz w:val="20"/>
                  <w:szCs w:val="20"/>
                  <w:vertAlign w:val="superscript"/>
                  <w:lang w:val="en-US"/>
                </w:rPr>
                <w:t>th</w:t>
              </w:r>
              <w:r w:rsidR="00F108D9">
                <w:rPr>
                  <w:rFonts w:ascii="Arial" w:eastAsia="Times New Roman" w:hAnsi="Arial" w:cs="Arial"/>
                  <w:caps/>
                  <w:spacing w:val="4"/>
                  <w:sz w:val="20"/>
                  <w:szCs w:val="20"/>
                  <w:lang w:val="en-US"/>
                </w:rPr>
                <w:t xml:space="preserve"> j</w:t>
              </w:r>
              <w:r>
                <w:rPr>
                  <w:rFonts w:ascii="Arial" w:eastAsia="Times New Roman" w:hAnsi="Arial" w:cs="Arial"/>
                  <w:caps/>
                  <w:spacing w:val="4"/>
                  <w:sz w:val="20"/>
                  <w:szCs w:val="20"/>
                  <w:lang w:val="en-US"/>
                </w:rPr>
                <w:t>an</w:t>
              </w:r>
              <w:r w:rsidR="00F108D9">
                <w:rPr>
                  <w:rFonts w:ascii="Arial" w:eastAsia="Times New Roman" w:hAnsi="Arial" w:cs="Arial"/>
                  <w:caps/>
                  <w:spacing w:val="4"/>
                  <w:sz w:val="20"/>
                  <w:szCs w:val="20"/>
                  <w:lang w:val="en-US"/>
                </w:rPr>
                <w:t xml:space="preserve"> 202</w:t>
              </w:r>
              <w:r>
                <w:rPr>
                  <w:rFonts w:ascii="Arial" w:eastAsia="Times New Roman" w:hAnsi="Arial" w:cs="Arial"/>
                  <w:caps/>
                  <w:spacing w:val="4"/>
                  <w:sz w:val="20"/>
                  <w:szCs w:val="20"/>
                  <w:lang w:val="en-US"/>
                </w:rPr>
                <w:t>5</w:t>
              </w:r>
            </w:ins>
          </w:p>
        </w:tc>
        <w:tc>
          <w:tcPr>
            <w:tcW w:w="1874" w:type="dxa"/>
            <w:tcMar>
              <w:left w:w="0" w:type="dxa"/>
            </w:tcMar>
            <w:vAlign w:val="center"/>
          </w:tcPr>
          <w:p w14:paraId="0A944E2F" w14:textId="77777777" w:rsidR="00FD6353" w:rsidRPr="005510BB" w:rsidRDefault="00F54258" w:rsidP="00FD6353">
            <w:pPr>
              <w:outlineLvl w:val="3"/>
              <w:rPr>
                <w:ins w:id="11" w:author="DEIGHTON, Katie (LONGROYDE SURGERY)" w:date="2026-09-25T19:58:00Z" w16du:dateUtc="2026-09-25T23:58:00Z"/>
                <w:rFonts w:ascii="Arial" w:eastAsia="Times New Roman" w:hAnsi="Arial" w:cs="Arial"/>
                <w:caps/>
                <w:spacing w:val="4"/>
                <w:sz w:val="20"/>
                <w:szCs w:val="20"/>
                <w:lang w:val="en-US"/>
              </w:rPr>
            </w:pPr>
            <w:ins w:id="12" w:author="DEIGHTON, Katie (LONGROYDE SURGERY)" w:date="2026-09-25T19:58:00Z" w16du:dateUtc="2026-09-25T23:58:00Z">
              <w:r w:rsidRPr="005510BB">
                <w:rPr>
                  <w:rFonts w:ascii="Arial" w:eastAsia="Times New Roman" w:hAnsi="Arial" w:cs="Arial"/>
                  <w:caps/>
                  <w:spacing w:val="4"/>
                  <w:sz w:val="20"/>
                  <w:szCs w:val="20"/>
                  <w:lang w:val="en-US"/>
                </w:rPr>
                <w:t>1.00pm</w:t>
              </w:r>
            </w:ins>
          </w:p>
        </w:tc>
        <w:tc>
          <w:tcPr>
            <w:tcW w:w="3253" w:type="dxa"/>
            <w:tcMar>
              <w:left w:w="0" w:type="dxa"/>
            </w:tcMar>
            <w:vAlign w:val="center"/>
          </w:tcPr>
          <w:p w14:paraId="768811D9" w14:textId="77777777" w:rsidR="00FD6353" w:rsidRPr="005510BB" w:rsidRDefault="00FD6353" w:rsidP="00FD6353">
            <w:pPr>
              <w:jc w:val="right"/>
              <w:outlineLvl w:val="4"/>
              <w:rPr>
                <w:ins w:id="13" w:author="DEIGHTON, Katie (LONGROYDE SURGERY)" w:date="2026-09-25T19:58:00Z" w16du:dateUtc="2026-09-25T23:58:00Z"/>
                <w:rFonts w:ascii="Arial" w:eastAsia="Times New Roman" w:hAnsi="Arial" w:cs="Arial"/>
                <w:caps/>
                <w:spacing w:val="4"/>
                <w:sz w:val="20"/>
                <w:szCs w:val="20"/>
                <w:lang w:val="en-US"/>
              </w:rPr>
            </w:pPr>
            <w:ins w:id="14" w:author="DEIGHTON, Katie (LONGROYDE SURGERY)" w:date="2026-09-25T19:58:00Z" w16du:dateUtc="2026-09-25T23:58:00Z">
              <w:r w:rsidRPr="005510BB">
                <w:rPr>
                  <w:rFonts w:ascii="Arial" w:eastAsia="Times New Roman" w:hAnsi="Arial" w:cs="Arial"/>
                  <w:caps/>
                  <w:spacing w:val="4"/>
                  <w:sz w:val="20"/>
                  <w:szCs w:val="20"/>
                  <w:lang w:val="en-US"/>
                </w:rPr>
                <w:t>lONGROYDE sURGERY</w:t>
              </w:r>
            </w:ins>
          </w:p>
        </w:tc>
      </w:tr>
      <w:tr w:rsidR="00FD6353" w:rsidRPr="00FD6353" w14:paraId="0C6542CD" w14:textId="77777777" w:rsidTr="007D7C1B">
        <w:trPr>
          <w:trHeight w:val="229"/>
          <w:jc w:val="center"/>
          <w:ins w:id="15" w:author="DEIGHTON, Katie (LONGROYDE SURGERY)" w:date="2026-09-25T19:58:00Z" w16du:dateUtc="2026-09-25T23:58:00Z"/>
        </w:trPr>
        <w:tc>
          <w:tcPr>
            <w:tcW w:w="9360" w:type="dxa"/>
            <w:gridSpan w:val="5"/>
            <w:tcMar>
              <w:left w:w="0" w:type="dxa"/>
            </w:tcMar>
            <w:vAlign w:val="center"/>
          </w:tcPr>
          <w:p w14:paraId="7224E4AA" w14:textId="77777777" w:rsidR="00FD6353" w:rsidRPr="00FD6353" w:rsidRDefault="00FD6353" w:rsidP="00FD6353">
            <w:pPr>
              <w:rPr>
                <w:ins w:id="16" w:author="DEIGHTON, Katie (LONGROYDE SURGERY)" w:date="2026-09-25T19:58:00Z" w16du:dateUtc="2026-09-25T23:58:00Z"/>
                <w:rFonts w:ascii="Tahoma" w:eastAsia="Times New Roman" w:hAnsi="Tahoma" w:cs="Times New Roman"/>
                <w:spacing w:val="4"/>
                <w:sz w:val="16"/>
                <w:szCs w:val="18"/>
                <w:lang w:val="en-US"/>
              </w:rPr>
            </w:pPr>
          </w:p>
        </w:tc>
      </w:tr>
      <w:tr w:rsidR="00FD6353" w:rsidRPr="00FD6353" w14:paraId="3CB66924" w14:textId="77777777" w:rsidTr="007D7C1B">
        <w:trPr>
          <w:trHeight w:val="360"/>
          <w:jc w:val="center"/>
          <w:ins w:id="17" w:author="DEIGHTON, Katie (LONGROYDE SURGERY)" w:date="2026-09-25T19:58:00Z" w16du:dateUtc="2026-09-25T23:58:00Z"/>
        </w:trPr>
        <w:tc>
          <w:tcPr>
            <w:tcW w:w="1827" w:type="dxa"/>
            <w:gridSpan w:val="2"/>
            <w:tcBorders>
              <w:top w:val="single" w:sz="4" w:space="0" w:color="C0C0C0"/>
              <w:left w:val="single" w:sz="4" w:space="0" w:color="C0C0C0"/>
              <w:bottom w:val="single" w:sz="4" w:space="0" w:color="C0C0C0"/>
              <w:right w:val="single" w:sz="4" w:space="0" w:color="C0C0C0"/>
            </w:tcBorders>
            <w:shd w:val="clear" w:color="auto" w:fill="F3F3F3"/>
            <w:vAlign w:val="center"/>
          </w:tcPr>
          <w:p w14:paraId="23C05B76" w14:textId="77777777" w:rsidR="00FD6353" w:rsidRPr="00FD6353" w:rsidRDefault="00FD6353" w:rsidP="00FD6353">
            <w:pPr>
              <w:rPr>
                <w:ins w:id="18" w:author="DEIGHTON, Katie (LONGROYDE SURGERY)" w:date="2026-09-25T19:58:00Z" w16du:dateUtc="2026-09-25T23:58:00Z"/>
                <w:rFonts w:ascii="Tahoma" w:eastAsia="Times New Roman" w:hAnsi="Tahoma" w:cs="Times New Roman"/>
                <w:b/>
                <w:caps/>
                <w:color w:val="808080"/>
                <w:spacing w:val="4"/>
                <w:sz w:val="24"/>
                <w:szCs w:val="16"/>
                <w:lang w:val="en-US"/>
              </w:rPr>
            </w:pPr>
            <w:ins w:id="19" w:author="DEIGHTON, Katie (LONGROYDE SURGERY)" w:date="2026-09-25T19:58:00Z" w16du:dateUtc="2026-09-25T23:58:00Z">
              <w:r w:rsidRPr="00FD6353">
                <w:rPr>
                  <w:rFonts w:ascii="Tahoma" w:eastAsia="Times New Roman" w:hAnsi="Tahoma" w:cs="Times New Roman"/>
                  <w:b/>
                  <w:caps/>
                  <w:color w:val="808080"/>
                  <w:spacing w:val="4"/>
                  <w:sz w:val="24"/>
                  <w:szCs w:val="16"/>
                  <w:lang w:val="en-US"/>
                </w:rPr>
                <w:t>Attendees</w:t>
              </w:r>
            </w:ins>
          </w:p>
        </w:tc>
        <w:tc>
          <w:tcPr>
            <w:tcW w:w="7533" w:type="dxa"/>
            <w:gridSpan w:val="3"/>
            <w:tcBorders>
              <w:top w:val="single" w:sz="4" w:space="0" w:color="C0C0C0"/>
              <w:left w:val="single" w:sz="4" w:space="0" w:color="C0C0C0"/>
              <w:bottom w:val="single" w:sz="4" w:space="0" w:color="C0C0C0"/>
              <w:right w:val="single" w:sz="4" w:space="0" w:color="C0C0C0"/>
            </w:tcBorders>
            <w:vAlign w:val="center"/>
          </w:tcPr>
          <w:p w14:paraId="73F416F9" w14:textId="77777777" w:rsidR="002F01B5" w:rsidRDefault="00FD6353" w:rsidP="00FD6353">
            <w:pPr>
              <w:rPr>
                <w:ins w:id="20" w:author="DEIGHTON, Katie (LONGROYDE SURGERY)" w:date="2026-09-25T19:58:00Z" w16du:dateUtc="2026-09-25T23:58:00Z"/>
                <w:rFonts w:ascii="Arial" w:eastAsia="Times New Roman" w:hAnsi="Arial" w:cs="Arial"/>
                <w:spacing w:val="4"/>
                <w:lang w:val="en-US"/>
              </w:rPr>
            </w:pPr>
            <w:ins w:id="21" w:author="DEIGHTON, Katie (LONGROYDE SURGERY)" w:date="2026-09-25T19:58:00Z" w16du:dateUtc="2026-09-25T23:58:00Z">
              <w:r>
                <w:rPr>
                  <w:rFonts w:ascii="Arial" w:eastAsia="Times New Roman" w:hAnsi="Arial" w:cs="Arial"/>
                  <w:spacing w:val="4"/>
                  <w:lang w:val="en-US"/>
                </w:rPr>
                <w:t xml:space="preserve">Dr </w:t>
              </w:r>
              <w:r w:rsidRPr="00FD6353">
                <w:rPr>
                  <w:rFonts w:ascii="Arial" w:eastAsia="Times New Roman" w:hAnsi="Arial" w:cs="Arial"/>
                  <w:spacing w:val="4"/>
                  <w:lang w:val="en-US"/>
                </w:rPr>
                <w:t>J Preston</w:t>
              </w:r>
              <w:r>
                <w:rPr>
                  <w:rFonts w:ascii="Arial" w:eastAsia="Times New Roman" w:hAnsi="Arial" w:cs="Arial"/>
                  <w:spacing w:val="4"/>
                  <w:lang w:val="en-US"/>
                </w:rPr>
                <w:t xml:space="preserve"> </w:t>
              </w:r>
              <w:r w:rsidR="002F01B5">
                <w:rPr>
                  <w:rFonts w:ascii="Arial" w:eastAsia="Times New Roman" w:hAnsi="Arial" w:cs="Arial"/>
                  <w:spacing w:val="4"/>
                  <w:lang w:val="en-US"/>
                </w:rPr>
                <w:t>–</w:t>
              </w:r>
              <w:r>
                <w:rPr>
                  <w:rFonts w:ascii="Arial" w:eastAsia="Times New Roman" w:hAnsi="Arial" w:cs="Arial"/>
                  <w:spacing w:val="4"/>
                  <w:lang w:val="en-US"/>
                </w:rPr>
                <w:t xml:space="preserve"> GP</w:t>
              </w:r>
            </w:ins>
          </w:p>
          <w:p w14:paraId="324BEA6E" w14:textId="03F8B4DC" w:rsidR="00AB047A" w:rsidRDefault="00AB047A" w:rsidP="00FD6353">
            <w:pPr>
              <w:rPr>
                <w:ins w:id="22" w:author="DEIGHTON, Katie (LONGROYDE SURGERY)" w:date="2026-09-25T19:58:00Z" w16du:dateUtc="2026-09-25T23:58:00Z"/>
                <w:rFonts w:ascii="Arial" w:eastAsia="Times New Roman" w:hAnsi="Arial" w:cs="Arial"/>
                <w:spacing w:val="4"/>
                <w:lang w:val="en-US"/>
              </w:rPr>
            </w:pPr>
            <w:ins w:id="23" w:author="DEIGHTON, Katie (LONGROYDE SURGERY)" w:date="2026-09-25T19:58:00Z" w16du:dateUtc="2026-09-25T23:58:00Z">
              <w:r>
                <w:rPr>
                  <w:rFonts w:ascii="Arial" w:eastAsia="Times New Roman" w:hAnsi="Arial" w:cs="Arial"/>
                  <w:spacing w:val="4"/>
                  <w:lang w:val="en-US"/>
                </w:rPr>
                <w:t>Katie Deighton -Practice Operations Manager</w:t>
              </w:r>
            </w:ins>
          </w:p>
          <w:p w14:paraId="27963425" w14:textId="77777777" w:rsidR="00ED6D17" w:rsidRPr="00FD6353" w:rsidRDefault="00ED6D17" w:rsidP="00FD6353">
            <w:pPr>
              <w:rPr>
                <w:ins w:id="24" w:author="DEIGHTON, Katie (LONGROYDE SURGERY)" w:date="2026-09-25T19:58:00Z" w16du:dateUtc="2026-09-25T23:58:00Z"/>
                <w:rFonts w:ascii="Arial" w:eastAsia="Times New Roman" w:hAnsi="Arial" w:cs="Arial"/>
                <w:spacing w:val="4"/>
                <w:lang w:val="en-US"/>
              </w:rPr>
            </w:pPr>
          </w:p>
          <w:p w14:paraId="485B3739" w14:textId="239F23E4" w:rsidR="00FD6353" w:rsidRPr="00FD6353" w:rsidRDefault="00FD6353" w:rsidP="00FD6353">
            <w:pPr>
              <w:rPr>
                <w:ins w:id="25" w:author="DEIGHTON, Katie (LONGROYDE SURGERY)" w:date="2026-09-25T19:58:00Z" w16du:dateUtc="2026-09-25T23:58:00Z"/>
                <w:rFonts w:ascii="Arial" w:eastAsia="Times New Roman" w:hAnsi="Arial" w:cs="Arial"/>
                <w:spacing w:val="4"/>
                <w:lang w:val="en-US"/>
              </w:rPr>
            </w:pPr>
            <w:ins w:id="26" w:author="DEIGHTON, Katie (LONGROYDE SURGERY)" w:date="2026-09-25T19:58:00Z" w16du:dateUtc="2026-09-25T23:58:00Z">
              <w:r w:rsidRPr="00FD6353">
                <w:rPr>
                  <w:rFonts w:ascii="Arial" w:eastAsia="Times New Roman" w:hAnsi="Arial" w:cs="Arial"/>
                  <w:spacing w:val="4"/>
                  <w:lang w:val="en-US"/>
                </w:rPr>
                <w:t xml:space="preserve">Patient representatives </w:t>
              </w:r>
              <w:r w:rsidR="00F108D9">
                <w:rPr>
                  <w:rFonts w:ascii="Arial" w:hAnsi="Arial" w:cs="Arial"/>
                </w:rPr>
                <w:t>CH</w:t>
              </w:r>
            </w:ins>
          </w:p>
          <w:p w14:paraId="6E625FFE" w14:textId="77777777" w:rsidR="00FD6353" w:rsidRPr="00FD6353" w:rsidRDefault="00FD6353" w:rsidP="00FD6353">
            <w:pPr>
              <w:rPr>
                <w:ins w:id="27" w:author="DEIGHTON, Katie (LONGROYDE SURGERY)" w:date="2026-09-25T19:58:00Z" w16du:dateUtc="2026-09-25T23:58:00Z"/>
                <w:rFonts w:ascii="Arial" w:eastAsia="Times New Roman" w:hAnsi="Arial" w:cs="Arial"/>
                <w:spacing w:val="4"/>
                <w:lang w:val="en-US"/>
              </w:rPr>
            </w:pPr>
          </w:p>
          <w:p w14:paraId="4F098EC1" w14:textId="636A1298" w:rsidR="00FD6353" w:rsidRPr="00FD6353" w:rsidRDefault="00FD6353" w:rsidP="00ED6D17">
            <w:pPr>
              <w:rPr>
                <w:ins w:id="28" w:author="DEIGHTON, Katie (LONGROYDE SURGERY)" w:date="2026-09-25T19:58:00Z" w16du:dateUtc="2026-09-25T23:58:00Z"/>
                <w:rFonts w:ascii="Arial" w:eastAsia="Times New Roman" w:hAnsi="Arial" w:cs="Arial"/>
                <w:spacing w:val="4"/>
                <w:sz w:val="20"/>
                <w:szCs w:val="20"/>
                <w:lang w:val="en-US"/>
              </w:rPr>
            </w:pPr>
            <w:ins w:id="29" w:author="DEIGHTON, Katie (LONGROYDE SURGERY)" w:date="2026-09-25T19:58:00Z" w16du:dateUtc="2026-09-25T23:58:00Z">
              <w:r w:rsidRPr="00FD6353">
                <w:rPr>
                  <w:rFonts w:ascii="Arial" w:eastAsia="Times New Roman" w:hAnsi="Arial" w:cs="Arial"/>
                  <w:spacing w:val="4"/>
                  <w:lang w:val="en-US"/>
                </w:rPr>
                <w:t>Apologies:</w:t>
              </w:r>
              <w:r w:rsidR="00211440">
                <w:rPr>
                  <w:rFonts w:ascii="Arial" w:hAnsi="Arial" w:cs="Arial"/>
                </w:rPr>
                <w:t xml:space="preserve"> </w:t>
              </w:r>
              <w:r w:rsidR="006C5977">
                <w:rPr>
                  <w:rFonts w:ascii="Arial" w:hAnsi="Arial" w:cs="Arial"/>
                </w:rPr>
                <w:t>MH</w:t>
              </w:r>
              <w:r w:rsidR="00BC3159">
                <w:rPr>
                  <w:rFonts w:ascii="Arial" w:hAnsi="Arial" w:cs="Arial"/>
                </w:rPr>
                <w:t xml:space="preserve">, </w:t>
              </w:r>
              <w:r w:rsidR="006A110C">
                <w:rPr>
                  <w:rFonts w:ascii="Arial" w:hAnsi="Arial" w:cs="Arial"/>
                </w:rPr>
                <w:t>SR, CD, LBS</w:t>
              </w:r>
            </w:ins>
          </w:p>
        </w:tc>
      </w:tr>
    </w:tbl>
    <w:p w14:paraId="5D74E5E7" w14:textId="77777777" w:rsidR="00177F48" w:rsidRDefault="00177F48" w:rsidP="00177F48">
      <w:pPr>
        <w:rPr>
          <w:ins w:id="30" w:author="DEIGHTON, Katie (LONGROYDE SURGERY)" w:date="2026-09-25T19:58:00Z" w16du:dateUtc="2026-09-25T23:58:00Z"/>
          <w:rFonts w:ascii="Arial" w:hAnsi="Arial" w:cs="Arial"/>
          <w:sz w:val="24"/>
          <w:szCs w:val="24"/>
        </w:rPr>
      </w:pPr>
    </w:p>
    <w:p w14:paraId="5E2019EA" w14:textId="108F1DBF" w:rsidR="00177F48" w:rsidRDefault="00FD6353" w:rsidP="00177F48">
      <w:pPr>
        <w:rPr>
          <w:ins w:id="31" w:author="DEIGHTON, Katie (LONGROYDE SURGERY)" w:date="2026-09-25T19:58:00Z" w16du:dateUtc="2026-09-25T23:58:00Z"/>
          <w:rFonts w:ascii="Arial" w:hAnsi="Arial" w:cs="Arial"/>
          <w:sz w:val="24"/>
          <w:szCs w:val="24"/>
        </w:rPr>
      </w:pPr>
      <w:ins w:id="32" w:author="DEIGHTON, Katie (LONGROYDE SURGERY)" w:date="2026-09-25T19:58:00Z" w16du:dateUtc="2026-09-25T23:58:00Z">
        <w:r w:rsidRPr="00AA2E42">
          <w:rPr>
            <w:rFonts w:ascii="Arial" w:hAnsi="Arial" w:cs="Arial"/>
            <w:sz w:val="24"/>
            <w:szCs w:val="24"/>
          </w:rPr>
          <w:t>The Practice Manager</w:t>
        </w:r>
        <w:r w:rsidR="008E6400" w:rsidRPr="00AA2E42">
          <w:rPr>
            <w:rFonts w:ascii="Arial" w:hAnsi="Arial" w:cs="Arial"/>
            <w:sz w:val="24"/>
            <w:szCs w:val="24"/>
          </w:rPr>
          <w:t xml:space="preserve"> opened the meeting by welcoming everyone</w:t>
        </w:r>
        <w:r w:rsidR="008D5CCF">
          <w:rPr>
            <w:rFonts w:ascii="Arial" w:hAnsi="Arial" w:cs="Arial"/>
            <w:sz w:val="24"/>
            <w:szCs w:val="24"/>
          </w:rPr>
          <w:t xml:space="preserve"> and reviewed the minutes of the last meeting</w:t>
        </w:r>
        <w:r w:rsidR="008E6400" w:rsidRPr="00AA2E42">
          <w:rPr>
            <w:rFonts w:ascii="Arial" w:hAnsi="Arial" w:cs="Arial"/>
            <w:sz w:val="24"/>
            <w:szCs w:val="24"/>
          </w:rPr>
          <w:t>.</w:t>
        </w:r>
        <w:r w:rsidR="009A610F" w:rsidRPr="00AA2E42">
          <w:rPr>
            <w:rFonts w:ascii="Arial" w:hAnsi="Arial" w:cs="Arial"/>
            <w:sz w:val="24"/>
            <w:szCs w:val="24"/>
          </w:rPr>
          <w:t xml:space="preserve"> </w:t>
        </w:r>
      </w:ins>
    </w:p>
    <w:p w14:paraId="3CEC5A8D" w14:textId="10A9D369" w:rsidR="008E6400" w:rsidRDefault="009A610F" w:rsidP="00177F48">
      <w:pPr>
        <w:rPr>
          <w:ins w:id="33" w:author="DEIGHTON, Katie (LONGROYDE SURGERY)" w:date="2026-09-25T19:58:00Z" w16du:dateUtc="2026-09-25T23:58:00Z"/>
          <w:rFonts w:ascii="Arial" w:hAnsi="Arial" w:cs="Arial"/>
          <w:sz w:val="24"/>
          <w:szCs w:val="24"/>
        </w:rPr>
      </w:pPr>
      <w:ins w:id="34" w:author="DEIGHTON, Katie (LONGROYDE SURGERY)" w:date="2026-09-25T19:58:00Z" w16du:dateUtc="2026-09-25T23:58:00Z">
        <w:r w:rsidRPr="00AA2E42">
          <w:rPr>
            <w:rFonts w:ascii="Arial" w:hAnsi="Arial" w:cs="Arial"/>
            <w:sz w:val="24"/>
            <w:szCs w:val="24"/>
          </w:rPr>
          <w:t xml:space="preserve"> </w:t>
        </w:r>
      </w:ins>
    </w:p>
    <w:p w14:paraId="36ABB07E" w14:textId="4B3BBFC3" w:rsidR="00985F5D" w:rsidRDefault="000D6748" w:rsidP="00177F48">
      <w:pPr>
        <w:rPr>
          <w:ins w:id="35" w:author="DEIGHTON, Katie (LONGROYDE SURGERY)" w:date="2026-09-25T19:58:00Z" w16du:dateUtc="2026-09-25T23:58:00Z"/>
          <w:rFonts w:ascii="Arial" w:hAnsi="Arial" w:cs="Arial"/>
          <w:b/>
          <w:bCs/>
          <w:sz w:val="24"/>
          <w:szCs w:val="24"/>
          <w:u w:val="single"/>
        </w:rPr>
      </w:pPr>
      <w:ins w:id="36" w:author="DEIGHTON, Katie (LONGROYDE SURGERY)" w:date="2026-09-25T19:58:00Z" w16du:dateUtc="2026-09-25T23:58:00Z">
        <w:r w:rsidRPr="00E81CB3">
          <w:rPr>
            <w:rFonts w:ascii="Arial" w:hAnsi="Arial" w:cs="Arial"/>
            <w:b/>
            <w:bCs/>
            <w:sz w:val="24"/>
            <w:szCs w:val="24"/>
            <w:u w:val="single"/>
          </w:rPr>
          <w:t>S</w:t>
        </w:r>
        <w:r w:rsidR="00BC3159">
          <w:rPr>
            <w:rFonts w:ascii="Arial" w:hAnsi="Arial" w:cs="Arial"/>
            <w:b/>
            <w:bCs/>
            <w:sz w:val="24"/>
            <w:szCs w:val="24"/>
            <w:u w:val="single"/>
          </w:rPr>
          <w:t>taff changes</w:t>
        </w:r>
      </w:ins>
    </w:p>
    <w:p w14:paraId="3840ED72" w14:textId="77777777" w:rsidR="002414C5" w:rsidRDefault="002414C5" w:rsidP="00177F48">
      <w:pPr>
        <w:rPr>
          <w:ins w:id="37" w:author="DEIGHTON, Katie (LONGROYDE SURGERY)" w:date="2026-09-25T19:58:00Z" w16du:dateUtc="2026-09-25T23:58:00Z"/>
          <w:rFonts w:ascii="Arial" w:hAnsi="Arial" w:cs="Arial"/>
          <w:b/>
          <w:bCs/>
          <w:sz w:val="24"/>
          <w:szCs w:val="24"/>
          <w:u w:val="single"/>
        </w:rPr>
      </w:pPr>
    </w:p>
    <w:p w14:paraId="1DDB6719" w14:textId="38118011" w:rsidR="006A110C" w:rsidRDefault="006A110C" w:rsidP="00177F48">
      <w:pPr>
        <w:rPr>
          <w:ins w:id="38" w:author="DEIGHTON, Katie (LONGROYDE SURGERY)" w:date="2026-09-25T19:58:00Z" w16du:dateUtc="2026-09-25T23:58:00Z"/>
          <w:rFonts w:ascii="Arial" w:hAnsi="Arial" w:cs="Arial"/>
          <w:sz w:val="24"/>
          <w:szCs w:val="24"/>
        </w:rPr>
      </w:pPr>
      <w:ins w:id="39" w:author="DEIGHTON, Katie (LONGROYDE SURGERY)" w:date="2026-09-25T19:58:00Z" w16du:dateUtc="2026-09-25T23:58:00Z">
        <w:r>
          <w:rPr>
            <w:rFonts w:ascii="Arial" w:hAnsi="Arial" w:cs="Arial"/>
            <w:sz w:val="24"/>
            <w:szCs w:val="24"/>
          </w:rPr>
          <w:t xml:space="preserve">Dr Jill Grant retired in June and Sue Tindall (Advanced Nurse Practitioner) joined the team in July. We have received positive feedback from patients, and we are happy with how Sue has settled in. You can book an appointment with Sue the same way you would book an appointment with a GP. </w:t>
        </w:r>
      </w:ins>
    </w:p>
    <w:p w14:paraId="6C928632" w14:textId="77777777" w:rsidR="006A110C" w:rsidRDefault="006A110C" w:rsidP="00177F48">
      <w:pPr>
        <w:rPr>
          <w:ins w:id="40" w:author="DEIGHTON, Katie (LONGROYDE SURGERY)" w:date="2026-09-25T19:58:00Z" w16du:dateUtc="2026-09-25T23:58:00Z"/>
          <w:rFonts w:ascii="Arial" w:hAnsi="Arial" w:cs="Arial"/>
          <w:sz w:val="24"/>
          <w:szCs w:val="24"/>
        </w:rPr>
      </w:pPr>
    </w:p>
    <w:p w14:paraId="5FD2BF92" w14:textId="4686ECDE" w:rsidR="006A110C" w:rsidRDefault="006A110C" w:rsidP="00177F48">
      <w:pPr>
        <w:rPr>
          <w:ins w:id="41" w:author="DEIGHTON, Katie (LONGROYDE SURGERY)" w:date="2026-09-25T19:58:00Z" w16du:dateUtc="2026-09-25T23:58:00Z"/>
          <w:rFonts w:ascii="Arial" w:hAnsi="Arial" w:cs="Arial"/>
          <w:sz w:val="24"/>
          <w:szCs w:val="24"/>
        </w:rPr>
      </w:pPr>
      <w:ins w:id="42" w:author="DEIGHTON, Katie (LONGROYDE SURGERY)" w:date="2026-09-25T19:58:00Z" w16du:dateUtc="2026-09-25T23:58:00Z">
        <w:r>
          <w:rPr>
            <w:rFonts w:ascii="Arial" w:hAnsi="Arial" w:cs="Arial"/>
            <w:sz w:val="24"/>
            <w:szCs w:val="24"/>
          </w:rPr>
          <w:t xml:space="preserve">Angie Shaw (Practice Nurse) retired at the end of December and Claire Lord (Healthcare Assistant) joined the Nursing team earlier this month to support them by doing a range of procedures including blood tests, blood pressure checks, certain injections and many other duties. </w:t>
        </w:r>
      </w:ins>
    </w:p>
    <w:p w14:paraId="65ECA325" w14:textId="77777777" w:rsidR="006A110C" w:rsidRDefault="006A110C" w:rsidP="00177F48">
      <w:pPr>
        <w:rPr>
          <w:ins w:id="43" w:author="DEIGHTON, Katie (LONGROYDE SURGERY)" w:date="2026-09-25T19:58:00Z" w16du:dateUtc="2026-09-25T23:58:00Z"/>
          <w:rFonts w:ascii="Arial" w:hAnsi="Arial" w:cs="Arial"/>
          <w:sz w:val="24"/>
          <w:szCs w:val="24"/>
        </w:rPr>
      </w:pPr>
    </w:p>
    <w:p w14:paraId="086AD3D8" w14:textId="5A500B2B" w:rsidR="006A110C" w:rsidRPr="006A110C" w:rsidRDefault="006A110C" w:rsidP="00177F48">
      <w:pPr>
        <w:rPr>
          <w:ins w:id="44" w:author="DEIGHTON, Katie (LONGROYDE SURGERY)" w:date="2026-09-25T19:58:00Z" w16du:dateUtc="2026-09-25T23:58:00Z"/>
          <w:rFonts w:ascii="Arial" w:hAnsi="Arial" w:cs="Arial"/>
          <w:sz w:val="24"/>
          <w:szCs w:val="24"/>
        </w:rPr>
      </w:pPr>
      <w:ins w:id="45" w:author="DEIGHTON, Katie (LONGROYDE SURGERY)" w:date="2026-09-25T19:58:00Z" w16du:dateUtc="2026-09-25T23:58:00Z">
        <w:r>
          <w:rPr>
            <w:rFonts w:ascii="Arial" w:hAnsi="Arial" w:cs="Arial"/>
            <w:sz w:val="24"/>
            <w:szCs w:val="24"/>
          </w:rPr>
          <w:t xml:space="preserve">Ali (Receptionist) retired in July. </w:t>
        </w:r>
        <w:r w:rsidR="002414C5">
          <w:rPr>
            <w:rFonts w:ascii="Arial" w:hAnsi="Arial" w:cs="Arial"/>
            <w:sz w:val="24"/>
            <w:szCs w:val="24"/>
          </w:rPr>
          <w:t xml:space="preserve">We have a new receptionist called Avril who joined the team in November. </w:t>
        </w:r>
      </w:ins>
    </w:p>
    <w:p w14:paraId="19CB4EF9" w14:textId="77777777" w:rsidR="00985F5D" w:rsidRDefault="00985F5D" w:rsidP="00177F48">
      <w:pPr>
        <w:rPr>
          <w:ins w:id="46" w:author="DEIGHTON, Katie (LONGROYDE SURGERY)" w:date="2026-09-25T19:58:00Z" w16du:dateUtc="2026-09-25T23:58:00Z"/>
          <w:rFonts w:ascii="Arial" w:hAnsi="Arial" w:cs="Arial"/>
          <w:sz w:val="24"/>
          <w:szCs w:val="24"/>
        </w:rPr>
      </w:pPr>
    </w:p>
    <w:p w14:paraId="74713294" w14:textId="77777777" w:rsidR="00985F5D" w:rsidRDefault="00985F5D" w:rsidP="00177F48">
      <w:pPr>
        <w:rPr>
          <w:ins w:id="47" w:author="DEIGHTON, Katie (LONGROYDE SURGERY)" w:date="2026-09-25T19:58:00Z" w16du:dateUtc="2026-09-25T23:58:00Z"/>
          <w:rFonts w:ascii="Arial" w:hAnsi="Arial" w:cs="Arial"/>
          <w:sz w:val="24"/>
          <w:szCs w:val="24"/>
        </w:rPr>
      </w:pPr>
    </w:p>
    <w:p w14:paraId="2FAF9C59" w14:textId="2F3A657D" w:rsidR="00985F5D" w:rsidRDefault="00BC3159" w:rsidP="00BC3159">
      <w:pPr>
        <w:rPr>
          <w:ins w:id="48" w:author="DEIGHTON, Katie (LONGROYDE SURGERY)" w:date="2026-09-25T19:58:00Z" w16du:dateUtc="2026-09-25T23:58:00Z"/>
          <w:rFonts w:ascii="Arial" w:hAnsi="Arial" w:cs="Arial"/>
          <w:b/>
          <w:bCs/>
          <w:sz w:val="24"/>
          <w:szCs w:val="24"/>
          <w:u w:val="single"/>
        </w:rPr>
      </w:pPr>
      <w:ins w:id="49" w:author="DEIGHTON, Katie (LONGROYDE SURGERY)" w:date="2026-09-25T19:58:00Z" w16du:dateUtc="2026-09-25T23:58:00Z">
        <w:r>
          <w:rPr>
            <w:rFonts w:ascii="Arial" w:hAnsi="Arial" w:cs="Arial"/>
            <w:b/>
            <w:bCs/>
            <w:sz w:val="24"/>
            <w:szCs w:val="24"/>
            <w:u w:val="single"/>
          </w:rPr>
          <w:t>Car park</w:t>
        </w:r>
      </w:ins>
    </w:p>
    <w:p w14:paraId="1DF74873" w14:textId="77777777" w:rsidR="002414C5" w:rsidRDefault="002414C5" w:rsidP="00BC3159">
      <w:pPr>
        <w:rPr>
          <w:ins w:id="50" w:author="DEIGHTON, Katie (LONGROYDE SURGERY)" w:date="2026-09-25T19:58:00Z" w16du:dateUtc="2026-09-25T23:58:00Z"/>
          <w:rFonts w:ascii="Arial" w:hAnsi="Arial" w:cs="Arial"/>
          <w:b/>
          <w:bCs/>
          <w:sz w:val="24"/>
          <w:szCs w:val="24"/>
          <w:u w:val="single"/>
        </w:rPr>
      </w:pPr>
    </w:p>
    <w:p w14:paraId="4524A4C1" w14:textId="5CC3E60E" w:rsidR="002414C5" w:rsidRPr="002414C5" w:rsidRDefault="002414C5" w:rsidP="00BC3159">
      <w:pPr>
        <w:rPr>
          <w:ins w:id="51" w:author="DEIGHTON, Katie (LONGROYDE SURGERY)" w:date="2026-09-25T19:58:00Z" w16du:dateUtc="2026-09-25T23:58:00Z"/>
          <w:rFonts w:ascii="Arial" w:hAnsi="Arial" w:cs="Arial"/>
          <w:sz w:val="24"/>
          <w:szCs w:val="24"/>
        </w:rPr>
      </w:pPr>
      <w:ins w:id="52" w:author="DEIGHTON, Katie (LONGROYDE SURGERY)" w:date="2026-09-25T19:58:00Z" w16du:dateUtc="2026-09-25T23:58:00Z">
        <w:r>
          <w:rPr>
            <w:rFonts w:ascii="Arial" w:hAnsi="Arial" w:cs="Arial"/>
            <w:sz w:val="24"/>
            <w:szCs w:val="24"/>
          </w:rPr>
          <w:t>The potholes have been fixed and the car park has been resurfaced. We are in the process of getting quotes to have the remaining section of the car park repainted to make the parking bays easier to see.</w:t>
        </w:r>
      </w:ins>
    </w:p>
    <w:p w14:paraId="30AAC759" w14:textId="77777777" w:rsidR="00BC3159" w:rsidRDefault="00BC3159" w:rsidP="00BC3159">
      <w:pPr>
        <w:rPr>
          <w:ins w:id="53" w:author="DEIGHTON, Katie (LONGROYDE SURGERY)" w:date="2026-09-25T19:58:00Z" w16du:dateUtc="2026-09-25T23:58:00Z"/>
          <w:rFonts w:ascii="Arial" w:hAnsi="Arial" w:cs="Arial"/>
          <w:b/>
          <w:bCs/>
          <w:sz w:val="24"/>
          <w:szCs w:val="24"/>
          <w:u w:val="single"/>
        </w:rPr>
      </w:pPr>
    </w:p>
    <w:p w14:paraId="3642E142" w14:textId="2B282098" w:rsidR="002414C5" w:rsidRDefault="002414C5" w:rsidP="00BC3159">
      <w:pPr>
        <w:shd w:val="clear" w:color="auto" w:fill="FFFFFF"/>
        <w:spacing w:before="100" w:beforeAutospacing="1" w:after="100" w:afterAutospacing="1"/>
        <w:rPr>
          <w:ins w:id="54" w:author="DEIGHTON, Katie (LONGROYDE SURGERY)" w:date="2026-09-25T19:58:00Z" w16du:dateUtc="2026-09-25T23:58:00Z"/>
          <w:rFonts w:ascii="Arial" w:eastAsia="Times New Roman" w:hAnsi="Arial" w:cs="Arial"/>
          <w:b/>
          <w:bCs/>
          <w:sz w:val="24"/>
          <w:szCs w:val="24"/>
          <w:u w:val="single"/>
          <w:lang w:eastAsia="en-GB"/>
        </w:rPr>
      </w:pPr>
      <w:ins w:id="55" w:author="DEIGHTON, Katie (LONGROYDE SURGERY)" w:date="2026-09-25T19:58:00Z" w16du:dateUtc="2026-09-25T23:58:00Z">
        <w:r>
          <w:rPr>
            <w:rFonts w:ascii="Arial" w:eastAsia="Times New Roman" w:hAnsi="Arial" w:cs="Arial"/>
            <w:b/>
            <w:bCs/>
            <w:sz w:val="24"/>
            <w:szCs w:val="24"/>
            <w:u w:val="single"/>
            <w:lang w:eastAsia="en-GB"/>
          </w:rPr>
          <w:t>GP Patient survey 2024</w:t>
        </w:r>
      </w:ins>
    </w:p>
    <w:p w14:paraId="3C358715" w14:textId="5F625351" w:rsidR="002414C5" w:rsidRPr="002414C5" w:rsidRDefault="002414C5" w:rsidP="00BC3159">
      <w:pPr>
        <w:shd w:val="clear" w:color="auto" w:fill="FFFFFF"/>
        <w:spacing w:before="100" w:beforeAutospacing="1" w:after="100" w:afterAutospacing="1"/>
        <w:rPr>
          <w:ins w:id="56" w:author="DEIGHTON, Katie (LONGROYDE SURGERY)" w:date="2026-09-25T19:58:00Z" w16du:dateUtc="2026-09-25T23:58:00Z"/>
          <w:rFonts w:ascii="Arial" w:eastAsia="Times New Roman" w:hAnsi="Arial" w:cs="Arial"/>
          <w:b/>
          <w:bCs/>
          <w:sz w:val="24"/>
          <w:szCs w:val="24"/>
          <w:u w:val="single"/>
          <w:lang w:eastAsia="en-GB"/>
        </w:rPr>
      </w:pPr>
      <w:ins w:id="57" w:author="DEIGHTON, Katie (LONGROYDE SURGERY)" w:date="2026-09-25T19:58:00Z" w16du:dateUtc="2026-09-25T23:58:00Z">
        <w:r>
          <w:rPr>
            <w:rFonts w:ascii="Arial" w:eastAsia="Times New Roman" w:hAnsi="Arial" w:cs="Arial"/>
            <w:sz w:val="24"/>
            <w:szCs w:val="24"/>
            <w:lang w:eastAsia="en-GB"/>
          </w:rPr>
          <w:t>Longroyde Surgery was rated 3</w:t>
        </w:r>
        <w:r w:rsidRPr="002414C5">
          <w:rPr>
            <w:rFonts w:ascii="Arial" w:eastAsia="Times New Roman" w:hAnsi="Arial" w:cs="Arial"/>
            <w:sz w:val="24"/>
            <w:szCs w:val="24"/>
            <w:vertAlign w:val="superscript"/>
            <w:lang w:eastAsia="en-GB"/>
          </w:rPr>
          <w:t>rd</w:t>
        </w:r>
        <w:r>
          <w:rPr>
            <w:rFonts w:ascii="Arial" w:eastAsia="Times New Roman" w:hAnsi="Arial" w:cs="Arial"/>
            <w:sz w:val="24"/>
            <w:szCs w:val="24"/>
            <w:lang w:eastAsia="en-GB"/>
          </w:rPr>
          <w:t xml:space="preserve"> best GP practice in West Yorkshire. All GP practices are under more pressure than ever before, and it is becoming harder to provide a good service. This is why we are very proud of this achievement.</w:t>
        </w:r>
      </w:ins>
    </w:p>
    <w:p w14:paraId="3EDDE076" w14:textId="2E0E3BDB" w:rsidR="006A110C" w:rsidRDefault="006A110C" w:rsidP="00BC3159">
      <w:pPr>
        <w:shd w:val="clear" w:color="auto" w:fill="FFFFFF"/>
        <w:spacing w:before="100" w:beforeAutospacing="1" w:after="100" w:afterAutospacing="1"/>
        <w:rPr>
          <w:ins w:id="58" w:author="DEIGHTON, Katie (LONGROYDE SURGERY)" w:date="2026-09-25T19:58:00Z" w16du:dateUtc="2026-09-25T23:58:00Z"/>
          <w:rFonts w:ascii="Arial" w:eastAsia="Times New Roman" w:hAnsi="Arial" w:cs="Arial"/>
          <w:b/>
          <w:bCs/>
          <w:sz w:val="24"/>
          <w:szCs w:val="24"/>
          <w:u w:val="single"/>
          <w:lang w:eastAsia="en-GB"/>
        </w:rPr>
      </w:pPr>
      <w:ins w:id="59" w:author="DEIGHTON, Katie (LONGROYDE SURGERY)" w:date="2026-09-25T19:58:00Z" w16du:dateUtc="2026-09-25T23:58:00Z">
        <w:r>
          <w:rPr>
            <w:rFonts w:ascii="Arial" w:eastAsia="Times New Roman" w:hAnsi="Arial" w:cs="Arial"/>
            <w:b/>
            <w:bCs/>
            <w:sz w:val="24"/>
            <w:szCs w:val="24"/>
            <w:u w:val="single"/>
            <w:lang w:eastAsia="en-GB"/>
          </w:rPr>
          <w:t>Flu jabs</w:t>
        </w:r>
      </w:ins>
    </w:p>
    <w:p w14:paraId="11D6EF02" w14:textId="38F9494E" w:rsidR="002414C5" w:rsidRDefault="002414C5" w:rsidP="00BC3159">
      <w:pPr>
        <w:shd w:val="clear" w:color="auto" w:fill="FFFFFF"/>
        <w:spacing w:before="100" w:beforeAutospacing="1" w:after="100" w:afterAutospacing="1"/>
        <w:rPr>
          <w:ins w:id="60" w:author="DEIGHTON, Katie (LONGROYDE SURGERY)" w:date="2026-09-25T19:58:00Z" w16du:dateUtc="2026-09-25T23:58:00Z"/>
          <w:rFonts w:ascii="Arial" w:eastAsia="Times New Roman" w:hAnsi="Arial" w:cs="Arial"/>
          <w:sz w:val="24"/>
          <w:szCs w:val="24"/>
          <w:lang w:eastAsia="en-GB"/>
        </w:rPr>
      </w:pPr>
      <w:ins w:id="61" w:author="DEIGHTON, Katie (LONGROYDE SURGERY)" w:date="2026-09-25T19:58:00Z" w16du:dateUtc="2026-09-25T23:58:00Z">
        <w:r>
          <w:rPr>
            <w:rFonts w:ascii="Arial" w:eastAsia="Times New Roman" w:hAnsi="Arial" w:cs="Arial"/>
            <w:sz w:val="24"/>
            <w:szCs w:val="24"/>
            <w:lang w:eastAsia="en-GB"/>
          </w:rPr>
          <w:t>We have got 1112 patients who are eligible for a flu jab. We have given over 800 flu jabs since October. If you</w:t>
        </w:r>
        <w:r w:rsidR="005B5D61">
          <w:rPr>
            <w:rFonts w:ascii="Arial" w:eastAsia="Times New Roman" w:hAnsi="Arial" w:cs="Arial"/>
            <w:sz w:val="24"/>
            <w:szCs w:val="24"/>
            <w:lang w:eastAsia="en-GB"/>
          </w:rPr>
          <w:t xml:space="preserve"> would like one, please contact reception to book an appointment.</w:t>
        </w:r>
        <w:r>
          <w:rPr>
            <w:rFonts w:ascii="Arial" w:eastAsia="Times New Roman" w:hAnsi="Arial" w:cs="Arial"/>
            <w:sz w:val="24"/>
            <w:szCs w:val="24"/>
            <w:lang w:eastAsia="en-GB"/>
          </w:rPr>
          <w:t xml:space="preserve"> </w:t>
        </w:r>
      </w:ins>
    </w:p>
    <w:p w14:paraId="5B121651" w14:textId="77777777" w:rsidR="005B5D61" w:rsidRPr="002414C5" w:rsidRDefault="005B5D61" w:rsidP="00BC3159">
      <w:pPr>
        <w:shd w:val="clear" w:color="auto" w:fill="FFFFFF"/>
        <w:spacing w:before="100" w:beforeAutospacing="1" w:after="100" w:afterAutospacing="1"/>
        <w:rPr>
          <w:ins w:id="62" w:author="DEIGHTON, Katie (LONGROYDE SURGERY)" w:date="2026-09-25T19:58:00Z" w16du:dateUtc="2026-09-25T23:58:00Z"/>
          <w:rFonts w:ascii="Arial" w:eastAsia="Times New Roman" w:hAnsi="Arial" w:cs="Arial"/>
          <w:sz w:val="24"/>
          <w:szCs w:val="24"/>
          <w:lang w:eastAsia="en-GB"/>
        </w:rPr>
      </w:pPr>
    </w:p>
    <w:p w14:paraId="44B1ABF9" w14:textId="6A6DC4D3" w:rsidR="006A110C" w:rsidRDefault="006A110C" w:rsidP="00BC3159">
      <w:pPr>
        <w:shd w:val="clear" w:color="auto" w:fill="FFFFFF"/>
        <w:spacing w:before="100" w:beforeAutospacing="1" w:after="100" w:afterAutospacing="1"/>
        <w:rPr>
          <w:ins w:id="63" w:author="DEIGHTON, Katie (LONGROYDE SURGERY)" w:date="2026-09-25T19:58:00Z" w16du:dateUtc="2026-09-25T23:58:00Z"/>
          <w:rFonts w:ascii="Arial" w:eastAsia="Times New Roman" w:hAnsi="Arial" w:cs="Arial"/>
          <w:b/>
          <w:bCs/>
          <w:sz w:val="24"/>
          <w:szCs w:val="24"/>
          <w:u w:val="single"/>
          <w:lang w:eastAsia="en-GB"/>
        </w:rPr>
      </w:pPr>
      <w:ins w:id="64" w:author="DEIGHTON, Katie (LONGROYDE SURGERY)" w:date="2026-09-25T19:58:00Z" w16du:dateUtc="2026-09-25T23:58:00Z">
        <w:r>
          <w:rPr>
            <w:rFonts w:ascii="Arial" w:eastAsia="Times New Roman" w:hAnsi="Arial" w:cs="Arial"/>
            <w:b/>
            <w:bCs/>
            <w:sz w:val="24"/>
            <w:szCs w:val="24"/>
            <w:u w:val="single"/>
            <w:lang w:eastAsia="en-GB"/>
          </w:rPr>
          <w:lastRenderedPageBreak/>
          <w:t>Respiratory clinic</w:t>
        </w:r>
      </w:ins>
    </w:p>
    <w:p w14:paraId="6FB3FFA8" w14:textId="4DB6ACCA" w:rsidR="005B5D61" w:rsidRPr="005B5D61" w:rsidRDefault="005B5D61" w:rsidP="00BC3159">
      <w:pPr>
        <w:shd w:val="clear" w:color="auto" w:fill="FFFFFF"/>
        <w:spacing w:before="100" w:beforeAutospacing="1" w:after="100" w:afterAutospacing="1"/>
        <w:rPr>
          <w:ins w:id="65" w:author="DEIGHTON, Katie (LONGROYDE SURGERY)" w:date="2026-09-25T19:58:00Z" w16du:dateUtc="2026-09-25T23:58:00Z"/>
          <w:rFonts w:ascii="Arial" w:eastAsia="Times New Roman" w:hAnsi="Arial" w:cs="Arial"/>
          <w:sz w:val="24"/>
          <w:szCs w:val="24"/>
          <w:lang w:eastAsia="en-GB"/>
        </w:rPr>
      </w:pPr>
      <w:ins w:id="66" w:author="DEIGHTON, Katie (LONGROYDE SURGERY)" w:date="2026-09-25T19:58:00Z" w16du:dateUtc="2026-09-25T23:58:00Z">
        <w:r>
          <w:rPr>
            <w:rFonts w:ascii="Arial" w:eastAsia="Times New Roman" w:hAnsi="Arial" w:cs="Arial"/>
            <w:sz w:val="24"/>
            <w:szCs w:val="24"/>
            <w:lang w:eastAsia="en-GB"/>
          </w:rPr>
          <w:t>From now until April there are some extra GP appointments available every day for patients who are suffering with acute respiratory problems (chest infection, sore throat, earache, cough / cold). The appointments are held at either Rydings Hall Surgery or Kos Clinic. These are booked in the same way You may be offered one of these appointments by the reception team when contacting the surgery.</w:t>
        </w:r>
      </w:ins>
    </w:p>
    <w:p w14:paraId="52D17D46" w14:textId="77777777" w:rsidR="005B5D61" w:rsidRDefault="005B5D61" w:rsidP="00BC3159">
      <w:pPr>
        <w:shd w:val="clear" w:color="auto" w:fill="FFFFFF"/>
        <w:spacing w:before="100" w:beforeAutospacing="1" w:after="100" w:afterAutospacing="1"/>
        <w:rPr>
          <w:ins w:id="67" w:author="DEIGHTON, Katie (LONGROYDE SURGERY)" w:date="2026-09-25T19:58:00Z" w16du:dateUtc="2026-09-25T23:58:00Z"/>
          <w:rFonts w:ascii="Arial" w:eastAsia="Times New Roman" w:hAnsi="Arial" w:cs="Arial"/>
          <w:b/>
          <w:bCs/>
          <w:sz w:val="24"/>
          <w:szCs w:val="24"/>
          <w:u w:val="single"/>
          <w:lang w:eastAsia="en-GB"/>
        </w:rPr>
      </w:pPr>
    </w:p>
    <w:p w14:paraId="6C1F36BE" w14:textId="226445A7" w:rsidR="006A110C" w:rsidRDefault="006A110C" w:rsidP="00BC3159">
      <w:pPr>
        <w:shd w:val="clear" w:color="auto" w:fill="FFFFFF"/>
        <w:spacing w:before="100" w:beforeAutospacing="1" w:after="100" w:afterAutospacing="1"/>
        <w:rPr>
          <w:ins w:id="68" w:author="DEIGHTON, Katie (LONGROYDE SURGERY)" w:date="2026-09-25T19:58:00Z" w16du:dateUtc="2026-09-25T23:58:00Z"/>
          <w:rFonts w:ascii="Arial" w:eastAsia="Times New Roman" w:hAnsi="Arial" w:cs="Arial"/>
          <w:b/>
          <w:bCs/>
          <w:sz w:val="24"/>
          <w:szCs w:val="24"/>
          <w:u w:val="single"/>
          <w:lang w:eastAsia="en-GB"/>
        </w:rPr>
      </w:pPr>
      <w:ins w:id="69" w:author="DEIGHTON, Katie (LONGROYDE SURGERY)" w:date="2026-09-25T19:58:00Z" w16du:dateUtc="2026-09-25T23:58:00Z">
        <w:r>
          <w:rPr>
            <w:rFonts w:ascii="Arial" w:eastAsia="Times New Roman" w:hAnsi="Arial" w:cs="Arial"/>
            <w:b/>
            <w:bCs/>
            <w:sz w:val="24"/>
            <w:szCs w:val="24"/>
            <w:u w:val="single"/>
            <w:lang w:eastAsia="en-GB"/>
          </w:rPr>
          <w:t xml:space="preserve">AF </w:t>
        </w:r>
        <w:r w:rsidR="00575F8C">
          <w:rPr>
            <w:rFonts w:ascii="Arial" w:eastAsia="Times New Roman" w:hAnsi="Arial" w:cs="Arial"/>
            <w:b/>
            <w:bCs/>
            <w:sz w:val="24"/>
            <w:szCs w:val="24"/>
            <w:u w:val="single"/>
            <w:lang w:eastAsia="en-GB"/>
          </w:rPr>
          <w:t xml:space="preserve">( Atrial Fibrillation) </w:t>
        </w:r>
        <w:r>
          <w:rPr>
            <w:rFonts w:ascii="Arial" w:eastAsia="Times New Roman" w:hAnsi="Arial" w:cs="Arial"/>
            <w:b/>
            <w:bCs/>
            <w:sz w:val="24"/>
            <w:szCs w:val="24"/>
            <w:u w:val="single"/>
            <w:lang w:eastAsia="en-GB"/>
          </w:rPr>
          <w:t>clinic / lipid project</w:t>
        </w:r>
      </w:ins>
    </w:p>
    <w:p w14:paraId="5621981B" w14:textId="63053ADA" w:rsidR="00575F8C" w:rsidRPr="00575F8C" w:rsidRDefault="00575F8C" w:rsidP="00BC3159">
      <w:pPr>
        <w:shd w:val="clear" w:color="auto" w:fill="FFFFFF"/>
        <w:spacing w:before="100" w:beforeAutospacing="1" w:after="100" w:afterAutospacing="1"/>
        <w:rPr>
          <w:ins w:id="70" w:author="DEIGHTON, Katie (LONGROYDE SURGERY)" w:date="2026-09-25T19:58:00Z" w16du:dateUtc="2026-09-25T23:58:00Z"/>
          <w:rFonts w:ascii="Arial" w:eastAsia="Times New Roman" w:hAnsi="Arial" w:cs="Arial"/>
          <w:sz w:val="24"/>
          <w:szCs w:val="24"/>
          <w:lang w:eastAsia="en-GB"/>
        </w:rPr>
      </w:pPr>
      <w:ins w:id="71" w:author="DEIGHTON, Katie (LONGROYDE SURGERY)" w:date="2026-09-25T19:58:00Z" w16du:dateUtc="2026-09-25T23:58:00Z">
        <w:r>
          <w:rPr>
            <w:rFonts w:ascii="Arial" w:eastAsia="Times New Roman" w:hAnsi="Arial" w:cs="Arial"/>
            <w:sz w:val="24"/>
            <w:szCs w:val="24"/>
            <w:lang w:eastAsia="en-GB"/>
          </w:rPr>
          <w:t xml:space="preserve">There is a project going on at the moment to focus on patients who are eligible to take a statin for their cholesterol levels. If you are eligible you may receive a letter inviting you to book an appointment at one of our specified clinics. </w:t>
        </w:r>
      </w:ins>
    </w:p>
    <w:p w14:paraId="371BE0EA" w14:textId="1A54FA9C" w:rsidR="003F079F" w:rsidRDefault="00172135" w:rsidP="00177F48">
      <w:pPr>
        <w:shd w:val="clear" w:color="auto" w:fill="FFFFFF"/>
        <w:spacing w:before="100" w:beforeAutospacing="1" w:after="100" w:afterAutospacing="1"/>
        <w:rPr>
          <w:ins w:id="72" w:author="DEIGHTON, Katie (LONGROYDE SURGERY)" w:date="2026-09-25T19:58:00Z" w16du:dateUtc="2026-09-25T23:58:00Z"/>
          <w:rFonts w:ascii="Arial" w:eastAsia="Times New Roman" w:hAnsi="Arial" w:cs="Arial"/>
          <w:b/>
          <w:bCs/>
          <w:sz w:val="24"/>
          <w:szCs w:val="24"/>
          <w:u w:val="single"/>
          <w:lang w:eastAsia="en-GB"/>
        </w:rPr>
      </w:pPr>
      <w:ins w:id="73" w:author="DEIGHTON, Katie (LONGROYDE SURGERY)" w:date="2026-09-25T19:58:00Z" w16du:dateUtc="2026-09-25T23:58:00Z">
        <w:r w:rsidRPr="00172135">
          <w:rPr>
            <w:rFonts w:ascii="Arial" w:eastAsia="Times New Roman" w:hAnsi="Arial" w:cs="Arial"/>
            <w:b/>
            <w:bCs/>
            <w:sz w:val="24"/>
            <w:szCs w:val="24"/>
            <w:u w:val="single"/>
            <w:lang w:eastAsia="en-GB"/>
          </w:rPr>
          <w:t>A.O.B</w:t>
        </w:r>
      </w:ins>
    </w:p>
    <w:p w14:paraId="2094DFAA" w14:textId="67C2B114" w:rsidR="00575F8C" w:rsidRPr="00575F8C" w:rsidRDefault="00575F8C" w:rsidP="00177F48">
      <w:pPr>
        <w:shd w:val="clear" w:color="auto" w:fill="FFFFFF"/>
        <w:spacing w:before="100" w:beforeAutospacing="1" w:after="100" w:afterAutospacing="1"/>
        <w:rPr>
          <w:ins w:id="74" w:author="DEIGHTON, Katie (LONGROYDE SURGERY)" w:date="2026-09-25T19:58:00Z" w16du:dateUtc="2026-09-25T23:58:00Z"/>
          <w:rFonts w:ascii="Arial" w:eastAsia="Times New Roman" w:hAnsi="Arial" w:cs="Arial"/>
          <w:sz w:val="24"/>
          <w:szCs w:val="24"/>
          <w:lang w:eastAsia="en-GB"/>
        </w:rPr>
      </w:pPr>
      <w:ins w:id="75" w:author="DEIGHTON, Katie (LONGROYDE SURGERY)" w:date="2026-09-25T19:58:00Z" w16du:dateUtc="2026-09-25T23:58:00Z">
        <w:r>
          <w:rPr>
            <w:rFonts w:ascii="Arial" w:eastAsia="Times New Roman" w:hAnsi="Arial" w:cs="Arial"/>
            <w:sz w:val="24"/>
            <w:szCs w:val="24"/>
            <w:lang w:eastAsia="en-GB"/>
          </w:rPr>
          <w:t xml:space="preserve">We only had 1 person attend this meeting, so it was agreed that I will send a reminder out 1 week prior to future meetings. </w:t>
        </w:r>
      </w:ins>
    </w:p>
    <w:p w14:paraId="006EEF20" w14:textId="0C28D004" w:rsidR="005510BB" w:rsidRDefault="006A110C" w:rsidP="00177F48">
      <w:pPr>
        <w:rPr>
          <w:ins w:id="76" w:author="DEIGHTON, Katie (LONGROYDE SURGERY)" w:date="2026-09-25T19:58:00Z" w16du:dateUtc="2026-09-25T23:58:00Z"/>
          <w:rFonts w:ascii="Arial" w:eastAsia="Times New Roman" w:hAnsi="Arial" w:cs="Arial"/>
          <w:b/>
          <w:bCs/>
          <w:sz w:val="24"/>
          <w:szCs w:val="24"/>
          <w:u w:val="single"/>
          <w:lang w:eastAsia="en-GB"/>
        </w:rPr>
      </w:pPr>
      <w:ins w:id="77" w:author="DEIGHTON, Katie (LONGROYDE SURGERY)" w:date="2026-09-25T19:58:00Z" w16du:dateUtc="2026-09-25T23:58:00Z">
        <w:r>
          <w:rPr>
            <w:rFonts w:ascii="Arial" w:eastAsia="Times New Roman" w:hAnsi="Arial" w:cs="Arial"/>
            <w:b/>
            <w:bCs/>
            <w:sz w:val="24"/>
            <w:szCs w:val="24"/>
            <w:u w:val="single"/>
            <w:lang w:eastAsia="en-GB"/>
          </w:rPr>
          <w:t>Date of next meeting</w:t>
        </w:r>
      </w:ins>
    </w:p>
    <w:p w14:paraId="0FF9CFCF" w14:textId="77777777" w:rsidR="00575F8C" w:rsidRDefault="00575F8C" w:rsidP="00177F48">
      <w:pPr>
        <w:rPr>
          <w:ins w:id="78" w:author="DEIGHTON, Katie (LONGROYDE SURGERY)" w:date="2026-09-25T19:58:00Z" w16du:dateUtc="2026-09-25T23:58:00Z"/>
          <w:rFonts w:ascii="Arial" w:eastAsia="Times New Roman" w:hAnsi="Arial" w:cs="Arial"/>
          <w:b/>
          <w:bCs/>
          <w:sz w:val="24"/>
          <w:szCs w:val="24"/>
          <w:u w:val="single"/>
          <w:lang w:eastAsia="en-GB"/>
        </w:rPr>
      </w:pPr>
    </w:p>
    <w:p w14:paraId="0F2A4EA6" w14:textId="77777777" w:rsidR="00037637" w:rsidRPr="003816BE" w:rsidRDefault="00575F8C" w:rsidP="003816BE">
      <w:pPr>
        <w:pStyle w:val="NormalWeb"/>
        <w:spacing w:before="0" w:beforeAutospacing="0" w:after="0" w:afterAutospacing="0"/>
        <w:rPr>
          <w:del w:id="79" w:author="DEIGHTON, Katie (LONGROYDE SURGERY)" w:date="2026-09-25T19:58:00Z" w16du:dateUtc="2026-09-25T23:58:00Z"/>
          <w:rFonts w:asciiTheme="minorHAnsi" w:eastAsiaTheme="minorEastAsia" w:hAnsi="Arial" w:cstheme="minorBidi"/>
          <w:b/>
          <w:color w:val="000000" w:themeColor="text1"/>
          <w:kern w:val="24"/>
        </w:rPr>
      </w:pPr>
      <w:ins w:id="80" w:author="DEIGHTON, Katie (LONGROYDE SURGERY)" w:date="2026-09-25T19:58:00Z" w16du:dateUtc="2026-09-25T23:58:00Z">
        <w:r>
          <w:rPr>
            <w:rFonts w:ascii="Arial" w:hAnsi="Arial" w:cs="Arial"/>
            <w:lang w:eastAsia="en-GB"/>
          </w:rPr>
          <w:t xml:space="preserve">Spring / Summer 2025 date to be confirmed. </w:t>
        </w:r>
      </w:ins>
      <w:del w:id="81" w:author="DEIGHTON, Katie (LONGROYDE SURGERY)" w:date="2026-09-25T19:58:00Z" w16du:dateUtc="2026-09-25T23:58:00Z">
        <w:r w:rsidR="00B75CE1" w:rsidRPr="003816BE">
          <w:rPr>
            <w:rFonts w:asciiTheme="minorHAnsi" w:eastAsiaTheme="minorEastAsia" w:hAnsi="Arial" w:cstheme="minorBidi"/>
            <w:b/>
            <w:color w:val="000000" w:themeColor="text1"/>
            <w:kern w:val="24"/>
          </w:rPr>
          <w:delText>StreamNet</w:delText>
        </w:r>
        <w:r w:rsidR="00037637" w:rsidRPr="003816BE">
          <w:rPr>
            <w:rFonts w:asciiTheme="minorHAnsi" w:eastAsiaTheme="minorEastAsia" w:hAnsi="Arial" w:cstheme="minorBidi"/>
            <w:b/>
            <w:color w:val="000000" w:themeColor="text1"/>
            <w:kern w:val="24"/>
          </w:rPr>
          <w:delText xml:space="preserve"> S</w:delText>
        </w:r>
        <w:r w:rsidR="00037637" w:rsidRPr="003816BE">
          <w:rPr>
            <w:rFonts w:asciiTheme="minorHAnsi" w:eastAsiaTheme="minorEastAsia" w:hAnsi="Arial" w:cstheme="minorBidi"/>
            <w:b/>
            <w:color w:val="000000" w:themeColor="text1" w:themeShade="80"/>
            <w:kern w:val="24"/>
          </w:rPr>
          <w:delText>teering Committee conference call May 17, 2018: Prep for the ExComm Meeting</w:delText>
        </w:r>
        <w:r w:rsidR="00037637" w:rsidRPr="003816BE">
          <w:rPr>
            <w:rFonts w:asciiTheme="minorHAnsi" w:eastAsiaTheme="minorEastAsia" w:hAnsi="Arial" w:cstheme="minorBidi"/>
            <w:b/>
            <w:color w:val="000000" w:themeColor="text1"/>
            <w:kern w:val="24"/>
          </w:rPr>
          <w:delText xml:space="preserve"> </w:delText>
        </w:r>
        <w:r w:rsidR="00037637" w:rsidRPr="003816BE">
          <w:rPr>
            <w:rFonts w:asciiTheme="minorHAnsi" w:eastAsiaTheme="minorEastAsia" w:hAnsi="Arial" w:cstheme="minorBidi"/>
            <w:b/>
            <w:color w:val="000000" w:themeColor="text1" w:themeShade="80"/>
            <w:kern w:val="24"/>
          </w:rPr>
          <w:delText>June 14, 2018</w:delText>
        </w:r>
      </w:del>
    </w:p>
    <w:p w14:paraId="6517F205" w14:textId="77777777" w:rsidR="00037637" w:rsidRDefault="00037637" w:rsidP="00037637">
      <w:pPr>
        <w:rPr>
          <w:del w:id="82" w:author="DEIGHTON, Katie (LONGROYDE SURGERY)" w:date="2026-09-25T19:58:00Z" w16du:dateUtc="2026-09-25T23:58:00Z"/>
        </w:rPr>
      </w:pPr>
    </w:p>
    <w:p w14:paraId="62ACA11A" w14:textId="77777777" w:rsidR="00037637" w:rsidRPr="00B75CE1" w:rsidRDefault="00037637" w:rsidP="00037637">
      <w:pPr>
        <w:pStyle w:val="NormalWeb"/>
        <w:spacing w:before="0" w:beforeAutospacing="0" w:after="0" w:afterAutospacing="0"/>
        <w:rPr>
          <w:del w:id="83" w:author="DEIGHTON, Katie (LONGROYDE SURGERY)" w:date="2026-09-25T19:58:00Z" w16du:dateUtc="2026-09-25T23:58:00Z"/>
          <w:rFonts w:asciiTheme="minorHAnsi" w:eastAsiaTheme="minorEastAsia" w:hAnsi="Arial" w:cstheme="minorBidi"/>
          <w:color w:val="000000" w:themeColor="text1"/>
          <w:kern w:val="24"/>
          <w:u w:val="single"/>
        </w:rPr>
      </w:pPr>
      <w:del w:id="84" w:author="DEIGHTON, Katie (LONGROYDE SURGERY)" w:date="2026-09-25T19:58:00Z" w16du:dateUtc="2026-09-25T23:58:00Z">
        <w:r>
          <w:rPr>
            <w:rFonts w:asciiTheme="minorHAnsi" w:eastAsiaTheme="minorEastAsia" w:hAnsi="Arial" w:cstheme="minorBidi"/>
            <w:color w:val="000000" w:themeColor="text1"/>
            <w:kern w:val="24"/>
          </w:rPr>
          <w:delText>Attendees: Chris Wheaton, Greg Wilke, Bill Kinney, Cedric Cooney, Jen Bayer, Angie Schmidt, Mari Williams, Nancy Leonard, Brodie</w:delText>
        </w:r>
        <w:r w:rsidR="003816BE">
          <w:rPr>
            <w:rFonts w:asciiTheme="minorHAnsi" w:eastAsiaTheme="minorEastAsia" w:hAnsi="Arial" w:cstheme="minorBidi"/>
            <w:color w:val="000000" w:themeColor="text1"/>
            <w:kern w:val="24"/>
          </w:rPr>
          <w:delText xml:space="preserve"> Cox</w:delText>
        </w:r>
        <w:r>
          <w:rPr>
            <w:rFonts w:asciiTheme="minorHAnsi" w:eastAsiaTheme="minorEastAsia" w:hAnsi="Arial" w:cstheme="minorBidi"/>
            <w:color w:val="000000" w:themeColor="text1"/>
            <w:kern w:val="24"/>
          </w:rPr>
          <w:delText>, Scott</w:delText>
        </w:r>
        <w:r w:rsidR="003816BE">
          <w:rPr>
            <w:rFonts w:asciiTheme="minorHAnsi" w:eastAsiaTheme="minorEastAsia" w:hAnsi="Arial" w:cstheme="minorBidi"/>
            <w:color w:val="000000" w:themeColor="text1"/>
            <w:kern w:val="24"/>
          </w:rPr>
          <w:delText xml:space="preserve"> Donahue</w:delText>
        </w:r>
        <w:r>
          <w:rPr>
            <w:rFonts w:asciiTheme="minorHAnsi" w:eastAsiaTheme="minorEastAsia" w:hAnsi="Arial" w:cstheme="minorBidi"/>
            <w:color w:val="000000" w:themeColor="text1"/>
            <w:kern w:val="24"/>
          </w:rPr>
          <w:delText>, Tom I</w:delText>
        </w:r>
        <w:r w:rsidR="003816BE">
          <w:rPr>
            <w:rFonts w:asciiTheme="minorHAnsi" w:eastAsiaTheme="minorEastAsia" w:hAnsi="Arial" w:cstheme="minorBidi"/>
            <w:color w:val="000000" w:themeColor="text1"/>
            <w:kern w:val="24"/>
          </w:rPr>
          <w:delText>verson</w:delText>
        </w:r>
        <w:r>
          <w:rPr>
            <w:rFonts w:asciiTheme="minorHAnsi" w:eastAsiaTheme="minorEastAsia" w:hAnsi="Arial" w:cstheme="minorBidi"/>
            <w:color w:val="000000" w:themeColor="text1"/>
            <w:kern w:val="24"/>
          </w:rPr>
          <w:delText>, Colleen</w:delText>
        </w:r>
        <w:r w:rsidR="003816BE">
          <w:rPr>
            <w:rFonts w:asciiTheme="minorHAnsi" w:eastAsiaTheme="minorEastAsia" w:hAnsi="Arial" w:cstheme="minorBidi"/>
            <w:color w:val="000000" w:themeColor="text1"/>
            <w:kern w:val="24"/>
          </w:rPr>
          <w:delText xml:space="preserve"> Roe</w:delText>
        </w:r>
        <w:r>
          <w:rPr>
            <w:rFonts w:asciiTheme="minorHAnsi" w:eastAsiaTheme="minorEastAsia" w:hAnsi="Arial" w:cstheme="minorBidi"/>
            <w:color w:val="000000" w:themeColor="text1"/>
            <w:kern w:val="24"/>
          </w:rPr>
          <w:delText>, Evan</w:delText>
        </w:r>
        <w:r w:rsidR="003816BE">
          <w:rPr>
            <w:rFonts w:asciiTheme="minorHAnsi" w:eastAsiaTheme="minorEastAsia" w:hAnsi="Arial" w:cstheme="minorBidi"/>
            <w:color w:val="000000" w:themeColor="text1"/>
            <w:kern w:val="24"/>
          </w:rPr>
          <w:delText xml:space="preserve"> Brown</w:delText>
        </w:r>
        <w:r>
          <w:rPr>
            <w:rFonts w:asciiTheme="minorHAnsi" w:eastAsiaTheme="minorEastAsia" w:hAnsi="Arial" w:cstheme="minorBidi"/>
            <w:color w:val="000000" w:themeColor="text1"/>
            <w:kern w:val="24"/>
          </w:rPr>
          <w:delText>, Tim Copeland, Lance Hebdon</w:delText>
        </w:r>
        <w:r w:rsidR="003816BE">
          <w:rPr>
            <w:rFonts w:asciiTheme="minorHAnsi" w:eastAsiaTheme="minorEastAsia" w:hAnsi="Arial" w:cstheme="minorBidi"/>
            <w:color w:val="000000" w:themeColor="text1"/>
            <w:kern w:val="24"/>
          </w:rPr>
          <w:delText xml:space="preserve">, </w:delText>
        </w:r>
        <w:r w:rsidRPr="00B75CE1">
          <w:rPr>
            <w:rFonts w:asciiTheme="minorHAnsi" w:eastAsiaTheme="minorEastAsia" w:hAnsi="Arial" w:cstheme="minorBidi"/>
            <w:color w:val="000000" w:themeColor="text1"/>
            <w:kern w:val="24"/>
            <w:u w:val="single"/>
          </w:rPr>
          <w:delText>Thanks to Amy Roberts for taking notes</w:delText>
        </w:r>
      </w:del>
    </w:p>
    <w:p w14:paraId="13AD42E2" w14:textId="77777777" w:rsidR="00037637" w:rsidRDefault="00037637" w:rsidP="00037637">
      <w:pPr>
        <w:pStyle w:val="NormalWeb"/>
        <w:spacing w:before="0" w:beforeAutospacing="0" w:after="0" w:afterAutospacing="0"/>
        <w:rPr>
          <w:del w:id="85" w:author="DEIGHTON, Katie (LONGROYDE SURGERY)" w:date="2026-09-25T19:58:00Z" w16du:dateUtc="2026-09-25T23:58:00Z"/>
          <w:rFonts w:asciiTheme="minorHAnsi" w:eastAsiaTheme="minorEastAsia" w:hAnsi="Arial" w:cstheme="minorBidi"/>
          <w:color w:val="000000" w:themeColor="text1"/>
          <w:kern w:val="24"/>
        </w:rPr>
      </w:pPr>
    </w:p>
    <w:p w14:paraId="78EB82CF" w14:textId="77777777" w:rsidR="00037637" w:rsidRPr="00037637" w:rsidRDefault="00037637" w:rsidP="00037637">
      <w:pPr>
        <w:pStyle w:val="NormalWeb"/>
        <w:spacing w:before="0" w:beforeAutospacing="0" w:after="0" w:afterAutospacing="0"/>
        <w:rPr>
          <w:del w:id="86" w:author="DEIGHTON, Katie (LONGROYDE SURGERY)" w:date="2026-09-25T19:58:00Z" w16du:dateUtc="2026-09-25T23:58:00Z"/>
          <w:rFonts w:asciiTheme="minorHAnsi" w:eastAsiaTheme="minorEastAsia" w:hAnsi="Arial" w:cstheme="minorBidi"/>
          <w:b/>
          <w:color w:val="000000" w:themeColor="text1"/>
          <w:kern w:val="24"/>
        </w:rPr>
      </w:pPr>
      <w:del w:id="87" w:author="DEIGHTON, Katie (LONGROYDE SURGERY)" w:date="2026-09-25T19:58:00Z" w16du:dateUtc="2026-09-25T23:58:00Z">
        <w:r w:rsidRPr="00037637">
          <w:rPr>
            <w:rFonts w:asciiTheme="minorHAnsi" w:eastAsiaTheme="minorEastAsia" w:hAnsi="Arial" w:cstheme="minorBidi"/>
            <w:b/>
            <w:color w:val="000000" w:themeColor="text1"/>
            <w:kern w:val="24"/>
          </w:rPr>
          <w:delText>Proposed Agenda Topics</w:delText>
        </w:r>
      </w:del>
    </w:p>
    <w:p w14:paraId="7E062D91" w14:textId="77777777" w:rsidR="00037637" w:rsidRDefault="00037637" w:rsidP="00037637">
      <w:pPr>
        <w:pStyle w:val="NormalWeb"/>
        <w:spacing w:before="0" w:beforeAutospacing="0" w:after="0" w:afterAutospacing="0"/>
        <w:rPr>
          <w:del w:id="88" w:author="DEIGHTON, Katie (LONGROYDE SURGERY)" w:date="2026-09-25T19:58:00Z" w16du:dateUtc="2026-09-25T23:58:00Z"/>
          <w:rFonts w:asciiTheme="minorHAnsi" w:eastAsiaTheme="minorEastAsia" w:hAnsi="Arial" w:cstheme="minorBidi"/>
          <w:color w:val="000000" w:themeColor="text1"/>
          <w:kern w:val="24"/>
        </w:rPr>
      </w:pPr>
    </w:p>
    <w:p w14:paraId="4E0F02F2" w14:textId="77777777" w:rsidR="00037637" w:rsidRPr="003816BE" w:rsidRDefault="00037637" w:rsidP="00037637">
      <w:pPr>
        <w:pStyle w:val="NormalWeb"/>
        <w:spacing w:before="0" w:beforeAutospacing="0" w:after="0" w:afterAutospacing="0"/>
        <w:rPr>
          <w:del w:id="89" w:author="DEIGHTON, Katie (LONGROYDE SURGERY)" w:date="2026-09-25T19:58:00Z" w16du:dateUtc="2026-09-25T23:58:00Z"/>
          <w:rFonts w:asciiTheme="minorHAnsi" w:eastAsiaTheme="minorEastAsia" w:hAnsiTheme="minorHAnsi" w:cstheme="minorHAnsi"/>
          <w:b/>
          <w:color w:val="000000" w:themeColor="text1"/>
          <w:kern w:val="24"/>
        </w:rPr>
      </w:pPr>
      <w:del w:id="90" w:author="DEIGHTON, Katie (LONGROYDE SURGERY)" w:date="2026-09-25T19:58:00Z" w16du:dateUtc="2026-09-25T23:58:00Z">
        <w:r w:rsidRPr="003816BE">
          <w:rPr>
            <w:rFonts w:asciiTheme="minorHAnsi" w:eastAsiaTheme="minorEastAsia" w:hAnsiTheme="minorHAnsi" w:cstheme="minorHAnsi"/>
            <w:b/>
            <w:color w:val="000000" w:themeColor="text1"/>
            <w:kern w:val="24"/>
          </w:rPr>
          <w:delText>Budget update</w:delText>
        </w:r>
        <w:r w:rsidR="003816BE" w:rsidRPr="003816BE">
          <w:rPr>
            <w:rFonts w:asciiTheme="minorHAnsi" w:eastAsiaTheme="minorEastAsia" w:hAnsiTheme="minorHAnsi" w:cstheme="minorHAnsi"/>
            <w:b/>
            <w:color w:val="000000" w:themeColor="text1"/>
            <w:kern w:val="24"/>
          </w:rPr>
          <w:delText xml:space="preserve"> </w:delText>
        </w:r>
        <w:r w:rsidRPr="003816BE">
          <w:rPr>
            <w:rFonts w:asciiTheme="minorHAnsi" w:eastAsiaTheme="minorEastAsia" w:hAnsiTheme="minorHAnsi" w:cstheme="minorHAnsi"/>
            <w:b/>
            <w:color w:val="000000" w:themeColor="text1"/>
            <w:kern w:val="24"/>
          </w:rPr>
          <w:delText>Budget savings anticipated?</w:delText>
        </w:r>
        <w:r w:rsidR="003816BE" w:rsidRPr="003816BE">
          <w:rPr>
            <w:rFonts w:asciiTheme="minorHAnsi" w:eastAsiaTheme="minorEastAsia" w:hAnsiTheme="minorHAnsi" w:cstheme="minorHAnsi"/>
            <w:b/>
            <w:color w:val="000000" w:themeColor="text1"/>
            <w:kern w:val="24"/>
          </w:rPr>
          <w:delText xml:space="preserve"> </w:delText>
        </w:r>
        <w:r w:rsidRPr="003816BE">
          <w:rPr>
            <w:rFonts w:asciiTheme="minorHAnsi" w:eastAsiaTheme="minorEastAsia" w:hAnsiTheme="minorHAnsi" w:cstheme="minorHAnsi"/>
            <w:b/>
            <w:color w:val="000000" w:themeColor="text1"/>
            <w:kern w:val="24"/>
          </w:rPr>
          <w:delText>Budget shortfall issues to address?</w:delText>
        </w:r>
      </w:del>
    </w:p>
    <w:p w14:paraId="30F0CDB7" w14:textId="77777777" w:rsidR="00037637" w:rsidRPr="003816BE" w:rsidRDefault="00037637" w:rsidP="00037637">
      <w:pPr>
        <w:pStyle w:val="NormalWeb"/>
        <w:spacing w:before="0" w:beforeAutospacing="0" w:after="0" w:afterAutospacing="0"/>
        <w:rPr>
          <w:del w:id="91" w:author="DEIGHTON, Katie (LONGROYDE SURGERY)" w:date="2026-09-25T19:58:00Z" w16du:dateUtc="2026-09-25T23:58:00Z"/>
          <w:rFonts w:asciiTheme="minorHAnsi" w:hAnsiTheme="minorHAnsi" w:cstheme="minorHAnsi"/>
        </w:rPr>
      </w:pPr>
      <w:del w:id="92" w:author="DEIGHTON, Katie (LONGROYDE SURGERY)" w:date="2026-09-25T19:58:00Z" w16du:dateUtc="2026-09-25T23:58:00Z">
        <w:r w:rsidRPr="003816BE">
          <w:rPr>
            <w:rFonts w:asciiTheme="minorHAnsi" w:eastAsiaTheme="minorEastAsia" w:hAnsiTheme="minorHAnsi" w:cstheme="minorHAnsi"/>
            <w:color w:val="000000" w:themeColor="text1"/>
            <w:kern w:val="24"/>
          </w:rPr>
          <w:delText>Any anticipated savings or anticipated budget problems for this year?</w:delText>
        </w:r>
      </w:del>
    </w:p>
    <w:p w14:paraId="2110AA1E" w14:textId="77777777" w:rsidR="00037637" w:rsidRPr="003816BE" w:rsidRDefault="00037637" w:rsidP="00037637">
      <w:pPr>
        <w:pStyle w:val="NormalWeb"/>
        <w:spacing w:before="0" w:beforeAutospacing="0" w:after="0" w:afterAutospacing="0"/>
        <w:rPr>
          <w:del w:id="93" w:author="DEIGHTON, Katie (LONGROYDE SURGERY)" w:date="2026-09-25T19:58:00Z" w16du:dateUtc="2026-09-25T23:58:00Z"/>
          <w:rFonts w:asciiTheme="minorHAnsi" w:hAnsiTheme="minorHAnsi" w:cstheme="minorHAnsi"/>
        </w:rPr>
      </w:pPr>
      <w:del w:id="94" w:author="DEIGHTON, Katie (LONGROYDE SURGERY)" w:date="2026-09-25T19:58:00Z" w16du:dateUtc="2026-09-25T23:58:00Z">
        <w:r w:rsidRPr="003816BE">
          <w:rPr>
            <w:rFonts w:asciiTheme="minorHAnsi" w:eastAsiaTheme="minorEastAsia" w:hAnsiTheme="minorHAnsi" w:cstheme="minorHAnsi"/>
            <w:color w:val="000000" w:themeColor="text1"/>
            <w:kern w:val="24"/>
          </w:rPr>
          <w:delText>WDFW- no savings</w:delText>
        </w:r>
      </w:del>
    </w:p>
    <w:p w14:paraId="175B0310" w14:textId="77777777" w:rsidR="00037637" w:rsidRPr="003816BE" w:rsidRDefault="00037637" w:rsidP="00037637">
      <w:pPr>
        <w:pStyle w:val="NormalWeb"/>
        <w:spacing w:before="0" w:beforeAutospacing="0" w:after="0" w:afterAutospacing="0"/>
        <w:rPr>
          <w:del w:id="95" w:author="DEIGHTON, Katie (LONGROYDE SURGERY)" w:date="2026-09-25T19:58:00Z" w16du:dateUtc="2026-09-25T23:58:00Z"/>
          <w:rFonts w:asciiTheme="minorHAnsi" w:hAnsiTheme="minorHAnsi" w:cstheme="minorHAnsi"/>
        </w:rPr>
      </w:pPr>
      <w:del w:id="96" w:author="DEIGHTON, Katie (LONGROYDE SURGERY)" w:date="2026-09-25T19:58:00Z" w16du:dateUtc="2026-09-25T23:58:00Z">
        <w:r w:rsidRPr="003816BE">
          <w:rPr>
            <w:rFonts w:asciiTheme="minorHAnsi" w:eastAsiaTheme="minorEastAsia" w:hAnsiTheme="minorHAnsi" w:cstheme="minorHAnsi"/>
            <w:color w:val="000000" w:themeColor="text1"/>
            <w:kern w:val="24"/>
          </w:rPr>
          <w:delText>ODFW- would hire data tech for traditional trend data if savings become available from others</w:delText>
        </w:r>
      </w:del>
    </w:p>
    <w:p w14:paraId="19913F34" w14:textId="77777777" w:rsidR="00037637" w:rsidRPr="003816BE" w:rsidRDefault="00037637" w:rsidP="00037637">
      <w:pPr>
        <w:pStyle w:val="NormalWeb"/>
        <w:spacing w:before="0" w:beforeAutospacing="0" w:after="0" w:afterAutospacing="0"/>
        <w:rPr>
          <w:del w:id="97" w:author="DEIGHTON, Katie (LONGROYDE SURGERY)" w:date="2026-09-25T19:58:00Z" w16du:dateUtc="2026-09-25T23:58:00Z"/>
          <w:rFonts w:asciiTheme="minorHAnsi" w:hAnsiTheme="minorHAnsi" w:cstheme="minorHAnsi"/>
        </w:rPr>
      </w:pPr>
      <w:del w:id="98" w:author="DEIGHTON, Katie (LONGROYDE SURGERY)" w:date="2026-09-25T19:58:00Z" w16du:dateUtc="2026-09-25T23:58:00Z">
        <w:r w:rsidRPr="003816BE">
          <w:rPr>
            <w:rFonts w:asciiTheme="minorHAnsi" w:eastAsiaTheme="minorEastAsia" w:hAnsiTheme="minorHAnsi" w:cstheme="minorHAnsi"/>
            <w:color w:val="000000" w:themeColor="text1"/>
            <w:kern w:val="24"/>
          </w:rPr>
          <w:delText>IDFG- no savings</w:delText>
        </w:r>
      </w:del>
    </w:p>
    <w:p w14:paraId="74325ED1" w14:textId="77777777" w:rsidR="00037637" w:rsidRPr="003816BE" w:rsidRDefault="00037637" w:rsidP="00037637">
      <w:pPr>
        <w:pStyle w:val="NormalWeb"/>
        <w:spacing w:before="0" w:beforeAutospacing="0" w:after="0" w:afterAutospacing="0"/>
        <w:rPr>
          <w:del w:id="99" w:author="DEIGHTON, Katie (LONGROYDE SURGERY)" w:date="2026-09-25T19:58:00Z" w16du:dateUtc="2026-09-25T23:58:00Z"/>
          <w:rFonts w:asciiTheme="minorHAnsi" w:hAnsiTheme="minorHAnsi" w:cstheme="minorHAnsi"/>
        </w:rPr>
      </w:pPr>
      <w:del w:id="100" w:author="DEIGHTON, Katie (LONGROYDE SURGERY)" w:date="2026-09-25T19:58:00Z" w16du:dateUtc="2026-09-25T23:58:00Z">
        <w:r w:rsidRPr="003816BE">
          <w:rPr>
            <w:rFonts w:asciiTheme="minorHAnsi" w:eastAsiaTheme="minorEastAsia" w:hAnsiTheme="minorHAnsi" w:cstheme="minorHAnsi"/>
            <w:color w:val="000000" w:themeColor="text1"/>
            <w:kern w:val="24"/>
          </w:rPr>
          <w:delText>Savings could be re-pooled and re-allocated to all agencies based on current contract ratios; takes away the incentive for agencies to save money if they won’t get to fully recoup those savings the following year</w:delText>
        </w:r>
      </w:del>
    </w:p>
    <w:p w14:paraId="4B6C6938" w14:textId="77777777" w:rsidR="00037637" w:rsidRPr="00B75CE1" w:rsidRDefault="003816BE" w:rsidP="003816BE">
      <w:pPr>
        <w:pStyle w:val="NormalWeb"/>
        <w:spacing w:before="0" w:beforeAutospacing="0" w:after="0" w:afterAutospacing="0"/>
        <w:rPr>
          <w:del w:id="101" w:author="DEIGHTON, Katie (LONGROYDE SURGERY)" w:date="2026-09-25T19:58:00Z" w16du:dateUtc="2026-09-25T23:58:00Z"/>
          <w:rFonts w:asciiTheme="minorHAnsi" w:hAnsiTheme="minorHAnsi" w:cstheme="minorHAnsi"/>
          <w:i/>
        </w:rPr>
      </w:pPr>
      <w:del w:id="102" w:author="DEIGHTON, Katie (LONGROYDE SURGERY)" w:date="2026-09-25T19:58:00Z" w16du:dateUtc="2026-09-25T23:58:00Z">
        <w:r w:rsidRPr="00B75CE1">
          <w:rPr>
            <w:rFonts w:asciiTheme="minorHAnsi" w:eastAsiaTheme="minorEastAsia" w:hAnsiTheme="minorHAnsi" w:cstheme="minorHAnsi"/>
            <w:bCs/>
            <w:i/>
            <w:color w:val="000000" w:themeColor="text1"/>
            <w:kern w:val="24"/>
          </w:rPr>
          <w:delText>Recommendation: If there are savings, ask to roll over to next fiscal year and use those to address issues arising from flat funding. The p</w:delText>
        </w:r>
        <w:r w:rsidR="00037637" w:rsidRPr="00B75CE1">
          <w:rPr>
            <w:rFonts w:asciiTheme="minorHAnsi" w:eastAsiaTheme="minorEastAsia" w:hAnsiTheme="minorHAnsi" w:cstheme="minorHAnsi"/>
            <w:bCs/>
            <w:i/>
            <w:color w:val="000000" w:themeColor="text1"/>
            <w:kern w:val="24"/>
          </w:rPr>
          <w:delText xml:space="preserve">ool all the savings, </w:delText>
        </w:r>
        <w:r w:rsidRPr="00B75CE1">
          <w:rPr>
            <w:rFonts w:asciiTheme="minorHAnsi" w:eastAsiaTheme="minorEastAsia" w:hAnsiTheme="minorHAnsi" w:cstheme="minorHAnsi"/>
            <w:bCs/>
            <w:i/>
            <w:color w:val="000000" w:themeColor="text1"/>
            <w:kern w:val="24"/>
          </w:rPr>
          <w:delText xml:space="preserve">allocate them via the Executive </w:delText>
        </w:r>
        <w:r w:rsidR="00037637" w:rsidRPr="00B75CE1">
          <w:rPr>
            <w:rFonts w:asciiTheme="minorHAnsi" w:eastAsiaTheme="minorEastAsia" w:hAnsiTheme="minorHAnsi" w:cstheme="minorHAnsi"/>
            <w:bCs/>
            <w:i/>
            <w:color w:val="000000" w:themeColor="text1"/>
            <w:kern w:val="24"/>
          </w:rPr>
          <w:delText>Comm</w:delText>
        </w:r>
        <w:r w:rsidRPr="00B75CE1">
          <w:rPr>
            <w:rFonts w:asciiTheme="minorHAnsi" w:eastAsiaTheme="minorEastAsia" w:hAnsiTheme="minorHAnsi" w:cstheme="minorHAnsi"/>
            <w:bCs/>
            <w:i/>
            <w:color w:val="000000" w:themeColor="text1"/>
            <w:kern w:val="24"/>
          </w:rPr>
          <w:delText>ittee, giving 1</w:delText>
        </w:r>
        <w:r w:rsidRPr="00B75CE1">
          <w:rPr>
            <w:rFonts w:asciiTheme="minorHAnsi" w:eastAsiaTheme="minorEastAsia" w:hAnsiTheme="minorHAnsi" w:cstheme="minorHAnsi"/>
            <w:bCs/>
            <w:i/>
            <w:color w:val="000000" w:themeColor="text1"/>
            <w:kern w:val="24"/>
            <w:position w:val="7"/>
            <w:vertAlign w:val="superscript"/>
          </w:rPr>
          <w:delText>st</w:delText>
        </w:r>
        <w:r w:rsidRPr="00B75CE1">
          <w:rPr>
            <w:rFonts w:asciiTheme="minorHAnsi" w:eastAsiaTheme="minorEastAsia" w:hAnsiTheme="minorHAnsi" w:cstheme="minorHAnsi"/>
            <w:bCs/>
            <w:i/>
            <w:color w:val="000000" w:themeColor="text1"/>
            <w:kern w:val="24"/>
          </w:rPr>
          <w:delText xml:space="preserve"> rights of usage to the agency that had the savings.  If they don’t want it, it can go to others based on reallocation.</w:delText>
        </w:r>
      </w:del>
    </w:p>
    <w:p w14:paraId="190D5566" w14:textId="77777777" w:rsidR="00037637" w:rsidRDefault="00037637" w:rsidP="00037637">
      <w:pPr>
        <w:pStyle w:val="NormalWeb"/>
        <w:spacing w:before="0" w:beforeAutospacing="0" w:after="0" w:afterAutospacing="0"/>
        <w:rPr>
          <w:del w:id="103" w:author="DEIGHTON, Katie (LONGROYDE SURGERY)" w:date="2026-09-25T19:58:00Z" w16du:dateUtc="2026-09-25T23:58:00Z"/>
        </w:rPr>
      </w:pPr>
    </w:p>
    <w:p w14:paraId="2F91EB8B" w14:textId="77777777" w:rsidR="00037637" w:rsidRPr="003816BE" w:rsidRDefault="00037637" w:rsidP="00037637">
      <w:pPr>
        <w:pStyle w:val="NormalWeb"/>
        <w:spacing w:before="0" w:beforeAutospacing="0" w:after="0" w:afterAutospacing="0"/>
        <w:rPr>
          <w:del w:id="104" w:author="DEIGHTON, Katie (LONGROYDE SURGERY)" w:date="2026-09-25T19:58:00Z" w16du:dateUtc="2026-09-25T23:58:00Z"/>
          <w:rFonts w:asciiTheme="minorHAnsi" w:hAnsiTheme="minorHAnsi" w:cstheme="minorHAnsi"/>
          <w:b/>
        </w:rPr>
      </w:pPr>
      <w:del w:id="105" w:author="DEIGHTON, Katie (LONGROYDE SURGERY)" w:date="2026-09-25T19:58:00Z" w16du:dateUtc="2026-09-25T23:58:00Z">
        <w:r w:rsidRPr="003816BE">
          <w:rPr>
            <w:rFonts w:asciiTheme="minorHAnsi" w:hAnsiTheme="minorHAnsi" w:cstheme="minorHAnsi"/>
            <w:b/>
          </w:rPr>
          <w:delText>Plans for possible budget cuts (BPA discussions/guidance?)</w:delText>
        </w:r>
        <w:r w:rsidR="003816BE" w:rsidRPr="003816BE">
          <w:rPr>
            <w:rFonts w:asciiTheme="minorHAnsi" w:hAnsiTheme="minorHAnsi" w:cstheme="minorHAnsi"/>
            <w:b/>
          </w:rPr>
          <w:delText xml:space="preserve">. </w:delText>
        </w:r>
        <w:r w:rsidRPr="003816BE">
          <w:rPr>
            <w:rFonts w:asciiTheme="minorHAnsi" w:hAnsiTheme="minorHAnsi" w:cstheme="minorHAnsi"/>
            <w:b/>
          </w:rPr>
          <w:delText xml:space="preserve">Do we proactively work on something – </w:delText>
        </w:r>
        <w:r w:rsidR="00B75CE1" w:rsidRPr="003816BE">
          <w:rPr>
            <w:rFonts w:asciiTheme="minorHAnsi" w:hAnsiTheme="minorHAnsi" w:cstheme="minorHAnsi"/>
            <w:b/>
          </w:rPr>
          <w:delText>i.e.</w:delText>
        </w:r>
        <w:r w:rsidRPr="003816BE">
          <w:rPr>
            <w:rFonts w:asciiTheme="minorHAnsi" w:hAnsiTheme="minorHAnsi" w:cstheme="minorHAnsi"/>
            <w:b/>
          </w:rPr>
          <w:delText xml:space="preserve"> 5% cuts; 10% cuts, etc.?</w:delText>
        </w:r>
      </w:del>
    </w:p>
    <w:p w14:paraId="0C0603E6" w14:textId="77777777" w:rsidR="00037637" w:rsidRPr="003816BE" w:rsidRDefault="00037637" w:rsidP="00037637">
      <w:pPr>
        <w:pStyle w:val="NormalWeb"/>
        <w:spacing w:before="0" w:beforeAutospacing="0" w:after="0" w:afterAutospacing="0"/>
        <w:rPr>
          <w:del w:id="106" w:author="DEIGHTON, Katie (LONGROYDE SURGERY)" w:date="2026-09-25T19:58:00Z" w16du:dateUtc="2026-09-25T23:58:00Z"/>
          <w:rFonts w:asciiTheme="minorHAnsi" w:hAnsiTheme="minorHAnsi" w:cstheme="minorHAnsi"/>
          <w:b/>
        </w:rPr>
      </w:pPr>
    </w:p>
    <w:p w14:paraId="5DD03E35" w14:textId="77777777" w:rsidR="00037637" w:rsidRPr="00B75CE1" w:rsidRDefault="00037637" w:rsidP="00037637">
      <w:pPr>
        <w:pStyle w:val="NormalWeb"/>
        <w:spacing w:before="0" w:beforeAutospacing="0" w:after="0" w:afterAutospacing="0"/>
        <w:rPr>
          <w:del w:id="107" w:author="DEIGHTON, Katie (LONGROYDE SURGERY)" w:date="2026-09-25T19:58:00Z" w16du:dateUtc="2026-09-25T23:58:00Z"/>
          <w:rFonts w:asciiTheme="minorHAnsi" w:hAnsiTheme="minorHAnsi" w:cstheme="minorHAnsi"/>
          <w:i/>
        </w:rPr>
      </w:pPr>
      <w:del w:id="108" w:author="DEIGHTON, Katie (LONGROYDE SURGERY)" w:date="2026-09-25T19:58:00Z" w16du:dateUtc="2026-09-25T23:58:00Z">
        <w:r w:rsidRPr="003816BE">
          <w:rPr>
            <w:rFonts w:asciiTheme="minorHAnsi" w:hAnsiTheme="minorHAnsi" w:cstheme="minorHAnsi"/>
          </w:rPr>
          <w:delText xml:space="preserve">BPA will provide detailed guidance, hopefully by this meeting. </w:delText>
        </w:r>
        <w:r w:rsidRPr="00B75CE1">
          <w:rPr>
            <w:rFonts w:asciiTheme="minorHAnsi" w:hAnsiTheme="minorHAnsi" w:cstheme="minorHAnsi"/>
            <w:i/>
          </w:rPr>
          <w:delText>Until then it is probably premature to make any plans</w:delText>
        </w:r>
        <w:r w:rsidR="00B75CE1">
          <w:rPr>
            <w:rFonts w:asciiTheme="minorHAnsi" w:hAnsiTheme="minorHAnsi" w:cstheme="minorHAnsi"/>
            <w:i/>
          </w:rPr>
          <w:delText>.</w:delText>
        </w:r>
      </w:del>
    </w:p>
    <w:p w14:paraId="18EF652D" w14:textId="77777777" w:rsidR="00037637" w:rsidRPr="003816BE" w:rsidRDefault="00037637" w:rsidP="00037637">
      <w:pPr>
        <w:pStyle w:val="NormalWeb"/>
        <w:spacing w:before="0" w:beforeAutospacing="0" w:after="0" w:afterAutospacing="0"/>
        <w:rPr>
          <w:del w:id="109" w:author="DEIGHTON, Katie (LONGROYDE SURGERY)" w:date="2026-09-25T19:58:00Z" w16du:dateUtc="2026-09-25T23:58:00Z"/>
          <w:rFonts w:asciiTheme="minorHAnsi" w:hAnsiTheme="minorHAnsi" w:cstheme="minorHAnsi"/>
          <w:b/>
        </w:rPr>
      </w:pPr>
    </w:p>
    <w:p w14:paraId="330934BB" w14:textId="77777777" w:rsidR="00037637" w:rsidRDefault="00037637" w:rsidP="00037637">
      <w:pPr>
        <w:pStyle w:val="NormalWeb"/>
        <w:spacing w:before="0" w:beforeAutospacing="0" w:after="0" w:afterAutospacing="0"/>
        <w:rPr>
          <w:del w:id="110" w:author="DEIGHTON, Katie (LONGROYDE SURGERY)" w:date="2026-09-25T19:58:00Z" w16du:dateUtc="2026-09-25T23:58:00Z"/>
          <w:rFonts w:asciiTheme="minorHAnsi" w:hAnsiTheme="minorHAnsi" w:cstheme="minorHAnsi"/>
          <w:b/>
        </w:rPr>
      </w:pPr>
      <w:del w:id="111" w:author="DEIGHTON, Katie (LONGROYDE SURGERY)" w:date="2026-09-25T19:58:00Z" w16du:dateUtc="2026-09-25T23:58:00Z">
        <w:r w:rsidRPr="003816BE">
          <w:rPr>
            <w:rFonts w:asciiTheme="minorHAnsi" w:hAnsiTheme="minorHAnsi" w:cstheme="minorHAnsi"/>
            <w:b/>
          </w:rPr>
          <w:delText>Progress on our priorities this year. Consistent Reporting, Briefing your rep, problems or issues to be aware of? Either provide an update for you based on input you collect, or you could brief your ExComm rep- what do you think is best?</w:delText>
        </w:r>
      </w:del>
    </w:p>
    <w:p w14:paraId="0338CB6B" w14:textId="77777777" w:rsidR="00B75CE1" w:rsidRDefault="00B75CE1" w:rsidP="00037637">
      <w:pPr>
        <w:pStyle w:val="NormalWeb"/>
        <w:spacing w:before="0" w:beforeAutospacing="0" w:after="0" w:afterAutospacing="0"/>
        <w:rPr>
          <w:del w:id="112" w:author="DEIGHTON, Katie (LONGROYDE SURGERY)" w:date="2026-09-25T19:58:00Z" w16du:dateUtc="2026-09-25T23:58:00Z"/>
          <w:rFonts w:asciiTheme="minorHAnsi" w:hAnsiTheme="minorHAnsi" w:cstheme="minorHAnsi"/>
          <w:b/>
        </w:rPr>
      </w:pPr>
    </w:p>
    <w:p w14:paraId="34E08769" w14:textId="77777777" w:rsidR="003816BE" w:rsidRPr="003816BE" w:rsidRDefault="003816BE" w:rsidP="00037637">
      <w:pPr>
        <w:pStyle w:val="NormalWeb"/>
        <w:spacing w:before="0" w:beforeAutospacing="0" w:after="0" w:afterAutospacing="0"/>
        <w:rPr>
          <w:del w:id="113" w:author="DEIGHTON, Katie (LONGROYDE SURGERY)" w:date="2026-09-25T19:58:00Z" w16du:dateUtc="2026-09-25T23:58:00Z"/>
          <w:rFonts w:asciiTheme="minorHAnsi" w:hAnsiTheme="minorHAnsi" w:cstheme="minorHAnsi"/>
        </w:rPr>
      </w:pPr>
      <w:del w:id="114" w:author="DEIGHTON, Katie (LONGROYDE SURGERY)" w:date="2026-09-25T19:58:00Z" w16du:dateUtc="2026-09-25T23:58:00Z">
        <w:r w:rsidRPr="003816BE">
          <w:rPr>
            <w:rFonts w:asciiTheme="minorHAnsi" w:hAnsiTheme="minorHAnsi" w:cstheme="minorHAnsi"/>
          </w:rPr>
          <w:delText>Priorities are;</w:delText>
        </w:r>
      </w:del>
    </w:p>
    <w:p w14:paraId="24B7A230" w14:textId="77777777" w:rsidR="00037637" w:rsidRPr="003816BE" w:rsidRDefault="00037637" w:rsidP="00037637">
      <w:pPr>
        <w:pStyle w:val="NormalWeb"/>
        <w:spacing w:before="0" w:beforeAutospacing="0" w:after="0" w:afterAutospacing="0"/>
        <w:rPr>
          <w:del w:id="115" w:author="DEIGHTON, Katie (LONGROYDE SURGERY)" w:date="2026-09-25T19:58:00Z" w16du:dateUtc="2026-09-25T23:58:00Z"/>
          <w:rFonts w:asciiTheme="minorHAnsi" w:hAnsiTheme="minorHAnsi" w:cstheme="minorHAnsi"/>
        </w:rPr>
      </w:pPr>
      <w:del w:id="116" w:author="DEIGHTON, Katie (LONGROYDE SURGERY)" w:date="2026-09-25T19:58:00Z" w16du:dateUtc="2026-09-25T23:58:00Z">
        <w:r w:rsidRPr="003816BE">
          <w:rPr>
            <w:rFonts w:asciiTheme="minorHAnsi" w:hAnsiTheme="minorHAnsi" w:cstheme="minorHAnsi"/>
          </w:rPr>
          <w:delText xml:space="preserve">1) HLIs for 18 Tier 1 Populations; </w:delText>
        </w:r>
      </w:del>
    </w:p>
    <w:p w14:paraId="33D5CA27" w14:textId="77777777" w:rsidR="00037637" w:rsidRPr="003816BE" w:rsidRDefault="00037637" w:rsidP="00037637">
      <w:pPr>
        <w:pStyle w:val="NormalWeb"/>
        <w:spacing w:before="0" w:beforeAutospacing="0" w:after="0" w:afterAutospacing="0"/>
        <w:rPr>
          <w:del w:id="117" w:author="DEIGHTON, Katie (LONGROYDE SURGERY)" w:date="2026-09-25T19:58:00Z" w16du:dateUtc="2026-09-25T23:58:00Z"/>
          <w:rFonts w:asciiTheme="minorHAnsi" w:hAnsiTheme="minorHAnsi" w:cstheme="minorHAnsi"/>
        </w:rPr>
      </w:pPr>
      <w:del w:id="118" w:author="DEIGHTON, Katie (LONGROYDE SURGERY)" w:date="2026-09-25T19:58:00Z" w16du:dateUtc="2026-09-25T23:58:00Z">
        <w:r w:rsidRPr="003816BE">
          <w:rPr>
            <w:rFonts w:asciiTheme="minorHAnsi" w:hAnsiTheme="minorHAnsi" w:cstheme="minorHAnsi"/>
          </w:rPr>
          <w:delText xml:space="preserve">2) HLIs for 51 Tier 2 Populations (Including Implementing  FPC data sharing for these Tier 1&amp;2 populations); </w:delText>
        </w:r>
      </w:del>
    </w:p>
    <w:p w14:paraId="2BB91548" w14:textId="77777777" w:rsidR="00037637" w:rsidRPr="003816BE" w:rsidRDefault="00037637" w:rsidP="00037637">
      <w:pPr>
        <w:pStyle w:val="NormalWeb"/>
        <w:spacing w:before="0" w:beforeAutospacing="0" w:after="0" w:afterAutospacing="0"/>
        <w:rPr>
          <w:del w:id="119" w:author="DEIGHTON, Katie (LONGROYDE SURGERY)" w:date="2026-09-25T19:58:00Z" w16du:dateUtc="2026-09-25T23:58:00Z"/>
          <w:rFonts w:asciiTheme="minorHAnsi" w:hAnsiTheme="minorHAnsi" w:cstheme="minorHAnsi"/>
        </w:rPr>
      </w:pPr>
      <w:del w:id="120" w:author="DEIGHTON, Katie (LONGROYDE SURGERY)" w:date="2026-09-25T19:58:00Z" w16du:dateUtc="2026-09-25T23:58:00Z">
        <w:r w:rsidRPr="003816BE">
          <w:rPr>
            <w:rFonts w:asciiTheme="minorHAnsi" w:hAnsiTheme="minorHAnsi" w:cstheme="minorHAnsi"/>
          </w:rPr>
          <w:delText>3) HLIs for other populations (Including Implementing</w:delText>
        </w:r>
        <w:r w:rsidR="00B75CE1" w:rsidRPr="003816BE">
          <w:rPr>
            <w:rFonts w:asciiTheme="minorHAnsi" w:hAnsiTheme="minorHAnsi" w:cstheme="minorHAnsi"/>
          </w:rPr>
          <w:delText> FPC</w:delText>
        </w:r>
        <w:r w:rsidRPr="003816BE">
          <w:rPr>
            <w:rFonts w:asciiTheme="minorHAnsi" w:hAnsiTheme="minorHAnsi" w:cstheme="minorHAnsi"/>
          </w:rPr>
          <w:delText xml:space="preserve"> data sharing for these populations); </w:delText>
        </w:r>
      </w:del>
    </w:p>
    <w:p w14:paraId="76724032" w14:textId="77777777" w:rsidR="00037637" w:rsidRPr="003816BE" w:rsidRDefault="00037637" w:rsidP="00037637">
      <w:pPr>
        <w:pStyle w:val="NormalWeb"/>
        <w:spacing w:before="0" w:beforeAutospacing="0" w:after="0" w:afterAutospacing="0"/>
        <w:rPr>
          <w:del w:id="121" w:author="DEIGHTON, Katie (LONGROYDE SURGERY)" w:date="2026-09-25T19:58:00Z" w16du:dateUtc="2026-09-25T23:58:00Z"/>
          <w:rFonts w:asciiTheme="minorHAnsi" w:hAnsiTheme="minorHAnsi" w:cstheme="minorHAnsi"/>
        </w:rPr>
      </w:pPr>
      <w:del w:id="122" w:author="DEIGHTON, Katie (LONGROYDE SURGERY)" w:date="2026-09-25T19:58:00Z" w16du:dateUtc="2026-09-25T23:58:00Z">
        <w:r w:rsidRPr="003816BE">
          <w:rPr>
            <w:rFonts w:asciiTheme="minorHAnsi" w:hAnsiTheme="minorHAnsi" w:cstheme="minorHAnsi"/>
          </w:rPr>
          <w:delText xml:space="preserve">4) Maintain facilities dataset/fish distribution; </w:delText>
        </w:r>
      </w:del>
    </w:p>
    <w:p w14:paraId="1815C497" w14:textId="77777777" w:rsidR="00037637" w:rsidRPr="003816BE" w:rsidRDefault="00037637" w:rsidP="00037637">
      <w:pPr>
        <w:pStyle w:val="NormalWeb"/>
        <w:spacing w:before="0" w:beforeAutospacing="0" w:after="0" w:afterAutospacing="0"/>
        <w:rPr>
          <w:del w:id="123" w:author="DEIGHTON, Katie (LONGROYDE SURGERY)" w:date="2026-09-25T19:58:00Z" w16du:dateUtc="2026-09-25T23:58:00Z"/>
          <w:rFonts w:asciiTheme="minorHAnsi" w:hAnsiTheme="minorHAnsi" w:cstheme="minorHAnsi"/>
        </w:rPr>
      </w:pPr>
      <w:del w:id="124" w:author="DEIGHTON, Katie (LONGROYDE SURGERY)" w:date="2026-09-25T19:58:00Z" w16du:dateUtc="2026-09-25T23:58:00Z">
        <w:r w:rsidRPr="003816BE">
          <w:rPr>
            <w:rFonts w:asciiTheme="minorHAnsi" w:hAnsiTheme="minorHAnsi" w:cstheme="minorHAnsi"/>
          </w:rPr>
          <w:delText xml:space="preserve">5) Related data pilot project for high priority populations; </w:delText>
        </w:r>
      </w:del>
    </w:p>
    <w:p w14:paraId="16238317" w14:textId="77777777" w:rsidR="00037637" w:rsidRPr="003816BE" w:rsidRDefault="00037637" w:rsidP="00037637">
      <w:pPr>
        <w:pStyle w:val="NormalWeb"/>
        <w:spacing w:before="0" w:beforeAutospacing="0" w:after="0" w:afterAutospacing="0"/>
        <w:rPr>
          <w:del w:id="125" w:author="DEIGHTON, Katie (LONGROYDE SURGERY)" w:date="2026-09-25T19:58:00Z" w16du:dateUtc="2026-09-25T23:58:00Z"/>
          <w:rFonts w:asciiTheme="minorHAnsi" w:hAnsiTheme="minorHAnsi" w:cstheme="minorHAnsi"/>
        </w:rPr>
      </w:pPr>
      <w:del w:id="126" w:author="DEIGHTON, Katie (LONGROYDE SURGERY)" w:date="2026-09-25T19:58:00Z" w16du:dateUtc="2026-09-25T23:58:00Z">
        <w:r w:rsidRPr="003816BE">
          <w:rPr>
            <w:rFonts w:asciiTheme="minorHAnsi" w:hAnsiTheme="minorHAnsi" w:cstheme="minorHAnsi"/>
          </w:rPr>
          <w:delText xml:space="preserve">6) Hatchery Datasets and DES Development; </w:delText>
        </w:r>
      </w:del>
    </w:p>
    <w:p w14:paraId="6B68BF9A" w14:textId="77777777" w:rsidR="00037637" w:rsidRPr="003816BE" w:rsidRDefault="00037637" w:rsidP="00037637">
      <w:pPr>
        <w:pStyle w:val="NormalWeb"/>
        <w:spacing w:before="0" w:beforeAutospacing="0" w:after="0" w:afterAutospacing="0"/>
        <w:rPr>
          <w:del w:id="127" w:author="DEIGHTON, Katie (LONGROYDE SURGERY)" w:date="2026-09-25T19:58:00Z" w16du:dateUtc="2026-09-25T23:58:00Z"/>
          <w:rFonts w:asciiTheme="minorHAnsi" w:hAnsiTheme="minorHAnsi" w:cstheme="minorHAnsi"/>
        </w:rPr>
      </w:pPr>
      <w:del w:id="128" w:author="DEIGHTON, Katie (LONGROYDE SURGERY)" w:date="2026-09-25T19:58:00Z" w16du:dateUtc="2026-09-25T23:58:00Z">
        <w:r w:rsidRPr="003816BE">
          <w:rPr>
            <w:rFonts w:asciiTheme="minorHAnsi" w:hAnsiTheme="minorHAnsi" w:cstheme="minorHAnsi"/>
          </w:rPr>
          <w:delText>7) NPCC dashboard trends</w:delText>
        </w:r>
      </w:del>
    </w:p>
    <w:p w14:paraId="2C8B6444" w14:textId="77777777" w:rsidR="00037637" w:rsidRPr="003816BE" w:rsidRDefault="00037637" w:rsidP="00037637">
      <w:pPr>
        <w:pStyle w:val="NormalWeb"/>
        <w:spacing w:before="0" w:beforeAutospacing="0" w:after="0" w:afterAutospacing="0"/>
        <w:rPr>
          <w:del w:id="129" w:author="DEIGHTON, Katie (LONGROYDE SURGERY)" w:date="2026-09-25T19:58:00Z" w16du:dateUtc="2026-09-25T23:58:00Z"/>
          <w:rFonts w:asciiTheme="minorHAnsi" w:hAnsiTheme="minorHAnsi" w:cstheme="minorHAnsi"/>
        </w:rPr>
      </w:pPr>
    </w:p>
    <w:p w14:paraId="7A925F23" w14:textId="77777777" w:rsidR="003816BE" w:rsidRPr="003816BE" w:rsidRDefault="00037637" w:rsidP="003816BE">
      <w:pPr>
        <w:pStyle w:val="NormalWeb"/>
        <w:spacing w:before="0" w:beforeAutospacing="0" w:after="0" w:afterAutospacing="0"/>
        <w:rPr>
          <w:del w:id="130" w:author="DEIGHTON, Katie (LONGROYDE SURGERY)" w:date="2026-09-25T19:58:00Z" w16du:dateUtc="2026-09-25T23:58:00Z"/>
          <w:rFonts w:asciiTheme="minorHAnsi" w:hAnsiTheme="minorHAnsi" w:cstheme="minorHAnsi"/>
        </w:rPr>
      </w:pPr>
      <w:del w:id="131" w:author="DEIGHTON, Katie (LONGROYDE SURGERY)" w:date="2026-09-25T19:58:00Z" w16du:dateUtc="2026-09-25T23:58:00Z">
        <w:r w:rsidRPr="003816BE">
          <w:rPr>
            <w:rFonts w:asciiTheme="minorHAnsi" w:eastAsiaTheme="minorEastAsia" w:hAnsiTheme="minorHAnsi" w:cstheme="minorHAnsi"/>
            <w:color w:val="000000" w:themeColor="text1"/>
            <w:kern w:val="24"/>
          </w:rPr>
          <w:delText>Need an update on data reporting/ progress for the meeting</w:delText>
        </w:r>
        <w:r w:rsidR="003816BE">
          <w:rPr>
            <w:rFonts w:asciiTheme="minorHAnsi" w:eastAsiaTheme="minorEastAsia" w:hAnsiTheme="minorHAnsi" w:cstheme="minorHAnsi"/>
            <w:color w:val="000000" w:themeColor="text1"/>
            <w:kern w:val="24"/>
          </w:rPr>
          <w:delText xml:space="preserve">. Make sure to </w:delText>
        </w:r>
        <w:r w:rsidRPr="003816BE">
          <w:rPr>
            <w:rFonts w:asciiTheme="minorHAnsi" w:eastAsiaTheme="minorEastAsia" w:hAnsiTheme="minorHAnsi" w:cstheme="minorHAnsi"/>
            <w:color w:val="000000" w:themeColor="text1"/>
            <w:kern w:val="24"/>
          </w:rPr>
          <w:delText>brief their ExComm member on status prior to meeting?  Provide updates to Chris to report on?  If Chris can provide a template, they can easily submit their progress reports.</w:delText>
        </w:r>
        <w:r w:rsidR="003816BE" w:rsidRPr="003816BE">
          <w:rPr>
            <w:rFonts w:asciiTheme="minorHAnsi" w:eastAsiaTheme="minorEastAsia" w:hAnsiTheme="minorHAnsi" w:cstheme="minorHAnsi"/>
            <w:color w:val="000000" w:themeColor="text1"/>
            <w:kern w:val="24"/>
          </w:rPr>
          <w:delText xml:space="preserve"> Evan will forward table and notes that he sends out, can work with Bill and Greg to use table as a template for others to use; ExComm doesn’t need that level of detail for the meeting updates- simpler option is to look at what data has been provided in the past, whether or not they will be updated (if not, why), and anything new that will be added.</w:delText>
        </w:r>
        <w:r w:rsidR="003816BE">
          <w:rPr>
            <w:rFonts w:asciiTheme="minorHAnsi" w:eastAsiaTheme="minorEastAsia" w:hAnsiTheme="minorHAnsi" w:cstheme="minorHAnsi"/>
            <w:color w:val="000000" w:themeColor="text1"/>
            <w:kern w:val="24"/>
          </w:rPr>
          <w:delText xml:space="preserve"> </w:delText>
        </w:r>
        <w:r w:rsidR="003816BE" w:rsidRPr="003816BE">
          <w:rPr>
            <w:rFonts w:asciiTheme="minorHAnsi" w:eastAsiaTheme="minorEastAsia" w:hAnsiTheme="minorHAnsi" w:cstheme="minorHAnsi"/>
            <w:color w:val="000000" w:themeColor="text1"/>
            <w:kern w:val="24"/>
          </w:rPr>
          <w:delText>Update by year for #1 &amp; 2, simple list for #3, comments for #4-7</w:delText>
        </w:r>
      </w:del>
    </w:p>
    <w:p w14:paraId="5C58CB22" w14:textId="77777777" w:rsidR="00037637" w:rsidRPr="003816BE" w:rsidRDefault="00037637" w:rsidP="00037637">
      <w:pPr>
        <w:pStyle w:val="NormalWeb"/>
        <w:spacing w:before="0" w:beforeAutospacing="0" w:after="0" w:afterAutospacing="0"/>
        <w:rPr>
          <w:del w:id="132" w:author="DEIGHTON, Katie (LONGROYDE SURGERY)" w:date="2026-09-25T19:58:00Z" w16du:dateUtc="2026-09-25T23:58:00Z"/>
          <w:rFonts w:asciiTheme="minorHAnsi" w:hAnsiTheme="minorHAnsi" w:cstheme="minorHAnsi"/>
        </w:rPr>
      </w:pPr>
    </w:p>
    <w:p w14:paraId="5575B623" w14:textId="77777777" w:rsidR="00037637" w:rsidRPr="00B75CE1" w:rsidRDefault="00037637" w:rsidP="00037637">
      <w:pPr>
        <w:pStyle w:val="NormalWeb"/>
        <w:spacing w:before="0" w:beforeAutospacing="0" w:after="0" w:afterAutospacing="0"/>
        <w:rPr>
          <w:del w:id="133" w:author="DEIGHTON, Katie (LONGROYDE SURGERY)" w:date="2026-09-25T19:58:00Z" w16du:dateUtc="2026-09-25T23:58:00Z"/>
          <w:rFonts w:asciiTheme="minorHAnsi" w:hAnsiTheme="minorHAnsi" w:cstheme="minorHAnsi"/>
          <w:i/>
        </w:rPr>
      </w:pPr>
      <w:del w:id="134" w:author="DEIGHTON, Katie (LONGROYDE SURGERY)" w:date="2026-09-25T19:58:00Z" w16du:dateUtc="2026-09-25T23:58:00Z">
        <w:r w:rsidRPr="00B75CE1">
          <w:rPr>
            <w:rFonts w:asciiTheme="minorHAnsi" w:eastAsiaTheme="minorEastAsia" w:hAnsiTheme="minorHAnsi" w:cstheme="minorHAnsi"/>
            <w:bCs/>
            <w:i/>
            <w:color w:val="000000" w:themeColor="text1"/>
            <w:kern w:val="24"/>
          </w:rPr>
          <w:delText xml:space="preserve">Agencies </w:delText>
        </w:r>
        <w:r w:rsidR="003816BE" w:rsidRPr="00B75CE1">
          <w:rPr>
            <w:rFonts w:asciiTheme="minorHAnsi" w:eastAsiaTheme="minorEastAsia" w:hAnsiTheme="minorHAnsi" w:cstheme="minorHAnsi"/>
            <w:bCs/>
            <w:i/>
            <w:color w:val="000000" w:themeColor="text1"/>
            <w:kern w:val="24"/>
          </w:rPr>
          <w:delText xml:space="preserve">will </w:delText>
        </w:r>
        <w:r w:rsidRPr="00B75CE1">
          <w:rPr>
            <w:rFonts w:asciiTheme="minorHAnsi" w:eastAsiaTheme="minorEastAsia" w:hAnsiTheme="minorHAnsi" w:cstheme="minorHAnsi"/>
            <w:bCs/>
            <w:i/>
            <w:color w:val="000000" w:themeColor="text1"/>
            <w:kern w:val="24"/>
          </w:rPr>
          <w:delText xml:space="preserve">need to submit their updates prior to </w:delText>
        </w:r>
        <w:r w:rsidR="003816BE" w:rsidRPr="00B75CE1">
          <w:rPr>
            <w:rFonts w:asciiTheme="minorHAnsi" w:eastAsiaTheme="minorEastAsia" w:hAnsiTheme="minorHAnsi" w:cstheme="minorHAnsi"/>
            <w:bCs/>
            <w:i/>
            <w:color w:val="000000" w:themeColor="text1"/>
            <w:kern w:val="24"/>
          </w:rPr>
          <w:delText xml:space="preserve">the </w:delText>
        </w:r>
        <w:r w:rsidRPr="00B75CE1">
          <w:rPr>
            <w:rFonts w:asciiTheme="minorHAnsi" w:eastAsiaTheme="minorEastAsia" w:hAnsiTheme="minorHAnsi" w:cstheme="minorHAnsi"/>
            <w:bCs/>
            <w:i/>
            <w:color w:val="000000" w:themeColor="text1"/>
            <w:kern w:val="24"/>
          </w:rPr>
          <w:delText xml:space="preserve">meeting in </w:delText>
        </w:r>
        <w:r w:rsidR="003816BE" w:rsidRPr="00B75CE1">
          <w:rPr>
            <w:rFonts w:asciiTheme="minorHAnsi" w:eastAsiaTheme="minorEastAsia" w:hAnsiTheme="minorHAnsi" w:cstheme="minorHAnsi"/>
            <w:bCs/>
            <w:i/>
            <w:color w:val="000000" w:themeColor="text1"/>
            <w:kern w:val="24"/>
          </w:rPr>
          <w:delText xml:space="preserve">a </w:delText>
        </w:r>
        <w:r w:rsidRPr="00B75CE1">
          <w:rPr>
            <w:rFonts w:asciiTheme="minorHAnsi" w:eastAsiaTheme="minorEastAsia" w:hAnsiTheme="minorHAnsi" w:cstheme="minorHAnsi"/>
            <w:bCs/>
            <w:i/>
            <w:color w:val="000000" w:themeColor="text1"/>
            <w:kern w:val="24"/>
          </w:rPr>
          <w:delText>format Chris will design and send out to them; Chris will summarize and put into a report for the ExComm meeting</w:delText>
        </w:r>
        <w:r w:rsidR="003816BE" w:rsidRPr="00B75CE1">
          <w:rPr>
            <w:rFonts w:asciiTheme="minorHAnsi" w:eastAsiaTheme="minorEastAsia" w:hAnsiTheme="minorHAnsi" w:cstheme="minorHAnsi"/>
            <w:bCs/>
            <w:i/>
            <w:color w:val="000000" w:themeColor="text1"/>
            <w:kern w:val="24"/>
          </w:rPr>
          <w:delText>.</w:delText>
        </w:r>
      </w:del>
    </w:p>
    <w:p w14:paraId="1FD92DF0" w14:textId="77777777" w:rsidR="00037637" w:rsidRPr="003816BE" w:rsidRDefault="00037637" w:rsidP="00037637">
      <w:pPr>
        <w:pStyle w:val="NormalWeb"/>
        <w:spacing w:before="0" w:beforeAutospacing="0" w:after="0" w:afterAutospacing="0"/>
        <w:rPr>
          <w:del w:id="135" w:author="DEIGHTON, Katie (LONGROYDE SURGERY)" w:date="2026-09-25T19:58:00Z" w16du:dateUtc="2026-09-25T23:58:00Z"/>
          <w:rFonts w:asciiTheme="minorHAnsi" w:eastAsiaTheme="minorEastAsia" w:hAnsiTheme="minorHAnsi" w:cstheme="minorHAnsi"/>
          <w:color w:val="000000" w:themeColor="text1"/>
          <w:kern w:val="24"/>
        </w:rPr>
      </w:pPr>
    </w:p>
    <w:p w14:paraId="69C42621" w14:textId="77777777" w:rsidR="00037637" w:rsidRPr="003816BE" w:rsidRDefault="003816BE" w:rsidP="00037637">
      <w:pPr>
        <w:pStyle w:val="NormalWeb"/>
        <w:spacing w:before="0" w:beforeAutospacing="0" w:after="0" w:afterAutospacing="0"/>
        <w:rPr>
          <w:del w:id="136" w:author="DEIGHTON, Katie (LONGROYDE SURGERY)" w:date="2026-09-25T19:58:00Z" w16du:dateUtc="2026-09-25T23:58:00Z"/>
          <w:rFonts w:asciiTheme="minorHAnsi" w:hAnsiTheme="minorHAnsi" w:cstheme="minorHAnsi"/>
        </w:rPr>
      </w:pPr>
      <w:del w:id="137" w:author="DEIGHTON, Katie (LONGROYDE SURGERY)" w:date="2026-09-25T19:58:00Z" w16du:dateUtc="2026-09-25T23:58:00Z">
        <w:r>
          <w:rPr>
            <w:rFonts w:asciiTheme="minorHAnsi" w:eastAsiaTheme="minorEastAsia" w:hAnsiTheme="minorHAnsi" w:cstheme="minorHAnsi"/>
            <w:color w:val="000000" w:themeColor="text1"/>
            <w:kern w:val="24"/>
          </w:rPr>
          <w:delText>Also n</w:delText>
        </w:r>
        <w:r w:rsidR="00037637" w:rsidRPr="003816BE">
          <w:rPr>
            <w:rFonts w:asciiTheme="minorHAnsi" w:eastAsiaTheme="minorEastAsia" w:hAnsiTheme="minorHAnsi" w:cstheme="minorHAnsi"/>
            <w:color w:val="000000" w:themeColor="text1"/>
            <w:kern w:val="24"/>
          </w:rPr>
          <w:delText>eed to think about how to frame project’s relevancy in a tough fiscal environment</w:delText>
        </w:r>
      </w:del>
    </w:p>
    <w:p w14:paraId="24F7A6F1" w14:textId="77777777" w:rsidR="00037637" w:rsidRPr="003816BE" w:rsidRDefault="003816BE" w:rsidP="00037637">
      <w:pPr>
        <w:pStyle w:val="NormalWeb"/>
        <w:spacing w:before="0" w:beforeAutospacing="0" w:after="0" w:afterAutospacing="0"/>
        <w:rPr>
          <w:del w:id="138" w:author="DEIGHTON, Katie (LONGROYDE SURGERY)" w:date="2026-09-25T19:58:00Z" w16du:dateUtc="2026-09-25T23:58:00Z"/>
          <w:rFonts w:asciiTheme="minorHAnsi" w:hAnsiTheme="minorHAnsi" w:cstheme="minorHAnsi"/>
        </w:rPr>
      </w:pPr>
      <w:del w:id="139" w:author="DEIGHTON, Katie (LONGROYDE SURGERY)" w:date="2026-09-25T19:58:00Z" w16du:dateUtc="2026-09-25T23:58:00Z">
        <w:r>
          <w:rPr>
            <w:rFonts w:asciiTheme="minorHAnsi" w:eastAsiaTheme="minorEastAsia" w:hAnsiTheme="minorHAnsi" w:cstheme="minorHAnsi"/>
            <w:color w:val="000000" w:themeColor="text1"/>
            <w:kern w:val="24"/>
          </w:rPr>
          <w:delText>BPA d</w:delText>
        </w:r>
        <w:r w:rsidR="00037637" w:rsidRPr="003816BE">
          <w:rPr>
            <w:rFonts w:asciiTheme="minorHAnsi" w:eastAsiaTheme="minorEastAsia" w:hAnsiTheme="minorHAnsi" w:cstheme="minorHAnsi"/>
            <w:color w:val="000000" w:themeColor="text1"/>
            <w:kern w:val="24"/>
          </w:rPr>
          <w:delText>irection on any shifting priorities</w:delText>
        </w:r>
        <w:r>
          <w:rPr>
            <w:rFonts w:asciiTheme="minorHAnsi" w:eastAsiaTheme="minorEastAsia" w:hAnsiTheme="minorHAnsi" w:cstheme="minorHAnsi"/>
            <w:color w:val="000000" w:themeColor="text1"/>
            <w:kern w:val="24"/>
          </w:rPr>
          <w:delText xml:space="preserve"> or populations would be helpful.</w:delText>
        </w:r>
      </w:del>
    </w:p>
    <w:p w14:paraId="4BCC350E" w14:textId="77777777" w:rsidR="00037637" w:rsidRPr="003816BE" w:rsidRDefault="00037637" w:rsidP="00037637">
      <w:pPr>
        <w:rPr>
          <w:del w:id="140" w:author="DEIGHTON, Katie (LONGROYDE SURGERY)" w:date="2026-09-25T19:58:00Z" w16du:dateUtc="2026-09-25T23:58:00Z"/>
          <w:rFonts w:cstheme="minorHAnsi"/>
          <w:sz w:val="24"/>
          <w:szCs w:val="24"/>
        </w:rPr>
      </w:pPr>
    </w:p>
    <w:p w14:paraId="741C3B31" w14:textId="77777777" w:rsidR="00037637" w:rsidRPr="003816BE" w:rsidRDefault="003816BE" w:rsidP="00037637">
      <w:pPr>
        <w:rPr>
          <w:del w:id="141" w:author="DEIGHTON, Katie (LONGROYDE SURGERY)" w:date="2026-09-25T19:58:00Z" w16du:dateUtc="2026-09-25T23:58:00Z"/>
          <w:rFonts w:cstheme="minorHAnsi"/>
          <w:b/>
          <w:sz w:val="24"/>
          <w:szCs w:val="24"/>
        </w:rPr>
      </w:pPr>
      <w:del w:id="142" w:author="DEIGHTON, Katie (LONGROYDE SURGERY)" w:date="2026-09-25T19:58:00Z" w16du:dateUtc="2026-09-25T23:58:00Z">
        <w:r w:rsidRPr="003816BE">
          <w:rPr>
            <w:rFonts w:cstheme="minorHAnsi"/>
            <w:b/>
            <w:sz w:val="24"/>
            <w:szCs w:val="24"/>
          </w:rPr>
          <w:delText>Other Agenda Topics?</w:delText>
        </w:r>
      </w:del>
    </w:p>
    <w:p w14:paraId="7A17B039" w14:textId="77777777" w:rsidR="003816BE" w:rsidRPr="003816BE" w:rsidRDefault="003816BE" w:rsidP="00037637">
      <w:pPr>
        <w:rPr>
          <w:del w:id="143" w:author="DEIGHTON, Katie (LONGROYDE SURGERY)" w:date="2026-09-25T19:58:00Z" w16du:dateUtc="2026-09-25T23:58:00Z"/>
          <w:rFonts w:cstheme="minorHAnsi"/>
          <w:sz w:val="24"/>
          <w:szCs w:val="24"/>
        </w:rPr>
      </w:pPr>
    </w:p>
    <w:p w14:paraId="79D06A6C" w14:textId="77777777" w:rsidR="00037637" w:rsidRPr="00B75CE1" w:rsidRDefault="00037637" w:rsidP="00037637">
      <w:pPr>
        <w:pStyle w:val="NormalWeb"/>
        <w:spacing w:before="0" w:beforeAutospacing="0" w:after="0" w:afterAutospacing="0"/>
        <w:rPr>
          <w:del w:id="144" w:author="DEIGHTON, Katie (LONGROYDE SURGERY)" w:date="2026-09-25T19:58:00Z" w16du:dateUtc="2026-09-25T23:58:00Z"/>
          <w:rFonts w:asciiTheme="minorHAnsi" w:eastAsiaTheme="minorEastAsia" w:hAnsiTheme="minorHAnsi" w:cstheme="minorHAnsi"/>
          <w:i/>
          <w:color w:val="000000" w:themeColor="text1"/>
          <w:kern w:val="24"/>
        </w:rPr>
      </w:pPr>
      <w:del w:id="145" w:author="DEIGHTON, Katie (LONGROYDE SURGERY)" w:date="2026-09-25T19:58:00Z" w16du:dateUtc="2026-09-25T23:58:00Z">
        <w:r w:rsidRPr="003816BE">
          <w:rPr>
            <w:rFonts w:asciiTheme="minorHAnsi" w:eastAsiaTheme="minorEastAsia" w:hAnsiTheme="minorHAnsi" w:cstheme="minorHAnsi"/>
            <w:color w:val="000000" w:themeColor="text1"/>
            <w:kern w:val="24"/>
          </w:rPr>
          <w:delText>Would be great to hear about tribal progress at the ExComm mtg</w:delText>
        </w:r>
        <w:r w:rsidR="00B75CE1">
          <w:rPr>
            <w:rFonts w:asciiTheme="minorHAnsi" w:eastAsiaTheme="minorEastAsia" w:hAnsiTheme="minorHAnsi" w:cstheme="minorHAnsi"/>
            <w:color w:val="000000" w:themeColor="text1"/>
            <w:kern w:val="24"/>
          </w:rPr>
          <w:delText>.</w:delText>
        </w:r>
        <w:r w:rsidR="00B75CE1" w:rsidRPr="003816BE">
          <w:rPr>
            <w:rFonts w:asciiTheme="minorHAnsi" w:eastAsiaTheme="minorEastAsia" w:hAnsiTheme="minorHAnsi" w:cstheme="minorHAnsi"/>
            <w:color w:val="000000" w:themeColor="text1"/>
            <w:kern w:val="24"/>
          </w:rPr>
          <w:delText xml:space="preserve"> -</w:delText>
        </w:r>
        <w:r w:rsidRPr="003816BE">
          <w:rPr>
            <w:rFonts w:asciiTheme="minorHAnsi" w:eastAsiaTheme="minorEastAsia" w:hAnsiTheme="minorHAnsi" w:cstheme="minorHAnsi"/>
            <w:color w:val="000000" w:themeColor="text1"/>
            <w:kern w:val="24"/>
          </w:rPr>
          <w:delText xml:space="preserve"> </w:delText>
        </w:r>
        <w:r w:rsidRPr="00B75CE1">
          <w:rPr>
            <w:rFonts w:asciiTheme="minorHAnsi" w:eastAsiaTheme="minorEastAsia" w:hAnsiTheme="minorHAnsi" w:cstheme="minorHAnsi"/>
            <w:i/>
            <w:color w:val="000000" w:themeColor="text1"/>
            <w:kern w:val="24"/>
          </w:rPr>
          <w:delText xml:space="preserve">Colleen </w:delText>
        </w:r>
        <w:r w:rsidR="00B75CE1" w:rsidRPr="00B75CE1">
          <w:rPr>
            <w:rFonts w:asciiTheme="minorHAnsi" w:eastAsiaTheme="minorEastAsia" w:hAnsiTheme="minorHAnsi" w:cstheme="minorHAnsi"/>
            <w:i/>
            <w:color w:val="000000" w:themeColor="text1"/>
            <w:kern w:val="24"/>
          </w:rPr>
          <w:delText>will</w:delText>
        </w:r>
        <w:r w:rsidRPr="00B75CE1">
          <w:rPr>
            <w:rFonts w:asciiTheme="minorHAnsi" w:eastAsiaTheme="minorEastAsia" w:hAnsiTheme="minorHAnsi" w:cstheme="minorHAnsi"/>
            <w:i/>
            <w:color w:val="000000" w:themeColor="text1"/>
            <w:kern w:val="24"/>
          </w:rPr>
          <w:delText xml:space="preserve"> provide an update, </w:delText>
        </w:r>
        <w:r w:rsidR="00B75CE1" w:rsidRPr="00B75CE1">
          <w:rPr>
            <w:rFonts w:asciiTheme="minorHAnsi" w:eastAsiaTheme="minorEastAsia" w:hAnsiTheme="minorHAnsi" w:cstheme="minorHAnsi"/>
            <w:i/>
            <w:color w:val="000000" w:themeColor="text1"/>
            <w:kern w:val="24"/>
          </w:rPr>
          <w:delText xml:space="preserve">and </w:delText>
        </w:r>
        <w:r w:rsidR="003816BE" w:rsidRPr="00B75CE1">
          <w:rPr>
            <w:rFonts w:asciiTheme="minorHAnsi" w:eastAsiaTheme="minorEastAsia" w:hAnsiTheme="minorHAnsi" w:cstheme="minorHAnsi"/>
            <w:i/>
            <w:color w:val="000000" w:themeColor="text1"/>
            <w:kern w:val="24"/>
          </w:rPr>
          <w:delText xml:space="preserve">will also </w:delText>
        </w:r>
        <w:r w:rsidRPr="00B75CE1">
          <w:rPr>
            <w:rFonts w:asciiTheme="minorHAnsi" w:eastAsiaTheme="minorEastAsia" w:hAnsiTheme="minorHAnsi" w:cstheme="minorHAnsi"/>
            <w:i/>
            <w:color w:val="000000" w:themeColor="text1"/>
            <w:kern w:val="24"/>
          </w:rPr>
          <w:delText>extend invite to</w:delText>
        </w:r>
        <w:r w:rsidR="00B75CE1" w:rsidRPr="00B75CE1">
          <w:rPr>
            <w:rFonts w:asciiTheme="minorHAnsi" w:eastAsiaTheme="minorEastAsia" w:hAnsiTheme="minorHAnsi" w:cstheme="minorHAnsi"/>
            <w:i/>
            <w:color w:val="000000" w:themeColor="text1"/>
            <w:kern w:val="24"/>
          </w:rPr>
          <w:delText xml:space="preserve"> the </w:delText>
        </w:r>
        <w:r w:rsidRPr="00B75CE1">
          <w:rPr>
            <w:rFonts w:asciiTheme="minorHAnsi" w:eastAsiaTheme="minorEastAsia" w:hAnsiTheme="minorHAnsi" w:cstheme="minorHAnsi"/>
            <w:i/>
            <w:color w:val="000000" w:themeColor="text1"/>
            <w:kern w:val="24"/>
          </w:rPr>
          <w:delText xml:space="preserve">tribal </w:delText>
        </w:r>
        <w:r w:rsidR="00B75CE1" w:rsidRPr="00B75CE1">
          <w:rPr>
            <w:rFonts w:asciiTheme="minorHAnsi" w:eastAsiaTheme="minorEastAsia" w:hAnsiTheme="minorHAnsi" w:cstheme="minorHAnsi"/>
            <w:i/>
            <w:color w:val="000000" w:themeColor="text1"/>
            <w:kern w:val="24"/>
          </w:rPr>
          <w:delText>reps (Jay Hesse, Bill Bosch, etc.) to attend and</w:delText>
        </w:r>
        <w:r w:rsidRPr="00B75CE1">
          <w:rPr>
            <w:rFonts w:asciiTheme="minorHAnsi" w:eastAsiaTheme="minorEastAsia" w:hAnsiTheme="minorHAnsi" w:cstheme="minorHAnsi"/>
            <w:i/>
            <w:color w:val="000000" w:themeColor="text1"/>
            <w:kern w:val="24"/>
          </w:rPr>
          <w:delText xml:space="preserve"> participate in meeting</w:delText>
        </w:r>
      </w:del>
    </w:p>
    <w:p w14:paraId="4B8FAAD8" w14:textId="77777777" w:rsidR="00B75CE1" w:rsidRPr="003816BE" w:rsidRDefault="00B75CE1" w:rsidP="00037637">
      <w:pPr>
        <w:pStyle w:val="NormalWeb"/>
        <w:spacing w:before="0" w:beforeAutospacing="0" w:after="0" w:afterAutospacing="0"/>
        <w:rPr>
          <w:del w:id="146" w:author="DEIGHTON, Katie (LONGROYDE SURGERY)" w:date="2026-09-25T19:58:00Z" w16du:dateUtc="2026-09-25T23:58:00Z"/>
          <w:rFonts w:asciiTheme="minorHAnsi" w:hAnsiTheme="minorHAnsi" w:cstheme="minorHAnsi"/>
        </w:rPr>
      </w:pPr>
    </w:p>
    <w:p w14:paraId="6199F2D0" w14:textId="77777777" w:rsidR="00037637" w:rsidRDefault="00037637" w:rsidP="00037637">
      <w:pPr>
        <w:pStyle w:val="NormalWeb"/>
        <w:spacing w:before="0" w:beforeAutospacing="0" w:after="0" w:afterAutospacing="0"/>
        <w:rPr>
          <w:del w:id="147" w:author="DEIGHTON, Katie (LONGROYDE SURGERY)" w:date="2026-09-25T19:58:00Z" w16du:dateUtc="2026-09-25T23:58:00Z"/>
          <w:rFonts w:asciiTheme="minorHAnsi" w:eastAsiaTheme="minorEastAsia" w:hAnsiTheme="minorHAnsi" w:cstheme="minorHAnsi"/>
          <w:color w:val="000000" w:themeColor="text1"/>
          <w:kern w:val="24"/>
        </w:rPr>
      </w:pPr>
      <w:del w:id="148" w:author="DEIGHTON, Katie (LONGROYDE SURGERY)" w:date="2026-09-25T19:58:00Z" w16du:dateUtc="2026-09-25T23:58:00Z">
        <w:r w:rsidRPr="003816BE">
          <w:rPr>
            <w:rFonts w:asciiTheme="minorHAnsi" w:eastAsiaTheme="minorEastAsia" w:hAnsiTheme="minorHAnsi" w:cstheme="minorHAnsi"/>
            <w:color w:val="000000" w:themeColor="text1"/>
            <w:kern w:val="24"/>
          </w:rPr>
          <w:delText>Zack will provide an update on future of the library- they will be askin</w:delText>
        </w:r>
        <w:r w:rsidR="00B75CE1">
          <w:rPr>
            <w:rFonts w:asciiTheme="minorHAnsi" w:eastAsiaTheme="minorEastAsia" w:hAnsiTheme="minorHAnsi" w:cstheme="minorHAnsi"/>
            <w:color w:val="000000" w:themeColor="text1"/>
            <w:kern w:val="24"/>
          </w:rPr>
          <w:delText>g for input on library function and</w:delText>
        </w:r>
        <w:r w:rsidRPr="003816BE">
          <w:rPr>
            <w:rFonts w:asciiTheme="minorHAnsi" w:eastAsiaTheme="minorEastAsia" w:hAnsiTheme="minorHAnsi" w:cstheme="minorHAnsi"/>
            <w:color w:val="000000" w:themeColor="text1"/>
            <w:kern w:val="24"/>
          </w:rPr>
          <w:delText xml:space="preserve"> role going forward</w:delText>
        </w:r>
      </w:del>
    </w:p>
    <w:p w14:paraId="6A05074D" w14:textId="77777777" w:rsidR="00B75CE1" w:rsidRPr="003816BE" w:rsidRDefault="00B75CE1" w:rsidP="00037637">
      <w:pPr>
        <w:pStyle w:val="NormalWeb"/>
        <w:spacing w:before="0" w:beforeAutospacing="0" w:after="0" w:afterAutospacing="0"/>
        <w:rPr>
          <w:del w:id="149" w:author="DEIGHTON, Katie (LONGROYDE SURGERY)" w:date="2026-09-25T19:58:00Z" w16du:dateUtc="2026-09-25T23:58:00Z"/>
          <w:rFonts w:asciiTheme="minorHAnsi" w:hAnsiTheme="minorHAnsi" w:cstheme="minorHAnsi"/>
        </w:rPr>
      </w:pPr>
    </w:p>
    <w:p w14:paraId="5DF60AD5" w14:textId="77777777" w:rsidR="00037637" w:rsidRDefault="00037637" w:rsidP="00037637">
      <w:pPr>
        <w:pStyle w:val="NormalWeb"/>
        <w:spacing w:before="0" w:beforeAutospacing="0" w:after="0" w:afterAutospacing="0"/>
        <w:rPr>
          <w:del w:id="150" w:author="DEIGHTON, Katie (LONGROYDE SURGERY)" w:date="2026-09-25T19:58:00Z" w16du:dateUtc="2026-09-25T23:58:00Z"/>
          <w:rFonts w:asciiTheme="minorHAnsi" w:eastAsiaTheme="minorEastAsia" w:hAnsiTheme="minorHAnsi" w:cstheme="minorHAnsi"/>
          <w:color w:val="000000" w:themeColor="text1"/>
          <w:kern w:val="24"/>
        </w:rPr>
      </w:pPr>
      <w:del w:id="151" w:author="DEIGHTON, Katie (LONGROYDE SURGERY)" w:date="2026-09-25T19:58:00Z" w16du:dateUtc="2026-09-25T23:58:00Z">
        <w:r w:rsidRPr="003816BE">
          <w:rPr>
            <w:rFonts w:asciiTheme="minorHAnsi" w:eastAsiaTheme="minorEastAsia" w:hAnsiTheme="minorHAnsi" w:cstheme="minorHAnsi"/>
            <w:color w:val="000000" w:themeColor="text1"/>
            <w:kern w:val="24"/>
          </w:rPr>
          <w:delText xml:space="preserve">PNAMP </w:delText>
        </w:r>
        <w:r w:rsidR="003816BE">
          <w:rPr>
            <w:rFonts w:asciiTheme="minorHAnsi" w:eastAsiaTheme="minorEastAsia" w:hAnsiTheme="minorHAnsi" w:cstheme="minorHAnsi"/>
            <w:color w:val="000000" w:themeColor="text1"/>
            <w:kern w:val="24"/>
          </w:rPr>
          <w:delText xml:space="preserve">and StreamNet </w:delText>
        </w:r>
        <w:r w:rsidRPr="003816BE">
          <w:rPr>
            <w:rFonts w:asciiTheme="minorHAnsi" w:eastAsiaTheme="minorEastAsia" w:hAnsiTheme="minorHAnsi" w:cstheme="minorHAnsi"/>
            <w:color w:val="000000" w:themeColor="text1"/>
            <w:kern w:val="24"/>
          </w:rPr>
          <w:delText xml:space="preserve">didn’t do </w:delText>
        </w:r>
        <w:r w:rsidR="003816BE">
          <w:rPr>
            <w:rFonts w:asciiTheme="minorHAnsi" w:eastAsiaTheme="minorEastAsia" w:hAnsiTheme="minorHAnsi" w:cstheme="minorHAnsi"/>
            <w:color w:val="000000" w:themeColor="text1"/>
            <w:kern w:val="24"/>
          </w:rPr>
          <w:delText xml:space="preserve">a CA workshop this year. </w:delText>
        </w:r>
        <w:r w:rsidR="00B75CE1">
          <w:rPr>
            <w:rFonts w:asciiTheme="minorHAnsi" w:eastAsiaTheme="minorEastAsia" w:hAnsiTheme="minorHAnsi" w:cstheme="minorHAnsi"/>
            <w:color w:val="000000" w:themeColor="text1"/>
            <w:kern w:val="24"/>
          </w:rPr>
          <w:delText>Is it t</w:delText>
        </w:r>
        <w:r w:rsidRPr="003816BE">
          <w:rPr>
            <w:rFonts w:asciiTheme="minorHAnsi" w:eastAsiaTheme="minorEastAsia" w:hAnsiTheme="minorHAnsi" w:cstheme="minorHAnsi"/>
            <w:color w:val="000000" w:themeColor="text1"/>
            <w:kern w:val="24"/>
          </w:rPr>
          <w:delText xml:space="preserve">ime for a CAX update (workshop, </w:delText>
        </w:r>
        <w:r w:rsidR="00B75CE1" w:rsidRPr="003816BE">
          <w:rPr>
            <w:rFonts w:asciiTheme="minorHAnsi" w:eastAsiaTheme="minorEastAsia" w:hAnsiTheme="minorHAnsi" w:cstheme="minorHAnsi"/>
            <w:color w:val="000000" w:themeColor="text1"/>
            <w:kern w:val="24"/>
          </w:rPr>
          <w:delText>webinar?)</w:delText>
        </w:r>
        <w:r w:rsidR="00B75CE1">
          <w:rPr>
            <w:rFonts w:asciiTheme="minorHAnsi" w:eastAsiaTheme="minorEastAsia" w:hAnsiTheme="minorHAnsi" w:cstheme="minorHAnsi"/>
            <w:color w:val="000000" w:themeColor="text1"/>
            <w:kern w:val="24"/>
          </w:rPr>
          <w:delText xml:space="preserve">. </w:delText>
        </w:r>
        <w:r w:rsidR="00B75CE1" w:rsidRPr="00B75CE1">
          <w:rPr>
            <w:rFonts w:asciiTheme="minorHAnsi" w:eastAsiaTheme="minorEastAsia" w:hAnsiTheme="minorHAnsi" w:cstheme="minorHAnsi"/>
            <w:i/>
            <w:color w:val="000000" w:themeColor="text1"/>
            <w:kern w:val="24"/>
          </w:rPr>
          <w:delText>Answer, yes, but probably should be webinar due to travel</w:delText>
        </w:r>
        <w:r w:rsidR="00B75CE1">
          <w:rPr>
            <w:rFonts w:asciiTheme="minorHAnsi" w:eastAsiaTheme="minorEastAsia" w:hAnsiTheme="minorHAnsi" w:cstheme="minorHAnsi"/>
            <w:color w:val="000000" w:themeColor="text1"/>
            <w:kern w:val="24"/>
          </w:rPr>
          <w:delText>.</w:delText>
        </w:r>
      </w:del>
    </w:p>
    <w:p w14:paraId="430A82DE" w14:textId="77777777" w:rsidR="00B75CE1" w:rsidRPr="003816BE" w:rsidRDefault="00B75CE1" w:rsidP="00037637">
      <w:pPr>
        <w:pStyle w:val="NormalWeb"/>
        <w:spacing w:before="0" w:beforeAutospacing="0" w:after="0" w:afterAutospacing="0"/>
        <w:rPr>
          <w:del w:id="152" w:author="DEIGHTON, Katie (LONGROYDE SURGERY)" w:date="2026-09-25T19:58:00Z" w16du:dateUtc="2026-09-25T23:58:00Z"/>
          <w:rFonts w:asciiTheme="minorHAnsi" w:hAnsiTheme="minorHAnsi" w:cstheme="minorHAnsi"/>
        </w:rPr>
      </w:pPr>
    </w:p>
    <w:p w14:paraId="054B514C" w14:textId="77777777" w:rsidR="00B75CE1" w:rsidRPr="00B75CE1" w:rsidRDefault="00037637" w:rsidP="00B75CE1">
      <w:pPr>
        <w:rPr>
          <w:del w:id="153" w:author="DEIGHTON, Katie (LONGROYDE SURGERY)" w:date="2026-09-25T19:58:00Z" w16du:dateUtc="2026-09-25T23:58:00Z"/>
          <w:rFonts w:eastAsiaTheme="minorEastAsia" w:cstheme="minorHAnsi"/>
          <w:i/>
          <w:color w:val="000000" w:themeColor="text1"/>
          <w:kern w:val="24"/>
          <w:sz w:val="24"/>
          <w:szCs w:val="24"/>
        </w:rPr>
      </w:pPr>
      <w:del w:id="154" w:author="DEIGHTON, Katie (LONGROYDE SURGERY)" w:date="2026-09-25T19:58:00Z" w16du:dateUtc="2026-09-25T23:58:00Z">
        <w:r w:rsidRPr="003816BE">
          <w:rPr>
            <w:rFonts w:eastAsiaTheme="minorEastAsia" w:cstheme="minorHAnsi"/>
            <w:color w:val="000000" w:themeColor="text1"/>
            <w:kern w:val="24"/>
            <w:sz w:val="24"/>
            <w:szCs w:val="24"/>
          </w:rPr>
          <w:delText>Council just opened up comments for next 5yr plan (due by September); plausible need for recommendation on data management/ sharing; NPCC would like to share updates with ExComm and have follow up discussion on needs/ recommendations</w:delText>
        </w:r>
        <w:r w:rsidR="00B75CE1" w:rsidRPr="00B75CE1">
          <w:rPr>
            <w:rFonts w:eastAsiaTheme="minorEastAsia" w:cstheme="minorHAnsi"/>
            <w:color w:val="000000" w:themeColor="text1"/>
            <w:kern w:val="24"/>
            <w:sz w:val="24"/>
            <w:szCs w:val="24"/>
          </w:rPr>
          <w:delText xml:space="preserve">. </w:delText>
        </w:r>
        <w:r w:rsidR="00B75CE1" w:rsidRPr="00B75CE1">
          <w:rPr>
            <w:rFonts w:eastAsiaTheme="minorEastAsia" w:cstheme="minorHAnsi"/>
            <w:i/>
            <w:color w:val="000000" w:themeColor="text1"/>
            <w:kern w:val="24"/>
            <w:sz w:val="24"/>
            <w:szCs w:val="24"/>
          </w:rPr>
          <w:delText>Nancy will ask Patty to present the basic info on the program amendment to set the stage for the group discussion about developing/submitting recommendation related to data.</w:delText>
        </w:r>
      </w:del>
    </w:p>
    <w:p w14:paraId="357A9180" w14:textId="77777777" w:rsidR="00B75CE1" w:rsidRPr="00B75CE1" w:rsidRDefault="00B75CE1" w:rsidP="00037637">
      <w:pPr>
        <w:pStyle w:val="NormalWeb"/>
        <w:spacing w:before="0" w:beforeAutospacing="0" w:after="0" w:afterAutospacing="0"/>
        <w:rPr>
          <w:del w:id="155" w:author="DEIGHTON, Katie (LONGROYDE SURGERY)" w:date="2026-09-25T19:58:00Z" w16du:dateUtc="2026-09-25T23:58:00Z"/>
          <w:rFonts w:asciiTheme="minorHAnsi" w:eastAsiaTheme="minorEastAsia" w:hAnsiTheme="minorHAnsi" w:cstheme="minorHAnsi"/>
          <w:color w:val="000000" w:themeColor="text1"/>
          <w:kern w:val="24"/>
        </w:rPr>
      </w:pPr>
    </w:p>
    <w:p w14:paraId="3A2C9A84" w14:textId="77777777" w:rsidR="00037637" w:rsidRPr="00B75CE1" w:rsidRDefault="00037637" w:rsidP="00037637">
      <w:pPr>
        <w:pStyle w:val="NormalWeb"/>
        <w:spacing w:before="0" w:beforeAutospacing="0" w:after="0" w:afterAutospacing="0"/>
        <w:rPr>
          <w:del w:id="156" w:author="DEIGHTON, Katie (LONGROYDE SURGERY)" w:date="2026-09-25T19:58:00Z" w16du:dateUtc="2026-09-25T23:58:00Z"/>
          <w:rFonts w:asciiTheme="minorHAnsi" w:eastAsiaTheme="minorEastAsia" w:hAnsiTheme="minorHAnsi" w:cstheme="minorHAnsi"/>
          <w:bCs/>
          <w:color w:val="000000" w:themeColor="text1"/>
          <w:kern w:val="24"/>
        </w:rPr>
      </w:pPr>
      <w:del w:id="157" w:author="DEIGHTON, Katie (LONGROYDE SURGERY)" w:date="2026-09-25T19:58:00Z" w16du:dateUtc="2026-09-25T23:58:00Z">
        <w:r w:rsidRPr="003816BE">
          <w:rPr>
            <w:rFonts w:asciiTheme="minorHAnsi" w:eastAsiaTheme="minorEastAsia" w:hAnsiTheme="minorHAnsi" w:cstheme="minorHAnsi"/>
            <w:color w:val="000000" w:themeColor="text1"/>
            <w:kern w:val="24"/>
          </w:rPr>
          <w:delText>ExComm needs to determine if Hatchery work is viable or not; hatchery specific indicator needs to be able to determine hatchery specific contribution to the fishery (don’t have the staff time to determine this); BPA said it was OK to spend the money if it didn’t take away from NOSA work (which it would</w:delText>
        </w:r>
        <w:r w:rsidR="00B75CE1">
          <w:rPr>
            <w:rFonts w:asciiTheme="minorHAnsi" w:eastAsiaTheme="minorEastAsia" w:hAnsiTheme="minorHAnsi" w:cstheme="minorHAnsi"/>
            <w:color w:val="000000" w:themeColor="text1"/>
            <w:kern w:val="24"/>
          </w:rPr>
          <w:delText>,</w:delText>
        </w:r>
        <w:r w:rsidRPr="003816BE">
          <w:rPr>
            <w:rFonts w:asciiTheme="minorHAnsi" w:eastAsiaTheme="minorEastAsia" w:hAnsiTheme="minorHAnsi" w:cstheme="minorHAnsi"/>
            <w:color w:val="000000" w:themeColor="text1"/>
            <w:kern w:val="24"/>
          </w:rPr>
          <w:delText xml:space="preserve"> due to level/ reduced-funding); </w:delText>
        </w:r>
        <w:r w:rsidRPr="00B75CE1">
          <w:rPr>
            <w:rFonts w:asciiTheme="minorHAnsi" w:eastAsiaTheme="minorEastAsia" w:hAnsiTheme="minorHAnsi" w:cstheme="minorHAnsi"/>
            <w:bCs/>
            <w:i/>
            <w:color w:val="000000" w:themeColor="text1"/>
            <w:kern w:val="24"/>
          </w:rPr>
          <w:delText>What would be the next steps required to move this forward (or to determine that it can’t move forward)?</w:delText>
        </w:r>
      </w:del>
    </w:p>
    <w:p w14:paraId="5C308A93" w14:textId="77777777" w:rsidR="00B75CE1" w:rsidRPr="00B75CE1" w:rsidRDefault="00B75CE1" w:rsidP="00037637">
      <w:pPr>
        <w:pStyle w:val="NormalWeb"/>
        <w:spacing w:before="0" w:beforeAutospacing="0" w:after="0" w:afterAutospacing="0"/>
        <w:rPr>
          <w:del w:id="158" w:author="DEIGHTON, Katie (LONGROYDE SURGERY)" w:date="2026-09-25T19:58:00Z" w16du:dateUtc="2026-09-25T23:58:00Z"/>
          <w:rFonts w:asciiTheme="minorHAnsi" w:hAnsiTheme="minorHAnsi" w:cstheme="minorHAnsi"/>
        </w:rPr>
      </w:pPr>
    </w:p>
    <w:p w14:paraId="4D411453" w14:textId="77777777" w:rsidR="00037637" w:rsidRDefault="00037637" w:rsidP="00037637">
      <w:pPr>
        <w:pStyle w:val="NormalWeb"/>
        <w:spacing w:before="0" w:beforeAutospacing="0" w:after="0" w:afterAutospacing="0"/>
        <w:rPr>
          <w:del w:id="159" w:author="DEIGHTON, Katie (LONGROYDE SURGERY)" w:date="2026-09-25T19:58:00Z" w16du:dateUtc="2026-09-25T23:58:00Z"/>
          <w:rFonts w:asciiTheme="minorHAnsi" w:eastAsiaTheme="minorEastAsia" w:hAnsiTheme="minorHAnsi" w:cstheme="minorHAnsi"/>
          <w:bCs/>
          <w:i/>
          <w:color w:val="000000" w:themeColor="text1"/>
          <w:kern w:val="24"/>
        </w:rPr>
      </w:pPr>
      <w:del w:id="160" w:author="DEIGHTON, Katie (LONGROYDE SURGERY)" w:date="2026-09-25T19:58:00Z" w16du:dateUtc="2026-09-25T23:58:00Z">
        <w:r w:rsidRPr="00B75CE1">
          <w:rPr>
            <w:rFonts w:asciiTheme="minorHAnsi" w:eastAsiaTheme="minorEastAsia" w:hAnsiTheme="minorHAnsi" w:cstheme="minorHAnsi"/>
            <w:bCs/>
            <w:i/>
            <w:color w:val="000000" w:themeColor="text1"/>
            <w:kern w:val="24"/>
          </w:rPr>
          <w:delText>S</w:delText>
        </w:r>
        <w:r w:rsidR="00B75CE1" w:rsidRPr="00B75CE1">
          <w:rPr>
            <w:rFonts w:asciiTheme="minorHAnsi" w:eastAsiaTheme="minorEastAsia" w:hAnsiTheme="minorHAnsi" w:cstheme="minorHAnsi"/>
            <w:bCs/>
            <w:i/>
            <w:color w:val="000000" w:themeColor="text1"/>
            <w:kern w:val="24"/>
          </w:rPr>
          <w:delText>treamNet Steering Committee meeting/conference call will be held after the ExComm</w:delText>
        </w:r>
        <w:r w:rsidRPr="00B75CE1">
          <w:rPr>
            <w:rFonts w:asciiTheme="minorHAnsi" w:eastAsiaTheme="minorEastAsia" w:hAnsiTheme="minorHAnsi" w:cstheme="minorHAnsi"/>
            <w:bCs/>
            <w:i/>
            <w:color w:val="000000" w:themeColor="text1"/>
            <w:kern w:val="24"/>
          </w:rPr>
          <w:delText xml:space="preserve"> mtg</w:delText>
        </w:r>
        <w:r w:rsidR="00B75CE1" w:rsidRPr="00B75CE1">
          <w:rPr>
            <w:rFonts w:asciiTheme="minorHAnsi" w:eastAsiaTheme="minorEastAsia" w:hAnsiTheme="minorHAnsi" w:cstheme="minorHAnsi"/>
            <w:bCs/>
            <w:i/>
            <w:color w:val="000000" w:themeColor="text1"/>
            <w:kern w:val="24"/>
          </w:rPr>
          <w:delText xml:space="preserve">. Will </w:delText>
        </w:r>
        <w:r w:rsidRPr="00B75CE1">
          <w:rPr>
            <w:rFonts w:asciiTheme="minorHAnsi" w:eastAsiaTheme="minorEastAsia" w:hAnsiTheme="minorHAnsi" w:cstheme="minorHAnsi"/>
            <w:bCs/>
            <w:i/>
            <w:color w:val="000000" w:themeColor="text1"/>
            <w:kern w:val="24"/>
          </w:rPr>
          <w:delText>aim for July, Chris will send out Doodle po</w:delText>
        </w:r>
        <w:r w:rsidR="0035401D">
          <w:rPr>
            <w:rFonts w:asciiTheme="minorHAnsi" w:eastAsiaTheme="minorEastAsia" w:hAnsiTheme="minorHAnsi" w:cstheme="minorHAnsi"/>
            <w:bCs/>
            <w:i/>
            <w:color w:val="000000" w:themeColor="text1"/>
            <w:kern w:val="24"/>
          </w:rPr>
          <w:delText>l</w:delText>
        </w:r>
        <w:r w:rsidRPr="00B75CE1">
          <w:rPr>
            <w:rFonts w:asciiTheme="minorHAnsi" w:eastAsiaTheme="minorEastAsia" w:hAnsiTheme="minorHAnsi" w:cstheme="minorHAnsi"/>
            <w:bCs/>
            <w:i/>
            <w:color w:val="000000" w:themeColor="text1"/>
            <w:kern w:val="24"/>
          </w:rPr>
          <w:delText>l</w:delText>
        </w:r>
        <w:r w:rsidR="0081495A">
          <w:rPr>
            <w:rFonts w:asciiTheme="minorHAnsi" w:eastAsiaTheme="minorEastAsia" w:hAnsiTheme="minorHAnsi" w:cstheme="minorHAnsi"/>
            <w:bCs/>
            <w:i/>
            <w:color w:val="000000" w:themeColor="text1"/>
            <w:kern w:val="24"/>
          </w:rPr>
          <w:delText>;</w:delText>
        </w:r>
        <w:r w:rsidR="00B75CE1">
          <w:rPr>
            <w:rFonts w:asciiTheme="minorHAnsi" w:eastAsiaTheme="minorEastAsia" w:hAnsiTheme="minorHAnsi" w:cstheme="minorHAnsi"/>
            <w:bCs/>
            <w:i/>
            <w:color w:val="000000" w:themeColor="text1"/>
            <w:kern w:val="24"/>
          </w:rPr>
          <w:delText>.</w:delText>
        </w:r>
        <w:r w:rsidR="0081495A">
          <w:rPr>
            <w:rFonts w:asciiTheme="minorHAnsi" w:eastAsiaTheme="minorEastAsia" w:hAnsiTheme="minorHAnsi" w:cstheme="minorHAnsi"/>
            <w:bCs/>
            <w:i/>
            <w:color w:val="000000" w:themeColor="text1"/>
            <w:kern w:val="24"/>
          </w:rPr>
          <w:delText xml:space="preserve"> </w:delText>
        </w:r>
        <w:r w:rsidR="0081495A">
          <w:fldChar w:fldCharType="begin"/>
        </w:r>
        <w:r w:rsidR="0081495A">
          <w:delInstrText>HYPERLINK "https://doodle.com/poll/n274erhuqbpiw9sc"</w:delInstrText>
        </w:r>
        <w:r w:rsidR="0081495A">
          <w:fldChar w:fldCharType="separate"/>
        </w:r>
        <w:r w:rsidR="0081495A" w:rsidRPr="00154092">
          <w:rPr>
            <w:rStyle w:val="Hyperlink"/>
            <w:rFonts w:asciiTheme="minorHAnsi" w:eastAsiaTheme="minorEastAsia" w:hAnsiTheme="minorHAnsi" w:cstheme="minorHAnsi"/>
            <w:bCs/>
            <w:i/>
            <w:kern w:val="24"/>
          </w:rPr>
          <w:delText>https://doodle.com/poll/n274erhuqbpiw9sc</w:delText>
        </w:r>
        <w:r w:rsidR="0081495A">
          <w:fldChar w:fldCharType="end"/>
        </w:r>
      </w:del>
    </w:p>
    <w:p w14:paraId="54B595B5" w14:textId="77777777" w:rsidR="0081495A" w:rsidRPr="00B75CE1" w:rsidRDefault="0081495A" w:rsidP="00037637">
      <w:pPr>
        <w:pStyle w:val="NormalWeb"/>
        <w:spacing w:before="0" w:beforeAutospacing="0" w:after="0" w:afterAutospacing="0"/>
        <w:rPr>
          <w:del w:id="161" w:author="DEIGHTON, Katie (LONGROYDE SURGERY)" w:date="2026-09-25T19:58:00Z" w16du:dateUtc="2026-09-25T23:58:00Z"/>
          <w:rFonts w:asciiTheme="minorHAnsi" w:hAnsiTheme="minorHAnsi" w:cstheme="minorHAnsi"/>
          <w:i/>
        </w:rPr>
      </w:pPr>
    </w:p>
    <w:p w14:paraId="553D2DA0" w14:textId="77777777" w:rsidR="00037637" w:rsidRPr="003816BE" w:rsidRDefault="00037637" w:rsidP="00037637">
      <w:pPr>
        <w:rPr>
          <w:del w:id="162" w:author="DEIGHTON, Katie (LONGROYDE SURGERY)" w:date="2026-09-25T19:58:00Z" w16du:dateUtc="2026-09-25T23:58:00Z"/>
          <w:rFonts w:cstheme="minorHAnsi"/>
          <w:sz w:val="24"/>
          <w:szCs w:val="24"/>
        </w:rPr>
      </w:pPr>
    </w:p>
    <w:p w14:paraId="270C2A0B" w14:textId="77777777" w:rsidR="00B75CE1" w:rsidRPr="00575F8C" w:rsidRDefault="00B75CE1" w:rsidP="00037637">
      <w:pPr>
        <w:rPr>
          <w:rFonts w:ascii="Arial" w:hAnsi="Arial"/>
          <w:sz w:val="24"/>
          <w:rPrChange w:id="163" w:author="DEIGHTON, Katie (LONGROYDE SURGERY)" w:date="2026-09-25T19:58:00Z" w16du:dateUtc="2026-09-25T23:58:00Z">
            <w:rPr>
              <w:rFonts w:asciiTheme="minorHAnsi" w:hAnsiTheme="minorHAnsi" w:cstheme="minorHAnsi"/>
              <w:b/>
              <w:sz w:val="24"/>
              <w:szCs w:val="24"/>
            </w:rPr>
          </w:rPrChange>
        </w:rPr>
      </w:pPr>
    </w:p>
    <w:sectPr w:rsidR="00B75CE1" w:rsidRPr="00575F8C">
      <w:pgSz w:w="11906" w:h="16838"/>
      <w:pgMar w:top="1440" w:right="1440" w:bottom="1440" w:left="1440" w:header="708" w:footer="708" w:gutter="0"/>
      <w:cols w:space="708"/>
      <w:docGrid w:linePitch="360"/>
      <w:sectPrChange w:id="164" w:author="DEIGHTON, Katie (LONGROYDE SURGERY)" w:date="2026-09-25T19:58:00Z" w16du:dateUtc="2026-09-25T23:58:00Z">
        <w:sectPr w:rsidR="00B75CE1" w:rsidRPr="00575F8C">
          <w:pgSz w:w="12240" w:h="1584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30B27"/>
    <w:multiLevelType w:val="hybridMultilevel"/>
    <w:tmpl w:val="065C4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992B94"/>
    <w:multiLevelType w:val="hybridMultilevel"/>
    <w:tmpl w:val="55C83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E712F0"/>
    <w:multiLevelType w:val="hybridMultilevel"/>
    <w:tmpl w:val="4B963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2730DB"/>
    <w:multiLevelType w:val="hybridMultilevel"/>
    <w:tmpl w:val="D6B20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4A4C16"/>
    <w:multiLevelType w:val="hybridMultilevel"/>
    <w:tmpl w:val="5AC0D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3F2D7C"/>
    <w:multiLevelType w:val="multilevel"/>
    <w:tmpl w:val="6CBA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C4535"/>
    <w:multiLevelType w:val="hybridMultilevel"/>
    <w:tmpl w:val="81E0CB8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 w15:restartNumberingAfterBreak="0">
    <w:nsid w:val="5DCB7045"/>
    <w:multiLevelType w:val="hybridMultilevel"/>
    <w:tmpl w:val="A2CA9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7F2F90"/>
    <w:multiLevelType w:val="hybridMultilevel"/>
    <w:tmpl w:val="2F3A3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7D1C91"/>
    <w:multiLevelType w:val="hybridMultilevel"/>
    <w:tmpl w:val="4E940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D176F8"/>
    <w:multiLevelType w:val="hybridMultilevel"/>
    <w:tmpl w:val="C2D63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1177065">
    <w:abstractNumId w:val="9"/>
  </w:num>
  <w:num w:numId="2" w16cid:durableId="1366053062">
    <w:abstractNumId w:val="6"/>
  </w:num>
  <w:num w:numId="3" w16cid:durableId="1281036233">
    <w:abstractNumId w:val="4"/>
  </w:num>
  <w:num w:numId="4" w16cid:durableId="750585871">
    <w:abstractNumId w:val="2"/>
  </w:num>
  <w:num w:numId="5" w16cid:durableId="1545604885">
    <w:abstractNumId w:val="1"/>
  </w:num>
  <w:num w:numId="6" w16cid:durableId="1821268568">
    <w:abstractNumId w:val="10"/>
  </w:num>
  <w:num w:numId="7" w16cid:durableId="1984851468">
    <w:abstractNumId w:val="0"/>
  </w:num>
  <w:num w:numId="8" w16cid:durableId="1367096639">
    <w:abstractNumId w:val="3"/>
  </w:num>
  <w:num w:numId="9" w16cid:durableId="2134320045">
    <w:abstractNumId w:val="7"/>
  </w:num>
  <w:num w:numId="10" w16cid:durableId="1105809162">
    <w:abstractNumId w:val="8"/>
  </w:num>
  <w:num w:numId="11" w16cid:durableId="69488491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637"/>
    <w:rsid w:val="00005E7A"/>
    <w:rsid w:val="00037637"/>
    <w:rsid w:val="00047DF2"/>
    <w:rsid w:val="00060A30"/>
    <w:rsid w:val="000635F8"/>
    <w:rsid w:val="00065F2C"/>
    <w:rsid w:val="00066B3C"/>
    <w:rsid w:val="0009632C"/>
    <w:rsid w:val="000B0F07"/>
    <w:rsid w:val="000B3DCF"/>
    <w:rsid w:val="000C1387"/>
    <w:rsid w:val="000C7AF3"/>
    <w:rsid w:val="000D6748"/>
    <w:rsid w:val="000E5099"/>
    <w:rsid w:val="000E579B"/>
    <w:rsid w:val="00103EF2"/>
    <w:rsid w:val="00106960"/>
    <w:rsid w:val="0011791E"/>
    <w:rsid w:val="00121BCC"/>
    <w:rsid w:val="0013492A"/>
    <w:rsid w:val="00154173"/>
    <w:rsid w:val="00162EF7"/>
    <w:rsid w:val="00172135"/>
    <w:rsid w:val="00177C82"/>
    <w:rsid w:val="00177F48"/>
    <w:rsid w:val="00186A5D"/>
    <w:rsid w:val="0019682E"/>
    <w:rsid w:val="001A44B0"/>
    <w:rsid w:val="001B50D3"/>
    <w:rsid w:val="001C645F"/>
    <w:rsid w:val="001F04A3"/>
    <w:rsid w:val="001F7369"/>
    <w:rsid w:val="00210A1E"/>
    <w:rsid w:val="00211007"/>
    <w:rsid w:val="00211440"/>
    <w:rsid w:val="00211B67"/>
    <w:rsid w:val="002414C5"/>
    <w:rsid w:val="0024769E"/>
    <w:rsid w:val="0026240A"/>
    <w:rsid w:val="002669AC"/>
    <w:rsid w:val="002718F4"/>
    <w:rsid w:val="00277D07"/>
    <w:rsid w:val="002941BC"/>
    <w:rsid w:val="002B09D1"/>
    <w:rsid w:val="002C05E0"/>
    <w:rsid w:val="002D3ADB"/>
    <w:rsid w:val="002F01B5"/>
    <w:rsid w:val="00331917"/>
    <w:rsid w:val="0035401D"/>
    <w:rsid w:val="003816BE"/>
    <w:rsid w:val="003850A6"/>
    <w:rsid w:val="003B0265"/>
    <w:rsid w:val="003B17B1"/>
    <w:rsid w:val="003B49D2"/>
    <w:rsid w:val="003D7B65"/>
    <w:rsid w:val="003F079F"/>
    <w:rsid w:val="003F42D7"/>
    <w:rsid w:val="003F4995"/>
    <w:rsid w:val="00422AEC"/>
    <w:rsid w:val="004446F5"/>
    <w:rsid w:val="004510A8"/>
    <w:rsid w:val="00463DA9"/>
    <w:rsid w:val="00481F41"/>
    <w:rsid w:val="004C491E"/>
    <w:rsid w:val="004C4F74"/>
    <w:rsid w:val="005007BB"/>
    <w:rsid w:val="0053014E"/>
    <w:rsid w:val="005510BB"/>
    <w:rsid w:val="00561344"/>
    <w:rsid w:val="00574413"/>
    <w:rsid w:val="00575F8C"/>
    <w:rsid w:val="005772A5"/>
    <w:rsid w:val="005A7986"/>
    <w:rsid w:val="005B5D61"/>
    <w:rsid w:val="005C653E"/>
    <w:rsid w:val="005D6791"/>
    <w:rsid w:val="005D7572"/>
    <w:rsid w:val="005E33BB"/>
    <w:rsid w:val="0060074E"/>
    <w:rsid w:val="00600D95"/>
    <w:rsid w:val="006227D5"/>
    <w:rsid w:val="006252C3"/>
    <w:rsid w:val="00643508"/>
    <w:rsid w:val="00670EEE"/>
    <w:rsid w:val="00685E80"/>
    <w:rsid w:val="006A110C"/>
    <w:rsid w:val="006C5977"/>
    <w:rsid w:val="007376E0"/>
    <w:rsid w:val="00743D66"/>
    <w:rsid w:val="00761C2E"/>
    <w:rsid w:val="00766201"/>
    <w:rsid w:val="00775732"/>
    <w:rsid w:val="00783990"/>
    <w:rsid w:val="00787324"/>
    <w:rsid w:val="00796749"/>
    <w:rsid w:val="007A064F"/>
    <w:rsid w:val="007B397F"/>
    <w:rsid w:val="0080623E"/>
    <w:rsid w:val="0081495A"/>
    <w:rsid w:val="0082473C"/>
    <w:rsid w:val="00833CF6"/>
    <w:rsid w:val="00850FD9"/>
    <w:rsid w:val="00857AA9"/>
    <w:rsid w:val="008803FC"/>
    <w:rsid w:val="00880C16"/>
    <w:rsid w:val="00883BC8"/>
    <w:rsid w:val="008C21FA"/>
    <w:rsid w:val="008D5CCF"/>
    <w:rsid w:val="008E6400"/>
    <w:rsid w:val="008E69F2"/>
    <w:rsid w:val="008F10FD"/>
    <w:rsid w:val="00905149"/>
    <w:rsid w:val="00932A51"/>
    <w:rsid w:val="00951C20"/>
    <w:rsid w:val="00970BE5"/>
    <w:rsid w:val="00985F5D"/>
    <w:rsid w:val="009918E9"/>
    <w:rsid w:val="009A610F"/>
    <w:rsid w:val="009F723A"/>
    <w:rsid w:val="00A257CE"/>
    <w:rsid w:val="00A43405"/>
    <w:rsid w:val="00A53A47"/>
    <w:rsid w:val="00A62344"/>
    <w:rsid w:val="00AA2E42"/>
    <w:rsid w:val="00AA4ABE"/>
    <w:rsid w:val="00AB047A"/>
    <w:rsid w:val="00B403CB"/>
    <w:rsid w:val="00B42341"/>
    <w:rsid w:val="00B45C4C"/>
    <w:rsid w:val="00B63FE7"/>
    <w:rsid w:val="00B70756"/>
    <w:rsid w:val="00B75964"/>
    <w:rsid w:val="00B75CE1"/>
    <w:rsid w:val="00B76F1A"/>
    <w:rsid w:val="00B84940"/>
    <w:rsid w:val="00B862EE"/>
    <w:rsid w:val="00B95733"/>
    <w:rsid w:val="00BB57D8"/>
    <w:rsid w:val="00BC3159"/>
    <w:rsid w:val="00BC5B5F"/>
    <w:rsid w:val="00BD0E6D"/>
    <w:rsid w:val="00BD5631"/>
    <w:rsid w:val="00BD628D"/>
    <w:rsid w:val="00C21775"/>
    <w:rsid w:val="00C34480"/>
    <w:rsid w:val="00C42628"/>
    <w:rsid w:val="00C43140"/>
    <w:rsid w:val="00C46FE6"/>
    <w:rsid w:val="00CB4C8E"/>
    <w:rsid w:val="00D10DF8"/>
    <w:rsid w:val="00D340E3"/>
    <w:rsid w:val="00D35D7F"/>
    <w:rsid w:val="00D4471E"/>
    <w:rsid w:val="00D774BC"/>
    <w:rsid w:val="00D81204"/>
    <w:rsid w:val="00D868A3"/>
    <w:rsid w:val="00DA31AF"/>
    <w:rsid w:val="00DA52C6"/>
    <w:rsid w:val="00DB1DB5"/>
    <w:rsid w:val="00DE5591"/>
    <w:rsid w:val="00E315AD"/>
    <w:rsid w:val="00E35CFB"/>
    <w:rsid w:val="00E36363"/>
    <w:rsid w:val="00E36C26"/>
    <w:rsid w:val="00E37A99"/>
    <w:rsid w:val="00E71C49"/>
    <w:rsid w:val="00EA4853"/>
    <w:rsid w:val="00EA5A96"/>
    <w:rsid w:val="00EC6A64"/>
    <w:rsid w:val="00ED6D17"/>
    <w:rsid w:val="00F003CA"/>
    <w:rsid w:val="00F108D9"/>
    <w:rsid w:val="00F13776"/>
    <w:rsid w:val="00F2545C"/>
    <w:rsid w:val="00F30F1B"/>
    <w:rsid w:val="00F54258"/>
    <w:rsid w:val="00F57CFC"/>
    <w:rsid w:val="00F6746D"/>
    <w:rsid w:val="00F97012"/>
    <w:rsid w:val="00FA33CF"/>
    <w:rsid w:val="00FB12B4"/>
    <w:rsid w:val="00FB247C"/>
    <w:rsid w:val="00FB7BCD"/>
    <w:rsid w:val="00FD310A"/>
    <w:rsid w:val="00FD6353"/>
    <w:rsid w:val="00FE3AE7"/>
    <w:rsid w:val="00FE7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D658"/>
  <w15:chartTrackingRefBased/>
  <w15:docId w15:val="{4E0382A6-F9F7-4E39-AB85-502F5E830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both"/>
      <w:pPrChange w:id="0" w:author="DEIGHTON, Katie (LONGROYDE SURGERY)" w:date="2026-09-25T19:58:00Z">
        <w:pPr/>
      </w:pPrChange>
    </w:pPr>
    <w:rPr>
      <w:lang w:val="en-GB"/>
      <w:rPrChange w:id="0" w:author="DEIGHTON, Katie (LONGROYDE SURGERY)" w:date="2026-09-25T19:58:00Z">
        <w:rPr>
          <w:rFonts w:ascii="Calibri" w:eastAsiaTheme="minorHAnsi" w:hAnsi="Calibri" w:cs="Calibr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7637"/>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1495A"/>
    <w:rPr>
      <w:color w:val="0563C1" w:themeColor="hyperlink"/>
      <w:u w:val="single"/>
    </w:rPr>
  </w:style>
  <w:style w:type="paragraph" w:styleId="ListParagraph">
    <w:name w:val="List Paragraph"/>
    <w:basedOn w:val="Normal"/>
    <w:uiPriority w:val="34"/>
    <w:qFormat/>
    <w:rsid w:val="003F42D7"/>
    <w:pPr>
      <w:ind w:left="720"/>
      <w:contextualSpacing/>
      <w:pPrChange w:id="1" w:author="DEIGHTON, Katie (LONGROYDE SURGERY)" w:date="2026-09-25T19:58:00Z">
        <w:pPr>
          <w:ind w:left="720"/>
          <w:contextualSpacing/>
          <w:jc w:val="both"/>
        </w:pPr>
      </w:pPrChange>
    </w:pPr>
    <w:rPr>
      <w:rPrChange w:id="1" w:author="DEIGHTON, Katie (LONGROYDE SURGERY)" w:date="2026-09-25T19:58:00Z">
        <w:rPr>
          <w:rFonts w:asciiTheme="minorHAnsi" w:eastAsiaTheme="minorHAnsi" w:hAnsiTheme="minorHAnsi" w:cstheme="minorBidi"/>
          <w:sz w:val="22"/>
          <w:szCs w:val="22"/>
          <w:lang w:val="en-GB" w:eastAsia="en-US" w:bidi="ar-SA"/>
        </w:rPr>
      </w:rPrChange>
    </w:rPr>
  </w:style>
  <w:style w:type="table" w:styleId="TableGrid">
    <w:name w:val="Table Grid"/>
    <w:basedOn w:val="TableNormal"/>
    <w:uiPriority w:val="59"/>
    <w:rsid w:val="00DB1DB5"/>
    <w:pPr>
      <w:spacing w:after="0" w:line="240" w:lineRule="auto"/>
      <w:jc w:val="both"/>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B1DB5"/>
    <w:rPr>
      <w:color w:val="605E5C"/>
      <w:shd w:val="clear" w:color="auto" w:fill="E1DFDD"/>
    </w:rPr>
  </w:style>
  <w:style w:type="paragraph" w:customStyle="1" w:styleId="trt0xe">
    <w:name w:val="trt0xe"/>
    <w:basedOn w:val="Normal"/>
    <w:rsid w:val="00985F5D"/>
    <w:pPr>
      <w:spacing w:before="100" w:beforeAutospacing="1" w:after="100" w:afterAutospacing="1"/>
      <w:jc w:val="left"/>
      <w:pPrChange w:id="2" w:author="DEIGHTON, Katie (LONGROYDE SURGERY)" w:date="2026-09-25T19:58:00Z">
        <w:pPr>
          <w:spacing w:before="100" w:beforeAutospacing="1" w:after="100" w:afterAutospacing="1"/>
          <w:jc w:val="both"/>
        </w:pPr>
      </w:pPrChange>
    </w:pPr>
    <w:rPr>
      <w:rFonts w:ascii="Times New Roman" w:eastAsia="Times New Roman" w:hAnsi="Times New Roman" w:cs="Times New Roman"/>
      <w:sz w:val="24"/>
      <w:szCs w:val="24"/>
      <w:lang w:eastAsia="en-GB"/>
      <w:rPrChange w:id="2" w:author="DEIGHTON, Katie (LONGROYDE SURGERY)" w:date="2026-09-25T19:58:00Z">
        <w:rPr>
          <w:sz w:val="24"/>
          <w:szCs w:val="24"/>
          <w:lang w:val="en-GB" w:eastAsia="en-GB"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5093724">
      <w:bodyDiv w:val="1"/>
      <w:marLeft w:val="0"/>
      <w:marRight w:val="0"/>
      <w:marTop w:val="0"/>
      <w:marBottom w:val="0"/>
      <w:divBdr>
        <w:top w:val="none" w:sz="0" w:space="0" w:color="auto"/>
        <w:left w:val="none" w:sz="0" w:space="0" w:color="auto"/>
        <w:bottom w:val="none" w:sz="0" w:space="0" w:color="auto"/>
        <w:right w:val="none" w:sz="0" w:space="0" w:color="auto"/>
      </w:divBdr>
    </w:div>
    <w:div w:id="882521133">
      <w:bodyDiv w:val="1"/>
      <w:marLeft w:val="0"/>
      <w:marRight w:val="0"/>
      <w:marTop w:val="0"/>
      <w:marBottom w:val="0"/>
      <w:divBdr>
        <w:top w:val="none" w:sz="0" w:space="0" w:color="auto"/>
        <w:left w:val="none" w:sz="0" w:space="0" w:color="auto"/>
        <w:bottom w:val="none" w:sz="0" w:space="0" w:color="auto"/>
        <w:right w:val="none" w:sz="0" w:space="0" w:color="auto"/>
      </w:divBdr>
    </w:div>
    <w:div w:id="1083645685">
      <w:bodyDiv w:val="1"/>
      <w:marLeft w:val="0"/>
      <w:marRight w:val="0"/>
      <w:marTop w:val="0"/>
      <w:marBottom w:val="0"/>
      <w:divBdr>
        <w:top w:val="none" w:sz="0" w:space="0" w:color="auto"/>
        <w:left w:val="none" w:sz="0" w:space="0" w:color="auto"/>
        <w:bottom w:val="none" w:sz="0" w:space="0" w:color="auto"/>
        <w:right w:val="none" w:sz="0" w:space="0" w:color="auto"/>
      </w:divBdr>
    </w:div>
    <w:div w:id="1204754325">
      <w:bodyDiv w:val="1"/>
      <w:marLeft w:val="0"/>
      <w:marRight w:val="0"/>
      <w:marTop w:val="0"/>
      <w:marBottom w:val="0"/>
      <w:divBdr>
        <w:top w:val="none" w:sz="0" w:space="0" w:color="auto"/>
        <w:left w:val="none" w:sz="0" w:space="0" w:color="auto"/>
        <w:bottom w:val="none" w:sz="0" w:space="0" w:color="auto"/>
        <w:right w:val="none" w:sz="0" w:space="0" w:color="auto"/>
      </w:divBdr>
    </w:div>
    <w:div w:id="1217860589">
      <w:bodyDiv w:val="1"/>
      <w:marLeft w:val="0"/>
      <w:marRight w:val="0"/>
      <w:marTop w:val="0"/>
      <w:marBottom w:val="0"/>
      <w:divBdr>
        <w:top w:val="none" w:sz="0" w:space="0" w:color="auto"/>
        <w:left w:val="none" w:sz="0" w:space="0" w:color="auto"/>
        <w:bottom w:val="none" w:sz="0" w:space="0" w:color="auto"/>
        <w:right w:val="none" w:sz="0" w:space="0" w:color="auto"/>
      </w:divBdr>
    </w:div>
    <w:div w:id="1220096081">
      <w:bodyDiv w:val="1"/>
      <w:marLeft w:val="0"/>
      <w:marRight w:val="0"/>
      <w:marTop w:val="0"/>
      <w:marBottom w:val="0"/>
      <w:divBdr>
        <w:top w:val="none" w:sz="0" w:space="0" w:color="auto"/>
        <w:left w:val="none" w:sz="0" w:space="0" w:color="auto"/>
        <w:bottom w:val="none" w:sz="0" w:space="0" w:color="auto"/>
        <w:right w:val="none" w:sz="0" w:space="0" w:color="auto"/>
      </w:divBdr>
      <w:divsChild>
        <w:div w:id="1650355376">
          <w:marLeft w:val="0"/>
          <w:marRight w:val="0"/>
          <w:marTop w:val="0"/>
          <w:marBottom w:val="0"/>
          <w:divBdr>
            <w:top w:val="none" w:sz="0" w:space="0" w:color="auto"/>
            <w:left w:val="none" w:sz="0" w:space="0" w:color="auto"/>
            <w:bottom w:val="none" w:sz="0" w:space="0" w:color="auto"/>
            <w:right w:val="none" w:sz="0" w:space="0" w:color="auto"/>
          </w:divBdr>
          <w:divsChild>
            <w:div w:id="352074772">
              <w:marLeft w:val="75"/>
              <w:marRight w:val="75"/>
              <w:marTop w:val="0"/>
              <w:marBottom w:val="0"/>
              <w:divBdr>
                <w:top w:val="none" w:sz="0" w:space="0" w:color="auto"/>
                <w:left w:val="none" w:sz="0" w:space="0" w:color="auto"/>
                <w:bottom w:val="none" w:sz="0" w:space="0" w:color="auto"/>
                <w:right w:val="none" w:sz="0" w:space="0" w:color="auto"/>
              </w:divBdr>
              <w:divsChild>
                <w:div w:id="1311447115">
                  <w:marLeft w:val="0"/>
                  <w:marRight w:val="0"/>
                  <w:marTop w:val="1050"/>
                  <w:marBottom w:val="1800"/>
                  <w:divBdr>
                    <w:top w:val="none" w:sz="0" w:space="0" w:color="auto"/>
                    <w:left w:val="none" w:sz="0" w:space="0" w:color="auto"/>
                    <w:bottom w:val="none" w:sz="0" w:space="0" w:color="auto"/>
                    <w:right w:val="none" w:sz="0" w:space="0" w:color="auto"/>
                  </w:divBdr>
                  <w:divsChild>
                    <w:div w:id="446050329">
                      <w:marLeft w:val="0"/>
                      <w:marRight w:val="0"/>
                      <w:marTop w:val="0"/>
                      <w:marBottom w:val="0"/>
                      <w:divBdr>
                        <w:top w:val="none" w:sz="0" w:space="0" w:color="auto"/>
                        <w:left w:val="none" w:sz="0" w:space="0" w:color="auto"/>
                        <w:bottom w:val="none" w:sz="0" w:space="0" w:color="auto"/>
                        <w:right w:val="none" w:sz="0" w:space="0" w:color="auto"/>
                      </w:divBdr>
                      <w:divsChild>
                        <w:div w:id="1336228992">
                          <w:marLeft w:val="75"/>
                          <w:marRight w:val="75"/>
                          <w:marTop w:val="0"/>
                          <w:marBottom w:val="0"/>
                          <w:divBdr>
                            <w:top w:val="none" w:sz="0" w:space="0" w:color="auto"/>
                            <w:left w:val="none" w:sz="0" w:space="0" w:color="auto"/>
                            <w:bottom w:val="none" w:sz="0" w:space="0" w:color="auto"/>
                            <w:right w:val="none" w:sz="0" w:space="0" w:color="auto"/>
                          </w:divBdr>
                          <w:divsChild>
                            <w:div w:id="44731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089623">
      <w:bodyDiv w:val="1"/>
      <w:marLeft w:val="0"/>
      <w:marRight w:val="0"/>
      <w:marTop w:val="0"/>
      <w:marBottom w:val="0"/>
      <w:divBdr>
        <w:top w:val="none" w:sz="0" w:space="0" w:color="auto"/>
        <w:left w:val="none" w:sz="0" w:space="0" w:color="auto"/>
        <w:bottom w:val="none" w:sz="0" w:space="0" w:color="auto"/>
        <w:right w:val="none" w:sz="0" w:space="0" w:color="auto"/>
      </w:divBdr>
    </w:div>
    <w:div w:id="1947499277">
      <w:bodyDiv w:val="1"/>
      <w:marLeft w:val="0"/>
      <w:marRight w:val="0"/>
      <w:marTop w:val="0"/>
      <w:marBottom w:val="0"/>
      <w:divBdr>
        <w:top w:val="none" w:sz="0" w:space="0" w:color="auto"/>
        <w:left w:val="none" w:sz="0" w:space="0" w:color="auto"/>
        <w:bottom w:val="none" w:sz="0" w:space="0" w:color="auto"/>
        <w:right w:val="none" w:sz="0" w:space="0" w:color="auto"/>
      </w:divBdr>
    </w:div>
    <w:div w:id="2055038105">
      <w:bodyDiv w:val="1"/>
      <w:marLeft w:val="0"/>
      <w:marRight w:val="0"/>
      <w:marTop w:val="0"/>
      <w:marBottom w:val="0"/>
      <w:divBdr>
        <w:top w:val="none" w:sz="0" w:space="0" w:color="auto"/>
        <w:left w:val="none" w:sz="0" w:space="0" w:color="auto"/>
        <w:bottom w:val="none" w:sz="0" w:space="0" w:color="auto"/>
        <w:right w:val="none" w:sz="0" w:space="0" w:color="auto"/>
      </w:divBdr>
      <w:divsChild>
        <w:div w:id="554388767">
          <w:marLeft w:val="0"/>
          <w:marRight w:val="0"/>
          <w:marTop w:val="0"/>
          <w:marBottom w:val="300"/>
          <w:divBdr>
            <w:top w:val="none" w:sz="0" w:space="0" w:color="auto"/>
            <w:left w:val="none" w:sz="0" w:space="0" w:color="auto"/>
            <w:bottom w:val="none" w:sz="0" w:space="0" w:color="auto"/>
            <w:right w:val="none" w:sz="0" w:space="0" w:color="auto"/>
          </w:divBdr>
          <w:divsChild>
            <w:div w:id="3538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E2819-33BE-2D48-8C09-1295AFEB4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1093</Words>
  <Characters>6235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PSMFC</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Wheaton</dc:creator>
  <cp:keywords/>
  <dc:description/>
  <cp:lastModifiedBy>Arthur Souza Rodrigues</cp:lastModifiedBy>
  <cp:revision>1</cp:revision>
  <dcterms:created xsi:type="dcterms:W3CDTF">2018-09-04T17:10:00Z</dcterms:created>
  <dcterms:modified xsi:type="dcterms:W3CDTF">2026-09-25T23:58:00Z</dcterms:modified>
</cp:coreProperties>
</file>