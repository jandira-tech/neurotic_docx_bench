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64911F" w14:textId="77777777" w:rsidR="002E5199" w:rsidRDefault="002E5199" w:rsidP="009700EB">
      <w:pPr>
        <w:pStyle w:val="Default"/>
        <w:rPr>
          <w:ins w:id="4" w:author="uzivatel" w:date="2026-09-22T12:19:00Z" w16du:dateUtc="2026-09-22T16:19:00Z"/>
          <w:b/>
          <w:bCs/>
          <w:sz w:val="22"/>
          <w:szCs w:val="22"/>
          <w:u w:val="single"/>
        </w:rPr>
      </w:pPr>
    </w:p>
    <w:p w14:paraId="2E204CD9" w14:textId="77777777" w:rsidR="002E5199" w:rsidRDefault="002E5199" w:rsidP="002E5199">
      <w:pPr>
        <w:pStyle w:val="Heading4"/>
        <w:jc w:val="center"/>
        <w:rPr>
          <w:ins w:id="5" w:author="uzivatel" w:date="2026-09-22T12:19:00Z" w16du:dateUtc="2026-09-22T16:19:00Z"/>
          <w:sz w:val="34"/>
        </w:rPr>
      </w:pPr>
      <w:ins w:id="6" w:author="uzivatel" w:date="2026-09-22T12:19:00Z" w16du:dateUtc="2026-09-22T16:19:00Z">
        <w:r>
          <w:rPr>
            <w:sz w:val="34"/>
          </w:rPr>
          <w:t>Základní škola Rumburk, U Nemocnice 1132/5, okres Děčín, p. o.</w:t>
        </w:r>
      </w:ins>
    </w:p>
    <w:p w14:paraId="2830DA9B" w14:textId="77777777" w:rsidR="002E5199" w:rsidRDefault="002E5199" w:rsidP="002E5199">
      <w:pPr>
        <w:rPr>
          <w:ins w:id="7" w:author="uzivatel" w:date="2026-09-22T12:19:00Z" w16du:dateUtc="2026-09-22T16:19:00Z"/>
          <w:sz w:val="16"/>
        </w:rPr>
      </w:pPr>
      <w:ins w:id="8" w:author="uzivatel" w:date="2026-09-22T12:19:00Z" w16du:dateUtc="2026-09-22T16:19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753F2181" w14:textId="77777777" w:rsidR="00067C1B" w:rsidRDefault="00067C1B" w:rsidP="002E5199">
      <w:pPr>
        <w:pStyle w:val="Default"/>
        <w:jc w:val="center"/>
        <w:rPr>
          <w:ins w:id="9" w:author="uzivatel" w:date="2026-09-22T12:19:00Z" w16du:dateUtc="2026-09-22T16:19:00Z"/>
        </w:rPr>
      </w:pPr>
    </w:p>
    <w:p w14:paraId="11F550B8" w14:textId="77777777" w:rsidR="009700EB" w:rsidRPr="00AF69EB" w:rsidRDefault="009700EB" w:rsidP="002E5199">
      <w:pPr>
        <w:pStyle w:val="Default"/>
        <w:jc w:val="center"/>
        <w:rPr>
          <w:ins w:id="10" w:author="uzivatel" w:date="2026-09-22T12:19:00Z" w16du:dateUtc="2026-09-22T16:19:00Z"/>
          <w:b/>
          <w:bCs/>
          <w:sz w:val="22"/>
          <w:szCs w:val="22"/>
          <w:u w:val="single"/>
        </w:rPr>
      </w:pPr>
      <w:ins w:id="11" w:author="uzivatel" w:date="2026-09-22T12:19:00Z" w16du:dateUtc="2026-09-22T16:19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0B266A41" w14:textId="77777777" w:rsidR="009D457F" w:rsidRDefault="009D457F" w:rsidP="009700EB">
      <w:pPr>
        <w:pStyle w:val="Default"/>
        <w:rPr>
          <w:ins w:id="12" w:author="uzivatel" w:date="2026-09-22T12:19:00Z" w16du:dateUtc="2026-09-22T16:19:00Z"/>
          <w:b/>
          <w:bCs/>
          <w:sz w:val="22"/>
          <w:szCs w:val="22"/>
        </w:rPr>
      </w:pPr>
    </w:p>
    <w:p w14:paraId="5BC6F70F" w14:textId="77777777" w:rsidR="009700EB" w:rsidRDefault="009700EB" w:rsidP="009700EB">
      <w:pPr>
        <w:pStyle w:val="Default"/>
        <w:rPr>
          <w:ins w:id="13" w:author="uzivatel" w:date="2026-09-22T12:19:00Z" w16du:dateUtc="2026-09-22T16:19:00Z"/>
          <w:rFonts w:ascii="Roboto" w:hAnsi="Roboto"/>
        </w:rPr>
      </w:pPr>
      <w:ins w:id="14" w:author="uzivatel" w:date="2026-09-22T12:19:00Z" w16du:dateUtc="2026-09-22T16:19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7B00E42B" w14:textId="77777777" w:rsidR="004714D6" w:rsidRDefault="003A4848" w:rsidP="003A4848">
      <w:pPr>
        <w:pStyle w:val="Default"/>
        <w:numPr>
          <w:ilvl w:val="0"/>
          <w:numId w:val="10"/>
        </w:numPr>
        <w:rPr>
          <w:ins w:id="15" w:author="uzivatel" w:date="2026-09-22T12:19:00Z" w16du:dateUtc="2026-09-22T16:19:00Z"/>
          <w:rFonts w:ascii="Roboto" w:hAnsi="Roboto"/>
        </w:rPr>
      </w:pPr>
      <w:ins w:id="16" w:author="uzivatel" w:date="2026-09-22T12:19:00Z" w16du:dateUtc="2026-09-22T16:19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6C3E5123" w14:textId="77777777" w:rsidR="003A4848" w:rsidRPr="004714D6" w:rsidRDefault="003A4848" w:rsidP="003A4848">
      <w:pPr>
        <w:pStyle w:val="Default"/>
        <w:numPr>
          <w:ilvl w:val="0"/>
          <w:numId w:val="10"/>
        </w:numPr>
        <w:rPr>
          <w:ins w:id="17" w:author="uzivatel" w:date="2026-09-22T12:19:00Z" w16du:dateUtc="2026-09-22T16:19:00Z"/>
          <w:rFonts w:ascii="Roboto" w:hAnsi="Roboto"/>
        </w:rPr>
      </w:pPr>
      <w:ins w:id="18" w:author="uzivatel" w:date="2026-09-22T12:19:00Z" w16du:dateUtc="2026-09-22T16:19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2DBB8DCC" w14:textId="77777777" w:rsidR="003A4848" w:rsidRDefault="003A4848" w:rsidP="003A4848">
      <w:pPr>
        <w:pStyle w:val="Default"/>
        <w:numPr>
          <w:ilvl w:val="0"/>
          <w:numId w:val="10"/>
        </w:numPr>
        <w:rPr>
          <w:ins w:id="19" w:author="uzivatel" w:date="2026-09-22T12:19:00Z" w16du:dateUtc="2026-09-22T16:19:00Z"/>
          <w:rFonts w:ascii="Roboto" w:hAnsi="Roboto"/>
        </w:rPr>
      </w:pPr>
      <w:ins w:id="20" w:author="uzivatel" w:date="2026-09-22T12:19:00Z" w16du:dateUtc="2026-09-22T16:19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0F3B9C1C" w14:textId="77777777" w:rsidR="003A4848" w:rsidRDefault="003A4848" w:rsidP="003A4848">
      <w:pPr>
        <w:pStyle w:val="Default"/>
        <w:numPr>
          <w:ilvl w:val="0"/>
          <w:numId w:val="10"/>
        </w:numPr>
        <w:rPr>
          <w:ins w:id="21" w:author="uzivatel" w:date="2026-09-22T12:19:00Z" w16du:dateUtc="2026-09-22T16:19:00Z"/>
          <w:rFonts w:ascii="Roboto" w:hAnsi="Roboto"/>
        </w:rPr>
      </w:pPr>
      <w:ins w:id="22" w:author="uzivatel" w:date="2026-09-22T12:19:00Z" w16du:dateUtc="2026-09-22T16:19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7CE09F35" w14:textId="77777777" w:rsidR="003A4848" w:rsidRDefault="003A4848" w:rsidP="003A4848">
      <w:pPr>
        <w:pStyle w:val="Default"/>
        <w:numPr>
          <w:ilvl w:val="0"/>
          <w:numId w:val="10"/>
        </w:numPr>
        <w:rPr>
          <w:ins w:id="23" w:author="uzivatel" w:date="2026-09-22T12:19:00Z" w16du:dateUtc="2026-09-22T16:19:00Z"/>
          <w:rFonts w:ascii="Roboto" w:hAnsi="Roboto"/>
        </w:rPr>
      </w:pPr>
      <w:ins w:id="24" w:author="uzivatel" w:date="2026-09-22T12:19:00Z" w16du:dateUtc="2026-09-22T16:19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5048A791" w14:textId="77777777" w:rsidR="008F695B" w:rsidRPr="009D457F" w:rsidRDefault="003A4848" w:rsidP="009700EB">
      <w:pPr>
        <w:pStyle w:val="Default"/>
        <w:numPr>
          <w:ilvl w:val="0"/>
          <w:numId w:val="10"/>
        </w:numPr>
        <w:rPr>
          <w:ins w:id="25" w:author="uzivatel" w:date="2026-09-22T12:19:00Z" w16du:dateUtc="2026-09-22T16:19:00Z"/>
          <w:b/>
          <w:bCs/>
          <w:sz w:val="22"/>
          <w:szCs w:val="22"/>
        </w:rPr>
      </w:pPr>
      <w:ins w:id="26" w:author="uzivatel" w:date="2026-09-22T12:19:00Z" w16du:dateUtc="2026-09-22T16:19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0E515480" w14:textId="77777777" w:rsidR="009D457F" w:rsidRPr="009D457F" w:rsidRDefault="009D457F" w:rsidP="009D457F">
      <w:pPr>
        <w:pStyle w:val="Default"/>
        <w:ind w:left="720"/>
        <w:rPr>
          <w:ins w:id="27" w:author="uzivatel" w:date="2026-09-22T12:19:00Z" w16du:dateUtc="2026-09-22T16:19:00Z"/>
          <w:b/>
          <w:bCs/>
          <w:sz w:val="22"/>
          <w:szCs w:val="22"/>
        </w:rPr>
      </w:pPr>
    </w:p>
    <w:p w14:paraId="61235869" w14:textId="77777777" w:rsidR="0071556C" w:rsidRDefault="0043051E" w:rsidP="009700EB">
      <w:pPr>
        <w:pStyle w:val="Default"/>
        <w:rPr>
          <w:ins w:id="28" w:author="uzivatel" w:date="2026-09-22T12:19:00Z" w16du:dateUtc="2026-09-22T16:19:00Z"/>
          <w:b/>
          <w:bCs/>
          <w:sz w:val="22"/>
          <w:szCs w:val="22"/>
          <w:u w:val="single"/>
        </w:rPr>
      </w:pPr>
      <w:ins w:id="29" w:author="uzivatel" w:date="2026-09-22T12:19:00Z" w16du:dateUtc="2026-09-22T16:19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2403B0E7" w14:textId="77777777" w:rsidR="002E5199" w:rsidRPr="0043051E" w:rsidRDefault="002E5199" w:rsidP="009700EB">
      <w:pPr>
        <w:pStyle w:val="Default"/>
        <w:rPr>
          <w:ins w:id="30" w:author="uzivatel" w:date="2026-09-22T12:19:00Z" w16du:dateUtc="2026-09-22T16:19:00Z"/>
          <w:b/>
          <w:bCs/>
          <w:sz w:val="22"/>
          <w:szCs w:val="22"/>
          <w:u w:val="single"/>
        </w:rPr>
      </w:pPr>
    </w:p>
    <w:p w14:paraId="3CA651F4" w14:textId="77777777" w:rsidR="00E60474" w:rsidRDefault="00C9043F" w:rsidP="00E2631A">
      <w:pPr>
        <w:pStyle w:val="Default"/>
        <w:rPr>
          <w:ins w:id="31" w:author="uzivatel" w:date="2026-09-22T12:19:00Z" w16du:dateUtc="2026-09-22T16:19:00Z"/>
          <w:rFonts w:ascii="Roboto" w:hAnsi="Roboto"/>
        </w:rPr>
      </w:pPr>
      <w:ins w:id="32" w:author="uzivatel" w:date="2026-09-22T12:19:00Z" w16du:dateUtc="2026-09-22T16:19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53A2D4C8" w14:textId="77777777" w:rsidR="00E2631A" w:rsidRPr="00E2631A" w:rsidRDefault="00E2631A" w:rsidP="00E2631A">
      <w:pPr>
        <w:pStyle w:val="Default"/>
        <w:rPr>
          <w:ins w:id="33" w:author="uzivatel" w:date="2026-09-22T12:19:00Z" w16du:dateUtc="2026-09-22T16:19:00Z"/>
          <w:rFonts w:ascii="Roboto" w:hAnsi="Roboto"/>
        </w:rPr>
      </w:pPr>
    </w:p>
    <w:p w14:paraId="28C9E003" w14:textId="77777777" w:rsidR="00DF0E9B" w:rsidRPr="00E2631A" w:rsidRDefault="00DF0E9B" w:rsidP="00DF0E9B">
      <w:pPr>
        <w:pStyle w:val="Default"/>
        <w:rPr>
          <w:ins w:id="34" w:author="uzivatel" w:date="2026-09-22T12:19:00Z" w16du:dateUtc="2026-09-22T16:19:00Z"/>
          <w:rFonts w:ascii="Roboto" w:hAnsi="Roboto"/>
          <w:b/>
        </w:rPr>
      </w:pPr>
      <w:ins w:id="35" w:author="uzivatel" w:date="2026-09-22T12:19:00Z" w16du:dateUtc="2026-09-22T16:19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63A3A762" w14:textId="77777777" w:rsidR="000C1D5B" w:rsidRDefault="000C1D5B" w:rsidP="00222525">
      <w:pPr>
        <w:pStyle w:val="Default"/>
        <w:rPr>
          <w:ins w:id="36" w:author="uzivatel" w:date="2026-09-22T12:19:00Z" w16du:dateUtc="2026-09-22T16:19:00Z"/>
          <w:b/>
          <w:bCs/>
          <w:sz w:val="22"/>
          <w:szCs w:val="22"/>
          <w:u w:val="single"/>
        </w:rPr>
      </w:pPr>
    </w:p>
    <w:p w14:paraId="185941B5" w14:textId="77777777" w:rsidR="00222525" w:rsidRDefault="00967EDD" w:rsidP="00222525">
      <w:pPr>
        <w:pStyle w:val="Default"/>
        <w:rPr>
          <w:ins w:id="37" w:author="uzivatel" w:date="2026-09-22T12:19:00Z" w16du:dateUtc="2026-09-22T16:19:00Z"/>
          <w:b/>
          <w:bCs/>
          <w:sz w:val="22"/>
          <w:szCs w:val="22"/>
          <w:u w:val="single"/>
        </w:rPr>
      </w:pPr>
      <w:ins w:id="38" w:author="uzivatel" w:date="2026-09-22T12:19:00Z" w16du:dateUtc="2026-09-22T16:19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333A6DD5" w14:textId="77777777" w:rsidR="000C1D5B" w:rsidRDefault="000C1D5B" w:rsidP="00222525">
      <w:pPr>
        <w:pStyle w:val="Default"/>
        <w:rPr>
          <w:ins w:id="39" w:author="uzivatel" w:date="2026-09-22T12:19:00Z" w16du:dateUtc="2026-09-22T16:19:00Z"/>
          <w:b/>
          <w:bCs/>
          <w:sz w:val="22"/>
          <w:szCs w:val="22"/>
          <w:u w:val="single"/>
        </w:rPr>
      </w:pPr>
    </w:p>
    <w:p w14:paraId="63945D3E" w14:textId="77777777" w:rsidR="00393DFA" w:rsidRPr="009E4030" w:rsidRDefault="005F4481" w:rsidP="00222525">
      <w:pPr>
        <w:pStyle w:val="Default"/>
        <w:numPr>
          <w:ilvl w:val="0"/>
          <w:numId w:val="7"/>
        </w:numPr>
        <w:rPr>
          <w:ins w:id="40" w:author="uzivatel" w:date="2026-09-22T12:19:00Z" w16du:dateUtc="2026-09-22T16:19:00Z"/>
          <w:rFonts w:ascii="Roboto" w:hAnsi="Roboto"/>
        </w:rPr>
      </w:pPr>
      <w:ins w:id="41" w:author="uzivatel" w:date="2026-09-22T12:19:00Z" w16du:dateUtc="2026-09-22T16:19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4DC9FDB2" w14:textId="77777777" w:rsidR="005F4481" w:rsidRPr="009E4030" w:rsidRDefault="005F4481" w:rsidP="009E4030">
      <w:pPr>
        <w:pStyle w:val="Default"/>
        <w:numPr>
          <w:ilvl w:val="0"/>
          <w:numId w:val="12"/>
        </w:numPr>
        <w:rPr>
          <w:ins w:id="42" w:author="uzivatel" w:date="2026-09-22T12:19:00Z" w16du:dateUtc="2026-09-22T16:19:00Z"/>
          <w:rFonts w:ascii="Roboto" w:hAnsi="Roboto"/>
        </w:rPr>
      </w:pPr>
      <w:ins w:id="43" w:author="uzivatel" w:date="2026-09-22T12:19:00Z" w16du:dateUtc="2026-09-22T16:19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59167E43" w14:textId="77777777" w:rsidR="00393DFA" w:rsidRPr="009E4030" w:rsidRDefault="00393DFA" w:rsidP="009E4030">
      <w:pPr>
        <w:pStyle w:val="Default"/>
        <w:numPr>
          <w:ilvl w:val="0"/>
          <w:numId w:val="12"/>
        </w:numPr>
        <w:rPr>
          <w:ins w:id="44" w:author="uzivatel" w:date="2026-09-22T12:19:00Z" w16du:dateUtc="2026-09-22T16:19:00Z"/>
          <w:rFonts w:ascii="Roboto" w:hAnsi="Roboto"/>
        </w:rPr>
      </w:pPr>
      <w:ins w:id="45" w:author="uzivatel" w:date="2026-09-22T12:19:00Z" w16du:dateUtc="2026-09-22T16:19:00Z">
        <w:r w:rsidRPr="009E4030">
          <w:rPr>
            <w:rFonts w:ascii="Roboto" w:hAnsi="Roboto"/>
          </w:rPr>
          <w:t>individuální konzultace</w:t>
        </w:r>
      </w:ins>
    </w:p>
    <w:p w14:paraId="4EF6C00F" w14:textId="77777777" w:rsidR="00AB7A30" w:rsidRPr="00222525" w:rsidRDefault="00393DFA" w:rsidP="009E4030">
      <w:pPr>
        <w:pStyle w:val="Default"/>
        <w:numPr>
          <w:ilvl w:val="0"/>
          <w:numId w:val="7"/>
        </w:numPr>
        <w:rPr>
          <w:ins w:id="46" w:author="uzivatel" w:date="2026-09-22T12:19:00Z" w16du:dateUtc="2026-09-22T16:19:00Z"/>
          <w:b/>
          <w:bCs/>
          <w:sz w:val="22"/>
          <w:szCs w:val="22"/>
          <w:u w:val="single"/>
        </w:rPr>
      </w:pPr>
      <w:ins w:id="47" w:author="uzivatel" w:date="2026-09-22T12:19:00Z" w16du:dateUtc="2026-09-22T16:19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6B32D29E" w14:textId="77777777" w:rsidR="00AB7A30" w:rsidRPr="00ED3AF5" w:rsidRDefault="006B75D9" w:rsidP="009E4030">
      <w:pPr>
        <w:pStyle w:val="Default"/>
        <w:numPr>
          <w:ilvl w:val="0"/>
          <w:numId w:val="7"/>
        </w:numPr>
        <w:rPr>
          <w:ins w:id="48" w:author="uzivatel" w:date="2026-09-22T12:19:00Z" w16du:dateUtc="2026-09-22T16:19:00Z"/>
          <w:rFonts w:ascii="Roboto" w:hAnsi="Roboto"/>
        </w:rPr>
      </w:pPr>
      <w:ins w:id="49" w:author="uzivatel" w:date="2026-09-22T12:19:00Z" w16du:dateUtc="2026-09-22T16:19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17C6E911" w14:textId="77777777" w:rsidR="000C1D5B" w:rsidRPr="00067C1B" w:rsidRDefault="008E16D0" w:rsidP="009E4030">
      <w:pPr>
        <w:pStyle w:val="Default"/>
        <w:numPr>
          <w:ilvl w:val="0"/>
          <w:numId w:val="7"/>
        </w:numPr>
        <w:rPr>
          <w:ins w:id="50" w:author="uzivatel" w:date="2026-09-22T12:19:00Z" w16du:dateUtc="2026-09-22T16:19:00Z"/>
          <w:rFonts w:ascii="Roboto" w:hAnsi="Roboto"/>
        </w:rPr>
      </w:pPr>
      <w:ins w:id="51" w:author="uzivatel" w:date="2026-09-22T12:19:00Z" w16du:dateUtc="2026-09-22T16:19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44E7F9C8" w14:textId="77777777" w:rsidR="00F01D59" w:rsidRDefault="00EF2DAF" w:rsidP="009E4030">
      <w:pPr>
        <w:pStyle w:val="Default"/>
        <w:numPr>
          <w:ilvl w:val="0"/>
          <w:numId w:val="7"/>
        </w:numPr>
        <w:rPr>
          <w:ins w:id="52" w:author="uzivatel" w:date="2026-09-22T12:19:00Z" w16du:dateUtc="2026-09-22T16:19:00Z"/>
          <w:rFonts w:ascii="Roboto" w:hAnsi="Roboto"/>
        </w:rPr>
      </w:pPr>
      <w:ins w:id="53" w:author="uzivatel" w:date="2026-09-22T12:19:00Z" w16du:dateUtc="2026-09-22T16:19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126647DF" w14:textId="77777777" w:rsidR="00E2631A" w:rsidRDefault="00EF2DAF" w:rsidP="009E4030">
      <w:pPr>
        <w:pStyle w:val="Default"/>
        <w:numPr>
          <w:ilvl w:val="0"/>
          <w:numId w:val="7"/>
        </w:numPr>
        <w:rPr>
          <w:ins w:id="54" w:author="uzivatel" w:date="2026-09-22T12:19:00Z" w16du:dateUtc="2026-09-22T16:19:00Z"/>
          <w:rFonts w:ascii="Roboto" w:hAnsi="Roboto"/>
        </w:rPr>
      </w:pPr>
      <w:ins w:id="55" w:author="uzivatel" w:date="2026-09-22T12:19:00Z" w16du:dateUtc="2026-09-22T16:19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78E00429" w14:textId="77777777" w:rsidR="005406F7" w:rsidRPr="00F91991" w:rsidRDefault="005406F7" w:rsidP="005406F7">
      <w:pPr>
        <w:pStyle w:val="Default"/>
        <w:numPr>
          <w:ilvl w:val="0"/>
          <w:numId w:val="7"/>
        </w:numPr>
        <w:rPr>
          <w:ins w:id="56" w:author="uzivatel" w:date="2026-09-22T12:19:00Z" w16du:dateUtc="2026-09-22T16:19:00Z"/>
          <w:rFonts w:ascii="Times New Roman" w:hAnsi="Times New Roman" w:cs="Times New Roman"/>
        </w:rPr>
      </w:pPr>
      <w:ins w:id="57" w:author="uzivatel" w:date="2026-09-22T12:19:00Z" w16du:dateUtc="2026-09-22T16:19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450C840B" w14:textId="77777777" w:rsidR="00EF2DAF" w:rsidRPr="00EF2DAF" w:rsidRDefault="005406F7" w:rsidP="009E4030">
      <w:pPr>
        <w:pStyle w:val="Default"/>
        <w:numPr>
          <w:ilvl w:val="0"/>
          <w:numId w:val="7"/>
        </w:numPr>
        <w:rPr>
          <w:ins w:id="58" w:author="uzivatel" w:date="2026-09-22T12:19:00Z" w16du:dateUtc="2026-09-22T16:19:00Z"/>
          <w:rFonts w:ascii="Roboto" w:hAnsi="Roboto"/>
        </w:rPr>
      </w:pPr>
      <w:ins w:id="59" w:author="uzivatel" w:date="2026-09-22T12:19:00Z" w16du:dateUtc="2026-09-22T16:19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0C326A19" w14:textId="77777777" w:rsidR="000C1D5B" w:rsidRDefault="000C1D5B" w:rsidP="000C1D5B">
      <w:pPr>
        <w:pStyle w:val="Default"/>
        <w:numPr>
          <w:ilvl w:val="0"/>
          <w:numId w:val="2"/>
        </w:numPr>
        <w:rPr>
          <w:ins w:id="60" w:author="uzivatel" w:date="2026-09-22T12:19:00Z" w16du:dateUtc="2026-09-22T16:19:00Z"/>
          <w:rFonts w:ascii="Roboto" w:hAnsi="Roboto"/>
        </w:rPr>
      </w:pPr>
      <w:ins w:id="61" w:author="uzivatel" w:date="2026-09-22T12:19:00Z" w16du:dateUtc="2026-09-22T16:19:00Z">
        <w:r>
          <w:rPr>
            <w:rFonts w:ascii="Roboto" w:hAnsi="Roboto"/>
          </w:rPr>
          <w:t>žáci si přinesou:</w:t>
        </w:r>
      </w:ins>
    </w:p>
    <w:p w14:paraId="051CFB3B" w14:textId="77777777" w:rsidR="00992F5A" w:rsidRDefault="000C1D5B" w:rsidP="000C1D5B">
      <w:pPr>
        <w:pStyle w:val="Default"/>
        <w:numPr>
          <w:ilvl w:val="0"/>
          <w:numId w:val="8"/>
        </w:numPr>
        <w:rPr>
          <w:ins w:id="62" w:author="uzivatel" w:date="2026-09-22T12:19:00Z" w16du:dateUtc="2026-09-22T16:19:00Z"/>
          <w:rFonts w:ascii="Roboto" w:hAnsi="Roboto"/>
        </w:rPr>
      </w:pPr>
      <w:ins w:id="63" w:author="uzivatel" w:date="2026-09-22T12:19:00Z" w16du:dateUtc="2026-09-22T16:19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43DEB81C" w14:textId="77777777" w:rsidR="000C1D5B" w:rsidRPr="00992F5A" w:rsidRDefault="000C1D5B" w:rsidP="000C1D5B">
      <w:pPr>
        <w:pStyle w:val="Default"/>
        <w:numPr>
          <w:ilvl w:val="0"/>
          <w:numId w:val="8"/>
        </w:numPr>
        <w:rPr>
          <w:ins w:id="64" w:author="uzivatel" w:date="2026-09-22T12:19:00Z" w16du:dateUtc="2026-09-22T16:19:00Z"/>
          <w:rFonts w:ascii="Roboto" w:hAnsi="Roboto"/>
        </w:rPr>
      </w:pPr>
      <w:ins w:id="65" w:author="uzivatel" w:date="2026-09-22T12:19:00Z" w16du:dateUtc="2026-09-22T16:19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5249F46B" w14:textId="77777777" w:rsidR="000C1D5B" w:rsidRDefault="000C1D5B" w:rsidP="000C1D5B">
      <w:pPr>
        <w:pStyle w:val="Default"/>
        <w:numPr>
          <w:ilvl w:val="0"/>
          <w:numId w:val="8"/>
        </w:numPr>
        <w:rPr>
          <w:ins w:id="66" w:author="uzivatel" w:date="2026-09-22T12:19:00Z" w16du:dateUtc="2026-09-22T16:19:00Z"/>
        </w:rPr>
      </w:pPr>
      <w:ins w:id="67" w:author="uzivatel" w:date="2026-09-22T12:19:00Z" w16du:dateUtc="2026-09-22T16:19:00Z">
        <w:r w:rsidRPr="00067C1B">
          <w:rPr>
            <w:rFonts w:ascii="Roboto" w:hAnsi="Roboto"/>
          </w:rPr>
          <w:lastRenderedPageBreak/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p w14:paraId="06053595" w14:textId="77777777" w:rsidR="00FA07F2" w:rsidRDefault="00F37677">
      <w:pPr>
        <w:spacing w:line="560" w:lineRule="exact"/>
        <w:jc w:val="center"/>
        <w:rPr>
          <w:del w:id="68" w:author="uzivatel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del w:id="69" w:author="uzivatel" w:date="2026-09-22T12:19:00Z" w16du:dateUtc="2026-09-22T16:19:00Z">
        <w:r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val="en-US" w:eastAsia="zh-CN" w:bidi="ar"/>
          </w:rPr>
          <w:delText>温州市洞头区审计发现重大问题责任</w:delText>
        </w:r>
      </w:del>
    </w:p>
    <w:p w14:paraId="10E54B61" w14:textId="77777777" w:rsidR="00FA07F2" w:rsidRDefault="00F37677">
      <w:pPr>
        <w:spacing w:line="560" w:lineRule="exact"/>
        <w:jc w:val="center"/>
        <w:rPr>
          <w:del w:id="70" w:author="uzivatel" w:date="2026-09-22T12:19:00Z" w16du:dateUtc="2026-09-22T16:19:00Z"/>
          <w:rFonts w:ascii="方正小标宋_GBK" w:eastAsia="方正小标宋_GBK" w:hAnsi="方正小标宋_GBK" w:cs="方正小标宋_GBK"/>
          <w:color w:val="171A1D"/>
          <w:sz w:val="44"/>
          <w:szCs w:val="44"/>
          <w:shd w:val="clear" w:color="auto" w:fill="FFFFFF"/>
          <w:lang w:bidi="ar"/>
        </w:rPr>
      </w:pPr>
      <w:del w:id="71" w:author="uzivatel" w:date="2026-09-22T12:19:00Z" w16du:dateUtc="2026-09-22T16:19:00Z">
        <w:r>
          <w:rPr>
            <w:rFonts w:ascii="方正小标宋_GBK" w:eastAsia="方正小标宋_GBK" w:hAnsi="方正小标宋_GBK" w:cs="方正小标宋_GBK" w:hint="eastAsia"/>
            <w:color w:val="171A1D"/>
            <w:sz w:val="44"/>
            <w:szCs w:val="44"/>
            <w:shd w:val="clear" w:color="auto" w:fill="FFFFFF"/>
            <w:lang w:val="en-US" w:eastAsia="zh-CN" w:bidi="ar"/>
          </w:rPr>
          <w:delText>认定办法（试行）</w:delText>
        </w:r>
      </w:del>
    </w:p>
    <w:p w14:paraId="47898F32" w14:textId="77777777" w:rsidR="00FA07F2" w:rsidRDefault="00FA07F2">
      <w:pPr>
        <w:spacing w:line="560" w:lineRule="exact"/>
        <w:rPr>
          <w:del w:id="72" w:author="uzivatel" w:date="2026-09-22T12:19:00Z" w16du:dateUtc="2026-09-22T16:19:00Z"/>
          <w:rFonts w:ascii="FangSong" w:eastAsia="FangSong" w:cs="FangSong"/>
          <w:color w:val="171A1D"/>
          <w:szCs w:val="32"/>
          <w:shd w:val="clear" w:color="auto" w:fill="FFFFFF"/>
          <w:lang w:bidi="ar"/>
        </w:rPr>
      </w:pPr>
    </w:p>
    <w:p w14:paraId="03474B88" w14:textId="77777777" w:rsidR="00FA07F2" w:rsidRDefault="00F37677">
      <w:pPr>
        <w:spacing w:line="560" w:lineRule="exact"/>
        <w:ind w:firstLine="640"/>
        <w:rPr>
          <w:del w:id="73" w:author="uzivatel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74" w:author="uzivate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第一条</w:delText>
        </w:r>
        <w:r>
          <w:rPr>
            <w:rFonts w:ascii="FangSong" w:eastAsia="FangSong" w:cs="FangSong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为进一步发挥审计在干部监督管理中的重要作用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zh-CN" w:eastAsia="zh-CN" w:bidi="ar"/>
          </w:rPr>
          <w:delText>规范权力运行和严格责任落实，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建立审计发现重大问题责任认定机制，全面精准服务“纪巡审”联动、组织会商、纪委责任追究、全区领导干部考核积分等管理，特制定本办法。</w:delText>
        </w:r>
      </w:del>
    </w:p>
    <w:p w14:paraId="61295621" w14:textId="77777777" w:rsidR="00FA07F2" w:rsidRDefault="00F37677">
      <w:pPr>
        <w:spacing w:line="560" w:lineRule="exact"/>
        <w:ind w:firstLine="640"/>
        <w:rPr>
          <w:del w:id="75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76" w:author="uzivate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第二条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适用于所有纳入审计项目计划的项目。</w:delText>
        </w:r>
      </w:del>
    </w:p>
    <w:p w14:paraId="09DA12E6" w14:textId="77777777" w:rsidR="00FA07F2" w:rsidRDefault="00F37677">
      <w:pPr>
        <w:spacing w:line="560" w:lineRule="exact"/>
        <w:ind w:firstLineChars="200" w:firstLine="640"/>
        <w:rPr>
          <w:del w:id="77" w:author="uzivatel" w:date="2026-09-22T12:19:00Z" w16du:dateUtc="2026-09-22T16:19:00Z"/>
          <w:rFonts w:ascii="FangSong_GB2312" w:hAnsi="FangSong_GB2312" w:cs="FangSong_GB2312"/>
          <w:color w:val="171A1D"/>
          <w:szCs w:val="32"/>
          <w:highlight w:val="yellow"/>
          <w:shd w:val="clear" w:color="auto" w:fill="FFFFFF"/>
          <w:lang w:bidi="ar"/>
        </w:rPr>
      </w:pPr>
      <w:del w:id="78" w:author="uzivate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第三条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所称的重大问题是指重大决策部署贯彻落实、重大经济决策管理、重大工程建设管理、资金资产资源管理和经济风险防控等四方面问题，审计发现的重大违法违纪问题按有关规定办理。</w:delText>
        </w:r>
      </w:del>
    </w:p>
    <w:p w14:paraId="0E13C30C" w14:textId="77777777" w:rsidR="00FA07F2" w:rsidRDefault="00F37677">
      <w:pPr>
        <w:spacing w:line="560" w:lineRule="exact"/>
        <w:ind w:firstLineChars="200" w:firstLine="640"/>
        <w:rPr>
          <w:del w:id="79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80" w:author="uzivate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第四条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重大决策部署贯彻落实方面一般包括下列类型问题：</w:delText>
        </w:r>
      </w:del>
    </w:p>
    <w:p w14:paraId="272E4D65" w14:textId="77777777" w:rsidR="00FA07F2" w:rsidRDefault="00F37677">
      <w:pPr>
        <w:spacing w:line="560" w:lineRule="exact"/>
        <w:ind w:firstLineChars="200" w:firstLine="640"/>
        <w:rPr>
          <w:del w:id="81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82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（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一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）落实重大决策部署不务实。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贯彻党和国家经济方针政策、决策部署不坚决不全面不到位，造成公共资金、国有资产、国有资源损失浪费，生态环境破坏，公共利益损害等后果的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365BF1B6" w14:textId="77777777" w:rsidR="00FA07F2" w:rsidRDefault="00F37677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83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84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（二）重大项目、重点工作任务推进不力。对重大战略、重大规划、业务条线等部署的重点工作、重要任务、重大项目，存在申报不实、进度未达要求等情况。</w:delText>
        </w:r>
      </w:del>
    </w:p>
    <w:p w14:paraId="00549AAE" w14:textId="77777777" w:rsidR="00FA07F2" w:rsidRDefault="00F37677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85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86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（三）过紧日子政策落实不到位。未经批准擅自举办会展、论坛等活动。“三公”经费、会议费、培训费等支出不合理，存在铺张浪费情况。</w:delText>
        </w:r>
      </w:del>
    </w:p>
    <w:p w14:paraId="48BEA43B" w14:textId="77777777" w:rsidR="00FA07F2" w:rsidRDefault="00F37677">
      <w:pPr>
        <w:spacing w:line="560" w:lineRule="exact"/>
        <w:ind w:firstLineChars="200" w:firstLine="640"/>
        <w:rPr>
          <w:del w:id="87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88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（四）民生保障措施落实不到位。民生实事任务部署不精准、民生领域政策未落实到位、民生实事项目未如期落地、未能如期兑现等问题。</w:delText>
        </w:r>
      </w:del>
    </w:p>
    <w:p w14:paraId="54AF4CEA" w14:textId="77777777" w:rsidR="00FA07F2" w:rsidRDefault="00F37677">
      <w:pPr>
        <w:spacing w:line="560" w:lineRule="exact"/>
        <w:ind w:firstLineChars="200" w:firstLine="640"/>
        <w:rPr>
          <w:del w:id="89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90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（五）破坏营商环境等问题。财政、经信、住建、交通等职能部门在涉企政策兑现、资金拨付、政务服务、拖欠民营企业中小企业账款、不及时清退各种保证金等营商环境方面存在的问题。</w:delText>
        </w:r>
      </w:del>
    </w:p>
    <w:p w14:paraId="6426A14B" w14:textId="77777777" w:rsidR="00FA07F2" w:rsidRDefault="00F37677">
      <w:pPr>
        <w:spacing w:line="560" w:lineRule="exact"/>
        <w:ind w:firstLineChars="200" w:firstLine="640"/>
        <w:rPr>
          <w:del w:id="91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92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（六）其他相关重大决策部署贯彻落实方面问题。</w:delText>
        </w:r>
      </w:del>
    </w:p>
    <w:p w14:paraId="3906B6DA" w14:textId="77777777" w:rsidR="00FA07F2" w:rsidRDefault="00F37677">
      <w:pPr>
        <w:spacing w:line="560" w:lineRule="exact"/>
        <w:ind w:firstLineChars="200" w:firstLine="640"/>
        <w:rPr>
          <w:del w:id="93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94" w:author="uzivate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第五条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重大经济决策管理方面一般包括下列类型问题：</w:delText>
        </w:r>
      </w:del>
    </w:p>
    <w:p w14:paraId="51A1A5A8" w14:textId="77777777" w:rsidR="00FA07F2" w:rsidRDefault="00F37677">
      <w:pPr>
        <w:spacing w:line="560" w:lineRule="exact"/>
        <w:ind w:firstLineChars="200" w:firstLine="640"/>
        <w:rPr>
          <w:del w:id="95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96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（一）重大经济事项程序不合规。重大经济事项未按规定程序和权限进行集体决策，未经充分论证、听取意见等民主程序，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bidi="ar"/>
          </w:rPr>
          <w:delText>造成公共资金、国有资产、国有资源损失浪费，生态环境破坏，公共利益损害等后果的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415CFD6A" w14:textId="77777777" w:rsidR="00FA07F2" w:rsidRDefault="00F37677">
      <w:pPr>
        <w:spacing w:line="560" w:lineRule="exact"/>
        <w:ind w:firstLineChars="200" w:firstLine="640"/>
        <w:rPr>
          <w:del w:id="97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98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（二）重大经济事项决策不科学。融资决策失误，导致项目费用不合理增加；决策反复造成建设资金损失浪费；决策不科学，导致半拉子工程、烂尾楼等。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（三）重大经济事项决策内容不合法。重大经济事项决策内容违反有关党内法规、法律法规、政策规定、或与国家宏观调控、产业发展、环境保护等政策相抵触。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（四）重大经济事项执行不力。重大经济事项推进过程中因执行或监管不力导致未按期完成、未实现预期目标，甚至造成损失浪费、风险隐患等。</w:delText>
        </w:r>
      </w:del>
    </w:p>
    <w:p w14:paraId="2772AE1E" w14:textId="77777777" w:rsidR="00FA07F2" w:rsidRDefault="00F37677">
      <w:pPr>
        <w:spacing w:line="560" w:lineRule="exact"/>
        <w:ind w:leftChars="200" w:left="440"/>
        <w:rPr>
          <w:del w:id="99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00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（五）其他相关重大经济决策管理方面问题。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第六条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重大工程建设管理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方面一般包括下列类型问题：</w:delText>
        </w:r>
      </w:del>
    </w:p>
    <w:p w14:paraId="758E69DF" w14:textId="77777777" w:rsidR="00FA07F2" w:rsidRDefault="00F37677">
      <w:pPr>
        <w:pStyle w:val="BodyTextFirstIndent2"/>
        <w:spacing w:line="560" w:lineRule="exact"/>
        <w:ind w:firstLine="640"/>
        <w:rPr>
          <w:del w:id="101" w:author="uzivatel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02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（一）重大项目谋划深度不够。重大项目盲目上马，盲目举债搞劳民伤财、破坏生态环境的形象工程、政绩工程、面子工程。项目立项缺乏可行性研究，项目重复建设，概预算脱离实际。</w:delText>
        </w:r>
      </w:del>
    </w:p>
    <w:p w14:paraId="738079F5" w14:textId="77777777" w:rsidR="00FA07F2" w:rsidRDefault="00F37677">
      <w:pPr>
        <w:pStyle w:val="BodyTextFirstIndent2"/>
        <w:spacing w:line="560" w:lineRule="exact"/>
        <w:ind w:firstLine="640"/>
        <w:rPr>
          <w:del w:id="103" w:author="uzivatel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04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审批和建设程序不合规。重大项目基本建设程序倒置，未批先建，违规用地，未办理施工许可或开工备案手续，造成损失的。重大项目存在肢解发包、规避公开招标，设置排他性条款限制投标人，围标、串标等行为。工程重大设计变更不办理报批手续或先实施后补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合同管理不合规。以阴阳合同、虚假合同方式套取国有资产；合同签订违背招标文件实质性条款，施工总承包等合同有关条款背离招标文件和招标承诺，最终造成损失浪费；未按合同约定时间、方式支付工程款，未经造价审核支付工程款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重复多计工程结算价款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eastAsia="zh-CN" w:bidi="ar"/>
          </w:rPr>
          <w:delText>。</w:delText>
        </w:r>
      </w:del>
    </w:p>
    <w:p w14:paraId="22D3A610" w14:textId="77777777" w:rsidR="00FA07F2" w:rsidRDefault="00F37677">
      <w:pPr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Chars="200" w:firstLine="640"/>
        <w:rPr>
          <w:del w:id="105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06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工程建设管理不到位。工程以次充好、偷工减料；工期不合理或抢工期造成质量问题；施工未达设计要求，存在质量安全隐患。因管理不善导致工程项目建设进度严重滞后。施工现场安全措施落实不到位，易引起安全隐患的。隐蔽工程记录不及时或不真实，对造价影响较大的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（五）工程后续管理不规范。如职责缺失，导致工程项目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lang w:bidi="ar"/>
          </w:rPr>
          <w:delText>建成后长期闲置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；已完工项目未及时进行结算、竣工财务决算及竣工验收，造成国有资产损失浪费。</w:delText>
        </w:r>
      </w:del>
    </w:p>
    <w:p w14:paraId="2C96899B" w14:textId="77777777" w:rsidR="00FA07F2" w:rsidRDefault="00F37677">
      <w:pPr>
        <w:pStyle w:val="BodyTextFirstIndent2"/>
        <w:kinsoku w:val="0"/>
        <w:overflowPunct w:val="0"/>
        <w:autoSpaceDE w:val="0"/>
        <w:autoSpaceDN w:val="0"/>
        <w:adjustRightInd w:val="0"/>
        <w:snapToGrid w:val="0"/>
        <w:spacing w:line="560" w:lineRule="exact"/>
        <w:ind w:firstLine="640"/>
        <w:rPr>
          <w:del w:id="107" w:author="uzivatel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108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（六）其他相关重大工程建设管理问题。</w:delText>
        </w:r>
      </w:del>
    </w:p>
    <w:p w14:paraId="2629D853" w14:textId="77777777" w:rsidR="00FA07F2" w:rsidRDefault="00F37677">
      <w:pPr>
        <w:spacing w:line="560" w:lineRule="exact"/>
        <w:ind w:firstLineChars="200" w:firstLine="640"/>
        <w:rPr>
          <w:del w:id="109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10" w:author="uzivatel" w:date="2026-09-22T12:19:00Z" w16du:dateUtc="2026-09-22T16:19:00Z"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第七条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资金资产资源管理和经济风险防控方面一般包括以下类型问题：</w:delText>
        </w:r>
      </w:del>
    </w:p>
    <w:p w14:paraId="2E5CB9E7" w14:textId="77777777" w:rsidR="00FA07F2" w:rsidRDefault="00F37677">
      <w:pPr>
        <w:spacing w:line="560" w:lineRule="exact"/>
        <w:ind w:firstLineChars="200" w:firstLine="640"/>
        <w:rPr>
          <w:del w:id="111" w:author="uzivatel" w:date="2026-09-22T12:19:00Z" w16du:dateUtc="2026-09-22T16:19:00Z"/>
          <w:rFonts w:ascii="FangSong_GB2312" w:hAnsi="FangSong_GB2312" w:cs="FangSong_GB2312"/>
          <w:szCs w:val="32"/>
        </w:rPr>
      </w:pPr>
      <w:del w:id="112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一）政府采购不规范。采取拆分项目方式，“化整为零”规避集中采购、公开招标、单一来源采购依据不足，没有按照合同约定对所采购的资产和服务进行验收。本部门职责范围内重要工作通过政府购买服务方式外包。</w:delText>
        </w:r>
      </w:del>
    </w:p>
    <w:p w14:paraId="36548CEA" w14:textId="77777777" w:rsidR="00FA07F2" w:rsidRDefault="00F37677">
      <w:pPr>
        <w:pStyle w:val="BodyTextFirstIndent2"/>
        <w:spacing w:line="560" w:lineRule="exact"/>
        <w:ind w:firstLine="640"/>
        <w:rPr>
          <w:del w:id="113" w:author="uzivatel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14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（二）重大资产管理不到位。资产出租等处置不规范，未按规定审批和公开招标，资产管理不善，长期空置，造成损失浪费。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  <w:delText xml:space="preserve">  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（三）资金使用管理不到位。挤占挪用资金；项目资金存在使用绩效不高，导致损失浪费等情况。</w:delText>
        </w:r>
      </w:del>
    </w:p>
    <w:p w14:paraId="64AEB71C" w14:textId="77777777" w:rsidR="00FA07F2" w:rsidRDefault="00F37677">
      <w:pPr>
        <w:pStyle w:val="BodyTextFirstIndent2"/>
        <w:spacing w:line="560" w:lineRule="exact"/>
        <w:ind w:firstLine="640"/>
        <w:rPr>
          <w:del w:id="115" w:author="uzivatel" w:date="2026-09-22T12:19:00Z" w16du:dateUtc="2026-09-22T16:19:00Z"/>
          <w:rFonts w:ascii="FangSong_GB2312" w:eastAsia="FangSong_GB2312" w:hAnsi="FangSong_GB2312" w:cs="FangSong_GB2312"/>
          <w:color w:val="171A1D"/>
          <w:sz w:val="32"/>
          <w:szCs w:val="32"/>
          <w:shd w:val="clear" w:color="auto" w:fill="FFFFFF"/>
          <w:lang w:bidi="ar"/>
        </w:rPr>
      </w:pPr>
      <w:del w:id="116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（四）矿产资源管理不到位。越界开采、无证开采、矿山生态环境修复治理不到位，矿山废料、工程性石料处置不规范等。</w:delText>
        </w:r>
      </w:del>
    </w:p>
    <w:p w14:paraId="1DB39FAA" w14:textId="77777777" w:rsidR="00FA07F2" w:rsidRDefault="00F37677">
      <w:pPr>
        <w:spacing w:line="560" w:lineRule="exact"/>
        <w:ind w:firstLineChars="200" w:firstLine="640"/>
        <w:rPr>
          <w:del w:id="117" w:author="uzivatel" w:date="2026-09-22T12:19:00Z" w16du:dateUtc="2026-09-22T16:19:00Z"/>
          <w:rFonts w:ascii="FangSong_GB2312" w:hAnsi="FangSong_GB2312" w:cs="FangSong_GB2312"/>
          <w:color w:val="171A1D"/>
          <w:szCs w:val="32"/>
          <w:shd w:val="clear" w:color="auto" w:fill="FFFFFF"/>
          <w:lang w:bidi="ar"/>
        </w:rPr>
      </w:pPr>
      <w:del w:id="118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五）国企存在运营和债务风险隐患。国企项目运营管理不善，导致国有资产损失浪费；国企实际筹融资能力和经营管理能力不匹配，未考虑市场形式，降低融资成本等，存在融资风险。以贸易合作、股权投资为名，向不具有股权关系的企业出借资金或提供信用担保，造成国有资产损失。偏离核心主业，盲目扩大经营业务导致经营风险。</w:delText>
        </w:r>
      </w:del>
    </w:p>
    <w:p w14:paraId="0F010537" w14:textId="77777777" w:rsidR="00FA07F2" w:rsidRDefault="00F37677">
      <w:pPr>
        <w:pStyle w:val="BodyTextFirstIndent2"/>
        <w:spacing w:line="560" w:lineRule="exact"/>
        <w:ind w:firstLine="640"/>
        <w:rPr>
          <w:del w:id="119" w:author="uzivatel" w:date="2026-09-22T12:19:00Z" w16du:dateUtc="2026-09-22T16:19:00Z"/>
          <w:rFonts w:ascii="FangSong_GB2312" w:eastAsia="FangSong_GB2312" w:hAnsi="FangSong_GB2312" w:cs="FangSong_GB2312"/>
          <w:sz w:val="32"/>
          <w:szCs w:val="32"/>
        </w:rPr>
      </w:pPr>
      <w:del w:id="120" w:author="uzivatel" w:date="2026-09-22T12:19:00Z" w16du:dateUtc="2026-09-22T16:19:00Z"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（六）其他相关资金资产资源管理和经济风险防控方面问题。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第八条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重大问题责任认定总体参照经责审计“五审五评”，同时应把握以下原则和要求：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一）牢牢把握“审计机关首先是政治机关”“审计监督首先是经济监督”的定位，把讲政治贯穿审计工作始终，善于用政治眼光观察和分析经济社会问题，通过监督检查经济问题、经济责任，反映政治问题、政治责任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（二）牢固树立“审事评人”理念，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" w:eastAsia="zh-CN" w:bidi="ar"/>
          </w:rPr>
          <w:delText>以研究思维贯穿于审计全过程，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val="en-US" w:eastAsia="zh-CN"/>
          </w:rPr>
          <w:delText>深入查找问题根源，深挖背后的体制机制问题，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运用系统性和全局性思维揭示重点问题。</w:delText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br/>
        </w:r>
        <w:r>
          <w:rPr>
            <w:rFonts w:ascii="FangSong_GB2312" w:eastAsia="FangSong_GB2312" w:hAnsi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　　（三）提高责任链条完整度，</w:delText>
        </w:r>
        <w:r>
          <w:rPr>
            <w:rFonts w:ascii="FangSong_GB2312" w:eastAsia="FangSong_GB2312" w:hAnsi="FangSong_GB2312" w:cs="FangSong_GB2312" w:hint="eastAsia"/>
            <w:bCs/>
            <w:sz w:val="32"/>
            <w:szCs w:val="32"/>
            <w:lang w:val="en-US" w:eastAsia="zh-CN"/>
          </w:rPr>
          <w:delText>按照权责一致原则，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根据权力运行环节梳理责任链条，全过程分析各环节责任人的参与程度、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履职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尽责情况、所起的作用及导致结果，</w:delText>
        </w:r>
        <w:r>
          <w:rPr>
            <w:rFonts w:ascii="FangSong_GB2312" w:eastAsia="FangSong_GB2312" w:hAnsi="FangSong_GB2312" w:cs="FangSong_GB2312" w:hint="eastAsia"/>
            <w:kern w:val="2"/>
            <w:sz w:val="32"/>
            <w:szCs w:val="32"/>
            <w:lang w:val="en-US" w:eastAsia="zh-CN"/>
          </w:rPr>
          <w:delText>客观审慎界定责任</w:delText>
        </w:r>
        <w:r>
          <w:rPr>
            <w:rFonts w:ascii="FangSong_GB2312" w:eastAsia="FangSong_GB2312" w:hAnsi="FangSong_GB2312" w:cs="FangSong_GB2312" w:hint="eastAsia"/>
            <w:sz w:val="32"/>
            <w:szCs w:val="32"/>
            <w:lang w:val="en-US" w:eastAsia="zh-CN"/>
          </w:rPr>
          <w:delText>。</w:delText>
        </w:r>
      </w:del>
    </w:p>
    <w:p w14:paraId="3531DB42" w14:textId="77777777" w:rsidR="00FA07F2" w:rsidRDefault="00F37677">
      <w:pPr>
        <w:pStyle w:val="BodyText"/>
        <w:spacing w:line="560" w:lineRule="exact"/>
        <w:ind w:right="0" w:firstLineChars="200" w:firstLine="640"/>
        <w:rPr>
          <w:del w:id="121" w:author="uzivatel" w:date="2026-09-22T12:19:00Z" w16du:dateUtc="2026-09-22T16:19:00Z"/>
          <w:rFonts w:hAnsi="FangSong_GB2312" w:cs="FangSong_GB2312"/>
          <w:szCs w:val="32"/>
        </w:rPr>
      </w:pPr>
      <w:del w:id="122" w:author="uzivate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（四）提升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责任界定精准度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做到内容精准、重点突出、评价客观、定性恰当，既要统一定责的口径和尺度，做到一把尺子量到底，防止定责的主观随意性，防止同样问题有的定责有的不定责；又要考虑时代背景、主客观因素、产生的后果等，防止简单地一刀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  <w:r>
          <w:rPr>
            <w:rFonts w:hAnsi="FangSong_GB2312" w:cs="FangSong_GB2312" w:hint="eastAsia"/>
            <w:szCs w:val="32"/>
            <w:lang w:val="en-US" w:eastAsia="zh-CN"/>
          </w:rPr>
          <w:br/>
        </w:r>
        <w:r>
          <w:rPr>
            <w:rFonts w:hAnsi="FangSong_GB2312" w:cs="FangSong_GB2312" w:hint="eastAsia"/>
            <w:szCs w:val="32"/>
            <w:lang w:val="en-US" w:eastAsia="zh-CN"/>
          </w:rPr>
          <w:delText xml:space="preserve">　　</w:delText>
        </w:r>
        <w:r>
          <w:rPr>
            <w:rFonts w:hAnsi="FangSong_GB2312" w:cs="FangSong_GB2312" w:hint="eastAsia"/>
            <w:szCs w:val="32"/>
            <w:lang w:val="en-US" w:eastAsia="zh-CN"/>
          </w:rPr>
          <w:delText>（</w:delText>
        </w:r>
        <w:r>
          <w:rPr>
            <w:rFonts w:hAnsi="FangSong_GB2312" w:cs="FangSong_GB2312" w:hint="eastAsia"/>
            <w:szCs w:val="32"/>
            <w:lang w:val="en-US" w:eastAsia="zh-CN"/>
          </w:rPr>
          <w:delText>五</w:delText>
        </w:r>
        <w:r>
          <w:rPr>
            <w:rFonts w:hAnsi="FangSong_GB2312" w:cs="FangSong_GB2312" w:hint="eastAsia"/>
            <w:szCs w:val="32"/>
            <w:lang w:val="en-US" w:eastAsia="zh-CN"/>
          </w:rPr>
          <w:delText>）按照“三个区分开来”原则，对符合容错免责条件的问题进行免责。</w:delText>
        </w:r>
      </w:del>
    </w:p>
    <w:p w14:paraId="54B5495E" w14:textId="77777777" w:rsidR="00FA07F2" w:rsidRDefault="00F37677">
      <w:pPr>
        <w:pStyle w:val="BodyText"/>
        <w:spacing w:line="560" w:lineRule="exact"/>
        <w:ind w:right="0"/>
        <w:rPr>
          <w:del w:id="123" w:author="uzivate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24" w:author="uzivate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　　</w:delText>
        </w:r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val="en-US" w:eastAsia="zh-CN" w:bidi="ar"/>
          </w:rPr>
          <w:delText>第九条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重大问题责任认定实行全过程管理：</w:delText>
        </w:r>
      </w:del>
    </w:p>
    <w:p w14:paraId="49CC858C" w14:textId="77777777" w:rsidR="00FA07F2" w:rsidRDefault="00F37677">
      <w:pPr>
        <w:pStyle w:val="BodyText"/>
        <w:spacing w:line="560" w:lineRule="exact"/>
        <w:ind w:right="0" w:firstLineChars="200" w:firstLine="640"/>
        <w:rPr>
          <w:del w:id="125" w:author="uzivate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26" w:author="uzivate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（一）</w:delText>
        </w:r>
        <w:r>
          <w:rPr>
            <w:rFonts w:hAnsi="FangSong_GB2312" w:cs="FangSong_GB2312" w:hint="eastAsia"/>
            <w:kern w:val="2"/>
            <w:szCs w:val="32"/>
            <w:lang w:val="en-US" w:eastAsia="zh-CN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实行审计组长负责制，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其他审计人员对分工的审计问题负责。</w:delText>
        </w:r>
      </w:del>
    </w:p>
    <w:p w14:paraId="462C2300" w14:textId="77777777" w:rsidR="00FA07F2" w:rsidRDefault="00F37677">
      <w:pPr>
        <w:pStyle w:val="BodyText"/>
        <w:spacing w:line="560" w:lineRule="exact"/>
        <w:ind w:right="0" w:firstLineChars="200" w:firstLine="640"/>
        <w:rPr>
          <w:del w:id="127" w:author="uzivate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28" w:author="uzivate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（二）审计人员在现场实施阶段，对照第七条的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原则和要求，梳理需要进行责任认定的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26479A5B" w14:textId="77777777" w:rsidR="00FA07F2" w:rsidRDefault="00F37677">
      <w:pPr>
        <w:pStyle w:val="BodyText"/>
        <w:spacing w:line="560" w:lineRule="exact"/>
        <w:ind w:right="0" w:firstLineChars="200" w:firstLine="640"/>
        <w:rPr>
          <w:del w:id="129" w:author="uzivate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30" w:author="uzivate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（三）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重大问题责任认定事项纳入项目中期汇报会议议程，与会人员对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审计组提出的重大问题责任清单进行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逐项研判，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最终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确定需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进行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责任认定的重大问题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23F9695B" w14:textId="77777777" w:rsidR="00FA07F2" w:rsidRDefault="00F37677">
      <w:pPr>
        <w:pStyle w:val="BodyText"/>
        <w:spacing w:line="560" w:lineRule="exact"/>
        <w:ind w:right="0" w:firstLineChars="200" w:firstLine="640"/>
        <w:rPr>
          <w:del w:id="131" w:author="uzivate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32" w:author="uzivate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（四）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审计组对会议议定的重大问题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通过查阅资料、询问谈话等多种方式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，进行全链条的责任认定，并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充分听取各当事人意见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324B88CC" w14:textId="77777777" w:rsidR="00FA07F2" w:rsidRDefault="00F37677">
      <w:pPr>
        <w:pStyle w:val="BodyText"/>
        <w:spacing w:line="560" w:lineRule="exact"/>
        <w:ind w:right="0" w:firstLineChars="200" w:firstLine="640"/>
        <w:rPr>
          <w:del w:id="133" w:author="uzivate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34" w:author="uzivate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（五）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经济责任项目应编制取证单、工作底稿等形式对责任进行全链条的描述，非经济责任项目应编制重要管理事项记录（附件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）对责任进行全链条的描述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，包括经办人、科室负责人、分管领导、主要领导在事件中所起的作用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。</w:delText>
        </w:r>
      </w:del>
    </w:p>
    <w:p w14:paraId="16CBD18E" w14:textId="77777777" w:rsidR="00FA07F2" w:rsidRDefault="00F37677">
      <w:pPr>
        <w:pStyle w:val="BodyText"/>
        <w:spacing w:line="560" w:lineRule="exact"/>
        <w:ind w:right="0" w:firstLineChars="200" w:firstLine="640"/>
        <w:rPr>
          <w:del w:id="135" w:author="uzivate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36" w:author="uzivate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（六）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所有项目均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应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及时填报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" w:eastAsia="zh-CN" w:bidi="ar"/>
          </w:rPr>
          <w:delText>审计发现重大问题责任认定清单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（附件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2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），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在审计报告出具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1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个月内由审计组组长负责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报经责科统一归集管理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，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以备后续与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纪检部门、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组织部门对接调取。</w:delText>
        </w:r>
      </w:del>
    </w:p>
    <w:p w14:paraId="2432E717" w14:textId="77777777" w:rsidR="00FA07F2" w:rsidRDefault="00F37677">
      <w:pPr>
        <w:pStyle w:val="BodyText"/>
        <w:spacing w:line="560" w:lineRule="exact"/>
        <w:ind w:right="0" w:firstLineChars="200" w:firstLine="640"/>
        <w:rPr>
          <w:del w:id="137" w:author="uzivate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38" w:author="uzivatel" w:date="2026-09-22T12:19:00Z" w16du:dateUtc="2026-09-22T16:19:00Z"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（七）纸质资料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由审计组长纳入审计项目档案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管理。</w:delText>
        </w:r>
      </w:del>
    </w:p>
    <w:p w14:paraId="4FD8212A" w14:textId="77777777" w:rsidR="00FA07F2" w:rsidRDefault="00F37677">
      <w:pPr>
        <w:pStyle w:val="BodyText"/>
        <w:spacing w:line="560" w:lineRule="exact"/>
        <w:ind w:right="0" w:firstLineChars="200" w:firstLine="640"/>
        <w:rPr>
          <w:del w:id="139" w:author="uzivatel" w:date="2026-09-22T12:19:00Z" w16du:dateUtc="2026-09-22T16:19:00Z"/>
          <w:rFonts w:hAnsi="FangSong_GB2312" w:cs="FangSong_GB2312"/>
          <w:color w:val="171A1D"/>
          <w:szCs w:val="32"/>
          <w:shd w:val="clear" w:color="auto" w:fill="FFFFFF"/>
          <w:lang w:bidi="ar"/>
        </w:rPr>
      </w:pPr>
      <w:del w:id="140" w:author="uzivatel" w:date="2026-09-22T12:19:00Z" w16du:dateUtc="2026-09-22T16:19:00Z">
        <w:r>
          <w:rPr>
            <w:rFonts w:ascii="SimHei" w:eastAsia="SimHei" w:hAnsi="SimHei" w:cs="SimHei" w:hint="eastAsia"/>
            <w:color w:val="171A1D"/>
            <w:szCs w:val="32"/>
            <w:shd w:val="clear" w:color="auto" w:fill="FFFFFF"/>
            <w:lang w:val="en-US" w:eastAsia="zh-CN" w:bidi="ar"/>
          </w:rPr>
          <w:delText>第十条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审计人员对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val="en-US" w:eastAsia="zh-CN" w:bidi="ar"/>
          </w:rPr>
          <w:delText>重大问题责任认定</w:delText>
        </w:r>
        <w:r>
          <w:rPr>
            <w:rFonts w:hAnsi="FangSong_GB2312" w:cs="FangSong_GB2312" w:hint="eastAsia"/>
            <w:color w:val="171A1D"/>
            <w:szCs w:val="32"/>
            <w:shd w:val="clear" w:color="auto" w:fill="FFFFFF"/>
            <w:lang w:bidi="ar"/>
          </w:rPr>
          <w:delText>负有保密义务。</w:delText>
        </w:r>
      </w:del>
    </w:p>
    <w:p w14:paraId="317D30DC" w14:textId="77777777" w:rsidR="00FA07F2" w:rsidRDefault="00F37677">
      <w:pPr>
        <w:spacing w:line="560" w:lineRule="exact"/>
        <w:ind w:firstLineChars="200" w:firstLine="640"/>
        <w:rPr>
          <w:del w:id="141" w:author="uzivatel" w:date="2026-09-22T12:19:00Z" w16du:dateUtc="2026-09-22T16:19:00Z"/>
          <w:rFonts w:ascii="FangSong_GB2312" w:cs="FangSong_GB2312"/>
          <w:color w:val="171A1D"/>
          <w:szCs w:val="32"/>
          <w:shd w:val="clear" w:color="auto" w:fill="FFFFFF"/>
          <w:lang w:bidi="ar"/>
        </w:rPr>
      </w:pPr>
      <w:del w:id="142" w:author="uzivatel" w:date="2026-09-22T12:19:00Z" w16du:dateUtc="2026-09-22T16:19:00Z">
        <w:r>
          <w:rPr>
            <w:rFonts w:ascii="SimHei" w:eastAsia="SimHei" w:cs="SimHei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第十一条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 xml:space="preserve">  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本办法由经责科负责解释，自印发之日起试行。</w:delText>
        </w:r>
        <w:r>
          <w:rPr>
            <w:rFonts w:ascii="FangSong_GB2312" w:eastAsia="FangSong_GB2312" w:cs="FangSong_GB2312" w:hint="eastAsia"/>
            <w:color w:val="171A1D"/>
            <w:sz w:val="32"/>
            <w:szCs w:val="32"/>
            <w:shd w:val="clear" w:color="auto" w:fill="FFFFFF"/>
            <w:lang w:val="en-US" w:eastAsia="zh-CN" w:bidi="ar"/>
          </w:rPr>
          <w:delText> </w:delText>
        </w:r>
      </w:del>
    </w:p>
    <w:p w14:paraId="2AC83147" w14:textId="77777777" w:rsidR="00FA07F2" w:rsidRDefault="00FA07F2" w:rsidP="006D0779">
      <w:pPr>
        <w:pStyle w:val="Default"/>
        <w:ind w:left="720"/>
        <w:rPr>
          <w:rFonts w:ascii="Roboto" w:hAnsi="Roboto"/>
          <w:rPrChange w:id="143" w:author="uzivatel" w:date="2026-09-22T12:19:00Z" w16du:dateUtc="2026-09-22T16:19:00Z">
            <w:rPr/>
          </w:rPrChange>
        </w:rPr>
        <w:pPrChange w:id="144" w:author="uzivatel" w:date="2026-09-22T12:19:00Z" w16du:dateUtc="2026-09-22T16:19:00Z">
          <w:pPr/>
        </w:pPrChange>
      </w:pPr>
    </w:p>
    <w:sectPr w:rsidR="00FA07F2" w:rsidSect="00067C1B">
      <w:pgSz w:w="11906" w:h="16838"/>
      <w:pgMar w:top="142" w:right="849" w:bottom="142" w:left="1417" w:header="708" w:footer="708" w:gutter="0"/>
      <w:cols w:space="708"/>
      <w:docGrid w:type="default" w:linePitch="360"/>
      <w:sectPrChange w:id="145" w:author="uzivatel" w:date="2026-09-22T12:19:00Z" w16du:dateUtc="2026-09-22T16:19:00Z">
        <w:sectPr w:rsidR="00FA07F2" w:rsidSect="00067C1B">
          <w:pgMar w:top="1440" w:right="1800" w:bottom="1440" w:left="1800" w:header="851" w:footer="992" w:gutter="0"/>
          <w:cols w:space="425"/>
          <w:docGrid w:type="lines" w:linePitch="312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angSong_GB2312">
    <w:altName w:val="Microsoft YaHei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方正小标宋_GBK">
    <w:altName w:val="Microsoft YaHei"/>
    <w:panose1 w:val="020B0604020202020204"/>
    <w:charset w:val="86"/>
    <w:family w:val="auto"/>
    <w:pitch w:val="default"/>
    <w:sig w:usb0="00000001" w:usb1="080E0000" w:usb2="00000000" w:usb3="00000000" w:csb0="00040000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003995">
    <w:abstractNumId w:val="8"/>
  </w:num>
  <w:num w:numId="2" w16cid:durableId="341398784">
    <w:abstractNumId w:val="10"/>
  </w:num>
  <w:num w:numId="3" w16cid:durableId="1126002949">
    <w:abstractNumId w:val="9"/>
  </w:num>
  <w:num w:numId="4" w16cid:durableId="2006782716">
    <w:abstractNumId w:val="2"/>
  </w:num>
  <w:num w:numId="5" w16cid:durableId="2044478942">
    <w:abstractNumId w:val="7"/>
  </w:num>
  <w:num w:numId="6" w16cid:durableId="1879703967">
    <w:abstractNumId w:val="4"/>
  </w:num>
  <w:num w:numId="7" w16cid:durableId="1847749089">
    <w:abstractNumId w:val="0"/>
  </w:num>
  <w:num w:numId="8" w16cid:durableId="1023434716">
    <w:abstractNumId w:val="3"/>
  </w:num>
  <w:num w:numId="9" w16cid:durableId="931620825">
    <w:abstractNumId w:val="6"/>
  </w:num>
  <w:num w:numId="10" w16cid:durableId="1236622654">
    <w:abstractNumId w:val="11"/>
  </w:num>
  <w:num w:numId="11" w16cid:durableId="1999504274">
    <w:abstractNumId w:val="5"/>
  </w:num>
  <w:num w:numId="12" w16cid:durableId="188254881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FE1156E"/>
    <w:rsid w:val="00021D99"/>
    <w:rsid w:val="0002301B"/>
    <w:rsid w:val="00067C1B"/>
    <w:rsid w:val="00070B7A"/>
    <w:rsid w:val="000C1D5B"/>
    <w:rsid w:val="000E3B54"/>
    <w:rsid w:val="00131188"/>
    <w:rsid w:val="001D66D1"/>
    <w:rsid w:val="00222525"/>
    <w:rsid w:val="0028602A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9557F"/>
    <w:rsid w:val="006B75D9"/>
    <w:rsid w:val="006D0779"/>
    <w:rsid w:val="0071556C"/>
    <w:rsid w:val="00875E83"/>
    <w:rsid w:val="008E16D0"/>
    <w:rsid w:val="008F695B"/>
    <w:rsid w:val="00905D4F"/>
    <w:rsid w:val="00926BE8"/>
    <w:rsid w:val="00967EDD"/>
    <w:rsid w:val="009700EB"/>
    <w:rsid w:val="00975CE3"/>
    <w:rsid w:val="00992F5A"/>
    <w:rsid w:val="009B14F4"/>
    <w:rsid w:val="009D457F"/>
    <w:rsid w:val="009E4030"/>
    <w:rsid w:val="00A81082"/>
    <w:rsid w:val="00AB7A30"/>
    <w:rsid w:val="00AF69EB"/>
    <w:rsid w:val="00B06B01"/>
    <w:rsid w:val="00BD1EDF"/>
    <w:rsid w:val="00C9043F"/>
    <w:rsid w:val="00CD5216"/>
    <w:rsid w:val="00D166A3"/>
    <w:rsid w:val="00DB23CA"/>
    <w:rsid w:val="00DF0E9B"/>
    <w:rsid w:val="00E2631A"/>
    <w:rsid w:val="00E60474"/>
    <w:rsid w:val="00ED3AF5"/>
    <w:rsid w:val="00EF2DAF"/>
    <w:rsid w:val="00F01D59"/>
    <w:rsid w:val="00F91991"/>
    <w:rsid w:val="00F92274"/>
    <w:rsid w:val="00FA07F2"/>
    <w:rsid w:val="00FB2884"/>
    <w:rsid w:val="00FE5E56"/>
    <w:rsid w:val="0FE11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Body Text Indent" w:qFormat="1"/>
    <w:lsdException w:name="Subtitle" w:qFormat="1"/>
    <w:lsdException w:name="Body Text First Indent" w:qFormat="1"/>
    <w:lsdException w:name="Body Text First Indent 2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  <w:pPrChange w:id="0" w:author="uzivatel" w:date="2026-09-22T12:19:00Z">
        <w:pPr>
          <w:widowControl w:val="0"/>
          <w:spacing w:after="160" w:line="278" w:lineRule="auto"/>
          <w:jc w:val="both"/>
        </w:pPr>
      </w:pPrChange>
    </w:pPr>
    <w:rPr>
      <w:rFonts w:eastAsiaTheme="minorHAnsi"/>
      <w:sz w:val="22"/>
      <w:szCs w:val="22"/>
      <w:lang w:val="cs-CZ"/>
      <w:rPrChange w:id="0" w:author="uzivatel" w:date="2026-09-22T12:19:00Z">
        <w:rPr>
          <w:rFonts w:eastAsia="FangSong_GB2312"/>
          <w:kern w:val="2"/>
          <w:sz w:val="32"/>
          <w:lang w:val="en-US" w:eastAsia="zh-CN" w:bidi="ar-SA"/>
        </w:rPr>
      </w:rPrChange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19:00Z">
        <w:pPr>
          <w:keepNext/>
          <w:pBdr>
            <w:bottom w:val="double" w:sz="6" w:space="1" w:color="auto"/>
          </w:pBdr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19:00Z">
        <w:rPr>
          <w:rFonts w:asciiTheme="minorHAnsi" w:hAnsiTheme="minorHAnsi" w:cstheme="minorBidi"/>
          <w:b/>
          <w:sz w:val="22"/>
          <w:szCs w:val="2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FirstIndent">
    <w:name w:val="Body Text First Indent"/>
    <w:basedOn w:val="BodyText"/>
    <w:next w:val="Normal"/>
    <w:qFormat/>
    <w:pPr>
      <w:ind w:right="0" w:firstLineChars="100" w:firstLine="100"/>
    </w:pPr>
    <w:rPr>
      <w:rFonts w:ascii="Times New Roman" w:eastAsia="SimSun" w:hAnsi="Times New Roman" w:cs="Times New Roman"/>
      <w:sz w:val="28"/>
      <w:szCs w:val="20"/>
    </w:rPr>
  </w:style>
  <w:style w:type="paragraph" w:styleId="BodyText">
    <w:name w:val="Body Text"/>
    <w:basedOn w:val="Normal"/>
    <w:qFormat/>
    <w:pPr>
      <w:ind w:right="214"/>
    </w:pPr>
    <w:rPr>
      <w:rFonts w:ascii="FangSong_GB2312" w:eastAsia="FangSong_GB2312"/>
      <w:sz w:val="32"/>
    </w:rPr>
  </w:style>
  <w:style w:type="paragraph" w:styleId="BodyTextIndent">
    <w:name w:val="Body Text Indent"/>
    <w:basedOn w:val="Normal"/>
    <w:qFormat/>
    <w:pPr>
      <w:ind w:firstLine="630"/>
    </w:pPr>
    <w:rPr>
      <w:rFonts w:ascii="FangSong_GB2312" w:eastAsia="FangSong_GB2312"/>
      <w:sz w:val="32"/>
    </w:rPr>
  </w:style>
  <w:style w:type="paragraph" w:styleId="BodyTextFirstIndent2">
    <w:name w:val="Body Text First Indent 2"/>
    <w:basedOn w:val="BodyTextIndent"/>
    <w:qFormat/>
    <w:pPr>
      <w:ind w:firstLineChars="200" w:firstLine="200"/>
    </w:pPr>
    <w:rPr>
      <w:rFonts w:ascii="Calibri" w:eastAsia="SimSun" w:hAnsi="Calibri"/>
      <w:sz w:val="30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A81082"/>
    <w:rPr>
      <w:rFonts w:ascii="Times New Roman" w:eastAsia="Times New Roman" w:hAnsi="Times New Roman" w:cs="Times New Roman"/>
      <w:b/>
      <w:sz w:val="32"/>
      <w:lang w:val="cs-CZ" w:eastAsia="cs-CZ"/>
    </w:rPr>
  </w:style>
  <w:style w:type="paragraph" w:customStyle="1" w:styleId="Default">
    <w:name w:val="Default"/>
    <w:rsid w:val="00A81082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val="cs-CZ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19:00Z">
        <w:rPr>
          <w:color w:val="03375F"/>
          <w:u w:val="single"/>
          <w:shd w:val="clear" w:color="auto" w:fill="auto"/>
        </w:rPr>
      </w:rPrChange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3" w:author="uzivatel" w:date="2026-09-22T12:19:00Z">
        <w:pPr>
          <w:spacing w:after="200" w:line="276" w:lineRule="auto"/>
          <w:ind w:left="720"/>
          <w:contextualSpacing/>
        </w:pPr>
      </w:pPrChange>
    </w:pPr>
    <w:rPr>
      <w:rPrChange w:id="3" w:author="uzivatel" w:date="2026-09-22T12:19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A81082"/>
    <w:pPr>
      <w:spacing w:after="0" w:line="240" w:lineRule="auto"/>
    </w:pPr>
    <w:rPr>
      <w:rFonts w:eastAsiaTheme="minorHAnsi"/>
      <w:sz w:val="22"/>
      <w:szCs w:val="22"/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943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曾玲莉</dc:creator>
  <cp:lastModifiedBy>Arthur Souza Rodrigues</cp:lastModifiedBy>
  <cp:revision>1</cp:revision>
  <dcterms:created xsi:type="dcterms:W3CDTF">2024-12-11T07:03:00Z</dcterms:created>
  <dcterms:modified xsi:type="dcterms:W3CDTF">2026-09-22T16:19:00Z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2052-11.8.2.9086</vt:lpwstr>
  </property>
</Properties>
</file>