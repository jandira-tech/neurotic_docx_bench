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593BE4" w14:textId="77777777" w:rsidR="00EE32A9" w:rsidRPr="00854C26" w:rsidRDefault="00854C26" w:rsidP="0061350B">
      <w:pPr>
        <w:spacing w:before="360" w:after="240" w:line="240" w:lineRule="auto"/>
        <w:jc w:val="center"/>
        <w:rPr>
          <w:ins w:id="9" w:author="Pribil-Kövesdy Döníz" w:date="2026-09-22T12:49:00Z" w16du:dateUtc="2026-09-22T16:49:00Z"/>
          <w:rFonts w:cstheme="minorHAnsi"/>
          <w:b/>
          <w:smallCaps/>
          <w:sz w:val="32"/>
          <w:szCs w:val="32"/>
        </w:rPr>
      </w:pPr>
      <w:ins w:id="10" w:author="Pribil-Kövesdy Döníz" w:date="2026-09-22T12:49:00Z" w16du:dateUtc="2026-09-22T16:49: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385B6BF3" w14:textId="77777777" w:rsidR="00854C26" w:rsidRPr="00854C26" w:rsidRDefault="00854C26" w:rsidP="0061350B">
      <w:pPr>
        <w:spacing w:before="360" w:after="300" w:line="240" w:lineRule="auto"/>
        <w:rPr>
          <w:ins w:id="11" w:author="Pribil-Kövesdy Döníz" w:date="2026-09-22T12:49:00Z" w16du:dateUtc="2026-09-22T16:49:00Z"/>
          <w:sz w:val="28"/>
          <w:szCs w:val="28"/>
        </w:rPr>
      </w:pPr>
      <w:ins w:id="12" w:author="Pribil-Kövesdy Döníz" w:date="2026-09-22T12:49:00Z" w16du:dateUtc="2026-09-22T16:49: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p w14:paraId="5520CBBC" w14:textId="0FAFB486" w:rsidR="001F1864" w:rsidRDefault="00C25951">
      <w:pPr>
        <w:pStyle w:val="BodyText"/>
        <w:ind w:left="140"/>
        <w:rPr>
          <w:del w:id="13" w:author="Pribil-Kövesdy Döníz" w:date="2026-09-22T12:49:00Z" w16du:dateUtc="2026-09-22T16:49:00Z"/>
          <w:rFonts w:ascii="Times New Roman"/>
          <w:sz w:val="20"/>
        </w:rPr>
      </w:pPr>
      <w:del w:id="14" w:author="Pribil-Kövesdy Döníz" w:date="2026-09-22T12:49:00Z" w16du:dateUtc="2026-09-22T16:49:00Z">
        <w:r>
          <w:rPr>
            <w:rFonts w:ascii="Times New Roman"/>
            <w:noProof/>
            <w:sz w:val="20"/>
          </w:rPr>
          <w:drawing>
            <wp:inline distT="0" distB="0" distL="0" distR="0" wp14:anchorId="0F07F678" wp14:editId="365CC1E5">
              <wp:extent cx="1143631" cy="566737"/>
              <wp:effectExtent l="0" t="0" r="0" b="5080"/>
              <wp:docPr id="1" name="image1.png" descr="MassHealth Logo"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143631" cy="566737"/>
                      </a:xfrm>
                      <a:prstGeom prst="rect">
                        <a:avLst/>
                      </a:prstGeom>
                    </pic:spPr>
                  </pic:pic>
                </a:graphicData>
              </a:graphic>
            </wp:inline>
          </w:drawing>
        </w:r>
      </w:del>
    </w:p>
    <w:p w14:paraId="6634CAA4" w14:textId="77777777" w:rsidR="001F1864" w:rsidRDefault="001F1864">
      <w:pPr>
        <w:pStyle w:val="BodyText"/>
        <w:rPr>
          <w:del w:id="15" w:author="Pribil-Kövesdy Döníz" w:date="2026-09-22T12:49:00Z" w16du:dateUtc="2026-09-22T16:49:00Z"/>
          <w:rFonts w:ascii="Times New Roman"/>
          <w:sz w:val="20"/>
        </w:rPr>
      </w:pPr>
    </w:p>
    <w:p w14:paraId="124EE7EC" w14:textId="5F362E10" w:rsidR="001F1864" w:rsidRDefault="00C25951">
      <w:pPr>
        <w:spacing w:before="244"/>
        <w:ind w:left="934"/>
        <w:rPr>
          <w:del w:id="16" w:author="Pribil-Kövesdy Döníz" w:date="2026-09-22T12:49:00Z" w16du:dateUtc="2026-09-22T16:49:00Z"/>
          <w:rFonts w:ascii="Arial"/>
          <w:b/>
          <w:sz w:val="32"/>
        </w:rPr>
      </w:pPr>
      <w:del w:id="17" w:author="Pribil-Kövesdy Döníz" w:date="2026-09-22T12:49:00Z" w16du:dateUtc="2026-09-22T16:49:00Z">
        <w:r>
          <w:rPr>
            <w:rFonts w:ascii="Arial"/>
            <w:b/>
            <w:sz w:val="32"/>
          </w:rPr>
          <w:delText>MassHealth Pediatric Behavioral Health Medication</w:delText>
        </w:r>
        <w:r>
          <w:rPr>
            <w:rFonts w:ascii="Arial"/>
            <w:b/>
            <w:spacing w:val="52"/>
            <w:sz w:val="32"/>
          </w:rPr>
          <w:delText xml:space="preserve"> </w:delText>
        </w:r>
        <w:bookmarkStart w:id="18" w:name="_Hlk92369656"/>
        <w:r w:rsidR="001E63EF" w:rsidRPr="001E63EF">
          <w:rPr>
            <w:rFonts w:ascii="Arial"/>
            <w:b/>
            <w:sz w:val="32"/>
          </w:rPr>
          <w:delText>Initiative</w:delText>
        </w:r>
        <w:bookmarkEnd w:id="18"/>
      </w:del>
    </w:p>
    <w:p w14:paraId="78240340" w14:textId="6FC4D0AC" w:rsidR="001F1864" w:rsidRDefault="00C25951">
      <w:pPr>
        <w:pStyle w:val="BodyText"/>
        <w:rPr>
          <w:del w:id="19" w:author="Pribil-Kövesdy Döníz" w:date="2026-09-22T12:49:00Z" w16du:dateUtc="2026-09-22T16:49:00Z"/>
          <w:rFonts w:ascii="Arial"/>
          <w:b/>
          <w:sz w:val="18"/>
        </w:rPr>
      </w:pPr>
      <w:del w:id="20" w:author="Pribil-Kövesdy Döníz" w:date="2026-09-22T12:49:00Z" w16du:dateUtc="2026-09-22T16:49:00Z">
        <w:r>
          <w:rPr>
            <w:noProof/>
          </w:rPr>
          <mc:AlternateContent>
            <mc:Choice Requires="wps">
              <w:drawing>
                <wp:inline distT="0" distB="0" distL="0" distR="0" wp14:anchorId="64E3B130" wp14:editId="4FC1306C">
                  <wp:extent cx="6858000" cy="0"/>
                  <wp:effectExtent l="0" t="19050" r="0" b="19050"/>
                  <wp:docPr id="4" name="Line 4" descr="Used to seperate the title information from the body of the document." title="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2439FD" id="Line 4" o:spid="_x0000_s1026" alt="Title: Border - Description: Used to seperate the title information from the body of the documen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BavAEAAGIDAAAOAAAAZHJzL2Uyb0RvYy54bWysU01v2zAMvQ/YfxB0X+y0aOEYcXpI1l7a&#10;LUDbH8BIsi1MFgVRiZ1/P0n52NDehl0IUSSfHh+p5cM0GHZQnjTahs9nJWfKCpTadg1/f3v8VnFG&#10;AawEg1Y1/KiIP6y+flmOrlY32KORyrMIYqkeXcP7EFxdFCR6NQDN0Ckbgy36AUJ0fVdID2NEH0xx&#10;U5b3xYheOo9CEcXbzSnIVxm/bZUIP9uWVGCm4ZFbyNZnu0u2WC2h7jy4XoszDfgHFgNoGx+9Qm0g&#10;ANt7/Qlq0MIjYRtmAocC21YLlXuI3czLD9289uBU7iWKQ+4qE/0/WPHjsLZbn6iLyb66ZxS/iFlc&#10;92A7lQm8HV0c3DxJVYyO6mtJcshtPduNLyhjDuwDZhWm1g8JMvbHpiz28Sq2mgIT8fK+uqvKMs5E&#10;XGIF1JdC5yk8KRxYOjTcaJt0gBoOzxQSEagvKena4qM2Js/SWDY2/LaaR+gUIjRapmh2fLdbG88O&#10;ENdhcbu4W1S5rQ9pCXoD1J/yMsJpUTzurczP9Ark9/M5gDanc6Rl7FmmpExaQ6p3KI9bf5EvDjLz&#10;Py9d2pS//Vz952usfgMAAP//AwBQSwMEFAAGAAgAAAAhAK1iIejXAAAAAwEAAA8AAABkcnMvZG93&#10;bnJldi54bWxMj8FuwjAMhu+TeIfISLugkWwHhLqmCJB62i7ApF1DY5qOximNge7tl+6yXSx9+q3f&#10;n/PV4Ftxwz42gTQ8zxUIpCrYhmoNH4fyaQkisiFr2kCo4RsjrIrJQ24yG+60w9uea5FKKGZGg2Pu&#10;Milj5dCbOA8dUspOofeGE/a1tL25p3LfyhelFtKbhtIFZzrcOqzO+6vXENf0uTvVbsbvb2Xpvjaz&#10;w+KCWj9Oh/UrCMaB/5Zh1E/qUCSnY7iSjaLVkB7h3zlmaqkSH0eWRS7/uxc/AAAA//8DAFBLAQIt&#10;ABQABgAIAAAAIQC2gziS/gAAAOEBAAATAAAAAAAAAAAAAAAAAAAAAABbQ29udGVudF9UeXBlc10u&#10;eG1sUEsBAi0AFAAGAAgAAAAhADj9If/WAAAAlAEAAAsAAAAAAAAAAAAAAAAALwEAAF9yZWxzLy5y&#10;ZWxzUEsBAi0AFAAGAAgAAAAhAAmRIFq8AQAAYgMAAA4AAAAAAAAAAAAAAAAALgIAAGRycy9lMm9E&#10;b2MueG1sUEsBAi0AFAAGAAgAAAAhAK1iIejXAAAAAwEAAA8AAAAAAAAAAAAAAAAAFgQAAGRycy9k&#10;b3ducmV2LnhtbFBLBQYAAAAABAAEAPMAAAAaBQAAAAA=&#10;" strokecolor="#939598" strokeweight="3pt">
                  <w10:anchorlock/>
                </v:line>
              </w:pict>
            </mc:Fallback>
          </mc:AlternateContent>
        </w:r>
      </w:del>
    </w:p>
    <w:p w14:paraId="189DA923" w14:textId="77777777" w:rsidR="001F1864" w:rsidRDefault="00C25951">
      <w:pPr>
        <w:pStyle w:val="Heading1"/>
        <w:ind w:left="4640" w:right="4640"/>
        <w:jc w:val="center"/>
        <w:rPr>
          <w:del w:id="21" w:author="Pribil-Kövesdy Döníz" w:date="2026-09-22T12:49:00Z" w16du:dateUtc="2026-09-22T16:49:00Z"/>
        </w:rPr>
      </w:pPr>
      <w:del w:id="22" w:author="Pribil-Kövesdy Döníz" w:date="2026-09-22T12:49:00Z" w16du:dateUtc="2026-09-22T16:49:00Z">
        <w:r>
          <w:delText>BACKGROUND</w:delText>
        </w:r>
      </w:del>
    </w:p>
    <w:p w14:paraId="736E52FE" w14:textId="77777777" w:rsidR="001F1864" w:rsidRDefault="001F1864">
      <w:pPr>
        <w:pStyle w:val="BodyText"/>
        <w:spacing w:before="1"/>
        <w:rPr>
          <w:del w:id="23" w:author="Pribil-Kövesdy Döníz" w:date="2026-09-22T12:49:00Z" w16du:dateUtc="2026-09-22T16:49:00Z"/>
          <w:rFonts w:ascii="Arial"/>
          <w:b/>
          <w:sz w:val="24"/>
        </w:rPr>
      </w:pPr>
    </w:p>
    <w:p w14:paraId="6A72CBB6" w14:textId="77777777" w:rsidR="001F1864" w:rsidRDefault="00C25951">
      <w:pPr>
        <w:pStyle w:val="BodyText"/>
        <w:spacing w:before="1" w:line="232" w:lineRule="auto"/>
        <w:ind w:left="320" w:right="414"/>
        <w:rPr>
          <w:del w:id="24" w:author="Pribil-Kövesdy Döníz" w:date="2026-09-22T12:49:00Z" w16du:dateUtc="2026-09-22T16:49:00Z"/>
        </w:rPr>
      </w:pPr>
      <w:del w:id="25" w:author="Pribil-Kövesdy Döníz" w:date="2026-09-22T12:49:00Z" w16du:dateUtc="2026-09-22T16:49:00Z">
        <w:r>
          <w:delText>The Pediatric Behavioral Health Medication Initiative proactively requires prior authorization for pediatric members (generally members less than 18 years of age) for certain behavioral health medication classes and/or specific medication combinations (i.e., polypharmacy) that have limited evidence for safety and efficacy in the pediatric population.</w:delText>
        </w:r>
      </w:del>
    </w:p>
    <w:p w14:paraId="50FE059E" w14:textId="70C355F9" w:rsidR="001F1864" w:rsidRDefault="00C25951">
      <w:pPr>
        <w:pStyle w:val="BodyText"/>
        <w:spacing w:before="119" w:line="232" w:lineRule="auto"/>
        <w:ind w:left="320" w:right="70"/>
        <w:rPr>
          <w:del w:id="26" w:author="Pribil-Kövesdy Döníz" w:date="2026-09-22T12:49:00Z" w16du:dateUtc="2026-09-22T16:49:00Z"/>
        </w:rPr>
      </w:pPr>
      <w:del w:id="27" w:author="Pribil-Kövesdy Döníz" w:date="2026-09-22T12:49:00Z" w16du:dateUtc="2026-09-22T16:49:00Z">
        <w:r>
          <w:delText>As part of this initiative, the following situations will require a prior authorization:</w:delText>
        </w:r>
      </w:del>
    </w:p>
    <w:p w14:paraId="3C2A6BF2" w14:textId="7FA50853" w:rsidR="001F1864" w:rsidRDefault="00C25951">
      <w:pPr>
        <w:pStyle w:val="ListParagraph"/>
        <w:numPr>
          <w:ilvl w:val="0"/>
          <w:numId w:val="1"/>
        </w:numPr>
        <w:tabs>
          <w:tab w:val="left" w:pos="860"/>
        </w:tabs>
        <w:spacing w:before="132" w:line="220" w:lineRule="auto"/>
        <w:ind w:right="332"/>
        <w:rPr>
          <w:del w:id="28" w:author="Pribil-Kövesdy Döníz" w:date="2026-09-22T12:49:00Z" w16du:dateUtc="2026-09-22T16:49:00Z"/>
        </w:rPr>
      </w:pPr>
      <w:del w:id="29" w:author="Pribil-Kövesdy Döníz" w:date="2026-09-22T12:49:00Z" w16du:dateUtc="2026-09-22T16:49:00Z">
        <w:r w:rsidRPr="007A6EE7">
          <w:rPr>
            <w:b/>
          </w:rPr>
          <w:delText>Behavioral</w:delText>
        </w:r>
        <w:r w:rsidRPr="007A6EE7">
          <w:rPr>
            <w:b/>
            <w:spacing w:val="-6"/>
          </w:rPr>
          <w:delText xml:space="preserve"> </w:delText>
        </w:r>
        <w:r w:rsidRPr="007A6EE7">
          <w:rPr>
            <w:b/>
          </w:rPr>
          <w:delText>health</w:delText>
        </w:r>
        <w:r w:rsidRPr="007A6EE7">
          <w:rPr>
            <w:b/>
            <w:spacing w:val="-6"/>
          </w:rPr>
          <w:delText xml:space="preserve"> </w:delText>
        </w:r>
        <w:r w:rsidRPr="007A6EE7">
          <w:rPr>
            <w:b/>
          </w:rPr>
          <w:delText>medication</w:delText>
        </w:r>
        <w:r w:rsidRPr="007A6EE7">
          <w:rPr>
            <w:b/>
            <w:spacing w:val="-7"/>
          </w:rPr>
          <w:delText xml:space="preserve"> </w:delText>
        </w:r>
        <w:r w:rsidRPr="007A6EE7">
          <w:rPr>
            <w:b/>
          </w:rPr>
          <w:delText>polypharmacy</w:delText>
        </w:r>
        <w:r w:rsidRPr="007A6EE7">
          <w:delText>:</w:delText>
        </w:r>
        <w:r w:rsidRPr="007A6EE7">
          <w:rPr>
            <w:spacing w:val="-6"/>
          </w:rPr>
          <w:delText xml:space="preserve"> </w:delText>
        </w:r>
        <w:r w:rsidRPr="007A6EE7">
          <w:delText>(i.e., alpha</w:delText>
        </w:r>
        <w:r w:rsidRPr="007A6EE7">
          <w:rPr>
            <w:position w:val="-6"/>
            <w:sz w:val="13"/>
          </w:rPr>
          <w:delText xml:space="preserve">2 </w:delText>
        </w:r>
        <w:r w:rsidRPr="007A6EE7">
          <w:delText>agonists, antidepressants, antipsychotics</w:delText>
        </w:r>
        <w:r w:rsidR="00341431" w:rsidRPr="007A6EE7">
          <w:delText>, armodafinil</w:delText>
        </w:r>
        <w:r w:rsidRPr="007A6EE7">
          <w:delText xml:space="preserve">, </w:delText>
        </w:r>
        <w:r w:rsidRPr="007A6EE7">
          <w:rPr>
            <w:spacing w:val="-3"/>
          </w:rPr>
          <w:delText xml:space="preserve">atomoxetine, </w:delText>
        </w:r>
        <w:r w:rsidRPr="007A6EE7">
          <w:delText>benzodiazepines, buspirone,</w:delText>
        </w:r>
        <w:r w:rsidRPr="007A6EE7">
          <w:rPr>
            <w:spacing w:val="-7"/>
          </w:rPr>
          <w:delText xml:space="preserve"> </w:delText>
        </w:r>
        <w:r w:rsidRPr="007A6EE7">
          <w:delText>cerebral</w:delText>
        </w:r>
        <w:r w:rsidRPr="007A6EE7">
          <w:rPr>
            <w:spacing w:val="-7"/>
          </w:rPr>
          <w:delText xml:space="preserve"> </w:delText>
        </w:r>
        <w:r w:rsidRPr="007A6EE7">
          <w:delText>stimulants</w:delText>
        </w:r>
        <w:r w:rsidR="00341431" w:rsidRPr="007A6EE7">
          <w:delText>, donepezil</w:delText>
        </w:r>
        <w:r w:rsidRPr="007A6EE7">
          <w:delText>,</w:delText>
        </w:r>
        <w:r w:rsidRPr="007A6EE7">
          <w:rPr>
            <w:spacing w:val="-6"/>
          </w:rPr>
          <w:delText xml:space="preserve"> </w:delText>
        </w:r>
        <w:r w:rsidRPr="007A6EE7">
          <w:delText>hypnotic</w:delText>
        </w:r>
        <w:r w:rsidRPr="007A6EE7">
          <w:rPr>
            <w:spacing w:val="-6"/>
          </w:rPr>
          <w:delText xml:space="preserve"> </w:delText>
        </w:r>
        <w:r w:rsidRPr="007A6EE7">
          <w:delText>agents,</w:delText>
        </w:r>
        <w:r w:rsidR="00341431" w:rsidRPr="007A6EE7">
          <w:delText xml:space="preserve"> memantine, </w:delText>
        </w:r>
        <w:r w:rsidR="00E02235">
          <w:delText xml:space="preserve">meprobamate, </w:delText>
        </w:r>
        <w:r w:rsidR="00341431" w:rsidRPr="007A6EE7">
          <w:delText>modafinil,</w:delText>
        </w:r>
        <w:r w:rsidRPr="007A6EE7">
          <w:rPr>
            <w:spacing w:val="-6"/>
          </w:rPr>
          <w:delText xml:space="preserve"> </w:delText>
        </w:r>
        <w:r w:rsidRPr="007A6EE7">
          <w:delText>mood</w:delText>
        </w:r>
        <w:r w:rsidRPr="007A6EE7">
          <w:rPr>
            <w:spacing w:val="-6"/>
          </w:rPr>
          <w:delText xml:space="preserve"> </w:delText>
        </w:r>
        <w:r w:rsidRPr="007A6EE7">
          <w:delText>stabilizers</w:delText>
        </w:r>
        <w:r w:rsidR="00F935A6">
          <w:delText xml:space="preserve"> [</w:delText>
        </w:r>
        <w:r w:rsidR="00F935A6" w:rsidRPr="00F935A6">
          <w:delText>agents considered to be used only for seizure diagnoses are not included</w:delText>
        </w:r>
        <w:r w:rsidR="00F935A6">
          <w:delText>]</w:delText>
        </w:r>
        <w:r w:rsidR="00D302E5">
          <w:delText>,</w:delText>
        </w:r>
        <w:r w:rsidR="00AD49AA">
          <w:delText xml:space="preserve"> </w:delText>
        </w:r>
        <w:r w:rsidR="00341431" w:rsidRPr="007A6EE7">
          <w:delText>naltrexone</w:delText>
        </w:r>
        <w:r w:rsidR="00D302E5">
          <w:delText xml:space="preserve">, </w:delText>
        </w:r>
        <w:r w:rsidR="00E02235">
          <w:delText>prazosin,</w:delText>
        </w:r>
        <w:r w:rsidR="00D302E5" w:rsidRPr="00D302E5">
          <w:delText xml:space="preserve"> viloxazine</w:delText>
        </w:r>
        <w:r w:rsidR="004D1D99">
          <w:delText xml:space="preserve">, and </w:delText>
        </w:r>
        <w:r w:rsidR="004D1D99" w:rsidRPr="004D1D99">
          <w:delText>xanomeline/trospium</w:delText>
        </w:r>
        <w:r w:rsidRPr="007A6EE7">
          <w:delText>)</w:delText>
        </w:r>
        <w:r w:rsidRPr="007A6EE7">
          <w:rPr>
            <w:spacing w:val="-7"/>
          </w:rPr>
          <w:delText xml:space="preserve"> </w:delText>
        </w:r>
        <w:r w:rsidR="00490FC5">
          <w:rPr>
            <w:spacing w:val="-7"/>
          </w:rPr>
          <w:delText xml:space="preserve">filled </w:delText>
        </w:r>
        <w:r w:rsidRPr="007A6EE7">
          <w:delText>within</w:delText>
        </w:r>
        <w:r w:rsidRPr="007A6EE7">
          <w:rPr>
            <w:spacing w:val="-6"/>
          </w:rPr>
          <w:delText xml:space="preserve"> </w:delText>
        </w:r>
        <w:r w:rsidRPr="007A6EE7">
          <w:delText>a</w:delText>
        </w:r>
        <w:r w:rsidRPr="007A6EE7">
          <w:rPr>
            <w:spacing w:val="-7"/>
          </w:rPr>
          <w:delText xml:space="preserve"> </w:delText>
        </w:r>
        <w:r w:rsidRPr="00051D4C">
          <w:delText>45</w:delText>
        </w:r>
        <w:r w:rsidR="00B410C0" w:rsidRPr="00051D4C">
          <w:rPr>
            <w:spacing w:val="-6"/>
          </w:rPr>
          <w:delText>-</w:delText>
        </w:r>
        <w:r w:rsidRPr="00051D4C">
          <w:delText>day</w:delText>
        </w:r>
        <w:r w:rsidRPr="00807C14">
          <w:rPr>
            <w:spacing w:val="-6"/>
          </w:rPr>
          <w:delText xml:space="preserve"> </w:delText>
        </w:r>
        <w:r w:rsidRPr="007F6F30">
          <w:delText>period</w:delText>
        </w:r>
        <w:r w:rsidRPr="007F6F30">
          <w:rPr>
            <w:spacing w:val="-7"/>
          </w:rPr>
          <w:delText xml:space="preserve"> </w:delText>
        </w:r>
        <w:r w:rsidRPr="007F6F30">
          <w:delText>for</w:delText>
        </w:r>
        <w:r w:rsidRPr="007F6F30">
          <w:rPr>
            <w:spacing w:val="-7"/>
          </w:rPr>
          <w:delText xml:space="preserve"> </w:delText>
        </w:r>
        <w:r w:rsidRPr="007F6F30">
          <w:delText>members</w:delText>
        </w:r>
        <w:r w:rsidRPr="007F6F30">
          <w:rPr>
            <w:spacing w:val="-7"/>
          </w:rPr>
          <w:delText xml:space="preserve"> </w:delText>
        </w:r>
        <w:r w:rsidRPr="007F6F30">
          <w:delText>less than 18 years of</w:delText>
        </w:r>
        <w:r w:rsidRPr="007F6F30">
          <w:rPr>
            <w:spacing w:val="-12"/>
          </w:rPr>
          <w:delText xml:space="preserve"> </w:delText>
        </w:r>
        <w:r w:rsidRPr="007F6F30">
          <w:delText>age</w:delText>
        </w:r>
        <w:r w:rsidR="00D77BE7">
          <w:delText>:</w:delText>
        </w:r>
      </w:del>
    </w:p>
    <w:p w14:paraId="4DDBEA28" w14:textId="25CC7FBD" w:rsidR="00D77BE7" w:rsidRDefault="004432B7" w:rsidP="00D77BE7">
      <w:pPr>
        <w:pStyle w:val="ListParagraph"/>
        <w:numPr>
          <w:ilvl w:val="1"/>
          <w:numId w:val="1"/>
        </w:numPr>
        <w:tabs>
          <w:tab w:val="left" w:pos="860"/>
        </w:tabs>
        <w:spacing w:before="132" w:line="220" w:lineRule="auto"/>
        <w:ind w:right="332"/>
        <w:rPr>
          <w:del w:id="30" w:author="Pribil-Kövesdy Döníz" w:date="2026-09-22T12:49:00Z" w16du:dateUtc="2026-09-22T16:49:00Z"/>
        </w:rPr>
      </w:pPr>
      <w:del w:id="31" w:author="Pribil-Kövesdy Döníz" w:date="2026-09-22T12:49:00Z" w16du:dateUtc="2026-09-22T16:49:00Z">
        <w:r w:rsidRPr="004432B7">
          <w:delText xml:space="preserve">Pharmacy claims for 4 or more behavioral health medications </w:delText>
        </w:r>
        <w:r w:rsidRPr="00454F9B">
          <w:rPr>
            <w:b/>
            <w:bCs/>
          </w:rPr>
          <w:delText>if one of the following is included</w:delText>
        </w:r>
        <w:r w:rsidRPr="004432B7">
          <w:delText>: an antipsychotic, a benzodiazepine, divalproex/valproate, lithium, or a tricyclic antidepressant</w:delText>
        </w:r>
      </w:del>
    </w:p>
    <w:p w14:paraId="4AB692E0" w14:textId="4ADAF83D" w:rsidR="004432B7" w:rsidRPr="007F6F30" w:rsidRDefault="00465120" w:rsidP="00454F9B">
      <w:pPr>
        <w:pStyle w:val="ListParagraph"/>
        <w:numPr>
          <w:ilvl w:val="1"/>
          <w:numId w:val="1"/>
        </w:numPr>
        <w:tabs>
          <w:tab w:val="left" w:pos="860"/>
        </w:tabs>
        <w:spacing w:before="132" w:line="220" w:lineRule="auto"/>
        <w:ind w:right="332"/>
        <w:rPr>
          <w:del w:id="32" w:author="Pribil-Kövesdy Döníz" w:date="2026-09-22T12:49:00Z" w16du:dateUtc="2026-09-22T16:49:00Z"/>
        </w:rPr>
      </w:pPr>
      <w:del w:id="33" w:author="Pribil-Kövesdy Döníz" w:date="2026-09-22T12:49:00Z" w16du:dateUtc="2026-09-22T16:49:00Z">
        <w:r w:rsidRPr="00465120">
          <w:delText>Pharmacy claims for 5 or more behavioral health medications (regardless of the medications included)</w:delText>
        </w:r>
      </w:del>
    </w:p>
    <w:p w14:paraId="427BEBD2" w14:textId="23278979" w:rsidR="001F1864" w:rsidRDefault="00C25951">
      <w:pPr>
        <w:pStyle w:val="ListParagraph"/>
        <w:numPr>
          <w:ilvl w:val="0"/>
          <w:numId w:val="1"/>
        </w:numPr>
        <w:tabs>
          <w:tab w:val="left" w:pos="860"/>
        </w:tabs>
        <w:spacing w:line="232" w:lineRule="auto"/>
        <w:ind w:right="420"/>
        <w:rPr>
          <w:del w:id="34" w:author="Pribil-Kövesdy Döníz" w:date="2026-09-22T12:49:00Z" w16du:dateUtc="2026-09-22T16:49:00Z"/>
        </w:rPr>
      </w:pPr>
      <w:del w:id="35" w:author="Pribil-Kövesdy Döníz" w:date="2026-09-22T12:49:00Z" w16du:dateUtc="2026-09-22T16:49:00Z">
        <w:r>
          <w:rPr>
            <w:b/>
          </w:rPr>
          <w:delText>Antipsychotic</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6"/>
          </w:rPr>
          <w:delText xml:space="preserve"> </w:delText>
        </w:r>
        <w:r>
          <w:delText>claims</w:delText>
        </w:r>
        <w:r>
          <w:rPr>
            <w:spacing w:val="-6"/>
          </w:rPr>
          <w:delText xml:space="preserve"> </w:delText>
        </w:r>
        <w:r>
          <w:delText>for</w:delText>
        </w:r>
        <w:r>
          <w:rPr>
            <w:spacing w:val="-6"/>
          </w:rPr>
          <w:delText xml:space="preserve"> </w:delText>
        </w:r>
        <w:r>
          <w:delText>two</w:delText>
        </w:r>
        <w:r>
          <w:rPr>
            <w:spacing w:val="-6"/>
          </w:rPr>
          <w:delText xml:space="preserve"> </w:delText>
        </w:r>
        <w:r>
          <w:delText>or</w:delText>
        </w:r>
        <w:r>
          <w:rPr>
            <w:spacing w:val="-6"/>
          </w:rPr>
          <w:delText xml:space="preserve"> </w:delText>
        </w:r>
        <w:r>
          <w:delText>more</w:delText>
        </w:r>
        <w:r>
          <w:rPr>
            <w:spacing w:val="-6"/>
          </w:rPr>
          <w:delText xml:space="preserve"> </w:delText>
        </w:r>
        <w:r>
          <w:delText>antipsychotics</w:delText>
        </w:r>
        <w:r>
          <w:rPr>
            <w:spacing w:val="-6"/>
          </w:rPr>
          <w:delText xml:space="preserve"> </w:delText>
        </w:r>
        <w:r>
          <w:delText>for</w:delText>
        </w:r>
        <w:r>
          <w:rPr>
            <w:spacing w:val="-6"/>
          </w:rPr>
          <w:delText xml:space="preserve"> </w:delText>
        </w:r>
        <w:r>
          <w:delText>at</w:delText>
        </w:r>
        <w:r>
          <w:rPr>
            <w:spacing w:val="-6"/>
          </w:rPr>
          <w:delText xml:space="preserve"> </w:delText>
        </w:r>
        <w:r>
          <w:delText>least</w:delText>
        </w:r>
        <w:r>
          <w:rPr>
            <w:spacing w:val="-6"/>
          </w:rPr>
          <w:delText xml:space="preserve"> </w:delText>
        </w:r>
        <w:r>
          <w:delText>60</w:delText>
        </w:r>
        <w:r>
          <w:rPr>
            <w:spacing w:val="-6"/>
          </w:rPr>
          <w:delText xml:space="preserve"> </w:delText>
        </w:r>
        <w:r>
          <w:rPr>
            <w:spacing w:val="-3"/>
          </w:rPr>
          <w:delText xml:space="preserve">days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2712A704" w14:textId="3ED19AF5" w:rsidR="001F1864" w:rsidRDefault="00C25951">
      <w:pPr>
        <w:pStyle w:val="ListParagraph"/>
        <w:numPr>
          <w:ilvl w:val="0"/>
          <w:numId w:val="1"/>
        </w:numPr>
        <w:tabs>
          <w:tab w:val="left" w:pos="860"/>
        </w:tabs>
        <w:spacing w:line="232" w:lineRule="auto"/>
        <w:ind w:right="557"/>
        <w:rPr>
          <w:del w:id="36" w:author="Pribil-Kövesdy Döníz" w:date="2026-09-22T12:49:00Z" w16du:dateUtc="2026-09-22T16:49:00Z"/>
        </w:rPr>
      </w:pPr>
      <w:del w:id="37" w:author="Pribil-Kövesdy Döníz" w:date="2026-09-22T12:49:00Z" w16du:dateUtc="2026-09-22T16:49:00Z">
        <w:r>
          <w:rPr>
            <w:b/>
          </w:rPr>
          <w:delText>Antidepressant</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7"/>
          </w:rPr>
          <w:delText xml:space="preserve"> </w:delText>
        </w:r>
        <w:r>
          <w:delText>claims</w:delText>
        </w:r>
        <w:r>
          <w:rPr>
            <w:spacing w:val="-6"/>
          </w:rPr>
          <w:delText xml:space="preserve"> </w:delText>
        </w:r>
        <w:r>
          <w:delText>for</w:delText>
        </w:r>
        <w:r>
          <w:rPr>
            <w:spacing w:val="-7"/>
          </w:rPr>
          <w:delText xml:space="preserve"> </w:delText>
        </w:r>
        <w:r>
          <w:delText>two</w:delText>
        </w:r>
        <w:r>
          <w:rPr>
            <w:spacing w:val="-7"/>
          </w:rPr>
          <w:delText xml:space="preserve"> </w:delText>
        </w:r>
        <w:r>
          <w:delText>or</w:delText>
        </w:r>
        <w:r>
          <w:rPr>
            <w:spacing w:val="-7"/>
          </w:rPr>
          <w:delText xml:space="preserve"> </w:delText>
        </w:r>
        <w:r>
          <w:delText>more</w:delText>
        </w:r>
        <w:r>
          <w:rPr>
            <w:spacing w:val="-6"/>
          </w:rPr>
          <w:delText xml:space="preserve"> </w:delText>
        </w:r>
        <w:r>
          <w:delText>antidepressants</w:delText>
        </w:r>
        <w:r>
          <w:rPr>
            <w:spacing w:val="-6"/>
          </w:rPr>
          <w:delText xml:space="preserve"> </w:delText>
        </w:r>
        <w:r>
          <w:delText>for</w:delText>
        </w:r>
        <w:r>
          <w:rPr>
            <w:spacing w:val="-7"/>
          </w:rPr>
          <w:delText xml:space="preserve"> </w:delText>
        </w:r>
        <w:r>
          <w:delText>at</w:delText>
        </w:r>
        <w:r>
          <w:rPr>
            <w:spacing w:val="-6"/>
          </w:rPr>
          <w:delText xml:space="preserve"> </w:delText>
        </w:r>
        <w:r>
          <w:delText>least</w:delText>
        </w:r>
        <w:r>
          <w:rPr>
            <w:spacing w:val="-6"/>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119E021F" w14:textId="0A328518" w:rsidR="001F1864" w:rsidRDefault="00C25951">
      <w:pPr>
        <w:pStyle w:val="ListParagraph"/>
        <w:numPr>
          <w:ilvl w:val="0"/>
          <w:numId w:val="1"/>
        </w:numPr>
        <w:tabs>
          <w:tab w:val="left" w:pos="860"/>
        </w:tabs>
        <w:spacing w:line="232" w:lineRule="auto"/>
        <w:ind w:right="430"/>
        <w:rPr>
          <w:del w:id="38" w:author="Pribil-Kövesdy Döníz" w:date="2026-09-22T12:49:00Z" w16du:dateUtc="2026-09-22T16:49:00Z"/>
        </w:rPr>
      </w:pPr>
      <w:del w:id="39" w:author="Pribil-Kövesdy Döníz" w:date="2026-09-22T12:49:00Z" w16du:dateUtc="2026-09-22T16:49:00Z">
        <w:r>
          <w:rPr>
            <w:b/>
          </w:rPr>
          <w:delText>Cerebral stimulant polypharmacy</w:delText>
        </w:r>
        <w:r>
          <w:delText>: overlapping pharmacy claims for two or more cerebral stimulants (immediate-release</w:delText>
        </w:r>
        <w:r>
          <w:rPr>
            <w:spacing w:val="-6"/>
          </w:rPr>
          <w:delText xml:space="preserve"> </w:delText>
        </w:r>
        <w:r>
          <w:delText>and</w:delText>
        </w:r>
        <w:r>
          <w:rPr>
            <w:spacing w:val="-7"/>
          </w:rPr>
          <w:delText xml:space="preserve"> </w:delText>
        </w:r>
        <w:r>
          <w:delText>extended-release</w:delText>
        </w:r>
        <w:r>
          <w:rPr>
            <w:spacing w:val="-6"/>
          </w:rPr>
          <w:delText xml:space="preserve"> </w:delText>
        </w:r>
        <w:r>
          <w:delText>formulations</w:delText>
        </w:r>
        <w:r>
          <w:rPr>
            <w:spacing w:val="-7"/>
          </w:rPr>
          <w:delText xml:space="preserve"> </w:delText>
        </w:r>
        <w:r>
          <w:delText>of</w:delText>
        </w:r>
        <w:r>
          <w:rPr>
            <w:spacing w:val="-7"/>
          </w:rPr>
          <w:delText xml:space="preserve"> </w:delText>
        </w:r>
        <w:r>
          <w:delText>the</w:delText>
        </w:r>
        <w:r>
          <w:rPr>
            <w:spacing w:val="-6"/>
          </w:rPr>
          <w:delText xml:space="preserve"> </w:delText>
        </w:r>
        <w:r>
          <w:delText>same</w:delText>
        </w:r>
        <w:r>
          <w:rPr>
            <w:spacing w:val="-7"/>
          </w:rPr>
          <w:delText xml:space="preserve"> </w:delText>
        </w:r>
        <w:r>
          <w:delText>chemical</w:delText>
        </w:r>
        <w:r>
          <w:rPr>
            <w:spacing w:val="-7"/>
          </w:rPr>
          <w:delText xml:space="preserve"> </w:delText>
        </w:r>
        <w:r>
          <w:delText>entity</w:delText>
        </w:r>
        <w:r>
          <w:rPr>
            <w:spacing w:val="-7"/>
          </w:rPr>
          <w:delText xml:space="preserve"> </w:delText>
        </w:r>
        <w:r>
          <w:delText>are</w:delText>
        </w:r>
        <w:r>
          <w:rPr>
            <w:spacing w:val="-6"/>
          </w:rPr>
          <w:delText xml:space="preserve"> </w:delText>
        </w:r>
        <w:r>
          <w:delText>counted</w:delText>
        </w:r>
        <w:r>
          <w:rPr>
            <w:spacing w:val="-6"/>
          </w:rPr>
          <w:delText xml:space="preserve"> </w:delText>
        </w:r>
        <w:r>
          <w:delText>as</w:delText>
        </w:r>
        <w:r>
          <w:rPr>
            <w:spacing w:val="-7"/>
          </w:rPr>
          <w:delText xml:space="preserve"> </w:delText>
        </w:r>
        <w:r>
          <w:delText>one)</w:delText>
        </w:r>
        <w:r>
          <w:rPr>
            <w:spacing w:val="-7"/>
          </w:rPr>
          <w:delText xml:space="preserve"> </w:delText>
        </w:r>
        <w:r>
          <w:delText>for</w:delText>
        </w:r>
        <w:r>
          <w:rPr>
            <w:spacing w:val="-7"/>
          </w:rPr>
          <w:delText xml:space="preserve"> </w:delText>
        </w:r>
        <w:r>
          <w:delText>at least</w:delText>
        </w:r>
        <w:r>
          <w:rPr>
            <w:spacing w:val="-3"/>
          </w:rPr>
          <w:delText xml:space="preserve"> </w:delText>
        </w:r>
        <w:r>
          <w:delText>60</w:delText>
        </w:r>
        <w:r>
          <w:rPr>
            <w:spacing w:val="-3"/>
          </w:rPr>
          <w:delText xml:space="preserve"> days</w:delText>
        </w:r>
        <w:r>
          <w:rPr>
            <w:spacing w:val="-4"/>
          </w:rPr>
          <w:delText xml:space="preserve">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75C4258B" w14:textId="76F95ACC" w:rsidR="001F1864" w:rsidRDefault="00C25951">
      <w:pPr>
        <w:pStyle w:val="ListParagraph"/>
        <w:numPr>
          <w:ilvl w:val="0"/>
          <w:numId w:val="1"/>
        </w:numPr>
        <w:tabs>
          <w:tab w:val="left" w:pos="860"/>
        </w:tabs>
        <w:spacing w:line="232" w:lineRule="auto"/>
        <w:ind w:right="356"/>
        <w:rPr>
          <w:del w:id="40" w:author="Pribil-Kövesdy Döníz" w:date="2026-09-22T12:49:00Z" w16du:dateUtc="2026-09-22T16:49:00Z"/>
        </w:rPr>
      </w:pPr>
      <w:del w:id="41" w:author="Pribil-Kövesdy Döníz" w:date="2026-09-22T12:49:00Z" w16du:dateUtc="2026-09-22T16:49:00Z">
        <w:r>
          <w:rPr>
            <w:b/>
          </w:rPr>
          <w:delText>Mood</w:delText>
        </w:r>
        <w:r>
          <w:rPr>
            <w:b/>
            <w:spacing w:val="-6"/>
          </w:rPr>
          <w:delText xml:space="preserve"> </w:delText>
        </w:r>
        <w:r>
          <w:rPr>
            <w:b/>
          </w:rPr>
          <w:delText>stabilizer</w:delText>
        </w:r>
        <w:r>
          <w:rPr>
            <w:b/>
            <w:spacing w:val="-6"/>
          </w:rPr>
          <w:delText xml:space="preserve"> </w:delText>
        </w:r>
        <w:r>
          <w:rPr>
            <w:b/>
          </w:rPr>
          <w:delText>polypharmacy</w:delText>
        </w:r>
        <w:r>
          <w:delText>:</w:delText>
        </w:r>
        <w:r>
          <w:rPr>
            <w:spacing w:val="-5"/>
          </w:rPr>
          <w:delText xml:space="preserve"> </w:delText>
        </w:r>
        <w:r>
          <w:delText>overlapping</w:delText>
        </w:r>
        <w:r>
          <w:rPr>
            <w:spacing w:val="-5"/>
          </w:rPr>
          <w:delText xml:space="preserve"> </w:delText>
        </w:r>
        <w:r>
          <w:delText>pharmacy</w:delText>
        </w:r>
        <w:r>
          <w:rPr>
            <w:spacing w:val="-6"/>
          </w:rPr>
          <w:delText xml:space="preserve"> </w:delText>
        </w:r>
        <w:r>
          <w:delText>claims</w:delText>
        </w:r>
        <w:r>
          <w:rPr>
            <w:spacing w:val="-5"/>
          </w:rPr>
          <w:delText xml:space="preserve"> </w:delText>
        </w:r>
        <w:r>
          <w:delText>for</w:delText>
        </w:r>
        <w:r>
          <w:rPr>
            <w:spacing w:val="-6"/>
          </w:rPr>
          <w:delText xml:space="preserve"> </w:delText>
        </w:r>
        <w:r>
          <w:delText>three</w:delText>
        </w:r>
        <w:r>
          <w:rPr>
            <w:spacing w:val="-5"/>
          </w:rPr>
          <w:delText xml:space="preserve"> </w:delText>
        </w:r>
        <w:r>
          <w:delText>or</w:delText>
        </w:r>
        <w:r>
          <w:rPr>
            <w:spacing w:val="-6"/>
          </w:rPr>
          <w:delText xml:space="preserve"> </w:delText>
        </w:r>
        <w:r>
          <w:delText>more</w:delText>
        </w:r>
        <w:r>
          <w:rPr>
            <w:spacing w:val="-5"/>
          </w:rPr>
          <w:delText xml:space="preserve"> </w:delText>
        </w:r>
        <w:r>
          <w:delText>mood</w:delText>
        </w:r>
        <w:r>
          <w:rPr>
            <w:spacing w:val="-5"/>
          </w:rPr>
          <w:delText xml:space="preserve"> </w:delText>
        </w:r>
        <w:r>
          <w:delText>stabilizers</w:delText>
        </w:r>
        <w:r>
          <w:rPr>
            <w:spacing w:val="-6"/>
          </w:rPr>
          <w:delText xml:space="preserve"> </w:delText>
        </w:r>
        <w:r w:rsidR="00F935A6" w:rsidRPr="00F935A6">
          <w:rPr>
            <w:spacing w:val="-6"/>
          </w:rPr>
          <w:delText>(agents considered to be used only for seizure diagnoses are not included)</w:delText>
        </w:r>
        <w:r w:rsidR="00F935A6">
          <w:rPr>
            <w:spacing w:val="-6"/>
          </w:rPr>
          <w:delText xml:space="preserve"> </w:delText>
        </w:r>
        <w:r>
          <w:delText>for</w:delText>
        </w:r>
        <w:r>
          <w:rPr>
            <w:spacing w:val="-6"/>
          </w:rPr>
          <w:delText xml:space="preserve"> </w:delText>
        </w:r>
        <w:r>
          <w:delText>at</w:delText>
        </w:r>
        <w:r>
          <w:rPr>
            <w:spacing w:val="-5"/>
          </w:rPr>
          <w:delText xml:space="preserve"> </w:delText>
        </w:r>
        <w:r>
          <w:delText>least</w:delText>
        </w:r>
        <w:r>
          <w:rPr>
            <w:spacing w:val="-5"/>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00E12DE0" w14:textId="02E80C1E" w:rsidR="001F1864" w:rsidRDefault="00C25951">
      <w:pPr>
        <w:pStyle w:val="ListParagraph"/>
        <w:numPr>
          <w:ilvl w:val="0"/>
          <w:numId w:val="1"/>
        </w:numPr>
        <w:tabs>
          <w:tab w:val="left" w:pos="860"/>
        </w:tabs>
        <w:spacing w:line="232" w:lineRule="auto"/>
        <w:ind w:right="622"/>
        <w:rPr>
          <w:del w:id="42" w:author="Pribil-Kövesdy Döníz" w:date="2026-09-22T12:49:00Z" w16du:dateUtc="2026-09-22T16:49:00Z"/>
        </w:rPr>
      </w:pPr>
      <w:del w:id="43" w:author="Pribil-Kövesdy Döníz" w:date="2026-09-22T12:49:00Z" w16du:dateUtc="2026-09-22T16:49:00Z">
        <w:r>
          <w:rPr>
            <w:b/>
          </w:rPr>
          <w:delText>Benzodiazepine polypharmacy</w:delText>
        </w:r>
        <w:r>
          <w:delText>: overlapping pharmacy claims for two or more benzodiazepines (hypnotic benzodiazepine</w:delText>
        </w:r>
        <w:r>
          <w:rPr>
            <w:spacing w:val="-4"/>
          </w:rPr>
          <w:delText xml:space="preserve"> </w:delText>
        </w:r>
        <w:r>
          <w:delText>agents,</w:delText>
        </w:r>
        <w:r>
          <w:rPr>
            <w:spacing w:val="-4"/>
          </w:rPr>
          <w:delText xml:space="preserve"> </w:delText>
        </w:r>
        <w:r>
          <w:delText>clobazam,</w:delText>
        </w:r>
        <w:r w:rsidR="009B69F1">
          <w:delText xml:space="preserve"> nasal</w:delText>
        </w:r>
        <w:r>
          <w:rPr>
            <w:spacing w:val="-5"/>
          </w:rPr>
          <w:delText xml:space="preserve"> </w:delText>
        </w:r>
        <w:r>
          <w:delText>and</w:delText>
        </w:r>
        <w:r>
          <w:rPr>
            <w:spacing w:val="-5"/>
          </w:rPr>
          <w:delText xml:space="preserve"> </w:delText>
        </w:r>
        <w:r>
          <w:delText>rectal</w:delText>
        </w:r>
        <w:r>
          <w:rPr>
            <w:spacing w:val="-5"/>
          </w:rPr>
          <w:delText xml:space="preserve"> </w:delText>
        </w:r>
        <w:r>
          <w:delText>diazepam</w:delText>
        </w:r>
        <w:r w:rsidR="009B69F1">
          <w:delText>, and nasal midazolam</w:delText>
        </w:r>
        <w:r>
          <w:rPr>
            <w:spacing w:val="-4"/>
          </w:rPr>
          <w:delText xml:space="preserve"> </w:delText>
        </w:r>
        <w:r>
          <w:delText>are</w:delText>
        </w:r>
        <w:r>
          <w:rPr>
            <w:spacing w:val="-4"/>
          </w:rPr>
          <w:delText xml:space="preserve"> </w:delText>
        </w:r>
        <w:r>
          <w:delText>not</w:delText>
        </w:r>
        <w:r>
          <w:rPr>
            <w:spacing w:val="-5"/>
          </w:rPr>
          <w:delText xml:space="preserve"> </w:delText>
        </w:r>
        <w:r>
          <w:delText>included)</w:delText>
        </w:r>
        <w:r>
          <w:rPr>
            <w:spacing w:val="-5"/>
          </w:rPr>
          <w:delText xml:space="preserve"> </w:delText>
        </w:r>
        <w:r>
          <w:delText>for</w:delText>
        </w:r>
        <w:r>
          <w:rPr>
            <w:spacing w:val="-5"/>
          </w:rPr>
          <w:delText xml:space="preserve"> </w:delText>
        </w:r>
        <w:r>
          <w:delText>at</w:delText>
        </w:r>
        <w:r>
          <w:rPr>
            <w:spacing w:val="-4"/>
          </w:rPr>
          <w:delText xml:space="preserve"> </w:delText>
        </w:r>
        <w:r>
          <w:delText>least</w:delText>
        </w:r>
        <w:r>
          <w:rPr>
            <w:spacing w:val="-4"/>
          </w:rPr>
          <w:delText xml:space="preserve"> </w:delText>
        </w:r>
        <w:r>
          <w:delText>60</w:delText>
        </w:r>
        <w:r>
          <w:rPr>
            <w:spacing w:val="-4"/>
          </w:rPr>
          <w:delText xml:space="preserve"> </w:delText>
        </w:r>
        <w:r>
          <w:rPr>
            <w:spacing w:val="-3"/>
          </w:rPr>
          <w:delText>days</w:delText>
        </w:r>
        <w:r>
          <w:rPr>
            <w:spacing w:val="-5"/>
          </w:rPr>
          <w:delText xml:space="preserve"> </w:delText>
        </w:r>
        <w:r>
          <w:delText>within</w:delText>
        </w:r>
        <w:r>
          <w:rPr>
            <w:spacing w:val="-4"/>
          </w:rPr>
          <w:delText xml:space="preserve"> </w:delText>
        </w:r>
        <w:r>
          <w:delText>a</w:delText>
        </w:r>
        <w:r>
          <w:rPr>
            <w:spacing w:val="-5"/>
          </w:rPr>
          <w:delText xml:space="preserve"> </w:delText>
        </w:r>
        <w:r>
          <w:delText>90</w:delText>
        </w:r>
        <w:r w:rsidR="00B410C0">
          <w:rPr>
            <w:spacing w:val="-4"/>
          </w:rPr>
          <w:delText>-</w:delText>
        </w:r>
        <w:r>
          <w:delText>day period for members less than 18 years of</w:delText>
        </w:r>
        <w:r>
          <w:rPr>
            <w:spacing w:val="-34"/>
          </w:rPr>
          <w:delText xml:space="preserve"> </w:delText>
        </w:r>
        <w:r>
          <w:delText>age;</w:delText>
        </w:r>
      </w:del>
    </w:p>
    <w:p w14:paraId="598CE94E" w14:textId="00CC4875" w:rsidR="003C4F63" w:rsidRDefault="003C4F63" w:rsidP="003C4F63">
      <w:pPr>
        <w:pStyle w:val="ListParagraph"/>
        <w:numPr>
          <w:ilvl w:val="0"/>
          <w:numId w:val="1"/>
        </w:numPr>
        <w:tabs>
          <w:tab w:val="left" w:pos="860"/>
        </w:tabs>
        <w:spacing w:line="232" w:lineRule="auto"/>
        <w:ind w:right="484"/>
        <w:rPr>
          <w:del w:id="44" w:author="Pribil-Kövesdy Döníz" w:date="2026-09-22T12:49:00Z" w16du:dateUtc="2026-09-22T16:49:00Z"/>
        </w:rPr>
      </w:pPr>
      <w:del w:id="45" w:author="Pribil-Kövesdy Döníz" w:date="2026-09-22T12:49:00Z" w16du:dateUtc="2026-09-22T16:49:00Z">
        <w:r>
          <w:rPr>
            <w:b/>
          </w:rPr>
          <w:delText>A</w:delText>
        </w:r>
        <w:r w:rsidRPr="007A6EE7">
          <w:rPr>
            <w:b/>
          </w:rPr>
          <w:delText>ntipsychotic</w:delText>
        </w:r>
        <w:r w:rsidRPr="007A6EE7">
          <w:rPr>
            <w:bCs/>
          </w:rPr>
          <w:delText xml:space="preserve"> </w:delText>
        </w:r>
        <w:r w:rsidRPr="007A6EE7">
          <w:delText>pharmacy</w:delText>
        </w:r>
        <w:r w:rsidRPr="007A6EE7">
          <w:rPr>
            <w:spacing w:val="-12"/>
          </w:rPr>
          <w:delText xml:space="preserve"> </w:delText>
        </w:r>
        <w:r w:rsidRPr="007A6EE7">
          <w:delText xml:space="preserve">claim for members less than </w:delText>
        </w:r>
        <w:r w:rsidR="00804FC6">
          <w:delText>ten</w:delText>
        </w:r>
        <w:r w:rsidRPr="007A6EE7">
          <w:delText xml:space="preserve"> years of</w:delText>
        </w:r>
        <w:r w:rsidRPr="007A6EE7">
          <w:rPr>
            <w:spacing w:val="-31"/>
          </w:rPr>
          <w:delText xml:space="preserve"> </w:delText>
        </w:r>
        <w:r w:rsidRPr="007A6EE7">
          <w:delText>age;</w:delText>
        </w:r>
      </w:del>
    </w:p>
    <w:p w14:paraId="5B41C40E" w14:textId="29DC42BF" w:rsidR="001F1864" w:rsidRDefault="00C25951" w:rsidP="003D60DF">
      <w:pPr>
        <w:pStyle w:val="ListParagraph"/>
        <w:numPr>
          <w:ilvl w:val="0"/>
          <w:numId w:val="1"/>
        </w:numPr>
        <w:tabs>
          <w:tab w:val="left" w:pos="860"/>
        </w:tabs>
        <w:spacing w:line="232" w:lineRule="auto"/>
        <w:ind w:right="484"/>
        <w:rPr>
          <w:del w:id="46" w:author="Pribil-Kövesdy Döníz" w:date="2026-09-22T12:49:00Z" w16du:dateUtc="2026-09-22T16:49:00Z"/>
        </w:rPr>
      </w:pPr>
      <w:del w:id="47" w:author="Pribil-Kövesdy Döníz" w:date="2026-09-22T12:49:00Z" w16du:dateUtc="2026-09-22T16:49:00Z">
        <w:r w:rsidRPr="007A6EE7">
          <w:rPr>
            <w:b/>
          </w:rPr>
          <w:delText>Antidepressant,</w:delText>
        </w:r>
        <w:r w:rsidRPr="007A6EE7">
          <w:rPr>
            <w:b/>
            <w:spacing w:val="-11"/>
          </w:rPr>
          <w:delText xml:space="preserve"> </w:delText>
        </w:r>
        <w:r w:rsidR="00341431" w:rsidRPr="00925D4E">
          <w:rPr>
            <w:b/>
          </w:rPr>
          <w:delText>armodafinil</w:delText>
        </w:r>
        <w:r w:rsidR="00341431" w:rsidRPr="007A6EE7">
          <w:rPr>
            <w:bCs/>
          </w:rPr>
          <w:delText>,</w:delText>
        </w:r>
        <w:r w:rsidRPr="007A6EE7">
          <w:rPr>
            <w:b/>
            <w:spacing w:val="-12"/>
          </w:rPr>
          <w:delText xml:space="preserve"> </w:delText>
        </w:r>
        <w:r w:rsidRPr="007A6EE7">
          <w:rPr>
            <w:b/>
          </w:rPr>
          <w:delText>atomoxetine,</w:delText>
        </w:r>
        <w:r w:rsidRPr="007A6EE7">
          <w:rPr>
            <w:b/>
            <w:spacing w:val="-12"/>
          </w:rPr>
          <w:delText xml:space="preserve"> </w:delText>
        </w:r>
        <w:r w:rsidRPr="007A6EE7">
          <w:rPr>
            <w:b/>
          </w:rPr>
          <w:delText>benzodiazepine,</w:delText>
        </w:r>
        <w:r w:rsidRPr="007A6EE7">
          <w:rPr>
            <w:b/>
            <w:spacing w:val="-12"/>
          </w:rPr>
          <w:delText xml:space="preserve"> </w:delText>
        </w:r>
        <w:r w:rsidRPr="007A6EE7">
          <w:rPr>
            <w:b/>
          </w:rPr>
          <w:delText>buspirone,</w:delText>
        </w:r>
        <w:r w:rsidR="00341431" w:rsidRPr="007A6EE7">
          <w:rPr>
            <w:b/>
          </w:rPr>
          <w:delText xml:space="preserve"> </w:delText>
        </w:r>
        <w:r w:rsidR="00341431" w:rsidRPr="007A6EE7">
          <w:rPr>
            <w:b/>
            <w:bCs/>
          </w:rPr>
          <w:delText>donepezil,</w:delText>
        </w:r>
        <w:r w:rsidR="00341431" w:rsidRPr="007A6EE7">
          <w:delText xml:space="preserve"> </w:delText>
        </w:r>
        <w:r w:rsidR="002C46AC" w:rsidRPr="007A6EE7">
          <w:rPr>
            <w:b/>
          </w:rPr>
          <w:delText>hypnotic,</w:delText>
        </w:r>
        <w:r w:rsidR="002C46AC" w:rsidRPr="007A6EE7">
          <w:rPr>
            <w:b/>
            <w:spacing w:val="-5"/>
          </w:rPr>
          <w:delText xml:space="preserve"> </w:delText>
        </w:r>
        <w:r w:rsidR="00341431" w:rsidRPr="007A6EE7">
          <w:rPr>
            <w:b/>
            <w:bCs/>
          </w:rPr>
          <w:delText xml:space="preserve">memantine, </w:delText>
        </w:r>
        <w:r w:rsidR="00E81326">
          <w:rPr>
            <w:b/>
            <w:bCs/>
          </w:rPr>
          <w:delText xml:space="preserve">meprobamate, </w:delText>
        </w:r>
        <w:r w:rsidR="00341431" w:rsidRPr="007A6EE7">
          <w:rPr>
            <w:b/>
            <w:bCs/>
          </w:rPr>
          <w:delText>modafinil</w:delText>
        </w:r>
        <w:r w:rsidR="00341431" w:rsidRPr="007A6EE7">
          <w:delText>,</w:delText>
        </w:r>
        <w:r w:rsidR="00341431" w:rsidRPr="007A6EE7">
          <w:rPr>
            <w:b/>
            <w:spacing w:val="-11"/>
          </w:rPr>
          <w:delText xml:space="preserve"> </w:delText>
        </w:r>
        <w:r w:rsidRPr="007A6EE7">
          <w:rPr>
            <w:b/>
          </w:rPr>
          <w:delText>mood</w:delText>
        </w:r>
        <w:r w:rsidRPr="007A6EE7">
          <w:rPr>
            <w:b/>
            <w:spacing w:val="-12"/>
          </w:rPr>
          <w:delText xml:space="preserve"> </w:delText>
        </w:r>
        <w:r w:rsidRPr="007A6EE7">
          <w:rPr>
            <w:b/>
          </w:rPr>
          <w:delText>stabilizer</w:delText>
        </w:r>
        <w:r w:rsidRPr="007A6EE7">
          <w:rPr>
            <w:b/>
            <w:spacing w:val="-9"/>
          </w:rPr>
          <w:delText xml:space="preserve"> </w:delText>
        </w:r>
        <w:r w:rsidR="0017000C" w:rsidRPr="007A6EE7">
          <w:rPr>
            <w:b/>
            <w:spacing w:val="-9"/>
          </w:rPr>
          <w:delText xml:space="preserve">(agents </w:delText>
        </w:r>
        <w:r w:rsidR="008B477D" w:rsidRPr="00051D4C">
          <w:rPr>
            <w:b/>
            <w:spacing w:val="-9"/>
          </w:rPr>
          <w:delText xml:space="preserve">considered to be </w:delText>
        </w:r>
        <w:r w:rsidR="0017000C" w:rsidRPr="00051D4C">
          <w:rPr>
            <w:b/>
            <w:spacing w:val="-9"/>
          </w:rPr>
          <w:delText>used</w:delText>
        </w:r>
        <w:r w:rsidR="006F1011" w:rsidRPr="00807C14">
          <w:rPr>
            <w:b/>
            <w:spacing w:val="-9"/>
          </w:rPr>
          <w:delText xml:space="preserve"> only for seizure diagnose</w:delText>
        </w:r>
        <w:r w:rsidR="0017000C" w:rsidRPr="007F6F30">
          <w:rPr>
            <w:b/>
            <w:spacing w:val="-9"/>
          </w:rPr>
          <w:delText xml:space="preserve">s </w:delText>
        </w:r>
        <w:r w:rsidR="006F1011" w:rsidRPr="007F6F30">
          <w:rPr>
            <w:b/>
            <w:spacing w:val="-9"/>
          </w:rPr>
          <w:delText>are not included</w:delText>
        </w:r>
        <w:r w:rsidR="0017000C" w:rsidRPr="007F6F30">
          <w:rPr>
            <w:b/>
            <w:spacing w:val="-9"/>
          </w:rPr>
          <w:delText>)</w:delText>
        </w:r>
        <w:r w:rsidR="00341431" w:rsidRPr="007F6F30">
          <w:rPr>
            <w:b/>
            <w:spacing w:val="-9"/>
          </w:rPr>
          <w:delText xml:space="preserve">, </w:delText>
        </w:r>
        <w:r w:rsidR="00341431" w:rsidRPr="007A6EE7">
          <w:rPr>
            <w:b/>
            <w:bCs/>
          </w:rPr>
          <w:delText>naltrexone</w:delText>
        </w:r>
        <w:r w:rsidR="00D302E5">
          <w:rPr>
            <w:b/>
            <w:bCs/>
          </w:rPr>
          <w:delText xml:space="preserve">, </w:delText>
        </w:r>
        <w:r w:rsidR="00E81326">
          <w:rPr>
            <w:b/>
            <w:bCs/>
          </w:rPr>
          <w:delText xml:space="preserve">prazosin, </w:delText>
        </w:r>
        <w:r w:rsidR="00D302E5" w:rsidRPr="00D302E5">
          <w:rPr>
            <w:b/>
            <w:bCs/>
          </w:rPr>
          <w:delText>viloxazine</w:delText>
        </w:r>
        <w:r w:rsidR="00FA04E9">
          <w:rPr>
            <w:b/>
            <w:bCs/>
          </w:rPr>
          <w:delText xml:space="preserve">, or </w:delText>
        </w:r>
        <w:r w:rsidR="00FA04E9" w:rsidRPr="00FA04E9">
          <w:rPr>
            <w:b/>
            <w:bCs/>
            <w:spacing w:val="-9"/>
          </w:rPr>
          <w:delText xml:space="preserve">xanomeline/trospium </w:delText>
        </w:r>
        <w:r w:rsidRPr="007A6EE7">
          <w:delText>pharmacy</w:delText>
        </w:r>
        <w:r w:rsidRPr="007A6EE7">
          <w:rPr>
            <w:spacing w:val="-12"/>
          </w:rPr>
          <w:delText xml:space="preserve"> </w:delText>
        </w:r>
        <w:r w:rsidRPr="007A6EE7">
          <w:delText>claim for members less than six years of</w:delText>
        </w:r>
        <w:r w:rsidRPr="007A6EE7">
          <w:rPr>
            <w:spacing w:val="-31"/>
          </w:rPr>
          <w:delText xml:space="preserve"> </w:delText>
        </w:r>
        <w:r w:rsidRPr="007A6EE7">
          <w:delText>age;</w:delText>
        </w:r>
      </w:del>
    </w:p>
    <w:p w14:paraId="050B44FA" w14:textId="77777777" w:rsidR="001F1864" w:rsidRDefault="00C25951" w:rsidP="00454F9B">
      <w:pPr>
        <w:pStyle w:val="ListParagraph"/>
        <w:numPr>
          <w:ilvl w:val="0"/>
          <w:numId w:val="1"/>
        </w:numPr>
        <w:tabs>
          <w:tab w:val="left" w:pos="860"/>
        </w:tabs>
        <w:spacing w:before="111" w:after="240"/>
        <w:rPr>
          <w:del w:id="48" w:author="Pribil-Kövesdy Döníz" w:date="2026-09-22T12:49:00Z" w16du:dateUtc="2026-09-22T16:49:00Z"/>
        </w:rPr>
      </w:pPr>
      <w:del w:id="49" w:author="Pribil-Kövesdy Döníz" w:date="2026-09-22T12:49:00Z" w16du:dateUtc="2026-09-22T16:49:00Z">
        <w:r>
          <w:rPr>
            <w:b/>
          </w:rPr>
          <w:delText>Alpha</w:delText>
        </w:r>
        <w:r w:rsidRPr="007E05AE">
          <w:rPr>
            <w:b/>
            <w:position w:val="-3"/>
            <w:sz w:val="16"/>
          </w:rPr>
          <w:delText>2</w:delText>
        </w:r>
        <w:r>
          <w:rPr>
            <w:spacing w:val="-5"/>
            <w:position w:val="-3"/>
            <w:sz w:val="16"/>
          </w:rPr>
          <w:delText xml:space="preserve"> </w:delText>
        </w:r>
        <w:r>
          <w:rPr>
            <w:b/>
          </w:rPr>
          <w:delText>agonist</w:delText>
        </w:r>
        <w:r>
          <w:rPr>
            <w:b/>
            <w:spacing w:val="-5"/>
          </w:rPr>
          <w:delText xml:space="preserve"> </w:delText>
        </w:r>
        <w:r>
          <w:rPr>
            <w:b/>
          </w:rPr>
          <w:delText>or</w:delText>
        </w:r>
        <w:r>
          <w:rPr>
            <w:b/>
            <w:spacing w:val="-5"/>
          </w:rPr>
          <w:delText xml:space="preserve"> </w:delText>
        </w:r>
        <w:r>
          <w:rPr>
            <w:b/>
          </w:rPr>
          <w:delText>cerebral</w:delText>
        </w:r>
        <w:r>
          <w:rPr>
            <w:b/>
            <w:spacing w:val="-5"/>
          </w:rPr>
          <w:delText xml:space="preserve"> </w:delText>
        </w:r>
        <w:r>
          <w:rPr>
            <w:b/>
          </w:rPr>
          <w:delText>stimulant</w:delText>
        </w:r>
        <w:r>
          <w:rPr>
            <w:b/>
            <w:spacing w:val="-5"/>
          </w:rPr>
          <w:delText xml:space="preserve"> </w:delText>
        </w:r>
        <w:r>
          <w:delText>pharmacy</w:delText>
        </w:r>
        <w:r>
          <w:rPr>
            <w:spacing w:val="-6"/>
          </w:rPr>
          <w:delText xml:space="preserve"> </w:delText>
        </w:r>
        <w:r>
          <w:delText>claim</w:delText>
        </w:r>
        <w:r>
          <w:rPr>
            <w:spacing w:val="-5"/>
          </w:rPr>
          <w:delText xml:space="preserve"> </w:delText>
        </w:r>
        <w:r>
          <w:delText>for</w:delText>
        </w:r>
        <w:r>
          <w:rPr>
            <w:spacing w:val="-6"/>
          </w:rPr>
          <w:delText xml:space="preserve"> </w:delText>
        </w:r>
        <w:r>
          <w:delText>members</w:delText>
        </w:r>
        <w:r>
          <w:rPr>
            <w:spacing w:val="-6"/>
          </w:rPr>
          <w:delText xml:space="preserve"> </w:delText>
        </w:r>
        <w:r>
          <w:delText>less</w:delText>
        </w:r>
        <w:r>
          <w:rPr>
            <w:spacing w:val="-6"/>
          </w:rPr>
          <w:delText xml:space="preserve"> </w:delText>
        </w:r>
        <w:r>
          <w:delText>than</w:delText>
        </w:r>
        <w:r>
          <w:rPr>
            <w:spacing w:val="-5"/>
          </w:rPr>
          <w:delText xml:space="preserve"> </w:delText>
        </w:r>
        <w:r>
          <w:delText>three</w:delText>
        </w:r>
        <w:r>
          <w:rPr>
            <w:spacing w:val="-5"/>
          </w:rPr>
          <w:delText xml:space="preserve"> </w:delText>
        </w:r>
        <w:r>
          <w:delText>years</w:delText>
        </w:r>
        <w:r>
          <w:rPr>
            <w:spacing w:val="-6"/>
          </w:rPr>
          <w:delText xml:space="preserve"> </w:delText>
        </w:r>
        <w:r>
          <w:delText>of</w:delText>
        </w:r>
        <w:r>
          <w:rPr>
            <w:spacing w:val="-6"/>
          </w:rPr>
          <w:delText xml:space="preserve"> </w:delText>
        </w:r>
        <w:r>
          <w:delText>age.</w:delText>
        </w:r>
      </w:del>
    </w:p>
    <w:p w14:paraId="73313729" w14:textId="77777777" w:rsidR="00023839" w:rsidRDefault="00C25951" w:rsidP="00023839">
      <w:pPr>
        <w:pStyle w:val="BodyText"/>
        <w:spacing w:line="232" w:lineRule="auto"/>
        <w:ind w:left="320" w:right="517"/>
        <w:rPr>
          <w:del w:id="50" w:author="Pribil-Kövesdy Döníz" w:date="2026-09-22T12:49:00Z" w16du:dateUtc="2026-09-22T16:49:00Z"/>
          <w:b/>
          <w:sz w:val="20"/>
        </w:rPr>
        <w:sectPr w:rsidR="00023839">
          <w:headerReference w:type="default" r:id="rId12"/>
          <w:footerReference w:type="default" r:id="rId13"/>
          <w:pgSz w:w="12240" w:h="15840"/>
          <w:pgMar w:top="480" w:right="560" w:bottom="280" w:left="580" w:header="720" w:footer="720" w:gutter="0"/>
          <w:cols w:space="720"/>
        </w:sectPr>
      </w:pPr>
      <w:del w:id="54" w:author="Pribil-Kövesdy Döníz" w:date="2026-09-22T12:49:00Z" w16du:dateUtc="2026-09-22T16:49:00Z">
        <w:r>
          <w:delText xml:space="preserve">The reference table below lists the behavioral health medications included in the Pediatric Behavioral Health Medication Initiative. Further information on the prior authorization requirements, including approval criteria, can be found within the MassHealth Drug List at </w:delText>
        </w:r>
        <w:r>
          <w:fldChar w:fldCharType="begin"/>
        </w:r>
        <w:r>
          <w:delInstrText>HYPERLINK "https://masshealthdruglist.ehs.state.ma.us/MHDL/" \h</w:delInstrText>
        </w:r>
        <w:r>
          <w:fldChar w:fldCharType="separate"/>
        </w:r>
        <w:r>
          <w:rPr>
            <w:b/>
          </w:rPr>
          <w:delText>www.mass.gov/druglist</w:delText>
        </w:r>
        <w:r>
          <w:fldChar w:fldCharType="end"/>
        </w:r>
        <w:r>
          <w:rPr>
            <w:b/>
          </w:rPr>
          <w:delText>.</w:delText>
        </w:r>
        <w:r w:rsidR="00134751">
          <w:rPr>
            <w:b/>
            <w:sz w:val="20"/>
          </w:rPr>
          <w:delText xml:space="preserve"> </w:delText>
        </w:r>
      </w:del>
    </w:p>
    <w:p w14:paraId="041CC244" w14:textId="0C429F69" w:rsidR="00023839" w:rsidRDefault="009B0DB4" w:rsidP="00F9548C">
      <w:pPr>
        <w:pStyle w:val="BodyText"/>
        <w:spacing w:before="1200" w:line="232" w:lineRule="auto"/>
        <w:ind w:left="320" w:right="517"/>
        <w:rPr>
          <w:del w:id="55" w:author="Pribil-Kövesdy Döníz" w:date="2026-09-22T12:49:00Z" w16du:dateUtc="2026-09-22T16:49:00Z"/>
          <w:sz w:val="18"/>
        </w:rPr>
        <w:sectPr w:rsidR="00023839" w:rsidSect="00023839">
          <w:type w:val="continuous"/>
          <w:pgSz w:w="12240" w:h="15840"/>
          <w:pgMar w:top="480" w:right="560" w:bottom="280" w:left="580" w:header="720" w:footer="720" w:gutter="0"/>
          <w:cols w:space="720"/>
        </w:sectPr>
      </w:pPr>
      <w:del w:id="56" w:author="Pribil-Kövesdy Döníz" w:date="2026-09-22T12:49:00Z" w16du:dateUtc="2026-09-22T16:49:00Z">
        <w:r>
          <w:rPr>
            <w:spacing w:val="-5"/>
            <w:sz w:val="18"/>
          </w:rPr>
          <w:delText xml:space="preserve">PBHMI </w:delText>
        </w:r>
        <w:r w:rsidR="00553D76" w:rsidRPr="005D61AB">
          <w:rPr>
            <w:spacing w:val="-5"/>
            <w:sz w:val="18"/>
          </w:rPr>
          <w:delText>(Rev.</w:delText>
        </w:r>
        <w:r w:rsidR="00553D76">
          <w:rPr>
            <w:spacing w:val="-5"/>
            <w:sz w:val="18"/>
          </w:rPr>
          <w:delText xml:space="preserve"> </w:delText>
        </w:r>
        <w:r w:rsidR="00F9548C">
          <w:rPr>
            <w:spacing w:val="-5"/>
            <w:sz w:val="18"/>
          </w:rPr>
          <w:delText>0</w:delText>
        </w:r>
        <w:r w:rsidR="00300EA2">
          <w:rPr>
            <w:spacing w:val="-5"/>
            <w:sz w:val="18"/>
          </w:rPr>
          <w:delText>2/25</w:delText>
        </w:r>
        <w:r w:rsidR="00553D76" w:rsidRPr="005D61AB">
          <w:rPr>
            <w:sz w:val="18"/>
          </w:rPr>
          <w:delText>)</w:delText>
        </w:r>
        <w:r w:rsidR="00C25951" w:rsidRPr="005D61AB">
          <w:rPr>
            <w:sz w:val="18"/>
          </w:rPr>
          <w:delText xml:space="preserve"> </w:delText>
        </w:r>
      </w:del>
    </w:p>
    <w:p w14:paraId="3C52137A" w14:textId="7FB304CB" w:rsidR="001F1864" w:rsidRDefault="00C25951" w:rsidP="00624BD6">
      <w:pPr>
        <w:pStyle w:val="BodyText"/>
        <w:rPr>
          <w:del w:id="57" w:author="Pribil-Kövesdy Döníz" w:date="2026-09-22T12:49:00Z" w16du:dateUtc="2026-09-22T16:49:00Z"/>
          <w:rFonts w:ascii="Wingdings 3" w:hAnsi="Wingdings 3"/>
          <w:sz w:val="6"/>
        </w:rPr>
      </w:pPr>
      <w:del w:id="58" w:author="Pribil-Kövesdy Döníz" w:date="2026-09-22T12:49:00Z" w16du:dateUtc="2026-09-22T16:49:00Z">
        <w:r>
          <w:rPr>
            <w:rFonts w:ascii="Wingdings 3" w:hAnsi="Wingdings 3"/>
            <w:noProof/>
            <w:sz w:val="6"/>
          </w:rPr>
          <mc:AlternateContent>
            <mc:Choice Requires="wpg">
              <w:drawing>
                <wp:inline distT="0" distB="0" distL="0" distR="0" wp14:anchorId="1A1A433D" wp14:editId="223ACEEF">
                  <wp:extent cx="6896100" cy="38100"/>
                  <wp:effectExtent l="0" t="0" r="9525" b="0"/>
                  <wp:docPr id="2" name="Group 2" descr="Used to seperate the body of the document from the Pediartic Behavioral Health Medication Initiative Medication List." title="Bord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8100"/>
                            <a:chOff x="0" y="0"/>
                            <a:chExt cx="10860" cy="60"/>
                          </a:xfrm>
                        </wpg:grpSpPr>
                        <wps:wsp>
                          <wps:cNvPr id="3" name="Line 3"/>
                          <wps:cNvCnPr>
                            <a:cxnSpLocks noChangeShapeType="1"/>
                          </wps:cNvCnPr>
                          <wps:spPr bwMode="auto">
                            <a:xfrm>
                              <a:off x="30" y="30"/>
                              <a:ext cx="108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15612" id="Group 2" o:spid="_x0000_s1026" alt="Title: Border - Description: Used to seperate the body of the document from the Pediartic Behavioral Health Medication Initiative Medication List." style="width:543pt;height:3pt;mso-position-horizontal-relative:char;mso-position-vertical-relative:line" coordsize="108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qHIwIAALUEAAAOAAAAZHJzL2Uyb0RvYy54bWyklM1u4jAQx+8r9R2s3EtC0SKICD1Ay4Xd&#10;RWr3AQbbSax1bMs2BN5+x46hpT2s1L2YcebDM7+/zeLx1Ely5NYJrapsPCoywhXVTKimyn6/Pt/P&#10;MuI8KAZSK15lZ+6yx+Xdt0VvSv6gWy0ZtwSLKFf2pspa702Z5462vAM30oYrdNbaduBxa5ucWeix&#10;eifzh6KY5r22zFhNuXP4dT04s2WsX9ec+l917bgnssqwNx9XG9d9WPPlAsrGgmkFTW3AF7roQCg8&#10;9FpqDR7IwYpPpTpBrXa69iOqu1zXtaA8zoDTjIsP02ysPpg4S1P2jbliQrQfOH25LP153FjzYnZ2&#10;6B7NraZ/HHLJe9OU7/1h3wzBZN//0Az1hIPXcfBTbbtQAkcip8j3fOXLT55Q/DidzafjAmWg6JvM&#10;ghn50xZF+pRF26eUNy5m05SFv6E1KIfzYo+pp6A5XiL3xsn9H6eXFgyP+F3gsLNEMOw7Iwo6HH0r&#10;FCeT0E44FwNWaqBITypRJEqvWlANj6VezwbTxnGAm5SwcSjBP6lOkEJAl7hduCKfC9VbPFAa6/yG&#10;644Eo8ok9hzlguPW+YHkJSSop/SzkDKKIhXpLyoFl9NSsOCNG9vsV9KSI+C7mk/m3+ezpMtNWCi9&#10;BtcOcdEVwqDEi61YtFoO7CnZHoQcbBRYqngFBzID471m550NXSel0yXFtxHvRHrH4fG938eot3+b&#10;5V8AAAD//wMAUEsDBBQABgAIAAAAIQCZCeY32QAAAAQBAAAPAAAAZHJzL2Rvd25yZXYueG1sTI9B&#10;S8NAEIXvgv9hGcGb3USxlJhNKUU9FcFWEG/T7DQJzc6G7DZJ/71TL/Yyw+MNb76XLyfXqoH60Hg2&#10;kM4SUMSltw1XBr52bw8LUCEiW2w9k4EzBVgWtzc5ZtaP/EnDNlZKQjhkaKCOscu0DmVNDsPMd8Ti&#10;HXzvMIrsK217HCXctfoxSebaYcPyocaO1jWVx+3JGXgfcVw9pa/D5nhYn392zx/fm5SMub+bVi+g&#10;Ik3x/xgu+IIOhTDt/YltUK0BKRL/5sVLFnPRewOydJHra/jiFwAA//8DAFBLAQItABQABgAIAAAA&#10;IQC2gziS/gAAAOEBAAATAAAAAAAAAAAAAAAAAAAAAABbQ29udGVudF9UeXBlc10ueG1sUEsBAi0A&#10;FAAGAAgAAAAhADj9If/WAAAAlAEAAAsAAAAAAAAAAAAAAAAALwEAAF9yZWxzLy5yZWxzUEsBAi0A&#10;FAAGAAgAAAAhAM8CWocjAgAAtQQAAA4AAAAAAAAAAAAAAAAALgIAAGRycy9lMm9Eb2MueG1sUEsB&#10;Ai0AFAAGAAgAAAAhAJkJ5jfZAAAABAEAAA8AAAAAAAAAAAAAAAAAfQQAAGRycy9kb3ducmV2Lnht&#10;bFBLBQYAAAAABAAEAPMAAACDBQAAAAA=&#10;">
                  <v:line id="Line 3" o:spid="_x0000_s1027" style="position:absolute;visibility:visible;mso-wrap-style:square" from="30,30" to="108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NjwwAAANoAAAAPAAAAZHJzL2Rvd25yZXYueG1sRI/NasMw&#10;EITvhb6D2EJvtez8mOJEMaVgyKE5JG3vi7Wx3Forx1Ic9+2rQCDHYWa+YdblZDsx0uBbxwqyJAVB&#10;XDvdcqPg67N6eQXhA7LGzjEp+CMP5ebxYY2Fdhfe03gIjYgQ9gUqMCH0hZS+NmTRJ64njt7RDRZD&#10;lEMj9YCXCLednKVpLi22HBcM9vRuqP49nK2Ccb74MFSdGpPN/OnH76p8ufhW6vlpeluBCDSFe/jW&#10;3moFc7heiTdAbv4BAAD//wMAUEsBAi0AFAAGAAgAAAAhANvh9svuAAAAhQEAABMAAAAAAAAAAAAA&#10;AAAAAAAAAFtDb250ZW50X1R5cGVzXS54bWxQSwECLQAUAAYACAAAACEAWvQsW78AAAAVAQAACwAA&#10;AAAAAAAAAAAAAAAfAQAAX3JlbHMvLnJlbHNQSwECLQAUAAYACAAAACEAlQTTY8MAAADaAAAADwAA&#10;AAAAAAAAAAAAAAAHAgAAZHJzL2Rvd25yZXYueG1sUEsFBgAAAAADAAMAtwAAAPcCAAAAAA==&#10;" strokecolor="#939598" strokeweight="3pt"/>
                  <w10:anchorlock/>
                </v:group>
              </w:pict>
            </mc:Fallback>
          </mc:AlternateContent>
        </w:r>
      </w:del>
    </w:p>
    <w:tbl>
      <w:tblPr>
        <w:tblStyle w:val="TableGrid"/>
        <w:tblW w:w="0" w:type="auto"/>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Change w:id="59" w:author="Pribil-Kövesdy Döníz" w:date="2026-09-22T12:49:00Z" w16du:dateUtc="2026-09-22T16:49:00Z">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PrChange>
      </w:tblPr>
      <w:tblGrid>
        <w:gridCol w:w="2795"/>
        <w:gridCol w:w="11199"/>
        <w:tblGridChange w:id="60">
          <w:tblGrid>
            <w:gridCol w:w="18"/>
            <w:gridCol w:w="2777"/>
            <w:gridCol w:w="2638"/>
            <w:gridCol w:w="297"/>
            <w:gridCol w:w="5119"/>
            <w:gridCol w:w="3145"/>
          </w:tblGrid>
        </w:tblGridChange>
      </w:tblGrid>
      <w:tr w:rsidR="00BB25A7" w:rsidRPr="00B14121" w14:paraId="3469AD67" w14:textId="613B9E25" w:rsidTr="00AD06DF">
        <w:trPr>
          <w:trPrChange w:id="61" w:author="Pribil-Kövesdy Döníz" w:date="2026-09-22T12:49:00Z" w16du:dateUtc="2026-09-22T16:49:00Z">
            <w:trPr>
              <w:gridBefore w:val="1"/>
              <w:gridAfter w:val="1"/>
              <w:trHeight w:val="288"/>
              <w:tblHeader/>
            </w:trPr>
          </w:trPrChange>
        </w:trPr>
        <w:tc>
          <w:tcPr>
            <w:tcW w:w="2802" w:type="dxa"/>
            <w:tcPrChange w:id="62" w:author="Pribil-Kövesdy Döníz" w:date="2026-09-22T12:49:00Z" w16du:dateUtc="2026-09-22T16:49:00Z">
              <w:tcPr>
                <w:tcW w:w="10831"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tcPrChange>
          </w:tcPr>
          <w:p w14:paraId="62CED90D" w14:textId="4CA243BE" w:rsidR="00BB25A7" w:rsidRPr="007E05AE" w:rsidRDefault="00854C26" w:rsidP="00391C9E">
            <w:pPr>
              <w:pPrChange w:id="63" w:author="Pribil-Kövesdy Döníz" w:date="2026-09-22T12:49:00Z" w16du:dateUtc="2026-09-22T16:49:00Z">
                <w:pPr>
                  <w:pStyle w:val="Heading1"/>
                  <w:framePr w:hSpace="180" w:wrap="around" w:vAnchor="text" w:hAnchor="margin" w:y="125"/>
                  <w:ind w:left="-45" w:right="-149"/>
                  <w:jc w:val="center"/>
                </w:pPr>
              </w:pPrChange>
            </w:pPr>
            <w:ins w:id="64" w:author="Pribil-Kövesdy Döníz" w:date="2026-09-22T12:49:00Z" w16du:dateUtc="2026-09-22T16:49:00Z">
              <w:r>
                <w:t>Név</w:t>
              </w:r>
            </w:ins>
            <w:del w:id="65" w:author="Pribil-Kövesdy Döníz" w:date="2026-09-22T12:49:00Z" w16du:dateUtc="2026-09-22T16:49:00Z">
              <w:r w:rsidR="00BB25A7">
                <w:delText>P</w:delText>
              </w:r>
              <w:r w:rsidR="00BB25A7" w:rsidRPr="00BB25A7">
                <w:delText>ediatric Behavioral Health Medication Initiative Medication List</w:delText>
              </w:r>
              <w:r w:rsidR="00BB25A7" w:rsidRPr="007E05AE">
                <w:rPr>
                  <w:vertAlign w:val="superscript"/>
                </w:rPr>
                <w:delText>1</w:delText>
              </w:r>
            </w:del>
          </w:p>
        </w:tc>
        <w:tc>
          <w:tcPr>
            <w:tcW w:w="11340" w:type="dxa"/>
            <w:tcPrChange w:id="66" w:author="Pribil-Kövesdy Döníz" w:date="2026-09-22T12:49:00Z" w16du:dateUtc="2026-09-22T16:49:00Z">
              <w:tcPr>
                <w:tcW w:w="11340" w:type="dxa"/>
                <w:gridSpan w:val="2"/>
              </w:tcPr>
            </w:tcPrChange>
          </w:tcPr>
          <w:p w14:paraId="5F480265" w14:textId="77777777" w:rsidR="00854C26" w:rsidRDefault="00854C26" w:rsidP="00391C9E"/>
        </w:tc>
      </w:tr>
      <w:tr w:rsidR="005C7F0B" w:rsidRPr="00B14121" w14:paraId="54A4A8B8" w14:textId="77777777" w:rsidTr="00AD06DF">
        <w:trPr>
          <w:trPrChange w:id="67" w:author="Pribil-Kövesdy Döníz" w:date="2026-09-22T12:49:00Z" w16du:dateUtc="2026-09-22T16:49:00Z">
            <w:trPr>
              <w:gridBefore w:val="1"/>
              <w:gridAfter w:val="1"/>
              <w:trHeight w:val="288"/>
              <w:tblHeader/>
            </w:trPr>
          </w:trPrChange>
        </w:trPr>
        <w:tc>
          <w:tcPr>
            <w:tcW w:w="2802" w:type="dxa"/>
            <w:tcPrChange w:id="68" w:author="Pribil-Kövesdy Döníz" w:date="2026-09-22T12:49:00Z" w16du:dateUtc="2026-09-22T16:49:00Z">
              <w:tcPr>
                <w:tcW w:w="5712" w:type="dxa"/>
                <w:gridSpan w:val="3"/>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tcPrChange>
          </w:tcPr>
          <w:p w14:paraId="45858895" w14:textId="77777777" w:rsidR="005C7F0B" w:rsidRDefault="00F520F7" w:rsidP="00F520F7">
            <w:pPr>
              <w:rPr>
                <w:rPrChange w:id="69" w:author="Pribil-Kövesdy Döníz" w:date="2026-09-22T12:49:00Z" w16du:dateUtc="2026-09-22T16:49:00Z">
                  <w:rPr>
                    <w:b w:val="0"/>
                    <w:sz w:val="20"/>
                  </w:rPr>
                </w:rPrChange>
              </w:rPr>
              <w:pPrChange w:id="70" w:author="Pribil-Kövesdy Döníz" w:date="2026-09-22T12:49:00Z" w16du:dateUtc="2026-09-22T16:49:00Z">
                <w:pPr>
                  <w:pStyle w:val="Heading1"/>
                  <w:framePr w:hSpace="180" w:wrap="around" w:vAnchor="text" w:hAnchor="margin" w:y="125"/>
                  <w:ind w:left="-45"/>
                  <w:jc w:val="center"/>
                </w:pPr>
              </w:pPrChange>
            </w:pPr>
            <w:ins w:id="71" w:author="Pribil-Kövesdy Döníz" w:date="2026-09-22T12:49:00Z" w16du:dateUtc="2026-09-22T16:49:00Z">
              <w:r>
                <w:t>B</w:t>
              </w:r>
              <w:r w:rsidR="00854C26">
                <w:t>eosztás</w:t>
              </w:r>
            </w:ins>
            <w:del w:id="72" w:author="Pribil-Kövesdy Döníz" w:date="2026-09-22T12:49:00Z" w16du:dateUtc="2026-09-22T16:49:00Z">
              <w:r w:rsidR="005C7F0B" w:rsidRPr="007E05AE">
                <w:rPr>
                  <w:sz w:val="20"/>
                </w:rPr>
                <w:delText>Antidepressants</w:delText>
              </w:r>
            </w:del>
          </w:p>
        </w:tc>
        <w:tc>
          <w:tcPr>
            <w:tcW w:w="11340" w:type="dxa"/>
            <w:tcPrChange w:id="73" w:author="Pribil-Kövesdy Döníz" w:date="2026-09-22T12:49:00Z" w16du:dateUtc="2026-09-22T16:49:00Z">
              <w:tcPr>
                <w:tcW w:w="5119" w:type="dxa"/>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tcPrChange>
          </w:tcPr>
          <w:p w14:paraId="2ED5A195" w14:textId="77777777" w:rsidR="005C7F0B" w:rsidRDefault="005C7F0B" w:rsidP="00391C9E">
            <w:pPr>
              <w:rPr>
                <w:rPrChange w:id="74" w:author="Pribil-Kövesdy Döníz" w:date="2026-09-22T12:49:00Z" w16du:dateUtc="2026-09-22T16:49:00Z">
                  <w:rPr>
                    <w:b w:val="0"/>
                    <w:sz w:val="20"/>
                  </w:rPr>
                </w:rPrChange>
              </w:rPr>
              <w:pPrChange w:id="75" w:author="Pribil-Kövesdy Döníz" w:date="2026-09-22T12:49:00Z" w16du:dateUtc="2026-09-22T16:49:00Z">
                <w:pPr>
                  <w:pStyle w:val="Heading1"/>
                  <w:framePr w:hSpace="180" w:wrap="around" w:vAnchor="text" w:hAnchor="margin" w:y="125"/>
                  <w:ind w:left="-74"/>
                  <w:jc w:val="center"/>
                </w:pPr>
              </w:pPrChange>
            </w:pPr>
            <w:del w:id="76" w:author="Pribil-Kövesdy Döníz" w:date="2026-09-22T12:49:00Z" w16du:dateUtc="2026-09-22T16:49:00Z">
              <w:r w:rsidRPr="007E05AE">
                <w:rPr>
                  <w:sz w:val="20"/>
                </w:rPr>
                <w:delText>Mood Stabilizers</w:delText>
              </w:r>
            </w:del>
          </w:p>
        </w:tc>
      </w:tr>
    </w:tbl>
    <w:tbl>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Grid>
        <w:gridCol w:w="3125"/>
        <w:gridCol w:w="2587"/>
        <w:gridCol w:w="2641"/>
        <w:gridCol w:w="2478"/>
      </w:tblGrid>
      <w:tr w:rsidR="00E3198A" w:rsidRPr="00B14121" w14:paraId="57F08567" w14:textId="77777777" w:rsidTr="002959C5">
        <w:trPr>
          <w:trHeight w:val="288"/>
          <w:del w:id="77"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BE981A5" w14:textId="77777777" w:rsidR="00E3198A" w:rsidRPr="00B14121" w:rsidRDefault="00E3198A" w:rsidP="00E3198A">
            <w:pPr>
              <w:rPr>
                <w:del w:id="78" w:author="Pribil-Kövesdy Döníz" w:date="2026-09-22T12:49:00Z" w16du:dateUtc="2026-09-22T16:49:00Z"/>
                <w:rFonts w:ascii="Arial" w:hAnsi="Arial" w:cs="Arial"/>
                <w:sz w:val="20"/>
                <w:szCs w:val="20"/>
              </w:rPr>
            </w:pPr>
            <w:del w:id="79" w:author="Pribil-Kövesdy Döníz" w:date="2026-09-22T12:49:00Z" w16du:dateUtc="2026-09-22T16:49:00Z">
              <w:r w:rsidRPr="00B14121">
                <w:rPr>
                  <w:rFonts w:ascii="Arial" w:hAnsi="Arial" w:cs="Arial"/>
                  <w:sz w:val="20"/>
                  <w:szCs w:val="20"/>
                </w:rPr>
                <w:delText>amitriptyline</w:delText>
              </w:r>
            </w:del>
          </w:p>
        </w:tc>
        <w:tc>
          <w:tcPr>
            <w:tcW w:w="2587" w:type="dxa"/>
            <w:tcBorders>
              <w:top w:val="nil"/>
              <w:bottom w:val="nil"/>
              <w:right w:val="single" w:sz="18" w:space="0" w:color="808080" w:themeColor="background1" w:themeShade="80"/>
            </w:tcBorders>
            <w:vAlign w:val="center"/>
          </w:tcPr>
          <w:p w14:paraId="581F78DF" w14:textId="05198215" w:rsidR="00E3198A" w:rsidRPr="00B14121" w:rsidRDefault="00E3198A" w:rsidP="00E3198A">
            <w:pPr>
              <w:rPr>
                <w:del w:id="80" w:author="Pribil-Kövesdy Döníz" w:date="2026-09-22T12:49:00Z" w16du:dateUtc="2026-09-22T16:49:00Z"/>
                <w:rFonts w:ascii="Arial" w:hAnsi="Arial" w:cs="Arial"/>
                <w:sz w:val="20"/>
                <w:szCs w:val="20"/>
              </w:rPr>
            </w:pPr>
            <w:del w:id="81" w:author="Pribil-Kövesdy Döníz" w:date="2026-09-22T12:49:00Z" w16du:dateUtc="2026-09-22T16:49:00Z">
              <w:r w:rsidRPr="00B14121">
                <w:rPr>
                  <w:rFonts w:ascii="Arial" w:hAnsi="Arial" w:cs="Arial"/>
                  <w:sz w:val="20"/>
                  <w:szCs w:val="20"/>
                </w:rPr>
                <w:delText>levomilnacipran</w:delText>
              </w:r>
              <w:r w:rsidRPr="00B14121" w:rsidDel="0085309A">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4A6CEC5C" w14:textId="2559CE1B" w:rsidR="00E3198A" w:rsidRPr="00B14121" w:rsidRDefault="00E3198A" w:rsidP="00E3198A">
            <w:pPr>
              <w:rPr>
                <w:del w:id="82" w:author="Pribil-Kövesdy Döníz" w:date="2026-09-22T12:49:00Z" w16du:dateUtc="2026-09-22T16:49:00Z"/>
                <w:rFonts w:ascii="Arial" w:hAnsi="Arial" w:cs="Arial"/>
                <w:sz w:val="20"/>
                <w:szCs w:val="20"/>
              </w:rPr>
            </w:pPr>
            <w:del w:id="83" w:author="Pribil-Kövesdy Döníz" w:date="2026-09-22T12:49:00Z" w16du:dateUtc="2026-09-22T16:49:00Z">
              <w:r w:rsidRPr="00B14121">
                <w:rPr>
                  <w:rFonts w:ascii="Arial" w:hAnsi="Arial" w:cs="Arial"/>
                  <w:sz w:val="20"/>
                  <w:szCs w:val="20"/>
                </w:rPr>
                <w:delText>carbamazepine</w:delText>
              </w:r>
            </w:del>
          </w:p>
        </w:tc>
        <w:tc>
          <w:tcPr>
            <w:tcW w:w="2478" w:type="dxa"/>
            <w:tcBorders>
              <w:top w:val="nil"/>
              <w:bottom w:val="nil"/>
              <w:right w:val="single" w:sz="18" w:space="0" w:color="808080" w:themeColor="background1" w:themeShade="80"/>
            </w:tcBorders>
            <w:vAlign w:val="center"/>
          </w:tcPr>
          <w:p w14:paraId="4FB46E19" w14:textId="23DB5925" w:rsidR="00E3198A" w:rsidRPr="00B14121" w:rsidRDefault="00512E36" w:rsidP="00E3198A">
            <w:pPr>
              <w:rPr>
                <w:del w:id="84" w:author="Pribil-Kövesdy Döníz" w:date="2026-09-22T12:49:00Z" w16du:dateUtc="2026-09-22T16:49:00Z"/>
                <w:rFonts w:ascii="Arial" w:hAnsi="Arial" w:cs="Arial"/>
                <w:sz w:val="20"/>
                <w:szCs w:val="20"/>
              </w:rPr>
            </w:pPr>
            <w:del w:id="85" w:author="Pribil-Kövesdy Döníz" w:date="2026-09-22T12:49:00Z" w16du:dateUtc="2026-09-22T16:49:00Z">
              <w:r w:rsidRPr="00B14121">
                <w:rPr>
                  <w:rFonts w:ascii="Arial" w:hAnsi="Arial" w:cs="Arial"/>
                  <w:sz w:val="20"/>
                  <w:szCs w:val="20"/>
                </w:rPr>
                <w:delText>oxcarbazepine</w:delText>
              </w:r>
              <w:r w:rsidRPr="00B14121" w:rsidDel="00512E36">
                <w:rPr>
                  <w:rFonts w:ascii="Arial" w:hAnsi="Arial" w:cs="Arial"/>
                  <w:sz w:val="20"/>
                  <w:szCs w:val="20"/>
                </w:rPr>
                <w:delText xml:space="preserve"> </w:delText>
              </w:r>
            </w:del>
          </w:p>
        </w:tc>
      </w:tr>
      <w:tr w:rsidR="00E3198A" w:rsidRPr="00B14121" w14:paraId="15B26460" w14:textId="77777777" w:rsidTr="002959C5">
        <w:trPr>
          <w:trHeight w:val="288"/>
          <w:del w:id="86"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13AB5D5" w14:textId="77777777" w:rsidR="00E3198A" w:rsidRPr="00B14121" w:rsidRDefault="00E3198A" w:rsidP="00E3198A">
            <w:pPr>
              <w:rPr>
                <w:del w:id="87" w:author="Pribil-Kövesdy Döníz" w:date="2026-09-22T12:49:00Z" w16du:dateUtc="2026-09-22T16:49:00Z"/>
                <w:rFonts w:ascii="Arial" w:hAnsi="Arial" w:cs="Arial"/>
                <w:sz w:val="20"/>
                <w:szCs w:val="20"/>
              </w:rPr>
            </w:pPr>
            <w:del w:id="88" w:author="Pribil-Kövesdy Döníz" w:date="2026-09-22T12:49:00Z" w16du:dateUtc="2026-09-22T16:49:00Z">
              <w:r w:rsidRPr="00B14121">
                <w:rPr>
                  <w:rFonts w:ascii="Arial" w:hAnsi="Arial" w:cs="Arial"/>
                  <w:sz w:val="20"/>
                  <w:szCs w:val="20"/>
                </w:rPr>
                <w:delText>amoxapine</w:delText>
              </w:r>
            </w:del>
          </w:p>
        </w:tc>
        <w:tc>
          <w:tcPr>
            <w:tcW w:w="2587" w:type="dxa"/>
            <w:tcBorders>
              <w:top w:val="nil"/>
              <w:bottom w:val="nil"/>
              <w:right w:val="single" w:sz="18" w:space="0" w:color="808080" w:themeColor="background1" w:themeShade="80"/>
            </w:tcBorders>
            <w:vAlign w:val="center"/>
          </w:tcPr>
          <w:p w14:paraId="045E780F" w14:textId="4D03DC3B" w:rsidR="00E3198A" w:rsidRPr="00B14121" w:rsidRDefault="00E3198A" w:rsidP="00E3198A">
            <w:pPr>
              <w:rPr>
                <w:del w:id="89" w:author="Pribil-Kövesdy Döníz" w:date="2026-09-22T12:49:00Z" w16du:dateUtc="2026-09-22T16:49:00Z"/>
                <w:rFonts w:ascii="Arial" w:hAnsi="Arial" w:cs="Arial"/>
                <w:sz w:val="20"/>
                <w:szCs w:val="20"/>
              </w:rPr>
            </w:pPr>
            <w:del w:id="90" w:author="Pribil-Kövesdy Döníz" w:date="2026-09-22T12:49:00Z" w16du:dateUtc="2026-09-22T16:49:00Z">
              <w:r w:rsidRPr="00B14121">
                <w:rPr>
                  <w:rFonts w:ascii="Arial" w:hAnsi="Arial" w:cs="Arial"/>
                  <w:sz w:val="20"/>
                  <w:szCs w:val="20"/>
                </w:rPr>
                <w:delText>mirtazapine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37309C76" w14:textId="71E200BE" w:rsidR="00E3198A" w:rsidRPr="00B14121" w:rsidRDefault="00E3198A" w:rsidP="00E3198A">
            <w:pPr>
              <w:rPr>
                <w:del w:id="91" w:author="Pribil-Kövesdy Döníz" w:date="2026-09-22T12:49:00Z" w16du:dateUtc="2026-09-22T16:49:00Z"/>
                <w:rFonts w:ascii="Arial" w:hAnsi="Arial" w:cs="Arial"/>
                <w:sz w:val="20"/>
                <w:szCs w:val="20"/>
              </w:rPr>
            </w:pPr>
            <w:del w:id="92" w:author="Pribil-Kövesdy Döníz" w:date="2026-09-22T12:49:00Z" w16du:dateUtc="2026-09-22T16:49:00Z">
              <w:r>
                <w:rPr>
                  <w:rFonts w:ascii="Arial" w:hAnsi="Arial" w:cs="Arial"/>
                  <w:sz w:val="20"/>
                  <w:szCs w:val="20"/>
                </w:rPr>
                <w:delText>divalproex</w:delText>
              </w:r>
            </w:del>
          </w:p>
        </w:tc>
        <w:tc>
          <w:tcPr>
            <w:tcW w:w="2478" w:type="dxa"/>
            <w:tcBorders>
              <w:top w:val="nil"/>
              <w:bottom w:val="nil"/>
              <w:right w:val="single" w:sz="18" w:space="0" w:color="808080" w:themeColor="background1" w:themeShade="80"/>
            </w:tcBorders>
            <w:vAlign w:val="center"/>
          </w:tcPr>
          <w:p w14:paraId="5EEF1981" w14:textId="662F088B" w:rsidR="00E3198A" w:rsidRPr="00B14121" w:rsidRDefault="00512E36" w:rsidP="00E3198A">
            <w:pPr>
              <w:rPr>
                <w:del w:id="93" w:author="Pribil-Kövesdy Döníz" w:date="2026-09-22T12:49:00Z" w16du:dateUtc="2026-09-22T16:49:00Z"/>
                <w:rFonts w:ascii="Arial" w:hAnsi="Arial" w:cs="Arial"/>
                <w:sz w:val="20"/>
                <w:szCs w:val="20"/>
              </w:rPr>
            </w:pPr>
            <w:del w:id="94" w:author="Pribil-Kövesdy Döníz" w:date="2026-09-22T12:49:00Z" w16du:dateUtc="2026-09-22T16:49:00Z">
              <w:r>
                <w:rPr>
                  <w:rFonts w:ascii="Arial" w:hAnsi="Arial" w:cs="Arial"/>
                  <w:sz w:val="20"/>
                  <w:szCs w:val="20"/>
                </w:rPr>
                <w:delText>pregabalin</w:delText>
              </w:r>
              <w:r w:rsidRPr="00B14121" w:rsidDel="00512E36">
                <w:rPr>
                  <w:rFonts w:ascii="Arial" w:hAnsi="Arial" w:cs="Arial"/>
                  <w:sz w:val="20"/>
                  <w:szCs w:val="20"/>
                </w:rPr>
                <w:delText xml:space="preserve"> </w:delText>
              </w:r>
            </w:del>
          </w:p>
        </w:tc>
      </w:tr>
      <w:tr w:rsidR="00512E36" w:rsidRPr="00B14121" w14:paraId="51E52FBE" w14:textId="77777777" w:rsidTr="002959C5">
        <w:trPr>
          <w:trHeight w:val="288"/>
          <w:del w:id="95"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77C169AC" w14:textId="77777777" w:rsidR="00512E36" w:rsidRPr="00B14121" w:rsidRDefault="00512E36" w:rsidP="00512E36">
            <w:pPr>
              <w:rPr>
                <w:del w:id="96" w:author="Pribil-Kövesdy Döníz" w:date="2026-09-22T12:49:00Z" w16du:dateUtc="2026-09-22T16:49:00Z"/>
                <w:rFonts w:ascii="Arial" w:hAnsi="Arial" w:cs="Arial"/>
                <w:sz w:val="20"/>
                <w:szCs w:val="20"/>
              </w:rPr>
            </w:pPr>
            <w:del w:id="97" w:author="Pribil-Kövesdy Döníz" w:date="2026-09-22T12:49:00Z" w16du:dateUtc="2026-09-22T16:49:00Z">
              <w:r w:rsidRPr="00B14121">
                <w:rPr>
                  <w:rFonts w:ascii="Arial" w:hAnsi="Arial" w:cs="Arial"/>
                  <w:sz w:val="20"/>
                  <w:szCs w:val="20"/>
                </w:rPr>
                <w:delText>bupropion</w:delText>
              </w:r>
            </w:del>
          </w:p>
        </w:tc>
        <w:tc>
          <w:tcPr>
            <w:tcW w:w="2587" w:type="dxa"/>
            <w:tcBorders>
              <w:top w:val="nil"/>
              <w:bottom w:val="nil"/>
              <w:right w:val="single" w:sz="18" w:space="0" w:color="808080" w:themeColor="background1" w:themeShade="80"/>
            </w:tcBorders>
            <w:vAlign w:val="center"/>
          </w:tcPr>
          <w:p w14:paraId="51FFF188" w14:textId="486D0481" w:rsidR="00512E36" w:rsidRPr="00B14121" w:rsidRDefault="00512E36" w:rsidP="00512E36">
            <w:pPr>
              <w:rPr>
                <w:del w:id="98" w:author="Pribil-Kövesdy Döníz" w:date="2026-09-22T12:49:00Z" w16du:dateUtc="2026-09-22T16:49:00Z"/>
                <w:rFonts w:ascii="Arial" w:hAnsi="Arial" w:cs="Arial"/>
                <w:sz w:val="20"/>
                <w:szCs w:val="20"/>
              </w:rPr>
            </w:pPr>
            <w:del w:id="99" w:author="Pribil-Kövesdy Döníz" w:date="2026-09-22T12:49:00Z" w16du:dateUtc="2026-09-22T16:49:00Z">
              <w:r w:rsidRPr="00B14121">
                <w:rPr>
                  <w:rFonts w:ascii="Arial" w:hAnsi="Arial" w:cs="Arial"/>
                  <w:sz w:val="20"/>
                  <w:szCs w:val="20"/>
                </w:rPr>
                <w:delText>nefazodone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2E1C698" w14:textId="3D07FF45" w:rsidR="00512E36" w:rsidRPr="00B14121" w:rsidRDefault="00512E36" w:rsidP="00512E36">
            <w:pPr>
              <w:rPr>
                <w:del w:id="100" w:author="Pribil-Kövesdy Döníz" w:date="2026-09-22T12:49:00Z" w16du:dateUtc="2026-09-22T16:49:00Z"/>
                <w:rFonts w:ascii="Arial" w:hAnsi="Arial" w:cs="Arial"/>
                <w:sz w:val="20"/>
                <w:szCs w:val="20"/>
              </w:rPr>
            </w:pPr>
            <w:del w:id="101" w:author="Pribil-Kövesdy Döníz" w:date="2026-09-22T12:49:00Z" w16du:dateUtc="2026-09-22T16:49:00Z">
              <w:r>
                <w:rPr>
                  <w:rFonts w:ascii="Arial" w:hAnsi="Arial" w:cs="Arial"/>
                  <w:sz w:val="20"/>
                  <w:szCs w:val="20"/>
                </w:rPr>
                <w:delText>g</w:delText>
              </w:r>
              <w:r w:rsidRPr="00B14121">
                <w:rPr>
                  <w:rFonts w:ascii="Arial" w:hAnsi="Arial" w:cs="Arial"/>
                  <w:sz w:val="20"/>
                  <w:szCs w:val="20"/>
                </w:rPr>
                <w:delText>abapentin</w:delText>
              </w:r>
              <w:r w:rsidRPr="00B14121"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0A8CAD68" w14:textId="16B1F798" w:rsidR="00512E36" w:rsidRPr="00B14121" w:rsidRDefault="00512E36" w:rsidP="00512E36">
            <w:pPr>
              <w:rPr>
                <w:del w:id="102" w:author="Pribil-Kövesdy Döníz" w:date="2026-09-22T12:49:00Z" w16du:dateUtc="2026-09-22T16:49:00Z"/>
                <w:rFonts w:ascii="Arial" w:hAnsi="Arial" w:cs="Arial"/>
                <w:sz w:val="20"/>
                <w:szCs w:val="20"/>
              </w:rPr>
            </w:pPr>
            <w:del w:id="103" w:author="Pribil-Kövesdy Döníz" w:date="2026-09-22T12:49:00Z" w16du:dateUtc="2026-09-22T16:49:00Z">
              <w:r w:rsidRPr="00B14121">
                <w:rPr>
                  <w:rFonts w:ascii="Arial" w:hAnsi="Arial" w:cs="Arial"/>
                  <w:sz w:val="20"/>
                  <w:szCs w:val="20"/>
                </w:rPr>
                <w:delText>topiramate</w:delText>
              </w:r>
            </w:del>
          </w:p>
        </w:tc>
      </w:tr>
      <w:tr w:rsidR="00512E36" w:rsidRPr="00B14121" w14:paraId="66682F43" w14:textId="77777777" w:rsidTr="002959C5">
        <w:trPr>
          <w:trHeight w:val="288"/>
          <w:del w:id="104"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6065785E" w14:textId="77777777" w:rsidR="00512E36" w:rsidRPr="00B14121" w:rsidRDefault="00512E36" w:rsidP="00512E36">
            <w:pPr>
              <w:rPr>
                <w:del w:id="105" w:author="Pribil-Kövesdy Döníz" w:date="2026-09-22T12:49:00Z" w16du:dateUtc="2026-09-22T16:49:00Z"/>
                <w:rFonts w:ascii="Arial" w:hAnsi="Arial" w:cs="Arial"/>
                <w:sz w:val="20"/>
                <w:szCs w:val="20"/>
              </w:rPr>
            </w:pPr>
            <w:del w:id="106" w:author="Pribil-Kövesdy Döníz" w:date="2026-09-22T12:49:00Z" w16du:dateUtc="2026-09-22T16:49:00Z">
              <w:r w:rsidRPr="00B14121">
                <w:rPr>
                  <w:rFonts w:ascii="Arial" w:hAnsi="Arial" w:cs="Arial"/>
                  <w:sz w:val="20"/>
                  <w:szCs w:val="20"/>
                </w:rPr>
                <w:delText>citalopram</w:delText>
              </w:r>
            </w:del>
          </w:p>
        </w:tc>
        <w:tc>
          <w:tcPr>
            <w:tcW w:w="2587" w:type="dxa"/>
            <w:tcBorders>
              <w:top w:val="nil"/>
              <w:bottom w:val="nil"/>
              <w:right w:val="single" w:sz="18" w:space="0" w:color="808080" w:themeColor="background1" w:themeShade="80"/>
            </w:tcBorders>
            <w:vAlign w:val="center"/>
          </w:tcPr>
          <w:p w14:paraId="2FC7A104" w14:textId="5FF552E8" w:rsidR="00512E36" w:rsidRPr="00B14121" w:rsidRDefault="00512E36" w:rsidP="00512E36">
            <w:pPr>
              <w:rPr>
                <w:del w:id="107" w:author="Pribil-Kövesdy Döníz" w:date="2026-09-22T12:49:00Z" w16du:dateUtc="2026-09-22T16:49:00Z"/>
                <w:rFonts w:ascii="Arial" w:hAnsi="Arial" w:cs="Arial"/>
                <w:sz w:val="20"/>
                <w:szCs w:val="20"/>
              </w:rPr>
            </w:pPr>
            <w:del w:id="108" w:author="Pribil-Kövesdy Döníz" w:date="2026-09-22T12:49:00Z" w16du:dateUtc="2026-09-22T16:49:00Z">
              <w:r w:rsidRPr="00B14121">
                <w:rPr>
                  <w:rFonts w:ascii="Arial" w:hAnsi="Arial" w:cs="Arial"/>
                  <w:sz w:val="20"/>
                  <w:szCs w:val="20"/>
                </w:rPr>
                <w:delText>nortriptyline</w:delText>
              </w:r>
              <w:r w:rsidRPr="00B14121" w:rsidDel="00D70190">
                <w:rPr>
                  <w:rFonts w:ascii="Arial" w:hAnsi="Arial" w:cs="Arial"/>
                  <w:spacing w:val="-3"/>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878DB64" w14:textId="3D95EFA1" w:rsidR="00512E36" w:rsidRPr="00B14121" w:rsidRDefault="00512E36" w:rsidP="00512E36">
            <w:pPr>
              <w:rPr>
                <w:del w:id="109" w:author="Pribil-Kövesdy Döníz" w:date="2026-09-22T12:49:00Z" w16du:dateUtc="2026-09-22T16:49:00Z"/>
                <w:rFonts w:ascii="Arial" w:hAnsi="Arial" w:cs="Arial"/>
                <w:sz w:val="20"/>
                <w:szCs w:val="20"/>
              </w:rPr>
            </w:pPr>
            <w:del w:id="110" w:author="Pribil-Kövesdy Döníz" w:date="2026-09-22T12:49:00Z" w16du:dateUtc="2026-09-22T16:49:00Z">
              <w:r w:rsidRPr="00B14121">
                <w:rPr>
                  <w:rFonts w:ascii="Arial" w:hAnsi="Arial" w:cs="Arial"/>
                  <w:sz w:val="20"/>
                  <w:szCs w:val="20"/>
                </w:rPr>
                <w:delText>lamotrigine</w:delText>
              </w:r>
              <w:r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6F8542FF" w14:textId="7741D522" w:rsidR="00512E36" w:rsidRPr="00B14121" w:rsidRDefault="00512E36" w:rsidP="00512E36">
            <w:pPr>
              <w:rPr>
                <w:del w:id="111" w:author="Pribil-Kövesdy Döníz" w:date="2026-09-22T12:49:00Z" w16du:dateUtc="2026-09-22T16:49:00Z"/>
                <w:rFonts w:ascii="Arial" w:hAnsi="Arial" w:cs="Arial"/>
                <w:sz w:val="20"/>
                <w:szCs w:val="20"/>
              </w:rPr>
            </w:pPr>
            <w:del w:id="112" w:author="Pribil-Kövesdy Döníz" w:date="2026-09-22T12:49:00Z" w16du:dateUtc="2026-09-22T16:49:00Z">
              <w:r w:rsidRPr="00B14121">
                <w:rPr>
                  <w:rFonts w:ascii="Arial" w:hAnsi="Arial" w:cs="Arial"/>
                  <w:sz w:val="20"/>
                  <w:szCs w:val="20"/>
                </w:rPr>
                <w:delText>valproic acid</w:delText>
              </w:r>
              <w:r w:rsidRPr="00B14121" w:rsidDel="00041FF4">
                <w:rPr>
                  <w:rFonts w:ascii="Arial" w:hAnsi="Arial" w:cs="Arial"/>
                  <w:sz w:val="20"/>
                  <w:szCs w:val="20"/>
                </w:rPr>
                <w:delText xml:space="preserve"> </w:delText>
              </w:r>
            </w:del>
          </w:p>
        </w:tc>
      </w:tr>
      <w:tr w:rsidR="00512E36" w:rsidRPr="00B14121" w14:paraId="15AF41C1" w14:textId="77777777" w:rsidTr="002959C5">
        <w:trPr>
          <w:trHeight w:val="288"/>
          <w:del w:id="113"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5EA1CA5" w14:textId="77777777" w:rsidR="00512E36" w:rsidRPr="00B14121" w:rsidRDefault="00512E36" w:rsidP="00512E36">
            <w:pPr>
              <w:rPr>
                <w:del w:id="114" w:author="Pribil-Kövesdy Döníz" w:date="2026-09-22T12:49:00Z" w16du:dateUtc="2026-09-22T16:49:00Z"/>
                <w:rFonts w:ascii="Arial" w:hAnsi="Arial" w:cs="Arial"/>
                <w:sz w:val="20"/>
                <w:szCs w:val="20"/>
              </w:rPr>
            </w:pPr>
            <w:del w:id="115" w:author="Pribil-Kövesdy Döníz" w:date="2026-09-22T12:49:00Z" w16du:dateUtc="2026-09-22T16:49:00Z">
              <w:r w:rsidRPr="00B14121">
                <w:rPr>
                  <w:rFonts w:ascii="Arial" w:hAnsi="Arial" w:cs="Arial"/>
                  <w:sz w:val="20"/>
                  <w:szCs w:val="20"/>
                </w:rPr>
                <w:delText>clomipramine</w:delText>
              </w:r>
            </w:del>
          </w:p>
        </w:tc>
        <w:tc>
          <w:tcPr>
            <w:tcW w:w="2587" w:type="dxa"/>
            <w:tcBorders>
              <w:top w:val="nil"/>
              <w:bottom w:val="nil"/>
              <w:right w:val="single" w:sz="18" w:space="0" w:color="808080" w:themeColor="background1" w:themeShade="80"/>
            </w:tcBorders>
            <w:vAlign w:val="center"/>
          </w:tcPr>
          <w:p w14:paraId="4159B0B8" w14:textId="39F0BDE2" w:rsidR="00512E36" w:rsidRPr="00B14121" w:rsidRDefault="00512E36" w:rsidP="00512E36">
            <w:pPr>
              <w:rPr>
                <w:del w:id="116" w:author="Pribil-Kövesdy Döníz" w:date="2026-09-22T12:49:00Z" w16du:dateUtc="2026-09-22T16:49:00Z"/>
                <w:rFonts w:ascii="Arial" w:hAnsi="Arial" w:cs="Arial"/>
                <w:sz w:val="20"/>
                <w:szCs w:val="20"/>
              </w:rPr>
            </w:pPr>
            <w:del w:id="117" w:author="Pribil-Kövesdy Döníz" w:date="2026-09-22T12:49:00Z" w16du:dateUtc="2026-09-22T16:49:00Z">
              <w:r w:rsidRPr="00B14121">
                <w:rPr>
                  <w:rFonts w:ascii="Arial" w:hAnsi="Arial" w:cs="Arial"/>
                  <w:spacing w:val="-3"/>
                  <w:sz w:val="20"/>
                  <w:szCs w:val="20"/>
                </w:rPr>
                <w:delText>paroxetine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28DD6753" w14:textId="3A3BC906" w:rsidR="00512E36" w:rsidRPr="00B14121" w:rsidRDefault="00512E36" w:rsidP="00512E36">
            <w:pPr>
              <w:rPr>
                <w:del w:id="118" w:author="Pribil-Kövesdy Döníz" w:date="2026-09-22T12:49:00Z" w16du:dateUtc="2026-09-22T16:49:00Z"/>
                <w:rFonts w:ascii="Arial" w:hAnsi="Arial" w:cs="Arial"/>
                <w:sz w:val="20"/>
                <w:szCs w:val="20"/>
              </w:rPr>
            </w:pPr>
            <w:del w:id="119" w:author="Pribil-Kövesdy Döníz" w:date="2026-09-22T12:49:00Z" w16du:dateUtc="2026-09-22T16:49:00Z">
              <w:r w:rsidRPr="00B14121">
                <w:rPr>
                  <w:rFonts w:ascii="Arial" w:hAnsi="Arial" w:cs="Arial"/>
                  <w:sz w:val="20"/>
                  <w:szCs w:val="20"/>
                </w:rPr>
                <w:delText>lithium</w:delText>
              </w:r>
              <w:r w:rsidRPr="00B14121" w:rsidDel="00041FF4">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0D1A4E2" w14:textId="1E77ADBA" w:rsidR="00512E36" w:rsidRPr="00B14121" w:rsidRDefault="00512E36" w:rsidP="00512E36">
            <w:pPr>
              <w:rPr>
                <w:del w:id="120" w:author="Pribil-Kövesdy Döníz" w:date="2026-09-22T12:49:00Z" w16du:dateUtc="2026-09-22T16:49:00Z"/>
                <w:rFonts w:ascii="Arial" w:hAnsi="Arial" w:cs="Arial"/>
                <w:sz w:val="20"/>
                <w:szCs w:val="20"/>
              </w:rPr>
            </w:pPr>
          </w:p>
        </w:tc>
      </w:tr>
      <w:tr w:rsidR="00512E36" w:rsidRPr="00B14121" w14:paraId="732B1DBB" w14:textId="77777777" w:rsidTr="002959C5">
        <w:trPr>
          <w:trHeight w:val="288"/>
          <w:del w:id="121"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7F7A3FCF" w14:textId="77777777" w:rsidR="00512E36" w:rsidRPr="00B14121" w:rsidRDefault="00512E36" w:rsidP="00512E36">
            <w:pPr>
              <w:rPr>
                <w:del w:id="122" w:author="Pribil-Kövesdy Döníz" w:date="2026-09-22T12:49:00Z" w16du:dateUtc="2026-09-22T16:49:00Z"/>
                <w:rFonts w:ascii="Arial" w:hAnsi="Arial" w:cs="Arial"/>
                <w:sz w:val="20"/>
                <w:szCs w:val="20"/>
              </w:rPr>
            </w:pPr>
            <w:del w:id="123" w:author="Pribil-Kövesdy Döníz" w:date="2026-09-22T12:49:00Z" w16du:dateUtc="2026-09-22T16:49:00Z">
              <w:r w:rsidRPr="00B14121">
                <w:rPr>
                  <w:rFonts w:ascii="Arial" w:hAnsi="Arial" w:cs="Arial"/>
                  <w:sz w:val="20"/>
                  <w:szCs w:val="20"/>
                </w:rPr>
                <w:delText>desipramine</w:delText>
              </w:r>
            </w:del>
          </w:p>
        </w:tc>
        <w:tc>
          <w:tcPr>
            <w:tcW w:w="2587" w:type="dxa"/>
            <w:tcBorders>
              <w:top w:val="nil"/>
              <w:bottom w:val="nil"/>
              <w:right w:val="single" w:sz="18" w:space="0" w:color="808080" w:themeColor="background1" w:themeShade="80"/>
            </w:tcBorders>
            <w:vAlign w:val="center"/>
          </w:tcPr>
          <w:p w14:paraId="0FEED8F8" w14:textId="2B35FA06" w:rsidR="00512E36" w:rsidRPr="00B14121" w:rsidRDefault="00512E36" w:rsidP="00512E36">
            <w:pPr>
              <w:rPr>
                <w:del w:id="124" w:author="Pribil-Kövesdy Döníz" w:date="2026-09-22T12:49:00Z" w16du:dateUtc="2026-09-22T16:49:00Z"/>
                <w:rFonts w:ascii="Arial" w:hAnsi="Arial" w:cs="Arial"/>
                <w:sz w:val="20"/>
                <w:szCs w:val="20"/>
              </w:rPr>
            </w:pPr>
            <w:del w:id="125" w:author="Pribil-Kövesdy Döníz" w:date="2026-09-22T12:49:00Z" w16du:dateUtc="2026-09-22T16:49:00Z">
              <w:r w:rsidRPr="00B14121">
                <w:rPr>
                  <w:rFonts w:ascii="Arial" w:hAnsi="Arial" w:cs="Arial"/>
                  <w:sz w:val="20"/>
                  <w:szCs w:val="20"/>
                </w:rPr>
                <w:delText>phenelzine</w:delText>
              </w:r>
              <w:r w:rsidRPr="00B14121" w:rsidDel="00D70190">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52FBB23" w14:textId="34B0D313" w:rsidR="00512E36" w:rsidRPr="00B14121" w:rsidRDefault="00512E36" w:rsidP="00512E36">
            <w:pPr>
              <w:pStyle w:val="Heading1"/>
              <w:ind w:left="-135"/>
              <w:jc w:val="center"/>
              <w:rPr>
                <w:del w:id="126" w:author="Pribil-Kövesdy Döníz" w:date="2026-09-22T12:49:00Z" w16du:dateUtc="2026-09-22T16:49:00Z"/>
                <w:sz w:val="20"/>
                <w:szCs w:val="20"/>
              </w:rPr>
            </w:pPr>
            <w:del w:id="127" w:author="Pribil-Kövesdy Döníz" w:date="2026-09-22T12:49:00Z" w16du:dateUtc="2026-09-22T16:49:00Z">
              <w:r w:rsidRPr="004F5352">
                <w:rPr>
                  <w:sz w:val="20"/>
                </w:rPr>
                <w:delText>Antianxiety Agents</w:delText>
              </w:r>
            </w:del>
          </w:p>
        </w:tc>
      </w:tr>
      <w:tr w:rsidR="00512E36" w:rsidRPr="00B14121" w14:paraId="031DF7EC" w14:textId="77777777" w:rsidTr="002959C5">
        <w:trPr>
          <w:trHeight w:val="288"/>
          <w:del w:id="128"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58207DFA" w14:textId="77777777" w:rsidR="00512E36" w:rsidRPr="00B14121" w:rsidRDefault="00512E36" w:rsidP="00512E36">
            <w:pPr>
              <w:rPr>
                <w:del w:id="129" w:author="Pribil-Kövesdy Döníz" w:date="2026-09-22T12:49:00Z" w16du:dateUtc="2026-09-22T16:49:00Z"/>
                <w:rFonts w:ascii="Arial" w:hAnsi="Arial" w:cs="Arial"/>
                <w:sz w:val="20"/>
                <w:szCs w:val="20"/>
              </w:rPr>
            </w:pPr>
            <w:del w:id="130" w:author="Pribil-Kövesdy Döníz" w:date="2026-09-22T12:49:00Z" w16du:dateUtc="2026-09-22T16:49:00Z">
              <w:r w:rsidRPr="00B14121">
                <w:rPr>
                  <w:rFonts w:ascii="Arial" w:hAnsi="Arial" w:cs="Arial"/>
                  <w:sz w:val="20"/>
                  <w:szCs w:val="20"/>
                </w:rPr>
                <w:delText>desvenlafaxine</w:delText>
              </w:r>
            </w:del>
          </w:p>
        </w:tc>
        <w:tc>
          <w:tcPr>
            <w:tcW w:w="2587" w:type="dxa"/>
            <w:tcBorders>
              <w:top w:val="nil"/>
              <w:bottom w:val="nil"/>
              <w:right w:val="single" w:sz="18" w:space="0" w:color="808080" w:themeColor="background1" w:themeShade="80"/>
            </w:tcBorders>
            <w:vAlign w:val="center"/>
          </w:tcPr>
          <w:p w14:paraId="718DC126" w14:textId="69635A0A" w:rsidR="00512E36" w:rsidRPr="00B14121" w:rsidRDefault="00512E36" w:rsidP="00512E36">
            <w:pPr>
              <w:rPr>
                <w:del w:id="131" w:author="Pribil-Kövesdy Döníz" w:date="2026-09-22T12:49:00Z" w16du:dateUtc="2026-09-22T16:49:00Z"/>
                <w:rFonts w:ascii="Arial" w:hAnsi="Arial" w:cs="Arial"/>
                <w:sz w:val="20"/>
                <w:szCs w:val="20"/>
              </w:rPr>
            </w:pPr>
            <w:del w:id="132" w:author="Pribil-Kövesdy Döníz" w:date="2026-09-22T12:49:00Z" w16du:dateUtc="2026-09-22T16:49:00Z">
              <w:r w:rsidRPr="00B14121">
                <w:rPr>
                  <w:rFonts w:ascii="Arial" w:hAnsi="Arial" w:cs="Arial"/>
                  <w:sz w:val="20"/>
                  <w:szCs w:val="20"/>
                </w:rPr>
                <w:delText>protriptyline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637CD22" w14:textId="4CB0730D" w:rsidR="00512E36" w:rsidRPr="00B14121" w:rsidRDefault="00512E36" w:rsidP="00512E36">
            <w:pPr>
              <w:rPr>
                <w:del w:id="133" w:author="Pribil-Kövesdy Döníz" w:date="2026-09-22T12:49:00Z" w16du:dateUtc="2026-09-22T16:49:00Z"/>
                <w:rFonts w:ascii="Arial" w:hAnsi="Arial" w:cs="Arial"/>
                <w:sz w:val="20"/>
                <w:szCs w:val="20"/>
              </w:rPr>
            </w:pPr>
            <w:del w:id="134" w:author="Pribil-Kövesdy Döníz" w:date="2026-09-22T12:49:00Z" w16du:dateUtc="2026-09-22T16:49:00Z">
              <w:r w:rsidRPr="00B14121">
                <w:rPr>
                  <w:rFonts w:ascii="Arial" w:hAnsi="Arial" w:cs="Arial"/>
                  <w:sz w:val="20"/>
                  <w:szCs w:val="20"/>
                </w:rPr>
                <w:delText>alprazolam</w:delText>
              </w:r>
            </w:del>
          </w:p>
        </w:tc>
        <w:tc>
          <w:tcPr>
            <w:tcW w:w="2478" w:type="dxa"/>
            <w:tcBorders>
              <w:top w:val="nil"/>
              <w:bottom w:val="nil"/>
              <w:right w:val="single" w:sz="18" w:space="0" w:color="808080" w:themeColor="background1" w:themeShade="80"/>
            </w:tcBorders>
            <w:vAlign w:val="center"/>
          </w:tcPr>
          <w:p w14:paraId="05C574C9" w14:textId="301C171C" w:rsidR="00512E36" w:rsidRPr="00B14121" w:rsidRDefault="00512E36" w:rsidP="00512E36">
            <w:pPr>
              <w:rPr>
                <w:del w:id="135" w:author="Pribil-Kövesdy Döníz" w:date="2026-09-22T12:49:00Z" w16du:dateUtc="2026-09-22T16:49:00Z"/>
                <w:rFonts w:ascii="Arial" w:hAnsi="Arial" w:cs="Arial"/>
                <w:sz w:val="20"/>
                <w:szCs w:val="20"/>
              </w:rPr>
            </w:pPr>
            <w:del w:id="136" w:author="Pribil-Kövesdy Döníz" w:date="2026-09-22T12:49:00Z" w16du:dateUtc="2026-09-22T16:49:00Z">
              <w:r>
                <w:rPr>
                  <w:rFonts w:ascii="Arial" w:hAnsi="Arial" w:cs="Arial"/>
                  <w:sz w:val="20"/>
                  <w:szCs w:val="20"/>
                </w:rPr>
                <w:delText>d</w:delText>
              </w:r>
              <w:r w:rsidRPr="00B14121">
                <w:rPr>
                  <w:rFonts w:ascii="Arial" w:hAnsi="Arial" w:cs="Arial"/>
                  <w:sz w:val="20"/>
                  <w:szCs w:val="20"/>
                </w:rPr>
                <w:delText>iazepam</w:delText>
              </w:r>
              <w:r>
                <w:rPr>
                  <w:rFonts w:ascii="Arial" w:hAnsi="Arial" w:cs="Arial"/>
                  <w:sz w:val="20"/>
                  <w:szCs w:val="20"/>
                  <w:vertAlign w:val="superscript"/>
                </w:rPr>
                <w:delText>3</w:delText>
              </w:r>
            </w:del>
          </w:p>
        </w:tc>
      </w:tr>
      <w:tr w:rsidR="00512E36" w:rsidRPr="00B14121" w14:paraId="287E1FFA" w14:textId="77777777" w:rsidTr="002959C5">
        <w:trPr>
          <w:trHeight w:val="288"/>
          <w:del w:id="137"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2FBCD55A" w14:textId="7672EC71" w:rsidR="00512E36" w:rsidRPr="00B14121" w:rsidRDefault="00512E36" w:rsidP="00512E36">
            <w:pPr>
              <w:rPr>
                <w:del w:id="138" w:author="Pribil-Kövesdy Döníz" w:date="2026-09-22T12:49:00Z" w16du:dateUtc="2026-09-22T16:49:00Z"/>
                <w:rFonts w:ascii="Arial" w:hAnsi="Arial" w:cs="Arial"/>
                <w:sz w:val="20"/>
                <w:szCs w:val="20"/>
              </w:rPr>
            </w:pPr>
            <w:del w:id="139" w:author="Pribil-Kövesdy Döníz" w:date="2026-09-22T12:49:00Z" w16du:dateUtc="2026-09-22T16:49:00Z">
              <w:r>
                <w:rPr>
                  <w:rFonts w:ascii="Arial" w:hAnsi="Arial" w:cs="Arial"/>
                  <w:sz w:val="20"/>
                  <w:szCs w:val="20"/>
                </w:rPr>
                <w:delText>dextromethorphan/bupropion</w:delText>
              </w:r>
            </w:del>
          </w:p>
        </w:tc>
        <w:tc>
          <w:tcPr>
            <w:tcW w:w="2587" w:type="dxa"/>
            <w:tcBorders>
              <w:top w:val="nil"/>
              <w:bottom w:val="nil"/>
              <w:right w:val="single" w:sz="18" w:space="0" w:color="808080" w:themeColor="background1" w:themeShade="80"/>
            </w:tcBorders>
            <w:vAlign w:val="center"/>
          </w:tcPr>
          <w:p w14:paraId="7A51B583" w14:textId="234F551B" w:rsidR="00512E36" w:rsidRPr="00B14121" w:rsidRDefault="00512E36" w:rsidP="00512E36">
            <w:pPr>
              <w:rPr>
                <w:del w:id="140" w:author="Pribil-Kövesdy Döníz" w:date="2026-09-22T12:49:00Z" w16du:dateUtc="2026-09-22T16:49:00Z"/>
                <w:rFonts w:ascii="Arial" w:hAnsi="Arial" w:cs="Arial"/>
                <w:sz w:val="20"/>
                <w:szCs w:val="20"/>
              </w:rPr>
            </w:pPr>
            <w:del w:id="141" w:author="Pribil-Kövesdy Döníz" w:date="2026-09-22T12:49:00Z" w16du:dateUtc="2026-09-22T16:49:00Z">
              <w:r w:rsidRPr="00B14121">
                <w:rPr>
                  <w:rFonts w:ascii="Arial" w:hAnsi="Arial" w:cs="Arial"/>
                  <w:sz w:val="20"/>
                  <w:szCs w:val="20"/>
                </w:rPr>
                <w:delText>selegiline</w:delText>
              </w:r>
              <w:r w:rsidRPr="00B14121">
                <w:rPr>
                  <w:rFonts w:ascii="Arial" w:hAnsi="Arial" w:cs="Arial"/>
                  <w:sz w:val="20"/>
                  <w:szCs w:val="20"/>
                  <w:vertAlign w:val="superscript"/>
                </w:rPr>
                <w:delText>2</w:delText>
              </w:r>
            </w:del>
          </w:p>
        </w:tc>
        <w:tc>
          <w:tcPr>
            <w:tcW w:w="2641" w:type="dxa"/>
            <w:tcBorders>
              <w:top w:val="nil"/>
              <w:left w:val="single" w:sz="18" w:space="0" w:color="808080" w:themeColor="background1" w:themeShade="80"/>
              <w:bottom w:val="nil"/>
            </w:tcBorders>
            <w:vAlign w:val="center"/>
          </w:tcPr>
          <w:p w14:paraId="2BAD4EF0" w14:textId="78F04887" w:rsidR="00512E36" w:rsidRPr="00B14121" w:rsidRDefault="00512E36" w:rsidP="00512E36">
            <w:pPr>
              <w:rPr>
                <w:del w:id="142" w:author="Pribil-Kövesdy Döníz" w:date="2026-09-22T12:49:00Z" w16du:dateUtc="2026-09-22T16:49:00Z"/>
                <w:rFonts w:ascii="Arial" w:hAnsi="Arial" w:cs="Arial"/>
                <w:sz w:val="20"/>
                <w:szCs w:val="20"/>
              </w:rPr>
            </w:pPr>
            <w:del w:id="143" w:author="Pribil-Kövesdy Döníz" w:date="2026-09-22T12:49:00Z" w16du:dateUtc="2026-09-22T16:49:00Z">
              <w:r w:rsidRPr="00B14121">
                <w:rPr>
                  <w:rFonts w:ascii="Arial" w:hAnsi="Arial" w:cs="Arial"/>
                  <w:sz w:val="20"/>
                  <w:szCs w:val="20"/>
                </w:rPr>
                <w:delText>buspirone</w:delText>
              </w:r>
            </w:del>
          </w:p>
        </w:tc>
        <w:tc>
          <w:tcPr>
            <w:tcW w:w="2478" w:type="dxa"/>
            <w:tcBorders>
              <w:top w:val="nil"/>
              <w:bottom w:val="nil"/>
              <w:right w:val="single" w:sz="18" w:space="0" w:color="808080" w:themeColor="background1" w:themeShade="80"/>
            </w:tcBorders>
            <w:vAlign w:val="center"/>
          </w:tcPr>
          <w:p w14:paraId="32BA19D7" w14:textId="76CBDB95" w:rsidR="00512E36" w:rsidRPr="00B14121" w:rsidRDefault="00512E36" w:rsidP="00512E36">
            <w:pPr>
              <w:rPr>
                <w:del w:id="144" w:author="Pribil-Kövesdy Döníz" w:date="2026-09-22T12:49:00Z" w16du:dateUtc="2026-09-22T16:49:00Z"/>
                <w:rFonts w:ascii="Arial" w:hAnsi="Arial" w:cs="Arial"/>
                <w:sz w:val="20"/>
                <w:szCs w:val="20"/>
              </w:rPr>
            </w:pPr>
            <w:del w:id="145" w:author="Pribil-Kövesdy Döníz" w:date="2026-09-22T12:49:00Z" w16du:dateUtc="2026-09-22T16:49:00Z">
              <w:r w:rsidRPr="00B14121">
                <w:rPr>
                  <w:rFonts w:ascii="Arial" w:hAnsi="Arial" w:cs="Arial"/>
                  <w:sz w:val="20"/>
                  <w:szCs w:val="20"/>
                </w:rPr>
                <w:delText>lorazepam</w:delText>
              </w:r>
              <w:r w:rsidDel="00CC0C8D">
                <w:rPr>
                  <w:rFonts w:ascii="Arial" w:hAnsi="Arial" w:cs="Arial"/>
                  <w:sz w:val="20"/>
                  <w:szCs w:val="20"/>
                </w:rPr>
                <w:delText xml:space="preserve"> </w:delText>
              </w:r>
            </w:del>
          </w:p>
        </w:tc>
      </w:tr>
      <w:tr w:rsidR="00512E36" w:rsidRPr="00B14121" w14:paraId="1C184CB1" w14:textId="77777777" w:rsidTr="002959C5">
        <w:trPr>
          <w:trHeight w:val="288"/>
          <w:del w:id="146"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099D8F9E" w14:textId="05B3CA62" w:rsidR="00512E36" w:rsidRPr="00B14121" w:rsidRDefault="00512E36" w:rsidP="00512E36">
            <w:pPr>
              <w:rPr>
                <w:del w:id="147" w:author="Pribil-Kövesdy Döníz" w:date="2026-09-22T12:49:00Z" w16du:dateUtc="2026-09-22T16:49:00Z"/>
                <w:rFonts w:ascii="Arial" w:hAnsi="Arial" w:cs="Arial"/>
                <w:sz w:val="20"/>
                <w:szCs w:val="20"/>
              </w:rPr>
            </w:pPr>
            <w:del w:id="148" w:author="Pribil-Kövesdy Döníz" w:date="2026-09-22T12:49:00Z" w16du:dateUtc="2026-09-22T16:49:00Z">
              <w:r w:rsidRPr="00B14121">
                <w:rPr>
                  <w:rFonts w:ascii="Arial" w:hAnsi="Arial" w:cs="Arial"/>
                  <w:sz w:val="20"/>
                  <w:szCs w:val="20"/>
                </w:rPr>
                <w:delText>doxepin</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7C9B530C" w14:textId="2B11008E" w:rsidR="00512E36" w:rsidRPr="00B14121" w:rsidRDefault="00512E36" w:rsidP="00512E36">
            <w:pPr>
              <w:rPr>
                <w:del w:id="149" w:author="Pribil-Kövesdy Döníz" w:date="2026-09-22T12:49:00Z" w16du:dateUtc="2026-09-22T16:49:00Z"/>
                <w:rFonts w:ascii="Arial" w:hAnsi="Arial" w:cs="Arial"/>
                <w:sz w:val="20"/>
                <w:szCs w:val="20"/>
              </w:rPr>
            </w:pPr>
            <w:del w:id="150" w:author="Pribil-Kövesdy Döníz" w:date="2026-09-22T12:49:00Z" w16du:dateUtc="2026-09-22T16:49:00Z">
              <w:r w:rsidRPr="00B14121">
                <w:rPr>
                  <w:rFonts w:ascii="Arial" w:hAnsi="Arial" w:cs="Arial"/>
                  <w:sz w:val="20"/>
                  <w:szCs w:val="20"/>
                </w:rPr>
                <w:delText>sertraline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DCDEB78" w14:textId="7B3B11A8" w:rsidR="00512E36" w:rsidRPr="00B14121" w:rsidRDefault="00512E36" w:rsidP="00512E36">
            <w:pPr>
              <w:rPr>
                <w:del w:id="151" w:author="Pribil-Kövesdy Döníz" w:date="2026-09-22T12:49:00Z" w16du:dateUtc="2026-09-22T16:49:00Z"/>
                <w:rFonts w:ascii="Arial" w:hAnsi="Arial" w:cs="Arial"/>
                <w:sz w:val="20"/>
                <w:szCs w:val="20"/>
              </w:rPr>
            </w:pPr>
            <w:del w:id="152" w:author="Pribil-Kövesdy Döníz" w:date="2026-09-22T12:49:00Z" w16du:dateUtc="2026-09-22T16:49:00Z">
              <w:r w:rsidRPr="00B14121">
                <w:rPr>
                  <w:rFonts w:ascii="Arial" w:hAnsi="Arial" w:cs="Arial"/>
                  <w:sz w:val="20"/>
                  <w:szCs w:val="20"/>
                </w:rPr>
                <w:delText>chlordiazepoxide</w:delText>
              </w:r>
            </w:del>
          </w:p>
        </w:tc>
        <w:tc>
          <w:tcPr>
            <w:tcW w:w="2478" w:type="dxa"/>
            <w:tcBorders>
              <w:top w:val="nil"/>
              <w:bottom w:val="nil"/>
              <w:right w:val="single" w:sz="18" w:space="0" w:color="808080" w:themeColor="background1" w:themeShade="80"/>
            </w:tcBorders>
            <w:vAlign w:val="center"/>
          </w:tcPr>
          <w:p w14:paraId="0FCF3B08" w14:textId="69A29485" w:rsidR="00512E36" w:rsidRPr="00B14121" w:rsidRDefault="00512E36" w:rsidP="00512E36">
            <w:pPr>
              <w:rPr>
                <w:del w:id="153" w:author="Pribil-Kövesdy Döníz" w:date="2026-09-22T12:49:00Z" w16du:dateUtc="2026-09-22T16:49:00Z"/>
                <w:rFonts w:ascii="Arial" w:hAnsi="Arial" w:cs="Arial"/>
                <w:sz w:val="20"/>
                <w:szCs w:val="20"/>
              </w:rPr>
            </w:pPr>
            <w:del w:id="154" w:author="Pribil-Kövesdy Döníz" w:date="2026-09-22T12:49:00Z" w16du:dateUtc="2026-09-22T16:49:00Z">
              <w:r w:rsidRPr="00B14121">
                <w:rPr>
                  <w:rFonts w:ascii="Arial" w:hAnsi="Arial" w:cs="Arial"/>
                  <w:sz w:val="20"/>
                  <w:szCs w:val="20"/>
                </w:rPr>
                <w:delText>meprobamate</w:delText>
              </w:r>
              <w:r w:rsidRPr="00B14121" w:rsidDel="00CC0C8D">
                <w:rPr>
                  <w:rFonts w:ascii="Arial" w:hAnsi="Arial" w:cs="Arial"/>
                  <w:sz w:val="20"/>
                  <w:szCs w:val="20"/>
                </w:rPr>
                <w:delText xml:space="preserve"> </w:delText>
              </w:r>
            </w:del>
          </w:p>
        </w:tc>
      </w:tr>
      <w:tr w:rsidR="00512E36" w:rsidRPr="00B14121" w14:paraId="4923287A" w14:textId="77777777" w:rsidTr="002959C5">
        <w:trPr>
          <w:trHeight w:val="288"/>
          <w:del w:id="155"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6B42F146" w14:textId="1D2894B3" w:rsidR="00512E36" w:rsidRPr="00B14121" w:rsidRDefault="00512E36" w:rsidP="00512E36">
            <w:pPr>
              <w:rPr>
                <w:del w:id="156" w:author="Pribil-Kövesdy Döníz" w:date="2026-09-22T12:49:00Z" w16du:dateUtc="2026-09-22T16:49:00Z"/>
                <w:rFonts w:ascii="Arial" w:hAnsi="Arial" w:cs="Arial"/>
                <w:sz w:val="20"/>
                <w:szCs w:val="20"/>
              </w:rPr>
            </w:pPr>
            <w:del w:id="157" w:author="Pribil-Kövesdy Döníz" w:date="2026-09-22T12:49:00Z" w16du:dateUtc="2026-09-22T16:49:00Z">
              <w:r w:rsidRPr="00B14121">
                <w:rPr>
                  <w:rFonts w:ascii="Arial" w:hAnsi="Arial" w:cs="Arial"/>
                  <w:sz w:val="20"/>
                  <w:szCs w:val="20"/>
                </w:rPr>
                <w:delText>duloxetine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022EF582" w14:textId="4B1C234F" w:rsidR="00512E36" w:rsidRPr="00B14121" w:rsidRDefault="00512E36" w:rsidP="00512E36">
            <w:pPr>
              <w:rPr>
                <w:del w:id="158" w:author="Pribil-Kövesdy Döníz" w:date="2026-09-22T12:49:00Z" w16du:dateUtc="2026-09-22T16:49:00Z"/>
                <w:rFonts w:ascii="Arial" w:hAnsi="Arial" w:cs="Arial"/>
                <w:sz w:val="20"/>
                <w:szCs w:val="20"/>
              </w:rPr>
            </w:pPr>
            <w:del w:id="159" w:author="Pribil-Kövesdy Döníz" w:date="2026-09-22T12:49:00Z" w16du:dateUtc="2026-09-22T16:49:00Z">
              <w:r w:rsidRPr="00B14121">
                <w:rPr>
                  <w:rFonts w:ascii="Arial" w:hAnsi="Arial" w:cs="Arial"/>
                  <w:sz w:val="20"/>
                  <w:szCs w:val="20"/>
                </w:rPr>
                <w:delText>tranylcypromine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5E8D1F11" w14:textId="789EC780" w:rsidR="00512E36" w:rsidRPr="00B14121" w:rsidRDefault="00512E36" w:rsidP="00512E36">
            <w:pPr>
              <w:ind w:left="361" w:hanging="361"/>
              <w:rPr>
                <w:del w:id="160" w:author="Pribil-Kövesdy Döníz" w:date="2026-09-22T12:49:00Z" w16du:dateUtc="2026-09-22T16:49:00Z"/>
                <w:rFonts w:ascii="Arial" w:hAnsi="Arial" w:cs="Arial"/>
                <w:sz w:val="20"/>
                <w:szCs w:val="20"/>
              </w:rPr>
            </w:pPr>
            <w:del w:id="161" w:author="Pribil-Kövesdy Döníz" w:date="2026-09-22T12:49:00Z" w16du:dateUtc="2026-09-22T16:49:00Z">
              <w:r w:rsidRPr="00B14121">
                <w:rPr>
                  <w:rFonts w:ascii="Arial" w:hAnsi="Arial" w:cs="Arial"/>
                  <w:sz w:val="20"/>
                  <w:szCs w:val="20"/>
                </w:rPr>
                <w:delText>chlordiazepoxide/ amitriptyline</w:delText>
              </w:r>
            </w:del>
          </w:p>
        </w:tc>
        <w:tc>
          <w:tcPr>
            <w:tcW w:w="2478" w:type="dxa"/>
            <w:tcBorders>
              <w:top w:val="nil"/>
              <w:bottom w:val="nil"/>
              <w:right w:val="single" w:sz="18" w:space="0" w:color="808080" w:themeColor="background1" w:themeShade="80"/>
            </w:tcBorders>
            <w:vAlign w:val="center"/>
          </w:tcPr>
          <w:p w14:paraId="66EDBAC6" w14:textId="726AEF7E" w:rsidR="00512E36" w:rsidRPr="00B14121" w:rsidRDefault="00512E36" w:rsidP="00512E36">
            <w:pPr>
              <w:rPr>
                <w:del w:id="162" w:author="Pribil-Kövesdy Döníz" w:date="2026-09-22T12:49:00Z" w16du:dateUtc="2026-09-22T16:49:00Z"/>
                <w:rFonts w:ascii="Arial" w:hAnsi="Arial" w:cs="Arial"/>
                <w:sz w:val="20"/>
                <w:szCs w:val="20"/>
              </w:rPr>
            </w:pPr>
            <w:del w:id="163" w:author="Pribil-Kövesdy Döníz" w:date="2026-09-22T12:49:00Z" w16du:dateUtc="2026-09-22T16:49:00Z">
              <w:r>
                <w:rPr>
                  <w:rFonts w:ascii="Arial" w:hAnsi="Arial" w:cs="Arial"/>
                  <w:position w:val="-1"/>
                  <w:sz w:val="20"/>
                  <w:szCs w:val="20"/>
                </w:rPr>
                <w:delText>m</w:delText>
              </w:r>
              <w:r w:rsidRPr="00B14121">
                <w:rPr>
                  <w:rFonts w:ascii="Arial" w:hAnsi="Arial" w:cs="Arial"/>
                  <w:position w:val="-1"/>
                  <w:sz w:val="20"/>
                  <w:szCs w:val="20"/>
                </w:rPr>
                <w:delText>idazolam</w:delText>
              </w:r>
              <w:r>
                <w:rPr>
                  <w:rFonts w:ascii="Arial" w:hAnsi="Arial" w:cs="Arial"/>
                  <w:sz w:val="20"/>
                  <w:szCs w:val="20"/>
                  <w:vertAlign w:val="superscript"/>
                </w:rPr>
                <w:delText>3</w:delText>
              </w:r>
            </w:del>
          </w:p>
        </w:tc>
      </w:tr>
      <w:tr w:rsidR="00512E36" w:rsidRPr="00B14121" w14:paraId="4858C546" w14:textId="77777777" w:rsidTr="002959C5">
        <w:trPr>
          <w:trHeight w:val="288"/>
          <w:del w:id="164"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D49FB4C" w14:textId="0B72BB6C" w:rsidR="00512E36" w:rsidRPr="00B14121" w:rsidRDefault="00512E36" w:rsidP="00512E36">
            <w:pPr>
              <w:rPr>
                <w:del w:id="165" w:author="Pribil-Kövesdy Döníz" w:date="2026-09-22T12:49:00Z" w16du:dateUtc="2026-09-22T16:49:00Z"/>
                <w:rFonts w:ascii="Arial" w:hAnsi="Arial" w:cs="Arial"/>
                <w:sz w:val="20"/>
                <w:szCs w:val="20"/>
              </w:rPr>
            </w:pPr>
            <w:del w:id="166" w:author="Pribil-Kövesdy Döníz" w:date="2026-09-22T12:49:00Z" w16du:dateUtc="2026-09-22T16:49:00Z">
              <w:r w:rsidRPr="00B14121">
                <w:rPr>
                  <w:rFonts w:ascii="Arial" w:hAnsi="Arial" w:cs="Arial"/>
                  <w:sz w:val="20"/>
                  <w:szCs w:val="20"/>
                </w:rPr>
                <w:delText>escitalopram</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A3A67CE" w14:textId="44919745" w:rsidR="00512E36" w:rsidRPr="00B14121" w:rsidRDefault="00512E36" w:rsidP="00512E36">
            <w:pPr>
              <w:rPr>
                <w:del w:id="167" w:author="Pribil-Kövesdy Döníz" w:date="2026-09-22T12:49:00Z" w16du:dateUtc="2026-09-22T16:49:00Z"/>
                <w:rFonts w:ascii="Arial" w:hAnsi="Arial" w:cs="Arial"/>
                <w:sz w:val="20"/>
                <w:szCs w:val="20"/>
              </w:rPr>
            </w:pPr>
            <w:del w:id="168" w:author="Pribil-Kövesdy Döníz" w:date="2026-09-22T12:49:00Z" w16du:dateUtc="2026-09-22T16:49:00Z">
              <w:r w:rsidRPr="00B14121">
                <w:rPr>
                  <w:rFonts w:ascii="Arial" w:hAnsi="Arial" w:cs="Arial"/>
                  <w:sz w:val="20"/>
                  <w:szCs w:val="20"/>
                </w:rPr>
                <w:delText>trazodone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DAD1178" w14:textId="76B1A9A1" w:rsidR="00512E36" w:rsidRPr="00B14121" w:rsidRDefault="00512E36" w:rsidP="00512E36">
            <w:pPr>
              <w:rPr>
                <w:del w:id="169" w:author="Pribil-Kövesdy Döníz" w:date="2026-09-22T12:49:00Z" w16du:dateUtc="2026-09-22T16:49:00Z"/>
                <w:rFonts w:ascii="Arial" w:hAnsi="Arial" w:cs="Arial"/>
                <w:sz w:val="20"/>
                <w:szCs w:val="20"/>
              </w:rPr>
            </w:pPr>
            <w:del w:id="170" w:author="Pribil-Kövesdy Döníz" w:date="2026-09-22T12:49:00Z" w16du:dateUtc="2026-09-22T16:49:00Z">
              <w:r w:rsidRPr="00B14121">
                <w:rPr>
                  <w:rFonts w:ascii="Arial" w:hAnsi="Arial" w:cs="Arial"/>
                  <w:sz w:val="20"/>
                  <w:szCs w:val="20"/>
                </w:rPr>
                <w:delText>clonazepam</w:delText>
              </w:r>
              <w:r w:rsidRPr="00B14121" w:rsidDel="00211352">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1383F4F3" w14:textId="085F49A6" w:rsidR="00512E36" w:rsidRPr="00B14121" w:rsidRDefault="00512E36" w:rsidP="00512E36">
            <w:pPr>
              <w:rPr>
                <w:del w:id="171" w:author="Pribil-Kövesdy Döníz" w:date="2026-09-22T12:49:00Z" w16du:dateUtc="2026-09-22T16:49:00Z"/>
                <w:rFonts w:ascii="Arial" w:hAnsi="Arial" w:cs="Arial"/>
                <w:sz w:val="20"/>
                <w:szCs w:val="20"/>
              </w:rPr>
            </w:pPr>
            <w:del w:id="172" w:author="Pribil-Kövesdy Döníz" w:date="2026-09-22T12:49:00Z" w16du:dateUtc="2026-09-22T16:49:00Z">
              <w:r>
                <w:rPr>
                  <w:rFonts w:ascii="Arial" w:hAnsi="Arial" w:cs="Arial"/>
                  <w:sz w:val="20"/>
                  <w:szCs w:val="20"/>
                </w:rPr>
                <w:delText>o</w:delText>
              </w:r>
              <w:r w:rsidRPr="00B14121">
                <w:rPr>
                  <w:rFonts w:ascii="Arial" w:hAnsi="Arial" w:cs="Arial"/>
                  <w:sz w:val="20"/>
                  <w:szCs w:val="20"/>
                </w:rPr>
                <w:delText>xazepam</w:delText>
              </w:r>
            </w:del>
          </w:p>
        </w:tc>
      </w:tr>
      <w:tr w:rsidR="00512E36" w:rsidRPr="00B14121" w14:paraId="60B9AE75" w14:textId="77777777" w:rsidTr="002959C5">
        <w:trPr>
          <w:trHeight w:val="288"/>
          <w:del w:id="173"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39728FCF" w14:textId="1BB13C8F" w:rsidR="00512E36" w:rsidRPr="00B14121" w:rsidRDefault="00512E36" w:rsidP="00512E36">
            <w:pPr>
              <w:rPr>
                <w:del w:id="174" w:author="Pribil-Kövesdy Döníz" w:date="2026-09-22T12:49:00Z" w16du:dateUtc="2026-09-22T16:49:00Z"/>
                <w:rFonts w:ascii="Arial" w:hAnsi="Arial" w:cs="Arial"/>
                <w:sz w:val="20"/>
                <w:szCs w:val="20"/>
              </w:rPr>
            </w:pPr>
            <w:del w:id="175" w:author="Pribil-Kövesdy Döníz" w:date="2026-09-22T12:49:00Z" w16du:dateUtc="2026-09-22T16:49:00Z">
              <w:r>
                <w:rPr>
                  <w:rStyle w:val="fontstyle01"/>
                </w:rPr>
                <w:delText>esketamine</w:delText>
              </w:r>
              <w:r>
                <w:delText xml:space="preserve"> </w:delText>
              </w:r>
            </w:del>
          </w:p>
        </w:tc>
        <w:tc>
          <w:tcPr>
            <w:tcW w:w="2587" w:type="dxa"/>
            <w:tcBorders>
              <w:top w:val="nil"/>
              <w:bottom w:val="nil"/>
              <w:right w:val="single" w:sz="18" w:space="0" w:color="808080" w:themeColor="background1" w:themeShade="80"/>
            </w:tcBorders>
            <w:vAlign w:val="center"/>
          </w:tcPr>
          <w:p w14:paraId="7B03D555" w14:textId="0E69A3C0" w:rsidR="00512E36" w:rsidRPr="00B14121" w:rsidRDefault="00512E36" w:rsidP="00512E36">
            <w:pPr>
              <w:rPr>
                <w:del w:id="176" w:author="Pribil-Kövesdy Döníz" w:date="2026-09-22T12:49:00Z" w16du:dateUtc="2026-09-22T16:49:00Z"/>
                <w:rFonts w:ascii="Arial" w:hAnsi="Arial" w:cs="Arial"/>
                <w:sz w:val="20"/>
                <w:szCs w:val="20"/>
              </w:rPr>
            </w:pPr>
            <w:del w:id="177" w:author="Pribil-Kövesdy Döníz" w:date="2026-09-22T12:49:00Z" w16du:dateUtc="2026-09-22T16:49:00Z">
              <w:r w:rsidRPr="00B14121">
                <w:rPr>
                  <w:rFonts w:ascii="Arial" w:hAnsi="Arial" w:cs="Arial"/>
                  <w:sz w:val="20"/>
                  <w:szCs w:val="20"/>
                </w:rPr>
                <w:delText>trimipramine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5D1C159D" w14:textId="03FA2ABE" w:rsidR="00512E36" w:rsidRDefault="00512E36" w:rsidP="00512E36">
            <w:pPr>
              <w:rPr>
                <w:del w:id="178" w:author="Pribil-Kövesdy Döníz" w:date="2026-09-22T12:49:00Z" w16du:dateUtc="2026-09-22T16:49:00Z"/>
                <w:rFonts w:ascii="Arial" w:hAnsi="Arial" w:cs="Arial"/>
                <w:sz w:val="20"/>
                <w:szCs w:val="20"/>
              </w:rPr>
            </w:pPr>
            <w:del w:id="179" w:author="Pribil-Kövesdy Döníz" w:date="2026-09-22T12:49:00Z" w16du:dateUtc="2026-09-22T16:49:00Z">
              <w:r w:rsidRPr="00B14121">
                <w:rPr>
                  <w:rFonts w:ascii="Arial" w:hAnsi="Arial" w:cs="Arial"/>
                  <w:sz w:val="20"/>
                  <w:szCs w:val="20"/>
                </w:rPr>
                <w:delText>clorazepate</w:delText>
              </w:r>
              <w:r w:rsidRPr="00B14121" w:rsidDel="00CC0C8D">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19760C11" w14:textId="3427BC31" w:rsidR="00512E36" w:rsidRPr="00B14121" w:rsidRDefault="00512E36" w:rsidP="00512E36">
            <w:pPr>
              <w:rPr>
                <w:del w:id="180" w:author="Pribil-Kövesdy Döníz" w:date="2026-09-22T12:49:00Z" w16du:dateUtc="2026-09-22T16:49:00Z"/>
                <w:rFonts w:ascii="Arial" w:hAnsi="Arial" w:cs="Arial"/>
                <w:sz w:val="20"/>
                <w:szCs w:val="20"/>
              </w:rPr>
            </w:pPr>
          </w:p>
        </w:tc>
      </w:tr>
      <w:tr w:rsidR="00512E36" w:rsidRPr="00B14121" w14:paraId="1647EA86" w14:textId="77777777" w:rsidTr="002959C5">
        <w:trPr>
          <w:trHeight w:val="288"/>
          <w:del w:id="181"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64D4B566" w14:textId="4DAFE8C8" w:rsidR="00512E36" w:rsidRPr="00B14121" w:rsidRDefault="00512E36" w:rsidP="00512E36">
            <w:pPr>
              <w:rPr>
                <w:del w:id="182" w:author="Pribil-Kövesdy Döníz" w:date="2026-09-22T12:49:00Z" w16du:dateUtc="2026-09-22T16:49:00Z"/>
                <w:rFonts w:ascii="Arial" w:hAnsi="Arial" w:cs="Arial"/>
                <w:sz w:val="20"/>
                <w:szCs w:val="20"/>
              </w:rPr>
            </w:pPr>
            <w:del w:id="183" w:author="Pribil-Kövesdy Döníz" w:date="2026-09-22T12:49:00Z" w16du:dateUtc="2026-09-22T16:49:00Z">
              <w:r w:rsidRPr="00B14121">
                <w:rPr>
                  <w:rFonts w:ascii="Arial" w:hAnsi="Arial" w:cs="Arial"/>
                  <w:sz w:val="20"/>
                  <w:szCs w:val="20"/>
                </w:rPr>
                <w:delText>fluoxetine</w:delText>
              </w:r>
              <w:r w:rsidRPr="00B14121" w:rsidDel="00FE0717">
                <w:rPr>
                  <w:rFonts w:ascii="Arial" w:hAnsi="Arial" w:cs="Arial"/>
                  <w:position w:val="4"/>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4F3FE52B" w14:textId="2A3BB3C5" w:rsidR="00512E36" w:rsidRPr="00B14121" w:rsidRDefault="00512E36" w:rsidP="00512E36">
            <w:pPr>
              <w:rPr>
                <w:del w:id="184" w:author="Pribil-Kövesdy Döníz" w:date="2026-09-22T12:49:00Z" w16du:dateUtc="2026-09-22T16:49:00Z"/>
                <w:rFonts w:ascii="Arial" w:hAnsi="Arial" w:cs="Arial"/>
                <w:sz w:val="20"/>
                <w:szCs w:val="20"/>
              </w:rPr>
            </w:pPr>
            <w:del w:id="185" w:author="Pribil-Kövesdy Döníz" w:date="2026-09-22T12:49:00Z" w16du:dateUtc="2026-09-22T16:49:00Z">
              <w:r w:rsidRPr="00B14121">
                <w:rPr>
                  <w:rFonts w:ascii="Arial" w:hAnsi="Arial" w:cs="Arial"/>
                  <w:sz w:val="20"/>
                  <w:szCs w:val="20"/>
                </w:rPr>
                <w:delText>venlafaxine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0DC694D2" w14:textId="6BF04FE9" w:rsidR="00512E36" w:rsidRPr="00B14121" w:rsidRDefault="00512E36" w:rsidP="00512E36">
            <w:pPr>
              <w:pStyle w:val="Heading1"/>
              <w:ind w:left="-135"/>
              <w:jc w:val="center"/>
              <w:rPr>
                <w:del w:id="186" w:author="Pribil-Kövesdy Döníz" w:date="2026-09-22T12:49:00Z" w16du:dateUtc="2026-09-22T16:49:00Z"/>
                <w:sz w:val="20"/>
                <w:szCs w:val="20"/>
              </w:rPr>
            </w:pPr>
            <w:del w:id="187" w:author="Pribil-Kövesdy Döníz" w:date="2026-09-22T12:49:00Z" w16du:dateUtc="2026-09-22T16:49:00Z">
              <w:r w:rsidRPr="007E05AE">
                <w:rPr>
                  <w:sz w:val="20"/>
                </w:rPr>
                <w:delText>Hypnotics</w:delText>
              </w:r>
            </w:del>
          </w:p>
        </w:tc>
      </w:tr>
      <w:tr w:rsidR="00512E36" w:rsidRPr="00B14121" w14:paraId="77B0EB03" w14:textId="77777777" w:rsidTr="002959C5">
        <w:trPr>
          <w:trHeight w:val="288"/>
          <w:del w:id="188"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016081B" w14:textId="20CB4C4D" w:rsidR="00512E36" w:rsidRPr="00B14121" w:rsidRDefault="00512E36" w:rsidP="00512E36">
            <w:pPr>
              <w:rPr>
                <w:del w:id="189" w:author="Pribil-Kövesdy Döníz" w:date="2026-09-22T12:49:00Z" w16du:dateUtc="2026-09-22T16:49:00Z"/>
                <w:rFonts w:ascii="Arial" w:hAnsi="Arial" w:cs="Arial"/>
                <w:position w:val="4"/>
                <w:sz w:val="20"/>
                <w:szCs w:val="20"/>
              </w:rPr>
            </w:pPr>
            <w:del w:id="190" w:author="Pribil-Kövesdy Döníz" w:date="2026-09-22T12:49:00Z" w16du:dateUtc="2026-09-22T16:49:00Z">
              <w:r w:rsidRPr="00B14121">
                <w:rPr>
                  <w:rFonts w:ascii="Arial" w:hAnsi="Arial" w:cs="Arial"/>
                  <w:position w:val="4"/>
                  <w:sz w:val="20"/>
                  <w:szCs w:val="20"/>
                </w:rPr>
                <w:delText>fluvoxamine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841C003" w14:textId="285287C9" w:rsidR="00512E36" w:rsidRPr="00B14121" w:rsidRDefault="00512E36" w:rsidP="00512E36">
            <w:pPr>
              <w:rPr>
                <w:del w:id="191" w:author="Pribil-Kövesdy Döníz" w:date="2026-09-22T12:49:00Z" w16du:dateUtc="2026-09-22T16:49:00Z"/>
                <w:rFonts w:ascii="Arial" w:hAnsi="Arial" w:cs="Arial"/>
                <w:position w:val="-3"/>
                <w:sz w:val="20"/>
                <w:szCs w:val="20"/>
              </w:rPr>
            </w:pPr>
            <w:del w:id="192" w:author="Pribil-Kövesdy Döníz" w:date="2026-09-22T12:49:00Z" w16du:dateUtc="2026-09-22T16:49:00Z">
              <w:r w:rsidRPr="00B14121">
                <w:rPr>
                  <w:rFonts w:ascii="Arial" w:hAnsi="Arial" w:cs="Arial"/>
                  <w:position w:val="-3"/>
                  <w:sz w:val="20"/>
                  <w:szCs w:val="20"/>
                </w:rPr>
                <w:delText>vilazodone</w:delText>
              </w:r>
            </w:del>
          </w:p>
        </w:tc>
        <w:tc>
          <w:tcPr>
            <w:tcW w:w="2641" w:type="dxa"/>
            <w:tcBorders>
              <w:top w:val="nil"/>
              <w:left w:val="single" w:sz="18" w:space="0" w:color="808080" w:themeColor="background1" w:themeShade="80"/>
              <w:bottom w:val="nil"/>
            </w:tcBorders>
            <w:vAlign w:val="center"/>
          </w:tcPr>
          <w:p w14:paraId="7D700283" w14:textId="155613EB" w:rsidR="00512E36" w:rsidRDefault="00512E36" w:rsidP="00512E36">
            <w:pPr>
              <w:rPr>
                <w:del w:id="193" w:author="Pribil-Kövesdy Döníz" w:date="2026-09-22T12:49:00Z" w16du:dateUtc="2026-09-22T16:49:00Z"/>
                <w:rFonts w:ascii="Arial" w:hAnsi="Arial" w:cs="Arial"/>
                <w:sz w:val="20"/>
                <w:szCs w:val="20"/>
              </w:rPr>
            </w:pPr>
            <w:del w:id="194" w:author="Pribil-Kövesdy Döníz" w:date="2026-09-22T12:49:00Z" w16du:dateUtc="2026-09-22T16:49:00Z">
              <w:r w:rsidRPr="00445F95">
                <w:rPr>
                  <w:rFonts w:ascii="Arial" w:hAnsi="Arial" w:cs="Arial"/>
                  <w:sz w:val="20"/>
                  <w:szCs w:val="20"/>
                </w:rPr>
                <w:delText>daridorexant</w:delText>
              </w:r>
            </w:del>
          </w:p>
        </w:tc>
        <w:tc>
          <w:tcPr>
            <w:tcW w:w="2478" w:type="dxa"/>
            <w:tcBorders>
              <w:top w:val="nil"/>
              <w:bottom w:val="nil"/>
              <w:right w:val="single" w:sz="18" w:space="0" w:color="808080" w:themeColor="background1" w:themeShade="80"/>
            </w:tcBorders>
            <w:vAlign w:val="center"/>
          </w:tcPr>
          <w:p w14:paraId="4D1D4A1C" w14:textId="17D2D906" w:rsidR="00512E36" w:rsidRPr="00B14121" w:rsidRDefault="007453A8" w:rsidP="00512E36">
            <w:pPr>
              <w:rPr>
                <w:del w:id="195" w:author="Pribil-Kövesdy Döníz" w:date="2026-09-22T12:49:00Z" w16du:dateUtc="2026-09-22T16:49:00Z"/>
                <w:rFonts w:ascii="Arial" w:hAnsi="Arial" w:cs="Arial"/>
                <w:sz w:val="20"/>
                <w:szCs w:val="20"/>
              </w:rPr>
            </w:pPr>
            <w:del w:id="196" w:author="Pribil-Kövesdy Döníz" w:date="2026-09-22T12:49:00Z" w16du:dateUtc="2026-09-22T16:49:00Z">
              <w:r>
                <w:rPr>
                  <w:rFonts w:ascii="Arial" w:hAnsi="Arial" w:cs="Arial"/>
                  <w:sz w:val="20"/>
                  <w:szCs w:val="20"/>
                </w:rPr>
                <w:delText>quazepam</w:delText>
              </w:r>
            </w:del>
          </w:p>
        </w:tc>
      </w:tr>
      <w:tr w:rsidR="007453A8" w:rsidRPr="00B14121" w14:paraId="414AA065" w14:textId="77777777" w:rsidTr="001D2F5D">
        <w:trPr>
          <w:trHeight w:val="288"/>
          <w:del w:id="197"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5FFCCCED" w14:textId="0E31B05A" w:rsidR="007453A8" w:rsidRPr="00B14121" w:rsidRDefault="007453A8" w:rsidP="007453A8">
            <w:pPr>
              <w:rPr>
                <w:del w:id="198" w:author="Pribil-Kövesdy Döníz" w:date="2026-09-22T12:49:00Z" w16du:dateUtc="2026-09-22T16:49:00Z"/>
                <w:rFonts w:ascii="Arial" w:hAnsi="Arial" w:cs="Arial"/>
                <w:sz w:val="20"/>
                <w:szCs w:val="20"/>
              </w:rPr>
            </w:pPr>
            <w:del w:id="199" w:author="Pribil-Kövesdy Döníz" w:date="2026-09-22T12:49:00Z" w16du:dateUtc="2026-09-22T16:49:00Z">
              <w:r w:rsidRPr="00B14121">
                <w:rPr>
                  <w:rFonts w:ascii="Arial" w:hAnsi="Arial" w:cs="Arial"/>
                  <w:position w:val="4"/>
                  <w:sz w:val="20"/>
                  <w:szCs w:val="20"/>
                </w:rPr>
                <w:delText>imipramine</w:delText>
              </w:r>
            </w:del>
          </w:p>
        </w:tc>
        <w:tc>
          <w:tcPr>
            <w:tcW w:w="2587" w:type="dxa"/>
            <w:tcBorders>
              <w:top w:val="nil"/>
              <w:bottom w:val="nil"/>
              <w:right w:val="single" w:sz="18" w:space="0" w:color="808080" w:themeColor="background1" w:themeShade="80"/>
            </w:tcBorders>
            <w:vAlign w:val="center"/>
          </w:tcPr>
          <w:p w14:paraId="004E8D6C" w14:textId="52A277FA" w:rsidR="007453A8" w:rsidRPr="00B14121" w:rsidRDefault="007453A8" w:rsidP="007453A8">
            <w:pPr>
              <w:rPr>
                <w:del w:id="200" w:author="Pribil-Kövesdy Döníz" w:date="2026-09-22T12:49:00Z" w16du:dateUtc="2026-09-22T16:49:00Z"/>
                <w:rFonts w:ascii="Arial" w:hAnsi="Arial" w:cs="Arial"/>
                <w:sz w:val="20"/>
                <w:szCs w:val="20"/>
              </w:rPr>
            </w:pPr>
            <w:del w:id="201" w:author="Pribil-Kövesdy Döníz" w:date="2026-09-22T12:49:00Z" w16du:dateUtc="2026-09-22T16:49:00Z">
              <w:r w:rsidRPr="00741735">
                <w:rPr>
                  <w:rFonts w:ascii="Arial" w:hAnsi="Arial" w:cs="Arial"/>
                  <w:position w:val="-3"/>
                  <w:sz w:val="20"/>
                  <w:szCs w:val="20"/>
                </w:rPr>
                <w:delText>vortioxetine</w:delText>
              </w:r>
            </w:del>
          </w:p>
        </w:tc>
        <w:tc>
          <w:tcPr>
            <w:tcW w:w="2641" w:type="dxa"/>
            <w:tcBorders>
              <w:top w:val="nil"/>
              <w:left w:val="single" w:sz="18" w:space="0" w:color="808080" w:themeColor="background1" w:themeShade="80"/>
              <w:bottom w:val="nil"/>
            </w:tcBorders>
            <w:vAlign w:val="center"/>
          </w:tcPr>
          <w:p w14:paraId="60941C3C" w14:textId="02ACB726" w:rsidR="007453A8" w:rsidRPr="00B14121" w:rsidRDefault="007453A8" w:rsidP="007453A8">
            <w:pPr>
              <w:rPr>
                <w:del w:id="202" w:author="Pribil-Kövesdy Döníz" w:date="2026-09-22T12:49:00Z" w16du:dateUtc="2026-09-22T16:49:00Z"/>
                <w:rFonts w:ascii="Arial" w:hAnsi="Arial" w:cs="Arial"/>
                <w:sz w:val="20"/>
                <w:szCs w:val="20"/>
              </w:rPr>
            </w:pPr>
            <w:del w:id="203" w:author="Pribil-Kövesdy Döníz" w:date="2026-09-22T12:49:00Z" w16du:dateUtc="2026-09-22T16:49:00Z">
              <w:r>
                <w:rPr>
                  <w:rFonts w:ascii="Arial" w:hAnsi="Arial" w:cs="Arial"/>
                  <w:sz w:val="20"/>
                  <w:szCs w:val="20"/>
                </w:rPr>
                <w:delText>d</w:delText>
              </w:r>
              <w:r w:rsidRPr="00B14121">
                <w:rPr>
                  <w:rFonts w:ascii="Arial" w:hAnsi="Arial" w:cs="Arial"/>
                  <w:sz w:val="20"/>
                  <w:szCs w:val="20"/>
                </w:rPr>
                <w:delText>oxepin</w:delText>
              </w:r>
              <w:r w:rsidRPr="00662293">
                <w:rPr>
                  <w:rFonts w:ascii="Arial" w:hAnsi="Arial" w:cs="Arial"/>
                  <w:sz w:val="20"/>
                  <w:szCs w:val="20"/>
                  <w:vertAlign w:val="superscript"/>
                </w:rPr>
                <w:delText>4</w:delText>
              </w:r>
            </w:del>
          </w:p>
        </w:tc>
        <w:tc>
          <w:tcPr>
            <w:tcW w:w="2478" w:type="dxa"/>
            <w:tcBorders>
              <w:top w:val="nil"/>
              <w:bottom w:val="nil"/>
              <w:right w:val="single" w:sz="18" w:space="0" w:color="808080" w:themeColor="background1" w:themeShade="80"/>
            </w:tcBorders>
            <w:vAlign w:val="center"/>
          </w:tcPr>
          <w:p w14:paraId="2D0C05E3" w14:textId="0C75BB44" w:rsidR="007453A8" w:rsidRPr="00B14121" w:rsidRDefault="007453A8" w:rsidP="007453A8">
            <w:pPr>
              <w:rPr>
                <w:del w:id="204" w:author="Pribil-Kövesdy Döníz" w:date="2026-09-22T12:49:00Z" w16du:dateUtc="2026-09-22T16:49:00Z"/>
                <w:rFonts w:ascii="Arial" w:hAnsi="Arial" w:cs="Arial"/>
                <w:sz w:val="20"/>
                <w:szCs w:val="20"/>
              </w:rPr>
            </w:pPr>
            <w:del w:id="205" w:author="Pribil-Kövesdy Döníz" w:date="2026-09-22T12:49:00Z" w16du:dateUtc="2026-09-22T16:49:00Z">
              <w:r w:rsidRPr="00B14121">
                <w:rPr>
                  <w:rFonts w:ascii="Arial" w:hAnsi="Arial" w:cs="Arial"/>
                  <w:sz w:val="20"/>
                  <w:szCs w:val="20"/>
                </w:rPr>
                <w:delText>suvorexant</w:delText>
              </w:r>
              <w:r w:rsidRPr="00B14121" w:rsidDel="00041FF4">
                <w:rPr>
                  <w:rFonts w:ascii="Arial" w:hAnsi="Arial" w:cs="Arial"/>
                  <w:sz w:val="20"/>
                  <w:szCs w:val="20"/>
                </w:rPr>
                <w:delText xml:space="preserve"> </w:delText>
              </w:r>
            </w:del>
          </w:p>
        </w:tc>
      </w:tr>
      <w:tr w:rsidR="007453A8" w:rsidRPr="00B14121" w14:paraId="25CE9D91" w14:textId="77777777" w:rsidTr="002959C5">
        <w:trPr>
          <w:trHeight w:val="288"/>
          <w:del w:id="206" w:author="Pribil-Kövesdy Döníz" w:date="2026-09-22T12:49:00Z" w16du:dateUtc="2026-09-22T16:49:00Z"/>
        </w:trPr>
        <w:tc>
          <w:tcPr>
            <w:tcW w:w="3125" w:type="dxa"/>
            <w:tcBorders>
              <w:top w:val="nil"/>
              <w:left w:val="single" w:sz="18" w:space="0" w:color="808080" w:themeColor="background1" w:themeShade="80"/>
              <w:bottom w:val="single" w:sz="18" w:space="0" w:color="808080" w:themeColor="background1" w:themeShade="80"/>
            </w:tcBorders>
            <w:vAlign w:val="center"/>
          </w:tcPr>
          <w:p w14:paraId="2CD1DBC2" w14:textId="6EDC8333" w:rsidR="007453A8" w:rsidRPr="00B14121" w:rsidRDefault="007453A8" w:rsidP="007453A8">
            <w:pPr>
              <w:rPr>
                <w:del w:id="207" w:author="Pribil-Kövesdy Döníz" w:date="2026-09-22T12:49:00Z" w16du:dateUtc="2026-09-22T16:49:00Z"/>
                <w:rFonts w:ascii="Arial" w:hAnsi="Arial" w:cs="Arial"/>
                <w:position w:val="4"/>
                <w:sz w:val="20"/>
                <w:szCs w:val="20"/>
              </w:rPr>
            </w:pPr>
            <w:del w:id="208" w:author="Pribil-Kövesdy Döníz" w:date="2026-09-22T12:49:00Z" w16du:dateUtc="2026-09-22T16:49:00Z">
              <w:r w:rsidRPr="00E3198A">
                <w:rPr>
                  <w:rFonts w:ascii="Arial" w:hAnsi="Arial" w:cs="Arial"/>
                  <w:position w:val="4"/>
                  <w:sz w:val="20"/>
                  <w:szCs w:val="20"/>
                </w:rPr>
                <w:delText>isocarboxazid</w:delText>
              </w:r>
            </w:del>
          </w:p>
        </w:tc>
        <w:tc>
          <w:tcPr>
            <w:tcW w:w="2587" w:type="dxa"/>
            <w:tcBorders>
              <w:top w:val="nil"/>
              <w:bottom w:val="single" w:sz="18" w:space="0" w:color="808080" w:themeColor="background1" w:themeShade="80"/>
              <w:right w:val="single" w:sz="18" w:space="0" w:color="808080" w:themeColor="background1" w:themeShade="80"/>
            </w:tcBorders>
            <w:vAlign w:val="center"/>
          </w:tcPr>
          <w:p w14:paraId="09E87001" w14:textId="0CBF4BFE" w:rsidR="007453A8" w:rsidRPr="00B14121" w:rsidRDefault="007453A8" w:rsidP="007453A8">
            <w:pPr>
              <w:rPr>
                <w:del w:id="209" w:author="Pribil-Kövesdy Döníz" w:date="2026-09-22T12:49:00Z" w16du:dateUtc="2026-09-22T16:49:00Z"/>
                <w:rFonts w:ascii="Arial" w:hAnsi="Arial" w:cs="Arial"/>
                <w:position w:val="-3"/>
                <w:sz w:val="20"/>
                <w:szCs w:val="20"/>
              </w:rPr>
            </w:pPr>
            <w:del w:id="210" w:author="Pribil-Kövesdy Döníz" w:date="2026-09-22T12:49:00Z" w16du:dateUtc="2026-09-22T16:49:00Z">
              <w:r w:rsidRPr="0013353E">
                <w:rPr>
                  <w:rFonts w:ascii="Arial" w:hAnsi="Arial" w:cs="Arial"/>
                  <w:position w:val="-3"/>
                  <w:sz w:val="20"/>
                  <w:szCs w:val="20"/>
                </w:rPr>
                <w:delText>zuranolone</w:delText>
              </w:r>
            </w:del>
          </w:p>
        </w:tc>
        <w:tc>
          <w:tcPr>
            <w:tcW w:w="2641" w:type="dxa"/>
            <w:tcBorders>
              <w:top w:val="nil"/>
              <w:left w:val="single" w:sz="18" w:space="0" w:color="808080" w:themeColor="background1" w:themeShade="80"/>
              <w:bottom w:val="nil"/>
            </w:tcBorders>
            <w:vAlign w:val="center"/>
          </w:tcPr>
          <w:p w14:paraId="351D97A0" w14:textId="2D08EE3E" w:rsidR="007453A8" w:rsidRDefault="007453A8" w:rsidP="007453A8">
            <w:pPr>
              <w:rPr>
                <w:del w:id="211" w:author="Pribil-Kövesdy Döníz" w:date="2026-09-22T12:49:00Z" w16du:dateUtc="2026-09-22T16:49:00Z"/>
                <w:rFonts w:ascii="Arial" w:hAnsi="Arial" w:cs="Arial"/>
                <w:sz w:val="20"/>
                <w:szCs w:val="20"/>
              </w:rPr>
            </w:pPr>
            <w:del w:id="212" w:author="Pribil-Kövesdy Döníz" w:date="2026-09-22T12:49:00Z" w16du:dateUtc="2026-09-22T16:49:00Z">
              <w:r w:rsidRPr="00B14121">
                <w:rPr>
                  <w:rFonts w:ascii="Arial" w:hAnsi="Arial" w:cs="Arial"/>
                  <w:sz w:val="20"/>
                  <w:szCs w:val="20"/>
                </w:rPr>
                <w:delText>estazolam</w:delText>
              </w:r>
            </w:del>
          </w:p>
        </w:tc>
        <w:tc>
          <w:tcPr>
            <w:tcW w:w="2478" w:type="dxa"/>
            <w:tcBorders>
              <w:top w:val="nil"/>
              <w:bottom w:val="nil"/>
              <w:right w:val="single" w:sz="18" w:space="0" w:color="808080" w:themeColor="background1" w:themeShade="80"/>
            </w:tcBorders>
            <w:vAlign w:val="center"/>
          </w:tcPr>
          <w:p w14:paraId="4B4EB6FB" w14:textId="413EB240" w:rsidR="007453A8" w:rsidRPr="00B14121" w:rsidRDefault="007453A8" w:rsidP="007453A8">
            <w:pPr>
              <w:rPr>
                <w:del w:id="213" w:author="Pribil-Kövesdy Döníz" w:date="2026-09-22T12:49:00Z" w16du:dateUtc="2026-09-22T16:49:00Z"/>
                <w:rFonts w:ascii="Arial" w:hAnsi="Arial" w:cs="Arial"/>
                <w:sz w:val="20"/>
                <w:szCs w:val="20"/>
              </w:rPr>
            </w:pPr>
            <w:del w:id="214" w:author="Pribil-Kövesdy Döníz" w:date="2026-09-22T12:49:00Z" w16du:dateUtc="2026-09-22T16:49:00Z">
              <w:r w:rsidRPr="00B14121">
                <w:rPr>
                  <w:rFonts w:ascii="Arial" w:hAnsi="Arial" w:cs="Arial"/>
                  <w:sz w:val="20"/>
                  <w:szCs w:val="20"/>
                </w:rPr>
                <w:delText>temazepam</w:delText>
              </w:r>
              <w:r w:rsidRPr="00B14121" w:rsidDel="00041FF4">
                <w:rPr>
                  <w:rFonts w:ascii="Arial" w:hAnsi="Arial" w:cs="Arial"/>
                  <w:sz w:val="20"/>
                  <w:szCs w:val="20"/>
                </w:rPr>
                <w:delText xml:space="preserve"> </w:delText>
              </w:r>
            </w:del>
          </w:p>
        </w:tc>
      </w:tr>
      <w:tr w:rsidR="007453A8" w:rsidRPr="00B14121" w14:paraId="55C385D5" w14:textId="77777777" w:rsidTr="002959C5">
        <w:trPr>
          <w:trHeight w:val="313"/>
          <w:del w:id="215" w:author="Pribil-Kövesdy Döníz" w:date="2026-09-22T12:49:00Z" w16du:dateUtc="2026-09-22T16:49: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555A76E0" w14:textId="06CCF02D" w:rsidR="007453A8" w:rsidRPr="002959C5" w:rsidRDefault="007453A8" w:rsidP="007453A8">
            <w:pPr>
              <w:jc w:val="center"/>
              <w:rPr>
                <w:del w:id="216" w:author="Pribil-Kövesdy Döníz" w:date="2026-09-22T12:49:00Z" w16du:dateUtc="2026-09-22T16:49:00Z"/>
                <w:rFonts w:ascii="Arial" w:hAnsi="Arial" w:cs="Arial"/>
                <w:b/>
                <w:bCs/>
                <w:sz w:val="20"/>
                <w:szCs w:val="20"/>
              </w:rPr>
            </w:pPr>
            <w:del w:id="217" w:author="Pribil-Kövesdy Döníz" w:date="2026-09-22T12:49:00Z" w16du:dateUtc="2026-09-22T16:49:00Z">
              <w:r w:rsidRPr="002959C5">
                <w:rPr>
                  <w:rFonts w:ascii="Arial" w:hAnsi="Arial" w:cs="Arial"/>
                  <w:b/>
                  <w:bCs/>
                  <w:sz w:val="20"/>
                  <w:szCs w:val="20"/>
                </w:rPr>
                <w:delText>Antipsychotics</w:delText>
              </w:r>
              <w:r w:rsidRPr="002959C5" w:rsidDel="00D70190">
                <w:rPr>
                  <w:rFonts w:ascii="Arial" w:hAnsi="Arial" w:cs="Arial"/>
                  <w:b/>
                  <w:bCs/>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A8F3FC7" w14:textId="3525615B" w:rsidR="007453A8" w:rsidRPr="00B14121" w:rsidRDefault="007453A8" w:rsidP="007453A8">
            <w:pPr>
              <w:rPr>
                <w:del w:id="218" w:author="Pribil-Kövesdy Döníz" w:date="2026-09-22T12:49:00Z" w16du:dateUtc="2026-09-22T16:49:00Z"/>
                <w:rFonts w:ascii="Arial" w:hAnsi="Arial" w:cs="Arial"/>
                <w:sz w:val="20"/>
                <w:szCs w:val="20"/>
              </w:rPr>
            </w:pPr>
            <w:del w:id="219" w:author="Pribil-Kövesdy Döníz" w:date="2026-09-22T12:49:00Z" w16du:dateUtc="2026-09-22T16:49:00Z">
              <w:r w:rsidRPr="00B14121">
                <w:rPr>
                  <w:rFonts w:ascii="Arial" w:hAnsi="Arial" w:cs="Arial"/>
                  <w:sz w:val="20"/>
                  <w:szCs w:val="20"/>
                </w:rPr>
                <w:delText>eszopiclone</w:delText>
              </w:r>
              <w:r w:rsidRPr="00B14121"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348E64F3" w14:textId="606ADB96" w:rsidR="007453A8" w:rsidRPr="00B14121" w:rsidRDefault="007453A8" w:rsidP="007453A8">
            <w:pPr>
              <w:rPr>
                <w:del w:id="220" w:author="Pribil-Kövesdy Döníz" w:date="2026-09-22T12:49:00Z" w16du:dateUtc="2026-09-22T16:49:00Z"/>
                <w:rFonts w:ascii="Arial" w:hAnsi="Arial" w:cs="Arial"/>
                <w:sz w:val="20"/>
                <w:szCs w:val="20"/>
              </w:rPr>
            </w:pPr>
            <w:del w:id="221" w:author="Pribil-Kövesdy Döníz" w:date="2026-09-22T12:49:00Z" w16du:dateUtc="2026-09-22T16:49:00Z">
              <w:r w:rsidRPr="0013353E">
                <w:rPr>
                  <w:rFonts w:ascii="Arial" w:hAnsi="Arial" w:cs="Arial"/>
                  <w:sz w:val="20"/>
                  <w:szCs w:val="20"/>
                </w:rPr>
                <w:delText>triazolam</w:delText>
              </w:r>
              <w:r w:rsidRPr="0013353E" w:rsidDel="007453A8">
                <w:rPr>
                  <w:rFonts w:ascii="Arial" w:hAnsi="Arial" w:cs="Arial"/>
                  <w:sz w:val="20"/>
                  <w:szCs w:val="20"/>
                </w:rPr>
                <w:delText xml:space="preserve"> </w:delText>
              </w:r>
            </w:del>
          </w:p>
        </w:tc>
      </w:tr>
      <w:tr w:rsidR="007453A8" w:rsidRPr="00B14121" w14:paraId="68120BAE" w14:textId="77777777" w:rsidTr="002959C5">
        <w:trPr>
          <w:trHeight w:val="288"/>
          <w:del w:id="222"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8F22820" w14:textId="357F2CC7" w:rsidR="007453A8" w:rsidRPr="00B14121" w:rsidRDefault="007453A8" w:rsidP="007453A8">
            <w:pPr>
              <w:rPr>
                <w:del w:id="223" w:author="Pribil-Kövesdy Döníz" w:date="2026-09-22T12:49:00Z" w16du:dateUtc="2026-09-22T16:49:00Z"/>
                <w:rFonts w:ascii="Arial" w:hAnsi="Arial" w:cs="Arial"/>
                <w:sz w:val="20"/>
                <w:szCs w:val="20"/>
              </w:rPr>
            </w:pPr>
            <w:del w:id="224" w:author="Pribil-Kövesdy Döníz" w:date="2026-09-22T12:49:00Z" w16du:dateUtc="2026-09-22T16:49:00Z">
              <w:r w:rsidRPr="00B14121">
                <w:rPr>
                  <w:rFonts w:ascii="Arial" w:hAnsi="Arial" w:cs="Arial"/>
                  <w:sz w:val="20"/>
                  <w:szCs w:val="20"/>
                </w:rPr>
                <w:delText>aripiprazole</w:delText>
              </w:r>
            </w:del>
          </w:p>
        </w:tc>
        <w:tc>
          <w:tcPr>
            <w:tcW w:w="2587" w:type="dxa"/>
            <w:tcBorders>
              <w:top w:val="nil"/>
              <w:bottom w:val="nil"/>
              <w:right w:val="single" w:sz="18" w:space="0" w:color="808080" w:themeColor="background1" w:themeShade="80"/>
            </w:tcBorders>
            <w:vAlign w:val="center"/>
          </w:tcPr>
          <w:p w14:paraId="0CFA351C" w14:textId="03C66F36" w:rsidR="007453A8" w:rsidRPr="00636651" w:rsidRDefault="00F9721E" w:rsidP="007453A8">
            <w:pPr>
              <w:rPr>
                <w:del w:id="225" w:author="Pribil-Kövesdy Döníz" w:date="2026-09-22T12:49:00Z" w16du:dateUtc="2026-09-22T16:49:00Z"/>
                <w:rFonts w:ascii="Arial" w:hAnsi="Arial" w:cs="Arial"/>
                <w:sz w:val="20"/>
                <w:szCs w:val="20"/>
              </w:rPr>
            </w:pPr>
            <w:del w:id="226" w:author="Pribil-Kövesdy Döníz" w:date="2026-09-22T12:49:00Z" w16du:dateUtc="2026-09-22T16:49:00Z">
              <w:r w:rsidRPr="00F9721E">
                <w:rPr>
                  <w:rFonts w:ascii="Arial" w:hAnsi="Arial" w:cs="Arial"/>
                  <w:sz w:val="20"/>
                  <w:szCs w:val="20"/>
                </w:rPr>
                <w:delText xml:space="preserve">olanzapine/fluoxetine </w:delText>
              </w:r>
            </w:del>
          </w:p>
        </w:tc>
        <w:tc>
          <w:tcPr>
            <w:tcW w:w="2641" w:type="dxa"/>
            <w:tcBorders>
              <w:top w:val="nil"/>
              <w:left w:val="single" w:sz="18" w:space="0" w:color="808080" w:themeColor="background1" w:themeShade="80"/>
              <w:bottom w:val="nil"/>
              <w:right w:val="nil"/>
            </w:tcBorders>
            <w:vAlign w:val="center"/>
          </w:tcPr>
          <w:p w14:paraId="403EAC29" w14:textId="668A448F" w:rsidR="007453A8" w:rsidRPr="00662293" w:rsidRDefault="007453A8" w:rsidP="007453A8">
            <w:pPr>
              <w:rPr>
                <w:del w:id="227" w:author="Pribil-Kövesdy Döníz" w:date="2026-09-22T12:49:00Z" w16du:dateUtc="2026-09-22T16:49:00Z"/>
                <w:rFonts w:ascii="Arial" w:hAnsi="Arial" w:cs="Arial"/>
                <w:sz w:val="20"/>
                <w:szCs w:val="20"/>
              </w:rPr>
            </w:pPr>
            <w:del w:id="228" w:author="Pribil-Kövesdy Döníz" w:date="2026-09-22T12:49:00Z" w16du:dateUtc="2026-09-22T16:49:00Z">
              <w:r w:rsidRPr="0013353E">
                <w:rPr>
                  <w:rFonts w:ascii="Arial" w:hAnsi="Arial" w:cs="Arial"/>
                  <w:sz w:val="20"/>
                  <w:szCs w:val="20"/>
                </w:rPr>
                <w:delText>flurazepam</w:delText>
              </w:r>
              <w:r w:rsidRPr="0013353E"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68AA4B27" w14:textId="0AFE5C1D" w:rsidR="007453A8" w:rsidRPr="00662293" w:rsidRDefault="007453A8" w:rsidP="007453A8">
            <w:pPr>
              <w:rPr>
                <w:del w:id="229" w:author="Pribil-Kövesdy Döníz" w:date="2026-09-22T12:49:00Z" w16du:dateUtc="2026-09-22T16:49:00Z"/>
                <w:rFonts w:ascii="Arial" w:hAnsi="Arial" w:cs="Arial"/>
                <w:sz w:val="20"/>
                <w:szCs w:val="20"/>
              </w:rPr>
            </w:pPr>
            <w:del w:id="230" w:author="Pribil-Kövesdy Döníz" w:date="2026-09-22T12:49:00Z" w16du:dateUtc="2026-09-22T16:49:00Z">
              <w:r w:rsidRPr="0013353E">
                <w:rPr>
                  <w:rFonts w:ascii="Arial" w:hAnsi="Arial" w:cs="Arial"/>
                  <w:sz w:val="20"/>
                  <w:szCs w:val="20"/>
                </w:rPr>
                <w:delText>zaleplon</w:delText>
              </w:r>
              <w:r w:rsidRPr="0013353E" w:rsidDel="0013353E">
                <w:rPr>
                  <w:rFonts w:ascii="Arial" w:hAnsi="Arial" w:cs="Arial"/>
                  <w:sz w:val="20"/>
                  <w:szCs w:val="20"/>
                </w:rPr>
                <w:delText xml:space="preserve"> </w:delText>
              </w:r>
            </w:del>
          </w:p>
        </w:tc>
      </w:tr>
      <w:tr w:rsidR="007453A8" w:rsidRPr="00B14121" w14:paraId="6D8E96B5" w14:textId="77777777" w:rsidTr="002959C5">
        <w:trPr>
          <w:trHeight w:hRule="exact" w:val="288"/>
          <w:del w:id="231" w:author="Pribil-Kövesdy Döníz" w:date="2026-09-22T12:49:00Z" w16du:dateUtc="2026-09-22T16:49:00Z"/>
        </w:trPr>
        <w:tc>
          <w:tcPr>
            <w:tcW w:w="3125" w:type="dxa"/>
            <w:tcBorders>
              <w:top w:val="nil"/>
              <w:left w:val="single" w:sz="18" w:space="0" w:color="808080" w:themeColor="background1" w:themeShade="80"/>
              <w:bottom w:val="nil"/>
              <w:right w:val="nil"/>
            </w:tcBorders>
            <w:vAlign w:val="center"/>
          </w:tcPr>
          <w:p w14:paraId="7F2181A7" w14:textId="596F3003" w:rsidR="007453A8" w:rsidRPr="002959C5" w:rsidRDefault="007453A8" w:rsidP="007453A8">
            <w:pPr>
              <w:pStyle w:val="Heading1"/>
              <w:spacing w:before="0"/>
              <w:ind w:left="0"/>
              <w:rPr>
                <w:del w:id="232" w:author="Pribil-Kövesdy Döníz" w:date="2026-09-22T12:49:00Z" w16du:dateUtc="2026-09-22T16:49:00Z"/>
                <w:b w:val="0"/>
                <w:bCs w:val="0"/>
              </w:rPr>
            </w:pPr>
            <w:del w:id="233" w:author="Pribil-Kövesdy Döníz" w:date="2026-09-22T12:49:00Z" w16du:dateUtc="2026-09-22T16:49:00Z">
              <w:r w:rsidRPr="002959C5">
                <w:rPr>
                  <w:b w:val="0"/>
                  <w:bCs w:val="0"/>
                  <w:sz w:val="20"/>
                  <w:szCs w:val="20"/>
                </w:rPr>
                <w:delText>asenapine</w:delText>
              </w:r>
            </w:del>
          </w:p>
        </w:tc>
        <w:tc>
          <w:tcPr>
            <w:tcW w:w="2587" w:type="dxa"/>
            <w:tcBorders>
              <w:top w:val="nil"/>
              <w:left w:val="nil"/>
              <w:bottom w:val="nil"/>
              <w:right w:val="single" w:sz="18" w:space="0" w:color="808080" w:themeColor="background1" w:themeShade="80"/>
            </w:tcBorders>
            <w:vAlign w:val="center"/>
          </w:tcPr>
          <w:p w14:paraId="6286968C" w14:textId="6EA51E17" w:rsidR="007453A8" w:rsidRPr="002959C5" w:rsidRDefault="00F9721E" w:rsidP="007453A8">
            <w:pPr>
              <w:pStyle w:val="Heading1"/>
              <w:spacing w:before="0"/>
              <w:ind w:left="0"/>
              <w:rPr>
                <w:del w:id="234" w:author="Pribil-Kövesdy Döníz" w:date="2026-09-22T12:49:00Z" w16du:dateUtc="2026-09-22T16:49:00Z"/>
                <w:b w:val="0"/>
                <w:bCs w:val="0"/>
              </w:rPr>
            </w:pPr>
            <w:del w:id="235" w:author="Pribil-Kövesdy Döníz" w:date="2026-09-22T12:49:00Z" w16du:dateUtc="2026-09-22T16:49:00Z">
              <w:r w:rsidRPr="00F9721E">
                <w:rPr>
                  <w:b w:val="0"/>
                  <w:bCs w:val="0"/>
                  <w:sz w:val="20"/>
                  <w:szCs w:val="20"/>
                </w:rPr>
                <w:delText>olanzapine/samidorphan</w:delText>
              </w:r>
              <w:r w:rsidRPr="00F9721E" w:rsidDel="00F9721E">
                <w:rPr>
                  <w:b w:val="0"/>
                  <w:bCs w:val="0"/>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04A686D" w14:textId="54F2B45A" w:rsidR="007453A8" w:rsidRPr="00662293" w:rsidRDefault="007453A8" w:rsidP="007453A8">
            <w:pPr>
              <w:rPr>
                <w:del w:id="236" w:author="Pribil-Kövesdy Döníz" w:date="2026-09-22T12:49:00Z" w16du:dateUtc="2026-09-22T16:49:00Z"/>
                <w:rFonts w:ascii="Arial" w:hAnsi="Arial" w:cs="Arial"/>
                <w:sz w:val="20"/>
                <w:szCs w:val="20"/>
              </w:rPr>
            </w:pPr>
            <w:del w:id="237" w:author="Pribil-Kövesdy Döníz" w:date="2026-09-22T12:49:00Z" w16du:dateUtc="2026-09-22T16:49:00Z">
              <w:r w:rsidRPr="0013353E">
                <w:rPr>
                  <w:rFonts w:ascii="Arial" w:hAnsi="Arial" w:cs="Arial"/>
                  <w:sz w:val="20"/>
                  <w:szCs w:val="20"/>
                </w:rPr>
                <w:delText>lemborexant</w:delText>
              </w:r>
              <w:r w:rsidRPr="0013353E" w:rsidDel="0013353E">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21950932" w14:textId="033F5FF6" w:rsidR="007453A8" w:rsidRPr="00662293" w:rsidRDefault="007453A8" w:rsidP="007453A8">
            <w:pPr>
              <w:rPr>
                <w:del w:id="238" w:author="Pribil-Kövesdy Döníz" w:date="2026-09-22T12:49:00Z" w16du:dateUtc="2026-09-22T16:49:00Z"/>
                <w:rFonts w:ascii="Arial" w:hAnsi="Arial" w:cs="Arial"/>
                <w:sz w:val="20"/>
                <w:szCs w:val="20"/>
              </w:rPr>
            </w:pPr>
            <w:del w:id="239" w:author="Pribil-Kövesdy Döníz" w:date="2026-09-22T12:49:00Z" w16du:dateUtc="2026-09-22T16:49:00Z">
              <w:r w:rsidRPr="0013353E">
                <w:rPr>
                  <w:rFonts w:ascii="Arial" w:hAnsi="Arial" w:cs="Arial"/>
                  <w:sz w:val="20"/>
                  <w:szCs w:val="20"/>
                </w:rPr>
                <w:delText>zolpidem</w:delText>
              </w:r>
            </w:del>
          </w:p>
        </w:tc>
      </w:tr>
      <w:tr w:rsidR="007453A8" w:rsidRPr="00B14121" w14:paraId="4268B732" w14:textId="2EE08C35" w:rsidTr="002959C5">
        <w:trPr>
          <w:trHeight w:val="288"/>
          <w:del w:id="240"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12388BE7" w14:textId="74011B3D" w:rsidR="007453A8" w:rsidRPr="00B14121" w:rsidRDefault="007453A8" w:rsidP="007453A8">
            <w:pPr>
              <w:pStyle w:val="TableParagraph"/>
              <w:tabs>
                <w:tab w:val="left" w:pos="2939"/>
              </w:tabs>
              <w:spacing w:line="240" w:lineRule="auto"/>
              <w:ind w:left="0"/>
              <w:rPr>
                <w:del w:id="241" w:author="Pribil-Kövesdy Döníz" w:date="2026-09-22T12:49:00Z" w16du:dateUtc="2026-09-22T16:49:00Z"/>
                <w:rFonts w:ascii="Arial" w:hAnsi="Arial" w:cs="Arial"/>
                <w:sz w:val="20"/>
                <w:szCs w:val="20"/>
              </w:rPr>
            </w:pPr>
            <w:del w:id="242" w:author="Pribil-Kövesdy Döníz" w:date="2026-09-22T12:49:00Z" w16du:dateUtc="2026-09-22T16:49:00Z">
              <w:r w:rsidRPr="00B14121">
                <w:rPr>
                  <w:rFonts w:ascii="Arial" w:hAnsi="Arial" w:cs="Arial"/>
                  <w:sz w:val="20"/>
                  <w:szCs w:val="20"/>
                </w:rPr>
                <w:delText>brexpiprazole</w:delText>
              </w:r>
            </w:del>
          </w:p>
        </w:tc>
        <w:tc>
          <w:tcPr>
            <w:tcW w:w="2587" w:type="dxa"/>
            <w:tcBorders>
              <w:top w:val="nil"/>
              <w:bottom w:val="nil"/>
              <w:right w:val="single" w:sz="18" w:space="0" w:color="808080" w:themeColor="background1" w:themeShade="80"/>
            </w:tcBorders>
            <w:vAlign w:val="center"/>
          </w:tcPr>
          <w:p w14:paraId="1E5BD0FF" w14:textId="4F805064" w:rsidR="007453A8" w:rsidRPr="00636651" w:rsidRDefault="00F9721E" w:rsidP="007453A8">
            <w:pPr>
              <w:rPr>
                <w:del w:id="243" w:author="Pribil-Kövesdy Döníz" w:date="2026-09-22T12:49:00Z" w16du:dateUtc="2026-09-22T16:49:00Z"/>
                <w:rFonts w:ascii="Arial" w:hAnsi="Arial" w:cs="Arial"/>
                <w:sz w:val="20"/>
                <w:szCs w:val="20"/>
              </w:rPr>
            </w:pPr>
            <w:del w:id="244" w:author="Pribil-Kövesdy Döníz" w:date="2026-09-22T12:49:00Z" w16du:dateUtc="2026-09-22T16:49:00Z">
              <w:r w:rsidRPr="00636651">
                <w:rPr>
                  <w:rFonts w:ascii="Arial" w:hAnsi="Arial" w:cs="Arial"/>
                  <w:sz w:val="20"/>
                  <w:szCs w:val="20"/>
                </w:rPr>
                <w:delText>paliperidone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436D8354" w14:textId="44EA1641" w:rsidR="007453A8" w:rsidRPr="00B14121" w:rsidRDefault="007453A8" w:rsidP="007453A8">
            <w:pPr>
              <w:rPr>
                <w:del w:id="245" w:author="Pribil-Kövesdy Döníz" w:date="2026-09-22T12:49:00Z" w16du:dateUtc="2026-09-22T16:49:00Z"/>
                <w:rFonts w:ascii="Arial" w:hAnsi="Arial" w:cs="Arial"/>
                <w:sz w:val="20"/>
                <w:szCs w:val="20"/>
              </w:rPr>
            </w:pPr>
          </w:p>
        </w:tc>
        <w:tc>
          <w:tcPr>
            <w:tcW w:w="2478" w:type="dxa"/>
            <w:tcBorders>
              <w:top w:val="nil"/>
              <w:left w:val="nil"/>
              <w:bottom w:val="single" w:sz="18" w:space="0" w:color="808080" w:themeColor="background1" w:themeShade="80"/>
              <w:right w:val="single" w:sz="18" w:space="0" w:color="808080" w:themeColor="background1" w:themeShade="80"/>
            </w:tcBorders>
            <w:vAlign w:val="center"/>
          </w:tcPr>
          <w:p w14:paraId="5B540C4C" w14:textId="35AC525D" w:rsidR="007453A8" w:rsidRPr="00B14121" w:rsidRDefault="007453A8" w:rsidP="007453A8">
            <w:pPr>
              <w:rPr>
                <w:del w:id="246" w:author="Pribil-Kövesdy Döníz" w:date="2026-09-22T12:49:00Z" w16du:dateUtc="2026-09-22T16:49:00Z"/>
                <w:rFonts w:ascii="Arial" w:hAnsi="Arial" w:cs="Arial"/>
                <w:sz w:val="20"/>
                <w:szCs w:val="20"/>
              </w:rPr>
            </w:pPr>
          </w:p>
        </w:tc>
      </w:tr>
      <w:tr w:rsidR="00F9721E" w:rsidRPr="00B14121" w14:paraId="6EA51A32" w14:textId="77777777" w:rsidTr="002959C5">
        <w:trPr>
          <w:trHeight w:val="288"/>
          <w:del w:id="247"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648CF1B" w14:textId="3B12B253" w:rsidR="00F9721E" w:rsidRPr="00B14121" w:rsidRDefault="00F9721E" w:rsidP="00F9721E">
            <w:pPr>
              <w:rPr>
                <w:del w:id="248" w:author="Pribil-Kövesdy Döníz" w:date="2026-09-22T12:49:00Z" w16du:dateUtc="2026-09-22T16:49:00Z"/>
                <w:rFonts w:ascii="Arial" w:hAnsi="Arial" w:cs="Arial"/>
                <w:sz w:val="20"/>
                <w:szCs w:val="20"/>
              </w:rPr>
            </w:pPr>
            <w:del w:id="249" w:author="Pribil-Kövesdy Döníz" w:date="2026-09-22T12:49:00Z" w16du:dateUtc="2026-09-22T16:49:00Z">
              <w:r w:rsidRPr="00B14121">
                <w:rPr>
                  <w:rFonts w:ascii="Arial" w:hAnsi="Arial" w:cs="Arial"/>
                  <w:sz w:val="20"/>
                  <w:szCs w:val="20"/>
                </w:rPr>
                <w:delText>cariprazine</w:delText>
              </w:r>
            </w:del>
          </w:p>
        </w:tc>
        <w:tc>
          <w:tcPr>
            <w:tcW w:w="2587" w:type="dxa"/>
            <w:tcBorders>
              <w:top w:val="nil"/>
              <w:bottom w:val="nil"/>
              <w:right w:val="single" w:sz="18" w:space="0" w:color="808080" w:themeColor="background1" w:themeShade="80"/>
            </w:tcBorders>
            <w:vAlign w:val="center"/>
          </w:tcPr>
          <w:p w14:paraId="723E25C2" w14:textId="0898E5DF" w:rsidR="00F9721E" w:rsidRPr="00636651" w:rsidRDefault="00F9721E" w:rsidP="00F9721E">
            <w:pPr>
              <w:rPr>
                <w:del w:id="250" w:author="Pribil-Kövesdy Döníz" w:date="2026-09-22T12:49:00Z" w16du:dateUtc="2026-09-22T16:49:00Z"/>
                <w:rFonts w:ascii="Arial" w:hAnsi="Arial" w:cs="Arial"/>
                <w:sz w:val="20"/>
                <w:szCs w:val="20"/>
              </w:rPr>
            </w:pPr>
            <w:del w:id="251" w:author="Pribil-Kövesdy Döníz" w:date="2026-09-22T12:49:00Z" w16du:dateUtc="2026-09-22T16:49:00Z">
              <w:r w:rsidRPr="00636651">
                <w:rPr>
                  <w:rFonts w:ascii="Arial" w:hAnsi="Arial" w:cs="Arial"/>
                  <w:sz w:val="20"/>
                  <w:szCs w:val="20"/>
                </w:rPr>
                <w:delText>perphenazine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4C4D826" w14:textId="09411B3D" w:rsidR="00F9721E" w:rsidRPr="00B14121" w:rsidRDefault="00F9721E" w:rsidP="00F9721E">
            <w:pPr>
              <w:pStyle w:val="Heading1"/>
              <w:ind w:left="-135"/>
              <w:jc w:val="center"/>
              <w:rPr>
                <w:del w:id="252" w:author="Pribil-Kövesdy Döníz" w:date="2026-09-22T12:49:00Z" w16du:dateUtc="2026-09-22T16:49:00Z"/>
                <w:sz w:val="20"/>
                <w:szCs w:val="20"/>
              </w:rPr>
            </w:pPr>
            <w:del w:id="253" w:author="Pribil-Kövesdy Döníz" w:date="2026-09-22T12:49:00Z" w16du:dateUtc="2026-09-22T16:49:00Z">
              <w:r w:rsidRPr="007E05AE">
                <w:rPr>
                  <w:sz w:val="20"/>
                </w:rPr>
                <w:delText>Alpha</w:delText>
              </w:r>
              <w:r w:rsidRPr="007E05AE">
                <w:rPr>
                  <w:sz w:val="20"/>
                  <w:vertAlign w:val="subscript"/>
                </w:rPr>
                <w:delText>2</w:delText>
              </w:r>
              <w:r w:rsidRPr="007E05AE">
                <w:rPr>
                  <w:sz w:val="20"/>
                </w:rPr>
                <w:delText xml:space="preserve"> Agonists</w:delText>
              </w:r>
            </w:del>
          </w:p>
        </w:tc>
      </w:tr>
      <w:tr w:rsidR="00F9721E" w:rsidRPr="00B14121" w14:paraId="7D7C7BCC" w14:textId="77777777" w:rsidTr="002959C5">
        <w:trPr>
          <w:trHeight w:val="288"/>
          <w:del w:id="254"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EEADBB0" w14:textId="09829F66" w:rsidR="00F9721E" w:rsidRPr="00B14121" w:rsidRDefault="00F9721E" w:rsidP="00F9721E">
            <w:pPr>
              <w:rPr>
                <w:del w:id="255" w:author="Pribil-Kövesdy Döníz" w:date="2026-09-22T12:49:00Z" w16du:dateUtc="2026-09-22T16:49:00Z"/>
                <w:rFonts w:ascii="Arial" w:hAnsi="Arial" w:cs="Arial"/>
                <w:sz w:val="20"/>
                <w:szCs w:val="20"/>
              </w:rPr>
            </w:pPr>
            <w:del w:id="256" w:author="Pribil-Kövesdy Döníz" w:date="2026-09-22T12:49:00Z" w16du:dateUtc="2026-09-22T16:49:00Z">
              <w:r w:rsidRPr="00B14121">
                <w:rPr>
                  <w:rFonts w:ascii="Arial" w:hAnsi="Arial" w:cs="Arial"/>
                  <w:sz w:val="20"/>
                  <w:szCs w:val="20"/>
                </w:rPr>
                <w:delText>chlorpromazine</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22FABB97" w14:textId="6CB751CF" w:rsidR="00F9721E" w:rsidRPr="00636651" w:rsidRDefault="00F9721E" w:rsidP="00F9721E">
            <w:pPr>
              <w:rPr>
                <w:del w:id="257" w:author="Pribil-Kövesdy Döníz" w:date="2026-09-22T12:49:00Z" w16du:dateUtc="2026-09-22T16:49:00Z"/>
                <w:rFonts w:ascii="Arial" w:hAnsi="Arial" w:cs="Arial"/>
                <w:sz w:val="20"/>
                <w:szCs w:val="20"/>
              </w:rPr>
            </w:pPr>
            <w:del w:id="258" w:author="Pribil-Kövesdy Döníz" w:date="2026-09-22T12:49:00Z" w16du:dateUtc="2026-09-22T16:49:00Z">
              <w:r w:rsidRPr="00636651">
                <w:rPr>
                  <w:rFonts w:ascii="Arial" w:hAnsi="Arial" w:cs="Arial"/>
                  <w:sz w:val="20"/>
                  <w:szCs w:val="20"/>
                </w:rPr>
                <w:delText>perphenazine/amitriptyline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07FB62BB" w14:textId="36B3554B" w:rsidR="00F9721E" w:rsidRPr="00B14121" w:rsidRDefault="00F9721E" w:rsidP="00F9721E">
            <w:pPr>
              <w:pStyle w:val="TableParagraph"/>
              <w:tabs>
                <w:tab w:val="left" w:pos="2909"/>
              </w:tabs>
              <w:spacing w:line="264" w:lineRule="exact"/>
              <w:ind w:left="16"/>
              <w:rPr>
                <w:del w:id="259" w:author="Pribil-Kövesdy Döníz" w:date="2026-09-22T12:49:00Z" w16du:dateUtc="2026-09-22T16:49:00Z"/>
                <w:rFonts w:ascii="Arial" w:hAnsi="Arial" w:cs="Arial"/>
                <w:sz w:val="20"/>
                <w:szCs w:val="20"/>
              </w:rPr>
            </w:pPr>
            <w:del w:id="260" w:author="Pribil-Kövesdy Döníz" w:date="2026-09-22T12:49:00Z" w16du:dateUtc="2026-09-22T16:49:00Z">
              <w:r w:rsidRPr="00B14121">
                <w:rPr>
                  <w:rFonts w:ascii="Arial" w:hAnsi="Arial" w:cs="Arial"/>
                  <w:sz w:val="20"/>
                  <w:szCs w:val="20"/>
                </w:rPr>
                <w:delText>clonidine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2074F5D" w14:textId="18DBE0B6" w:rsidR="00F9721E" w:rsidRPr="00B14121" w:rsidRDefault="00F9721E" w:rsidP="00F9721E">
            <w:pPr>
              <w:rPr>
                <w:del w:id="261" w:author="Pribil-Kövesdy Döníz" w:date="2026-09-22T12:49:00Z" w16du:dateUtc="2026-09-22T16:49:00Z"/>
                <w:rFonts w:ascii="Arial" w:hAnsi="Arial" w:cs="Arial"/>
                <w:sz w:val="20"/>
                <w:szCs w:val="20"/>
              </w:rPr>
            </w:pPr>
            <w:del w:id="262" w:author="Pribil-Kövesdy Döníz" w:date="2026-09-22T12:49:00Z" w16du:dateUtc="2026-09-22T16:49:00Z">
              <w:r w:rsidRPr="00B14121">
                <w:rPr>
                  <w:rFonts w:ascii="Arial" w:hAnsi="Arial" w:cs="Arial"/>
                  <w:sz w:val="20"/>
                  <w:szCs w:val="20"/>
                </w:rPr>
                <w:delText>guanfacine</w:delText>
              </w:r>
            </w:del>
          </w:p>
        </w:tc>
      </w:tr>
      <w:tr w:rsidR="00F9721E" w:rsidRPr="00B14121" w14:paraId="30C8455D" w14:textId="77777777" w:rsidTr="002959C5">
        <w:trPr>
          <w:trHeight w:val="288"/>
          <w:del w:id="263"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2BA63939" w14:textId="656A800A" w:rsidR="00F9721E" w:rsidRPr="00B14121" w:rsidRDefault="00F9721E" w:rsidP="00F9721E">
            <w:pPr>
              <w:pStyle w:val="TableParagraph"/>
              <w:tabs>
                <w:tab w:val="left" w:pos="2939"/>
              </w:tabs>
              <w:spacing w:line="249" w:lineRule="auto"/>
              <w:ind w:left="0"/>
              <w:rPr>
                <w:del w:id="264" w:author="Pribil-Kövesdy Döníz" w:date="2026-09-22T12:49:00Z" w16du:dateUtc="2026-09-22T16:49:00Z"/>
                <w:rFonts w:ascii="Arial" w:hAnsi="Arial" w:cs="Arial"/>
                <w:sz w:val="20"/>
                <w:szCs w:val="20"/>
              </w:rPr>
            </w:pPr>
            <w:del w:id="265" w:author="Pribil-Kövesdy Döníz" w:date="2026-09-22T12:49:00Z" w16du:dateUtc="2026-09-22T16:49:00Z">
              <w:r w:rsidRPr="00B14121">
                <w:rPr>
                  <w:rFonts w:ascii="Arial" w:hAnsi="Arial" w:cs="Arial"/>
                  <w:sz w:val="20"/>
                  <w:szCs w:val="20"/>
                </w:rPr>
                <w:delText>clozapine</w:delText>
              </w:r>
            </w:del>
          </w:p>
        </w:tc>
        <w:tc>
          <w:tcPr>
            <w:tcW w:w="2587" w:type="dxa"/>
            <w:tcBorders>
              <w:top w:val="nil"/>
              <w:bottom w:val="nil"/>
              <w:right w:val="single" w:sz="18" w:space="0" w:color="808080" w:themeColor="background1" w:themeShade="80"/>
            </w:tcBorders>
            <w:vAlign w:val="center"/>
          </w:tcPr>
          <w:p w14:paraId="22EDF9C7" w14:textId="4FCA5C12" w:rsidR="00F9721E" w:rsidRPr="00636651" w:rsidRDefault="00F9721E" w:rsidP="00F9721E">
            <w:pPr>
              <w:ind w:left="274" w:hanging="274"/>
              <w:rPr>
                <w:del w:id="266" w:author="Pribil-Kövesdy Döníz" w:date="2026-09-22T12:49:00Z" w16du:dateUtc="2026-09-22T16:49:00Z"/>
                <w:rFonts w:ascii="Arial" w:hAnsi="Arial" w:cs="Arial"/>
                <w:sz w:val="20"/>
                <w:szCs w:val="20"/>
              </w:rPr>
            </w:pPr>
            <w:del w:id="267" w:author="Pribil-Kövesdy Döníz" w:date="2026-09-22T12:49:00Z" w16du:dateUtc="2026-09-22T16:49:00Z">
              <w:r w:rsidRPr="00636651">
                <w:rPr>
                  <w:rFonts w:ascii="Arial" w:hAnsi="Arial" w:cs="Arial"/>
                  <w:position w:val="2"/>
                  <w:sz w:val="20"/>
                  <w:szCs w:val="20"/>
                </w:rPr>
                <w:delText>pimozide</w:delText>
              </w:r>
              <w:r w:rsidRPr="00636651" w:rsidDel="00F9721E">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32779628" w14:textId="219B72D1" w:rsidR="00F9721E" w:rsidRPr="00B14121" w:rsidRDefault="00F9721E" w:rsidP="00F9721E">
            <w:pPr>
              <w:pStyle w:val="Heading1"/>
              <w:ind w:left="-135"/>
              <w:jc w:val="center"/>
              <w:rPr>
                <w:del w:id="268" w:author="Pribil-Kövesdy Döníz" w:date="2026-09-22T12:49:00Z" w16du:dateUtc="2026-09-22T16:49:00Z"/>
                <w:sz w:val="20"/>
                <w:szCs w:val="20"/>
              </w:rPr>
            </w:pPr>
            <w:del w:id="269" w:author="Pribil-Kövesdy Döníz" w:date="2026-09-22T12:49:00Z" w16du:dateUtc="2026-09-22T16:49:00Z">
              <w:r w:rsidRPr="003611CE">
                <w:rPr>
                  <w:sz w:val="20"/>
                </w:rPr>
                <w:delText>Stimulants</w:delText>
              </w:r>
            </w:del>
          </w:p>
        </w:tc>
      </w:tr>
      <w:tr w:rsidR="00F9721E" w:rsidRPr="00B14121" w14:paraId="47265B31" w14:textId="77777777" w:rsidTr="002959C5">
        <w:trPr>
          <w:trHeight w:val="288"/>
          <w:del w:id="270"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0E19C98B" w14:textId="24C972C8" w:rsidR="00F9721E" w:rsidRPr="00B14121" w:rsidRDefault="00F9721E" w:rsidP="00F9721E">
            <w:pPr>
              <w:rPr>
                <w:del w:id="271" w:author="Pribil-Kövesdy Döníz" w:date="2026-09-22T12:49:00Z" w16du:dateUtc="2026-09-22T16:49:00Z"/>
                <w:rFonts w:ascii="Arial" w:hAnsi="Arial" w:cs="Arial"/>
                <w:sz w:val="20"/>
                <w:szCs w:val="20"/>
              </w:rPr>
            </w:pPr>
            <w:del w:id="272" w:author="Pribil-Kövesdy Döníz" w:date="2026-09-22T12:49:00Z" w16du:dateUtc="2026-09-22T16:49:00Z">
              <w:r w:rsidRPr="00B14121">
                <w:rPr>
                  <w:rFonts w:ascii="Arial" w:hAnsi="Arial" w:cs="Arial"/>
                  <w:sz w:val="20"/>
                  <w:szCs w:val="20"/>
                </w:rPr>
                <w:delText>fluphenazine</w:delText>
              </w:r>
            </w:del>
          </w:p>
        </w:tc>
        <w:tc>
          <w:tcPr>
            <w:tcW w:w="2587" w:type="dxa"/>
            <w:tcBorders>
              <w:top w:val="nil"/>
              <w:bottom w:val="nil"/>
              <w:right w:val="single" w:sz="18" w:space="0" w:color="808080" w:themeColor="background1" w:themeShade="80"/>
            </w:tcBorders>
            <w:vAlign w:val="center"/>
          </w:tcPr>
          <w:p w14:paraId="0E559B49" w14:textId="213B11B5" w:rsidR="00F9721E" w:rsidRPr="00636651" w:rsidRDefault="00F9721E" w:rsidP="00F9721E">
            <w:pPr>
              <w:rPr>
                <w:del w:id="273" w:author="Pribil-Kövesdy Döníz" w:date="2026-09-22T12:49:00Z" w16du:dateUtc="2026-09-22T16:49:00Z"/>
                <w:rFonts w:ascii="Arial" w:hAnsi="Arial" w:cs="Arial"/>
                <w:sz w:val="20"/>
                <w:szCs w:val="20"/>
              </w:rPr>
            </w:pPr>
            <w:del w:id="274" w:author="Pribil-Kövesdy Döníz" w:date="2026-09-22T12:49:00Z" w16du:dateUtc="2026-09-22T16:49:00Z">
              <w:r w:rsidRPr="00636651">
                <w:rPr>
                  <w:rFonts w:ascii="Arial" w:hAnsi="Arial" w:cs="Arial"/>
                  <w:position w:val="2"/>
                  <w:sz w:val="20"/>
                  <w:szCs w:val="20"/>
                </w:rPr>
                <w:delText>quetiapine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0533056E" w14:textId="31193CB7" w:rsidR="00F9721E" w:rsidRPr="00B14121" w:rsidRDefault="00F9721E" w:rsidP="00F9721E">
            <w:pPr>
              <w:rPr>
                <w:del w:id="275" w:author="Pribil-Kövesdy Döníz" w:date="2026-09-22T12:49:00Z" w16du:dateUtc="2026-09-22T16:49:00Z"/>
                <w:rFonts w:ascii="Arial" w:hAnsi="Arial" w:cs="Arial"/>
                <w:sz w:val="20"/>
                <w:szCs w:val="20"/>
              </w:rPr>
            </w:pPr>
            <w:del w:id="276" w:author="Pribil-Kövesdy Döníz" w:date="2026-09-22T12:49:00Z" w16du:dateUtc="2026-09-22T16:49:00Z">
              <w:r w:rsidRPr="00B14121">
                <w:rPr>
                  <w:rFonts w:ascii="Arial" w:hAnsi="Arial" w:cs="Arial"/>
                  <w:sz w:val="20"/>
                  <w:szCs w:val="20"/>
                </w:rPr>
                <w:delText>amphetamine</w:delText>
              </w:r>
            </w:del>
          </w:p>
        </w:tc>
        <w:tc>
          <w:tcPr>
            <w:tcW w:w="2478" w:type="dxa"/>
            <w:tcBorders>
              <w:top w:val="nil"/>
              <w:bottom w:val="nil"/>
              <w:right w:val="single" w:sz="18" w:space="0" w:color="808080" w:themeColor="background1" w:themeShade="80"/>
            </w:tcBorders>
            <w:vAlign w:val="center"/>
          </w:tcPr>
          <w:p w14:paraId="1164127F" w14:textId="303B1817" w:rsidR="00F9721E" w:rsidRPr="00B14121" w:rsidRDefault="00F9721E" w:rsidP="00F9721E">
            <w:pPr>
              <w:rPr>
                <w:del w:id="277" w:author="Pribil-Kövesdy Döníz" w:date="2026-09-22T12:49:00Z" w16du:dateUtc="2026-09-22T16:49:00Z"/>
                <w:rFonts w:ascii="Arial" w:hAnsi="Arial" w:cs="Arial"/>
                <w:sz w:val="20"/>
                <w:szCs w:val="20"/>
              </w:rPr>
            </w:pPr>
            <w:del w:id="278" w:author="Pribil-Kövesdy Döníz" w:date="2026-09-22T12:49:00Z" w16du:dateUtc="2026-09-22T16:49:00Z">
              <w:r w:rsidRPr="00B14121">
                <w:rPr>
                  <w:rFonts w:ascii="Arial" w:hAnsi="Arial" w:cs="Arial"/>
                  <w:sz w:val="20"/>
                  <w:szCs w:val="20"/>
                </w:rPr>
                <w:delText>lisdexamfetamine</w:delText>
              </w:r>
            </w:del>
          </w:p>
        </w:tc>
      </w:tr>
      <w:tr w:rsidR="00F9721E" w:rsidRPr="00B14121" w14:paraId="12907A11" w14:textId="77777777" w:rsidTr="002959C5">
        <w:trPr>
          <w:trHeight w:val="288"/>
          <w:del w:id="279" w:author="Pribil-Kövesdy Döníz" w:date="2026-09-22T12:49:00Z" w16du:dateUtc="2026-09-22T16:49:00Z"/>
        </w:trPr>
        <w:tc>
          <w:tcPr>
            <w:tcW w:w="3125" w:type="dxa"/>
            <w:tcBorders>
              <w:top w:val="nil"/>
              <w:left w:val="single" w:sz="18" w:space="0" w:color="808080" w:themeColor="background1" w:themeShade="80"/>
              <w:bottom w:val="nil"/>
              <w:right w:val="nil"/>
            </w:tcBorders>
            <w:vAlign w:val="center"/>
          </w:tcPr>
          <w:p w14:paraId="05D4E24E" w14:textId="1FFB0B69" w:rsidR="00F9721E" w:rsidRPr="003611CE" w:rsidRDefault="00F9721E" w:rsidP="00F9721E">
            <w:pPr>
              <w:spacing w:before="55"/>
              <w:rPr>
                <w:del w:id="280" w:author="Pribil-Kövesdy Döníz" w:date="2026-09-22T12:49:00Z" w16du:dateUtc="2026-09-22T16:49:00Z"/>
                <w:rFonts w:ascii="Arial" w:hAnsi="Arial" w:cs="Arial"/>
                <w:sz w:val="20"/>
                <w:szCs w:val="20"/>
              </w:rPr>
            </w:pPr>
            <w:del w:id="281" w:author="Pribil-Kövesdy Döníz" w:date="2026-09-22T12:49:00Z" w16du:dateUtc="2026-09-22T16:49:00Z">
              <w:r w:rsidRPr="00B14121">
                <w:rPr>
                  <w:rFonts w:ascii="Arial" w:hAnsi="Arial" w:cs="Arial"/>
                  <w:position w:val="-1"/>
                  <w:sz w:val="20"/>
                  <w:szCs w:val="20"/>
                </w:rPr>
                <w:delText>haloperidol</w:delText>
              </w:r>
            </w:del>
          </w:p>
        </w:tc>
        <w:tc>
          <w:tcPr>
            <w:tcW w:w="2587" w:type="dxa"/>
            <w:tcBorders>
              <w:top w:val="nil"/>
              <w:left w:val="nil"/>
              <w:bottom w:val="nil"/>
              <w:right w:val="single" w:sz="18" w:space="0" w:color="808080" w:themeColor="background1" w:themeShade="80"/>
            </w:tcBorders>
            <w:vAlign w:val="center"/>
          </w:tcPr>
          <w:p w14:paraId="25854477" w14:textId="72230732" w:rsidR="00F9721E" w:rsidRPr="00636651" w:rsidRDefault="00F9721E" w:rsidP="00F9721E">
            <w:pPr>
              <w:rPr>
                <w:del w:id="282" w:author="Pribil-Kövesdy Döníz" w:date="2026-09-22T12:49:00Z" w16du:dateUtc="2026-09-22T16:49:00Z"/>
                <w:rFonts w:ascii="Arial" w:hAnsi="Arial" w:cs="Arial"/>
                <w:sz w:val="20"/>
                <w:szCs w:val="20"/>
              </w:rPr>
            </w:pPr>
            <w:del w:id="283" w:author="Pribil-Kövesdy Döníz" w:date="2026-09-22T12:49:00Z" w16du:dateUtc="2026-09-22T16:49:00Z">
              <w:r w:rsidRPr="00636651">
                <w:rPr>
                  <w:rFonts w:ascii="Arial" w:hAnsi="Arial" w:cs="Arial"/>
                  <w:sz w:val="20"/>
                  <w:szCs w:val="20"/>
                </w:rPr>
                <w:delText>risperidone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F0A1C7E" w14:textId="28436EDD" w:rsidR="00F9721E" w:rsidRPr="003611CE" w:rsidRDefault="00F9721E" w:rsidP="00F9721E">
            <w:pPr>
              <w:rPr>
                <w:del w:id="284" w:author="Pribil-Kövesdy Döníz" w:date="2026-09-22T12:49:00Z" w16du:dateUtc="2026-09-22T16:49:00Z"/>
                <w:b/>
                <w:bCs/>
                <w:sz w:val="20"/>
              </w:rPr>
            </w:pPr>
            <w:del w:id="285" w:author="Pribil-Kövesdy Döníz" w:date="2026-09-22T12:49:00Z" w16du:dateUtc="2026-09-22T16:49:00Z">
              <w:r w:rsidRPr="003611CE">
                <w:rPr>
                  <w:rFonts w:ascii="Arial" w:hAnsi="Arial" w:cs="Arial"/>
                  <w:sz w:val="20"/>
                  <w:szCs w:val="20"/>
                </w:rPr>
                <w:delText>dexmethylphenidate</w:delText>
              </w:r>
            </w:del>
          </w:p>
        </w:tc>
        <w:tc>
          <w:tcPr>
            <w:tcW w:w="2478" w:type="dxa"/>
            <w:tcBorders>
              <w:top w:val="nil"/>
              <w:left w:val="nil"/>
              <w:bottom w:val="nil"/>
              <w:right w:val="single" w:sz="18" w:space="0" w:color="808080" w:themeColor="background1" w:themeShade="80"/>
            </w:tcBorders>
            <w:vAlign w:val="center"/>
          </w:tcPr>
          <w:p w14:paraId="04A03EA9" w14:textId="274406ED" w:rsidR="00F9721E" w:rsidRPr="007E05AE" w:rsidRDefault="00F9721E" w:rsidP="00F9721E">
            <w:pPr>
              <w:rPr>
                <w:del w:id="286" w:author="Pribil-Kövesdy Döníz" w:date="2026-09-22T12:49:00Z" w16du:dateUtc="2026-09-22T16:49:00Z"/>
                <w:b/>
                <w:sz w:val="20"/>
              </w:rPr>
            </w:pPr>
            <w:del w:id="287" w:author="Pribil-Kövesdy Döníz" w:date="2026-09-22T12:49:00Z" w16du:dateUtc="2026-09-22T16:49:00Z">
              <w:r w:rsidRPr="003611CE">
                <w:rPr>
                  <w:rFonts w:ascii="Arial" w:hAnsi="Arial" w:cs="Arial"/>
                  <w:sz w:val="20"/>
                  <w:szCs w:val="20"/>
                </w:rPr>
                <w:delText>methamphetamine</w:delText>
              </w:r>
            </w:del>
          </w:p>
        </w:tc>
      </w:tr>
      <w:tr w:rsidR="00F9721E" w:rsidRPr="00B14121" w14:paraId="16F369E3" w14:textId="77777777" w:rsidTr="002959C5">
        <w:trPr>
          <w:trHeight w:val="288"/>
          <w:del w:id="288"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BA79925" w14:textId="7AE4AAD3" w:rsidR="00F9721E" w:rsidRPr="00B14121" w:rsidRDefault="00F9721E" w:rsidP="00F9721E">
            <w:pPr>
              <w:spacing w:before="55"/>
              <w:rPr>
                <w:del w:id="289" w:author="Pribil-Kövesdy Döníz" w:date="2026-09-22T12:49:00Z" w16du:dateUtc="2026-09-22T16:49:00Z"/>
                <w:rFonts w:ascii="Arial" w:hAnsi="Arial" w:cs="Arial"/>
                <w:sz w:val="20"/>
                <w:szCs w:val="20"/>
              </w:rPr>
            </w:pPr>
            <w:del w:id="290" w:author="Pribil-Kövesdy Döníz" w:date="2026-09-22T12:49:00Z" w16du:dateUtc="2026-09-22T16:49:00Z">
              <w:r w:rsidRPr="00B14121">
                <w:rPr>
                  <w:rFonts w:ascii="Arial" w:hAnsi="Arial" w:cs="Arial"/>
                  <w:position w:val="-1"/>
                  <w:sz w:val="20"/>
                  <w:szCs w:val="20"/>
                </w:rPr>
                <w:delText>iloperidone</w:delText>
              </w:r>
            </w:del>
          </w:p>
        </w:tc>
        <w:tc>
          <w:tcPr>
            <w:tcW w:w="2587" w:type="dxa"/>
            <w:tcBorders>
              <w:top w:val="nil"/>
              <w:bottom w:val="nil"/>
              <w:right w:val="single" w:sz="18" w:space="0" w:color="808080" w:themeColor="background1" w:themeShade="80"/>
            </w:tcBorders>
            <w:vAlign w:val="center"/>
          </w:tcPr>
          <w:p w14:paraId="77AAF867" w14:textId="44D7FD14" w:rsidR="00F9721E" w:rsidRPr="00636651" w:rsidRDefault="00F9721E" w:rsidP="00F9721E">
            <w:pPr>
              <w:rPr>
                <w:del w:id="291" w:author="Pribil-Kövesdy Döníz" w:date="2026-09-22T12:49:00Z" w16du:dateUtc="2026-09-22T16:49:00Z"/>
                <w:rFonts w:ascii="Arial" w:hAnsi="Arial" w:cs="Arial"/>
                <w:sz w:val="20"/>
                <w:szCs w:val="20"/>
              </w:rPr>
            </w:pPr>
            <w:del w:id="292" w:author="Pribil-Kövesdy Döníz" w:date="2026-09-22T12:49:00Z" w16du:dateUtc="2026-09-22T16:49:00Z">
              <w:r w:rsidRPr="00636651">
                <w:rPr>
                  <w:rFonts w:ascii="Arial" w:hAnsi="Arial" w:cs="Arial"/>
                  <w:sz w:val="20"/>
                  <w:szCs w:val="20"/>
                </w:rPr>
                <w:delText>thioridazine</w:delText>
              </w:r>
            </w:del>
          </w:p>
        </w:tc>
        <w:tc>
          <w:tcPr>
            <w:tcW w:w="2641" w:type="dxa"/>
            <w:tcBorders>
              <w:top w:val="nil"/>
              <w:left w:val="single" w:sz="18" w:space="0" w:color="808080" w:themeColor="background1" w:themeShade="80"/>
              <w:bottom w:val="nil"/>
            </w:tcBorders>
            <w:vAlign w:val="center"/>
          </w:tcPr>
          <w:p w14:paraId="7508910F" w14:textId="411852D7" w:rsidR="00F9721E" w:rsidRPr="00B14121" w:rsidRDefault="00F9721E" w:rsidP="00F9721E">
            <w:pPr>
              <w:spacing w:before="55"/>
              <w:rPr>
                <w:del w:id="293" w:author="Pribil-Kövesdy Döníz" w:date="2026-09-22T12:49:00Z" w16du:dateUtc="2026-09-22T16:49:00Z"/>
                <w:rFonts w:ascii="Arial" w:hAnsi="Arial" w:cs="Arial"/>
                <w:sz w:val="20"/>
                <w:szCs w:val="20"/>
              </w:rPr>
            </w:pPr>
            <w:del w:id="294" w:author="Pribil-Kövesdy Döníz" w:date="2026-09-22T12:49:00Z" w16du:dateUtc="2026-09-22T16:49: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64B1E036" w14:textId="5D2EC6D0" w:rsidR="00F9721E" w:rsidRPr="00B14121" w:rsidRDefault="00F9721E" w:rsidP="00F9721E">
            <w:pPr>
              <w:spacing w:before="55"/>
              <w:rPr>
                <w:del w:id="295" w:author="Pribil-Kövesdy Döníz" w:date="2026-09-22T12:49:00Z" w16du:dateUtc="2026-09-22T16:49:00Z"/>
                <w:rFonts w:ascii="Arial" w:hAnsi="Arial" w:cs="Arial"/>
                <w:sz w:val="20"/>
                <w:szCs w:val="20"/>
              </w:rPr>
            </w:pPr>
            <w:del w:id="296" w:author="Pribil-Kövesdy Döníz" w:date="2026-09-22T12:49:00Z" w16du:dateUtc="2026-09-22T16:49:00Z">
              <w:r w:rsidRPr="00B14121">
                <w:rPr>
                  <w:rFonts w:ascii="Arial" w:hAnsi="Arial" w:cs="Arial"/>
                  <w:spacing w:val="-1"/>
                  <w:sz w:val="20"/>
                  <w:szCs w:val="20"/>
                </w:rPr>
                <w:delText>methylphenidate</w:delText>
              </w:r>
            </w:del>
          </w:p>
        </w:tc>
      </w:tr>
      <w:tr w:rsidR="00F9721E" w:rsidRPr="00B14121" w14:paraId="11353D91" w14:textId="77777777" w:rsidTr="002959C5">
        <w:trPr>
          <w:trHeight w:val="288"/>
          <w:del w:id="297"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1331DD05" w14:textId="1BDA5DA4" w:rsidR="00F9721E" w:rsidRPr="00B14121" w:rsidRDefault="00F9721E" w:rsidP="00F9721E">
            <w:pPr>
              <w:spacing w:before="55"/>
              <w:rPr>
                <w:del w:id="298" w:author="Pribil-Kövesdy Döníz" w:date="2026-09-22T12:49:00Z" w16du:dateUtc="2026-09-22T16:49:00Z"/>
                <w:rFonts w:ascii="Arial" w:hAnsi="Arial" w:cs="Arial"/>
                <w:sz w:val="20"/>
                <w:szCs w:val="20"/>
              </w:rPr>
            </w:pPr>
            <w:del w:id="299" w:author="Pribil-Kövesdy Döníz" w:date="2026-09-22T12:49:00Z" w16du:dateUtc="2026-09-22T16:49:00Z">
              <w:r w:rsidRPr="00B14121">
                <w:rPr>
                  <w:rFonts w:ascii="Arial" w:hAnsi="Arial" w:cs="Arial"/>
                  <w:position w:val="-1"/>
                  <w:sz w:val="20"/>
                  <w:szCs w:val="20"/>
                </w:rPr>
                <w:delText>loxapine</w:delText>
              </w:r>
            </w:del>
          </w:p>
        </w:tc>
        <w:tc>
          <w:tcPr>
            <w:tcW w:w="2587" w:type="dxa"/>
            <w:tcBorders>
              <w:top w:val="nil"/>
              <w:bottom w:val="nil"/>
              <w:right w:val="single" w:sz="18" w:space="0" w:color="808080" w:themeColor="background1" w:themeShade="80"/>
            </w:tcBorders>
            <w:vAlign w:val="center"/>
          </w:tcPr>
          <w:p w14:paraId="7AF8BB17" w14:textId="2D14C21B" w:rsidR="00F9721E" w:rsidRPr="00636651" w:rsidRDefault="00F9721E" w:rsidP="00F9721E">
            <w:pPr>
              <w:rPr>
                <w:del w:id="300" w:author="Pribil-Kövesdy Döníz" w:date="2026-09-22T12:49:00Z" w16du:dateUtc="2026-09-22T16:49:00Z"/>
                <w:rFonts w:ascii="Arial" w:hAnsi="Arial" w:cs="Arial"/>
                <w:sz w:val="20"/>
                <w:szCs w:val="20"/>
              </w:rPr>
            </w:pPr>
            <w:del w:id="301" w:author="Pribil-Kövesdy Döníz" w:date="2026-09-22T12:49:00Z" w16du:dateUtc="2026-09-22T16:49:00Z">
              <w:r w:rsidRPr="00636651">
                <w:rPr>
                  <w:rFonts w:ascii="Arial" w:hAnsi="Arial" w:cs="Arial"/>
                  <w:sz w:val="20"/>
                  <w:szCs w:val="20"/>
                </w:rPr>
                <w:delText>thiothixene</w:delText>
              </w:r>
            </w:del>
          </w:p>
        </w:tc>
        <w:tc>
          <w:tcPr>
            <w:tcW w:w="2641" w:type="dxa"/>
            <w:tcBorders>
              <w:top w:val="nil"/>
              <w:left w:val="single" w:sz="18" w:space="0" w:color="808080" w:themeColor="background1" w:themeShade="80"/>
              <w:bottom w:val="nil"/>
            </w:tcBorders>
            <w:vAlign w:val="center"/>
          </w:tcPr>
          <w:p w14:paraId="332E5CFD" w14:textId="668E090E" w:rsidR="00F9721E" w:rsidRPr="00B14121" w:rsidRDefault="00F9721E" w:rsidP="00F9721E">
            <w:pPr>
              <w:spacing w:before="55"/>
              <w:rPr>
                <w:del w:id="302" w:author="Pribil-Kövesdy Döníz" w:date="2026-09-22T12:49:00Z" w16du:dateUtc="2026-09-22T16:49:00Z"/>
                <w:rFonts w:ascii="Arial" w:hAnsi="Arial" w:cs="Arial"/>
                <w:sz w:val="20"/>
                <w:szCs w:val="20"/>
              </w:rPr>
            </w:pPr>
            <w:del w:id="303" w:author="Pribil-Kövesdy Döníz" w:date="2026-09-22T12:49:00Z" w16du:dateUtc="2026-09-22T16:49: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14B224AA" w14:textId="71FE42B6" w:rsidR="00F9721E" w:rsidRPr="00B14121" w:rsidRDefault="00F9721E" w:rsidP="00F9721E">
            <w:pPr>
              <w:spacing w:before="55"/>
              <w:rPr>
                <w:del w:id="304" w:author="Pribil-Kövesdy Döníz" w:date="2026-09-22T12:49:00Z" w16du:dateUtc="2026-09-22T16:49:00Z"/>
                <w:rFonts w:ascii="Arial" w:hAnsi="Arial" w:cs="Arial"/>
                <w:sz w:val="20"/>
                <w:szCs w:val="20"/>
              </w:rPr>
            </w:pPr>
            <w:del w:id="305" w:author="Pribil-Kövesdy Döníz" w:date="2026-09-22T12:49:00Z" w16du:dateUtc="2026-09-22T16:49:00Z">
              <w:r w:rsidRPr="00F826F5">
                <w:rPr>
                  <w:rFonts w:ascii="Arial" w:hAnsi="Arial" w:cs="Arial"/>
                  <w:sz w:val="20"/>
                  <w:szCs w:val="20"/>
                </w:rPr>
                <w:delText>serdexmethylphenidate/</w:delText>
              </w:r>
            </w:del>
          </w:p>
        </w:tc>
      </w:tr>
      <w:tr w:rsidR="00F9721E" w:rsidRPr="00B14121" w14:paraId="1EC69B23" w14:textId="77777777" w:rsidTr="002959C5">
        <w:trPr>
          <w:trHeight w:val="288"/>
          <w:del w:id="306"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28792CE" w14:textId="23DF7E84" w:rsidR="00F9721E" w:rsidRPr="00B14121" w:rsidRDefault="00F9721E" w:rsidP="00F9721E">
            <w:pPr>
              <w:spacing w:before="55"/>
              <w:rPr>
                <w:del w:id="307" w:author="Pribil-Kövesdy Döníz" w:date="2026-09-22T12:49:00Z" w16du:dateUtc="2026-09-22T16:49:00Z"/>
                <w:rFonts w:ascii="Arial" w:hAnsi="Arial" w:cs="Arial"/>
                <w:sz w:val="20"/>
                <w:szCs w:val="20"/>
              </w:rPr>
            </w:pPr>
            <w:del w:id="308" w:author="Pribil-Kövesdy Döníz" w:date="2026-09-22T12:49:00Z" w16du:dateUtc="2026-09-22T16:49:00Z">
              <w:r>
                <w:rPr>
                  <w:rFonts w:ascii="Arial" w:hAnsi="Arial" w:cs="Arial"/>
                  <w:position w:val="-1"/>
                  <w:sz w:val="20"/>
                  <w:szCs w:val="20"/>
                </w:rPr>
                <w:delText>lumateperone</w:delText>
              </w:r>
            </w:del>
          </w:p>
        </w:tc>
        <w:tc>
          <w:tcPr>
            <w:tcW w:w="2587" w:type="dxa"/>
            <w:tcBorders>
              <w:top w:val="nil"/>
              <w:bottom w:val="nil"/>
              <w:right w:val="single" w:sz="18" w:space="0" w:color="808080" w:themeColor="background1" w:themeShade="80"/>
            </w:tcBorders>
            <w:vAlign w:val="center"/>
          </w:tcPr>
          <w:p w14:paraId="6617CC57" w14:textId="1067577C" w:rsidR="00F9721E" w:rsidRPr="00636651" w:rsidRDefault="00F9721E" w:rsidP="00F9721E">
            <w:pPr>
              <w:rPr>
                <w:del w:id="309" w:author="Pribil-Kövesdy Döníz" w:date="2026-09-22T12:49:00Z" w16du:dateUtc="2026-09-22T16:49:00Z"/>
                <w:rFonts w:ascii="Arial" w:hAnsi="Arial" w:cs="Arial"/>
                <w:sz w:val="20"/>
                <w:szCs w:val="20"/>
              </w:rPr>
            </w:pPr>
            <w:del w:id="310" w:author="Pribil-Kövesdy Döníz" w:date="2026-09-22T12:49:00Z" w16du:dateUtc="2026-09-22T16:49:00Z">
              <w:r w:rsidRPr="00636651">
                <w:rPr>
                  <w:rFonts w:ascii="Arial" w:hAnsi="Arial" w:cs="Arial"/>
                  <w:sz w:val="20"/>
                  <w:szCs w:val="20"/>
                </w:rPr>
                <w:delText>trifluoperazine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3A0707D6" w14:textId="42523E26" w:rsidR="00F9721E" w:rsidRPr="00B14121" w:rsidRDefault="00F9721E" w:rsidP="00F9721E">
            <w:pPr>
              <w:spacing w:before="55"/>
              <w:ind w:left="368"/>
              <w:rPr>
                <w:del w:id="311" w:author="Pribil-Kövesdy Döníz" w:date="2026-09-22T12:49:00Z" w16du:dateUtc="2026-09-22T16:49:00Z"/>
                <w:rFonts w:ascii="Arial" w:hAnsi="Arial" w:cs="Arial"/>
                <w:sz w:val="20"/>
                <w:szCs w:val="20"/>
              </w:rPr>
            </w:pPr>
            <w:del w:id="312" w:author="Pribil-Kövesdy Döníz" w:date="2026-09-22T12:49:00Z" w16du:dateUtc="2026-09-22T16:49:00Z">
              <w:r w:rsidRPr="00B14121">
                <w:rPr>
                  <w:rFonts w:ascii="Arial" w:hAnsi="Arial" w:cs="Arial"/>
                  <w:sz w:val="20"/>
                  <w:szCs w:val="20"/>
                </w:rPr>
                <w:delText>amphetamine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3AC47B9A" w14:textId="6826FF5C" w:rsidR="00F9721E" w:rsidRPr="00B14121" w:rsidRDefault="00F9721E" w:rsidP="00F9721E">
            <w:pPr>
              <w:spacing w:before="55"/>
              <w:ind w:left="348"/>
              <w:rPr>
                <w:del w:id="313" w:author="Pribil-Kövesdy Döníz" w:date="2026-09-22T12:49:00Z" w16du:dateUtc="2026-09-22T16:49:00Z"/>
                <w:rFonts w:ascii="Arial" w:hAnsi="Arial" w:cs="Arial"/>
                <w:sz w:val="20"/>
                <w:szCs w:val="20"/>
              </w:rPr>
            </w:pPr>
            <w:del w:id="314" w:author="Pribil-Kövesdy Döníz" w:date="2026-09-22T12:49:00Z" w16du:dateUtc="2026-09-22T16:49:00Z">
              <w:r w:rsidRPr="00F826F5">
                <w:rPr>
                  <w:rFonts w:ascii="Arial" w:hAnsi="Arial" w:cs="Arial"/>
                  <w:sz w:val="20"/>
                  <w:szCs w:val="20"/>
                </w:rPr>
                <w:delText>dexmethylphenidate</w:delText>
              </w:r>
            </w:del>
          </w:p>
        </w:tc>
      </w:tr>
      <w:tr w:rsidR="00F9721E" w:rsidRPr="00B14121" w14:paraId="1732F739" w14:textId="77777777" w:rsidTr="002959C5">
        <w:trPr>
          <w:trHeight w:val="288"/>
          <w:del w:id="315"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443A5F89" w14:textId="3FAAADA7" w:rsidR="00F9721E" w:rsidRPr="00B14121" w:rsidRDefault="00F9721E" w:rsidP="00F9721E">
            <w:pPr>
              <w:spacing w:before="55"/>
              <w:rPr>
                <w:del w:id="316" w:author="Pribil-Kövesdy Döníz" w:date="2026-09-22T12:49:00Z" w16du:dateUtc="2026-09-22T16:49:00Z"/>
                <w:rFonts w:ascii="Arial" w:hAnsi="Arial" w:cs="Arial"/>
                <w:sz w:val="20"/>
                <w:szCs w:val="20"/>
              </w:rPr>
            </w:pPr>
            <w:del w:id="317" w:author="Pribil-Kövesdy Döníz" w:date="2026-09-22T12:49:00Z" w16du:dateUtc="2026-09-22T16:49:00Z">
              <w:r w:rsidRPr="00B14121">
                <w:rPr>
                  <w:rFonts w:ascii="Arial" w:hAnsi="Arial" w:cs="Arial"/>
                  <w:position w:val="-1"/>
                  <w:sz w:val="20"/>
                  <w:szCs w:val="20"/>
                </w:rPr>
                <w:delText>lurasidone</w:delText>
              </w:r>
            </w:del>
          </w:p>
        </w:tc>
        <w:tc>
          <w:tcPr>
            <w:tcW w:w="2587" w:type="dxa"/>
            <w:tcBorders>
              <w:top w:val="nil"/>
              <w:bottom w:val="nil"/>
              <w:right w:val="single" w:sz="18" w:space="0" w:color="808080" w:themeColor="background1" w:themeShade="80"/>
            </w:tcBorders>
            <w:vAlign w:val="center"/>
          </w:tcPr>
          <w:p w14:paraId="0E6FF219" w14:textId="6793E312" w:rsidR="00F9721E" w:rsidRPr="00636651" w:rsidRDefault="00F9721E" w:rsidP="00F9548C">
            <w:pPr>
              <w:rPr>
                <w:del w:id="318" w:author="Pribil-Kövesdy Döníz" w:date="2026-09-22T12:49:00Z" w16du:dateUtc="2026-09-22T16:49:00Z"/>
                <w:rFonts w:ascii="Arial" w:hAnsi="Arial" w:cs="Arial"/>
                <w:sz w:val="20"/>
                <w:szCs w:val="20"/>
              </w:rPr>
            </w:pPr>
            <w:del w:id="319" w:author="Pribil-Kövesdy Döníz" w:date="2026-09-22T12:49:00Z" w16du:dateUtc="2026-09-22T16:49:00Z">
              <w:r w:rsidRPr="001A1A1F">
                <w:rPr>
                  <w:rFonts w:ascii="Arial" w:hAnsi="Arial" w:cs="Arial"/>
                  <w:sz w:val="20"/>
                  <w:szCs w:val="20"/>
                </w:rPr>
                <w:delText>xanomeline/trospium</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tcPr>
          <w:p w14:paraId="6D5CABAD" w14:textId="07B4F32D" w:rsidR="00F9721E" w:rsidRPr="00B14121" w:rsidRDefault="00F9721E" w:rsidP="00F9721E">
            <w:pPr>
              <w:pStyle w:val="Heading1"/>
              <w:ind w:left="-74"/>
              <w:jc w:val="center"/>
              <w:rPr>
                <w:del w:id="320" w:author="Pribil-Kövesdy Döníz" w:date="2026-09-22T12:49:00Z" w16du:dateUtc="2026-09-22T16:49:00Z"/>
                <w:sz w:val="20"/>
                <w:szCs w:val="20"/>
              </w:rPr>
            </w:pPr>
            <w:del w:id="321" w:author="Pribil-Kövesdy Döníz" w:date="2026-09-22T12:49:00Z" w16du:dateUtc="2026-09-22T16:49:00Z">
              <w:r w:rsidRPr="003611CE">
                <w:rPr>
                  <w:sz w:val="20"/>
                </w:rPr>
                <w:delText>Miscellaneous</w:delText>
              </w:r>
            </w:del>
          </w:p>
        </w:tc>
      </w:tr>
      <w:tr w:rsidR="00F9721E" w:rsidRPr="00B14121" w14:paraId="39E1D86B" w14:textId="77777777" w:rsidTr="00DA7822">
        <w:trPr>
          <w:trHeight w:val="288"/>
          <w:del w:id="322" w:author="Pribil-Kövesdy Döníz" w:date="2026-09-22T12:49:00Z" w16du:dateUtc="2026-09-22T16:49:00Z"/>
        </w:trPr>
        <w:tc>
          <w:tcPr>
            <w:tcW w:w="3125" w:type="dxa"/>
            <w:tcBorders>
              <w:top w:val="nil"/>
              <w:left w:val="single" w:sz="18" w:space="0" w:color="808080" w:themeColor="background1" w:themeShade="80"/>
              <w:bottom w:val="nil"/>
            </w:tcBorders>
            <w:vAlign w:val="center"/>
          </w:tcPr>
          <w:p w14:paraId="1943046D" w14:textId="506BB9C2" w:rsidR="00F9721E" w:rsidRPr="00B14121" w:rsidRDefault="00F9721E" w:rsidP="00F9721E">
            <w:pPr>
              <w:spacing w:before="55"/>
              <w:rPr>
                <w:del w:id="323" w:author="Pribil-Kövesdy Döníz" w:date="2026-09-22T12:49:00Z" w16du:dateUtc="2026-09-22T16:49:00Z"/>
                <w:rFonts w:ascii="Arial" w:hAnsi="Arial" w:cs="Arial"/>
                <w:sz w:val="20"/>
                <w:szCs w:val="20"/>
              </w:rPr>
            </w:pPr>
            <w:del w:id="324" w:author="Pribil-Kövesdy Döníz" w:date="2026-09-22T12:49:00Z" w16du:dateUtc="2026-09-22T16:49:00Z">
              <w:r w:rsidRPr="00B14121">
                <w:rPr>
                  <w:rFonts w:ascii="Arial" w:hAnsi="Arial" w:cs="Arial"/>
                  <w:position w:val="-1"/>
                  <w:sz w:val="20"/>
                  <w:szCs w:val="20"/>
                </w:rPr>
                <w:delText>molindone</w:delText>
              </w:r>
            </w:del>
          </w:p>
        </w:tc>
        <w:tc>
          <w:tcPr>
            <w:tcW w:w="2587" w:type="dxa"/>
            <w:tcBorders>
              <w:top w:val="nil"/>
              <w:bottom w:val="nil"/>
              <w:right w:val="single" w:sz="18" w:space="0" w:color="808080" w:themeColor="background1" w:themeShade="80"/>
            </w:tcBorders>
            <w:vAlign w:val="center"/>
          </w:tcPr>
          <w:p w14:paraId="3B0D7E59" w14:textId="7BBD1592" w:rsidR="00F9721E" w:rsidRPr="00636651" w:rsidRDefault="00F9721E" w:rsidP="00F9721E">
            <w:pPr>
              <w:rPr>
                <w:del w:id="325" w:author="Pribil-Kövesdy Döníz" w:date="2026-09-22T12:49:00Z" w16du:dateUtc="2026-09-22T16:49:00Z"/>
                <w:rFonts w:ascii="Arial" w:hAnsi="Arial" w:cs="Arial"/>
                <w:sz w:val="20"/>
                <w:szCs w:val="20"/>
              </w:rPr>
            </w:pPr>
            <w:del w:id="326" w:author="Pribil-Kövesdy Döníz" w:date="2026-09-22T12:49:00Z" w16du:dateUtc="2026-09-22T16:49:00Z">
              <w:r w:rsidRPr="00636651">
                <w:rPr>
                  <w:rFonts w:ascii="Arial" w:hAnsi="Arial" w:cs="Arial"/>
                  <w:sz w:val="20"/>
                  <w:szCs w:val="20"/>
                </w:rPr>
                <w:delText>ziprasidone</w:delText>
              </w:r>
            </w:del>
          </w:p>
        </w:tc>
        <w:tc>
          <w:tcPr>
            <w:tcW w:w="2641" w:type="dxa"/>
            <w:tcBorders>
              <w:top w:val="nil"/>
              <w:left w:val="single" w:sz="18" w:space="0" w:color="808080" w:themeColor="background1" w:themeShade="80"/>
              <w:bottom w:val="nil"/>
            </w:tcBorders>
            <w:vAlign w:val="center"/>
          </w:tcPr>
          <w:p w14:paraId="0FB4F161" w14:textId="3C098E72" w:rsidR="00F9721E" w:rsidRPr="00B14121" w:rsidRDefault="00F9721E" w:rsidP="00F9721E">
            <w:pPr>
              <w:spacing w:before="55"/>
              <w:rPr>
                <w:del w:id="327" w:author="Pribil-Kövesdy Döníz" w:date="2026-09-22T12:49:00Z" w16du:dateUtc="2026-09-22T16:49:00Z"/>
                <w:rFonts w:ascii="Arial" w:hAnsi="Arial" w:cs="Arial"/>
                <w:sz w:val="20"/>
                <w:szCs w:val="20"/>
              </w:rPr>
            </w:pPr>
            <w:del w:id="328" w:author="Pribil-Kövesdy Döníz" w:date="2026-09-22T12:49:00Z" w16du:dateUtc="2026-09-22T16:49:00Z">
              <w:r w:rsidRPr="00A34491">
                <w:rPr>
                  <w:rFonts w:ascii="Arial" w:hAnsi="Arial" w:cs="Arial"/>
                  <w:sz w:val="20"/>
                  <w:szCs w:val="20"/>
                </w:rPr>
                <w:delText>armodafinil</w:delText>
              </w:r>
            </w:del>
          </w:p>
        </w:tc>
        <w:tc>
          <w:tcPr>
            <w:tcW w:w="2478" w:type="dxa"/>
            <w:tcBorders>
              <w:top w:val="nil"/>
              <w:bottom w:val="nil"/>
              <w:right w:val="single" w:sz="18" w:space="0" w:color="808080" w:themeColor="background1" w:themeShade="80"/>
            </w:tcBorders>
            <w:vAlign w:val="center"/>
          </w:tcPr>
          <w:p w14:paraId="2B9CCFEF" w14:textId="7AEE4621" w:rsidR="00F9721E" w:rsidRPr="00B14121" w:rsidRDefault="00F9721E" w:rsidP="00F9721E">
            <w:pPr>
              <w:spacing w:before="55"/>
              <w:rPr>
                <w:del w:id="329" w:author="Pribil-Kövesdy Döníz" w:date="2026-09-22T12:49:00Z" w16du:dateUtc="2026-09-22T16:49:00Z"/>
                <w:rFonts w:ascii="Arial" w:hAnsi="Arial" w:cs="Arial"/>
                <w:sz w:val="20"/>
                <w:szCs w:val="20"/>
              </w:rPr>
            </w:pPr>
            <w:del w:id="330" w:author="Pribil-Kövesdy Döníz" w:date="2026-09-22T12:49:00Z" w16du:dateUtc="2026-09-22T16:49:00Z">
              <w:r w:rsidRPr="00A34491">
                <w:rPr>
                  <w:rFonts w:ascii="Arial" w:hAnsi="Arial" w:cs="Arial"/>
                  <w:sz w:val="20"/>
                  <w:szCs w:val="20"/>
                </w:rPr>
                <w:delText xml:space="preserve">modafinil </w:delText>
              </w:r>
            </w:del>
          </w:p>
        </w:tc>
      </w:tr>
      <w:tr w:rsidR="00F9721E" w:rsidRPr="00B14121" w14:paraId="6C2EC8A8" w14:textId="77777777" w:rsidTr="00DA7822">
        <w:trPr>
          <w:trHeight w:val="288"/>
          <w:del w:id="331" w:author="Pribil-Kövesdy Döníz" w:date="2026-09-22T12:49:00Z" w16du:dateUtc="2026-09-22T16:49:00Z"/>
        </w:trPr>
        <w:tc>
          <w:tcPr>
            <w:tcW w:w="5712" w:type="dxa"/>
            <w:gridSpan w:val="2"/>
            <w:vMerge w:val="restart"/>
            <w:tcBorders>
              <w:top w:val="nil"/>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3DA5CD7B" w14:textId="7DEAA5E1" w:rsidR="00F9721E" w:rsidRPr="00B14121" w:rsidRDefault="00F9721E" w:rsidP="00F9721E">
            <w:pPr>
              <w:spacing w:before="55"/>
              <w:rPr>
                <w:del w:id="332" w:author="Pribil-Kövesdy Döníz" w:date="2026-09-22T12:49:00Z" w16du:dateUtc="2026-09-22T16:49:00Z"/>
                <w:rFonts w:ascii="Arial" w:hAnsi="Arial" w:cs="Arial"/>
                <w:sz w:val="20"/>
                <w:szCs w:val="20"/>
              </w:rPr>
            </w:pPr>
            <w:del w:id="333" w:author="Pribil-Kövesdy Döníz" w:date="2026-09-22T12:49:00Z" w16du:dateUtc="2026-09-22T16:49:00Z">
              <w:r w:rsidRPr="00636651">
                <w:rPr>
                  <w:rFonts w:ascii="Arial" w:hAnsi="Arial" w:cs="Arial"/>
                  <w:sz w:val="20"/>
                  <w:szCs w:val="20"/>
                </w:rPr>
                <w:delText>olanzapine</w:delText>
              </w:r>
            </w:del>
          </w:p>
          <w:p w14:paraId="4F653D8E" w14:textId="3C56AAA8" w:rsidR="00F9721E" w:rsidRPr="00B14121" w:rsidRDefault="00F9721E" w:rsidP="00F9721E">
            <w:pPr>
              <w:spacing w:before="55"/>
              <w:rPr>
                <w:del w:id="334" w:author="Pribil-Kövesdy Döníz" w:date="2026-09-22T12:49:00Z" w16du:dateUtc="2026-09-22T16:49:00Z"/>
                <w:rFonts w:ascii="Arial" w:hAnsi="Arial" w:cs="Arial"/>
                <w:sz w:val="20"/>
                <w:szCs w:val="20"/>
              </w:rPr>
            </w:pPr>
          </w:p>
          <w:p w14:paraId="1CC8BC48" w14:textId="63DDB4F0" w:rsidR="00F9721E" w:rsidRPr="00B14121" w:rsidRDefault="00F9721E" w:rsidP="00F9721E">
            <w:pPr>
              <w:spacing w:before="55"/>
              <w:rPr>
                <w:del w:id="335" w:author="Pribil-Kövesdy Döníz" w:date="2026-09-22T12:49:00Z" w16du:dateUtc="2026-09-22T16:49:00Z"/>
                <w:rFonts w:ascii="Arial" w:hAnsi="Arial" w:cs="Arial"/>
                <w:sz w:val="20"/>
                <w:szCs w:val="20"/>
              </w:rPr>
            </w:pPr>
          </w:p>
          <w:p w14:paraId="15672502" w14:textId="4B734715" w:rsidR="00F9721E" w:rsidRPr="00B14121" w:rsidRDefault="00F9721E" w:rsidP="00F9721E">
            <w:pPr>
              <w:spacing w:before="55"/>
              <w:rPr>
                <w:del w:id="336" w:author="Pribil-Kövesdy Döníz"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nil"/>
              <w:right w:val="nil"/>
            </w:tcBorders>
            <w:vAlign w:val="center"/>
          </w:tcPr>
          <w:p w14:paraId="07E14C7F" w14:textId="0870CFAE" w:rsidR="00F9721E" w:rsidRPr="003611CE" w:rsidRDefault="00F9721E" w:rsidP="00F9721E">
            <w:pPr>
              <w:spacing w:before="55"/>
              <w:rPr>
                <w:del w:id="337" w:author="Pribil-Kövesdy Döníz" w:date="2026-09-22T12:49:00Z" w16du:dateUtc="2026-09-22T16:49:00Z"/>
                <w:rFonts w:ascii="Arial" w:hAnsi="Arial" w:cs="Arial"/>
                <w:sz w:val="20"/>
                <w:szCs w:val="20"/>
              </w:rPr>
            </w:pPr>
            <w:del w:id="338" w:author="Pribil-Kövesdy Döníz" w:date="2026-09-22T12:49:00Z" w16du:dateUtc="2026-09-22T16:49:00Z">
              <w:r w:rsidRPr="00B14121">
                <w:rPr>
                  <w:rFonts w:ascii="Arial" w:hAnsi="Arial" w:cs="Arial"/>
                  <w:sz w:val="20"/>
                  <w:szCs w:val="20"/>
                </w:rPr>
                <w:delText>atomoxetine</w:delText>
              </w:r>
            </w:del>
          </w:p>
        </w:tc>
        <w:tc>
          <w:tcPr>
            <w:tcW w:w="2478" w:type="dxa"/>
            <w:tcBorders>
              <w:top w:val="nil"/>
              <w:left w:val="nil"/>
              <w:bottom w:val="nil"/>
              <w:right w:val="single" w:sz="18" w:space="0" w:color="808080" w:themeColor="background1" w:themeShade="80"/>
            </w:tcBorders>
            <w:vAlign w:val="center"/>
          </w:tcPr>
          <w:p w14:paraId="310371BA" w14:textId="2B3BCA25" w:rsidR="00F9721E" w:rsidRPr="003611CE" w:rsidRDefault="00F9721E" w:rsidP="00F9721E">
            <w:pPr>
              <w:spacing w:before="55"/>
              <w:rPr>
                <w:del w:id="339" w:author="Pribil-Kövesdy Döníz" w:date="2026-09-22T12:49:00Z" w16du:dateUtc="2026-09-22T16:49:00Z"/>
                <w:rFonts w:ascii="Arial" w:hAnsi="Arial" w:cs="Arial"/>
                <w:sz w:val="20"/>
                <w:szCs w:val="20"/>
              </w:rPr>
            </w:pPr>
            <w:del w:id="340" w:author="Pribil-Kövesdy Döníz" w:date="2026-09-22T12:49:00Z" w16du:dateUtc="2026-09-22T16:49:00Z">
              <w:r>
                <w:rPr>
                  <w:rFonts w:ascii="Arial" w:hAnsi="Arial" w:cs="Arial"/>
                  <w:sz w:val="20"/>
                  <w:szCs w:val="20"/>
                </w:rPr>
                <w:delText>n</w:delText>
              </w:r>
              <w:r w:rsidRPr="00A34491">
                <w:rPr>
                  <w:rFonts w:ascii="Arial" w:hAnsi="Arial" w:cs="Arial"/>
                  <w:sz w:val="20"/>
                  <w:szCs w:val="20"/>
                </w:rPr>
                <w:delText>altrexone</w:delText>
              </w:r>
              <w:r>
                <w:rPr>
                  <w:rFonts w:ascii="Arial" w:hAnsi="Arial" w:cs="Arial"/>
                  <w:sz w:val="20"/>
                  <w:szCs w:val="20"/>
                  <w:vertAlign w:val="superscript"/>
                </w:rPr>
                <w:delText>5</w:delText>
              </w:r>
            </w:del>
          </w:p>
        </w:tc>
      </w:tr>
      <w:tr w:rsidR="00F9721E" w:rsidRPr="00B14121" w14:paraId="5EB89767" w14:textId="77777777" w:rsidTr="00DA7822">
        <w:trPr>
          <w:trHeight w:val="288"/>
          <w:del w:id="341" w:author="Pribil-Kövesdy Döníz"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50A14309" w14:textId="48C2B2D6" w:rsidR="00F9721E" w:rsidRPr="00B14121" w:rsidRDefault="00F9721E" w:rsidP="00F9721E">
            <w:pPr>
              <w:spacing w:before="55"/>
              <w:rPr>
                <w:del w:id="342" w:author="Pribil-Kövesdy Döníz"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nil"/>
            </w:tcBorders>
            <w:vAlign w:val="center"/>
          </w:tcPr>
          <w:p w14:paraId="559589BC" w14:textId="12B655BE" w:rsidR="00F9721E" w:rsidRPr="00B14121" w:rsidRDefault="00F9721E" w:rsidP="00D4350E">
            <w:pPr>
              <w:rPr>
                <w:del w:id="343" w:author="Pribil-Kövesdy Döníz" w:date="2026-09-22T12:49:00Z" w16du:dateUtc="2026-09-22T16:49:00Z"/>
                <w:rFonts w:ascii="Arial" w:hAnsi="Arial" w:cs="Arial"/>
                <w:sz w:val="20"/>
                <w:szCs w:val="20"/>
              </w:rPr>
            </w:pPr>
            <w:del w:id="344" w:author="Pribil-Kövesdy Döníz" w:date="2026-09-22T12:49:00Z" w16du:dateUtc="2026-09-22T16:49:00Z">
              <w:r w:rsidRPr="00A34491">
                <w:rPr>
                  <w:rFonts w:ascii="Arial" w:hAnsi="Arial" w:cs="Arial"/>
                  <w:sz w:val="20"/>
                  <w:szCs w:val="20"/>
                </w:rPr>
                <w:delText>donepezil</w:delText>
              </w:r>
            </w:del>
          </w:p>
        </w:tc>
        <w:tc>
          <w:tcPr>
            <w:tcW w:w="2478" w:type="dxa"/>
            <w:tcBorders>
              <w:top w:val="nil"/>
              <w:bottom w:val="nil"/>
              <w:right w:val="single" w:sz="18" w:space="0" w:color="808080" w:themeColor="background1" w:themeShade="80"/>
            </w:tcBorders>
            <w:vAlign w:val="center"/>
          </w:tcPr>
          <w:p w14:paraId="64D1C67D" w14:textId="7362EE90" w:rsidR="00F9721E" w:rsidRPr="00B14121" w:rsidRDefault="00F9721E" w:rsidP="00D4350E">
            <w:pPr>
              <w:rPr>
                <w:del w:id="345" w:author="Pribil-Kövesdy Döníz" w:date="2026-09-22T12:49:00Z" w16du:dateUtc="2026-09-22T16:49:00Z"/>
                <w:rFonts w:ascii="Arial" w:hAnsi="Arial" w:cs="Arial"/>
                <w:sz w:val="20"/>
                <w:szCs w:val="20"/>
              </w:rPr>
            </w:pPr>
            <w:del w:id="346" w:author="Pribil-Kövesdy Döníz" w:date="2026-09-22T12:49:00Z" w16du:dateUtc="2026-09-22T16:49:00Z">
              <w:r>
                <w:rPr>
                  <w:rFonts w:ascii="Arial" w:hAnsi="Arial" w:cs="Arial"/>
                  <w:sz w:val="20"/>
                  <w:szCs w:val="20"/>
                </w:rPr>
                <w:delText>prazosin</w:delText>
              </w:r>
            </w:del>
          </w:p>
        </w:tc>
      </w:tr>
      <w:tr w:rsidR="00F9721E" w:rsidRPr="00B14121" w14:paraId="30C88449" w14:textId="77777777" w:rsidTr="00DA7822">
        <w:trPr>
          <w:trHeight w:hRule="exact" w:val="288"/>
          <w:del w:id="347" w:author="Pribil-Kövesdy Döníz"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7A571EB5" w14:textId="27633967" w:rsidR="00F9721E" w:rsidRPr="00B14121" w:rsidRDefault="00F9721E" w:rsidP="00F9721E">
            <w:pPr>
              <w:spacing w:before="55"/>
              <w:rPr>
                <w:del w:id="348" w:author="Pribil-Kövesdy Döníz"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single" w:sz="24" w:space="0" w:color="808080" w:themeColor="background1" w:themeShade="80"/>
              <w:right w:val="nil"/>
            </w:tcBorders>
            <w:vAlign w:val="center"/>
          </w:tcPr>
          <w:p w14:paraId="5D8FA0EC" w14:textId="51BCD42F" w:rsidR="00F9721E" w:rsidRPr="003611CE" w:rsidRDefault="00F9721E" w:rsidP="00D4350E">
            <w:pPr>
              <w:rPr>
                <w:del w:id="349" w:author="Pribil-Kövesdy Döníz" w:date="2026-09-22T12:49:00Z" w16du:dateUtc="2026-09-22T16:49:00Z"/>
                <w:rFonts w:ascii="Arial" w:hAnsi="Arial" w:cs="Arial"/>
                <w:sz w:val="20"/>
                <w:szCs w:val="20"/>
              </w:rPr>
            </w:pPr>
            <w:del w:id="350" w:author="Pribil-Kövesdy Döníz" w:date="2026-09-22T12:49:00Z" w16du:dateUtc="2026-09-22T16:49:00Z">
              <w:r w:rsidRPr="00A34491">
                <w:rPr>
                  <w:rFonts w:ascii="Arial" w:hAnsi="Arial" w:cs="Arial"/>
                  <w:sz w:val="20"/>
                  <w:szCs w:val="20"/>
                </w:rPr>
                <w:delText>memantine</w:delText>
              </w:r>
            </w:del>
          </w:p>
        </w:tc>
        <w:tc>
          <w:tcPr>
            <w:tcW w:w="2478" w:type="dxa"/>
            <w:tcBorders>
              <w:top w:val="nil"/>
              <w:left w:val="nil"/>
              <w:bottom w:val="single" w:sz="24" w:space="0" w:color="808080" w:themeColor="background1" w:themeShade="80"/>
              <w:right w:val="single" w:sz="18" w:space="0" w:color="808080" w:themeColor="background1" w:themeShade="80"/>
            </w:tcBorders>
            <w:vAlign w:val="center"/>
          </w:tcPr>
          <w:p w14:paraId="7B421264" w14:textId="23B6904C" w:rsidR="00F9721E" w:rsidRPr="003611CE" w:rsidRDefault="00F9721E" w:rsidP="00D4350E">
            <w:pPr>
              <w:rPr>
                <w:del w:id="351" w:author="Pribil-Kövesdy Döníz" w:date="2026-09-22T12:49:00Z" w16du:dateUtc="2026-09-22T16:49:00Z"/>
                <w:rFonts w:ascii="Arial" w:hAnsi="Arial" w:cs="Arial"/>
                <w:sz w:val="20"/>
                <w:szCs w:val="20"/>
              </w:rPr>
            </w:pPr>
            <w:del w:id="352" w:author="Pribil-Kövesdy Döníz" w:date="2026-09-22T12:49:00Z" w16du:dateUtc="2026-09-22T16:49:00Z">
              <w:r w:rsidRPr="00D302E5">
                <w:rPr>
                  <w:rFonts w:ascii="Arial" w:hAnsi="Arial" w:cs="Arial"/>
                  <w:sz w:val="20"/>
                  <w:szCs w:val="20"/>
                </w:rPr>
                <w:delText>viloxazine</w:delText>
              </w:r>
            </w:del>
          </w:p>
        </w:tc>
      </w:tr>
    </w:tbl>
    <w:p w14:paraId="3753DC5B" w14:textId="77777777" w:rsidR="00854C26" w:rsidRPr="00854C26" w:rsidRDefault="00854C26" w:rsidP="0061350B">
      <w:pPr>
        <w:spacing w:before="360" w:line="240" w:lineRule="auto"/>
        <w:rPr>
          <w:ins w:id="353" w:author="Pribil-Kövesdy Döníz" w:date="2026-09-22T12:49:00Z" w16du:dateUtc="2026-09-22T16:49:00Z"/>
          <w:sz w:val="28"/>
          <w:szCs w:val="28"/>
        </w:rPr>
      </w:pPr>
      <w:ins w:id="354" w:author="Pribil-Kövesdy Döníz" w:date="2026-09-22T12:49:00Z" w16du:dateUtc="2026-09-22T16:49: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41C22936" w14:textId="77777777" w:rsidTr="0061350B">
        <w:trPr>
          <w:trHeight w:val="1168"/>
          <w:ins w:id="355" w:author="Pribil-Kövesdy Döníz" w:date="2026-09-22T12:49:00Z" w16du:dateUtc="2026-09-22T16:49:00Z"/>
        </w:trPr>
        <w:tc>
          <w:tcPr>
            <w:tcW w:w="2802" w:type="dxa"/>
          </w:tcPr>
          <w:p w14:paraId="273955CB" w14:textId="77777777" w:rsidR="00854C26" w:rsidRDefault="00A236F9" w:rsidP="00391C9E">
            <w:pPr>
              <w:rPr>
                <w:ins w:id="356" w:author="Pribil-Kövesdy Döníz" w:date="2026-09-22T12:49:00Z" w16du:dateUtc="2026-09-22T16:49:00Z"/>
              </w:rPr>
            </w:pPr>
            <w:ins w:id="357" w:author="Pribil-Kövesdy Döníz" w:date="2026-09-22T12:49:00Z" w16du:dateUtc="2026-09-22T16:49:00Z">
              <w:r>
                <w:t>Mobilitás típusa</w:t>
              </w:r>
            </w:ins>
          </w:p>
          <w:p w14:paraId="5D9D1234" w14:textId="77777777" w:rsidR="00A236F9" w:rsidRDefault="00A236F9" w:rsidP="00391C9E">
            <w:pPr>
              <w:rPr>
                <w:ins w:id="358" w:author="Pribil-Kövesdy Döníz" w:date="2026-09-22T12:49:00Z" w16du:dateUtc="2026-09-22T16:49:00Z"/>
              </w:rPr>
            </w:pPr>
            <w:ins w:id="359" w:author="Pribil-Kövesdy Döníz" w:date="2026-09-22T12:49:00Z" w16du:dateUtc="2026-09-22T16:49:00Z">
              <w:r>
                <w:t>(nem helyes törlendő)</w:t>
              </w:r>
            </w:ins>
          </w:p>
        </w:tc>
        <w:tc>
          <w:tcPr>
            <w:tcW w:w="11340" w:type="dxa"/>
          </w:tcPr>
          <w:p w14:paraId="6DD03D57" w14:textId="77777777" w:rsidR="00854C26" w:rsidRDefault="00A236F9" w:rsidP="00391C9E">
            <w:pPr>
              <w:pStyle w:val="ListParagraph"/>
              <w:numPr>
                <w:ilvl w:val="0"/>
                <w:numId w:val="2"/>
              </w:numPr>
              <w:rPr>
                <w:ins w:id="360" w:author="Pribil-Kövesdy Döníz" w:date="2026-09-22T12:49:00Z" w16du:dateUtc="2026-09-22T16:49:00Z"/>
              </w:rPr>
            </w:pPr>
            <w:ins w:id="361" w:author="Pribil-Kövesdy Döníz" w:date="2026-09-22T12:49:00Z" w16du:dateUtc="2026-09-22T16:49:00Z">
              <w:r>
                <w:t>szakmai továbbképzés</w:t>
              </w:r>
            </w:ins>
          </w:p>
          <w:p w14:paraId="68CE1462" w14:textId="77777777" w:rsidR="00A236F9" w:rsidRDefault="00A236F9" w:rsidP="00391C9E">
            <w:pPr>
              <w:pStyle w:val="ListParagraph"/>
              <w:numPr>
                <w:ilvl w:val="0"/>
                <w:numId w:val="2"/>
              </w:numPr>
              <w:rPr>
                <w:ins w:id="362" w:author="Pribil-Kövesdy Döníz" w:date="2026-09-22T12:49:00Z" w16du:dateUtc="2026-09-22T16:49:00Z"/>
              </w:rPr>
            </w:pPr>
            <w:ins w:id="363" w:author="Pribil-Kövesdy Döníz" w:date="2026-09-22T12:49:00Z" w16du:dateUtc="2026-09-22T16:49:00Z">
              <w:r>
                <w:t>nyelvtanfolyam</w:t>
              </w:r>
            </w:ins>
          </w:p>
          <w:p w14:paraId="44F0F574" w14:textId="77777777" w:rsidR="00A236F9" w:rsidRDefault="00F520F7" w:rsidP="00391C9E">
            <w:pPr>
              <w:pStyle w:val="ListParagraph"/>
              <w:numPr>
                <w:ilvl w:val="0"/>
                <w:numId w:val="2"/>
              </w:numPr>
              <w:rPr>
                <w:ins w:id="364" w:author="Pribil-Kövesdy Döníz" w:date="2026-09-22T12:49:00Z" w16du:dateUtc="2026-09-22T16:49:00Z"/>
              </w:rPr>
            </w:pPr>
            <w:ins w:id="365" w:author="Pribil-Kövesdy Döníz" w:date="2026-09-22T12:49:00Z" w16du:dateUtc="2026-09-22T16:49:00Z">
              <w:r>
                <w:t xml:space="preserve">szakmai látogatás </w:t>
              </w:r>
              <w:r w:rsidR="00A236F9">
                <w:t>(job shadowing)</w:t>
              </w:r>
            </w:ins>
          </w:p>
          <w:p w14:paraId="6B0534A9" w14:textId="77777777" w:rsidR="00A236F9" w:rsidRDefault="00A236F9" w:rsidP="00391C9E">
            <w:pPr>
              <w:pStyle w:val="ListParagraph"/>
              <w:numPr>
                <w:ilvl w:val="0"/>
                <w:numId w:val="2"/>
              </w:numPr>
              <w:rPr>
                <w:ins w:id="366" w:author="Pribil-Kövesdy Döníz" w:date="2026-09-22T12:49:00Z" w16du:dateUtc="2026-09-22T16:49:00Z"/>
              </w:rPr>
            </w:pPr>
            <w:ins w:id="367" w:author="Pribil-Kövesdy Döníz" w:date="2026-09-22T12:49:00Z" w16du:dateUtc="2026-09-22T16:49:00Z">
              <w:r>
                <w:t>oktatási tevékenység</w:t>
              </w:r>
            </w:ins>
          </w:p>
        </w:tc>
      </w:tr>
      <w:tr w:rsidR="00A236F9" w14:paraId="168D0AF7" w14:textId="77777777" w:rsidTr="00AD06DF">
        <w:trPr>
          <w:ins w:id="368" w:author="Pribil-Kövesdy Döníz" w:date="2026-09-22T12:49:00Z" w16du:dateUtc="2026-09-22T16:49:00Z"/>
        </w:trPr>
        <w:tc>
          <w:tcPr>
            <w:tcW w:w="2802" w:type="dxa"/>
          </w:tcPr>
          <w:p w14:paraId="50B3D329" w14:textId="77777777" w:rsidR="00A236F9" w:rsidRDefault="00A236F9" w:rsidP="00391C9E">
            <w:pPr>
              <w:rPr>
                <w:ins w:id="369" w:author="Pribil-Kövesdy Döníz" w:date="2026-09-22T12:49:00Z" w16du:dateUtc="2026-09-22T16:49:00Z"/>
              </w:rPr>
            </w:pPr>
            <w:ins w:id="370" w:author="Pribil-Kövesdy Döníz" w:date="2026-09-22T12:49:00Z" w16du:dateUtc="2026-09-22T16:49:00Z">
              <w:r>
                <w:t>Továbbképzés címe</w:t>
              </w:r>
            </w:ins>
          </w:p>
          <w:p w14:paraId="1DB89DDE" w14:textId="77777777" w:rsidR="00A236F9" w:rsidRDefault="00A236F9" w:rsidP="00391C9E">
            <w:pPr>
              <w:rPr>
                <w:ins w:id="371" w:author="Pribil-Kövesdy Döníz" w:date="2026-09-22T12:49:00Z" w16du:dateUtc="2026-09-22T16:49:00Z"/>
              </w:rPr>
            </w:pPr>
            <w:ins w:id="372" w:author="Pribil-Kövesdy Döníz" w:date="2026-09-22T12:49:00Z" w16du:dateUtc="2026-09-22T16:49:00Z">
              <w:r>
                <w:t>(amennyiben releváns)</w:t>
              </w:r>
            </w:ins>
          </w:p>
        </w:tc>
        <w:tc>
          <w:tcPr>
            <w:tcW w:w="11340" w:type="dxa"/>
          </w:tcPr>
          <w:p w14:paraId="4E8D1C8C" w14:textId="77777777" w:rsidR="00A236F9" w:rsidRDefault="00A236F9" w:rsidP="00391C9E">
            <w:pPr>
              <w:rPr>
                <w:ins w:id="373" w:author="Pribil-Kövesdy Döníz" w:date="2026-09-22T12:49:00Z" w16du:dateUtc="2026-09-22T16:49:00Z"/>
              </w:rPr>
            </w:pPr>
          </w:p>
        </w:tc>
      </w:tr>
      <w:tr w:rsidR="00A236F9" w14:paraId="2ADA02E0" w14:textId="77777777" w:rsidTr="0061350B">
        <w:trPr>
          <w:trHeight w:val="428"/>
          <w:ins w:id="374" w:author="Pribil-Kövesdy Döníz" w:date="2026-09-22T12:49:00Z" w16du:dateUtc="2026-09-22T16:49:00Z"/>
        </w:trPr>
        <w:tc>
          <w:tcPr>
            <w:tcW w:w="2802" w:type="dxa"/>
          </w:tcPr>
          <w:p w14:paraId="3BEA72FB" w14:textId="77777777" w:rsidR="00A236F9" w:rsidRDefault="00A236F9" w:rsidP="00391C9E">
            <w:pPr>
              <w:rPr>
                <w:ins w:id="375" w:author="Pribil-Kövesdy Döníz" w:date="2026-09-22T12:49:00Z" w16du:dateUtc="2026-09-22T16:49:00Z"/>
              </w:rPr>
            </w:pPr>
            <w:ins w:id="376" w:author="Pribil-Kövesdy Döníz" w:date="2026-09-22T12:49:00Z" w16du:dateUtc="2026-09-22T16:49:00Z">
              <w:r>
                <w:t>Fogadó intézmény neve</w:t>
              </w:r>
            </w:ins>
          </w:p>
        </w:tc>
        <w:tc>
          <w:tcPr>
            <w:tcW w:w="11340" w:type="dxa"/>
          </w:tcPr>
          <w:p w14:paraId="2C49EB70" w14:textId="77777777" w:rsidR="005E7FFD" w:rsidRDefault="005E7FFD" w:rsidP="00391C9E">
            <w:pPr>
              <w:rPr>
                <w:ins w:id="377" w:author="Pribil-Kövesdy Döníz" w:date="2026-09-22T12:49:00Z" w16du:dateUtc="2026-09-22T16:49:00Z"/>
              </w:rPr>
            </w:pPr>
          </w:p>
        </w:tc>
      </w:tr>
      <w:tr w:rsidR="005E7FFD" w14:paraId="0A41374E" w14:textId="77777777" w:rsidTr="0061350B">
        <w:trPr>
          <w:trHeight w:val="703"/>
          <w:ins w:id="378" w:author="Pribil-Kövesdy Döníz" w:date="2026-09-22T12:49:00Z" w16du:dateUtc="2026-09-22T16:49:00Z"/>
        </w:trPr>
        <w:tc>
          <w:tcPr>
            <w:tcW w:w="2802" w:type="dxa"/>
          </w:tcPr>
          <w:p w14:paraId="08AD2764" w14:textId="77777777" w:rsidR="005E7FFD" w:rsidRDefault="005E7FFD" w:rsidP="00391C9E">
            <w:pPr>
              <w:rPr>
                <w:ins w:id="379" w:author="Pribil-Kövesdy Döníz" w:date="2026-09-22T12:49:00Z" w16du:dateUtc="2026-09-22T16:49:00Z"/>
              </w:rPr>
            </w:pPr>
            <w:ins w:id="380" w:author="Pribil-Kövesdy Döníz" w:date="2026-09-22T12:49:00Z" w16du:dateUtc="2026-09-22T16:49:00Z">
              <w:r>
                <w:t>Fogadó intézmény típusa</w:t>
              </w:r>
            </w:ins>
          </w:p>
          <w:p w14:paraId="75CCDCE6" w14:textId="77777777" w:rsidR="005E7FFD" w:rsidRDefault="005E7FFD" w:rsidP="00391C9E">
            <w:pPr>
              <w:rPr>
                <w:ins w:id="381" w:author="Pribil-Kövesdy Döníz" w:date="2026-09-22T12:49:00Z" w16du:dateUtc="2026-09-22T16:49:00Z"/>
              </w:rPr>
            </w:pPr>
            <w:ins w:id="382" w:author="Pribil-Kövesdy Döníz" w:date="2026-09-22T12:49:00Z" w16du:dateUtc="2026-09-22T16:49:00Z">
              <w:r>
                <w:t>(nem helyes törlendő)</w:t>
              </w:r>
            </w:ins>
          </w:p>
        </w:tc>
        <w:tc>
          <w:tcPr>
            <w:tcW w:w="11340" w:type="dxa"/>
          </w:tcPr>
          <w:p w14:paraId="4F435EE3" w14:textId="77777777" w:rsidR="005E7FFD" w:rsidRDefault="005E7FFD" w:rsidP="00391C9E">
            <w:pPr>
              <w:pStyle w:val="ListParagraph"/>
              <w:numPr>
                <w:ilvl w:val="0"/>
                <w:numId w:val="3"/>
              </w:numPr>
              <w:rPr>
                <w:ins w:id="383" w:author="Pribil-Kövesdy Döníz" w:date="2026-09-22T12:49:00Z" w16du:dateUtc="2026-09-22T16:49:00Z"/>
              </w:rPr>
            </w:pPr>
            <w:ins w:id="384" w:author="Pribil-Kövesdy Döníz" w:date="2026-09-22T12:49:00Z" w16du:dateUtc="2026-09-22T16:49:00Z">
              <w:r>
                <w:t>oktatási intézmény</w:t>
              </w:r>
            </w:ins>
          </w:p>
          <w:p w14:paraId="669C038D" w14:textId="77777777" w:rsidR="005E7FFD" w:rsidRDefault="005E7FFD" w:rsidP="00391C9E">
            <w:pPr>
              <w:pStyle w:val="ListParagraph"/>
              <w:numPr>
                <w:ilvl w:val="0"/>
                <w:numId w:val="3"/>
              </w:numPr>
              <w:rPr>
                <w:ins w:id="385" w:author="Pribil-Kövesdy Döníz" w:date="2026-09-22T12:49:00Z" w16du:dateUtc="2026-09-22T16:49:00Z"/>
              </w:rPr>
            </w:pPr>
            <w:ins w:id="386" w:author="Pribil-Kövesdy Döníz" w:date="2026-09-22T12:49:00Z" w16du:dateUtc="2026-09-22T16:49:00Z">
              <w:r>
                <w:t>továbbképző intézmény</w:t>
              </w:r>
            </w:ins>
          </w:p>
        </w:tc>
      </w:tr>
      <w:tr w:rsidR="00A236F9" w14:paraId="69E6CAB0" w14:textId="77777777" w:rsidTr="00AD06DF">
        <w:trPr>
          <w:ins w:id="387" w:author="Pribil-Kövesdy Döníz" w:date="2026-09-22T12:49:00Z" w16du:dateUtc="2026-09-22T16:49:00Z"/>
        </w:trPr>
        <w:tc>
          <w:tcPr>
            <w:tcW w:w="2802" w:type="dxa"/>
          </w:tcPr>
          <w:p w14:paraId="02F36137" w14:textId="77777777" w:rsidR="00A236F9" w:rsidRDefault="00A236F9" w:rsidP="00391C9E">
            <w:pPr>
              <w:rPr>
                <w:ins w:id="388" w:author="Pribil-Kövesdy Döníz" w:date="2026-09-22T12:49:00Z" w16du:dateUtc="2026-09-22T16:49:00Z"/>
              </w:rPr>
            </w:pPr>
            <w:ins w:id="389" w:author="Pribil-Kövesdy Döníz" w:date="2026-09-22T12:49:00Z" w16du:dateUtc="2026-09-22T16:49:00Z">
              <w:r>
                <w:t>Fogadó ország</w:t>
              </w:r>
            </w:ins>
          </w:p>
        </w:tc>
        <w:tc>
          <w:tcPr>
            <w:tcW w:w="11340" w:type="dxa"/>
          </w:tcPr>
          <w:p w14:paraId="4DE51F18" w14:textId="77777777" w:rsidR="00A236F9" w:rsidRDefault="00A236F9" w:rsidP="00391C9E">
            <w:pPr>
              <w:rPr>
                <w:ins w:id="390" w:author="Pribil-Kövesdy Döníz" w:date="2026-09-22T12:49:00Z" w16du:dateUtc="2026-09-22T16:49:00Z"/>
              </w:rPr>
            </w:pPr>
          </w:p>
        </w:tc>
      </w:tr>
      <w:tr w:rsidR="00A236F9" w14:paraId="5EE4D501" w14:textId="77777777" w:rsidTr="00AD06DF">
        <w:trPr>
          <w:ins w:id="391" w:author="Pribil-Kövesdy Döníz" w:date="2026-09-22T12:49:00Z" w16du:dateUtc="2026-09-22T16:49:00Z"/>
        </w:trPr>
        <w:tc>
          <w:tcPr>
            <w:tcW w:w="2802" w:type="dxa"/>
          </w:tcPr>
          <w:p w14:paraId="55FAB327" w14:textId="77777777" w:rsidR="00A236F9" w:rsidRDefault="00A236F9" w:rsidP="00391C9E">
            <w:pPr>
              <w:rPr>
                <w:ins w:id="392" w:author="Pribil-Kövesdy Döníz" w:date="2026-09-22T12:49:00Z" w16du:dateUtc="2026-09-22T16:49:00Z"/>
              </w:rPr>
            </w:pPr>
            <w:ins w:id="393" w:author="Pribil-Kövesdy Döníz" w:date="2026-09-22T12:49:00Z" w16du:dateUtc="2026-09-22T16:49:00Z">
              <w:r>
                <w:t>Munkanyelv</w:t>
              </w:r>
            </w:ins>
          </w:p>
        </w:tc>
        <w:tc>
          <w:tcPr>
            <w:tcW w:w="11340" w:type="dxa"/>
          </w:tcPr>
          <w:p w14:paraId="0DB7CA9E" w14:textId="77777777" w:rsidR="00A236F9" w:rsidRDefault="00A236F9" w:rsidP="00391C9E">
            <w:pPr>
              <w:rPr>
                <w:ins w:id="394" w:author="Pribil-Kövesdy Döníz" w:date="2026-09-22T12:49:00Z" w16du:dateUtc="2026-09-22T16:49:00Z"/>
              </w:rPr>
            </w:pPr>
          </w:p>
        </w:tc>
      </w:tr>
      <w:tr w:rsidR="00A236F9" w14:paraId="338B1EDF" w14:textId="77777777" w:rsidTr="00AD06DF">
        <w:trPr>
          <w:ins w:id="395" w:author="Pribil-Kövesdy Döníz" w:date="2026-09-22T12:49:00Z" w16du:dateUtc="2026-09-22T16:49:00Z"/>
        </w:trPr>
        <w:tc>
          <w:tcPr>
            <w:tcW w:w="2802" w:type="dxa"/>
          </w:tcPr>
          <w:p w14:paraId="0BCC7DC1" w14:textId="77777777" w:rsidR="00A236F9" w:rsidRDefault="00A236F9" w:rsidP="00391C9E">
            <w:pPr>
              <w:rPr>
                <w:ins w:id="396" w:author="Pribil-Kövesdy Döníz" w:date="2026-09-22T12:49:00Z" w16du:dateUtc="2026-09-22T16:49:00Z"/>
              </w:rPr>
            </w:pPr>
            <w:ins w:id="397" w:author="Pribil-Kövesdy Döníz" w:date="2026-09-22T12:49:00Z" w16du:dateUtc="2026-09-22T16:49:00Z">
              <w:r>
                <w:lastRenderedPageBreak/>
                <w:t>Mobilitás időtartama</w:t>
              </w:r>
            </w:ins>
          </w:p>
          <w:p w14:paraId="3F01084A" w14:textId="77777777" w:rsidR="00A236F9" w:rsidRDefault="00A236F9" w:rsidP="00AD06DF">
            <w:pPr>
              <w:rPr>
                <w:ins w:id="398" w:author="Pribil-Kövesdy Döníz" w:date="2026-09-22T12:49:00Z" w16du:dateUtc="2026-09-22T16:49:00Z"/>
              </w:rPr>
            </w:pPr>
            <w:ins w:id="399" w:author="Pribil-Kövesdy Döníz" w:date="2026-09-22T12:49:00Z" w16du:dateUtc="2026-09-22T16:49:00Z">
              <w:r>
                <w:t>(</w:t>
              </w:r>
              <w:r w:rsidR="00AD06DF">
                <w:t>munka</w:t>
              </w:r>
              <w:r>
                <w:t>napok száma)</w:t>
              </w:r>
            </w:ins>
          </w:p>
        </w:tc>
        <w:tc>
          <w:tcPr>
            <w:tcW w:w="11340" w:type="dxa"/>
          </w:tcPr>
          <w:p w14:paraId="25A7DB0C" w14:textId="77777777" w:rsidR="00A236F9" w:rsidRDefault="00A236F9" w:rsidP="0061350B">
            <w:pPr>
              <w:ind w:firstLine="882"/>
              <w:rPr>
                <w:ins w:id="400" w:author="Pribil-Kövesdy Döníz" w:date="2026-09-22T12:49:00Z" w16du:dateUtc="2026-09-22T16:49:00Z"/>
              </w:rPr>
            </w:pPr>
            <w:ins w:id="401" w:author="Pribil-Kövesdy Döníz" w:date="2026-09-22T12:49:00Z" w16du:dateUtc="2026-09-22T16:49:00Z">
              <w:r>
                <w:t>nap</w:t>
              </w:r>
            </w:ins>
          </w:p>
        </w:tc>
      </w:tr>
    </w:tbl>
    <w:p w14:paraId="7B2C1DBC" w14:textId="77777777" w:rsidR="0061350B" w:rsidRDefault="0061350B">
      <w:pPr>
        <w:rPr>
          <w:ins w:id="402" w:author="Pribil-Kövesdy Döníz" w:date="2026-09-22T12:49:00Z" w16du:dateUtc="2026-09-22T16:49:00Z"/>
          <w:sz w:val="28"/>
          <w:szCs w:val="28"/>
          <w:highlight w:val="lightGray"/>
        </w:rPr>
      </w:pPr>
      <w:ins w:id="403" w:author="Pribil-Kövesdy Döníz" w:date="2026-09-22T12:49:00Z" w16du:dateUtc="2026-09-22T16:49:00Z">
        <w:r>
          <w:rPr>
            <w:sz w:val="28"/>
            <w:szCs w:val="28"/>
            <w:highlight w:val="lightGray"/>
          </w:rPr>
          <w:br w:type="page"/>
        </w:r>
      </w:ins>
    </w:p>
    <w:p w14:paraId="667DB57F" w14:textId="77777777" w:rsidR="007A6560" w:rsidRPr="007C10F6" w:rsidRDefault="007C10F6" w:rsidP="007C10F6">
      <w:pPr>
        <w:spacing w:line="240" w:lineRule="auto"/>
        <w:rPr>
          <w:ins w:id="404" w:author="Pribil-Kövesdy Döníz" w:date="2026-09-22T12:49:00Z" w16du:dateUtc="2026-09-22T16:49:00Z"/>
          <w:sz w:val="28"/>
          <w:szCs w:val="28"/>
        </w:rPr>
      </w:pPr>
      <w:ins w:id="405" w:author="Pribil-Kövesdy Döníz" w:date="2026-09-22T12:49:00Z" w16du:dateUtc="2026-09-22T16:49:00Z">
        <w:r>
          <w:rPr>
            <w:sz w:val="28"/>
            <w:szCs w:val="28"/>
            <w:highlight w:val="lightGray"/>
          </w:rPr>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4857510F" w14:textId="77777777" w:rsidTr="007A6560">
        <w:trPr>
          <w:ins w:id="406" w:author="Pribil-Kövesdy Döníz" w:date="2026-09-22T12:49:00Z" w16du:dateUtc="2026-09-22T16:49:00Z"/>
        </w:trPr>
        <w:tc>
          <w:tcPr>
            <w:tcW w:w="4714" w:type="dxa"/>
          </w:tcPr>
          <w:p w14:paraId="7FA8C13E" w14:textId="77777777" w:rsidR="007A6560" w:rsidRPr="004B3A33" w:rsidRDefault="007A6560" w:rsidP="007A6560">
            <w:pPr>
              <w:rPr>
                <w:ins w:id="407" w:author="Pribil-Kövesdy Döníz" w:date="2026-09-22T12:49:00Z" w16du:dateUtc="2026-09-22T16:49:00Z"/>
                <w:b/>
                <w:bCs/>
              </w:rPr>
            </w:pPr>
            <w:ins w:id="408" w:author="Pribil-Kövesdy Döníz" w:date="2026-09-22T12:49:00Z" w16du:dateUtc="2026-09-22T16:49:00Z">
              <w:r w:rsidRPr="004B3A33">
                <w:rPr>
                  <w:b/>
                  <w:bCs/>
                </w:rPr>
                <w:t>Az elvárt tanulási eredmények meghatározása a mobilitás tervezési szakaszában</w:t>
              </w:r>
              <w:r w:rsidR="004B3A33" w:rsidRPr="004B3A33">
                <w:rPr>
                  <w:b/>
                  <w:bCs/>
                </w:rPr>
                <w:t xml:space="preserve"> (pályázat)</w:t>
              </w:r>
            </w:ins>
          </w:p>
          <w:p w14:paraId="080A6E40" w14:textId="77777777" w:rsidR="007A6560" w:rsidRPr="00AD06DF" w:rsidRDefault="007A6560" w:rsidP="007A6560">
            <w:pPr>
              <w:rPr>
                <w:ins w:id="409" w:author="Pribil-Kövesdy Döníz" w:date="2026-09-22T12:49:00Z" w16du:dateUtc="2026-09-22T16:49:00Z"/>
              </w:rPr>
            </w:pPr>
            <w:ins w:id="410" w:author="Pribil-Kövesdy Döníz" w:date="2026-09-22T12:49:00Z" w16du:dateUtc="2026-09-22T16:49: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133430FE" w14:textId="77777777" w:rsidR="007A6560" w:rsidRPr="004B3A33" w:rsidRDefault="007A6560" w:rsidP="007A6560">
            <w:pPr>
              <w:rPr>
                <w:ins w:id="411" w:author="Pribil-Kövesdy Döníz" w:date="2026-09-22T12:49:00Z" w16du:dateUtc="2026-09-22T16:49:00Z"/>
                <w:b/>
                <w:bCs/>
              </w:rPr>
            </w:pPr>
            <w:ins w:id="412" w:author="Pribil-Kövesdy Döníz" w:date="2026-09-22T12:49:00Z" w16du:dateUtc="2026-09-22T16:49:00Z">
              <w:r w:rsidRPr="004B3A33">
                <w:rPr>
                  <w:b/>
                  <w:bCs/>
                </w:rPr>
                <w:t>A tanulási eredmények értékelése a mobilitás után</w:t>
              </w:r>
            </w:ins>
          </w:p>
          <w:p w14:paraId="54484C66" w14:textId="77777777" w:rsidR="007A6560" w:rsidRPr="00AD06DF" w:rsidRDefault="007A6560" w:rsidP="004B3A33">
            <w:pPr>
              <w:rPr>
                <w:ins w:id="413" w:author="Pribil-Kövesdy Döníz" w:date="2026-09-22T12:49:00Z" w16du:dateUtc="2026-09-22T16:49:00Z"/>
              </w:rPr>
            </w:pPr>
            <w:ins w:id="414" w:author="Pribil-Kövesdy Döníz" w:date="2026-09-22T12:49:00Z" w16du:dateUtc="2026-09-22T16:49:00Z">
              <w:r w:rsidRPr="00AD06DF">
                <w:t>(Az elvárt tanulási eredmények teljesülésének „vizsgálata”, a személyes fejlődés nyomon követése, bizonyítékok a kompetenciafejlődésre.)</w:t>
              </w:r>
            </w:ins>
          </w:p>
        </w:tc>
        <w:tc>
          <w:tcPr>
            <w:tcW w:w="4715" w:type="dxa"/>
          </w:tcPr>
          <w:p w14:paraId="74A7D3DF" w14:textId="77777777" w:rsidR="004B3A33" w:rsidRDefault="007A6560" w:rsidP="007A6560">
            <w:pPr>
              <w:rPr>
                <w:ins w:id="415" w:author="Pribil-Kövesdy Döníz" w:date="2026-09-22T12:49:00Z" w16du:dateUtc="2026-09-22T16:49:00Z"/>
              </w:rPr>
            </w:pPr>
            <w:ins w:id="416" w:author="Pribil-Kövesdy Döníz" w:date="2026-09-22T12:49:00Z" w16du:dateUtc="2026-09-22T16:49:00Z">
              <w:r w:rsidRPr="004B3A33">
                <w:rPr>
                  <w:b/>
                  <w:bCs/>
                </w:rPr>
                <w:t>Hogyan alkalmazhatóak a mobilitás során megszerzett tanulási eredmények a saját munkámban, illetve a küldő intézmény gyakorlatában?</w:t>
              </w:r>
            </w:ins>
          </w:p>
          <w:p w14:paraId="657804A6" w14:textId="77777777" w:rsidR="007A6560" w:rsidRPr="00AD06DF" w:rsidRDefault="004B3A33" w:rsidP="007A6560">
            <w:pPr>
              <w:rPr>
                <w:ins w:id="417" w:author="Pribil-Kövesdy Döníz" w:date="2026-09-22T12:49:00Z" w16du:dateUtc="2026-09-22T16:49:00Z"/>
              </w:rPr>
            </w:pPr>
            <w:ins w:id="418" w:author="Pribil-Kövesdy Döníz" w:date="2026-09-22T12:49:00Z" w16du:dateUtc="2026-09-22T16:49:00Z">
              <w:r>
                <w:t>(</w:t>
              </w:r>
              <w:r w:rsidR="007A6560" w:rsidRPr="00AD06DF">
                <w:t>A terjesztésre vonatkozó tervek</w:t>
              </w:r>
              <w:r>
                <w:t>.)</w:t>
              </w:r>
            </w:ins>
          </w:p>
        </w:tc>
      </w:tr>
      <w:tr w:rsidR="007A6560" w14:paraId="22F9E7DC" w14:textId="77777777" w:rsidTr="007C10F6">
        <w:trPr>
          <w:trHeight w:val="2994"/>
          <w:ins w:id="419" w:author="Pribil-Kövesdy Döníz" w:date="2026-09-22T12:49:00Z" w16du:dateUtc="2026-09-22T16:49:00Z"/>
        </w:trPr>
        <w:tc>
          <w:tcPr>
            <w:tcW w:w="4714" w:type="dxa"/>
          </w:tcPr>
          <w:p w14:paraId="58CD96D9" w14:textId="77777777" w:rsidR="007A6560" w:rsidRDefault="007A6560" w:rsidP="00391C9E">
            <w:pPr>
              <w:rPr>
                <w:ins w:id="420" w:author="Pribil-Kövesdy Döníz" w:date="2026-09-22T12:49:00Z" w16du:dateUtc="2026-09-22T16:49:00Z"/>
              </w:rPr>
            </w:pPr>
          </w:p>
        </w:tc>
        <w:tc>
          <w:tcPr>
            <w:tcW w:w="4715" w:type="dxa"/>
          </w:tcPr>
          <w:p w14:paraId="6220D9F9" w14:textId="77777777" w:rsidR="007A6560" w:rsidRDefault="007A6560" w:rsidP="00391C9E">
            <w:pPr>
              <w:rPr>
                <w:ins w:id="421" w:author="Pribil-Kövesdy Döníz" w:date="2026-09-22T12:49:00Z" w16du:dateUtc="2026-09-22T16:49:00Z"/>
              </w:rPr>
            </w:pPr>
          </w:p>
        </w:tc>
        <w:tc>
          <w:tcPr>
            <w:tcW w:w="4715" w:type="dxa"/>
          </w:tcPr>
          <w:p w14:paraId="215708D0" w14:textId="77777777" w:rsidR="007A6560" w:rsidRDefault="007A6560" w:rsidP="00391C9E">
            <w:pPr>
              <w:rPr>
                <w:ins w:id="422" w:author="Pribil-Kövesdy Döníz" w:date="2026-09-22T12:49:00Z" w16du:dateUtc="2026-09-22T16:49:00Z"/>
              </w:rPr>
            </w:pPr>
          </w:p>
        </w:tc>
      </w:tr>
    </w:tbl>
    <w:p w14:paraId="6840A3A8" w14:textId="77777777" w:rsidR="00686BE4" w:rsidRPr="00AD06DF" w:rsidRDefault="004B3A33" w:rsidP="00391C9E">
      <w:pPr>
        <w:spacing w:line="240" w:lineRule="auto"/>
        <w:rPr>
          <w:ins w:id="423" w:author="Pribil-Kövesdy Döníz" w:date="2026-09-22T12:49:00Z" w16du:dateUtc="2026-09-22T16:49:00Z"/>
        </w:rPr>
      </w:pPr>
      <w:ins w:id="424" w:author="Pribil-Kövesdy Döníz" w:date="2026-09-22T12:49:00Z" w16du:dateUtc="2026-09-22T16:49: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12D361D7" w14:textId="77777777" w:rsidR="005E7FFD" w:rsidRDefault="005E7FFD" w:rsidP="00391C9E">
      <w:pPr>
        <w:spacing w:line="240" w:lineRule="auto"/>
        <w:rPr>
          <w:ins w:id="425" w:author="Pribil-Kövesdy Döníz" w:date="2026-09-22T12:49:00Z" w16du:dateUtc="2026-09-22T16:49:00Z"/>
        </w:rPr>
      </w:pPr>
      <w:ins w:id="426" w:author="Pribil-Kövesdy Döníz" w:date="2026-09-22T12:49:00Z" w16du:dateUtc="2026-09-22T16:49: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5AC54F7B" w14:textId="77777777" w:rsidTr="0061350B">
        <w:trPr>
          <w:trHeight w:val="2835"/>
          <w:ins w:id="427" w:author="Pribil-Kövesdy Döníz" w:date="2026-09-22T12:49:00Z" w16du:dateUtc="2026-09-22T16:49:00Z"/>
        </w:trPr>
        <w:tc>
          <w:tcPr>
            <w:tcW w:w="14142" w:type="dxa"/>
          </w:tcPr>
          <w:p w14:paraId="525D279B" w14:textId="77777777" w:rsidR="005E7FFD" w:rsidRDefault="005E7FFD" w:rsidP="0061350B">
            <w:pPr>
              <w:rPr>
                <w:ins w:id="428" w:author="Pribil-Kövesdy Döníz" w:date="2026-09-22T12:49:00Z" w16du:dateUtc="2026-09-22T16:49:00Z"/>
              </w:rPr>
            </w:pPr>
          </w:p>
        </w:tc>
      </w:tr>
    </w:tbl>
    <w:p w14:paraId="5E870A48" w14:textId="77777777" w:rsidR="00391C9E" w:rsidRDefault="00646D28" w:rsidP="00391C9E">
      <w:pPr>
        <w:spacing w:before="120" w:after="0" w:line="240" w:lineRule="auto"/>
        <w:rPr>
          <w:ins w:id="429" w:author="Pribil-Kövesdy Döníz" w:date="2026-09-22T12:49:00Z" w16du:dateUtc="2026-09-22T16:49:00Z"/>
          <w:sz w:val="28"/>
          <w:szCs w:val="28"/>
          <w:highlight w:val="lightGray"/>
        </w:rPr>
      </w:pPr>
      <w:ins w:id="430" w:author="Pribil-Kövesdy Döníz" w:date="2026-09-22T12:49:00Z" w16du:dateUtc="2026-09-22T16:49: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7DA25BDF" w14:textId="77777777" w:rsidR="00391C9E" w:rsidRDefault="00391C9E" w:rsidP="00391C9E">
      <w:pPr>
        <w:spacing w:before="120" w:after="0" w:line="240" w:lineRule="auto"/>
        <w:rPr>
          <w:ins w:id="431" w:author="Pribil-Kövesdy Döníz" w:date="2026-09-22T12:49:00Z" w16du:dateUtc="2026-09-22T16:49:00Z"/>
        </w:rPr>
      </w:pPr>
      <w:ins w:id="432" w:author="Pribil-Kövesdy Döníz" w:date="2026-09-22T12:49:00Z" w16du:dateUtc="2026-09-22T16:49: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447C8D2A" w14:textId="77777777" w:rsidTr="003C2C83">
        <w:trPr>
          <w:trHeight w:val="1701"/>
          <w:ins w:id="433" w:author="Pribil-Kövesdy Döníz" w:date="2026-09-22T12:49:00Z" w16du:dateUtc="2026-09-22T16:49:00Z"/>
        </w:trPr>
        <w:tc>
          <w:tcPr>
            <w:tcW w:w="14142" w:type="dxa"/>
          </w:tcPr>
          <w:p w14:paraId="58AB738B" w14:textId="77777777" w:rsidR="00391C9E" w:rsidRDefault="00391C9E" w:rsidP="0061350B">
            <w:pPr>
              <w:spacing w:before="120"/>
              <w:rPr>
                <w:ins w:id="434" w:author="Pribil-Kövesdy Döníz" w:date="2026-09-22T12:49:00Z" w16du:dateUtc="2026-09-22T16:49:00Z"/>
              </w:rPr>
            </w:pPr>
          </w:p>
        </w:tc>
      </w:tr>
    </w:tbl>
    <w:p w14:paraId="79404CC9" w14:textId="77777777" w:rsidR="00A236F9" w:rsidRDefault="003C2C83" w:rsidP="003C2C83">
      <w:pPr>
        <w:tabs>
          <w:tab w:val="left" w:pos="10206"/>
          <w:tab w:val="left" w:leader="underscore" w:pos="13608"/>
        </w:tabs>
        <w:spacing w:before="1600" w:after="0" w:line="240" w:lineRule="auto"/>
        <w:rPr>
          <w:ins w:id="435" w:author="Pribil-Kövesdy Döníz" w:date="2026-09-22T12:49:00Z" w16du:dateUtc="2026-09-22T16:49:00Z"/>
          <w:sz w:val="28"/>
          <w:szCs w:val="28"/>
        </w:rPr>
      </w:pPr>
      <w:ins w:id="436" w:author="Pribil-Kövesdy Döníz" w:date="2026-09-22T12:49:00Z" w16du:dateUtc="2026-09-22T16:49:00Z">
        <w:r>
          <w:rPr>
            <w:sz w:val="28"/>
            <w:szCs w:val="28"/>
          </w:rPr>
          <w:t>Dátum:</w:t>
        </w:r>
        <w:r>
          <w:rPr>
            <w:sz w:val="28"/>
            <w:szCs w:val="28"/>
          </w:rPr>
          <w:tab/>
        </w:r>
        <w:r>
          <w:rPr>
            <w:sz w:val="28"/>
            <w:szCs w:val="28"/>
          </w:rPr>
          <w:tab/>
        </w:r>
      </w:ins>
    </w:p>
    <w:p w14:paraId="503186C4" w14:textId="57E0ECE9" w:rsidR="001F1864" w:rsidRDefault="003C2C83" w:rsidP="007E05AE">
      <w:pPr>
        <w:spacing w:before="120" w:line="235" w:lineRule="auto"/>
        <w:ind w:left="345" w:right="1177" w:hanging="100"/>
        <w:rPr>
          <w:del w:id="437" w:author="Pribil-Kövesdy Döníz" w:date="2026-09-22T12:49:00Z" w16du:dateUtc="2026-09-22T16:49:00Z"/>
          <w:sz w:val="20"/>
        </w:rPr>
      </w:pPr>
      <w:ins w:id="438" w:author="Pribil-Kövesdy Döníz" w:date="2026-09-22T12:49:00Z" w16du:dateUtc="2026-09-22T16:49:00Z">
        <w:r>
          <w:rPr>
            <w:sz w:val="24"/>
            <w:szCs w:val="24"/>
          </w:rPr>
          <w:tab/>
        </w:r>
        <w:r w:rsidRPr="003C2C83">
          <w:rPr>
            <w:sz w:val="28"/>
            <w:szCs w:val="28"/>
          </w:rPr>
          <w:t>résztvevő aláírása</w:t>
        </w:r>
      </w:ins>
      <w:del w:id="439" w:author="Pribil-Kövesdy Döníz" w:date="2026-09-22T12:49:00Z" w16du:dateUtc="2026-09-22T16:49:00Z">
        <w:r w:rsidR="002C46AC">
          <w:rPr>
            <w:position w:val="6"/>
            <w:sz w:val="20"/>
          </w:rPr>
          <w:delText>1</w:delText>
        </w:r>
        <w:r w:rsidR="002C46AC">
          <w:rPr>
            <w:sz w:val="20"/>
          </w:rPr>
          <w:delText>S</w:delText>
        </w:r>
        <w:r w:rsidR="00C25951">
          <w:rPr>
            <w:sz w:val="20"/>
          </w:rPr>
          <w:delText>hort-acting intramuscular injectable and intravenous formulations are excluded from the Pediatric Behavioral Health Medication Initiative requirements.</w:delText>
        </w:r>
      </w:del>
    </w:p>
    <w:p w14:paraId="170BF8A7" w14:textId="33BA6E7B" w:rsidR="001F1864" w:rsidRDefault="002C46AC">
      <w:pPr>
        <w:spacing w:before="60" w:line="235" w:lineRule="auto"/>
        <w:ind w:left="345" w:right="697" w:hanging="100"/>
        <w:rPr>
          <w:del w:id="440" w:author="Pribil-Kövesdy Döníz" w:date="2026-09-22T12:49:00Z" w16du:dateUtc="2026-09-22T16:49:00Z"/>
          <w:sz w:val="20"/>
        </w:rPr>
      </w:pPr>
      <w:del w:id="441" w:author="Pribil-Kövesdy Döníz" w:date="2026-09-22T12:49:00Z" w16du:dateUtc="2026-09-22T16:49:00Z">
        <w:r>
          <w:rPr>
            <w:position w:val="6"/>
            <w:sz w:val="20"/>
          </w:rPr>
          <w:delText>2</w:delText>
        </w:r>
        <w:r>
          <w:rPr>
            <w:sz w:val="20"/>
          </w:rPr>
          <w:delText xml:space="preserve">Emsam (selegiline) is the only selegiline formulation included in the Pediatric Behavioral Health Medication Initiative. </w:delText>
        </w:r>
      </w:del>
    </w:p>
    <w:p w14:paraId="414EE447" w14:textId="2646D014" w:rsidR="001F1864" w:rsidRDefault="00657CA5">
      <w:pPr>
        <w:spacing w:before="55"/>
        <w:ind w:left="245"/>
        <w:rPr>
          <w:del w:id="442" w:author="Pribil-Kövesdy Döníz" w:date="2026-09-22T12:49:00Z" w16du:dateUtc="2026-09-22T16:49:00Z"/>
          <w:sz w:val="20"/>
        </w:rPr>
      </w:pPr>
      <w:del w:id="443" w:author="Pribil-Kövesdy Döníz" w:date="2026-09-22T12:49:00Z" w16du:dateUtc="2026-09-22T16:49:00Z">
        <w:r>
          <w:rPr>
            <w:position w:val="6"/>
            <w:sz w:val="20"/>
          </w:rPr>
          <w:delText>3</w:delText>
        </w:r>
        <w:r w:rsidR="009B69F1">
          <w:rPr>
            <w:sz w:val="20"/>
          </w:rPr>
          <w:delText>Nasal and r</w:delText>
        </w:r>
        <w:r w:rsidR="002C46AC">
          <w:rPr>
            <w:sz w:val="20"/>
          </w:rPr>
          <w:delText>ectal diazepam</w:delText>
        </w:r>
        <w:r w:rsidR="007E2B16">
          <w:rPr>
            <w:sz w:val="20"/>
          </w:rPr>
          <w:delText xml:space="preserve"> and nasal midazolam</w:delText>
        </w:r>
        <w:r w:rsidR="002C46AC">
          <w:rPr>
            <w:sz w:val="20"/>
          </w:rPr>
          <w:delText xml:space="preserve"> formulations are excluded from the Pediatric Behavioral Health Medication Initiative requirements.</w:delText>
        </w:r>
      </w:del>
    </w:p>
    <w:p w14:paraId="51CBD5CD" w14:textId="4A977781" w:rsidR="002A041C" w:rsidRDefault="00657CA5" w:rsidP="00804ABD">
      <w:pPr>
        <w:spacing w:before="55"/>
        <w:ind w:left="245"/>
        <w:rPr>
          <w:del w:id="444" w:author="Pribil-Kövesdy Döníz" w:date="2026-09-22T12:49:00Z" w16du:dateUtc="2026-09-22T16:49:00Z"/>
          <w:sz w:val="20"/>
        </w:rPr>
      </w:pPr>
      <w:del w:id="445" w:author="Pribil-Kövesdy Döníz" w:date="2026-09-22T12:49:00Z" w16du:dateUtc="2026-09-22T16:49:00Z">
        <w:r>
          <w:rPr>
            <w:position w:val="6"/>
            <w:sz w:val="20"/>
          </w:rPr>
          <w:delText>4</w:delText>
        </w:r>
        <w:r w:rsidR="009B17D9">
          <w:rPr>
            <w:sz w:val="20"/>
          </w:rPr>
          <w:delText>D</w:delText>
        </w:r>
        <w:r w:rsidR="002C46AC">
          <w:rPr>
            <w:sz w:val="20"/>
          </w:rPr>
          <w:delText>oxepin</w:delText>
        </w:r>
        <w:r w:rsidR="009B17D9">
          <w:rPr>
            <w:sz w:val="20"/>
          </w:rPr>
          <w:delText xml:space="preserve"> tablet</w:delText>
        </w:r>
        <w:r w:rsidR="002C46AC">
          <w:rPr>
            <w:sz w:val="20"/>
          </w:rPr>
          <w:delText xml:space="preserve"> is classified as a hypnotic agent and the Pediatric Behavioral Health Medication Initiative requirements for antidepressants do not apply. Pediatric Behavioral Health Medication Initiative requirements for hypnotics apply.</w:delText>
        </w:r>
      </w:del>
    </w:p>
    <w:p w14:paraId="4D3EB665" w14:textId="69A1EDFE" w:rsidR="00A34491" w:rsidRPr="003C2C83" w:rsidRDefault="00657CA5" w:rsidP="003C2C83">
      <w:pPr>
        <w:tabs>
          <w:tab w:val="left" w:pos="11340"/>
        </w:tabs>
        <w:spacing w:after="0" w:line="240" w:lineRule="auto"/>
        <w:rPr>
          <w:sz w:val="28"/>
          <w:rPrChange w:id="446" w:author="Pribil-Kövesdy Döníz" w:date="2026-09-22T12:49:00Z" w16du:dateUtc="2026-09-22T16:49:00Z">
            <w:rPr>
              <w:sz w:val="20"/>
            </w:rPr>
          </w:rPrChange>
        </w:rPr>
        <w:pPrChange w:id="447" w:author="Pribil-Kövesdy Döníz" w:date="2026-09-22T12:49:00Z" w16du:dateUtc="2026-09-22T16:49:00Z">
          <w:pPr>
            <w:spacing w:before="120" w:line="235" w:lineRule="auto"/>
            <w:ind w:left="345" w:right="1177" w:hanging="100"/>
          </w:pPr>
        </w:pPrChange>
      </w:pPr>
      <w:del w:id="448" w:author="Pribil-Kövesdy Döníz" w:date="2026-09-22T12:49:00Z" w16du:dateUtc="2026-09-22T16:49:00Z">
        <w:r>
          <w:rPr>
            <w:position w:val="6"/>
            <w:sz w:val="20"/>
          </w:rPr>
          <w:delText>5</w:delText>
        </w:r>
        <w:r w:rsidR="009811CF">
          <w:rPr>
            <w:sz w:val="20"/>
          </w:rPr>
          <w:delText xml:space="preserve">Vivitrol </w:delText>
        </w:r>
        <w:r w:rsidR="009811CF" w:rsidRPr="009811CF">
          <w:rPr>
            <w:sz w:val="20"/>
          </w:rPr>
          <w:delText>(naltrexone injection)</w:delText>
        </w:r>
        <w:r w:rsidR="009811CF">
          <w:rPr>
            <w:sz w:val="20"/>
          </w:rPr>
          <w:delText xml:space="preserve"> is excluded from the Pediatric Behavioral Health Medication Initiative requirements.</w:delText>
        </w:r>
      </w:del>
    </w:p>
    <w:sectPr w:rsidR="00A34491" w:rsidRPr="003C2C83" w:rsidSect="00AD06DF">
      <w:type w:val="nextPage"/>
      <w:pgSz w:w="16838" w:h="11906" w:orient="landscape"/>
      <w:pgMar w:top="1417" w:right="1417" w:bottom="1417" w:left="1417" w:header="708" w:footer="708" w:gutter="0"/>
      <w:cols w:space="708"/>
      <w:docGrid w:linePitch="360"/>
      <w:sectPrChange w:id="449" w:author="Pribil-Kövesdy Döníz" w:date="2026-09-22T12:49:00Z" w16du:dateUtc="2026-09-22T16:49:00Z">
        <w:sectPr w:rsidR="00A34491" w:rsidRPr="003C2C83" w:rsidSect="00AD06DF">
          <w:type w:val="continuous"/>
          <w:pgSz w:w="12240" w:h="15840" w:orient="portrait"/>
          <w:pgMar w:top="480" w:right="560" w:bottom="280" w:left="58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E114B0" w14:textId="77777777" w:rsidR="00EE32A9" w:rsidRDefault="00EE32A9" w:rsidP="0061350B">
      <w:pPr>
        <w:spacing w:after="0" w:line="240" w:lineRule="auto"/>
        <w:pPrChange w:id="7" w:author="Pribil-Kövesdy Döníz" w:date="2026-09-22T12:49:00Z" w16du:dateUtc="2026-09-22T16:49:00Z">
          <w:pPr/>
        </w:pPrChange>
      </w:pPr>
      <w:r>
        <w:separator/>
      </w:r>
    </w:p>
  </w:endnote>
  <w:endnote w:type="continuationSeparator" w:id="0">
    <w:p w14:paraId="1EDB8747" w14:textId="77777777" w:rsidR="00EE32A9" w:rsidRDefault="00EE32A9" w:rsidP="0061350B">
      <w:pPr>
        <w:spacing w:after="0" w:line="240" w:lineRule="auto"/>
        <w:pPrChange w:id="8" w:author="Pribil-Kövesdy Döníz" w:date="2026-09-22T12:49:00Z" w16du:dateUtc="2026-09-22T16:4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33E17" w14:textId="77777777" w:rsidR="00BD0BFB" w:rsidRDefault="00BD0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16C95" w14:textId="77777777" w:rsidR="00EE32A9" w:rsidRDefault="00EE32A9" w:rsidP="0061350B">
      <w:pPr>
        <w:spacing w:after="0" w:line="240" w:lineRule="auto"/>
        <w:pPrChange w:id="5" w:author="Pribil-Kövesdy Döníz" w:date="2026-09-22T12:49:00Z" w16du:dateUtc="2026-09-22T16:49:00Z">
          <w:pPr/>
        </w:pPrChange>
      </w:pPr>
      <w:r>
        <w:separator/>
      </w:r>
    </w:p>
  </w:footnote>
  <w:footnote w:type="continuationSeparator" w:id="0">
    <w:p w14:paraId="593F5AC2" w14:textId="77777777" w:rsidR="00EE32A9" w:rsidRDefault="00EE32A9" w:rsidP="0061350B">
      <w:pPr>
        <w:spacing w:after="0" w:line="240" w:lineRule="auto"/>
        <w:pPrChange w:id="6" w:author="Pribil-Kövesdy Döníz" w:date="2026-09-22T12:49:00Z" w16du:dateUtc="2026-09-22T16:4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12D11" w14:textId="77777777" w:rsidR="00BD0BFB" w:rsidRPr="0061350B" w:rsidRDefault="0061350B" w:rsidP="0061350B">
    <w:pPr>
      <w:spacing w:after="0" w:line="240" w:lineRule="auto"/>
      <w:jc w:val="right"/>
      <w:rPr>
        <w:b/>
        <w:color w:val="0000FF"/>
        <w:sz w:val="16"/>
        <w:rPrChange w:id="51" w:author="Pribil-Kövesdy Döníz" w:date="2026-09-22T12:49:00Z" w16du:dateUtc="2026-09-22T16:49:00Z">
          <w:rPr/>
        </w:rPrChange>
      </w:rPr>
      <w:pPrChange w:id="52" w:author="Pribil-Kövesdy Döníz" w:date="2026-09-22T12:49:00Z" w16du:dateUtc="2026-09-22T16:49:00Z">
        <w:pPr>
          <w:pStyle w:val="Header"/>
        </w:pPr>
      </w:pPrChange>
    </w:pPr>
    <w:ins w:id="53" w:author="Pribil-Kövesdy Döníz" w:date="2026-09-22T12:49:00Z" w16du:dateUtc="2026-09-22T16:49: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6E395EBC"/>
    <w:multiLevelType w:val="hybridMultilevel"/>
    <w:tmpl w:val="7D20AB7C"/>
    <w:lvl w:ilvl="0" w:tplc="A3F2068E">
      <w:start w:val="1"/>
      <w:numFmt w:val="decimal"/>
      <w:lvlText w:val="%1."/>
      <w:lvlJc w:val="left"/>
      <w:pPr>
        <w:ind w:left="860" w:hanging="360"/>
      </w:pPr>
      <w:rPr>
        <w:rFonts w:ascii="Calibri" w:eastAsia="Calibri" w:hAnsi="Calibri" w:cs="Calibri" w:hint="default"/>
        <w:b/>
        <w:bCs/>
        <w:spacing w:val="-10"/>
        <w:w w:val="98"/>
        <w:sz w:val="22"/>
        <w:szCs w:val="22"/>
      </w:rPr>
    </w:lvl>
    <w:lvl w:ilvl="1" w:tplc="CABABA2C">
      <w:numFmt w:val="bullet"/>
      <w:lvlText w:val="•"/>
      <w:lvlJc w:val="left"/>
      <w:pPr>
        <w:ind w:left="1882" w:hanging="360"/>
      </w:pPr>
      <w:rPr>
        <w:rFonts w:hint="default"/>
      </w:rPr>
    </w:lvl>
    <w:lvl w:ilvl="2" w:tplc="98A8053A">
      <w:numFmt w:val="bullet"/>
      <w:lvlText w:val="•"/>
      <w:lvlJc w:val="left"/>
      <w:pPr>
        <w:ind w:left="2904" w:hanging="360"/>
      </w:pPr>
      <w:rPr>
        <w:rFonts w:hint="default"/>
      </w:rPr>
    </w:lvl>
    <w:lvl w:ilvl="3" w:tplc="EB800BDA">
      <w:numFmt w:val="bullet"/>
      <w:lvlText w:val="•"/>
      <w:lvlJc w:val="left"/>
      <w:pPr>
        <w:ind w:left="3926" w:hanging="360"/>
      </w:pPr>
      <w:rPr>
        <w:rFonts w:hint="default"/>
      </w:rPr>
    </w:lvl>
    <w:lvl w:ilvl="4" w:tplc="F918AE76">
      <w:numFmt w:val="bullet"/>
      <w:lvlText w:val="•"/>
      <w:lvlJc w:val="left"/>
      <w:pPr>
        <w:ind w:left="4948" w:hanging="360"/>
      </w:pPr>
      <w:rPr>
        <w:rFonts w:hint="default"/>
      </w:rPr>
    </w:lvl>
    <w:lvl w:ilvl="5" w:tplc="86BA3514">
      <w:numFmt w:val="bullet"/>
      <w:lvlText w:val="•"/>
      <w:lvlJc w:val="left"/>
      <w:pPr>
        <w:ind w:left="5970" w:hanging="360"/>
      </w:pPr>
      <w:rPr>
        <w:rFonts w:hint="default"/>
      </w:rPr>
    </w:lvl>
    <w:lvl w:ilvl="6" w:tplc="95B002A0">
      <w:numFmt w:val="bullet"/>
      <w:lvlText w:val="•"/>
      <w:lvlJc w:val="left"/>
      <w:pPr>
        <w:ind w:left="6992" w:hanging="360"/>
      </w:pPr>
      <w:rPr>
        <w:rFonts w:hint="default"/>
      </w:rPr>
    </w:lvl>
    <w:lvl w:ilvl="7" w:tplc="F58483B4">
      <w:numFmt w:val="bullet"/>
      <w:lvlText w:val="•"/>
      <w:lvlJc w:val="left"/>
      <w:pPr>
        <w:ind w:left="8014" w:hanging="360"/>
      </w:pPr>
      <w:rPr>
        <w:rFonts w:hint="default"/>
      </w:rPr>
    </w:lvl>
    <w:lvl w:ilvl="8" w:tplc="183E4D4C">
      <w:numFmt w:val="bullet"/>
      <w:lvlText w:val="•"/>
      <w:lvlJc w:val="left"/>
      <w:pPr>
        <w:ind w:left="9036" w:hanging="360"/>
      </w:pPr>
      <w:rPr>
        <w:rFonts w:hint="default"/>
      </w:rPr>
    </w:lvl>
  </w:abstractNum>
  <w:abstractNum w:abstractNumId="2"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694041038">
    <w:abstractNumId w:val="1"/>
  </w:num>
  <w:num w:numId="2" w16cid:durableId="894582244">
    <w:abstractNumId w:val="2"/>
  </w:num>
  <w:num w:numId="3" w16cid:durableId="1430807476">
    <w:abstractNumId w:val="3"/>
  </w:num>
  <w:num w:numId="4" w16cid:durableId="10241344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64"/>
    <w:rsid w:val="000230DB"/>
    <w:rsid w:val="00023839"/>
    <w:rsid w:val="00032C48"/>
    <w:rsid w:val="00041FF4"/>
    <w:rsid w:val="00051D4C"/>
    <w:rsid w:val="0006040D"/>
    <w:rsid w:val="000C763F"/>
    <w:rsid w:val="00107FB8"/>
    <w:rsid w:val="001127FA"/>
    <w:rsid w:val="0013353E"/>
    <w:rsid w:val="00134751"/>
    <w:rsid w:val="00136AE1"/>
    <w:rsid w:val="001516F7"/>
    <w:rsid w:val="00154136"/>
    <w:rsid w:val="00156611"/>
    <w:rsid w:val="0017000C"/>
    <w:rsid w:val="00171DA3"/>
    <w:rsid w:val="001A1A1F"/>
    <w:rsid w:val="001A49C6"/>
    <w:rsid w:val="001B280F"/>
    <w:rsid w:val="001C0DB6"/>
    <w:rsid w:val="001D2F5D"/>
    <w:rsid w:val="001E63EF"/>
    <w:rsid w:val="001F1864"/>
    <w:rsid w:val="00211352"/>
    <w:rsid w:val="00227D8F"/>
    <w:rsid w:val="00244931"/>
    <w:rsid w:val="00247169"/>
    <w:rsid w:val="002709E3"/>
    <w:rsid w:val="00276FE9"/>
    <w:rsid w:val="00280A3E"/>
    <w:rsid w:val="00294972"/>
    <w:rsid w:val="002959C5"/>
    <w:rsid w:val="00297A5F"/>
    <w:rsid w:val="002A041C"/>
    <w:rsid w:val="002B11A1"/>
    <w:rsid w:val="002B278D"/>
    <w:rsid w:val="002C15F0"/>
    <w:rsid w:val="002C3B41"/>
    <w:rsid w:val="002C46AC"/>
    <w:rsid w:val="002E1034"/>
    <w:rsid w:val="002E38FF"/>
    <w:rsid w:val="00300EA2"/>
    <w:rsid w:val="00316055"/>
    <w:rsid w:val="00335D47"/>
    <w:rsid w:val="00341431"/>
    <w:rsid w:val="003611CE"/>
    <w:rsid w:val="00364EB6"/>
    <w:rsid w:val="0038072A"/>
    <w:rsid w:val="00382018"/>
    <w:rsid w:val="00391C9E"/>
    <w:rsid w:val="00391D5D"/>
    <w:rsid w:val="003A14E4"/>
    <w:rsid w:val="003B6607"/>
    <w:rsid w:val="003C2C83"/>
    <w:rsid w:val="003C3B08"/>
    <w:rsid w:val="003C4F63"/>
    <w:rsid w:val="003D19A9"/>
    <w:rsid w:val="003D2B19"/>
    <w:rsid w:val="003D2EFF"/>
    <w:rsid w:val="003D60DF"/>
    <w:rsid w:val="003D6C36"/>
    <w:rsid w:val="003E4755"/>
    <w:rsid w:val="003F018C"/>
    <w:rsid w:val="003F7E54"/>
    <w:rsid w:val="004140A1"/>
    <w:rsid w:val="00440F44"/>
    <w:rsid w:val="004432B7"/>
    <w:rsid w:val="00445F95"/>
    <w:rsid w:val="00454C1B"/>
    <w:rsid w:val="00454F9B"/>
    <w:rsid w:val="004575FB"/>
    <w:rsid w:val="00465120"/>
    <w:rsid w:val="00465939"/>
    <w:rsid w:val="00470A3D"/>
    <w:rsid w:val="00484F46"/>
    <w:rsid w:val="00490FC5"/>
    <w:rsid w:val="004A35CE"/>
    <w:rsid w:val="004A3856"/>
    <w:rsid w:val="004B0562"/>
    <w:rsid w:val="004B15E2"/>
    <w:rsid w:val="004B3A33"/>
    <w:rsid w:val="004C24C0"/>
    <w:rsid w:val="004D1D99"/>
    <w:rsid w:val="004F189B"/>
    <w:rsid w:val="004F5352"/>
    <w:rsid w:val="004F6C5F"/>
    <w:rsid w:val="00512508"/>
    <w:rsid w:val="00512E36"/>
    <w:rsid w:val="0051509A"/>
    <w:rsid w:val="0054504B"/>
    <w:rsid w:val="00553D76"/>
    <w:rsid w:val="00557F2D"/>
    <w:rsid w:val="00566784"/>
    <w:rsid w:val="005867E7"/>
    <w:rsid w:val="005C7F0B"/>
    <w:rsid w:val="005D61AB"/>
    <w:rsid w:val="005E7D85"/>
    <w:rsid w:val="005E7FFD"/>
    <w:rsid w:val="00610FAC"/>
    <w:rsid w:val="0061350B"/>
    <w:rsid w:val="00624BD6"/>
    <w:rsid w:val="00630D50"/>
    <w:rsid w:val="00636651"/>
    <w:rsid w:val="00646D28"/>
    <w:rsid w:val="00657CA5"/>
    <w:rsid w:val="00662293"/>
    <w:rsid w:val="0067146E"/>
    <w:rsid w:val="0067435E"/>
    <w:rsid w:val="00675ACA"/>
    <w:rsid w:val="00686BE4"/>
    <w:rsid w:val="0068785A"/>
    <w:rsid w:val="00693B55"/>
    <w:rsid w:val="006A5E23"/>
    <w:rsid w:val="006F1011"/>
    <w:rsid w:val="00703093"/>
    <w:rsid w:val="007060B7"/>
    <w:rsid w:val="00741735"/>
    <w:rsid w:val="007453A8"/>
    <w:rsid w:val="0074549C"/>
    <w:rsid w:val="00745992"/>
    <w:rsid w:val="0075198A"/>
    <w:rsid w:val="00763468"/>
    <w:rsid w:val="00780CC4"/>
    <w:rsid w:val="007A6560"/>
    <w:rsid w:val="007A6EE7"/>
    <w:rsid w:val="007B042D"/>
    <w:rsid w:val="007C10F6"/>
    <w:rsid w:val="007E05AE"/>
    <w:rsid w:val="007E2B16"/>
    <w:rsid w:val="007E3F4F"/>
    <w:rsid w:val="007E4969"/>
    <w:rsid w:val="007F368C"/>
    <w:rsid w:val="007F381D"/>
    <w:rsid w:val="007F6F30"/>
    <w:rsid w:val="00804ABD"/>
    <w:rsid w:val="00804FC6"/>
    <w:rsid w:val="00807C14"/>
    <w:rsid w:val="0081608E"/>
    <w:rsid w:val="008277D8"/>
    <w:rsid w:val="00846252"/>
    <w:rsid w:val="00847841"/>
    <w:rsid w:val="0085309A"/>
    <w:rsid w:val="00854C26"/>
    <w:rsid w:val="00866058"/>
    <w:rsid w:val="00871026"/>
    <w:rsid w:val="00871AC4"/>
    <w:rsid w:val="00875E83"/>
    <w:rsid w:val="00881510"/>
    <w:rsid w:val="008820C4"/>
    <w:rsid w:val="008861CD"/>
    <w:rsid w:val="0089033F"/>
    <w:rsid w:val="008954F2"/>
    <w:rsid w:val="008B477D"/>
    <w:rsid w:val="008B7245"/>
    <w:rsid w:val="008C1A09"/>
    <w:rsid w:val="008D15B0"/>
    <w:rsid w:val="008D4C27"/>
    <w:rsid w:val="008F2376"/>
    <w:rsid w:val="009060CE"/>
    <w:rsid w:val="00925D4E"/>
    <w:rsid w:val="00932493"/>
    <w:rsid w:val="00932B0E"/>
    <w:rsid w:val="00936184"/>
    <w:rsid w:val="00951072"/>
    <w:rsid w:val="009510EC"/>
    <w:rsid w:val="009553FF"/>
    <w:rsid w:val="009811CF"/>
    <w:rsid w:val="009841CE"/>
    <w:rsid w:val="00991113"/>
    <w:rsid w:val="00997941"/>
    <w:rsid w:val="00997B23"/>
    <w:rsid w:val="009B0DB4"/>
    <w:rsid w:val="009B1472"/>
    <w:rsid w:val="009B17D9"/>
    <w:rsid w:val="009B424F"/>
    <w:rsid w:val="009B69F1"/>
    <w:rsid w:val="009D7B6E"/>
    <w:rsid w:val="00A0119D"/>
    <w:rsid w:val="00A0414D"/>
    <w:rsid w:val="00A06EF7"/>
    <w:rsid w:val="00A1440D"/>
    <w:rsid w:val="00A14FCF"/>
    <w:rsid w:val="00A15664"/>
    <w:rsid w:val="00A236F9"/>
    <w:rsid w:val="00A32630"/>
    <w:rsid w:val="00A34491"/>
    <w:rsid w:val="00A36281"/>
    <w:rsid w:val="00A41244"/>
    <w:rsid w:val="00A509E6"/>
    <w:rsid w:val="00A61040"/>
    <w:rsid w:val="00A673C9"/>
    <w:rsid w:val="00A910F2"/>
    <w:rsid w:val="00A9484F"/>
    <w:rsid w:val="00AA4D60"/>
    <w:rsid w:val="00AB0938"/>
    <w:rsid w:val="00AB1809"/>
    <w:rsid w:val="00AB4730"/>
    <w:rsid w:val="00AB4B69"/>
    <w:rsid w:val="00AD06DF"/>
    <w:rsid w:val="00AD49AA"/>
    <w:rsid w:val="00B002C3"/>
    <w:rsid w:val="00B410C0"/>
    <w:rsid w:val="00B5315B"/>
    <w:rsid w:val="00B91CF3"/>
    <w:rsid w:val="00BA3033"/>
    <w:rsid w:val="00BB25A7"/>
    <w:rsid w:val="00BB7442"/>
    <w:rsid w:val="00BC3F72"/>
    <w:rsid w:val="00BD0BFB"/>
    <w:rsid w:val="00BE1E44"/>
    <w:rsid w:val="00BF1C15"/>
    <w:rsid w:val="00BF5F01"/>
    <w:rsid w:val="00C135B7"/>
    <w:rsid w:val="00C16250"/>
    <w:rsid w:val="00C25951"/>
    <w:rsid w:val="00C3112C"/>
    <w:rsid w:val="00C4157C"/>
    <w:rsid w:val="00C4203F"/>
    <w:rsid w:val="00C604D4"/>
    <w:rsid w:val="00C732A3"/>
    <w:rsid w:val="00C82287"/>
    <w:rsid w:val="00C84BB9"/>
    <w:rsid w:val="00C94D53"/>
    <w:rsid w:val="00CA3323"/>
    <w:rsid w:val="00CC0C8D"/>
    <w:rsid w:val="00CC129B"/>
    <w:rsid w:val="00CF130B"/>
    <w:rsid w:val="00D02160"/>
    <w:rsid w:val="00D12036"/>
    <w:rsid w:val="00D23799"/>
    <w:rsid w:val="00D302E5"/>
    <w:rsid w:val="00D33F44"/>
    <w:rsid w:val="00D373B9"/>
    <w:rsid w:val="00D41572"/>
    <w:rsid w:val="00D4350E"/>
    <w:rsid w:val="00D70190"/>
    <w:rsid w:val="00D741DF"/>
    <w:rsid w:val="00D77BE7"/>
    <w:rsid w:val="00D84919"/>
    <w:rsid w:val="00D85873"/>
    <w:rsid w:val="00DA4F03"/>
    <w:rsid w:val="00DA7822"/>
    <w:rsid w:val="00DC2BED"/>
    <w:rsid w:val="00DD17D0"/>
    <w:rsid w:val="00DD654F"/>
    <w:rsid w:val="00E01B8D"/>
    <w:rsid w:val="00E02235"/>
    <w:rsid w:val="00E02807"/>
    <w:rsid w:val="00E3198A"/>
    <w:rsid w:val="00E43AB8"/>
    <w:rsid w:val="00E5401A"/>
    <w:rsid w:val="00E66BBE"/>
    <w:rsid w:val="00E81326"/>
    <w:rsid w:val="00E97979"/>
    <w:rsid w:val="00EC4344"/>
    <w:rsid w:val="00EC46C9"/>
    <w:rsid w:val="00EE32A9"/>
    <w:rsid w:val="00EE3B11"/>
    <w:rsid w:val="00EE60AC"/>
    <w:rsid w:val="00EF1C1E"/>
    <w:rsid w:val="00F00B9F"/>
    <w:rsid w:val="00F0547B"/>
    <w:rsid w:val="00F24D0A"/>
    <w:rsid w:val="00F31103"/>
    <w:rsid w:val="00F34344"/>
    <w:rsid w:val="00F421D6"/>
    <w:rsid w:val="00F520F7"/>
    <w:rsid w:val="00F63BE9"/>
    <w:rsid w:val="00F73765"/>
    <w:rsid w:val="00F826F5"/>
    <w:rsid w:val="00F935A6"/>
    <w:rsid w:val="00F9548C"/>
    <w:rsid w:val="00F9721E"/>
    <w:rsid w:val="00FA04E9"/>
    <w:rsid w:val="00FE0717"/>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870"/>
  <w15:docId w15:val="{DCA7FA17-2033-4D3B-B6C7-C2DC619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autoSpaceDN/>
      <w:spacing w:after="200" w:line="276" w:lineRule="auto"/>
      <w:pPrChange w:id="0" w:author="Pribil-Kövesdy Döníz" w:date="2026-09-22T12:49:00Z">
        <w:pPr>
          <w:widowControl w:val="0"/>
          <w:autoSpaceDE w:val="0"/>
          <w:autoSpaceDN w:val="0"/>
        </w:pPr>
      </w:pPrChange>
    </w:pPr>
    <w:rPr>
      <w:lang w:val="hu-HU"/>
      <w:rPrChange w:id="0" w:author="Pribil-Kövesdy Döníz" w:date="2026-09-22T12:49:00Z">
        <w:rPr>
          <w:rFonts w:ascii="Calibri" w:eastAsia="Calibri" w:hAnsi="Calibri" w:cs="Calibri"/>
          <w:sz w:val="22"/>
          <w:szCs w:val="22"/>
          <w:lang w:val="en-US" w:eastAsia="en-US" w:bidi="ar-SA"/>
        </w:rPr>
      </w:rPrChange>
    </w:rPr>
  </w:style>
  <w:style w:type="paragraph" w:styleId="Heading1">
    <w:name w:val="heading 1"/>
    <w:basedOn w:val="Normal"/>
    <w:uiPriority w:val="1"/>
    <w:qFormat/>
    <w:pPr>
      <w:spacing w:before="106"/>
      <w:ind w:left="1834"/>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rsid w:val="00A236F9"/>
    <w:pPr>
      <w:ind w:left="720"/>
      <w:contextualSpacing/>
      <w:pPrChange w:id="1" w:author="Pribil-Kövesdy Döníz" w:date="2026-09-22T12:49:00Z">
        <w:pPr>
          <w:spacing w:before="119" w:after="200" w:line="276" w:lineRule="auto"/>
          <w:ind w:left="860" w:hanging="360"/>
        </w:pPr>
      </w:pPrChange>
    </w:pPr>
    <w:rPr>
      <w:rPrChange w:id="1" w:author="Pribil-Kövesdy Döníz" w:date="2026-09-22T12:49:00Z">
        <w:rPr>
          <w:rFonts w:asciiTheme="minorHAnsi" w:eastAsiaTheme="minorHAnsi" w:hAnsiTheme="minorHAnsi" w:cstheme="minorBidi"/>
          <w:sz w:val="22"/>
          <w:szCs w:val="22"/>
          <w:lang w:val="hu-HU" w:eastAsia="en-US" w:bidi="ar-SA"/>
        </w:rPr>
      </w:rPrChange>
    </w:rPr>
  </w:style>
  <w:style w:type="paragraph" w:customStyle="1" w:styleId="TableParagraph">
    <w:name w:val="Table Paragraph"/>
    <w:basedOn w:val="Normal"/>
    <w:uiPriority w:val="1"/>
    <w:qFormat/>
    <w:pPr>
      <w:spacing w:line="200" w:lineRule="exact"/>
      <w:ind w:left="180"/>
    </w:pPr>
  </w:style>
  <w:style w:type="character" w:styleId="CommentReference">
    <w:name w:val="annotation reference"/>
    <w:basedOn w:val="DefaultParagraphFont"/>
    <w:uiPriority w:val="99"/>
    <w:semiHidden/>
    <w:unhideWhenUsed/>
    <w:rsid w:val="00BC3F72"/>
    <w:rPr>
      <w:sz w:val="16"/>
      <w:szCs w:val="16"/>
    </w:rPr>
  </w:style>
  <w:style w:type="paragraph" w:styleId="CommentText">
    <w:name w:val="annotation text"/>
    <w:basedOn w:val="Normal"/>
    <w:link w:val="CommentTextChar"/>
    <w:uiPriority w:val="99"/>
    <w:unhideWhenUsed/>
    <w:rsid w:val="00BC3F72"/>
    <w:rPr>
      <w:sz w:val="20"/>
      <w:szCs w:val="20"/>
    </w:rPr>
  </w:style>
  <w:style w:type="character" w:customStyle="1" w:styleId="CommentTextChar">
    <w:name w:val="Comment Text Char"/>
    <w:basedOn w:val="DefaultParagraphFont"/>
    <w:link w:val="CommentText"/>
    <w:uiPriority w:val="99"/>
    <w:rsid w:val="00BC3F7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3F72"/>
    <w:rPr>
      <w:b/>
      <w:bCs/>
    </w:rPr>
  </w:style>
  <w:style w:type="character" w:customStyle="1" w:styleId="CommentSubjectChar">
    <w:name w:val="Comment Subject Char"/>
    <w:basedOn w:val="CommentTextChar"/>
    <w:link w:val="CommentSubject"/>
    <w:uiPriority w:val="99"/>
    <w:semiHidden/>
    <w:rsid w:val="00BC3F7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F520F7"/>
    <w:pPr>
      <w:spacing w:after="0" w:line="240" w:lineRule="auto"/>
      <w:pPrChange w:id="2" w:author="Pribil-Kövesdy Döníz" w:date="2026-09-22T12:49:00Z">
        <w:pPr>
          <w:spacing w:after="200" w:line="276" w:lineRule="auto"/>
        </w:pPr>
      </w:pPrChange>
    </w:pPr>
    <w:rPr>
      <w:rFonts w:ascii="Tahoma" w:hAnsi="Tahoma" w:cs="Tahoma"/>
      <w:sz w:val="16"/>
      <w:szCs w:val="16"/>
      <w:rPrChange w:id="2" w:author="Pribil-Kövesdy Döníz" w:date="2026-09-22T12:49:00Z">
        <w:rPr>
          <w:rFonts w:ascii="Segoe UI" w:eastAsiaTheme="minorHAnsi" w:hAnsi="Segoe UI" w:cs="Segoe UI"/>
          <w:sz w:val="18"/>
          <w:szCs w:val="18"/>
          <w:lang w:val="hu-HU" w:eastAsia="en-US" w:bidi="ar-SA"/>
        </w:rPr>
      </w:rPrChange>
    </w:rPr>
  </w:style>
  <w:style w:type="character" w:customStyle="1" w:styleId="BalloonTextChar">
    <w:name w:val="Balloon Text Char"/>
    <w:basedOn w:val="DefaultParagraphFont"/>
    <w:link w:val="BalloonText"/>
    <w:uiPriority w:val="99"/>
    <w:semiHidden/>
    <w:rsid w:val="00BC3F72"/>
    <w:rPr>
      <w:rFonts w:ascii="Tahoma" w:hAnsi="Tahoma" w:cs="Tahoma"/>
      <w:sz w:val="16"/>
      <w:szCs w:val="16"/>
      <w:lang w:val="hu-HU"/>
    </w:rPr>
  </w:style>
  <w:style w:type="table" w:styleId="TableGrid">
    <w:name w:val="Table Grid"/>
    <w:basedOn w:val="TableNormal"/>
    <w:uiPriority w:val="59"/>
    <w:rsid w:val="002A0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1026"/>
    <w:pPr>
      <w:widowControl/>
      <w:autoSpaceDE/>
      <w:autoSpaceDN/>
    </w:pPr>
    <w:rPr>
      <w:rFonts w:ascii="Calibri" w:eastAsia="Calibri" w:hAnsi="Calibri" w:cs="Calibri"/>
    </w:rPr>
  </w:style>
  <w:style w:type="character" w:customStyle="1" w:styleId="fontstyle01">
    <w:name w:val="fontstyle01"/>
    <w:basedOn w:val="DefaultParagraphFont"/>
    <w:rsid w:val="004B0562"/>
    <w:rPr>
      <w:rFonts w:ascii="ArialMT" w:hAnsi="ArialMT" w:hint="default"/>
      <w:b w:val="0"/>
      <w:bCs w:val="0"/>
      <w:i w:val="0"/>
      <w:iCs w:val="0"/>
      <w:color w:val="000000"/>
      <w:sz w:val="20"/>
      <w:szCs w:val="20"/>
    </w:rPr>
  </w:style>
  <w:style w:type="paragraph" w:styleId="Header">
    <w:name w:val="header"/>
    <w:basedOn w:val="Normal"/>
    <w:link w:val="HeaderChar"/>
    <w:uiPriority w:val="99"/>
    <w:unhideWhenUsed/>
    <w:rsid w:val="0061350B"/>
    <w:pPr>
      <w:tabs>
        <w:tab w:val="center" w:pos="4536"/>
        <w:tab w:val="right" w:pos="9072"/>
      </w:tabs>
      <w:spacing w:after="0" w:line="240" w:lineRule="auto"/>
      <w:pPrChange w:id="3" w:author="Pribil-Kövesdy Döníz" w:date="2026-09-22T12:49:00Z">
        <w:pPr>
          <w:tabs>
            <w:tab w:val="center" w:pos="4680"/>
            <w:tab w:val="right" w:pos="9360"/>
          </w:tabs>
          <w:spacing w:after="200" w:line="276" w:lineRule="auto"/>
        </w:pPr>
      </w:pPrChange>
    </w:pPr>
    <w:rPr>
      <w:rPrChange w:id="3" w:author="Pribil-Kövesdy Döníz" w:date="2026-09-22T12:49: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D77BE7"/>
    <w:rPr>
      <w:lang w:val="hu-HU"/>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4" w:author="Pribil-Kövesdy Döníz" w:date="2026-09-22T12:49:00Z">
        <w:pPr>
          <w:tabs>
            <w:tab w:val="center" w:pos="4680"/>
            <w:tab w:val="right" w:pos="9360"/>
          </w:tabs>
          <w:spacing w:after="200" w:line="276" w:lineRule="auto"/>
        </w:pPr>
      </w:pPrChange>
    </w:pPr>
    <w:rPr>
      <w:rPrChange w:id="4" w:author="Pribil-Kövesdy Döníz" w:date="2026-09-22T12:49: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D77BE7"/>
    <w:rPr>
      <w:lang w:val="hu-HU"/>
    </w:rPr>
  </w:style>
  <w:style w:type="character" w:styleId="Hyperlink">
    <w:name w:val="Hyperlink"/>
    <w:basedOn w:val="DefaultParagraphFont"/>
    <w:uiPriority w:val="99"/>
    <w:unhideWhenUsed/>
    <w:rsid w:val="00BD0B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424962">
      <w:bodyDiv w:val="1"/>
      <w:marLeft w:val="0"/>
      <w:marRight w:val="0"/>
      <w:marTop w:val="0"/>
      <w:marBottom w:val="0"/>
      <w:divBdr>
        <w:top w:val="none" w:sz="0" w:space="0" w:color="auto"/>
        <w:left w:val="none" w:sz="0" w:space="0" w:color="auto"/>
        <w:bottom w:val="none" w:sz="0" w:space="0" w:color="auto"/>
        <w:right w:val="none" w:sz="0" w:space="0" w:color="auto"/>
      </w:divBdr>
    </w:div>
    <w:div w:id="1450901579">
      <w:bodyDiv w:val="1"/>
      <w:marLeft w:val="0"/>
      <w:marRight w:val="0"/>
      <w:marTop w:val="0"/>
      <w:marBottom w:val="0"/>
      <w:divBdr>
        <w:top w:val="none" w:sz="0" w:space="0" w:color="auto"/>
        <w:left w:val="none" w:sz="0" w:space="0" w:color="auto"/>
        <w:bottom w:val="none" w:sz="0" w:space="0" w:color="auto"/>
        <w:right w:val="none" w:sz="0" w:space="0" w:color="auto"/>
      </w:divBdr>
    </w:div>
    <w:div w:id="1560820963">
      <w:bodyDiv w:val="1"/>
      <w:marLeft w:val="0"/>
      <w:marRight w:val="0"/>
      <w:marTop w:val="0"/>
      <w:marBottom w:val="0"/>
      <w:divBdr>
        <w:top w:val="none" w:sz="0" w:space="0" w:color="auto"/>
        <w:left w:val="none" w:sz="0" w:space="0" w:color="auto"/>
        <w:bottom w:val="none" w:sz="0" w:space="0" w:color="auto"/>
        <w:right w:val="none" w:sz="0" w:space="0" w:color="auto"/>
      </w:divBdr>
    </w:div>
    <w:div w:id="1651982174">
      <w:bodyDiv w:val="1"/>
      <w:marLeft w:val="0"/>
      <w:marRight w:val="0"/>
      <w:marTop w:val="0"/>
      <w:marBottom w:val="0"/>
      <w:divBdr>
        <w:top w:val="none" w:sz="0" w:space="0" w:color="auto"/>
        <w:left w:val="none" w:sz="0" w:space="0" w:color="auto"/>
        <w:bottom w:val="none" w:sz="0" w:space="0" w:color="auto"/>
        <w:right w:val="none" w:sz="0" w:space="0" w:color="auto"/>
      </w:divBdr>
    </w:div>
    <w:div w:id="174058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9FA32-3E44-4A3A-B64E-FA0E6419E0CE}">
  <ds:schemaRefs>
    <ds:schemaRef ds:uri="http://schemas.microsoft.com/office/2006/metadata/properties"/>
    <ds:schemaRef ds:uri="http://schemas.microsoft.com/office/infopath/2007/PartnerControls"/>
    <ds:schemaRef ds:uri="a2ac5cde-4468-402a-ac20-5b556603971c"/>
    <ds:schemaRef ds:uri="5c0ed19a-6442-486d-a068-86457d131ec5"/>
    <ds:schemaRef ds:uri="http://schemas.microsoft.com/sharepoint/v3"/>
  </ds:schemaRefs>
</ds:datastoreItem>
</file>

<file path=customXml/itemProps2.xml><?xml version="1.0" encoding="utf-8"?>
<ds:datastoreItem xmlns:ds="http://schemas.openxmlformats.org/officeDocument/2006/customXml" ds:itemID="{A79FBF63-5B07-4F8C-A6B4-C71603F80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144DD4-A7A2-42BF-B580-11F3BBED526D}">
  <ds:schemaRefs>
    <ds:schemaRef ds:uri="http://schemas.microsoft.com/sharepoint/v3/contenttype/forms"/>
  </ds:schemaRefs>
</ds:datastoreItem>
</file>

<file path=customXml/itemProps4.xml><?xml version="1.0" encoding="utf-8"?>
<ds:datastoreItem xmlns:ds="http://schemas.openxmlformats.org/officeDocument/2006/customXml" ds:itemID="{C6EC713A-A748-42C6-A45E-1B0464B42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Jasinski, Amy</dc:creator>
  <cp:lastModifiedBy>Arthur Souza Rodrigues</cp:lastModifiedBy>
  <cp:revision>1</cp:revision>
  <cp:lastPrinted>2025-01-23T19:26:00Z</cp:lastPrinted>
  <dcterms:created xsi:type="dcterms:W3CDTF">2025-01-23T19:24:00Z</dcterms:created>
  <dcterms:modified xsi:type="dcterms:W3CDTF">2026-09-22T16:49:00Z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2016-09-20T00:00:00Z</vt:filetime>
  </property>
  <property fmtid="{D5CDD505-2E9C-101B-9397-08002B2CF9AE}" pid="3" name="Creator">
    <vt:lpwstr>Adobe InDesign CC 2015 (Windows)</vt:lpwstr>
  </property>
  <property fmtid="{D5CDD505-2E9C-101B-9397-08002B2CF9AE}" pid="4" name="LastSaved">
    <vt:filetime>2017-09-19T00:00:00Z</vt:filetime>
  </property>
  <property fmtid="{D5CDD505-2E9C-101B-9397-08002B2CF9AE}" pid="5" name="ContentTypeId">
    <vt:lpwstr>0x010100C20948B3CF23A144A486E4E782C08A15</vt:lpwstr>
  </property>
  <property fmtid="{D5CDD505-2E9C-101B-9397-08002B2CF9AE}" pid="6" name="MediaServiceImageTags">
    <vt:lpwstr/>
  </property>
</Properties>
</file>