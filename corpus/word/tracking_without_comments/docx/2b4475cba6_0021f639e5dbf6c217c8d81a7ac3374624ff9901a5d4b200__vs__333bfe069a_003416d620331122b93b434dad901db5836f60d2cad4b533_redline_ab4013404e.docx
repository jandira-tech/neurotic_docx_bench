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8C92D1" w14:textId="77777777" w:rsidR="00BC32DD" w:rsidRPr="001A2552" w:rsidRDefault="00BC32DD" w:rsidP="00BC32DD">
      <w:pPr>
        <w:jc w:val="center"/>
        <w:rPr>
          <w:ins w:id="11" w:author="msi" w:date="2026-09-22T12:23:00Z" w16du:dateUtc="2026-09-22T16:23:00Z"/>
          <w:sz w:val="16"/>
          <w:szCs w:val="16"/>
        </w:rPr>
      </w:pPr>
      <w:ins w:id="12" w:author="msi" w:date="2026-09-22T12:23:00Z" w16du:dateUtc="2026-09-22T16:23:00Z">
        <w:r>
          <w:rPr>
            <w:b/>
            <w:sz w:val="16"/>
            <w:szCs w:val="16"/>
          </w:rPr>
          <w:t xml:space="preserve">Ankara </w:t>
        </w:r>
        <w:r w:rsidRPr="001A2552">
          <w:rPr>
            <w:b/>
            <w:sz w:val="16"/>
            <w:szCs w:val="16"/>
          </w:rPr>
          <w:t>Üniversitesi</w:t>
        </w:r>
        <w:r>
          <w:rPr>
            <w:b/>
            <w:sz w:val="16"/>
            <w:szCs w:val="16"/>
          </w:rPr>
          <w:br/>
          <w:t xml:space="preserve">Kütüphane ve Dokümantasyon Daire Başkanlığı </w:t>
        </w:r>
      </w:ins>
    </w:p>
    <w:p w14:paraId="52E9331B" w14:textId="77777777" w:rsidR="00BC32DD" w:rsidRPr="001A2552" w:rsidRDefault="00BC32DD" w:rsidP="00BC32DD">
      <w:pPr>
        <w:jc w:val="center"/>
        <w:rPr>
          <w:ins w:id="13" w:author="msi" w:date="2026-09-22T12:23:00Z" w16du:dateUtc="2026-09-22T16:23:00Z"/>
          <w:b/>
          <w:sz w:val="16"/>
          <w:szCs w:val="16"/>
        </w:rPr>
      </w:pPr>
      <w:ins w:id="14" w:author="msi" w:date="2026-09-22T12:23:00Z" w16du:dateUtc="2026-09-22T16:23:00Z">
        <w:r w:rsidRPr="001A2552">
          <w:rPr>
            <w:b/>
            <w:sz w:val="16"/>
            <w:szCs w:val="16"/>
          </w:rPr>
          <w:t>Açık Ders Malzemeleri</w:t>
        </w:r>
      </w:ins>
    </w:p>
    <w:p w14:paraId="575A6681" w14:textId="77777777" w:rsidR="00BC32DD" w:rsidRDefault="00BC32DD" w:rsidP="00BC32DD">
      <w:pPr>
        <w:pStyle w:val="Basliklar"/>
        <w:jc w:val="center"/>
        <w:rPr>
          <w:ins w:id="15" w:author="msi" w:date="2026-09-22T12:23:00Z" w16du:dateUtc="2026-09-22T16:23:00Z"/>
          <w:sz w:val="16"/>
          <w:szCs w:val="16"/>
        </w:rPr>
      </w:pPr>
    </w:p>
    <w:p w14:paraId="421B3895" w14:textId="77777777" w:rsidR="00BC32DD" w:rsidRPr="001A2552" w:rsidRDefault="00BC32DD" w:rsidP="00BC32DD">
      <w:pPr>
        <w:pStyle w:val="Basliklar"/>
        <w:jc w:val="center"/>
        <w:rPr>
          <w:ins w:id="16" w:author="msi" w:date="2026-09-22T12:23:00Z" w16du:dateUtc="2026-09-22T16:23:00Z"/>
          <w:sz w:val="16"/>
          <w:szCs w:val="16"/>
        </w:rPr>
      </w:pPr>
      <w:ins w:id="17" w:author="msi" w:date="2026-09-22T12:23:00Z" w16du:dateUtc="2026-09-22T16:23:00Z">
        <w:r>
          <w:rPr>
            <w:sz w:val="16"/>
            <w:szCs w:val="16"/>
          </w:rPr>
          <w:t>Ders izlence Formu</w:t>
        </w:r>
      </w:ins>
    </w:p>
    <w:p w14:paraId="1798FCB8" w14:textId="77777777" w:rsidR="004C01AB" w:rsidRPr="001A2552" w:rsidRDefault="004C01AB" w:rsidP="00BC32DD">
      <w:pPr>
        <w:rPr>
          <w:sz w:val="16"/>
          <w:rPrChange w:id="18" w:author="msi" w:date="2026-09-22T12:23:00Z" w16du:dateUtc="2026-09-22T16:23:00Z">
            <w:rPr>
              <w:rFonts w:ascii="Times New Roman" w:hAnsi="Times New Roman"/>
              <w:lang w:eastAsia="it-IT"/>
            </w:rPr>
          </w:rPrChange>
        </w:rPr>
        <w:pPrChange w:id="19" w:author="msi" w:date="2026-09-22T12:23:00Z" w16du:dateUtc="2026-09-22T16:23:00Z">
          <w:pPr>
            <w:spacing w:before="0" w:beforeAutospacing="0" w:after="0" w:afterAutospacing="0"/>
            <w:ind w:left="0" w:right="-1276" w:firstLine="0"/>
            <w:jc w:val="right"/>
          </w:pPr>
        </w:pPrChange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  <w:tblPrChange w:id="20" w:author="msi" w:date="2026-09-22T12:23:00Z" w16du:dateUtc="2026-09-22T16:23:00Z">
          <w:tblPr>
            <w:tblW w:w="5103" w:type="dxa"/>
            <w:tblInd w:w="4503" w:type="dxa"/>
            <w:tblLook w:val="00A0" w:firstRow="1" w:lastRow="0" w:firstColumn="1" w:lastColumn="0" w:noHBand="0" w:noVBand="0"/>
          </w:tblPr>
        </w:tblPrChange>
      </w:tblPr>
      <w:tblGrid>
        <w:gridCol w:w="2745"/>
        <w:gridCol w:w="6068"/>
        <w:tblGridChange w:id="21">
          <w:tblGrid>
            <w:gridCol w:w="2745"/>
            <w:gridCol w:w="1720"/>
            <w:gridCol w:w="2551"/>
            <w:gridCol w:w="1797"/>
            <w:gridCol w:w="755"/>
          </w:tblGrid>
        </w:tblGridChange>
      </w:tblGrid>
      <w:tr w:rsidR="004C01AB" w:rsidRPr="00167FDD" w14:paraId="6AD31D44" w14:textId="7B00C78D" w:rsidTr="00832AEF">
        <w:trPr>
          <w:jc w:val="center"/>
          <w:trPrChange w:id="22" w:author="msi" w:date="2026-09-22T12:23:00Z" w16du:dateUtc="2026-09-22T16:23:00Z">
            <w:trPr>
              <w:gridBefore w:val="2"/>
              <w:trHeight w:val="466"/>
            </w:trPr>
          </w:trPrChange>
        </w:trPr>
        <w:tc>
          <w:tcPr>
            <w:tcW w:w="2745" w:type="dxa"/>
            <w:vAlign w:val="center"/>
            <w:tcPrChange w:id="23" w:author="msi" w:date="2026-09-22T12:23:00Z" w16du:dateUtc="2026-09-22T16:23:00Z">
              <w:tcPr>
                <w:tcW w:w="5103" w:type="dxa"/>
              </w:tcPr>
            </w:tcPrChange>
          </w:tcPr>
          <w:p w14:paraId="6323E580" w14:textId="77777777" w:rsidR="004C01AB" w:rsidRPr="00167FDD" w:rsidRDefault="00BC32DD" w:rsidP="00167FDD">
            <w:pPr>
              <w:rPr>
                <w:del w:id="24" w:author="msi" w:date="2026-09-22T12:23:00Z" w16du:dateUtc="2026-09-22T16:23:00Z"/>
                <w:rFonts w:ascii="Times New Roman" w:hAnsi="Times New Roman"/>
                <w:b/>
                <w:lang w:eastAsia="it-IT"/>
              </w:rPr>
            </w:pPr>
            <w:ins w:id="25" w:author="msi" w:date="2026-09-22T12:23:00Z" w16du:dateUtc="2026-09-22T16:23:00Z">
              <w:r w:rsidRPr="001A2552">
                <w:rPr>
                  <w:szCs w:val="16"/>
                </w:rPr>
                <w:t>Dersin Kodu ve İsmi</w:t>
              </w:r>
            </w:ins>
            <w:del w:id="26" w:author="msi" w:date="2026-09-22T12:23:00Z" w16du:dateUtc="2026-09-22T16:23:00Z">
              <w:r w:rsidR="004C01AB" w:rsidRPr="00167FDD">
                <w:rPr>
                  <w:rFonts w:ascii="Times New Roman" w:hAnsi="Times New Roman"/>
                  <w:b/>
                  <w:lang w:eastAsia="it-IT"/>
                </w:rPr>
                <w:delText xml:space="preserve">Al Responsabile della prevenzione della corruzione e della trasparenza dell’Università del Salento </w:delText>
              </w:r>
            </w:del>
          </w:p>
          <w:p w14:paraId="7328445A" w14:textId="77777777" w:rsidR="004C01AB" w:rsidRPr="001A2552" w:rsidRDefault="004C01AB" w:rsidP="00832AEF">
            <w:pPr>
              <w:pStyle w:val="DersBasliklar"/>
              <w:rPr>
                <w:rPrChange w:id="27" w:author="msi" w:date="2026-09-22T12:23:00Z" w16du:dateUtc="2026-09-22T16:23:00Z">
                  <w:rPr>
                    <w:rFonts w:ascii="Times New Roman" w:hAnsi="Times New Roman"/>
                    <w:lang w:eastAsia="it-IT"/>
                  </w:rPr>
                </w:rPrChange>
              </w:rPr>
              <w:pPrChange w:id="28" w:author="msi" w:date="2026-09-22T12:23:00Z" w16du:dateUtc="2026-09-22T16:23:00Z">
                <w:pPr>
                  <w:spacing w:before="0" w:beforeAutospacing="0" w:after="0" w:afterAutospacing="0"/>
                  <w:ind w:left="0" w:firstLine="0"/>
                </w:pPr>
              </w:pPrChange>
            </w:pPr>
          </w:p>
        </w:tc>
        <w:tc>
          <w:tcPr>
            <w:tcW w:w="6068" w:type="dxa"/>
            <w:tcPrChange w:id="29" w:author="msi" w:date="2026-09-22T12:23:00Z" w16du:dateUtc="2026-09-22T16:23:00Z">
              <w:tcPr>
                <w:tcW w:w="6068" w:type="dxa"/>
                <w:gridSpan w:val="2"/>
              </w:tcPr>
            </w:tcPrChange>
          </w:tcPr>
          <w:p w14:paraId="2B18CFF7" w14:textId="77777777" w:rsidR="00CC0B85" w:rsidRDefault="00CC0B85" w:rsidP="00F95BE5">
            <w:pPr>
              <w:pStyle w:val="DersBilgileri"/>
              <w:rPr>
                <w:bCs/>
                <w:szCs w:val="16"/>
              </w:rPr>
            </w:pPr>
            <w:ins w:id="30" w:author="msi" w:date="2026-09-22T12:23:00Z" w16du:dateUtc="2026-09-22T16:23:00Z">
              <w:r>
                <w:rPr>
                  <w:bCs/>
                  <w:szCs w:val="16"/>
                </w:rPr>
                <w:t>ASB307</w:t>
              </w:r>
              <w:r w:rsidR="00F911A6" w:rsidRPr="00B00DF3">
                <w:rPr>
                  <w:bCs/>
                  <w:szCs w:val="16"/>
                </w:rPr>
                <w:t xml:space="preserve"> İNSAN HAKLARI </w:t>
              </w:r>
              <w:r w:rsidR="00F95BE5">
                <w:rPr>
                  <w:bCs/>
                  <w:szCs w:val="16"/>
                </w:rPr>
                <w:t>DEMOKRASİ</w:t>
              </w:r>
            </w:ins>
          </w:p>
        </w:tc>
      </w:tr>
      <w:tr w:rsidR="00BC32DD" w:rsidRPr="001A2552" w14:paraId="44A2DB4C" w14:textId="77777777" w:rsidTr="00832AEF">
        <w:trPr>
          <w:jc w:val="center"/>
          <w:ins w:id="31" w:author="msi" w:date="2026-09-22T12:23:00Z" w16du:dateUtc="2026-09-22T16:23:00Z"/>
        </w:trPr>
        <w:tc>
          <w:tcPr>
            <w:tcW w:w="2745" w:type="dxa"/>
            <w:vAlign w:val="center"/>
          </w:tcPr>
          <w:p w14:paraId="00D4DDBE" w14:textId="77777777" w:rsidR="00BC32DD" w:rsidRPr="001A2552" w:rsidRDefault="00BC32DD" w:rsidP="00832AEF">
            <w:pPr>
              <w:pStyle w:val="DersBasliklar"/>
              <w:rPr>
                <w:ins w:id="32" w:author="msi" w:date="2026-09-22T12:23:00Z" w16du:dateUtc="2026-09-22T16:23:00Z"/>
                <w:szCs w:val="16"/>
              </w:rPr>
            </w:pPr>
            <w:ins w:id="33" w:author="msi" w:date="2026-09-22T12:23:00Z" w16du:dateUtc="2026-09-22T16:23:00Z">
              <w:r w:rsidRPr="001A2552">
                <w:rPr>
                  <w:szCs w:val="16"/>
                </w:rPr>
                <w:t>Dersin Sorumlusu</w:t>
              </w:r>
            </w:ins>
          </w:p>
        </w:tc>
        <w:tc>
          <w:tcPr>
            <w:tcW w:w="6068" w:type="dxa"/>
          </w:tcPr>
          <w:p w14:paraId="014B665E" w14:textId="77777777" w:rsidR="00BC32DD" w:rsidRPr="00B00DF3" w:rsidRDefault="00F911A6" w:rsidP="00832AEF">
            <w:pPr>
              <w:pStyle w:val="DersBilgileri"/>
              <w:rPr>
                <w:ins w:id="34" w:author="msi" w:date="2026-09-22T12:23:00Z" w16du:dateUtc="2026-09-22T16:23:00Z"/>
                <w:szCs w:val="16"/>
              </w:rPr>
            </w:pPr>
            <w:ins w:id="35" w:author="msi" w:date="2026-09-22T12:23:00Z" w16du:dateUtc="2026-09-22T16:23:00Z">
              <w:r w:rsidRPr="00B00DF3">
                <w:rPr>
                  <w:szCs w:val="16"/>
                </w:rPr>
                <w:t>PROF. DR. YASEMİN KEPENEKCİ</w:t>
              </w:r>
            </w:ins>
          </w:p>
        </w:tc>
      </w:tr>
      <w:tr w:rsidR="00BC32DD" w:rsidRPr="001A2552" w14:paraId="34E01C53" w14:textId="77777777" w:rsidTr="00832AEF">
        <w:trPr>
          <w:jc w:val="center"/>
          <w:ins w:id="36" w:author="msi" w:date="2026-09-22T12:23:00Z" w16du:dateUtc="2026-09-22T16:23:00Z"/>
        </w:trPr>
        <w:tc>
          <w:tcPr>
            <w:tcW w:w="2745" w:type="dxa"/>
            <w:vAlign w:val="center"/>
          </w:tcPr>
          <w:p w14:paraId="18FEBB08" w14:textId="77777777" w:rsidR="00BC32DD" w:rsidRPr="001A2552" w:rsidRDefault="00BC32DD" w:rsidP="00832AEF">
            <w:pPr>
              <w:pStyle w:val="DersBasliklar"/>
              <w:rPr>
                <w:ins w:id="37" w:author="msi" w:date="2026-09-22T12:23:00Z" w16du:dateUtc="2026-09-22T16:23:00Z"/>
                <w:szCs w:val="16"/>
              </w:rPr>
            </w:pPr>
            <w:ins w:id="38" w:author="msi" w:date="2026-09-22T12:23:00Z" w16du:dateUtc="2026-09-22T16:23:00Z">
              <w:r w:rsidRPr="001A2552">
                <w:rPr>
                  <w:szCs w:val="16"/>
                </w:rPr>
                <w:t>Dersin Düzeyi</w:t>
              </w:r>
            </w:ins>
          </w:p>
        </w:tc>
        <w:tc>
          <w:tcPr>
            <w:tcW w:w="6068" w:type="dxa"/>
          </w:tcPr>
          <w:p w14:paraId="7F59D8D3" w14:textId="77777777" w:rsidR="00BC32DD" w:rsidRPr="00B00DF3" w:rsidRDefault="00F911A6" w:rsidP="00832AEF">
            <w:pPr>
              <w:pStyle w:val="DersBilgileri"/>
              <w:rPr>
                <w:ins w:id="39" w:author="msi" w:date="2026-09-22T12:23:00Z" w16du:dateUtc="2026-09-22T16:23:00Z"/>
                <w:szCs w:val="16"/>
              </w:rPr>
            </w:pPr>
            <w:ins w:id="40" w:author="msi" w:date="2026-09-22T12:23:00Z" w16du:dateUtc="2026-09-22T16:23:00Z">
              <w:r w:rsidRPr="00B00DF3">
                <w:rPr>
                  <w:szCs w:val="16"/>
                </w:rPr>
                <w:t>LİSANS</w:t>
              </w:r>
            </w:ins>
          </w:p>
        </w:tc>
      </w:tr>
      <w:tr w:rsidR="00BC32DD" w:rsidRPr="001A2552" w14:paraId="131088EA" w14:textId="77777777" w:rsidTr="00832AEF">
        <w:trPr>
          <w:jc w:val="center"/>
          <w:ins w:id="41" w:author="msi" w:date="2026-09-22T12:23:00Z" w16du:dateUtc="2026-09-22T16:23:00Z"/>
        </w:trPr>
        <w:tc>
          <w:tcPr>
            <w:tcW w:w="2745" w:type="dxa"/>
            <w:vAlign w:val="center"/>
          </w:tcPr>
          <w:p w14:paraId="459B9145" w14:textId="77777777" w:rsidR="00BC32DD" w:rsidRPr="001A2552" w:rsidRDefault="00BC32DD" w:rsidP="00832AEF">
            <w:pPr>
              <w:pStyle w:val="DersBasliklar"/>
              <w:rPr>
                <w:ins w:id="42" w:author="msi" w:date="2026-09-22T12:23:00Z" w16du:dateUtc="2026-09-22T16:23:00Z"/>
                <w:szCs w:val="16"/>
              </w:rPr>
            </w:pPr>
            <w:ins w:id="43" w:author="msi" w:date="2026-09-22T12:23:00Z" w16du:dateUtc="2026-09-22T16:23:00Z">
              <w:r w:rsidRPr="001A2552">
                <w:rPr>
                  <w:szCs w:val="16"/>
                </w:rPr>
                <w:t>Dersin Kredisi</w:t>
              </w:r>
            </w:ins>
          </w:p>
        </w:tc>
        <w:tc>
          <w:tcPr>
            <w:tcW w:w="6068" w:type="dxa"/>
          </w:tcPr>
          <w:p w14:paraId="7C20D822" w14:textId="77777777" w:rsidR="00BC32DD" w:rsidRPr="00B00DF3" w:rsidRDefault="00F911A6" w:rsidP="00832AEF">
            <w:pPr>
              <w:pStyle w:val="DersBilgileri"/>
              <w:rPr>
                <w:ins w:id="44" w:author="msi" w:date="2026-09-22T12:23:00Z" w16du:dateUtc="2026-09-22T16:23:00Z"/>
                <w:szCs w:val="16"/>
              </w:rPr>
            </w:pPr>
            <w:ins w:id="45" w:author="msi" w:date="2026-09-22T12:23:00Z" w16du:dateUtc="2026-09-22T16:23:00Z">
              <w:r w:rsidRPr="00B00DF3">
                <w:rPr>
                  <w:szCs w:val="16"/>
                </w:rPr>
                <w:t>8</w:t>
              </w:r>
            </w:ins>
          </w:p>
        </w:tc>
      </w:tr>
      <w:tr w:rsidR="00BC32DD" w:rsidRPr="001A2552" w14:paraId="343396C8" w14:textId="77777777" w:rsidTr="00832AEF">
        <w:trPr>
          <w:jc w:val="center"/>
          <w:ins w:id="46" w:author="msi" w:date="2026-09-22T12:23:00Z" w16du:dateUtc="2026-09-22T16:23:00Z"/>
        </w:trPr>
        <w:tc>
          <w:tcPr>
            <w:tcW w:w="2745" w:type="dxa"/>
            <w:vAlign w:val="center"/>
          </w:tcPr>
          <w:p w14:paraId="18AB6B8B" w14:textId="77777777" w:rsidR="00BC32DD" w:rsidRPr="001A2552" w:rsidRDefault="00BC32DD" w:rsidP="00832AEF">
            <w:pPr>
              <w:pStyle w:val="DersBasliklar"/>
              <w:rPr>
                <w:ins w:id="47" w:author="msi" w:date="2026-09-22T12:23:00Z" w16du:dateUtc="2026-09-22T16:23:00Z"/>
                <w:szCs w:val="16"/>
              </w:rPr>
            </w:pPr>
            <w:ins w:id="48" w:author="msi" w:date="2026-09-22T12:23:00Z" w16du:dateUtc="2026-09-22T16:23:00Z">
              <w:r w:rsidRPr="001A2552">
                <w:rPr>
                  <w:szCs w:val="16"/>
                </w:rPr>
                <w:t>Dersin Türü</w:t>
              </w:r>
            </w:ins>
          </w:p>
        </w:tc>
        <w:tc>
          <w:tcPr>
            <w:tcW w:w="6068" w:type="dxa"/>
          </w:tcPr>
          <w:p w14:paraId="034975A9" w14:textId="77777777" w:rsidR="00BC32DD" w:rsidRPr="00B00DF3" w:rsidRDefault="00F8234C" w:rsidP="00832AEF">
            <w:pPr>
              <w:pStyle w:val="DersBilgileri"/>
              <w:rPr>
                <w:ins w:id="49" w:author="msi" w:date="2026-09-22T12:23:00Z" w16du:dateUtc="2026-09-22T16:23:00Z"/>
                <w:szCs w:val="16"/>
              </w:rPr>
            </w:pPr>
            <w:ins w:id="50" w:author="msi" w:date="2026-09-22T12:23:00Z" w16du:dateUtc="2026-09-22T16:23:00Z">
              <w:r>
                <w:rPr>
                  <w:szCs w:val="16"/>
                </w:rPr>
                <w:t>SEÇMELİ</w:t>
              </w:r>
            </w:ins>
          </w:p>
        </w:tc>
      </w:tr>
      <w:tr w:rsidR="00BC32DD" w:rsidRPr="001A2552" w14:paraId="7EE3460C" w14:textId="77777777" w:rsidTr="00832AEF">
        <w:trPr>
          <w:jc w:val="center"/>
          <w:ins w:id="51" w:author="msi" w:date="2026-09-22T12:23:00Z" w16du:dateUtc="2026-09-22T16:23:00Z"/>
        </w:trPr>
        <w:tc>
          <w:tcPr>
            <w:tcW w:w="2745" w:type="dxa"/>
            <w:vAlign w:val="center"/>
          </w:tcPr>
          <w:p w14:paraId="16F73EF6" w14:textId="77777777" w:rsidR="00BC32DD" w:rsidRPr="001A2552" w:rsidRDefault="00BC32DD" w:rsidP="00832AEF">
            <w:pPr>
              <w:pStyle w:val="DersBasliklar"/>
              <w:rPr>
                <w:ins w:id="52" w:author="msi" w:date="2026-09-22T12:23:00Z" w16du:dateUtc="2026-09-22T16:23:00Z"/>
                <w:szCs w:val="16"/>
              </w:rPr>
            </w:pPr>
            <w:ins w:id="53" w:author="msi" w:date="2026-09-22T12:23:00Z" w16du:dateUtc="2026-09-22T16:23:00Z">
              <w:r w:rsidRPr="001A2552">
                <w:rPr>
                  <w:szCs w:val="16"/>
                </w:rPr>
                <w:t>Dersin İçeriği</w:t>
              </w:r>
            </w:ins>
          </w:p>
        </w:tc>
        <w:tc>
          <w:tcPr>
            <w:tcW w:w="6068" w:type="dxa"/>
          </w:tcPr>
          <w:p w14:paraId="26371246" w14:textId="77777777" w:rsidR="00F911A6" w:rsidRPr="00B00DF3" w:rsidRDefault="00F911A6" w:rsidP="00F911A6">
            <w:pPr>
              <w:rPr>
                <w:ins w:id="54" w:author="msi" w:date="2026-09-22T12:23:00Z" w16du:dateUtc="2026-09-22T16:23:00Z"/>
                <w:sz w:val="16"/>
                <w:szCs w:val="16"/>
              </w:rPr>
            </w:pPr>
          </w:p>
          <w:p w14:paraId="29C4D608" w14:textId="77777777" w:rsidR="00F95BE5" w:rsidRPr="00F8234C" w:rsidRDefault="00F95BE5" w:rsidP="00F95BE5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jc w:val="left"/>
              <w:rPr>
                <w:ins w:id="55" w:author="msi" w:date="2026-09-22T12:23:00Z" w16du:dateUtc="2026-09-22T16:23:00Z"/>
                <w:sz w:val="16"/>
                <w:szCs w:val="16"/>
              </w:rPr>
            </w:pPr>
            <w:ins w:id="56" w:author="msi" w:date="2026-09-22T12:23:00Z" w16du:dateUtc="2026-09-22T16:23:00Z">
              <w:r w:rsidRPr="00F8234C">
                <w:rPr>
                  <w:sz w:val="16"/>
                  <w:szCs w:val="16"/>
                </w:rPr>
                <w:t xml:space="preserve">Temel hukuksal kavramlar bilgisi </w:t>
              </w:r>
            </w:ins>
          </w:p>
          <w:p w14:paraId="7F53B922" w14:textId="77777777" w:rsidR="00F95BE5" w:rsidRPr="00F8234C" w:rsidRDefault="00F95BE5" w:rsidP="00F95BE5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jc w:val="left"/>
              <w:rPr>
                <w:ins w:id="57" w:author="msi" w:date="2026-09-22T12:23:00Z" w16du:dateUtc="2026-09-22T16:23:00Z"/>
                <w:sz w:val="16"/>
                <w:szCs w:val="16"/>
              </w:rPr>
            </w:pPr>
            <w:ins w:id="58" w:author="msi" w:date="2026-09-22T12:23:00Z" w16du:dateUtc="2026-09-22T16:23:00Z">
              <w:r w:rsidRPr="00F8234C">
                <w:rPr>
                  <w:sz w:val="16"/>
                  <w:szCs w:val="16"/>
                </w:rPr>
                <w:t xml:space="preserve">İnsan hakları ve demokrasi ile ilgili temel kavramlar bilgisi </w:t>
              </w:r>
            </w:ins>
          </w:p>
          <w:p w14:paraId="49F25173" w14:textId="77777777" w:rsidR="00F95BE5" w:rsidRPr="00F8234C" w:rsidRDefault="00B90493" w:rsidP="00F95BE5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jc w:val="left"/>
              <w:rPr>
                <w:ins w:id="59" w:author="msi" w:date="2026-09-22T12:23:00Z" w16du:dateUtc="2026-09-22T16:23:00Z"/>
                <w:sz w:val="16"/>
                <w:szCs w:val="16"/>
              </w:rPr>
            </w:pPr>
            <w:ins w:id="60" w:author="msi" w:date="2026-09-22T12:23:00Z" w16du:dateUtc="2026-09-22T16:23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Batı’daki tarihi gelişimi</w:t>
              </w:r>
            </w:ins>
          </w:p>
          <w:p w14:paraId="702B8B9B" w14:textId="77777777" w:rsidR="00F95BE5" w:rsidRPr="00F8234C" w:rsidRDefault="00B90493" w:rsidP="00F95BE5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jc w:val="left"/>
              <w:rPr>
                <w:ins w:id="61" w:author="msi" w:date="2026-09-22T12:23:00Z" w16du:dateUtc="2026-09-22T16:23:00Z"/>
                <w:sz w:val="16"/>
                <w:szCs w:val="16"/>
              </w:rPr>
            </w:pPr>
            <w:ins w:id="62" w:author="msi" w:date="2026-09-22T12:23:00Z" w16du:dateUtc="2026-09-22T16:23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ülkemizdeki tarihi gelişimi </w:t>
              </w:r>
            </w:ins>
          </w:p>
          <w:p w14:paraId="5197A98D" w14:textId="77777777" w:rsidR="00F95BE5" w:rsidRPr="00F8234C" w:rsidRDefault="00B90493" w:rsidP="00F95BE5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jc w:val="left"/>
              <w:rPr>
                <w:ins w:id="63" w:author="msi" w:date="2026-09-22T12:23:00Z" w16du:dateUtc="2026-09-22T16:23:00Z"/>
                <w:sz w:val="16"/>
                <w:szCs w:val="16"/>
              </w:rPr>
            </w:pPr>
            <w:ins w:id="64" w:author="msi" w:date="2026-09-22T12:23:00Z" w16du:dateUtc="2026-09-22T16:23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uluslararası alana geçişi </w:t>
              </w:r>
            </w:ins>
          </w:p>
          <w:p w14:paraId="425063CF" w14:textId="77777777" w:rsidR="00F911A6" w:rsidRPr="00F8234C" w:rsidRDefault="00F911A6" w:rsidP="00F95BE5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ins w:id="65" w:author="msi" w:date="2026-09-22T12:23:00Z" w16du:dateUtc="2026-09-22T16:23:00Z"/>
                <w:sz w:val="16"/>
                <w:szCs w:val="16"/>
              </w:rPr>
            </w:pPr>
            <w:ins w:id="66" w:author="msi" w:date="2026-09-22T12:23:00Z" w16du:dateUtc="2026-09-22T16:23:00Z">
              <w:r w:rsidRPr="00F8234C">
                <w:rPr>
                  <w:sz w:val="16"/>
                  <w:szCs w:val="16"/>
                </w:rPr>
                <w:t xml:space="preserve">İnsan hakları </w:t>
              </w:r>
              <w:r w:rsidR="00B90493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 xml:space="preserve">eğitiminin tanımı, amacı ve önemi </w:t>
              </w:r>
            </w:ins>
          </w:p>
          <w:p w14:paraId="2111D105" w14:textId="77777777" w:rsidR="00B00DF3" w:rsidRPr="00F8234C" w:rsidRDefault="00B90493" w:rsidP="00F95BE5">
            <w:pPr>
              <w:numPr>
                <w:ilvl w:val="0"/>
                <w:numId w:val="4"/>
              </w:numPr>
              <w:tabs>
                <w:tab w:val="left" w:pos="9640"/>
              </w:tabs>
              <w:jc w:val="left"/>
              <w:rPr>
                <w:ins w:id="67" w:author="msi" w:date="2026-09-22T12:23:00Z" w16du:dateUtc="2026-09-22T16:23:00Z"/>
                <w:sz w:val="16"/>
                <w:szCs w:val="16"/>
              </w:rPr>
            </w:pPr>
            <w:ins w:id="68" w:author="msi" w:date="2026-09-22T12:23:00Z" w16du:dateUtc="2026-09-22T16:23:00Z">
              <w:r w:rsidRPr="00F8234C">
                <w:rPr>
                  <w:sz w:val="16"/>
                  <w:szCs w:val="16"/>
                </w:rPr>
                <w:t>İ</w:t>
              </w:r>
              <w:r w:rsidR="00F95BE5" w:rsidRPr="00F8234C">
                <w:rPr>
                  <w:sz w:val="16"/>
                  <w:szCs w:val="16"/>
                </w:rPr>
                <w:t>nsan hakları ve demokrasi eğitimi</w:t>
              </w:r>
              <w:r w:rsidRPr="00F8234C">
                <w:rPr>
                  <w:sz w:val="16"/>
                  <w:szCs w:val="16"/>
                </w:rPr>
                <w:t>nin etkililiği</w:t>
              </w:r>
            </w:ins>
          </w:p>
          <w:p w14:paraId="438C77F8" w14:textId="77777777" w:rsidR="00BC32DD" w:rsidRPr="00B00DF3" w:rsidRDefault="00F911A6" w:rsidP="009D5F97">
            <w:pPr>
              <w:numPr>
                <w:ilvl w:val="0"/>
                <w:numId w:val="4"/>
              </w:numPr>
              <w:tabs>
                <w:tab w:val="left" w:pos="9640"/>
              </w:tabs>
              <w:jc w:val="left"/>
              <w:rPr>
                <w:ins w:id="69" w:author="msi" w:date="2026-09-22T12:23:00Z" w16du:dateUtc="2026-09-22T16:23:00Z"/>
                <w:szCs w:val="16"/>
              </w:rPr>
            </w:pPr>
            <w:ins w:id="70" w:author="msi" w:date="2026-09-22T12:23:00Z" w16du:dateUtc="2026-09-22T16:23:00Z">
              <w:r w:rsidRPr="00F8234C">
                <w:rPr>
                  <w:sz w:val="16"/>
                  <w:szCs w:val="16"/>
                </w:rPr>
                <w:t xml:space="preserve">Öğrencilerle birlikte belirlenecek değişik insan hakları </w:t>
              </w:r>
              <w:r w:rsidR="009D5F97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>konularının</w:t>
              </w:r>
              <w:r w:rsidRPr="00B00DF3">
                <w:rPr>
                  <w:sz w:val="16"/>
                  <w:szCs w:val="16"/>
                </w:rPr>
                <w:t xml:space="preserve"> (kadın hakları, çocuk hakları, yaşama hakkı, eğitim hakkı, özel hayatın gizliliği, seçme seçilme hakkı, barış hakkı, çevre hakkı gibi) örnek işlenişi </w:t>
              </w:r>
            </w:ins>
          </w:p>
        </w:tc>
      </w:tr>
      <w:tr w:rsidR="00BC32DD" w:rsidRPr="001A2552" w14:paraId="18FE07B9" w14:textId="77777777" w:rsidTr="00832AEF">
        <w:trPr>
          <w:jc w:val="center"/>
          <w:ins w:id="71" w:author="msi" w:date="2026-09-22T12:23:00Z" w16du:dateUtc="2026-09-22T16:23:00Z"/>
        </w:trPr>
        <w:tc>
          <w:tcPr>
            <w:tcW w:w="2745" w:type="dxa"/>
            <w:vAlign w:val="center"/>
          </w:tcPr>
          <w:p w14:paraId="7EB498AE" w14:textId="77777777" w:rsidR="00BC32DD" w:rsidRPr="001A2552" w:rsidRDefault="00BC32DD" w:rsidP="00832AEF">
            <w:pPr>
              <w:pStyle w:val="DersBasliklar"/>
              <w:rPr>
                <w:ins w:id="72" w:author="msi" w:date="2026-09-22T12:23:00Z" w16du:dateUtc="2026-09-22T16:23:00Z"/>
                <w:szCs w:val="16"/>
              </w:rPr>
            </w:pPr>
            <w:ins w:id="73" w:author="msi" w:date="2026-09-22T12:23:00Z" w16du:dateUtc="2026-09-22T16:23:00Z">
              <w:r w:rsidRPr="001A2552">
                <w:rPr>
                  <w:szCs w:val="16"/>
                </w:rPr>
                <w:t>Dersin Amacı</w:t>
              </w:r>
            </w:ins>
          </w:p>
        </w:tc>
        <w:tc>
          <w:tcPr>
            <w:tcW w:w="6068" w:type="dxa"/>
          </w:tcPr>
          <w:p w14:paraId="7152565A" w14:textId="77777777" w:rsidR="009D5F97" w:rsidRPr="009D5F97" w:rsidRDefault="009D5F97" w:rsidP="009D5F97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jc w:val="left"/>
              <w:rPr>
                <w:ins w:id="74" w:author="msi" w:date="2026-09-22T12:23:00Z" w16du:dateUtc="2026-09-22T16:23:00Z"/>
                <w:sz w:val="16"/>
                <w:szCs w:val="16"/>
              </w:rPr>
            </w:pPr>
            <w:ins w:id="75" w:author="msi" w:date="2026-09-22T12:23:00Z" w16du:dateUtc="2026-09-22T16:23:00Z">
              <w:r w:rsidRPr="009D5F97">
                <w:rPr>
                  <w:sz w:val="16"/>
                  <w:szCs w:val="16"/>
                </w:rPr>
                <w:t xml:space="preserve">Hukuk, insan hakları ve demokrasi gibi konularda </w:t>
              </w:r>
              <w:r w:rsidR="00CC0B85">
                <w:rPr>
                  <w:sz w:val="16"/>
                  <w:szCs w:val="16"/>
                </w:rPr>
                <w:t>bilinmesi</w:t>
              </w:r>
              <w:r w:rsidRPr="009D5F97">
                <w:rPr>
                  <w:sz w:val="16"/>
                  <w:szCs w:val="16"/>
                </w:rPr>
                <w:t xml:space="preserve"> ve </w:t>
              </w:r>
              <w:r w:rsidR="00CC0B85">
                <w:rPr>
                  <w:sz w:val="16"/>
                  <w:szCs w:val="16"/>
                </w:rPr>
                <w:t>öğrencilerde</w:t>
              </w:r>
              <w:r w:rsidRPr="009D5F97">
                <w:rPr>
                  <w:sz w:val="16"/>
                  <w:szCs w:val="16"/>
                </w:rPr>
                <w:t xml:space="preserve"> insan haklarına saygı, hakları kullanma, koruma ve geliştirme bilincinin oluşturulması.</w:t>
              </w:r>
            </w:ins>
          </w:p>
          <w:p w14:paraId="7EC7A05F" w14:textId="77777777" w:rsidR="00CC0B85" w:rsidRDefault="00CC0B85" w:rsidP="009D5F97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jc w:val="left"/>
              <w:rPr>
                <w:ins w:id="76" w:author="msi" w:date="2026-09-22T12:23:00Z" w16du:dateUtc="2026-09-22T16:23:00Z"/>
                <w:sz w:val="16"/>
                <w:szCs w:val="16"/>
              </w:rPr>
            </w:pPr>
            <w:ins w:id="77" w:author="msi" w:date="2026-09-22T12:23:00Z" w16du:dateUtc="2026-09-22T16:23:00Z">
              <w:r>
                <w:rPr>
                  <w:sz w:val="16"/>
                  <w:szCs w:val="16"/>
                </w:rPr>
                <w:t>İnsan hakları ve demokrasinin Batı’daki ve ülkemizdeki tarihsel gelişinin anlaşılması</w:t>
              </w:r>
            </w:ins>
          </w:p>
          <w:p w14:paraId="4B604915" w14:textId="77777777" w:rsidR="00CC0B85" w:rsidRDefault="00B90493" w:rsidP="009D5F97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jc w:val="left"/>
              <w:rPr>
                <w:ins w:id="78" w:author="msi" w:date="2026-09-22T12:23:00Z" w16du:dateUtc="2026-09-22T16:23:00Z"/>
                <w:sz w:val="16"/>
                <w:szCs w:val="16"/>
              </w:rPr>
            </w:pPr>
            <w:ins w:id="79" w:author="msi" w:date="2026-09-22T12:23:00Z" w16du:dateUtc="2026-09-22T16:23:00Z">
              <w:r>
                <w:rPr>
                  <w:sz w:val="16"/>
                  <w:szCs w:val="16"/>
                </w:rPr>
                <w:t>İnsan hakları ve demokrasinin</w:t>
              </w:r>
              <w:r w:rsidR="00CC0B85">
                <w:rPr>
                  <w:sz w:val="16"/>
                  <w:szCs w:val="16"/>
                </w:rPr>
                <w:t xml:space="preserve"> uluslararası alana geçişinin tartışılması</w:t>
              </w:r>
            </w:ins>
          </w:p>
          <w:p w14:paraId="47E08C1C" w14:textId="77777777" w:rsidR="00F911A6" w:rsidRPr="009D5F97" w:rsidRDefault="00F911A6" w:rsidP="009D5F97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jc w:val="left"/>
              <w:rPr>
                <w:ins w:id="80" w:author="msi" w:date="2026-09-22T12:23:00Z" w16du:dateUtc="2026-09-22T16:23:00Z"/>
                <w:sz w:val="16"/>
                <w:szCs w:val="16"/>
              </w:rPr>
            </w:pPr>
            <w:ins w:id="81" w:author="msi" w:date="2026-09-22T12:23:00Z" w16du:dateUtc="2026-09-22T16:23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eğitiminin öneminin anlaşılması </w:t>
              </w:r>
            </w:ins>
          </w:p>
          <w:p w14:paraId="0C6BF414" w14:textId="77777777" w:rsidR="00F911A6" w:rsidRPr="009D5F97" w:rsidRDefault="00F911A6" w:rsidP="009D5F97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jc w:val="left"/>
              <w:rPr>
                <w:ins w:id="82" w:author="msi" w:date="2026-09-22T12:23:00Z" w16du:dateUtc="2026-09-22T16:23:00Z"/>
                <w:sz w:val="16"/>
                <w:szCs w:val="16"/>
              </w:rPr>
            </w:pPr>
            <w:ins w:id="83" w:author="msi" w:date="2026-09-22T12:23:00Z" w16du:dateUtc="2026-09-22T16:23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okul ikliminin öneminin anlaşılması</w:t>
              </w:r>
            </w:ins>
          </w:p>
          <w:p w14:paraId="247F57F1" w14:textId="77777777" w:rsidR="00F911A6" w:rsidRPr="009D5F97" w:rsidRDefault="00F911A6" w:rsidP="009D5F97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jc w:val="left"/>
              <w:rPr>
                <w:ins w:id="84" w:author="msi" w:date="2026-09-22T12:23:00Z" w16du:dateUtc="2026-09-22T16:23:00Z"/>
                <w:sz w:val="16"/>
                <w:szCs w:val="16"/>
              </w:rPr>
            </w:pPr>
            <w:ins w:id="85" w:author="msi" w:date="2026-09-22T12:23:00Z" w16du:dateUtc="2026-09-22T16:23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öğretmenin rolünün anlaşılması</w:t>
              </w:r>
            </w:ins>
          </w:p>
          <w:p w14:paraId="445D86A0" w14:textId="77777777" w:rsidR="00F911A6" w:rsidRPr="009D5F97" w:rsidRDefault="00F911A6" w:rsidP="009D5F97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jc w:val="left"/>
              <w:rPr>
                <w:ins w:id="86" w:author="msi" w:date="2026-09-22T12:23:00Z" w16du:dateUtc="2026-09-22T16:23:00Z"/>
                <w:sz w:val="16"/>
                <w:szCs w:val="16"/>
              </w:rPr>
            </w:pPr>
            <w:ins w:id="87" w:author="msi" w:date="2026-09-22T12:23:00Z" w16du:dateUtc="2026-09-22T16:23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eğitiminde diğer derslerden yararlanmanın öneminin anlaşılması </w:t>
              </w:r>
            </w:ins>
          </w:p>
          <w:p w14:paraId="53028C4E" w14:textId="77777777" w:rsidR="00F911A6" w:rsidRPr="009D5F97" w:rsidRDefault="00F911A6" w:rsidP="009D5F97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jc w:val="left"/>
              <w:rPr>
                <w:ins w:id="88" w:author="msi" w:date="2026-09-22T12:23:00Z" w16du:dateUtc="2026-09-22T16:23:00Z"/>
                <w:sz w:val="16"/>
                <w:szCs w:val="16"/>
              </w:rPr>
            </w:pPr>
            <w:ins w:id="89" w:author="msi" w:date="2026-09-22T12:23:00Z" w16du:dateUtc="2026-09-22T16:23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derslerinin etkililiğinde, dersin içeriğinin, derste uygulanan etkinliklerin, kullanılan yöntem ve materyallerin ve ders sonunda yapılan değerlendirmenin öneminin anlaşılması</w:t>
              </w:r>
            </w:ins>
          </w:p>
          <w:p w14:paraId="23CD608F" w14:textId="77777777" w:rsidR="00BC32DD" w:rsidRPr="00B00DF3" w:rsidRDefault="00BC32DD" w:rsidP="00832AEF">
            <w:pPr>
              <w:pStyle w:val="DersBilgileri"/>
              <w:rPr>
                <w:ins w:id="90" w:author="msi" w:date="2026-09-22T12:23:00Z" w16du:dateUtc="2026-09-22T16:23:00Z"/>
                <w:szCs w:val="16"/>
              </w:rPr>
            </w:pPr>
          </w:p>
        </w:tc>
      </w:tr>
      <w:tr w:rsidR="00BC32DD" w:rsidRPr="001A2552" w14:paraId="101DD123" w14:textId="77777777" w:rsidTr="00832AEF">
        <w:trPr>
          <w:jc w:val="center"/>
          <w:ins w:id="91" w:author="msi" w:date="2026-09-22T12:23:00Z" w16du:dateUtc="2026-09-22T16:23:00Z"/>
        </w:trPr>
        <w:tc>
          <w:tcPr>
            <w:tcW w:w="2745" w:type="dxa"/>
            <w:vAlign w:val="center"/>
          </w:tcPr>
          <w:p w14:paraId="60892F46" w14:textId="77777777" w:rsidR="00BC32DD" w:rsidRPr="001A2552" w:rsidRDefault="00BC32DD" w:rsidP="00832AEF">
            <w:pPr>
              <w:pStyle w:val="DersBasliklar"/>
              <w:rPr>
                <w:ins w:id="92" w:author="msi" w:date="2026-09-22T12:23:00Z" w16du:dateUtc="2026-09-22T16:23:00Z"/>
                <w:szCs w:val="16"/>
              </w:rPr>
            </w:pPr>
            <w:ins w:id="93" w:author="msi" w:date="2026-09-22T12:23:00Z" w16du:dateUtc="2026-09-22T16:23:00Z">
              <w:r w:rsidRPr="001A2552">
                <w:rPr>
                  <w:szCs w:val="16"/>
                </w:rPr>
                <w:t>Dersin Süresi</w:t>
              </w:r>
            </w:ins>
          </w:p>
        </w:tc>
        <w:tc>
          <w:tcPr>
            <w:tcW w:w="6068" w:type="dxa"/>
          </w:tcPr>
          <w:p w14:paraId="09E7791C" w14:textId="77777777" w:rsidR="00BC32DD" w:rsidRPr="00B00DF3" w:rsidRDefault="00F8234C" w:rsidP="00832AEF">
            <w:pPr>
              <w:pStyle w:val="DersBilgileri"/>
              <w:rPr>
                <w:ins w:id="94" w:author="msi" w:date="2026-09-22T12:23:00Z" w16du:dateUtc="2026-09-22T16:23:00Z"/>
                <w:szCs w:val="16"/>
              </w:rPr>
            </w:pPr>
            <w:ins w:id="95" w:author="msi" w:date="2026-09-22T12:23:00Z" w16du:dateUtc="2026-09-22T16:23:00Z">
              <w:r>
                <w:rPr>
                  <w:szCs w:val="16"/>
                </w:rPr>
                <w:t>2</w:t>
              </w:r>
              <w:r w:rsidR="00B00DF3" w:rsidRPr="00B00DF3">
                <w:rPr>
                  <w:szCs w:val="16"/>
                </w:rPr>
                <w:t xml:space="preserve"> SAAT/HAFTA</w:t>
              </w:r>
            </w:ins>
          </w:p>
        </w:tc>
      </w:tr>
      <w:tr w:rsidR="00BC32DD" w:rsidRPr="001A2552" w14:paraId="0681ECEB" w14:textId="77777777" w:rsidTr="00832AEF">
        <w:trPr>
          <w:jc w:val="center"/>
          <w:ins w:id="96" w:author="msi" w:date="2026-09-22T12:23:00Z" w16du:dateUtc="2026-09-22T16:23:00Z"/>
        </w:trPr>
        <w:tc>
          <w:tcPr>
            <w:tcW w:w="2745" w:type="dxa"/>
            <w:vAlign w:val="center"/>
          </w:tcPr>
          <w:p w14:paraId="078E102B" w14:textId="77777777" w:rsidR="00BC32DD" w:rsidRPr="001A2552" w:rsidRDefault="00BC32DD" w:rsidP="00832AEF">
            <w:pPr>
              <w:pStyle w:val="DersBasliklar"/>
              <w:rPr>
                <w:ins w:id="97" w:author="msi" w:date="2026-09-22T12:23:00Z" w16du:dateUtc="2026-09-22T16:23:00Z"/>
                <w:szCs w:val="16"/>
              </w:rPr>
            </w:pPr>
            <w:ins w:id="98" w:author="msi" w:date="2026-09-22T12:23:00Z" w16du:dateUtc="2026-09-22T16:23:00Z">
              <w:r w:rsidRPr="001A2552">
                <w:rPr>
                  <w:szCs w:val="16"/>
                </w:rPr>
                <w:t>Eğitim Dili</w:t>
              </w:r>
            </w:ins>
          </w:p>
        </w:tc>
        <w:tc>
          <w:tcPr>
            <w:tcW w:w="6068" w:type="dxa"/>
          </w:tcPr>
          <w:p w14:paraId="700EE55C" w14:textId="77777777" w:rsidR="00BC32DD" w:rsidRPr="00B00DF3" w:rsidRDefault="00B00DF3" w:rsidP="00832AEF">
            <w:pPr>
              <w:pStyle w:val="DersBilgileri"/>
              <w:rPr>
                <w:ins w:id="99" w:author="msi" w:date="2026-09-22T12:23:00Z" w16du:dateUtc="2026-09-22T16:23:00Z"/>
                <w:szCs w:val="16"/>
              </w:rPr>
            </w:pPr>
            <w:ins w:id="100" w:author="msi" w:date="2026-09-22T12:23:00Z" w16du:dateUtc="2026-09-22T16:23:00Z">
              <w:r w:rsidRPr="00B00DF3">
                <w:rPr>
                  <w:szCs w:val="16"/>
                </w:rPr>
                <w:t>TÜRKÇE</w:t>
              </w:r>
            </w:ins>
          </w:p>
        </w:tc>
      </w:tr>
      <w:tr w:rsidR="00BC32DD" w:rsidRPr="001A2552" w14:paraId="6A2100C9" w14:textId="77777777" w:rsidTr="00832AEF">
        <w:trPr>
          <w:jc w:val="center"/>
          <w:ins w:id="101" w:author="msi" w:date="2026-09-22T12:23:00Z" w16du:dateUtc="2026-09-22T16:23:00Z"/>
        </w:trPr>
        <w:tc>
          <w:tcPr>
            <w:tcW w:w="2745" w:type="dxa"/>
            <w:vAlign w:val="center"/>
          </w:tcPr>
          <w:p w14:paraId="57FB148F" w14:textId="77777777" w:rsidR="00BC32DD" w:rsidRPr="001A2552" w:rsidRDefault="00BC32DD" w:rsidP="00832AEF">
            <w:pPr>
              <w:pStyle w:val="DersBasliklar"/>
              <w:rPr>
                <w:ins w:id="102" w:author="msi" w:date="2026-09-22T12:23:00Z" w16du:dateUtc="2026-09-22T16:23:00Z"/>
                <w:szCs w:val="16"/>
              </w:rPr>
            </w:pPr>
            <w:ins w:id="103" w:author="msi" w:date="2026-09-22T12:23:00Z" w16du:dateUtc="2026-09-22T16:23:00Z">
              <w:r w:rsidRPr="001A2552">
                <w:rPr>
                  <w:szCs w:val="16"/>
                </w:rPr>
                <w:t>Ön Koşul</w:t>
              </w:r>
            </w:ins>
          </w:p>
        </w:tc>
        <w:tc>
          <w:tcPr>
            <w:tcW w:w="6068" w:type="dxa"/>
          </w:tcPr>
          <w:p w14:paraId="56508591" w14:textId="77777777" w:rsidR="00BC32DD" w:rsidRPr="00B00DF3" w:rsidRDefault="00BC32DD" w:rsidP="00832AEF">
            <w:pPr>
              <w:pStyle w:val="DersBilgileri"/>
              <w:rPr>
                <w:ins w:id="104" w:author="msi" w:date="2026-09-22T12:23:00Z" w16du:dateUtc="2026-09-22T16:23:00Z"/>
                <w:szCs w:val="16"/>
              </w:rPr>
            </w:pPr>
          </w:p>
        </w:tc>
      </w:tr>
      <w:tr w:rsidR="00BC32DD" w:rsidRPr="001A2552" w14:paraId="72BA4D5B" w14:textId="77777777" w:rsidTr="00832AEF">
        <w:trPr>
          <w:jc w:val="center"/>
          <w:ins w:id="105" w:author="msi" w:date="2026-09-22T12:23:00Z" w16du:dateUtc="2026-09-22T16:23:00Z"/>
        </w:trPr>
        <w:tc>
          <w:tcPr>
            <w:tcW w:w="2745" w:type="dxa"/>
            <w:vAlign w:val="center"/>
          </w:tcPr>
          <w:p w14:paraId="610645ED" w14:textId="77777777" w:rsidR="00BC32DD" w:rsidRPr="001A2552" w:rsidRDefault="00BC32DD" w:rsidP="00832AEF">
            <w:pPr>
              <w:pStyle w:val="DersBasliklar"/>
              <w:rPr>
                <w:ins w:id="106" w:author="msi" w:date="2026-09-22T12:23:00Z" w16du:dateUtc="2026-09-22T16:23:00Z"/>
                <w:szCs w:val="16"/>
              </w:rPr>
            </w:pPr>
            <w:ins w:id="107" w:author="msi" w:date="2026-09-22T12:23:00Z" w16du:dateUtc="2026-09-22T16:23:00Z">
              <w:r w:rsidRPr="001A2552">
                <w:rPr>
                  <w:szCs w:val="16"/>
                </w:rPr>
                <w:t>Önerilen Kaynaklar</w:t>
              </w:r>
            </w:ins>
          </w:p>
        </w:tc>
        <w:tc>
          <w:tcPr>
            <w:tcW w:w="6068" w:type="dxa"/>
          </w:tcPr>
          <w:p w14:paraId="48B56C64" w14:textId="77777777" w:rsidR="00B00DF3" w:rsidRPr="00B00DF3" w:rsidRDefault="00B00DF3" w:rsidP="00B00DF3">
            <w:pPr>
              <w:rPr>
                <w:ins w:id="108" w:author="msi" w:date="2026-09-22T12:23:00Z" w16du:dateUtc="2026-09-22T16:23:00Z"/>
                <w:sz w:val="16"/>
                <w:szCs w:val="16"/>
              </w:rPr>
            </w:pPr>
            <w:ins w:id="109" w:author="msi" w:date="2026-09-22T12:23:00Z" w16du:dateUtc="2026-09-22T16:23:00Z">
              <w:r w:rsidRPr="00B00DF3">
                <w:rPr>
                  <w:sz w:val="16"/>
                  <w:szCs w:val="16"/>
                </w:rPr>
                <w:t xml:space="preserve">-Karaman-Kepenekci, Y. (2000) </w:t>
              </w:r>
              <w:r w:rsidRPr="00B00DF3">
                <w:rPr>
                  <w:bCs/>
                  <w:sz w:val="16"/>
                  <w:szCs w:val="16"/>
                </w:rPr>
                <w:t>İnsan Hakları Eğitimi</w:t>
              </w:r>
              <w:r w:rsidRPr="00B00DF3">
                <w:rPr>
                  <w:sz w:val="16"/>
                  <w:szCs w:val="16"/>
                </w:rPr>
                <w:t>, Ankara: Anı Yayıncılık, 191 s.</w:t>
              </w:r>
            </w:ins>
          </w:p>
          <w:p w14:paraId="730C0341" w14:textId="77777777" w:rsidR="00B00DF3" w:rsidRPr="00B00DF3" w:rsidRDefault="00B00DF3" w:rsidP="00B00DF3">
            <w:pPr>
              <w:rPr>
                <w:ins w:id="110" w:author="msi" w:date="2026-09-22T12:23:00Z" w16du:dateUtc="2026-09-22T16:23:00Z"/>
                <w:sz w:val="16"/>
                <w:szCs w:val="16"/>
              </w:rPr>
            </w:pPr>
            <w:ins w:id="111" w:author="msi" w:date="2026-09-22T12:23:00Z" w16du:dateUtc="2026-09-22T16:23:00Z">
              <w:r w:rsidRPr="00B00DF3">
                <w:rPr>
                  <w:sz w:val="16"/>
                  <w:szCs w:val="16"/>
                </w:rPr>
                <w:t>-Karaman-Kepenekci, Y. (2014) Eğitimciler İçin İnsan Hakları ve Vatandaşlık (2. Baskı), Ankara: Siyasal Kitabevi, 296 s.</w:t>
              </w:r>
            </w:ins>
          </w:p>
          <w:p w14:paraId="2EE5C708" w14:textId="77777777" w:rsidR="00B00DF3" w:rsidRPr="00B00DF3" w:rsidRDefault="00B00DF3" w:rsidP="00B00DF3">
            <w:pPr>
              <w:rPr>
                <w:ins w:id="112" w:author="msi" w:date="2026-09-22T12:23:00Z" w16du:dateUtc="2026-09-22T16:23:00Z"/>
                <w:sz w:val="16"/>
                <w:szCs w:val="16"/>
              </w:rPr>
            </w:pPr>
            <w:ins w:id="113" w:author="msi" w:date="2026-09-22T12:23:00Z" w16du:dateUtc="2026-09-22T16:23:00Z">
              <w:r w:rsidRPr="00B00DF3">
                <w:rPr>
                  <w:sz w:val="16"/>
                  <w:szCs w:val="16"/>
                </w:rPr>
                <w:t>-Akyüz, E. (2015) Çocuk Hakları. Ankara: Pegem Yayınları.</w:t>
              </w:r>
            </w:ins>
          </w:p>
          <w:p w14:paraId="40113F78" w14:textId="77777777" w:rsidR="00B00DF3" w:rsidRPr="00B00DF3" w:rsidRDefault="00B00DF3" w:rsidP="00B00DF3">
            <w:pPr>
              <w:pStyle w:val="BodyText2"/>
              <w:jc w:val="both"/>
              <w:rPr>
                <w:ins w:id="114" w:author="msi" w:date="2026-09-22T12:23:00Z" w16du:dateUtc="2026-09-22T16:23:00Z"/>
                <w:rFonts w:ascii="Verdana" w:hAnsi="Verdana"/>
                <w:sz w:val="16"/>
                <w:szCs w:val="16"/>
              </w:rPr>
            </w:pPr>
            <w:ins w:id="115" w:author="msi" w:date="2026-09-22T12:23:00Z" w16du:dateUtc="2026-09-22T16:23:00Z">
              <w:r w:rsidRPr="00B00DF3">
                <w:rPr>
                  <w:rFonts w:ascii="Verdana" w:hAnsi="Verdana"/>
                  <w:sz w:val="16"/>
                  <w:szCs w:val="16"/>
                </w:rPr>
                <w:t>-Gemalmaz, M.S. (2002) Ulusal Üstü İnsan Hakları Hukukunun Genel Teorisine Giriş. İstanbul: Beta Yayıncılık.</w:t>
              </w:r>
            </w:ins>
          </w:p>
          <w:p w14:paraId="70BCB5F5" w14:textId="77777777" w:rsidR="00B00DF3" w:rsidRPr="00B00DF3" w:rsidRDefault="00B00DF3" w:rsidP="00B00DF3">
            <w:pPr>
              <w:rPr>
                <w:ins w:id="116" w:author="msi" w:date="2026-09-22T12:23:00Z" w16du:dateUtc="2026-09-22T16:23:00Z"/>
                <w:sz w:val="16"/>
                <w:szCs w:val="16"/>
              </w:rPr>
            </w:pPr>
            <w:ins w:id="117" w:author="msi" w:date="2026-09-22T12:23:00Z" w16du:dateUtc="2026-09-22T16:23:00Z">
              <w:r w:rsidRPr="00B00DF3">
                <w:rPr>
                  <w:sz w:val="16"/>
                  <w:szCs w:val="16"/>
                </w:rPr>
                <w:t xml:space="preserve">-Gözübüyük, Ş. (2013) Hukuka Giriş. Ankara: Turhan Kitapevi. </w:t>
              </w:r>
            </w:ins>
          </w:p>
          <w:p w14:paraId="129D7044" w14:textId="77777777" w:rsidR="00B00DF3" w:rsidRPr="00B00DF3" w:rsidRDefault="00B00DF3" w:rsidP="00B00DF3">
            <w:pPr>
              <w:rPr>
                <w:ins w:id="118" w:author="msi" w:date="2026-09-22T12:23:00Z" w16du:dateUtc="2026-09-22T16:23:00Z"/>
                <w:sz w:val="16"/>
                <w:szCs w:val="16"/>
              </w:rPr>
            </w:pPr>
            <w:ins w:id="119" w:author="msi" w:date="2026-09-22T12:23:00Z" w16du:dateUtc="2026-09-22T16:23:00Z">
              <w:r w:rsidRPr="00B00DF3">
                <w:rPr>
                  <w:sz w:val="16"/>
                  <w:szCs w:val="16"/>
                </w:rPr>
                <w:t>-Kapani, M. (1981) Kamu Hürriyetleri. Ankara: A.Ü. Hukuk Fakültesi Yayınları.</w:t>
              </w:r>
            </w:ins>
          </w:p>
          <w:p w14:paraId="3CE8A8B6" w14:textId="77777777" w:rsidR="00B00DF3" w:rsidRPr="00B00DF3" w:rsidRDefault="00B00DF3" w:rsidP="00B00DF3">
            <w:pPr>
              <w:rPr>
                <w:ins w:id="120" w:author="msi" w:date="2026-09-22T12:23:00Z" w16du:dateUtc="2026-09-22T16:23:00Z"/>
                <w:sz w:val="16"/>
                <w:szCs w:val="16"/>
              </w:rPr>
            </w:pPr>
            <w:ins w:id="121" w:author="msi" w:date="2026-09-22T12:23:00Z" w16du:dateUtc="2026-09-22T16:23:00Z">
              <w:r w:rsidRPr="00B00DF3">
                <w:rPr>
                  <w:sz w:val="16"/>
                  <w:szCs w:val="16"/>
                </w:rPr>
                <w:t>-Mumcu, A. (1994) İnsan Hakları ve Kamu Özgürlükleri. Ankara: Savaş Yayınları.</w:t>
              </w:r>
            </w:ins>
          </w:p>
          <w:p w14:paraId="449D16F3" w14:textId="77777777" w:rsidR="00B00DF3" w:rsidRPr="00B00DF3" w:rsidRDefault="00B00DF3" w:rsidP="00B00DF3">
            <w:pPr>
              <w:rPr>
                <w:ins w:id="122" w:author="msi" w:date="2026-09-22T12:23:00Z" w16du:dateUtc="2026-09-22T16:23:00Z"/>
                <w:sz w:val="16"/>
                <w:szCs w:val="16"/>
              </w:rPr>
            </w:pPr>
            <w:ins w:id="123" w:author="msi" w:date="2026-09-22T12:23:00Z" w16du:dateUtc="2026-09-22T16:23:00Z">
              <w:r w:rsidRPr="00B00DF3">
                <w:rPr>
                  <w:sz w:val="16"/>
                  <w:szCs w:val="16"/>
                </w:rPr>
                <w:lastRenderedPageBreak/>
                <w:t>-Reisoğlu, S. (2001) Uluslar arası Boyutlarıyla İnsan Hakları. İstanbul: Beta Yayıncılık.</w:t>
              </w:r>
            </w:ins>
          </w:p>
          <w:p w14:paraId="59863108" w14:textId="77777777" w:rsidR="00B00DF3" w:rsidRPr="00B00DF3" w:rsidRDefault="00B00DF3" w:rsidP="00B00DF3">
            <w:pPr>
              <w:rPr>
                <w:ins w:id="124" w:author="msi" w:date="2026-09-22T12:23:00Z" w16du:dateUtc="2026-09-22T16:23:00Z"/>
                <w:sz w:val="16"/>
                <w:szCs w:val="16"/>
              </w:rPr>
            </w:pPr>
            <w:ins w:id="125" w:author="msi" w:date="2026-09-22T12:23:00Z" w16du:dateUtc="2026-09-22T16:23:00Z">
              <w:r w:rsidRPr="00B00DF3">
                <w:rPr>
                  <w:sz w:val="16"/>
                  <w:szCs w:val="16"/>
                </w:rPr>
                <w:t>-İnsan hakları eğitimi konusunda yazılmış tüm diğer yerli ve yabancı kaynaklar</w:t>
              </w:r>
            </w:ins>
          </w:p>
          <w:p w14:paraId="0C13E80F" w14:textId="77777777" w:rsidR="00BC32DD" w:rsidRPr="00B00DF3" w:rsidRDefault="00BC32DD" w:rsidP="00832AEF">
            <w:pPr>
              <w:pStyle w:val="Kaynakca"/>
              <w:rPr>
                <w:ins w:id="126" w:author="msi" w:date="2026-09-22T12:23:00Z" w16du:dateUtc="2026-09-22T16:23:00Z"/>
                <w:szCs w:val="16"/>
                <w:lang w:val="tr-TR"/>
              </w:rPr>
            </w:pPr>
          </w:p>
        </w:tc>
      </w:tr>
      <w:tr w:rsidR="00BC32DD" w:rsidRPr="001A2552" w14:paraId="08110F4F" w14:textId="77777777" w:rsidTr="00832AEF">
        <w:trPr>
          <w:jc w:val="center"/>
          <w:ins w:id="127" w:author="msi" w:date="2026-09-22T12:23:00Z" w16du:dateUtc="2026-09-22T16:23:00Z"/>
        </w:trPr>
        <w:tc>
          <w:tcPr>
            <w:tcW w:w="2745" w:type="dxa"/>
            <w:vAlign w:val="center"/>
          </w:tcPr>
          <w:p w14:paraId="02E761E9" w14:textId="77777777" w:rsidR="00BC32DD" w:rsidRPr="001A2552" w:rsidRDefault="00BC32DD" w:rsidP="00832AEF">
            <w:pPr>
              <w:pStyle w:val="DersBasliklar"/>
              <w:rPr>
                <w:ins w:id="128" w:author="msi" w:date="2026-09-22T12:23:00Z" w16du:dateUtc="2026-09-22T16:23:00Z"/>
                <w:szCs w:val="16"/>
              </w:rPr>
            </w:pPr>
            <w:ins w:id="129" w:author="msi" w:date="2026-09-22T12:23:00Z" w16du:dateUtc="2026-09-22T16:23:00Z">
              <w:r>
                <w:rPr>
                  <w:szCs w:val="16"/>
                </w:rPr>
                <w:lastRenderedPageBreak/>
                <w:t xml:space="preserve">Dersin </w:t>
              </w:r>
              <w:r w:rsidRPr="001A2552">
                <w:rPr>
                  <w:szCs w:val="16"/>
                </w:rPr>
                <w:t>Kredisi</w:t>
              </w:r>
            </w:ins>
          </w:p>
        </w:tc>
        <w:tc>
          <w:tcPr>
            <w:tcW w:w="6068" w:type="dxa"/>
            <w:vAlign w:val="center"/>
          </w:tcPr>
          <w:p w14:paraId="01A3E83D" w14:textId="77777777" w:rsidR="00BC32DD" w:rsidRPr="001A2552" w:rsidRDefault="00B00DF3" w:rsidP="00832AEF">
            <w:pPr>
              <w:pStyle w:val="DersBilgileri"/>
              <w:rPr>
                <w:ins w:id="130" w:author="msi" w:date="2026-09-22T12:23:00Z" w16du:dateUtc="2026-09-22T16:23:00Z"/>
                <w:szCs w:val="16"/>
              </w:rPr>
            </w:pPr>
            <w:ins w:id="131" w:author="msi" w:date="2026-09-22T12:23:00Z" w16du:dateUtc="2026-09-22T16:23:00Z">
              <w:r>
                <w:rPr>
                  <w:szCs w:val="16"/>
                </w:rPr>
                <w:t>8</w:t>
              </w:r>
            </w:ins>
          </w:p>
        </w:tc>
      </w:tr>
      <w:tr w:rsidR="00BC32DD" w:rsidRPr="001A2552" w14:paraId="4614B26C" w14:textId="77777777" w:rsidTr="00832AEF">
        <w:trPr>
          <w:jc w:val="center"/>
          <w:ins w:id="132" w:author="msi" w:date="2026-09-22T12:23:00Z" w16du:dateUtc="2026-09-22T16:23:00Z"/>
        </w:trPr>
        <w:tc>
          <w:tcPr>
            <w:tcW w:w="2745" w:type="dxa"/>
            <w:vAlign w:val="center"/>
          </w:tcPr>
          <w:p w14:paraId="2C97CC07" w14:textId="77777777" w:rsidR="00BC32DD" w:rsidRPr="001A2552" w:rsidRDefault="00BC32DD" w:rsidP="00832AEF">
            <w:pPr>
              <w:pStyle w:val="DersBasliklar"/>
              <w:rPr>
                <w:ins w:id="133" w:author="msi" w:date="2026-09-22T12:23:00Z" w16du:dateUtc="2026-09-22T16:23:00Z"/>
                <w:szCs w:val="16"/>
              </w:rPr>
            </w:pPr>
            <w:ins w:id="134" w:author="msi" w:date="2026-09-22T12:23:00Z" w16du:dateUtc="2026-09-22T16:23:00Z">
              <w:r w:rsidRPr="001A2552">
                <w:rPr>
                  <w:szCs w:val="16"/>
                </w:rPr>
                <w:t>Laboratuvar</w:t>
              </w:r>
            </w:ins>
          </w:p>
        </w:tc>
        <w:tc>
          <w:tcPr>
            <w:tcW w:w="6068" w:type="dxa"/>
            <w:vAlign w:val="center"/>
          </w:tcPr>
          <w:p w14:paraId="567AF4F8" w14:textId="77777777" w:rsidR="00BC32DD" w:rsidRPr="001A2552" w:rsidRDefault="00BC32DD" w:rsidP="00832AEF">
            <w:pPr>
              <w:pStyle w:val="DersBilgileri"/>
              <w:rPr>
                <w:ins w:id="135" w:author="msi" w:date="2026-09-22T12:23:00Z" w16du:dateUtc="2026-09-22T16:23:00Z"/>
                <w:szCs w:val="16"/>
              </w:rPr>
            </w:pPr>
          </w:p>
        </w:tc>
      </w:tr>
      <w:tr w:rsidR="00BC32DD" w:rsidRPr="001A2552" w14:paraId="792FC9AC" w14:textId="77777777" w:rsidTr="00832AEF">
        <w:trPr>
          <w:jc w:val="center"/>
          <w:ins w:id="136" w:author="msi" w:date="2026-09-22T12:23:00Z" w16du:dateUtc="2026-09-22T16:23:00Z"/>
        </w:trPr>
        <w:tc>
          <w:tcPr>
            <w:tcW w:w="2745" w:type="dxa"/>
            <w:vAlign w:val="center"/>
          </w:tcPr>
          <w:p w14:paraId="6DD4BA45" w14:textId="77777777" w:rsidR="00BC32DD" w:rsidRPr="001A2552" w:rsidRDefault="00BC32DD" w:rsidP="00832AEF">
            <w:pPr>
              <w:pStyle w:val="DersBasliklar"/>
              <w:rPr>
                <w:ins w:id="137" w:author="msi" w:date="2026-09-22T12:23:00Z" w16du:dateUtc="2026-09-22T16:23:00Z"/>
                <w:szCs w:val="16"/>
              </w:rPr>
            </w:pPr>
            <w:ins w:id="138" w:author="msi" w:date="2026-09-22T12:23:00Z" w16du:dateUtc="2026-09-22T16:23:00Z">
              <w:r w:rsidRPr="001A2552">
                <w:rPr>
                  <w:szCs w:val="16"/>
                </w:rPr>
                <w:t>Diğer-1</w:t>
              </w:r>
            </w:ins>
          </w:p>
        </w:tc>
        <w:tc>
          <w:tcPr>
            <w:tcW w:w="6068" w:type="dxa"/>
            <w:vAlign w:val="center"/>
          </w:tcPr>
          <w:p w14:paraId="14FAEBAB" w14:textId="77777777" w:rsidR="00BC32DD" w:rsidRPr="001A2552" w:rsidRDefault="00BC32DD" w:rsidP="00832AEF">
            <w:pPr>
              <w:pStyle w:val="DersBilgileri"/>
              <w:rPr>
                <w:ins w:id="139" w:author="msi" w:date="2026-09-22T12:23:00Z" w16du:dateUtc="2026-09-22T16:23:00Z"/>
                <w:szCs w:val="16"/>
              </w:rPr>
            </w:pPr>
          </w:p>
        </w:tc>
      </w:tr>
    </w:tbl>
    <w:p w14:paraId="40169B2F" w14:textId="77777777" w:rsidR="004C01AB" w:rsidRPr="001A2552" w:rsidRDefault="004C01AB" w:rsidP="00BC32DD">
      <w:pPr>
        <w:rPr>
          <w:sz w:val="16"/>
          <w:rPrChange w:id="140" w:author="msi" w:date="2026-09-22T12:23:00Z" w16du:dateUtc="2026-09-22T16:23:00Z">
            <w:rPr>
              <w:rFonts w:ascii="Times New Roman" w:hAnsi="Times New Roman"/>
              <w:lang w:eastAsia="it-IT"/>
            </w:rPr>
          </w:rPrChange>
        </w:rPr>
        <w:pPrChange w:id="141" w:author="msi" w:date="2026-09-22T12:23:00Z" w16du:dateUtc="2026-09-22T16:23:00Z">
          <w:pPr>
            <w:spacing w:before="0" w:beforeAutospacing="0" w:after="0" w:afterAutospacing="0" w:line="360" w:lineRule="auto"/>
            <w:ind w:left="0" w:firstLine="0"/>
          </w:pPr>
        </w:pPrChange>
      </w:pPr>
    </w:p>
    <w:p w14:paraId="123E9DEB" w14:textId="77777777" w:rsidR="00BC32DD" w:rsidRPr="001A2552" w:rsidRDefault="00BC32DD" w:rsidP="00BC32DD">
      <w:pPr>
        <w:rPr>
          <w:ins w:id="142" w:author="msi" w:date="2026-09-22T12:23:00Z" w16du:dateUtc="2026-09-22T16:23:00Z"/>
          <w:sz w:val="16"/>
          <w:szCs w:val="16"/>
        </w:rPr>
      </w:pPr>
    </w:p>
    <w:p w14:paraId="073CEF21" w14:textId="77777777" w:rsidR="00BC32DD" w:rsidRPr="001A2552" w:rsidRDefault="00BC32DD" w:rsidP="00BC32DD">
      <w:pPr>
        <w:rPr>
          <w:ins w:id="143" w:author="msi" w:date="2026-09-22T12:23:00Z" w16du:dateUtc="2026-09-22T16:23:00Z"/>
          <w:sz w:val="16"/>
          <w:szCs w:val="16"/>
        </w:rPr>
      </w:pPr>
    </w:p>
    <w:p w14:paraId="47AE85A7" w14:textId="77777777" w:rsidR="00BC32DD" w:rsidRDefault="00BC32DD" w:rsidP="00BC32DD">
      <w:pPr>
        <w:rPr>
          <w:ins w:id="144" w:author="msi" w:date="2026-09-22T12:23:00Z" w16du:dateUtc="2026-09-22T16:23:00Z"/>
        </w:rPr>
      </w:pPr>
    </w:p>
    <w:p w14:paraId="3E4C400D" w14:textId="77777777" w:rsidR="004C01AB" w:rsidRPr="00FB1547" w:rsidRDefault="004C01AB" w:rsidP="00A737EC">
      <w:pPr>
        <w:spacing w:line="360" w:lineRule="auto"/>
        <w:rPr>
          <w:del w:id="145" w:author="msi" w:date="2026-09-22T12:23:00Z" w16du:dateUtc="2026-09-22T16:23:00Z"/>
          <w:rFonts w:ascii="Times New Roman" w:hAnsi="Times New Roman"/>
          <w:lang w:eastAsia="it-IT"/>
        </w:rPr>
      </w:pPr>
      <w:del w:id="146" w:author="msi" w:date="2026-09-22T12:23:00Z" w16du:dateUtc="2026-09-22T16:23:00Z">
        <w:r w:rsidRPr="00FB1547">
          <w:rPr>
            <w:rFonts w:ascii="Times New Roman" w:hAnsi="Times New Roman"/>
            <w:lang w:eastAsia="it-IT"/>
          </w:rPr>
          <w:delText xml:space="preserve">Oggetto: Proposte/osservazioni in merito all’aggiornamento </w:delText>
        </w:r>
        <w:r>
          <w:rPr>
            <w:rFonts w:ascii="Times New Roman" w:hAnsi="Times New Roman"/>
            <w:lang w:eastAsia="it-IT"/>
          </w:rPr>
          <w:delText xml:space="preserve">del </w:delText>
        </w:r>
        <w:r>
          <w:rPr>
            <w:rFonts w:ascii="Times New Roman" w:hAnsi="Times New Roman"/>
            <w:b/>
            <w:lang w:eastAsia="it-IT"/>
          </w:rPr>
          <w:delText>Piano</w:delText>
        </w:r>
        <w:r w:rsidRPr="00FB1547">
          <w:rPr>
            <w:rFonts w:ascii="Times New Roman" w:hAnsi="Times New Roman"/>
            <w:b/>
            <w:lang w:eastAsia="it-IT"/>
          </w:rPr>
          <w:delText xml:space="preserve"> triennale </w:delText>
        </w:r>
        <w:r>
          <w:rPr>
            <w:rFonts w:ascii="Times New Roman" w:hAnsi="Times New Roman"/>
            <w:b/>
            <w:lang w:eastAsia="it-IT"/>
          </w:rPr>
          <w:delText xml:space="preserve">di prevenzione della corruzione (PTPC) </w:delText>
        </w:r>
        <w:r w:rsidRPr="00FB1547">
          <w:rPr>
            <w:rFonts w:ascii="Times New Roman" w:hAnsi="Times New Roman"/>
            <w:lang w:eastAsia="it-IT"/>
          </w:rPr>
          <w:delText>dell’Università del Salento</w:delText>
        </w:r>
        <w:r>
          <w:rPr>
            <w:rFonts w:ascii="Times New Roman" w:hAnsi="Times New Roman"/>
            <w:lang w:eastAsia="it-IT"/>
          </w:rPr>
          <w:delText>.</w:delText>
        </w:r>
      </w:del>
    </w:p>
    <w:p w14:paraId="0E4214BB" w14:textId="77777777" w:rsidR="004C01AB" w:rsidRDefault="004C01AB" w:rsidP="00A737EC">
      <w:pPr>
        <w:spacing w:line="360" w:lineRule="auto"/>
        <w:rPr>
          <w:del w:id="147" w:author="msi" w:date="2026-09-22T12:23:00Z" w16du:dateUtc="2026-09-22T16:23:00Z"/>
          <w:rFonts w:ascii="Times New Roman" w:hAnsi="Times New Roman"/>
          <w:lang w:eastAsia="it-IT"/>
        </w:rPr>
      </w:pPr>
    </w:p>
    <w:p w14:paraId="182213E4" w14:textId="77777777" w:rsidR="004C01AB" w:rsidRPr="00A737EC" w:rsidRDefault="004C01AB" w:rsidP="002C33C2">
      <w:pPr>
        <w:rPr>
          <w:del w:id="148" w:author="msi" w:date="2026-09-22T12:23:00Z" w16du:dateUtc="2026-09-22T16:23:00Z"/>
          <w:rFonts w:ascii="Times New Roman" w:hAnsi="Times New Roman"/>
          <w:lang w:eastAsia="it-IT"/>
        </w:rPr>
      </w:pPr>
      <w:del w:id="149" w:author="msi" w:date="2026-09-22T12:23:00Z" w16du:dateUtc="2026-09-22T16:23:00Z">
        <w:r w:rsidRPr="00A737EC">
          <w:rPr>
            <w:rFonts w:ascii="Times New Roman" w:hAnsi="Times New Roman"/>
            <w:lang w:eastAsia="it-IT"/>
          </w:rPr>
          <w:delText xml:space="preserve">Il/la sottoscritto/a </w:delText>
        </w:r>
        <w:r>
          <w:rPr>
            <w:rFonts w:ascii="Times New Roman" w:hAnsi="Times New Roman"/>
            <w:lang w:eastAsia="it-IT"/>
          </w:rPr>
          <w:delText>……………………………………………………………..</w:delText>
        </w:r>
        <w:r w:rsidRPr="00214134">
          <w:rPr>
            <w:rFonts w:ascii="Times New Roman" w:hAnsi="Times New Roman"/>
            <w:lang w:eastAsia="it-IT"/>
          </w:rPr>
          <w:delText xml:space="preserve"> </w:delText>
        </w:r>
        <w:r w:rsidRPr="00A737EC">
          <w:rPr>
            <w:rFonts w:ascii="Times New Roman" w:hAnsi="Times New Roman"/>
            <w:lang w:eastAsia="it-IT"/>
          </w:rPr>
          <w:delText xml:space="preserve">mail: </w:delText>
        </w:r>
        <w:r>
          <w:rPr>
            <w:rFonts w:ascii="Times New Roman" w:hAnsi="Times New Roman"/>
            <w:lang w:eastAsia="it-IT"/>
          </w:rPr>
          <w:delText>…………………………..</w:delText>
        </w:r>
      </w:del>
    </w:p>
    <w:p w14:paraId="6E61D004" w14:textId="77777777" w:rsidR="004C01AB" w:rsidRDefault="004C01AB" w:rsidP="002C33C2">
      <w:pPr>
        <w:rPr>
          <w:del w:id="150" w:author="msi" w:date="2026-09-22T12:23:00Z" w16du:dateUtc="2026-09-22T16:23:00Z"/>
          <w:rFonts w:ascii="Times New Roman" w:hAnsi="Times New Roman"/>
          <w:lang w:eastAsia="it-IT"/>
        </w:rPr>
      </w:pPr>
      <w:del w:id="151" w:author="msi" w:date="2026-09-22T12:23:00Z" w16du:dateUtc="2026-09-22T16:23:00Z">
        <w:r w:rsidRPr="00A737EC">
          <w:rPr>
            <w:rFonts w:ascii="Times New Roman" w:hAnsi="Times New Roman"/>
            <w:lang w:eastAsia="it-IT"/>
          </w:rPr>
          <w:delText xml:space="preserve">in qualità di </w:delText>
        </w:r>
        <w:r w:rsidRPr="00B344BD">
          <w:rPr>
            <w:rFonts w:ascii="Times New Roman" w:hAnsi="Times New Roman"/>
            <w:i/>
            <w:lang w:eastAsia="it-IT"/>
          </w:rPr>
          <w:delText>(indicare la categoria di appartenenza)</w:delText>
        </w:r>
        <w:r>
          <w:rPr>
            <w:rFonts w:ascii="Times New Roman" w:hAnsi="Times New Roman"/>
            <w:lang w:eastAsia="it-IT"/>
          </w:rPr>
          <w:delText>:</w:delText>
        </w:r>
      </w:del>
    </w:p>
    <w:p w14:paraId="39762084" w14:textId="77777777" w:rsidR="004C01AB" w:rsidRPr="00214134" w:rsidRDefault="004C01AB" w:rsidP="002C33C2">
      <w:pPr>
        <w:pStyle w:val="ListParagraph"/>
        <w:numPr>
          <w:ilvl w:val="0"/>
          <w:numId w:val="1"/>
        </w:numPr>
        <w:rPr>
          <w:del w:id="152" w:author="msi" w:date="2026-09-22T12:23:00Z" w16du:dateUtc="2026-09-22T16:23:00Z"/>
          <w:rFonts w:ascii="Times New Roman" w:hAnsi="Times New Roman"/>
          <w:color w:val="000000"/>
          <w:lang w:eastAsia="it-IT"/>
        </w:rPr>
      </w:pPr>
      <w:del w:id="153" w:author="msi" w:date="2026-09-22T12:23:00Z" w16du:dateUtc="2026-09-22T16:23:00Z">
        <w:r w:rsidRPr="00214134">
          <w:rPr>
            <w:rFonts w:ascii="Times New Roman" w:hAnsi="Times New Roman"/>
            <w:color w:val="000000"/>
            <w:lang w:eastAsia="it-IT"/>
          </w:rPr>
          <w:delText>studente</w:delText>
        </w:r>
      </w:del>
    </w:p>
    <w:p w14:paraId="03CA338F" w14:textId="77777777" w:rsidR="004C01AB" w:rsidRPr="00214134" w:rsidRDefault="004C01AB" w:rsidP="002C33C2">
      <w:pPr>
        <w:pStyle w:val="ListParagraph"/>
        <w:numPr>
          <w:ilvl w:val="0"/>
          <w:numId w:val="1"/>
        </w:numPr>
        <w:rPr>
          <w:del w:id="154" w:author="msi" w:date="2026-09-22T12:23:00Z" w16du:dateUtc="2026-09-22T16:23:00Z"/>
          <w:rFonts w:ascii="Times New Roman" w:hAnsi="Times New Roman"/>
          <w:color w:val="000000"/>
          <w:lang w:eastAsia="it-IT"/>
        </w:rPr>
      </w:pPr>
      <w:del w:id="155" w:author="msi" w:date="2026-09-22T12:23:00Z" w16du:dateUtc="2026-09-22T16:23:00Z">
        <w:r w:rsidRPr="00214134">
          <w:rPr>
            <w:rFonts w:ascii="Times New Roman" w:hAnsi="Times New Roman"/>
            <w:color w:val="000000"/>
            <w:lang w:eastAsia="it-IT"/>
          </w:rPr>
          <w:delText>personale tecnico amministrativo</w:delText>
        </w:r>
      </w:del>
    </w:p>
    <w:p w14:paraId="7F28B2FC" w14:textId="77777777" w:rsidR="004C01AB" w:rsidRPr="00214134" w:rsidRDefault="004C01AB" w:rsidP="002C33C2">
      <w:pPr>
        <w:pStyle w:val="ListParagraph"/>
        <w:numPr>
          <w:ilvl w:val="0"/>
          <w:numId w:val="1"/>
        </w:numPr>
        <w:rPr>
          <w:del w:id="156" w:author="msi" w:date="2026-09-22T12:23:00Z" w16du:dateUtc="2026-09-22T16:23:00Z"/>
          <w:rFonts w:ascii="Times New Roman" w:hAnsi="Times New Roman"/>
          <w:color w:val="000000"/>
          <w:lang w:eastAsia="it-IT"/>
        </w:rPr>
      </w:pPr>
      <w:del w:id="157" w:author="msi" w:date="2026-09-22T12:23:00Z" w16du:dateUtc="2026-09-22T16:23:00Z">
        <w:r w:rsidRPr="00214134">
          <w:rPr>
            <w:rFonts w:ascii="Times New Roman" w:hAnsi="Times New Roman"/>
            <w:color w:val="000000"/>
            <w:lang w:eastAsia="it-IT"/>
          </w:rPr>
          <w:delText>personale docente</w:delText>
        </w:r>
      </w:del>
    </w:p>
    <w:p w14:paraId="57677D09" w14:textId="77777777" w:rsidR="004C01AB" w:rsidRPr="00214134" w:rsidRDefault="004C01AB" w:rsidP="002C33C2">
      <w:pPr>
        <w:pStyle w:val="ListParagraph"/>
        <w:numPr>
          <w:ilvl w:val="0"/>
          <w:numId w:val="1"/>
        </w:numPr>
        <w:rPr>
          <w:del w:id="158" w:author="msi" w:date="2026-09-22T12:23:00Z" w16du:dateUtc="2026-09-22T16:23:00Z"/>
          <w:rFonts w:ascii="Times New Roman" w:hAnsi="Times New Roman"/>
          <w:color w:val="000000"/>
          <w:lang w:eastAsia="it-IT"/>
        </w:rPr>
      </w:pPr>
      <w:del w:id="159" w:author="msi" w:date="2026-09-22T12:23:00Z" w16du:dateUtc="2026-09-22T16:23:00Z">
        <w:r w:rsidRPr="00214134">
          <w:rPr>
            <w:rFonts w:ascii="Times New Roman" w:hAnsi="Times New Roman"/>
            <w:color w:val="000000"/>
            <w:lang w:eastAsia="it-IT"/>
          </w:rPr>
          <w:delText>cittadino</w:delText>
        </w:r>
      </w:del>
    </w:p>
    <w:p w14:paraId="3834961D" w14:textId="77777777" w:rsidR="004C01AB" w:rsidRPr="00A737EC" w:rsidRDefault="004C01AB" w:rsidP="002C33C2">
      <w:pPr>
        <w:pStyle w:val="ListParagraph"/>
        <w:numPr>
          <w:ilvl w:val="0"/>
          <w:numId w:val="1"/>
        </w:numPr>
        <w:rPr>
          <w:del w:id="160" w:author="msi" w:date="2026-09-22T12:23:00Z" w16du:dateUtc="2026-09-22T16:23:00Z"/>
          <w:rFonts w:ascii="Times New Roman" w:hAnsi="Times New Roman"/>
          <w:lang w:eastAsia="it-IT"/>
        </w:rPr>
      </w:pPr>
      <w:del w:id="161" w:author="msi" w:date="2026-09-22T12:23:00Z" w16du:dateUtc="2026-09-22T16:23:00Z">
        <w:r w:rsidRPr="00A737EC">
          <w:rPr>
            <w:rFonts w:ascii="Times New Roman" w:hAnsi="Times New Roman"/>
            <w:lang w:eastAsia="it-IT"/>
          </w:rPr>
          <w:delText xml:space="preserve">altro </w:delText>
        </w:r>
        <w:r>
          <w:rPr>
            <w:rFonts w:ascii="Times New Roman" w:hAnsi="Times New Roman"/>
            <w:lang w:eastAsia="it-IT"/>
          </w:rPr>
          <w:delText>……………………………………………………………….……..……………(</w:delText>
        </w:r>
        <w:r w:rsidRPr="00A737EC">
          <w:rPr>
            <w:rFonts w:ascii="Times New Roman" w:hAnsi="Times New Roman"/>
            <w:i/>
            <w:lang w:eastAsia="it-IT"/>
          </w:rPr>
          <w:delText>specificare)</w:delText>
        </w:r>
      </w:del>
    </w:p>
    <w:p w14:paraId="546FBA30" w14:textId="77777777" w:rsidR="004C01AB" w:rsidRDefault="004C01AB" w:rsidP="002C33C2">
      <w:pPr>
        <w:rPr>
          <w:del w:id="162" w:author="msi" w:date="2026-09-22T12:23:00Z" w16du:dateUtc="2026-09-22T16:23:00Z"/>
          <w:rFonts w:ascii="Times New Roman" w:hAnsi="Times New Roman"/>
          <w:lang w:eastAsia="it-IT"/>
        </w:rPr>
      </w:pPr>
      <w:del w:id="163" w:author="msi" w:date="2026-09-22T12:23:00Z" w16du:dateUtc="2026-09-22T16:23:00Z">
        <w:r>
          <w:rPr>
            <w:rFonts w:ascii="Times New Roman" w:hAnsi="Times New Roman"/>
            <w:lang w:eastAsia="it-IT"/>
          </w:rPr>
          <w:delText xml:space="preserve"> o </w:delText>
        </w:r>
        <w:r w:rsidRPr="00A737EC">
          <w:rPr>
            <w:rFonts w:ascii="Times New Roman" w:hAnsi="Times New Roman"/>
            <w:lang w:eastAsia="it-IT"/>
          </w:rPr>
          <w:delText xml:space="preserve">in </w:delText>
        </w:r>
        <w:r w:rsidRPr="00B344BD">
          <w:rPr>
            <w:rFonts w:ascii="Times New Roman" w:hAnsi="Times New Roman"/>
            <w:lang w:eastAsia="it-IT"/>
          </w:rPr>
          <w:delText>rappresentanza di</w:delText>
        </w:r>
        <w:r w:rsidRPr="00B344BD">
          <w:rPr>
            <w:rFonts w:ascii="Times New Roman" w:hAnsi="Times New Roman"/>
            <w:i/>
            <w:lang w:eastAsia="it-IT"/>
          </w:rPr>
          <w:delText xml:space="preserve"> (compilare solo nel caso in cui il proponente formuli osservazioni per conto di organi e/o organismi</w:delText>
        </w:r>
        <w:r>
          <w:rPr>
            <w:rFonts w:ascii="Times New Roman" w:hAnsi="Times New Roman"/>
            <w:i/>
            <w:lang w:eastAsia="it-IT"/>
          </w:rPr>
          <w:delText>, o enti pubblici/privati</w:delText>
        </w:r>
        <w:r w:rsidRPr="00B344BD">
          <w:rPr>
            <w:rFonts w:ascii="Times New Roman" w:hAnsi="Times New Roman"/>
            <w:i/>
            <w:lang w:eastAsia="it-IT"/>
          </w:rPr>
          <w:delText>)</w:delText>
        </w:r>
        <w:r w:rsidRPr="00A737EC">
          <w:rPr>
            <w:rFonts w:ascii="Times New Roman" w:hAnsi="Times New Roman"/>
            <w:lang w:eastAsia="it-IT"/>
          </w:rPr>
          <w:delText>:</w:delText>
        </w:r>
      </w:del>
    </w:p>
    <w:p w14:paraId="5D46B39B" w14:textId="77777777" w:rsidR="004C01AB" w:rsidRDefault="004C01AB" w:rsidP="002C33C2">
      <w:pPr>
        <w:pStyle w:val="ListParagraph"/>
        <w:numPr>
          <w:ilvl w:val="0"/>
          <w:numId w:val="2"/>
        </w:numPr>
        <w:rPr>
          <w:del w:id="164" w:author="msi" w:date="2026-09-22T12:23:00Z" w16du:dateUtc="2026-09-22T16:23:00Z"/>
          <w:rFonts w:ascii="Times New Roman" w:hAnsi="Times New Roman"/>
          <w:lang w:eastAsia="it-IT"/>
        </w:rPr>
      </w:pPr>
      <w:del w:id="165" w:author="msi" w:date="2026-09-22T12:23:00Z" w16du:dateUtc="2026-09-22T16:23:00Z">
        <w:r>
          <w:rPr>
            <w:rFonts w:ascii="Times New Roman" w:hAnsi="Times New Roman"/>
            <w:lang w:eastAsia="it-IT"/>
          </w:rPr>
          <w:delText>Senato Accademico……………………………………………………………………(</w:delText>
        </w:r>
        <w:r w:rsidRPr="001A63D4">
          <w:rPr>
            <w:rFonts w:ascii="Times New Roman" w:hAnsi="Times New Roman"/>
            <w:i/>
            <w:lang w:eastAsia="it-IT"/>
          </w:rPr>
          <w:delText>specificare</w:delText>
        </w:r>
        <w:r>
          <w:rPr>
            <w:rFonts w:ascii="Times New Roman" w:hAnsi="Times New Roman"/>
            <w:lang w:eastAsia="it-IT"/>
          </w:rPr>
          <w:delText>)</w:delText>
        </w:r>
      </w:del>
    </w:p>
    <w:p w14:paraId="7C6517EC" w14:textId="77777777" w:rsidR="004C01AB" w:rsidRDefault="004C01AB" w:rsidP="002C33C2">
      <w:pPr>
        <w:pStyle w:val="ListParagraph"/>
        <w:numPr>
          <w:ilvl w:val="0"/>
          <w:numId w:val="2"/>
        </w:numPr>
        <w:rPr>
          <w:del w:id="166" w:author="msi" w:date="2026-09-22T12:23:00Z" w16du:dateUtc="2026-09-22T16:23:00Z"/>
          <w:rFonts w:ascii="Times New Roman" w:hAnsi="Times New Roman"/>
          <w:lang w:eastAsia="it-IT"/>
        </w:rPr>
      </w:pPr>
      <w:del w:id="167" w:author="msi" w:date="2026-09-22T12:23:00Z" w16du:dateUtc="2026-09-22T16:23:00Z">
        <w:r>
          <w:rPr>
            <w:rFonts w:ascii="Times New Roman" w:hAnsi="Times New Roman"/>
            <w:lang w:eastAsia="it-IT"/>
          </w:rPr>
          <w:delText>Consiglio di Amministrazione…………………………………………………………(</w:delText>
        </w:r>
        <w:r w:rsidRPr="001A63D4">
          <w:rPr>
            <w:rFonts w:ascii="Times New Roman" w:hAnsi="Times New Roman"/>
            <w:i/>
            <w:lang w:eastAsia="it-IT"/>
          </w:rPr>
          <w:delText>specificare</w:delText>
        </w:r>
        <w:r>
          <w:rPr>
            <w:rFonts w:ascii="Times New Roman" w:hAnsi="Times New Roman"/>
            <w:lang w:eastAsia="it-IT"/>
          </w:rPr>
          <w:delText>)</w:delText>
        </w:r>
      </w:del>
    </w:p>
    <w:p w14:paraId="4D53B809" w14:textId="77777777" w:rsidR="004C01AB" w:rsidRDefault="004C01AB" w:rsidP="002C33C2">
      <w:pPr>
        <w:pStyle w:val="ListParagraph"/>
        <w:numPr>
          <w:ilvl w:val="0"/>
          <w:numId w:val="2"/>
        </w:numPr>
        <w:rPr>
          <w:del w:id="168" w:author="msi" w:date="2026-09-22T12:23:00Z" w16du:dateUtc="2026-09-22T16:23:00Z"/>
          <w:rFonts w:ascii="Times New Roman" w:hAnsi="Times New Roman"/>
          <w:lang w:eastAsia="it-IT"/>
        </w:rPr>
      </w:pPr>
      <w:del w:id="169" w:author="msi" w:date="2026-09-22T12:23:00Z" w16du:dateUtc="2026-09-22T16:23:00Z">
        <w:r w:rsidRPr="00830D1B">
          <w:rPr>
            <w:rFonts w:ascii="Times New Roman" w:hAnsi="Times New Roman"/>
            <w:lang w:eastAsia="it-IT"/>
          </w:rPr>
          <w:delText>Consiglio di Dipartimento</w:delText>
        </w:r>
        <w:r>
          <w:rPr>
            <w:rFonts w:ascii="Times New Roman" w:hAnsi="Times New Roman"/>
            <w:lang w:eastAsia="it-IT"/>
          </w:rPr>
          <w:delText>………………………………………….………………… (</w:delText>
        </w:r>
        <w:r w:rsidRPr="00A737EC">
          <w:rPr>
            <w:rFonts w:ascii="Times New Roman" w:hAnsi="Times New Roman"/>
            <w:i/>
            <w:lang w:eastAsia="it-IT"/>
          </w:rPr>
          <w:delText>specificare)</w:delText>
        </w:r>
      </w:del>
    </w:p>
    <w:p w14:paraId="1FC8227D" w14:textId="77777777" w:rsidR="004C01AB" w:rsidRDefault="004C01AB" w:rsidP="002C33C2">
      <w:pPr>
        <w:pStyle w:val="ListParagraph"/>
        <w:numPr>
          <w:ilvl w:val="0"/>
          <w:numId w:val="2"/>
        </w:numPr>
        <w:rPr>
          <w:del w:id="170" w:author="msi" w:date="2026-09-22T12:23:00Z" w16du:dateUtc="2026-09-22T16:23:00Z"/>
          <w:rFonts w:ascii="Times New Roman" w:hAnsi="Times New Roman"/>
          <w:lang w:eastAsia="it-IT"/>
        </w:rPr>
      </w:pPr>
      <w:del w:id="171" w:author="msi" w:date="2026-09-22T12:23:00Z" w16du:dateUtc="2026-09-22T16:23:00Z">
        <w:r>
          <w:rPr>
            <w:rFonts w:ascii="Times New Roman" w:hAnsi="Times New Roman"/>
            <w:lang w:eastAsia="it-IT"/>
          </w:rPr>
          <w:delText>Consiglio di Facoltà…………………………………………………….…………….. (</w:delText>
        </w:r>
        <w:r w:rsidRPr="00A737EC">
          <w:rPr>
            <w:rFonts w:ascii="Times New Roman" w:hAnsi="Times New Roman"/>
            <w:i/>
            <w:lang w:eastAsia="it-IT"/>
          </w:rPr>
          <w:delText>specificare)</w:delText>
        </w:r>
      </w:del>
    </w:p>
    <w:p w14:paraId="5BDFDA7E" w14:textId="77777777" w:rsidR="004C01AB" w:rsidRDefault="004C01AB" w:rsidP="002C33C2">
      <w:pPr>
        <w:pStyle w:val="ListParagraph"/>
        <w:numPr>
          <w:ilvl w:val="0"/>
          <w:numId w:val="2"/>
        </w:numPr>
        <w:rPr>
          <w:del w:id="172" w:author="msi" w:date="2026-09-22T12:23:00Z" w16du:dateUtc="2026-09-22T16:23:00Z"/>
          <w:rFonts w:ascii="Times New Roman" w:hAnsi="Times New Roman"/>
          <w:lang w:eastAsia="it-IT"/>
        </w:rPr>
      </w:pPr>
      <w:del w:id="173" w:author="msi" w:date="2026-09-22T12:23:00Z" w16du:dateUtc="2026-09-22T16:23:00Z">
        <w:r w:rsidRPr="00830D1B">
          <w:rPr>
            <w:rFonts w:ascii="Times New Roman" w:hAnsi="Times New Roman"/>
            <w:lang w:eastAsia="it-IT"/>
          </w:rPr>
          <w:delText>Consiglio degli studenti</w:delText>
        </w:r>
        <w:r>
          <w:rPr>
            <w:rFonts w:ascii="Times New Roman" w:hAnsi="Times New Roman"/>
            <w:lang w:eastAsia="it-IT"/>
          </w:rPr>
          <w:delText>………………………………………………..…………..…. (</w:delText>
        </w:r>
        <w:r w:rsidRPr="00A737EC">
          <w:rPr>
            <w:rFonts w:ascii="Times New Roman" w:hAnsi="Times New Roman"/>
            <w:i/>
            <w:lang w:eastAsia="it-IT"/>
          </w:rPr>
          <w:delText>specificare)</w:delText>
        </w:r>
      </w:del>
    </w:p>
    <w:p w14:paraId="35CDFFBF" w14:textId="77777777" w:rsidR="004C01AB" w:rsidRDefault="004C01AB" w:rsidP="002C33C2">
      <w:pPr>
        <w:pStyle w:val="ListParagraph"/>
        <w:numPr>
          <w:ilvl w:val="0"/>
          <w:numId w:val="2"/>
        </w:numPr>
        <w:rPr>
          <w:del w:id="174" w:author="msi" w:date="2026-09-22T12:23:00Z" w16du:dateUtc="2026-09-22T16:23:00Z"/>
          <w:rFonts w:ascii="Times New Roman" w:hAnsi="Times New Roman"/>
          <w:lang w:eastAsia="it-IT"/>
        </w:rPr>
      </w:pPr>
      <w:del w:id="175" w:author="msi" w:date="2026-09-22T12:23:00Z" w16du:dateUtc="2026-09-22T16:23:00Z">
        <w:r>
          <w:rPr>
            <w:rFonts w:ascii="Times New Roman" w:hAnsi="Times New Roman"/>
            <w:lang w:eastAsia="it-IT"/>
          </w:rPr>
          <w:delText>Consulta del personale tecnico – amministrativo…………………………………….. (s</w:delText>
        </w:r>
        <w:r w:rsidRPr="00A737EC">
          <w:rPr>
            <w:rFonts w:ascii="Times New Roman" w:hAnsi="Times New Roman"/>
            <w:i/>
            <w:lang w:eastAsia="it-IT"/>
          </w:rPr>
          <w:delText>pecificare</w:delText>
        </w:r>
        <w:r>
          <w:rPr>
            <w:rFonts w:ascii="Times New Roman" w:hAnsi="Times New Roman"/>
            <w:i/>
            <w:lang w:eastAsia="it-IT"/>
          </w:rPr>
          <w:delText>)</w:delText>
        </w:r>
      </w:del>
    </w:p>
    <w:p w14:paraId="3AD91269" w14:textId="77777777" w:rsidR="004C01AB" w:rsidRDefault="004C01AB" w:rsidP="002C33C2">
      <w:pPr>
        <w:pStyle w:val="ListParagraph"/>
        <w:numPr>
          <w:ilvl w:val="0"/>
          <w:numId w:val="2"/>
        </w:numPr>
        <w:rPr>
          <w:del w:id="176" w:author="msi" w:date="2026-09-22T12:23:00Z" w16du:dateUtc="2026-09-22T16:23:00Z"/>
          <w:rFonts w:ascii="Times New Roman" w:hAnsi="Times New Roman"/>
          <w:lang w:eastAsia="it-IT"/>
        </w:rPr>
      </w:pPr>
      <w:del w:id="177" w:author="msi" w:date="2026-09-22T12:23:00Z" w16du:dateUtc="2026-09-22T16:23:00Z">
        <w:r>
          <w:rPr>
            <w:rFonts w:ascii="Times New Roman" w:hAnsi="Times New Roman"/>
            <w:lang w:eastAsia="it-IT"/>
          </w:rPr>
          <w:delText>Comitato Unico di Garanzia………………………………………………………….. (</w:delText>
        </w:r>
        <w:r w:rsidRPr="001A63D4">
          <w:rPr>
            <w:rFonts w:ascii="Times New Roman" w:hAnsi="Times New Roman"/>
            <w:i/>
            <w:lang w:eastAsia="it-IT"/>
          </w:rPr>
          <w:delText>specificare</w:delText>
        </w:r>
        <w:r>
          <w:rPr>
            <w:rFonts w:ascii="Times New Roman" w:hAnsi="Times New Roman"/>
            <w:lang w:eastAsia="it-IT"/>
          </w:rPr>
          <w:delText>)</w:delText>
        </w:r>
      </w:del>
    </w:p>
    <w:p w14:paraId="34A41FAF" w14:textId="77777777" w:rsidR="004C01AB" w:rsidRDefault="004C01AB" w:rsidP="0042755D">
      <w:pPr>
        <w:pStyle w:val="ListParagraph"/>
        <w:numPr>
          <w:ilvl w:val="0"/>
          <w:numId w:val="2"/>
        </w:numPr>
        <w:rPr>
          <w:del w:id="178" w:author="msi" w:date="2026-09-22T12:23:00Z" w16du:dateUtc="2026-09-22T16:23:00Z"/>
          <w:rFonts w:ascii="Times New Roman" w:hAnsi="Times New Roman"/>
          <w:lang w:eastAsia="it-IT"/>
        </w:rPr>
      </w:pPr>
      <w:del w:id="179" w:author="msi" w:date="2026-09-22T12:23:00Z" w16du:dateUtc="2026-09-22T16:23:00Z">
        <w:r>
          <w:rPr>
            <w:rFonts w:ascii="Times New Roman" w:hAnsi="Times New Roman"/>
            <w:lang w:eastAsia="it-IT"/>
          </w:rPr>
          <w:delText>Commissione etica……………………………………………………………………….. (</w:delText>
        </w:r>
        <w:r w:rsidRPr="001A63D4">
          <w:rPr>
            <w:rFonts w:ascii="Times New Roman" w:hAnsi="Times New Roman"/>
            <w:i/>
            <w:lang w:eastAsia="it-IT"/>
          </w:rPr>
          <w:delText>specificare</w:delText>
        </w:r>
        <w:r>
          <w:rPr>
            <w:rFonts w:ascii="Times New Roman" w:hAnsi="Times New Roman"/>
            <w:lang w:eastAsia="it-IT"/>
          </w:rPr>
          <w:delText>)</w:delText>
        </w:r>
      </w:del>
    </w:p>
    <w:p w14:paraId="176058BD" w14:textId="77777777" w:rsidR="004C01AB" w:rsidRDefault="004C01AB" w:rsidP="0042755D">
      <w:pPr>
        <w:pStyle w:val="ListParagraph"/>
        <w:numPr>
          <w:ilvl w:val="0"/>
          <w:numId w:val="2"/>
        </w:numPr>
        <w:rPr>
          <w:del w:id="180" w:author="msi" w:date="2026-09-22T12:23:00Z" w16du:dateUtc="2026-09-22T16:23:00Z"/>
          <w:rFonts w:ascii="Times New Roman" w:hAnsi="Times New Roman"/>
          <w:lang w:eastAsia="it-IT"/>
        </w:rPr>
      </w:pPr>
      <w:del w:id="181" w:author="msi" w:date="2026-09-22T12:23:00Z" w16du:dateUtc="2026-09-22T16:23:00Z">
        <w:r>
          <w:rPr>
            <w:rFonts w:ascii="Times New Roman" w:hAnsi="Times New Roman"/>
            <w:lang w:eastAsia="it-IT"/>
          </w:rPr>
          <w:delText>Collegio di Disciplina………………………………………………………………….. (</w:delText>
        </w:r>
        <w:r w:rsidRPr="001A63D4">
          <w:rPr>
            <w:rFonts w:ascii="Times New Roman" w:hAnsi="Times New Roman"/>
            <w:i/>
            <w:lang w:eastAsia="it-IT"/>
          </w:rPr>
          <w:delText>specificare</w:delText>
        </w:r>
        <w:r>
          <w:rPr>
            <w:rFonts w:ascii="Times New Roman" w:hAnsi="Times New Roman"/>
            <w:lang w:eastAsia="it-IT"/>
          </w:rPr>
          <w:delText>)</w:delText>
        </w:r>
      </w:del>
    </w:p>
    <w:p w14:paraId="66390E2B" w14:textId="77777777" w:rsidR="004C01AB" w:rsidRDefault="004C01AB" w:rsidP="002C33C2">
      <w:pPr>
        <w:pStyle w:val="ListParagraph"/>
        <w:numPr>
          <w:ilvl w:val="0"/>
          <w:numId w:val="2"/>
        </w:numPr>
        <w:rPr>
          <w:del w:id="182" w:author="msi" w:date="2026-09-22T12:23:00Z" w16du:dateUtc="2026-09-22T16:23:00Z"/>
          <w:rFonts w:ascii="Times New Roman" w:hAnsi="Times New Roman"/>
          <w:lang w:eastAsia="it-IT"/>
        </w:rPr>
      </w:pPr>
      <w:del w:id="183" w:author="msi" w:date="2026-09-22T12:23:00Z" w16du:dateUtc="2026-09-22T16:23:00Z">
        <w:r w:rsidRPr="00830D1B">
          <w:rPr>
            <w:rFonts w:ascii="Times New Roman" w:hAnsi="Times New Roman"/>
            <w:lang w:eastAsia="it-IT"/>
          </w:rPr>
          <w:delText>OO.SS</w:delText>
        </w:r>
        <w:r>
          <w:rPr>
            <w:rFonts w:ascii="Times New Roman" w:hAnsi="Times New Roman"/>
            <w:lang w:eastAsia="it-IT"/>
          </w:rPr>
          <w:delText>…………………………………………………………………………………. (</w:delText>
        </w:r>
        <w:r w:rsidRPr="00A737EC">
          <w:rPr>
            <w:rFonts w:ascii="Times New Roman" w:hAnsi="Times New Roman"/>
            <w:i/>
            <w:lang w:eastAsia="it-IT"/>
          </w:rPr>
          <w:delText>specificare)</w:delText>
        </w:r>
      </w:del>
    </w:p>
    <w:p w14:paraId="35E17AB6" w14:textId="77777777" w:rsidR="004C01AB" w:rsidRDefault="004C01AB" w:rsidP="00CB6076">
      <w:pPr>
        <w:pStyle w:val="ListParagraph"/>
        <w:numPr>
          <w:ilvl w:val="0"/>
          <w:numId w:val="2"/>
        </w:numPr>
        <w:rPr>
          <w:del w:id="184" w:author="msi" w:date="2026-09-22T12:23:00Z" w16du:dateUtc="2026-09-22T16:23:00Z"/>
          <w:rFonts w:ascii="Times New Roman" w:hAnsi="Times New Roman"/>
          <w:lang w:eastAsia="it-IT"/>
        </w:rPr>
      </w:pPr>
      <w:del w:id="185" w:author="msi" w:date="2026-09-22T12:23:00Z" w16du:dateUtc="2026-09-22T16:23:00Z">
        <w:r w:rsidRPr="00214134">
          <w:rPr>
            <w:rFonts w:ascii="Times New Roman" w:hAnsi="Times New Roman"/>
            <w:color w:val="000000"/>
            <w:lang w:eastAsia="it-IT"/>
          </w:rPr>
          <w:delText>Associazione</w:delText>
        </w:r>
        <w:r>
          <w:rPr>
            <w:rFonts w:ascii="Times New Roman" w:hAnsi="Times New Roman"/>
            <w:color w:val="000000"/>
            <w:lang w:eastAsia="it-IT"/>
          </w:rPr>
          <w:delText>……………………………………………………………….</w:delText>
        </w:r>
        <w:r>
          <w:rPr>
            <w:rFonts w:ascii="Times New Roman" w:hAnsi="Times New Roman"/>
            <w:lang w:eastAsia="it-IT"/>
          </w:rPr>
          <w:delText>…….…… (</w:delText>
        </w:r>
        <w:r w:rsidRPr="00A737EC">
          <w:rPr>
            <w:rFonts w:ascii="Times New Roman" w:hAnsi="Times New Roman"/>
            <w:i/>
            <w:lang w:eastAsia="it-IT"/>
          </w:rPr>
          <w:delText>specificare)</w:delText>
        </w:r>
      </w:del>
    </w:p>
    <w:p w14:paraId="262D71F5" w14:textId="77777777" w:rsidR="004C01AB" w:rsidRDefault="004C01AB" w:rsidP="00CB6076">
      <w:pPr>
        <w:pStyle w:val="ListParagraph"/>
        <w:numPr>
          <w:ilvl w:val="0"/>
          <w:numId w:val="2"/>
        </w:numPr>
        <w:rPr>
          <w:del w:id="186" w:author="msi" w:date="2026-09-22T12:23:00Z" w16du:dateUtc="2026-09-22T16:23:00Z"/>
          <w:rFonts w:ascii="Times New Roman" w:hAnsi="Times New Roman"/>
          <w:lang w:eastAsia="it-IT"/>
        </w:rPr>
      </w:pPr>
      <w:del w:id="187" w:author="msi" w:date="2026-09-22T12:23:00Z" w16du:dateUtc="2026-09-22T16:23:00Z">
        <w:r>
          <w:rPr>
            <w:rFonts w:ascii="Times New Roman" w:hAnsi="Times New Roman"/>
            <w:lang w:eastAsia="it-IT"/>
          </w:rPr>
          <w:delText>Impresa……………………………………………………………..…………….…… (</w:delText>
        </w:r>
        <w:r w:rsidRPr="00A737EC">
          <w:rPr>
            <w:rFonts w:ascii="Times New Roman" w:hAnsi="Times New Roman"/>
            <w:i/>
            <w:lang w:eastAsia="it-IT"/>
          </w:rPr>
          <w:delText>specificare)</w:delText>
        </w:r>
      </w:del>
    </w:p>
    <w:p w14:paraId="387995AD" w14:textId="77777777" w:rsidR="004C01AB" w:rsidRPr="00CB6076" w:rsidRDefault="004C01AB" w:rsidP="00CB6076">
      <w:pPr>
        <w:pStyle w:val="ListParagraph"/>
        <w:numPr>
          <w:ilvl w:val="0"/>
          <w:numId w:val="2"/>
        </w:numPr>
        <w:rPr>
          <w:del w:id="188" w:author="msi" w:date="2026-09-22T12:23:00Z" w16du:dateUtc="2026-09-22T16:23:00Z"/>
          <w:rFonts w:ascii="Times New Roman" w:hAnsi="Times New Roman"/>
          <w:lang w:eastAsia="it-IT"/>
        </w:rPr>
      </w:pPr>
      <w:del w:id="189" w:author="msi" w:date="2026-09-22T12:23:00Z" w16du:dateUtc="2026-09-22T16:23:00Z">
        <w:r>
          <w:rPr>
            <w:rFonts w:ascii="Times New Roman" w:hAnsi="Times New Roman"/>
            <w:lang w:eastAsia="it-IT"/>
          </w:rPr>
          <w:delText>Ente……………………………………………………………………….…………… (</w:delText>
        </w:r>
        <w:r w:rsidRPr="00A737EC">
          <w:rPr>
            <w:rFonts w:ascii="Times New Roman" w:hAnsi="Times New Roman"/>
            <w:i/>
            <w:lang w:eastAsia="it-IT"/>
          </w:rPr>
          <w:delText>specificare)</w:delText>
        </w:r>
      </w:del>
    </w:p>
    <w:p w14:paraId="2B6FE73D" w14:textId="77777777" w:rsidR="004C01AB" w:rsidRPr="00A737EC" w:rsidRDefault="004C01AB" w:rsidP="002C33C2">
      <w:pPr>
        <w:pStyle w:val="ListParagraph"/>
        <w:numPr>
          <w:ilvl w:val="0"/>
          <w:numId w:val="2"/>
        </w:numPr>
        <w:rPr>
          <w:del w:id="190" w:author="msi" w:date="2026-09-22T12:23:00Z" w16du:dateUtc="2026-09-22T16:23:00Z"/>
          <w:rFonts w:ascii="Times New Roman" w:hAnsi="Times New Roman"/>
          <w:lang w:eastAsia="it-IT"/>
        </w:rPr>
      </w:pPr>
      <w:del w:id="191" w:author="msi" w:date="2026-09-22T12:23:00Z" w16du:dateUtc="2026-09-22T16:23:00Z">
        <w:r w:rsidRPr="00A737EC">
          <w:rPr>
            <w:rFonts w:ascii="Times New Roman" w:hAnsi="Times New Roman"/>
            <w:lang w:eastAsia="it-IT"/>
          </w:rPr>
          <w:delText xml:space="preserve">altro </w:delText>
        </w:r>
        <w:r>
          <w:rPr>
            <w:rFonts w:ascii="Times New Roman" w:hAnsi="Times New Roman"/>
            <w:lang w:eastAsia="it-IT"/>
          </w:rPr>
          <w:delText>…………………………………………………………………….….…….…… (</w:delText>
        </w:r>
        <w:r w:rsidRPr="00A737EC">
          <w:rPr>
            <w:rFonts w:ascii="Times New Roman" w:hAnsi="Times New Roman"/>
            <w:i/>
            <w:lang w:eastAsia="it-IT"/>
          </w:rPr>
          <w:delText>specificare)</w:delText>
        </w:r>
        <w:r>
          <w:rPr>
            <w:rFonts w:ascii="Times New Roman" w:hAnsi="Times New Roman"/>
            <w:i/>
            <w:lang w:eastAsia="it-IT"/>
          </w:rPr>
          <w:br/>
        </w:r>
      </w:del>
    </w:p>
    <w:p w14:paraId="7F06DD62" w14:textId="77777777" w:rsidR="004C01AB" w:rsidRDefault="004C01AB" w:rsidP="002C33C2">
      <w:pPr>
        <w:rPr>
          <w:del w:id="192" w:author="msi" w:date="2026-09-22T12:23:00Z" w16du:dateUtc="2026-09-22T16:23:00Z"/>
          <w:rFonts w:ascii="Times New Roman" w:hAnsi="Times New Roman"/>
          <w:lang w:eastAsia="it-IT"/>
        </w:rPr>
      </w:pPr>
      <w:del w:id="193" w:author="msi" w:date="2026-09-22T12:23:00Z" w16du:dateUtc="2026-09-22T16:23:00Z">
        <w:r w:rsidRPr="00A737EC">
          <w:rPr>
            <w:rFonts w:ascii="Times New Roman" w:hAnsi="Times New Roman"/>
            <w:lang w:eastAsia="it-IT"/>
          </w:rPr>
          <w:delText>formula le seguenti proposte/osservazioni in merito al</w:delText>
        </w:r>
        <w:r>
          <w:rPr>
            <w:rFonts w:ascii="Times New Roman" w:hAnsi="Times New Roman"/>
            <w:lang w:eastAsia="it-IT"/>
          </w:rPr>
          <w:delText xml:space="preserve">l’aggiornamento del </w:delText>
        </w:r>
        <w:r>
          <w:rPr>
            <w:rFonts w:ascii="Times New Roman" w:hAnsi="Times New Roman"/>
            <w:b/>
            <w:lang w:eastAsia="it-IT"/>
          </w:rPr>
          <w:delText>Piano</w:delText>
        </w:r>
        <w:r w:rsidRPr="00FB1547">
          <w:rPr>
            <w:rFonts w:ascii="Times New Roman" w:hAnsi="Times New Roman"/>
            <w:b/>
            <w:lang w:eastAsia="it-IT"/>
          </w:rPr>
          <w:delText xml:space="preserve"> triennale </w:delText>
        </w:r>
        <w:r>
          <w:rPr>
            <w:rFonts w:ascii="Times New Roman" w:hAnsi="Times New Roman"/>
            <w:b/>
            <w:lang w:eastAsia="it-IT"/>
          </w:rPr>
          <w:delText>di prevenzione della corruzione</w:delText>
        </w:r>
        <w:r w:rsidRPr="00A737EC">
          <w:rPr>
            <w:rFonts w:ascii="Times New Roman" w:hAnsi="Times New Roman"/>
            <w:lang w:eastAsia="it-IT"/>
          </w:rPr>
          <w:delText xml:space="preserve"> dell’Università </w:delText>
        </w:r>
        <w:r w:rsidRPr="002A442A">
          <w:rPr>
            <w:rFonts w:ascii="Times New Roman" w:hAnsi="Times New Roman"/>
            <w:lang w:eastAsia="it-IT"/>
          </w:rPr>
          <w:delText>del Salento</w:delText>
        </w:r>
        <w:r>
          <w:rPr>
            <w:rFonts w:ascii="Times New Roman" w:hAnsi="Times New Roman"/>
            <w:lang w:eastAsia="it-IT"/>
          </w:rPr>
          <w:delText>.</w:delText>
        </w:r>
      </w:del>
    </w:p>
    <w:p w14:paraId="4567EAB8" w14:textId="77777777" w:rsidR="004C01AB" w:rsidRDefault="004C01AB" w:rsidP="002C33C2">
      <w:pPr>
        <w:rPr>
          <w:del w:id="194" w:author="msi" w:date="2026-09-22T12:23:00Z" w16du:dateUtc="2026-09-22T16:23:00Z"/>
          <w:rFonts w:ascii="Times New Roman" w:hAnsi="Times New Roman"/>
          <w:lang w:eastAsia="it-IT"/>
        </w:rPr>
      </w:pPr>
    </w:p>
    <w:p w14:paraId="3EA460E5" w14:textId="77777777" w:rsidR="004C01AB" w:rsidRDefault="004C01AB" w:rsidP="002C33C2">
      <w:pPr>
        <w:rPr>
          <w:del w:id="195" w:author="msi" w:date="2026-09-22T12:23:00Z" w16du:dateUtc="2026-09-22T16:23:00Z"/>
          <w:rFonts w:ascii="Times New Roman" w:hAnsi="Times New Roman"/>
          <w:lang w:eastAsia="it-IT"/>
        </w:rPr>
      </w:pP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219"/>
        <w:gridCol w:w="5954"/>
      </w:tblGrid>
      <w:tr w:rsidR="004C01AB" w:rsidRPr="00167FDD" w14:paraId="153F77B6" w14:textId="77777777" w:rsidTr="00167FDD">
        <w:trPr>
          <w:del w:id="196" w:author="msi" w:date="2026-09-22T12:23:00Z" w16du:dateUtc="2026-09-22T16:23:00Z"/>
        </w:trPr>
        <w:tc>
          <w:tcPr>
            <w:tcW w:w="4219" w:type="dxa"/>
          </w:tcPr>
          <w:p w14:paraId="4326190B" w14:textId="77777777" w:rsidR="004C01AB" w:rsidRPr="00167FDD" w:rsidRDefault="004C01AB" w:rsidP="00167FDD">
            <w:pPr>
              <w:spacing w:line="360" w:lineRule="auto"/>
              <w:rPr>
                <w:del w:id="197" w:author="msi" w:date="2026-09-22T12:23:00Z" w16du:dateUtc="2026-09-22T16:23:00Z"/>
                <w:rFonts w:ascii="Times New Roman" w:hAnsi="Times New Roman"/>
                <w:b/>
                <w:lang w:eastAsia="it-IT"/>
              </w:rPr>
            </w:pPr>
            <w:del w:id="198" w:author="msi" w:date="2026-09-22T12:23:00Z" w16du:dateUtc="2026-09-22T16:23:00Z">
              <w:r w:rsidRPr="00167FDD">
                <w:rPr>
                  <w:rFonts w:ascii="Times New Roman" w:hAnsi="Times New Roman"/>
                  <w:b/>
                  <w:lang w:eastAsia="it-IT"/>
                </w:rPr>
                <w:delText>ARGOMENTI</w:delText>
              </w:r>
              <w:r>
                <w:rPr>
                  <w:rFonts w:ascii="Times New Roman" w:hAnsi="Times New Roman"/>
                  <w:b/>
                  <w:lang w:eastAsia="it-IT"/>
                </w:rPr>
                <w:delText xml:space="preserve"> (</w:delText>
              </w:r>
              <w:r w:rsidRPr="005E34BF">
                <w:rPr>
                  <w:rFonts w:ascii="Times New Roman" w:hAnsi="Times New Roman"/>
                  <w:b/>
                  <w:i/>
                  <w:lang w:eastAsia="it-IT"/>
                </w:rPr>
                <w:delText>a titolo esemplificativo</w:delText>
              </w:r>
              <w:r>
                <w:rPr>
                  <w:rFonts w:ascii="Times New Roman" w:hAnsi="Times New Roman"/>
                  <w:b/>
                  <w:lang w:eastAsia="it-IT"/>
                </w:rPr>
                <w:delText>)</w:delText>
              </w:r>
            </w:del>
          </w:p>
        </w:tc>
        <w:tc>
          <w:tcPr>
            <w:tcW w:w="5954" w:type="dxa"/>
          </w:tcPr>
          <w:p w14:paraId="279B8B65" w14:textId="77777777" w:rsidR="004C01AB" w:rsidRPr="00167FDD" w:rsidRDefault="004C01AB" w:rsidP="00167FDD">
            <w:pPr>
              <w:spacing w:line="360" w:lineRule="auto"/>
              <w:rPr>
                <w:del w:id="199" w:author="msi" w:date="2026-09-22T12:23:00Z" w16du:dateUtc="2026-09-22T16:23:00Z"/>
                <w:rFonts w:ascii="Times New Roman" w:hAnsi="Times New Roman"/>
                <w:b/>
                <w:lang w:eastAsia="it-IT"/>
              </w:rPr>
            </w:pPr>
            <w:del w:id="200" w:author="msi" w:date="2026-09-22T12:23:00Z" w16du:dateUtc="2026-09-22T16:23:00Z">
              <w:r w:rsidRPr="00167FDD">
                <w:rPr>
                  <w:rFonts w:ascii="Times New Roman" w:hAnsi="Times New Roman"/>
                  <w:b/>
                  <w:lang w:eastAsia="it-IT"/>
                </w:rPr>
                <w:delText>PROPOSTE/OSSERVAZIONI</w:delText>
              </w:r>
            </w:del>
          </w:p>
        </w:tc>
      </w:tr>
      <w:tr w:rsidR="004C01AB" w:rsidRPr="00167FDD" w14:paraId="4724D47C" w14:textId="77777777" w:rsidTr="00167FDD">
        <w:trPr>
          <w:del w:id="201" w:author="msi" w:date="2026-09-22T12:23:00Z" w16du:dateUtc="2026-09-22T16:23:00Z"/>
        </w:trPr>
        <w:tc>
          <w:tcPr>
            <w:tcW w:w="4219" w:type="dxa"/>
          </w:tcPr>
          <w:p w14:paraId="3EE048AD" w14:textId="77777777" w:rsidR="004C01AB" w:rsidRPr="00167FDD" w:rsidRDefault="004C01AB" w:rsidP="00167FDD">
            <w:pPr>
              <w:rPr>
                <w:del w:id="202" w:author="msi" w:date="2026-09-22T12:23:00Z" w16du:dateUtc="2026-09-22T16:23:00Z"/>
                <w:rFonts w:ascii="Times New Roman" w:hAnsi="Times New Roman"/>
                <w:lang w:eastAsia="it-IT"/>
              </w:rPr>
            </w:pPr>
            <w:del w:id="203" w:author="msi" w:date="2026-09-22T12:23:00Z" w16du:dateUtc="2026-09-22T16:23:00Z">
              <w:r w:rsidRPr="003608E1">
                <w:rPr>
                  <w:rFonts w:ascii="Times New Roman" w:hAnsi="Times New Roman"/>
                  <w:lang w:eastAsia="it-IT"/>
                </w:rPr>
                <w:delText xml:space="preserve">Coinvolgimento degli </w:delText>
              </w:r>
              <w:r w:rsidRPr="003608E1">
                <w:rPr>
                  <w:rFonts w:ascii="Times New Roman" w:hAnsi="Times New Roman"/>
                  <w:i/>
                  <w:lang w:eastAsia="it-IT"/>
                </w:rPr>
                <w:delText>stakeholder</w:delText>
              </w:r>
              <w:r w:rsidRPr="003608E1">
                <w:rPr>
                  <w:rFonts w:ascii="Times New Roman" w:hAnsi="Times New Roman"/>
                  <w:lang w:eastAsia="it-IT"/>
                </w:rPr>
                <w:delText xml:space="preserve"> nel processo di elaborazione del P</w:delText>
              </w:r>
              <w:r>
                <w:rPr>
                  <w:rFonts w:ascii="Times New Roman" w:hAnsi="Times New Roman"/>
                  <w:lang w:eastAsia="it-IT"/>
                </w:rPr>
                <w:delText>iano</w:delText>
              </w:r>
            </w:del>
          </w:p>
        </w:tc>
        <w:tc>
          <w:tcPr>
            <w:tcW w:w="5954" w:type="dxa"/>
          </w:tcPr>
          <w:p w14:paraId="3D50DA3B" w14:textId="77777777" w:rsidR="004C01AB" w:rsidRPr="003608E1" w:rsidRDefault="004C01AB" w:rsidP="009B3160">
            <w:pPr>
              <w:rPr>
                <w:del w:id="204" w:author="msi" w:date="2026-09-22T12:23:00Z" w16du:dateUtc="2026-09-22T16:23:00Z"/>
                <w:rFonts w:ascii="Times New Roman" w:hAnsi="Times New Roman"/>
                <w:lang w:eastAsia="it-IT"/>
              </w:rPr>
            </w:pPr>
            <w:del w:id="205" w:author="msi" w:date="2026-09-22T12:23:00Z" w16du:dateUtc="2026-09-22T16:23:00Z">
              <w:r w:rsidRPr="003608E1">
                <w:rPr>
                  <w:rFonts w:ascii="Times New Roman" w:hAnsi="Times New Roman"/>
                  <w:lang w:eastAsia="it-IT"/>
                </w:rPr>
                <w:delText>□  fare ricorso a tecniche e strumenti differenti ……….………..</w:delText>
              </w:r>
            </w:del>
          </w:p>
          <w:p w14:paraId="61D0EAEA" w14:textId="77777777" w:rsidR="004C01AB" w:rsidRPr="003608E1" w:rsidRDefault="004C01AB" w:rsidP="009B3160">
            <w:pPr>
              <w:rPr>
                <w:del w:id="206" w:author="msi" w:date="2026-09-22T12:23:00Z" w16du:dateUtc="2026-09-22T16:23:00Z"/>
                <w:rFonts w:ascii="Times New Roman" w:hAnsi="Times New Roman"/>
                <w:lang w:eastAsia="it-IT"/>
              </w:rPr>
            </w:pPr>
            <w:del w:id="207" w:author="msi" w:date="2026-09-22T12:23:00Z" w16du:dateUtc="2026-09-22T16:23:00Z">
              <w:r w:rsidRPr="003608E1">
                <w:rPr>
                  <w:rFonts w:ascii="Times New Roman" w:hAnsi="Times New Roman"/>
                  <w:lang w:eastAsia="it-IT"/>
                </w:rPr>
                <w:delText>…………………………………................……..</w:delText>
              </w:r>
              <w:r w:rsidRPr="003608E1">
                <w:rPr>
                  <w:rFonts w:ascii="Times New Roman" w:hAnsi="Times New Roman"/>
                  <w:i/>
                  <w:lang w:eastAsia="it-IT"/>
                </w:rPr>
                <w:delText>(indicare quali)</w:delText>
              </w:r>
            </w:del>
          </w:p>
          <w:p w14:paraId="26D0F8EA" w14:textId="77777777" w:rsidR="004C01AB" w:rsidRPr="003608E1" w:rsidRDefault="004C01AB" w:rsidP="009B3160">
            <w:pPr>
              <w:rPr>
                <w:del w:id="208" w:author="msi" w:date="2026-09-22T12:23:00Z" w16du:dateUtc="2026-09-22T16:23:00Z"/>
                <w:rFonts w:ascii="Times New Roman" w:hAnsi="Times New Roman"/>
                <w:lang w:eastAsia="it-IT"/>
              </w:rPr>
            </w:pPr>
            <w:del w:id="209" w:author="msi" w:date="2026-09-22T12:23:00Z" w16du:dateUtc="2026-09-22T16:23:00Z">
              <w:r w:rsidRPr="003608E1">
                <w:rPr>
                  <w:rFonts w:ascii="Times New Roman" w:hAnsi="Times New Roman"/>
                  <w:lang w:eastAsia="it-IT"/>
                </w:rPr>
                <w:delText xml:space="preserve">□  anticipare il momento del coinvolgimento nel processo decisionale </w:delText>
              </w:r>
            </w:del>
          </w:p>
          <w:p w14:paraId="39E9DDAF" w14:textId="77777777" w:rsidR="004C01AB" w:rsidRPr="003608E1" w:rsidRDefault="004C01AB" w:rsidP="009B3160">
            <w:pPr>
              <w:rPr>
                <w:del w:id="210" w:author="msi" w:date="2026-09-22T12:23:00Z" w16du:dateUtc="2026-09-22T16:23:00Z"/>
                <w:rFonts w:ascii="Times New Roman" w:hAnsi="Times New Roman"/>
                <w:lang w:eastAsia="it-IT"/>
              </w:rPr>
            </w:pPr>
            <w:del w:id="211" w:author="msi" w:date="2026-09-22T12:23:00Z" w16du:dateUtc="2026-09-22T16:23:00Z">
              <w:r w:rsidRPr="003608E1">
                <w:rPr>
                  <w:rFonts w:ascii="Times New Roman" w:hAnsi="Times New Roman"/>
                  <w:lang w:eastAsia="it-IT"/>
                </w:rPr>
                <w:delText>□  aumentare la frequenza delle occasioni di ascolto</w:delText>
              </w:r>
            </w:del>
          </w:p>
          <w:p w14:paraId="5BEA50A6" w14:textId="77777777" w:rsidR="004C01AB" w:rsidRPr="00167FDD" w:rsidRDefault="004C01AB" w:rsidP="009B3160">
            <w:pPr>
              <w:rPr>
                <w:del w:id="212" w:author="msi" w:date="2026-09-22T12:23:00Z" w16du:dateUtc="2026-09-22T16:23:00Z"/>
                <w:rFonts w:ascii="Times New Roman" w:hAnsi="Times New Roman"/>
                <w:lang w:eastAsia="it-IT"/>
              </w:rPr>
            </w:pPr>
            <w:del w:id="213" w:author="msi" w:date="2026-09-22T12:23:00Z" w16du:dateUtc="2026-09-22T16:23:00Z">
              <w:r w:rsidRPr="003608E1">
                <w:rPr>
                  <w:rFonts w:ascii="Times New Roman" w:hAnsi="Times New Roman"/>
                  <w:lang w:eastAsia="it-IT"/>
                </w:rPr>
                <w:delText>□  altro…….………..……………..…..…</w:delText>
              </w:r>
              <w:r w:rsidRPr="003608E1">
                <w:rPr>
                  <w:rFonts w:ascii="Times New Roman" w:hAnsi="Times New Roman"/>
                  <w:i/>
                  <w:lang w:eastAsia="it-IT"/>
                </w:rPr>
                <w:delText>(indicare  la  proposta)</w:delText>
              </w:r>
            </w:del>
          </w:p>
        </w:tc>
      </w:tr>
      <w:tr w:rsidR="004C01AB" w:rsidRPr="00167FDD" w14:paraId="06EA3C34" w14:textId="77777777" w:rsidTr="00167FDD">
        <w:trPr>
          <w:del w:id="214" w:author="msi" w:date="2026-09-22T12:23:00Z" w16du:dateUtc="2026-09-22T16:23:00Z"/>
        </w:trPr>
        <w:tc>
          <w:tcPr>
            <w:tcW w:w="4219" w:type="dxa"/>
          </w:tcPr>
          <w:p w14:paraId="6AF86D44" w14:textId="77777777" w:rsidR="004C01AB" w:rsidRPr="00167FDD" w:rsidRDefault="004C01AB" w:rsidP="00167FDD">
            <w:pPr>
              <w:rPr>
                <w:del w:id="215" w:author="msi" w:date="2026-09-22T12:23:00Z" w16du:dateUtc="2026-09-22T16:23:00Z"/>
                <w:rFonts w:ascii="Times New Roman" w:hAnsi="Times New Roman"/>
                <w:lang w:eastAsia="it-IT"/>
              </w:rPr>
            </w:pPr>
            <w:del w:id="216" w:author="msi" w:date="2026-09-22T12:23:00Z" w16du:dateUtc="2026-09-22T16:23:00Z">
              <w:r>
                <w:rPr>
                  <w:rFonts w:ascii="Times New Roman" w:hAnsi="Times New Roman"/>
                  <w:lang w:eastAsia="it-IT"/>
                </w:rPr>
                <w:delText>Sensibilizzazione società civile</w:delText>
              </w:r>
            </w:del>
          </w:p>
        </w:tc>
        <w:tc>
          <w:tcPr>
            <w:tcW w:w="5954" w:type="dxa"/>
          </w:tcPr>
          <w:p w14:paraId="5784A9D6" w14:textId="77777777" w:rsidR="004C01AB" w:rsidRPr="003608E1" w:rsidRDefault="004C01AB" w:rsidP="009B3160">
            <w:pPr>
              <w:rPr>
                <w:del w:id="217" w:author="msi" w:date="2026-09-22T12:23:00Z" w16du:dateUtc="2026-09-22T16:23:00Z"/>
                <w:rFonts w:ascii="Times New Roman" w:hAnsi="Times New Roman"/>
                <w:lang w:eastAsia="it-IT"/>
              </w:rPr>
            </w:pPr>
            <w:del w:id="218" w:author="msi" w:date="2026-09-22T12:23:00Z" w16du:dateUtc="2026-09-22T16:23:00Z">
              <w:r w:rsidRPr="003608E1">
                <w:rPr>
                  <w:rFonts w:ascii="Times New Roman" w:hAnsi="Times New Roman"/>
                  <w:lang w:eastAsia="it-IT"/>
                </w:rPr>
                <w:delText xml:space="preserve">□  </w:delText>
              </w:r>
              <w:r>
                <w:rPr>
                  <w:rFonts w:ascii="Times New Roman" w:hAnsi="Times New Roman"/>
                  <w:lang w:eastAsia="it-IT"/>
                </w:rPr>
                <w:delText>creare dialogo con l’esterno</w:delText>
              </w:r>
              <w:r w:rsidRPr="003608E1">
                <w:rPr>
                  <w:rFonts w:ascii="Times New Roman" w:hAnsi="Times New Roman"/>
                  <w:lang w:eastAsia="it-IT"/>
                </w:rPr>
                <w:delText xml:space="preserve"> ……….………..</w:delText>
              </w:r>
            </w:del>
          </w:p>
          <w:p w14:paraId="17745262" w14:textId="77777777" w:rsidR="004C01AB" w:rsidRDefault="004C01AB" w:rsidP="009B3160">
            <w:pPr>
              <w:rPr>
                <w:del w:id="219" w:author="msi" w:date="2026-09-22T12:23:00Z" w16du:dateUtc="2026-09-22T16:23:00Z"/>
                <w:rFonts w:ascii="Times New Roman" w:hAnsi="Times New Roman"/>
                <w:i/>
                <w:lang w:eastAsia="it-IT"/>
              </w:rPr>
            </w:pPr>
            <w:del w:id="220" w:author="msi" w:date="2026-09-22T12:23:00Z" w16du:dateUtc="2026-09-22T16:23:00Z">
              <w:r w:rsidRPr="003608E1">
                <w:rPr>
                  <w:rFonts w:ascii="Times New Roman" w:hAnsi="Times New Roman"/>
                  <w:lang w:eastAsia="it-IT"/>
                </w:rPr>
                <w:delText>…………………………………................……..</w:delText>
              </w:r>
              <w:r w:rsidRPr="003608E1">
                <w:rPr>
                  <w:rFonts w:ascii="Times New Roman" w:hAnsi="Times New Roman"/>
                  <w:i/>
                  <w:lang w:eastAsia="it-IT"/>
                </w:rPr>
                <w:delText>(indicare</w:delText>
              </w:r>
              <w:r>
                <w:rPr>
                  <w:rFonts w:ascii="Times New Roman" w:hAnsi="Times New Roman"/>
                  <w:i/>
                  <w:lang w:eastAsia="it-IT"/>
                </w:rPr>
                <w:delText xml:space="preserve"> con</w:delText>
              </w:r>
              <w:r w:rsidRPr="003608E1">
                <w:rPr>
                  <w:rFonts w:ascii="Times New Roman" w:hAnsi="Times New Roman"/>
                  <w:i/>
                  <w:lang w:eastAsia="it-IT"/>
                </w:rPr>
                <w:delText xml:space="preserve"> quali</w:delText>
              </w:r>
              <w:r>
                <w:rPr>
                  <w:rFonts w:ascii="Times New Roman" w:hAnsi="Times New Roman"/>
                  <w:i/>
                  <w:lang w:eastAsia="it-IT"/>
                </w:rPr>
                <w:delText xml:space="preserve"> modalità)</w:delText>
              </w:r>
            </w:del>
          </w:p>
          <w:p w14:paraId="648932B2" w14:textId="77777777" w:rsidR="004C01AB" w:rsidRPr="003608E1" w:rsidRDefault="004C01AB" w:rsidP="009B3160">
            <w:pPr>
              <w:rPr>
                <w:del w:id="221" w:author="msi" w:date="2026-09-22T12:23:00Z" w16du:dateUtc="2026-09-22T16:23:00Z"/>
                <w:rFonts w:ascii="Times New Roman" w:hAnsi="Times New Roman"/>
                <w:lang w:eastAsia="it-IT"/>
              </w:rPr>
            </w:pPr>
            <w:del w:id="222" w:author="msi" w:date="2026-09-22T12:23:00Z" w16du:dateUtc="2026-09-22T16:23:00Z">
              <w:r w:rsidRPr="003608E1">
                <w:rPr>
                  <w:rFonts w:ascii="Times New Roman" w:hAnsi="Times New Roman"/>
                  <w:lang w:eastAsia="it-IT"/>
                </w:rPr>
                <w:delText xml:space="preserve">□  </w:delText>
              </w:r>
              <w:r>
                <w:rPr>
                  <w:rFonts w:ascii="Times New Roman" w:hAnsi="Times New Roman"/>
                  <w:lang w:eastAsia="it-IT"/>
                </w:rPr>
                <w:delText>instaurare rapporto di fiducia con l’esterno</w:delText>
              </w:r>
              <w:r w:rsidRPr="003608E1">
                <w:rPr>
                  <w:rFonts w:ascii="Times New Roman" w:hAnsi="Times New Roman"/>
                  <w:lang w:eastAsia="it-IT"/>
                </w:rPr>
                <w:delText xml:space="preserve"> ……….………..</w:delText>
              </w:r>
            </w:del>
          </w:p>
          <w:p w14:paraId="7E6AC03C" w14:textId="77777777" w:rsidR="004C01AB" w:rsidRDefault="004C01AB" w:rsidP="009B3160">
            <w:pPr>
              <w:rPr>
                <w:del w:id="223" w:author="msi" w:date="2026-09-22T12:23:00Z" w16du:dateUtc="2026-09-22T16:23:00Z"/>
                <w:rFonts w:ascii="Times New Roman" w:hAnsi="Times New Roman"/>
                <w:i/>
                <w:lang w:eastAsia="it-IT"/>
              </w:rPr>
            </w:pPr>
            <w:del w:id="224" w:author="msi" w:date="2026-09-22T12:23:00Z" w16du:dateUtc="2026-09-22T16:23:00Z">
              <w:r w:rsidRPr="003608E1">
                <w:rPr>
                  <w:rFonts w:ascii="Times New Roman" w:hAnsi="Times New Roman"/>
                  <w:lang w:eastAsia="it-IT"/>
                </w:rPr>
                <w:delText>…………………………………................……..</w:delText>
              </w:r>
              <w:r w:rsidRPr="003608E1">
                <w:rPr>
                  <w:rFonts w:ascii="Times New Roman" w:hAnsi="Times New Roman"/>
                  <w:i/>
                  <w:lang w:eastAsia="it-IT"/>
                </w:rPr>
                <w:delText>(indicare</w:delText>
              </w:r>
              <w:r>
                <w:rPr>
                  <w:rFonts w:ascii="Times New Roman" w:hAnsi="Times New Roman"/>
                  <w:i/>
                  <w:lang w:eastAsia="it-IT"/>
                </w:rPr>
                <w:delText xml:space="preserve"> attraverso quali attività)</w:delText>
              </w:r>
            </w:del>
          </w:p>
          <w:p w14:paraId="605DBB60" w14:textId="77777777" w:rsidR="004C01AB" w:rsidRPr="00167FDD" w:rsidRDefault="004C01AB" w:rsidP="009B3160">
            <w:pPr>
              <w:rPr>
                <w:del w:id="225" w:author="msi" w:date="2026-09-22T12:23:00Z" w16du:dateUtc="2026-09-22T16:23:00Z"/>
                <w:rFonts w:ascii="Times New Roman" w:hAnsi="Times New Roman"/>
                <w:lang w:eastAsia="it-IT"/>
              </w:rPr>
            </w:pPr>
          </w:p>
        </w:tc>
      </w:tr>
      <w:tr w:rsidR="004C01AB" w:rsidRPr="00167FDD" w14:paraId="5C50FAC8" w14:textId="77777777" w:rsidTr="00167FDD">
        <w:trPr>
          <w:del w:id="226" w:author="msi" w:date="2026-09-22T12:23:00Z" w16du:dateUtc="2026-09-22T16:23:00Z"/>
        </w:trPr>
        <w:tc>
          <w:tcPr>
            <w:tcW w:w="4219" w:type="dxa"/>
          </w:tcPr>
          <w:p w14:paraId="631440B3" w14:textId="77777777" w:rsidR="004C01AB" w:rsidRPr="00167FDD" w:rsidRDefault="004C01AB" w:rsidP="00167FDD">
            <w:pPr>
              <w:rPr>
                <w:del w:id="227" w:author="msi" w:date="2026-09-22T12:23:00Z" w16du:dateUtc="2026-09-22T16:23:00Z"/>
                <w:rFonts w:ascii="Times New Roman" w:hAnsi="Times New Roman"/>
                <w:lang w:eastAsia="it-IT"/>
              </w:rPr>
            </w:pPr>
            <w:del w:id="228" w:author="msi" w:date="2026-09-22T12:23:00Z" w16du:dateUtc="2026-09-22T16:23:00Z">
              <w:r>
                <w:rPr>
                  <w:rFonts w:ascii="Times New Roman" w:hAnsi="Times New Roman"/>
                  <w:lang w:eastAsia="it-IT"/>
                </w:rPr>
                <w:delText>Individuazione attività/aree  a rischio corruzione</w:delText>
              </w:r>
            </w:del>
          </w:p>
        </w:tc>
        <w:tc>
          <w:tcPr>
            <w:tcW w:w="5954" w:type="dxa"/>
          </w:tcPr>
          <w:p w14:paraId="1B02FA82" w14:textId="77777777" w:rsidR="004C01AB" w:rsidRPr="00167FDD" w:rsidRDefault="004C01AB" w:rsidP="00167FDD">
            <w:pPr>
              <w:rPr>
                <w:del w:id="229" w:author="msi" w:date="2026-09-22T12:23:00Z" w16du:dateUtc="2026-09-22T16:23:00Z"/>
                <w:rFonts w:ascii="Times New Roman" w:hAnsi="Times New Roman"/>
                <w:lang w:eastAsia="it-IT"/>
              </w:rPr>
            </w:pPr>
            <w:del w:id="230" w:author="msi" w:date="2026-09-22T12:23:00Z" w16du:dateUtc="2026-09-22T16:23:00Z">
              <w:r>
                <w:rPr>
                  <w:rFonts w:ascii="Times New Roman" w:hAnsi="Times New Roman"/>
                  <w:lang w:eastAsia="it-IT"/>
                </w:rPr>
                <w:delText>(</w:delText>
              </w:r>
              <w:r w:rsidRPr="00AB27ED">
                <w:rPr>
                  <w:rFonts w:ascii="Times New Roman" w:hAnsi="Times New Roman"/>
                  <w:i/>
                  <w:lang w:eastAsia="it-IT"/>
                </w:rPr>
                <w:delText>Individuare quali attività/aree sono a rischio corruzione oltre quelle già de</w:delText>
              </w:r>
              <w:r>
                <w:rPr>
                  <w:rFonts w:ascii="Times New Roman" w:hAnsi="Times New Roman"/>
                  <w:i/>
                  <w:lang w:eastAsia="it-IT"/>
                </w:rPr>
                <w:delText>finite dalla legge n. 190/2012 -</w:delText>
              </w:r>
              <w:r w:rsidRPr="00AB27ED">
                <w:rPr>
                  <w:rFonts w:ascii="Times New Roman" w:hAnsi="Times New Roman"/>
                  <w:i/>
                  <w:lang w:eastAsia="it-IT"/>
                </w:rPr>
                <w:delText>art. 1 comma 16</w:delText>
              </w:r>
              <w:r>
                <w:rPr>
                  <w:rFonts w:ascii="Times New Roman" w:hAnsi="Times New Roman"/>
                  <w:i/>
                  <w:lang w:eastAsia="it-IT"/>
                </w:rPr>
                <w:delText xml:space="preserve">- </w:delText>
              </w:r>
              <w:r w:rsidRPr="00AB27ED">
                <w:rPr>
                  <w:rFonts w:ascii="Times New Roman" w:hAnsi="Times New Roman"/>
                  <w:i/>
                  <w:lang w:eastAsia="it-IT"/>
                </w:rPr>
                <w:delText xml:space="preserve"> e applicabili all’università</w:delText>
              </w:r>
              <w:r>
                <w:rPr>
                  <w:rFonts w:ascii="Times New Roman" w:hAnsi="Times New Roman"/>
                  <w:lang w:eastAsia="it-IT"/>
                </w:rPr>
                <w:delText>)</w:delText>
              </w:r>
            </w:del>
          </w:p>
        </w:tc>
      </w:tr>
      <w:tr w:rsidR="004C01AB" w:rsidRPr="00167FDD" w14:paraId="6C1E1F18" w14:textId="77777777" w:rsidTr="00167FDD">
        <w:trPr>
          <w:del w:id="231" w:author="msi" w:date="2026-09-22T12:23:00Z" w16du:dateUtc="2026-09-22T16:23:00Z"/>
        </w:trPr>
        <w:tc>
          <w:tcPr>
            <w:tcW w:w="4219" w:type="dxa"/>
          </w:tcPr>
          <w:p w14:paraId="29B1B548" w14:textId="77777777" w:rsidR="004C01AB" w:rsidRPr="00167FDD" w:rsidRDefault="004C01AB" w:rsidP="00167FDD">
            <w:pPr>
              <w:rPr>
                <w:del w:id="232" w:author="msi" w:date="2026-09-22T12:23:00Z" w16du:dateUtc="2026-09-22T16:23:00Z"/>
                <w:rFonts w:ascii="Times New Roman" w:hAnsi="Times New Roman"/>
                <w:lang w:eastAsia="it-IT"/>
              </w:rPr>
            </w:pPr>
            <w:del w:id="233" w:author="msi" w:date="2026-09-22T12:23:00Z" w16du:dateUtc="2026-09-22T16:23:00Z">
              <w:r>
                <w:rPr>
                  <w:rFonts w:ascii="Times New Roman" w:hAnsi="Times New Roman"/>
                  <w:lang w:eastAsia="it-IT"/>
                </w:rPr>
                <w:delText>Misure di prevenzione</w:delText>
              </w:r>
            </w:del>
          </w:p>
        </w:tc>
        <w:tc>
          <w:tcPr>
            <w:tcW w:w="5954" w:type="dxa"/>
          </w:tcPr>
          <w:p w14:paraId="218450D7" w14:textId="77777777" w:rsidR="004C01AB" w:rsidRPr="00167FDD" w:rsidRDefault="004C01AB" w:rsidP="00167FDD">
            <w:pPr>
              <w:rPr>
                <w:del w:id="234" w:author="msi" w:date="2026-09-22T12:23:00Z" w16du:dateUtc="2026-09-22T16:23:00Z"/>
                <w:rFonts w:ascii="Times New Roman" w:hAnsi="Times New Roman"/>
                <w:lang w:eastAsia="it-IT"/>
              </w:rPr>
            </w:pPr>
            <w:del w:id="235" w:author="msi" w:date="2026-09-22T12:23:00Z" w16du:dateUtc="2026-09-22T16:23:00Z">
              <w:r>
                <w:rPr>
                  <w:rFonts w:ascii="Times New Roman" w:hAnsi="Times New Roman"/>
                  <w:lang w:eastAsia="it-IT"/>
                </w:rPr>
                <w:delText>(</w:delText>
              </w:r>
              <w:r w:rsidRPr="00AB27ED">
                <w:rPr>
                  <w:rFonts w:ascii="Times New Roman" w:hAnsi="Times New Roman"/>
                  <w:i/>
                  <w:lang w:eastAsia="it-IT"/>
                </w:rPr>
                <w:delText>Indicare le misure che si ritiene debbano essere poste in essere per ridurre il rischio corruzione</w:delText>
              </w:r>
              <w:r>
                <w:rPr>
                  <w:rFonts w:ascii="Times New Roman" w:hAnsi="Times New Roman"/>
                  <w:lang w:eastAsia="it-IT"/>
                </w:rPr>
                <w:delText>)</w:delText>
              </w:r>
            </w:del>
          </w:p>
        </w:tc>
      </w:tr>
      <w:tr w:rsidR="004C01AB" w:rsidRPr="00167FDD" w14:paraId="526B0D9F" w14:textId="77777777" w:rsidTr="00167FDD">
        <w:trPr>
          <w:trHeight w:val="287"/>
          <w:del w:id="236" w:author="msi" w:date="2026-09-22T12:23:00Z" w16du:dateUtc="2026-09-22T16:23:00Z"/>
        </w:trPr>
        <w:tc>
          <w:tcPr>
            <w:tcW w:w="4219" w:type="dxa"/>
          </w:tcPr>
          <w:p w14:paraId="5A9BD780" w14:textId="77777777" w:rsidR="004C01AB" w:rsidRPr="00167FDD" w:rsidRDefault="004C01AB" w:rsidP="00167FDD">
            <w:pPr>
              <w:rPr>
                <w:del w:id="237" w:author="msi" w:date="2026-09-22T12:23:00Z" w16du:dateUtc="2026-09-22T16:23:00Z"/>
                <w:rFonts w:ascii="Times New Roman" w:hAnsi="Times New Roman"/>
                <w:lang w:eastAsia="it-IT"/>
              </w:rPr>
            </w:pPr>
            <w:del w:id="238" w:author="msi" w:date="2026-09-22T12:23:00Z" w16du:dateUtc="2026-09-22T16:23:00Z">
              <w:r>
                <w:rPr>
                  <w:rFonts w:ascii="Times New Roman" w:hAnsi="Times New Roman"/>
                  <w:lang w:eastAsia="it-IT"/>
                </w:rPr>
                <w:delText xml:space="preserve">Tutela del Whistleblower </w:delText>
              </w:r>
            </w:del>
          </w:p>
        </w:tc>
        <w:tc>
          <w:tcPr>
            <w:tcW w:w="5954" w:type="dxa"/>
          </w:tcPr>
          <w:p w14:paraId="27A7260A" w14:textId="77777777" w:rsidR="004C01AB" w:rsidRPr="00167FDD" w:rsidRDefault="004C01AB" w:rsidP="00167FDD">
            <w:pPr>
              <w:rPr>
                <w:del w:id="239" w:author="msi" w:date="2026-09-22T12:23:00Z" w16du:dateUtc="2026-09-22T16:23:00Z"/>
                <w:rFonts w:ascii="Times New Roman" w:hAnsi="Times New Roman"/>
                <w:lang w:eastAsia="it-IT"/>
              </w:rPr>
            </w:pPr>
            <w:del w:id="240" w:author="msi" w:date="2026-09-22T12:23:00Z" w16du:dateUtc="2026-09-22T16:23:00Z">
              <w:r>
                <w:rPr>
                  <w:rFonts w:ascii="Times New Roman" w:hAnsi="Times New Roman"/>
                  <w:lang w:eastAsia="it-IT"/>
                </w:rPr>
                <w:delText>(</w:delText>
              </w:r>
              <w:r w:rsidRPr="00567418">
                <w:rPr>
                  <w:rFonts w:ascii="Times New Roman" w:hAnsi="Times New Roman"/>
                  <w:i/>
                  <w:lang w:eastAsia="it-IT"/>
                </w:rPr>
                <w:delText>indicare quali misure adottare per garantire tutela al dipendente che segnala illeciti</w:delText>
              </w:r>
              <w:r>
                <w:rPr>
                  <w:rFonts w:ascii="Times New Roman" w:hAnsi="Times New Roman"/>
                  <w:lang w:eastAsia="it-IT"/>
                </w:rPr>
                <w:delText>)</w:delText>
              </w:r>
            </w:del>
          </w:p>
        </w:tc>
      </w:tr>
      <w:tr w:rsidR="004C01AB" w:rsidRPr="00167FDD" w14:paraId="1B8EF92F" w14:textId="77777777" w:rsidTr="00167FDD">
        <w:trPr>
          <w:trHeight w:val="287"/>
          <w:del w:id="241" w:author="msi" w:date="2026-09-22T12:23:00Z" w16du:dateUtc="2026-09-22T16:23:00Z"/>
        </w:trPr>
        <w:tc>
          <w:tcPr>
            <w:tcW w:w="4219" w:type="dxa"/>
          </w:tcPr>
          <w:p w14:paraId="6FF66B3E" w14:textId="77777777" w:rsidR="004C01AB" w:rsidRPr="003608E1" w:rsidRDefault="004C01AB" w:rsidP="0062071C">
            <w:pPr>
              <w:rPr>
                <w:del w:id="242" w:author="msi" w:date="2026-09-22T12:23:00Z" w16du:dateUtc="2026-09-22T16:23:00Z"/>
                <w:rFonts w:ascii="Times New Roman" w:hAnsi="Times New Roman"/>
                <w:lang w:eastAsia="it-IT"/>
              </w:rPr>
            </w:pPr>
            <w:del w:id="243" w:author="msi" w:date="2026-09-22T12:23:00Z" w16du:dateUtc="2026-09-22T16:23:00Z">
              <w:r w:rsidRPr="003608E1">
                <w:rPr>
                  <w:rFonts w:ascii="Times New Roman" w:hAnsi="Times New Roman"/>
                  <w:lang w:eastAsia="it-IT"/>
                </w:rPr>
                <w:delText>Altro………………………………………</w:delText>
              </w:r>
            </w:del>
          </w:p>
          <w:p w14:paraId="5B7D2B99" w14:textId="77777777" w:rsidR="004C01AB" w:rsidRPr="003608E1" w:rsidRDefault="004C01AB" w:rsidP="0062071C">
            <w:pPr>
              <w:rPr>
                <w:del w:id="244" w:author="msi" w:date="2026-09-22T12:23:00Z" w16du:dateUtc="2026-09-22T16:23:00Z"/>
                <w:rFonts w:ascii="Times New Roman" w:hAnsi="Times New Roman"/>
                <w:lang w:eastAsia="it-IT"/>
              </w:rPr>
            </w:pPr>
            <w:del w:id="245" w:author="msi" w:date="2026-09-22T12:23:00Z" w16du:dateUtc="2026-09-22T16:23:00Z">
              <w:r w:rsidRPr="003608E1">
                <w:rPr>
                  <w:rFonts w:ascii="Times New Roman" w:hAnsi="Times New Roman"/>
                  <w:lang w:eastAsia="it-IT"/>
                </w:rPr>
                <w:delText>…………………………………………….</w:delText>
              </w:r>
            </w:del>
          </w:p>
        </w:tc>
        <w:tc>
          <w:tcPr>
            <w:tcW w:w="5954" w:type="dxa"/>
          </w:tcPr>
          <w:p w14:paraId="6BFE7302" w14:textId="77777777" w:rsidR="004C01AB" w:rsidRPr="003608E1" w:rsidRDefault="004C01AB" w:rsidP="0062071C">
            <w:pPr>
              <w:rPr>
                <w:del w:id="246" w:author="msi" w:date="2026-09-22T12:23:00Z" w16du:dateUtc="2026-09-22T16:23:00Z"/>
                <w:rFonts w:ascii="Times New Roman" w:hAnsi="Times New Roman"/>
                <w:lang w:eastAsia="it-IT"/>
              </w:rPr>
            </w:pPr>
            <w:del w:id="247" w:author="msi" w:date="2026-09-22T12:23:00Z" w16du:dateUtc="2026-09-22T16:23:00Z">
              <w:r w:rsidRPr="003608E1">
                <w:rPr>
                  <w:rFonts w:ascii="Times New Roman" w:hAnsi="Times New Roman"/>
                  <w:lang w:eastAsia="it-IT"/>
                </w:rPr>
                <w:delText>……………………………………………………………..</w:delText>
              </w:r>
            </w:del>
          </w:p>
        </w:tc>
      </w:tr>
    </w:tbl>
    <w:p w14:paraId="56FA314D" w14:textId="77777777" w:rsidR="004C01AB" w:rsidRDefault="004C01AB" w:rsidP="00214134">
      <w:pPr>
        <w:spacing w:line="360" w:lineRule="auto"/>
        <w:rPr>
          <w:del w:id="248" w:author="msi" w:date="2026-09-22T12:23:00Z" w16du:dateUtc="2026-09-22T16:23:00Z"/>
          <w:rFonts w:ascii="Times New Roman" w:hAnsi="Times New Roman"/>
        </w:rPr>
      </w:pPr>
    </w:p>
    <w:p w14:paraId="57423DC6" w14:textId="77777777" w:rsidR="004C01AB" w:rsidRDefault="004C01AB" w:rsidP="00214134">
      <w:pPr>
        <w:spacing w:line="360" w:lineRule="auto"/>
        <w:rPr>
          <w:del w:id="249" w:author="msi" w:date="2026-09-22T12:23:00Z" w16du:dateUtc="2026-09-22T16:23:00Z"/>
          <w:rFonts w:ascii="Times New Roman" w:hAnsi="Times New Roman"/>
        </w:rPr>
      </w:pPr>
    </w:p>
    <w:p w14:paraId="2348B6DD" w14:textId="77777777" w:rsidR="004C01AB" w:rsidRDefault="004C01AB" w:rsidP="00214134">
      <w:pPr>
        <w:spacing w:line="360" w:lineRule="auto"/>
        <w:rPr>
          <w:del w:id="250" w:author="msi" w:date="2026-09-22T12:23:00Z" w16du:dateUtc="2026-09-22T16:23:00Z"/>
          <w:rFonts w:ascii="Times New Roman" w:hAnsi="Times New Roman"/>
        </w:rPr>
      </w:pPr>
    </w:p>
    <w:p w14:paraId="379BFF46" w14:textId="77777777" w:rsidR="004C01AB" w:rsidRDefault="004C01AB" w:rsidP="00214134">
      <w:pPr>
        <w:spacing w:line="360" w:lineRule="auto"/>
        <w:rPr>
          <w:del w:id="251" w:author="msi" w:date="2026-09-22T12:23:00Z" w16du:dateUtc="2026-09-22T16:23:00Z"/>
          <w:rFonts w:ascii="Times New Roman" w:hAnsi="Times New Roman"/>
        </w:rPr>
      </w:pPr>
      <w:del w:id="252" w:author="msi" w:date="2026-09-22T12:23:00Z" w16du:dateUtc="2026-09-22T16:23:00Z">
        <w:r>
          <w:rPr>
            <w:rFonts w:ascii="Times New Roman" w:hAnsi="Times New Roman"/>
          </w:rPr>
          <w:delText>Data …………………………</w:delText>
        </w:r>
        <w:r>
          <w:rPr>
            <w:rFonts w:ascii="Times New Roman" w:hAnsi="Times New Roman"/>
          </w:rPr>
          <w:tab/>
        </w:r>
        <w:r>
          <w:rPr>
            <w:rFonts w:ascii="Times New Roman" w:hAnsi="Times New Roman"/>
          </w:rPr>
          <w:tab/>
        </w:r>
        <w:r>
          <w:rPr>
            <w:rFonts w:ascii="Times New Roman" w:hAnsi="Times New Roman"/>
          </w:rPr>
          <w:tab/>
        </w:r>
        <w:r>
          <w:rPr>
            <w:rFonts w:ascii="Times New Roman" w:hAnsi="Times New Roman"/>
          </w:rPr>
          <w:tab/>
          <w:delText xml:space="preserve">      </w:delText>
        </w:r>
        <w:r>
          <w:rPr>
            <w:rFonts w:ascii="Times New Roman" w:hAnsi="Times New Roman"/>
          </w:rPr>
          <w:tab/>
        </w:r>
        <w:r>
          <w:rPr>
            <w:rFonts w:ascii="Times New Roman" w:hAnsi="Times New Roman"/>
          </w:rPr>
          <w:tab/>
          <w:delText xml:space="preserve">               Firma</w:delText>
        </w:r>
      </w:del>
    </w:p>
    <w:p w14:paraId="769CE2BD" w14:textId="77777777" w:rsidR="004C01AB" w:rsidRDefault="004C01AB">
      <w:pPr>
        <w:rPr>
          <w:rPrChange w:id="253" w:author="msi" w:date="2026-09-22T12:23:00Z" w16du:dateUtc="2026-09-22T16:23:00Z">
            <w:rPr>
              <w:rFonts w:ascii="Times New Roman" w:hAnsi="Times New Roman"/>
              <w:sz w:val="16"/>
              <w:szCs w:val="16"/>
            </w:rPr>
          </w:rPrChange>
        </w:rPr>
        <w:pPrChange w:id="254" w:author="msi" w:date="2026-09-22T12:23:00Z" w16du:dateUtc="2026-09-22T16:23:00Z">
          <w:pPr>
            <w:spacing w:before="0" w:beforeAutospacing="0" w:after="0" w:afterAutospacing="0" w:line="360" w:lineRule="auto"/>
            <w:ind w:left="0" w:firstLine="0"/>
          </w:pPr>
        </w:pPrChange>
      </w:pPr>
      <w:del w:id="255" w:author="msi" w:date="2026-09-22T12:23:00Z" w16du:dateUtc="2026-09-22T16:23:00Z">
        <w:r w:rsidRPr="007C25DB">
          <w:rPr>
            <w:rFonts w:ascii="Times New Roman" w:hAnsi="Times New Roman"/>
            <w:sz w:val="16"/>
            <w:szCs w:val="16"/>
          </w:rPr>
          <w:tab/>
        </w:r>
        <w:r w:rsidRPr="007C25DB">
          <w:rPr>
            <w:rFonts w:ascii="Times New Roman" w:hAnsi="Times New Roman"/>
            <w:sz w:val="16"/>
            <w:szCs w:val="16"/>
          </w:rPr>
          <w:tab/>
        </w:r>
        <w:r w:rsidRPr="007C25DB">
          <w:rPr>
            <w:rFonts w:ascii="Times New Roman" w:hAnsi="Times New Roman"/>
            <w:sz w:val="16"/>
            <w:szCs w:val="16"/>
          </w:rPr>
          <w:tab/>
        </w:r>
        <w:r w:rsidRPr="007C25DB">
          <w:rPr>
            <w:rFonts w:ascii="Times New Roman" w:hAnsi="Times New Roman"/>
            <w:sz w:val="16"/>
            <w:szCs w:val="16"/>
          </w:rPr>
          <w:tab/>
        </w:r>
        <w:r w:rsidRPr="007C25DB">
          <w:rPr>
            <w:rFonts w:ascii="Times New Roman" w:hAnsi="Times New Roman"/>
            <w:sz w:val="16"/>
            <w:szCs w:val="16"/>
          </w:rPr>
          <w:tab/>
        </w:r>
        <w:r w:rsidRPr="007C25DB">
          <w:rPr>
            <w:rFonts w:ascii="Times New Roman" w:hAnsi="Times New Roman"/>
            <w:sz w:val="16"/>
            <w:szCs w:val="16"/>
          </w:rPr>
          <w:tab/>
        </w:r>
        <w:r w:rsidRPr="007C25DB">
          <w:rPr>
            <w:rFonts w:ascii="Times New Roman" w:hAnsi="Times New Roman"/>
            <w:sz w:val="16"/>
            <w:szCs w:val="16"/>
          </w:rPr>
          <w:tab/>
        </w:r>
        <w:r w:rsidRPr="007C25DB">
          <w:rPr>
            <w:rFonts w:ascii="Times New Roman" w:hAnsi="Times New Roman"/>
            <w:sz w:val="16"/>
            <w:szCs w:val="16"/>
          </w:rPr>
          <w:tab/>
        </w:r>
        <w:r w:rsidRPr="007C25DB">
          <w:rPr>
            <w:rFonts w:ascii="Times New Roman" w:hAnsi="Times New Roman"/>
            <w:sz w:val="16"/>
            <w:szCs w:val="16"/>
          </w:rPr>
          <w:tab/>
          <w:delText>……………</w:delText>
        </w:r>
        <w:r>
          <w:rPr>
            <w:rFonts w:ascii="Times New Roman" w:hAnsi="Times New Roman"/>
            <w:sz w:val="16"/>
            <w:szCs w:val="16"/>
          </w:rPr>
          <w:delText>……..</w:delText>
        </w:r>
        <w:r w:rsidRPr="007C25DB">
          <w:rPr>
            <w:rFonts w:ascii="Times New Roman" w:hAnsi="Times New Roman"/>
            <w:sz w:val="16"/>
            <w:szCs w:val="16"/>
          </w:rPr>
          <w:delText>………………..</w:delText>
        </w:r>
      </w:del>
    </w:p>
    <w:sectPr w:rsidR="004C01AB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  <w:sectPrChange w:id="262" w:author="msi" w:date="2026-09-22T12:23:00Z" w16du:dateUtc="2026-09-22T16:23:00Z">
        <w:sectPr w:rsidR="004C01AB">
          <w:pgMar w:top="1417" w:right="991" w:bottom="1134" w:left="1134" w:header="708" w:footer="708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74B5E8E" w14:textId="77777777" w:rsidR="0089513D" w:rsidRDefault="0089513D" w:rsidP="00367746">
      <w:pPr>
        <w:pPrChange w:id="9" w:author="msi" w:date="2026-09-22T12:23:00Z" w16du:dateUtc="2026-09-22T16:23:00Z">
          <w:pPr>
            <w:spacing w:before="0" w:after="0"/>
          </w:pPr>
        </w:pPrChange>
      </w:pPr>
      <w:r>
        <w:separator/>
      </w:r>
    </w:p>
  </w:endnote>
  <w:endnote w:type="continuationSeparator" w:id="0">
    <w:p w14:paraId="7D7F52C4" w14:textId="77777777" w:rsidR="0089513D" w:rsidRDefault="0089513D" w:rsidP="00367746">
      <w:pPr>
        <w:pPrChange w:id="10" w:author="msi" w:date="2026-09-22T12:23:00Z" w16du:dateUtc="2026-09-22T16:23:00Z">
          <w:pPr>
            <w:spacing w:before="0" w:after="0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08A75B" w14:textId="77777777" w:rsidR="004C01AB" w:rsidRDefault="004C01AB" w:rsidP="00167FDD">
    <w:pPr>
      <w:pStyle w:val="HTMLPreformatted"/>
      <w:jc w:val="center"/>
      <w:rPr>
        <w:del w:id="259" w:author="msi" w:date="2026-09-22T12:23:00Z" w16du:dateUtc="2026-09-22T16:23:00Z"/>
      </w:rPr>
    </w:pPr>
    <w:del w:id="260" w:author="msi" w:date="2026-09-22T12:23:00Z" w16du:dateUtc="2026-09-22T16:23:00Z">
      <w:r>
        <w:delText xml:space="preserve">                                                                                </w:delText>
      </w:r>
    </w:del>
  </w:p>
  <w:p w14:paraId="61091A09" w14:textId="77777777" w:rsidR="004C01AB" w:rsidRDefault="004C01AB">
    <w:pPr>
      <w:pStyle w:val="HTMLPreformattedChar"/>
      <w:pPrChange w:id="261" w:author="msi" w:date="2026-09-22T12:23:00Z" w16du:dateUtc="2026-09-22T16:23:00Z">
        <w:pPr>
          <w:pStyle w:val="Footer"/>
          <w:jc w:val="cen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F35B51D" w14:textId="77777777" w:rsidR="0089513D" w:rsidRDefault="0089513D" w:rsidP="00367746">
      <w:pPr>
        <w:pPrChange w:id="7" w:author="msi" w:date="2026-09-22T12:23:00Z" w16du:dateUtc="2026-09-22T16:23:00Z">
          <w:pPr>
            <w:spacing w:before="0" w:after="0"/>
          </w:pPr>
        </w:pPrChange>
      </w:pPr>
      <w:r>
        <w:separator/>
      </w:r>
    </w:p>
  </w:footnote>
  <w:footnote w:type="continuationSeparator" w:id="0">
    <w:p w14:paraId="73587B9A" w14:textId="77777777" w:rsidR="0089513D" w:rsidRDefault="0089513D" w:rsidP="00367746">
      <w:pPr>
        <w:pPrChange w:id="8" w:author="msi" w:date="2026-09-22T12:23:00Z" w16du:dateUtc="2026-09-22T16:23:00Z">
          <w:pPr>
            <w:spacing w:before="0" w:after="0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B36358" w14:textId="77777777" w:rsidR="004C01AB" w:rsidRDefault="004C01AB">
    <w:pPr>
      <w:pStyle w:val="FooterChar"/>
      <w:rPr>
        <w:rPrChange w:id="256" w:author="msi" w:date="2026-09-22T12:23:00Z" w16du:dateUtc="2026-09-22T16:23:00Z">
          <w:rPr>
            <w:b/>
            <w:sz w:val="22"/>
            <w:szCs w:val="22"/>
          </w:rPr>
        </w:rPrChange>
      </w:rPr>
      <w:pPrChange w:id="257" w:author="msi" w:date="2026-09-22T12:23:00Z" w16du:dateUtc="2026-09-22T16:23:00Z">
        <w:pPr>
          <w:pStyle w:val="HTMLPreformatted"/>
          <w:jc w:val="right"/>
        </w:pPr>
      </w:pPrChange>
    </w:pPr>
    <w:del w:id="258" w:author="msi" w:date="2026-09-22T12:23:00Z" w16du:dateUtc="2026-09-22T16:23:00Z">
      <w:r w:rsidRPr="00AB27ED">
        <w:rPr>
          <w:rFonts w:ascii="Times New Roman" w:hAnsi="Times New Roman"/>
          <w:b/>
          <w:sz w:val="22"/>
          <w:szCs w:val="22"/>
        </w:rPr>
        <w:delText xml:space="preserve">Allegato 1 </w:delText>
      </w:r>
      <w:r w:rsidRPr="00AB27ED">
        <w:rPr>
          <w:rFonts w:ascii="Times New Roman" w:hAnsi="Times New Roman"/>
          <w:b/>
          <w:sz w:val="22"/>
          <w:szCs w:val="22"/>
        </w:rPr>
        <w:tab/>
      </w:r>
      <w:r w:rsidRPr="00AB27ED">
        <w:rPr>
          <w:rFonts w:ascii="Times New Roman" w:hAnsi="Times New Roman"/>
          <w:b/>
          <w:sz w:val="22"/>
          <w:szCs w:val="22"/>
        </w:rPr>
        <w:tab/>
      </w:r>
      <w:r w:rsidRPr="00AB27ED">
        <w:rPr>
          <w:rFonts w:ascii="Times New Roman" w:hAnsi="Times New Roman"/>
          <w:b/>
          <w:sz w:val="22"/>
          <w:szCs w:val="22"/>
        </w:rPr>
        <w:tab/>
        <w:delText xml:space="preserve">da inviare all’indirizzo mail:  </w:delText>
      </w:r>
      <w:r>
        <w:fldChar w:fldCharType="begin"/>
      </w:r>
      <w:r>
        <w:delInstrText>HYPERLINK "mailto:pianoprevcorruzione@unisalento.it"</w:delInstrText>
      </w:r>
      <w:r>
        <w:fldChar w:fldCharType="separate"/>
      </w:r>
      <w:r w:rsidRPr="000428FF">
        <w:rPr>
          <w:rStyle w:val="Hyperlink"/>
          <w:rFonts w:ascii="Times New Roman" w:hAnsi="Times New Roman"/>
          <w:b/>
        </w:rPr>
        <w:delText>pianoprevcorruzione@unisalento.it</w:delText>
      </w:r>
      <w:r>
        <w:fldChar w:fldCharType="end"/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E24A32"/>
    <w:multiLevelType w:val="hybridMultilevel"/>
    <w:tmpl w:val="346C9512"/>
    <w:lvl w:ilvl="0" w:tplc="3E908672">
      <w:start w:val="1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4E46655"/>
    <w:multiLevelType w:val="hybridMultilevel"/>
    <w:tmpl w:val="389057B0"/>
    <w:lvl w:ilvl="0" w:tplc="290CFF3C">
      <w:start w:val="3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E8D10A2"/>
    <w:multiLevelType w:val="hybridMultilevel"/>
    <w:tmpl w:val="A3129C9C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EF161E"/>
    <w:multiLevelType w:val="hybridMultilevel"/>
    <w:tmpl w:val="87E2861A"/>
    <w:lvl w:ilvl="0" w:tplc="04100003">
      <w:start w:val="1"/>
      <w:numFmt w:val="bullet"/>
      <w:lvlText w:val="o"/>
      <w:lvlJc w:val="left"/>
      <w:pPr>
        <w:ind w:left="765" w:hanging="360"/>
      </w:pPr>
      <w:rPr>
        <w:rFonts w:ascii="Courier New" w:hAnsi="Courier New" w:hint="default"/>
      </w:rPr>
    </w:lvl>
    <w:lvl w:ilvl="1" w:tplc="041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" w15:restartNumberingAfterBreak="0">
    <w:nsid w:val="52A84FFA"/>
    <w:multiLevelType w:val="hybridMultilevel"/>
    <w:tmpl w:val="00D0649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F93534"/>
    <w:multiLevelType w:val="hybridMultilevel"/>
    <w:tmpl w:val="869A20CE"/>
    <w:lvl w:ilvl="0" w:tplc="0409000F">
      <w:start w:val="1"/>
      <w:numFmt w:val="decimal"/>
      <w:lvlText w:val="%1."/>
      <w:lvlJc w:val="left"/>
      <w:pPr>
        <w:ind w:left="1019" w:hanging="360"/>
      </w:pPr>
    </w:lvl>
    <w:lvl w:ilvl="1" w:tplc="04090019" w:tentative="1">
      <w:start w:val="1"/>
      <w:numFmt w:val="lowerLetter"/>
      <w:lvlText w:val="%2."/>
      <w:lvlJc w:val="left"/>
      <w:pPr>
        <w:ind w:left="1739" w:hanging="360"/>
      </w:pPr>
    </w:lvl>
    <w:lvl w:ilvl="2" w:tplc="0409001B" w:tentative="1">
      <w:start w:val="1"/>
      <w:numFmt w:val="lowerRoman"/>
      <w:lvlText w:val="%3."/>
      <w:lvlJc w:val="right"/>
      <w:pPr>
        <w:ind w:left="2459" w:hanging="180"/>
      </w:pPr>
    </w:lvl>
    <w:lvl w:ilvl="3" w:tplc="0409000F" w:tentative="1">
      <w:start w:val="1"/>
      <w:numFmt w:val="decimal"/>
      <w:lvlText w:val="%4."/>
      <w:lvlJc w:val="left"/>
      <w:pPr>
        <w:ind w:left="3179" w:hanging="360"/>
      </w:pPr>
    </w:lvl>
    <w:lvl w:ilvl="4" w:tplc="04090019" w:tentative="1">
      <w:start w:val="1"/>
      <w:numFmt w:val="lowerLetter"/>
      <w:lvlText w:val="%5."/>
      <w:lvlJc w:val="left"/>
      <w:pPr>
        <w:ind w:left="3899" w:hanging="360"/>
      </w:pPr>
    </w:lvl>
    <w:lvl w:ilvl="5" w:tplc="0409001B" w:tentative="1">
      <w:start w:val="1"/>
      <w:numFmt w:val="lowerRoman"/>
      <w:lvlText w:val="%6."/>
      <w:lvlJc w:val="right"/>
      <w:pPr>
        <w:ind w:left="4619" w:hanging="180"/>
      </w:pPr>
    </w:lvl>
    <w:lvl w:ilvl="6" w:tplc="0409000F" w:tentative="1">
      <w:start w:val="1"/>
      <w:numFmt w:val="decimal"/>
      <w:lvlText w:val="%7."/>
      <w:lvlJc w:val="left"/>
      <w:pPr>
        <w:ind w:left="5339" w:hanging="360"/>
      </w:pPr>
    </w:lvl>
    <w:lvl w:ilvl="7" w:tplc="04090019" w:tentative="1">
      <w:start w:val="1"/>
      <w:numFmt w:val="lowerLetter"/>
      <w:lvlText w:val="%8."/>
      <w:lvlJc w:val="left"/>
      <w:pPr>
        <w:ind w:left="6059" w:hanging="360"/>
      </w:pPr>
    </w:lvl>
    <w:lvl w:ilvl="8" w:tplc="0409001B" w:tentative="1">
      <w:start w:val="1"/>
      <w:numFmt w:val="lowerRoman"/>
      <w:lvlText w:val="%9."/>
      <w:lvlJc w:val="right"/>
      <w:pPr>
        <w:ind w:left="6779" w:hanging="180"/>
      </w:pPr>
    </w:lvl>
  </w:abstractNum>
  <w:abstractNum w:abstractNumId="6" w15:restartNumberingAfterBreak="0">
    <w:nsid w:val="707E55E2"/>
    <w:multiLevelType w:val="hybridMultilevel"/>
    <w:tmpl w:val="250A7E36"/>
    <w:lvl w:ilvl="0" w:tplc="3E90867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D2440A"/>
    <w:multiLevelType w:val="hybridMultilevel"/>
    <w:tmpl w:val="B2DAD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0F59F9"/>
    <w:multiLevelType w:val="hybridMultilevel"/>
    <w:tmpl w:val="B7A48CD4"/>
    <w:lvl w:ilvl="0" w:tplc="BDC2338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24900816">
    <w:abstractNumId w:val="2"/>
  </w:num>
  <w:num w:numId="2" w16cid:durableId="1699234071">
    <w:abstractNumId w:val="3"/>
  </w:num>
  <w:num w:numId="3" w16cid:durableId="1577129195">
    <w:abstractNumId w:val="4"/>
  </w:num>
  <w:num w:numId="4" w16cid:durableId="1334337704">
    <w:abstractNumId w:val="0"/>
  </w:num>
  <w:num w:numId="5" w16cid:durableId="406264519">
    <w:abstractNumId w:val="1"/>
  </w:num>
  <w:num w:numId="6" w16cid:durableId="763495953">
    <w:abstractNumId w:val="8"/>
  </w:num>
  <w:num w:numId="7" w16cid:durableId="419258895">
    <w:abstractNumId w:val="6"/>
  </w:num>
  <w:num w:numId="8" w16cid:durableId="800273160">
    <w:abstractNumId w:val="7"/>
  </w:num>
  <w:num w:numId="9" w16cid:durableId="152986507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37EC"/>
    <w:rsid w:val="00041710"/>
    <w:rsid w:val="000428FF"/>
    <w:rsid w:val="00087E83"/>
    <w:rsid w:val="000A48ED"/>
    <w:rsid w:val="00135EC7"/>
    <w:rsid w:val="00167FDD"/>
    <w:rsid w:val="00194E9C"/>
    <w:rsid w:val="001A63D4"/>
    <w:rsid w:val="001D7E50"/>
    <w:rsid w:val="001E5308"/>
    <w:rsid w:val="001E5DCD"/>
    <w:rsid w:val="001F0E74"/>
    <w:rsid w:val="00211BED"/>
    <w:rsid w:val="00214134"/>
    <w:rsid w:val="002171AE"/>
    <w:rsid w:val="00255A1C"/>
    <w:rsid w:val="0029165F"/>
    <w:rsid w:val="002A442A"/>
    <w:rsid w:val="002C33C2"/>
    <w:rsid w:val="00334276"/>
    <w:rsid w:val="003473ED"/>
    <w:rsid w:val="003608E1"/>
    <w:rsid w:val="00366761"/>
    <w:rsid w:val="00367746"/>
    <w:rsid w:val="003B7876"/>
    <w:rsid w:val="003D1C40"/>
    <w:rsid w:val="003F7917"/>
    <w:rsid w:val="0042755D"/>
    <w:rsid w:val="004A7916"/>
    <w:rsid w:val="004C01AB"/>
    <w:rsid w:val="004C3295"/>
    <w:rsid w:val="00567418"/>
    <w:rsid w:val="00577C02"/>
    <w:rsid w:val="00595C17"/>
    <w:rsid w:val="005E21B2"/>
    <w:rsid w:val="005E34BF"/>
    <w:rsid w:val="005E6702"/>
    <w:rsid w:val="00612296"/>
    <w:rsid w:val="0062071C"/>
    <w:rsid w:val="0069464C"/>
    <w:rsid w:val="006F1C61"/>
    <w:rsid w:val="006F382E"/>
    <w:rsid w:val="00725535"/>
    <w:rsid w:val="007556F5"/>
    <w:rsid w:val="007A6BBC"/>
    <w:rsid w:val="007B01DB"/>
    <w:rsid w:val="007C25DB"/>
    <w:rsid w:val="008156A8"/>
    <w:rsid w:val="00830D1B"/>
    <w:rsid w:val="00832BE3"/>
    <w:rsid w:val="00844AB9"/>
    <w:rsid w:val="00864C76"/>
    <w:rsid w:val="00875E83"/>
    <w:rsid w:val="0089513D"/>
    <w:rsid w:val="00980A34"/>
    <w:rsid w:val="009B3160"/>
    <w:rsid w:val="009D45D4"/>
    <w:rsid w:val="009D5F97"/>
    <w:rsid w:val="009F4476"/>
    <w:rsid w:val="00A72059"/>
    <w:rsid w:val="00A731DC"/>
    <w:rsid w:val="00A737EC"/>
    <w:rsid w:val="00A77453"/>
    <w:rsid w:val="00AB27ED"/>
    <w:rsid w:val="00AE113D"/>
    <w:rsid w:val="00B00DF3"/>
    <w:rsid w:val="00B06DE5"/>
    <w:rsid w:val="00B14C7F"/>
    <w:rsid w:val="00B344BD"/>
    <w:rsid w:val="00B45C90"/>
    <w:rsid w:val="00B62129"/>
    <w:rsid w:val="00B63A42"/>
    <w:rsid w:val="00B90493"/>
    <w:rsid w:val="00BC32DD"/>
    <w:rsid w:val="00C026FA"/>
    <w:rsid w:val="00C13700"/>
    <w:rsid w:val="00C353D4"/>
    <w:rsid w:val="00CB464C"/>
    <w:rsid w:val="00CB6076"/>
    <w:rsid w:val="00CC0B85"/>
    <w:rsid w:val="00CC25A5"/>
    <w:rsid w:val="00D05224"/>
    <w:rsid w:val="00D37557"/>
    <w:rsid w:val="00D72BA8"/>
    <w:rsid w:val="00DC253B"/>
    <w:rsid w:val="00E52BBE"/>
    <w:rsid w:val="00E74530"/>
    <w:rsid w:val="00E761BC"/>
    <w:rsid w:val="00E921B2"/>
    <w:rsid w:val="00EC3752"/>
    <w:rsid w:val="00F11F8D"/>
    <w:rsid w:val="00F32E70"/>
    <w:rsid w:val="00F8234C"/>
    <w:rsid w:val="00F911A6"/>
    <w:rsid w:val="00F91B31"/>
    <w:rsid w:val="00F95BE5"/>
    <w:rsid w:val="00FB1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2DD"/>
    <w:pPr>
      <w:jc w:val="both"/>
      <w:pPrChange w:id="0" w:author="msi" w:date="2026-09-22T12:23:00Z">
        <w:pPr>
          <w:spacing w:before="100" w:beforeAutospacing="1" w:after="100" w:afterAutospacing="1"/>
          <w:ind w:left="357" w:hanging="357"/>
        </w:pPr>
      </w:pPrChange>
    </w:pPr>
    <w:rPr>
      <w:rFonts w:ascii="Verdana" w:eastAsia="Times New Roman" w:hAnsi="Verdana"/>
      <w:sz w:val="20"/>
      <w:szCs w:val="24"/>
      <w:lang w:val="tr-TR" w:eastAsia="tr-TR"/>
      <w:rPrChange w:id="0" w:author="msi" w:date="2026-09-22T12:23:00Z">
        <w:rPr>
          <w:rFonts w:ascii="Calibri" w:eastAsia="Calibri" w:hAnsi="Calibri"/>
          <w:sz w:val="22"/>
          <w:szCs w:val="22"/>
          <w:lang w:val="it-IT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qFormat/>
    <w:rsid w:val="00F911A6"/>
    <w:pPr>
      <w:keepNext/>
      <w:spacing w:before="120" w:after="120" w:line="360" w:lineRule="auto"/>
      <w:jc w:val="left"/>
      <w:outlineLvl w:val="6"/>
      <w:pPrChange w:id="1" w:author="msi" w:date="2026-09-22T12:23:00Z">
        <w:pPr>
          <w:keepNext/>
          <w:spacing w:before="120" w:after="120" w:line="360" w:lineRule="auto"/>
          <w:jc w:val="both"/>
          <w:outlineLvl w:val="6"/>
        </w:pPr>
      </w:pPrChange>
    </w:pPr>
    <w:rPr>
      <w:rFonts w:ascii="Times New Roman" w:hAnsi="Times New Roman"/>
      <w:sz w:val="24"/>
      <w:szCs w:val="20"/>
      <w:rPrChange w:id="1" w:author="msi" w:date="2026-09-22T12:23:00Z">
        <w:rPr>
          <w:sz w:val="24"/>
          <w:lang w:val="tr-TR" w:eastAsia="tr-TR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37EC"/>
    <w:pPr>
      <w:ind w:left="720"/>
      <w:contextualSpacing/>
    </w:pPr>
  </w:style>
  <w:style w:type="table" w:styleId="TableGrid">
    <w:name w:val="Table Grid"/>
    <w:basedOn w:val="TableNormal"/>
    <w:uiPriority w:val="99"/>
    <w:rsid w:val="00830D1B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rsid w:val="00041710"/>
    <w:rPr>
      <w:rFonts w:cs="Times New Roman"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21413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21413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1F0E74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1F0E74"/>
    <w:rPr>
      <w:rFonts w:cs="Times New Roman"/>
    </w:rPr>
  </w:style>
  <w:style w:type="paragraph" w:styleId="Footer">
    <w:name w:val="footer"/>
    <w:basedOn w:val="Normal"/>
    <w:link w:val="FooterChar"/>
    <w:uiPriority w:val="99"/>
    <w:semiHidden/>
    <w:rsid w:val="001F0E74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1F0E74"/>
    <w:rPr>
      <w:rFonts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rsid w:val="00D375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Cs w:val="20"/>
      <w:lang w:eastAsia="it-IT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locked/>
    <w:rsid w:val="00D37557"/>
    <w:rPr>
      <w:rFonts w:ascii="Courier New" w:hAnsi="Courier New" w:cs="Courier New"/>
      <w:sz w:val="20"/>
      <w:szCs w:val="20"/>
      <w:lang w:eastAsia="it-IT"/>
    </w:rPr>
  </w:style>
  <w:style w:type="character" w:customStyle="1" w:styleId="Heading7Char">
    <w:name w:val="Heading 7 Char"/>
    <w:basedOn w:val="DefaultParagraphFont"/>
    <w:link w:val="Heading7"/>
    <w:rsid w:val="001D7E50"/>
    <w:rPr>
      <w:rFonts w:ascii="Times New Roman" w:eastAsia="Times New Roman" w:hAnsi="Times New Roman"/>
      <w:sz w:val="24"/>
      <w:szCs w:val="20"/>
      <w:lang w:val="tr-TR" w:eastAsia="tr-TR"/>
    </w:rPr>
  </w:style>
  <w:style w:type="paragraph" w:customStyle="1" w:styleId="DersBasliklar">
    <w:name w:val="Ders Basliklar"/>
    <w:basedOn w:val="Normal"/>
    <w:rsid w:val="00BC32DD"/>
    <w:pPr>
      <w:tabs>
        <w:tab w:val="left" w:pos="3060"/>
      </w:tabs>
      <w:spacing w:before="80" w:after="80"/>
      <w:ind w:left="144"/>
      <w:pPrChange w:id="2" w:author="msi" w:date="2026-09-22T12:23:00Z">
        <w:pPr>
          <w:tabs>
            <w:tab w:val="left" w:pos="3060"/>
          </w:tabs>
          <w:spacing w:before="80" w:after="80"/>
          <w:ind w:left="144"/>
          <w:jc w:val="both"/>
        </w:pPr>
      </w:pPrChange>
    </w:pPr>
    <w:rPr>
      <w:b/>
      <w:bCs/>
      <w:i/>
      <w:sz w:val="16"/>
      <w:rPrChange w:id="2" w:author="msi" w:date="2026-09-22T12:23:00Z">
        <w:rPr>
          <w:rFonts w:ascii="Verdana" w:hAnsi="Verdana"/>
          <w:b/>
          <w:bCs/>
          <w:i/>
          <w:sz w:val="16"/>
          <w:szCs w:val="24"/>
          <w:lang w:val="tr-TR" w:eastAsia="tr-TR" w:bidi="ar-SA"/>
        </w:rPr>
      </w:rPrChange>
    </w:rPr>
  </w:style>
  <w:style w:type="paragraph" w:customStyle="1" w:styleId="DersBilgileri">
    <w:name w:val="Ders Bilgileri"/>
    <w:basedOn w:val="Normal"/>
    <w:rsid w:val="00BC32DD"/>
    <w:pPr>
      <w:spacing w:before="80" w:after="80"/>
      <w:ind w:left="144" w:right="144"/>
      <w:pPrChange w:id="3" w:author="msi" w:date="2026-09-22T12:23:00Z">
        <w:pPr>
          <w:spacing w:before="80" w:after="80"/>
          <w:ind w:left="144" w:right="144"/>
          <w:jc w:val="both"/>
        </w:pPr>
      </w:pPrChange>
    </w:pPr>
    <w:rPr>
      <w:sz w:val="16"/>
      <w:rPrChange w:id="3" w:author="msi" w:date="2026-09-22T12:23:00Z">
        <w:rPr>
          <w:rFonts w:ascii="Verdana" w:hAnsi="Verdana"/>
          <w:sz w:val="16"/>
          <w:szCs w:val="24"/>
          <w:lang w:val="tr-TR" w:eastAsia="tr-TR" w:bidi="ar-SA"/>
        </w:rPr>
      </w:rPrChange>
    </w:rPr>
  </w:style>
  <w:style w:type="paragraph" w:customStyle="1" w:styleId="Basliklar">
    <w:name w:val="Basliklar"/>
    <w:basedOn w:val="Normal"/>
    <w:rsid w:val="00BC32DD"/>
    <w:pPr>
      <w:keepNext/>
      <w:spacing w:before="240" w:after="120"/>
      <w:jc w:val="left"/>
      <w:pPrChange w:id="4" w:author="msi" w:date="2026-09-22T12:23:00Z">
        <w:pPr>
          <w:keepNext/>
          <w:spacing w:before="240" w:after="120"/>
          <w:jc w:val="both"/>
        </w:pPr>
      </w:pPrChange>
    </w:pPr>
    <w:rPr>
      <w:b/>
      <w:rPrChange w:id="4" w:author="msi" w:date="2026-09-22T12:23:00Z">
        <w:rPr>
          <w:rFonts w:ascii="Verdana" w:hAnsi="Verdana"/>
          <w:b/>
          <w:szCs w:val="24"/>
          <w:lang w:val="tr-TR" w:eastAsia="tr-TR" w:bidi="ar-SA"/>
        </w:rPr>
      </w:rPrChange>
    </w:rPr>
  </w:style>
  <w:style w:type="paragraph" w:customStyle="1" w:styleId="Kaynakca">
    <w:name w:val="Kaynakca"/>
    <w:basedOn w:val="Normal"/>
    <w:rsid w:val="00BC32DD"/>
    <w:pPr>
      <w:keepLines/>
      <w:spacing w:before="20" w:after="20"/>
      <w:ind w:left="432" w:hanging="288"/>
      <w:pPrChange w:id="5" w:author="msi" w:date="2026-09-22T12:23:00Z">
        <w:pPr>
          <w:keepLines/>
          <w:spacing w:before="20" w:after="20"/>
          <w:ind w:left="432" w:hanging="288"/>
          <w:jc w:val="both"/>
        </w:pPr>
      </w:pPrChange>
    </w:pPr>
    <w:rPr>
      <w:sz w:val="16"/>
      <w:szCs w:val="20"/>
      <w:lang w:val="en-US"/>
      <w:rPrChange w:id="5" w:author="msi" w:date="2026-09-22T12:23:00Z">
        <w:rPr>
          <w:rFonts w:ascii="Verdana" w:hAnsi="Verdana"/>
          <w:sz w:val="16"/>
          <w:lang w:val="en-US" w:eastAsia="tr-TR" w:bidi="ar-SA"/>
        </w:rPr>
      </w:rPrChange>
    </w:rPr>
  </w:style>
  <w:style w:type="paragraph" w:styleId="BodyText2">
    <w:name w:val="Body Text 2"/>
    <w:basedOn w:val="Normal"/>
    <w:link w:val="BodyText2Char"/>
    <w:semiHidden/>
    <w:rsid w:val="00B00DF3"/>
    <w:pPr>
      <w:jc w:val="left"/>
      <w:pPrChange w:id="6" w:author="msi" w:date="2026-09-22T12:23:00Z">
        <w:pPr>
          <w:jc w:val="both"/>
        </w:pPr>
      </w:pPrChange>
    </w:pPr>
    <w:rPr>
      <w:rFonts w:ascii="Times New Roman" w:hAnsi="Times New Roman"/>
      <w:sz w:val="22"/>
      <w:szCs w:val="20"/>
      <w:rPrChange w:id="6" w:author="msi" w:date="2026-09-22T12:23:00Z">
        <w:rPr>
          <w:lang w:val="tr-TR" w:eastAsia="tr-TR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semiHidden/>
    <w:rsid w:val="001D7E50"/>
    <w:rPr>
      <w:rFonts w:ascii="Times New Roman" w:eastAsia="Times New Roman" w:hAnsi="Times New Roman"/>
      <w:szCs w:val="20"/>
      <w:lang w:val="tr-TR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423618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6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18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1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6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828</Words>
  <Characters>4721</Characters>
  <Application>Microsoft Office Word</Application>
  <DocSecurity>0</DocSecurity>
  <Lines>39</Lines>
  <Paragraphs>11</Paragraphs>
  <ScaleCrop>false</ScaleCrop>
  <Company>Enterprise</Company>
  <LinksUpToDate>false</LinksUpToDate>
  <CharactersWithSpaces>5538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 Responsabile della prevenzione della corruzione e della trasparenza dell’Università del Salento </dc:title>
  <dc:subject/>
  <dc:creator>Daniela</dc:creator>
  <cp:keywords/>
  <dc:description/>
  <cp:lastModifiedBy>Arthur Souza Rodrigues</cp:lastModifiedBy>
  <cp:revision>1</cp:revision>
  <cp:lastPrinted>2014-01-10T09:25:00Z</cp:lastPrinted>
  <dcterms:created xsi:type="dcterms:W3CDTF">2015-11-05T09:50:00Z</dcterms:created>
  <dcterms:modified xsi:type="dcterms:W3CDTF">2026-09-22T16:23:00Z</dcterms:modified>
</cp:coreProperties>
</file>