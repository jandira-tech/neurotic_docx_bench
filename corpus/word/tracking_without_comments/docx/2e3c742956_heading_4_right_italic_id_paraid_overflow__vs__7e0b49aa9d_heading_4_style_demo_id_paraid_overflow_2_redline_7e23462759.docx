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7F632A" w14:textId="77777777" w:rsidR="007757B8" w:rsidRDefault="00B53050">
      <w:r>
        <w:rPr>
          <w:rFonts w:ascii="Arial" w:hAnsi="Arial"/>
          <w:b/>
          <w:sz w:val="24"/>
          <w:rPrChange w:id="0" w:author="Comparison" w:date="2026-07-05T01:08:00Z" w16du:dateUtc="2026-07-05T05:08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t xml:space="preserve">Heading 4 </w:t>
      </w:r>
      <w:ins w:id="1" w:author="Comparison" w:date="2026-07-05T01:08:00Z" w16du:dateUtc="2026-07-05T05:08:00Z">
        <w:r>
          <w:rPr>
            <w:rFonts w:ascii="Arial" w:hAnsi="Arial" w:cs="Arial"/>
            <w:b/>
            <w:bCs/>
            <w:sz w:val="24"/>
            <w:szCs w:val="24"/>
          </w:rPr>
          <w:t>Style</w:t>
        </w:r>
      </w:ins>
      <w:del w:id="2" w:author="Comparison" w:date="2026-07-05T01:08:00Z" w16du:dateUtc="2026-07-05T05:08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delText>Right Italic</w:delText>
        </w:r>
      </w:del>
      <w:r>
        <w:rPr>
          <w:rFonts w:ascii="Arial" w:hAnsi="Arial"/>
          <w:b/>
          <w:sz w:val="24"/>
          <w:rPrChange w:id="3" w:author="Comparison" w:date="2026-07-05T01:08:00Z" w16du:dateUtc="2026-07-05T05:08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t xml:space="preserve"> Demo</w:t>
      </w:r>
    </w:p>
    <w:p w14:paraId="7C0C1F64" w14:textId="77777777" w:rsidR="007757B8" w:rsidRDefault="00B53050">
      <w:pPr>
        <w:spacing w:before="280" w:after="80" w:line="240" w:lineRule="auto"/>
      </w:pPr>
      <w:ins w:id="4" w:author="Comparison" w:date="2026-07-05T01:08:00Z" w16du:dateUtc="2026-07-05T05:08:00Z">
        <w:r>
          <w:rPr>
            <w:rFonts w:ascii="Arial" w:hAnsi="Arial" w:cs="Arial"/>
            <w:b/>
            <w:bCs/>
            <w:sz w:val="24"/>
            <w:szCs w:val="24"/>
          </w:rPr>
          <w:t xml:space="preserve">This document demonstrates </w:t>
        </w:r>
      </w:ins>
      <w:r>
        <w:rPr>
          <w:rFonts w:ascii="Arial" w:hAnsi="Arial"/>
          <w:b/>
          <w:sz w:val="24"/>
          <w:rPrChange w:id="5" w:author="Comparison" w:date="2026-07-05T01:08:00Z" w16du:dateUtc="2026-07-05T05:08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t xml:space="preserve">Heading 4 </w:t>
      </w:r>
      <w:ins w:id="6" w:author="Comparison" w:date="2026-07-05T01:08:00Z" w16du:dateUtc="2026-07-05T05:08:00Z">
        <w:r>
          <w:rPr>
            <w:rFonts w:ascii="Arial" w:hAnsi="Arial" w:cs="Arial"/>
            <w:b/>
            <w:bCs/>
            <w:sz w:val="24"/>
            <w:szCs w:val="24"/>
          </w:rPr>
          <w:t xml:space="preserve">paragraph </w:t>
        </w:r>
      </w:ins>
      <w:r>
        <w:rPr>
          <w:rFonts w:ascii="Arial" w:hAnsi="Arial"/>
          <w:b/>
          <w:sz w:val="24"/>
          <w:rPrChange w:id="7" w:author="Comparison" w:date="2026-07-05T01:08:00Z" w16du:dateUtc="2026-07-05T05:08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t>style</w:t>
      </w:r>
      <w:del w:id="8" w:author="Comparison" w:date="2026-07-05T01:08:00Z" w16du:dateUtc="2026-07-05T05:08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delText xml:space="preserve"> with right alignment and italic formatting</w:delText>
        </w:r>
      </w:del>
      <w:r>
        <w:rPr>
          <w:rFonts w:ascii="Arial" w:hAnsi="Arial"/>
          <w:b/>
          <w:sz w:val="24"/>
          <w:rPrChange w:id="9" w:author="Comparison" w:date="2026-07-05T01:08:00Z" w16du:dateUtc="2026-07-05T05:08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t>.</w:t>
      </w:r>
    </w:p>
    <w:p w14:paraId="781D370F" w14:textId="77777777" w:rsidR="007757B8" w:rsidRDefault="00B53050">
      <w:pPr>
        <w:spacing w:before="280" w:after="80" w:line="240" w:lineRule="auto"/>
      </w:pPr>
      <w:ins w:id="10" w:author="Comparison" w:date="2026-07-05T01:08:00Z" w16du:dateUtc="2026-07-05T05:08:00Z">
        <w:r>
          <w:rPr>
            <w:rFonts w:ascii="Arial" w:hAnsi="Arial" w:cs="Arial"/>
            <w:b/>
            <w:bCs/>
            <w:sz w:val="24"/>
            <w:szCs w:val="24"/>
          </w:rPr>
          <w:t>Heading 4 provides a fourth level of</w:t>
        </w:r>
      </w:ins>
      <w:del w:id="11" w:author="Comparison" w:date="2026-07-05T01:08:00Z" w16du:dateUtc="2026-07-05T05:08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delText>This creates unique stylized subheadings for</w:delText>
        </w:r>
      </w:del>
      <w:r>
        <w:rPr>
          <w:rFonts w:ascii="Arial" w:hAnsi="Arial"/>
          <w:b/>
          <w:sz w:val="24"/>
          <w:rPrChange w:id="12" w:author="Comparison" w:date="2026-07-05T01:08:00Z" w16du:dateUtc="2026-07-05T05:08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t xml:space="preserve"> document </w:t>
      </w:r>
      <w:ins w:id="13" w:author="Comparison" w:date="2026-07-05T01:08:00Z" w16du:dateUtc="2026-07-05T05:08:00Z">
        <w:r>
          <w:rPr>
            <w:rFonts w:ascii="Arial" w:hAnsi="Arial" w:cs="Arial"/>
            <w:b/>
            <w:bCs/>
            <w:sz w:val="24"/>
            <w:szCs w:val="24"/>
          </w:rPr>
          <w:t>hierarchy</w:t>
        </w:r>
      </w:ins>
      <w:del w:id="14" w:author="Comparison" w:date="2026-07-05T01:08:00Z" w16du:dateUtc="2026-07-05T05:08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delText>sections</w:delText>
        </w:r>
      </w:del>
      <w:r>
        <w:rPr>
          <w:rFonts w:ascii="Arial" w:hAnsi="Arial"/>
          <w:b/>
          <w:sz w:val="24"/>
          <w:rPrChange w:id="15" w:author="Comparison" w:date="2026-07-05T01:08:00Z" w16du:dateUtc="2026-07-05T05:08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t>.</w:t>
      </w:r>
    </w:p>
    <w:sectPr w:rsidR="007757B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57B8"/>
    <w:rsid w:val="00100299"/>
    <w:rsid w:val="001B4943"/>
    <w:rsid w:val="007757B8"/>
    <w:rsid w:val="00B37A4C"/>
    <w:rsid w:val="00B53050"/>
    <w:rsid w:val="00FB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0C3DEC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2026-07-05T05:08:00Z</dcterms:modified>
</cp:coreProperties>
</file>