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275B8B" w14:textId="77777777" w:rsidR="008A63F6" w:rsidRDefault="008A63F6" w:rsidP="008A63F6">
      <w:pPr>
        <w:rPr>
          <w:ins w:id="15" w:author="Elizabeth Lebens" w:date="2026-09-26T15:08:00Z" w16du:dateUtc="2026-09-26T19:08:00Z"/>
        </w:rPr>
      </w:pPr>
      <w:ins w:id="16" w:author="Elizabeth Lebens" w:date="2026-09-26T15:08:00Z" w16du:dateUtc="2026-09-26T19:08:00Z">
        <w:r>
          <w:t>MEMORANDUM</w:t>
        </w:r>
      </w:ins>
    </w:p>
    <w:p w14:paraId="09EFB3E6" w14:textId="77777777" w:rsidR="008A63F6" w:rsidRDefault="008A63F6" w:rsidP="008A63F6">
      <w:pPr>
        <w:rPr>
          <w:ins w:id="17" w:author="Elizabeth Lebens" w:date="2026-09-26T15:08:00Z" w16du:dateUtc="2026-09-26T19:08:00Z"/>
        </w:rPr>
      </w:pPr>
    </w:p>
    <w:p w14:paraId="4BD52E35" w14:textId="77777777" w:rsidR="008A63F6" w:rsidRDefault="008A63F6" w:rsidP="008A63F6">
      <w:pPr>
        <w:rPr>
          <w:ins w:id="18" w:author="Elizabeth Lebens" w:date="2026-09-26T15:08:00Z" w16du:dateUtc="2026-09-26T19:08:00Z"/>
        </w:rPr>
      </w:pPr>
      <w:ins w:id="19" w:author="Elizabeth Lebens" w:date="2026-09-26T15:08:00Z" w16du:dateUtc="2026-09-26T19:08:00Z">
        <w:r>
          <w:t>TO: General Counsel</w:t>
        </w:r>
      </w:ins>
    </w:p>
    <w:p w14:paraId="4C5A952C" w14:textId="77777777" w:rsidR="008A63F6" w:rsidRDefault="008A63F6" w:rsidP="008A63F6">
      <w:pPr>
        <w:rPr>
          <w:ins w:id="20" w:author="Elizabeth Lebens" w:date="2026-09-26T15:08:00Z" w16du:dateUtc="2026-09-26T19:08:00Z"/>
        </w:rPr>
      </w:pPr>
      <w:ins w:id="21" w:author="Elizabeth Lebens" w:date="2026-09-26T15:08:00Z" w16du:dateUtc="2026-09-26T19:08:00Z">
        <w:r>
          <w:t>FROM: M&amp;A Practice Group</w:t>
        </w:r>
      </w:ins>
    </w:p>
    <w:p w14:paraId="4A19A4BB" w14:textId="074A4048" w:rsidR="008A63F6" w:rsidRDefault="008A63F6" w:rsidP="008A63F6">
      <w:pPr>
        <w:rPr>
          <w:ins w:id="22" w:author="Elizabeth Lebens" w:date="2026-09-26T15:08:00Z" w16du:dateUtc="2026-09-26T19:08:00Z"/>
        </w:rPr>
      </w:pPr>
      <w:ins w:id="23" w:author="Elizabeth Lebens" w:date="2026-09-26T15:08:00Z" w16du:dateUtc="2026-09-26T19:08:00Z">
        <w:r>
          <w:t xml:space="preserve">DATE: </w:t>
        </w:r>
        <w:r w:rsidR="00172B27">
          <w:t>December 30</w:t>
        </w:r>
        <w:r>
          <w:t>, 202</w:t>
        </w:r>
        <w:r w:rsidR="00172B27">
          <w:t>4</w:t>
        </w:r>
      </w:ins>
    </w:p>
    <w:p w14:paraId="54D17B6A" w14:textId="77777777" w:rsidR="008A63F6" w:rsidRDefault="008A63F6" w:rsidP="008A63F6">
      <w:pPr>
        <w:rPr>
          <w:ins w:id="24" w:author="Elizabeth Lebens" w:date="2026-09-26T15:08:00Z" w16du:dateUtc="2026-09-26T19:08:00Z"/>
        </w:rPr>
      </w:pPr>
      <w:ins w:id="25" w:author="Elizabeth Lebens" w:date="2026-09-26T15:08:00Z" w16du:dateUtc="2026-09-26T19:08:00Z">
        <w:r>
          <w:t>RE: Interim Operating Covenants Under Merger Agreement</w:t>
        </w:r>
      </w:ins>
    </w:p>
    <w:p w14:paraId="0378776A" w14:textId="77777777" w:rsidR="008A63F6" w:rsidRDefault="008A63F6" w:rsidP="008A63F6">
      <w:pPr>
        <w:rPr>
          <w:ins w:id="26" w:author="Elizabeth Lebens" w:date="2026-09-26T15:08:00Z" w16du:dateUtc="2026-09-26T19:08:00Z"/>
        </w:rPr>
      </w:pPr>
    </w:p>
    <w:p w14:paraId="3F89D22F" w14:textId="77777777" w:rsidR="008A63F6" w:rsidRDefault="008A63F6" w:rsidP="008A63F6">
      <w:pPr>
        <w:rPr>
          <w:ins w:id="27" w:author="Elizabeth Lebens" w:date="2026-09-26T15:08:00Z" w16du:dateUtc="2026-09-26T19:08:00Z"/>
        </w:rPr>
      </w:pPr>
      <w:ins w:id="28" w:author="Elizabeth Lebens" w:date="2026-09-26T15:08:00Z" w16du:dateUtc="2026-09-26T19:08:00Z">
        <w:r>
          <w:t>Dear General Counsel,</w:t>
        </w:r>
      </w:ins>
    </w:p>
    <w:p w14:paraId="25512327" w14:textId="77777777" w:rsidR="008A63F6" w:rsidRDefault="008A63F6" w:rsidP="008A63F6">
      <w:pPr>
        <w:rPr>
          <w:ins w:id="29" w:author="Elizabeth Lebens" w:date="2026-09-26T15:08:00Z" w16du:dateUtc="2026-09-26T19:08:00Z"/>
        </w:rPr>
      </w:pPr>
    </w:p>
    <w:p w14:paraId="34BE4CFC" w14:textId="77777777" w:rsidR="008A63F6" w:rsidRDefault="008A63F6" w:rsidP="008A63F6">
      <w:pPr>
        <w:rPr>
          <w:ins w:id="30" w:author="Elizabeth Lebens" w:date="2026-09-26T15:08:00Z" w16du:dateUtc="2026-09-26T19:08:00Z"/>
        </w:rPr>
      </w:pPr>
      <w:ins w:id="31" w:author="Elizabeth Lebens" w:date="2026-09-26T15:08:00Z" w16du:dateUtc="2026-09-26T19:08:00Z">
        <w:r>
          <w:t>This memorandum outlines your company's key obligations during the period between signing and closing of the merger agreement. These covenants are designed to preserve the business value for the buyer and maintain operational stability during the interim period.</w:t>
        </w:r>
      </w:ins>
    </w:p>
    <w:p w14:paraId="2A066521" w14:textId="77777777" w:rsidR="008A63F6" w:rsidRDefault="008A63F6" w:rsidP="008A63F6">
      <w:pPr>
        <w:rPr>
          <w:ins w:id="32" w:author="Elizabeth Lebens" w:date="2026-09-26T15:08:00Z" w16du:dateUtc="2026-09-26T19:08:00Z"/>
        </w:rPr>
      </w:pPr>
    </w:p>
    <w:p w14:paraId="52625976" w14:textId="77777777" w:rsidR="008A63F6" w:rsidRDefault="008A63F6" w:rsidP="008A63F6">
      <w:pPr>
        <w:rPr>
          <w:ins w:id="33" w:author="Elizabeth Lebens" w:date="2026-09-26T15:08:00Z" w16du:dateUtc="2026-09-26T19:08:00Z"/>
        </w:rPr>
      </w:pPr>
      <w:ins w:id="34" w:author="Elizabeth Lebens" w:date="2026-09-26T15:08:00Z" w16du:dateUtc="2026-09-26T19:08:00Z">
        <w:r>
          <w:t>OPERATIONAL COVENANTS</w:t>
        </w:r>
      </w:ins>
    </w:p>
    <w:p w14:paraId="220EDFBB" w14:textId="77777777" w:rsidR="008A63F6" w:rsidRDefault="008A63F6" w:rsidP="008A63F6">
      <w:pPr>
        <w:rPr>
          <w:ins w:id="35" w:author="Elizabeth Lebens" w:date="2026-09-26T15:08:00Z" w16du:dateUtc="2026-09-26T19:08:00Z"/>
        </w:rPr>
      </w:pPr>
    </w:p>
    <w:p w14:paraId="2FA9D6EF" w14:textId="77777777" w:rsidR="008A63F6" w:rsidRDefault="008A63F6" w:rsidP="008A63F6">
      <w:pPr>
        <w:rPr>
          <w:ins w:id="36" w:author="Elizabeth Lebens" w:date="2026-09-26T15:08:00Z" w16du:dateUtc="2026-09-26T19:08:00Z"/>
        </w:rPr>
      </w:pPr>
      <w:ins w:id="37" w:author="Elizabeth Lebens" w:date="2026-09-26T15:08:00Z" w16du:dateUtc="2026-09-26T19:08:00Z">
        <w:r>
          <w:t>Affirmative Obligations (What You Must Do)</w:t>
        </w:r>
      </w:ins>
    </w:p>
    <w:p w14:paraId="21A76C0A" w14:textId="77777777" w:rsidR="008A63F6" w:rsidRDefault="008A63F6" w:rsidP="008A63F6">
      <w:pPr>
        <w:rPr>
          <w:ins w:id="38" w:author="Elizabeth Lebens" w:date="2026-09-26T15:08:00Z" w16du:dateUtc="2026-09-26T19:08:00Z"/>
        </w:rPr>
      </w:pPr>
    </w:p>
    <w:p w14:paraId="2EE86D9D" w14:textId="77777777" w:rsidR="008A63F6" w:rsidRDefault="008A63F6" w:rsidP="008A63F6">
      <w:pPr>
        <w:rPr>
          <w:ins w:id="39" w:author="Elizabeth Lebens" w:date="2026-09-26T15:08:00Z" w16du:dateUtc="2026-09-26T19:08:00Z"/>
        </w:rPr>
      </w:pPr>
      <w:ins w:id="40" w:author="Elizabeth Lebens" w:date="2026-09-26T15:08:00Z" w16du:dateUtc="2026-09-26T19:08:00Z">
        <w:r>
          <w:t>1. Business Operations</w:t>
        </w:r>
      </w:ins>
    </w:p>
    <w:p w14:paraId="25C1D96F" w14:textId="77777777" w:rsidR="008A63F6" w:rsidRDefault="008A63F6" w:rsidP="008A63F6">
      <w:pPr>
        <w:rPr>
          <w:ins w:id="41" w:author="Elizabeth Lebens" w:date="2026-09-26T15:08:00Z" w16du:dateUtc="2026-09-26T19:08:00Z"/>
        </w:rPr>
      </w:pPr>
      <w:ins w:id="42" w:author="Elizabeth Lebens" w:date="2026-09-26T15:08:00Z" w16du:dateUtc="2026-09-26T19:08:00Z">
        <w:r>
          <w:t xml:space="preserve">   - Maintain the company in good standing under applicable laws</w:t>
        </w:r>
      </w:ins>
    </w:p>
    <w:p w14:paraId="18BF300C" w14:textId="4737A796" w:rsidR="008A63F6" w:rsidRDefault="008A63F6" w:rsidP="008A63F6">
      <w:pPr>
        <w:rPr>
          <w:ins w:id="43" w:author="Elizabeth Lebens" w:date="2026-09-26T15:08:00Z" w16du:dateUtc="2026-09-26T19:08:00Z"/>
        </w:rPr>
      </w:pPr>
      <w:ins w:id="44" w:author="Elizabeth Lebens" w:date="2026-09-26T15:08:00Z" w16du:dateUtc="2026-09-26T19:08:00Z">
        <w:r>
          <w:t xml:space="preserve">   - Conduct business in the ordinary course, with exceptions for </w:t>
        </w:r>
        <w:r w:rsidR="00407C3C">
          <w:t>an ongoing real estate sale</w:t>
        </w:r>
        <w:r>
          <w:t xml:space="preserve"> measures</w:t>
        </w:r>
      </w:ins>
    </w:p>
    <w:p w14:paraId="79A30317" w14:textId="77777777" w:rsidR="008A63F6" w:rsidRDefault="008A63F6" w:rsidP="008A63F6">
      <w:pPr>
        <w:rPr>
          <w:ins w:id="45" w:author="Elizabeth Lebens" w:date="2026-09-26T15:08:00Z" w16du:dateUtc="2026-09-26T19:08:00Z"/>
        </w:rPr>
      </w:pPr>
      <w:ins w:id="46" w:author="Elizabeth Lebens" w:date="2026-09-26T15:08:00Z" w16du:dateUtc="2026-09-26T19:08:00Z">
        <w:r>
          <w:t xml:space="preserve">   - Use reasonable best efforts to preserve material assets, contracts, and business relationships</w:t>
        </w:r>
      </w:ins>
    </w:p>
    <w:p w14:paraId="7DBA752D" w14:textId="77777777" w:rsidR="008A63F6" w:rsidRDefault="008A63F6" w:rsidP="008A63F6">
      <w:pPr>
        <w:rPr>
          <w:ins w:id="47" w:author="Elizabeth Lebens" w:date="2026-09-26T15:08:00Z" w16du:dateUtc="2026-09-26T19:08:00Z"/>
        </w:rPr>
      </w:pPr>
      <w:ins w:id="48" w:author="Elizabeth Lebens" w:date="2026-09-26T15:08:00Z" w16du:dateUtc="2026-09-26T19:08:00Z">
        <w:r>
          <w:t xml:space="preserve">   - Maintain current insurance levels</w:t>
        </w:r>
      </w:ins>
    </w:p>
    <w:p w14:paraId="752E27DF" w14:textId="77777777" w:rsidR="008A63F6" w:rsidRDefault="008A63F6" w:rsidP="008A63F6">
      <w:pPr>
        <w:rPr>
          <w:ins w:id="49" w:author="Elizabeth Lebens" w:date="2026-09-26T15:08:00Z" w16du:dateUtc="2026-09-26T19:08:00Z"/>
        </w:rPr>
      </w:pPr>
      <w:ins w:id="50" w:author="Elizabeth Lebens" w:date="2026-09-26T15:08:00Z" w16du:dateUtc="2026-09-26T19:08:00Z">
        <w:r>
          <w:t xml:space="preserve">   - Keep current officers and key employees available</w:t>
        </w:r>
      </w:ins>
    </w:p>
    <w:p w14:paraId="06BC7ED7" w14:textId="77777777" w:rsidR="008A63F6" w:rsidRDefault="008A63F6" w:rsidP="008A63F6">
      <w:pPr>
        <w:rPr>
          <w:ins w:id="51" w:author="Elizabeth Lebens" w:date="2026-09-26T15:08:00Z" w16du:dateUtc="2026-09-26T19:08:00Z"/>
        </w:rPr>
      </w:pPr>
    </w:p>
    <w:p w14:paraId="085AB615" w14:textId="77777777" w:rsidR="008A63F6" w:rsidRDefault="008A63F6" w:rsidP="008A63F6">
      <w:pPr>
        <w:rPr>
          <w:ins w:id="52" w:author="Elizabeth Lebens" w:date="2026-09-26T15:08:00Z" w16du:dateUtc="2026-09-26T19:08:00Z"/>
        </w:rPr>
      </w:pPr>
      <w:ins w:id="53" w:author="Elizabeth Lebens" w:date="2026-09-26T15:08:00Z" w16du:dateUtc="2026-09-26T19:08:00Z">
        <w:r>
          <w:t>2. Stakeholder Relations</w:t>
        </w:r>
      </w:ins>
    </w:p>
    <w:p w14:paraId="1B07EB0B" w14:textId="77777777" w:rsidR="008A63F6" w:rsidRDefault="008A63F6" w:rsidP="008A63F6">
      <w:pPr>
        <w:rPr>
          <w:ins w:id="54" w:author="Elizabeth Lebens" w:date="2026-09-26T15:08:00Z" w16du:dateUtc="2026-09-26T19:08:00Z"/>
        </w:rPr>
      </w:pPr>
      <w:ins w:id="55" w:author="Elizabeth Lebens" w:date="2026-09-26T15:08:00Z" w16du:dateUtc="2026-09-26T19:08:00Z">
        <w:r>
          <w:t xml:space="preserve">   - Preserve relationships with customers, suppliers, partners, platform providers, manufacturers, distributors, lessors, licensors, licensees, creditors, and contractors</w:t>
        </w:r>
      </w:ins>
    </w:p>
    <w:p w14:paraId="19D0CD4E" w14:textId="77777777" w:rsidR="008A63F6" w:rsidRDefault="008A63F6" w:rsidP="008A63F6">
      <w:pPr>
        <w:rPr>
          <w:ins w:id="56" w:author="Elizabeth Lebens" w:date="2026-09-26T15:08:00Z" w16du:dateUtc="2026-09-26T19:08:00Z"/>
        </w:rPr>
      </w:pPr>
      <w:ins w:id="57" w:author="Elizabeth Lebens" w:date="2026-09-26T15:08:00Z" w16du:dateUtc="2026-09-26T19:08:00Z">
        <w:r>
          <w:lastRenderedPageBreak/>
          <w:t xml:space="preserve">   - Maintain goodwill with all key business relationships</w:t>
        </w:r>
      </w:ins>
    </w:p>
    <w:p w14:paraId="7A60E7AC" w14:textId="77777777" w:rsidR="008A63F6" w:rsidRDefault="008A63F6" w:rsidP="008A63F6">
      <w:pPr>
        <w:rPr>
          <w:ins w:id="58" w:author="Elizabeth Lebens" w:date="2026-09-26T15:08:00Z" w16du:dateUtc="2026-09-26T19:08:00Z"/>
        </w:rPr>
      </w:pPr>
    </w:p>
    <w:p w14:paraId="72A4B67B" w14:textId="77777777" w:rsidR="008A63F6" w:rsidRDefault="008A63F6" w:rsidP="008A63F6">
      <w:pPr>
        <w:rPr>
          <w:ins w:id="59" w:author="Elizabeth Lebens" w:date="2026-09-26T15:08:00Z" w16du:dateUtc="2026-09-26T19:08:00Z"/>
        </w:rPr>
      </w:pPr>
      <w:ins w:id="60" w:author="Elizabeth Lebens" w:date="2026-09-26T15:08:00Z" w16du:dateUtc="2026-09-26T19:08:00Z">
        <w:r>
          <w:t>Restrictive Covenants (What You Cannot Do)</w:t>
        </w:r>
      </w:ins>
    </w:p>
    <w:p w14:paraId="33F97669" w14:textId="77777777" w:rsidR="008A63F6" w:rsidRDefault="008A63F6" w:rsidP="008A63F6">
      <w:pPr>
        <w:rPr>
          <w:ins w:id="61" w:author="Elizabeth Lebens" w:date="2026-09-26T15:08:00Z" w16du:dateUtc="2026-09-26T19:08:00Z"/>
        </w:rPr>
      </w:pPr>
    </w:p>
    <w:p w14:paraId="04405903" w14:textId="77777777" w:rsidR="008A63F6" w:rsidRDefault="008A63F6" w:rsidP="008A63F6">
      <w:pPr>
        <w:rPr>
          <w:ins w:id="62" w:author="Elizabeth Lebens" w:date="2026-09-26T15:08:00Z" w16du:dateUtc="2026-09-26T19:08:00Z"/>
        </w:rPr>
      </w:pPr>
      <w:ins w:id="63" w:author="Elizabeth Lebens" w:date="2026-09-26T15:08:00Z" w16du:dateUtc="2026-09-26T19:08:00Z">
        <w:r>
          <w:t>1. Corporate Structure and Governance</w:t>
        </w:r>
      </w:ins>
    </w:p>
    <w:p w14:paraId="33A38AC7" w14:textId="77777777" w:rsidR="008A63F6" w:rsidRDefault="008A63F6" w:rsidP="008A63F6">
      <w:pPr>
        <w:rPr>
          <w:ins w:id="64" w:author="Elizabeth Lebens" w:date="2026-09-26T15:08:00Z" w16du:dateUtc="2026-09-26T19:08:00Z"/>
        </w:rPr>
      </w:pPr>
      <w:ins w:id="65" w:author="Elizabeth Lebens" w:date="2026-09-26T15:08:00Z" w16du:dateUtc="2026-09-26T19:08:00Z">
        <w:r>
          <w:t xml:space="preserve">   - No amendments to charter, bylaws, or organizational documents (except minor administrative changes for wholly-owned subsidiaries)</w:t>
        </w:r>
      </w:ins>
    </w:p>
    <w:p w14:paraId="240FC119" w14:textId="77777777" w:rsidR="008A63F6" w:rsidRDefault="008A63F6" w:rsidP="008A63F6">
      <w:pPr>
        <w:rPr>
          <w:ins w:id="66" w:author="Elizabeth Lebens" w:date="2026-09-26T15:08:00Z" w16du:dateUtc="2026-09-26T19:08:00Z"/>
        </w:rPr>
      </w:pPr>
      <w:ins w:id="67" w:author="Elizabeth Lebens" w:date="2026-09-26T15:08:00Z" w16du:dateUtc="2026-09-26T19:08:00Z">
        <w:r>
          <w:t xml:space="preserve">   - No liquidation, dissolution, merger, consolidation, restructuring, or reorganization</w:t>
        </w:r>
      </w:ins>
    </w:p>
    <w:p w14:paraId="0B6F9688" w14:textId="77777777" w:rsidR="008A63F6" w:rsidRDefault="008A63F6" w:rsidP="008A63F6">
      <w:pPr>
        <w:rPr>
          <w:ins w:id="68" w:author="Elizabeth Lebens" w:date="2026-09-26T15:08:00Z" w16du:dateUtc="2026-09-26T19:08:00Z"/>
        </w:rPr>
      </w:pPr>
      <w:ins w:id="69" w:author="Elizabeth Lebens" w:date="2026-09-26T15:08:00Z" w16du:dateUtc="2026-09-26T19:08:00Z">
        <w:r>
          <w:t xml:space="preserve">   - No entry into new business segments unrelated to existing operations</w:t>
        </w:r>
      </w:ins>
    </w:p>
    <w:p w14:paraId="52EE8698" w14:textId="77777777" w:rsidR="008A63F6" w:rsidRDefault="008A63F6" w:rsidP="008A63F6">
      <w:pPr>
        <w:rPr>
          <w:ins w:id="70" w:author="Elizabeth Lebens" w:date="2026-09-26T15:08:00Z" w16du:dateUtc="2026-09-26T19:08:00Z"/>
        </w:rPr>
      </w:pPr>
    </w:p>
    <w:p w14:paraId="23AE4EFC" w14:textId="77777777" w:rsidR="008A63F6" w:rsidRDefault="008A63F6" w:rsidP="008A63F6">
      <w:pPr>
        <w:rPr>
          <w:ins w:id="71" w:author="Elizabeth Lebens" w:date="2026-09-26T15:08:00Z" w16du:dateUtc="2026-09-26T19:08:00Z"/>
        </w:rPr>
      </w:pPr>
      <w:ins w:id="72" w:author="Elizabeth Lebens" w:date="2026-09-26T15:08:00Z" w16du:dateUtc="2026-09-26T19:08:00Z">
        <w:r>
          <w:t>2. Securities and Capital Structure</w:t>
        </w:r>
      </w:ins>
    </w:p>
    <w:p w14:paraId="7118E43F" w14:textId="77777777" w:rsidR="008A63F6" w:rsidRDefault="008A63F6" w:rsidP="008A63F6">
      <w:pPr>
        <w:rPr>
          <w:ins w:id="73" w:author="Elizabeth Lebens" w:date="2026-09-26T15:08:00Z" w16du:dateUtc="2026-09-26T19:08:00Z"/>
        </w:rPr>
      </w:pPr>
      <w:ins w:id="74" w:author="Elizabeth Lebens" w:date="2026-09-26T15:08:00Z" w16du:dateUtc="2026-09-26T19:08:00Z">
        <w:r>
          <w:t xml:space="preserve">   - No issuance, sale, or delivery of company securities (subject to limited exceptions)</w:t>
        </w:r>
      </w:ins>
    </w:p>
    <w:p w14:paraId="62F948C2" w14:textId="77777777" w:rsidR="008A63F6" w:rsidRDefault="008A63F6" w:rsidP="008A63F6">
      <w:pPr>
        <w:rPr>
          <w:ins w:id="75" w:author="Elizabeth Lebens" w:date="2026-09-26T15:08:00Z" w16du:dateUtc="2026-09-26T19:08:00Z"/>
        </w:rPr>
      </w:pPr>
      <w:ins w:id="76" w:author="Elizabeth Lebens" w:date="2026-09-26T15:08:00Z" w16du:dateUtc="2026-09-26T19:08:00Z">
        <w:r>
          <w:t xml:space="preserve">   - No stock splits, combinations, or reclassifications</w:t>
        </w:r>
      </w:ins>
    </w:p>
    <w:p w14:paraId="10692EB2" w14:textId="77777777" w:rsidR="008A63F6" w:rsidRDefault="008A63F6" w:rsidP="008A63F6">
      <w:pPr>
        <w:rPr>
          <w:ins w:id="77" w:author="Elizabeth Lebens" w:date="2026-09-26T15:08:00Z" w16du:dateUtc="2026-09-26T19:08:00Z"/>
        </w:rPr>
      </w:pPr>
      <w:ins w:id="78" w:author="Elizabeth Lebens" w:date="2026-09-26T15:08:00Z" w16du:dateUtc="2026-09-26T19:08:00Z">
        <w:r>
          <w:t xml:space="preserve">   - No declaration of dividends or distributions (subject to specific exceptions)</w:t>
        </w:r>
      </w:ins>
    </w:p>
    <w:p w14:paraId="2E310B94" w14:textId="77777777" w:rsidR="008A63F6" w:rsidRDefault="008A63F6" w:rsidP="008A63F6">
      <w:pPr>
        <w:rPr>
          <w:ins w:id="79" w:author="Elizabeth Lebens" w:date="2026-09-26T15:08:00Z" w16du:dateUtc="2026-09-26T19:08:00Z"/>
        </w:rPr>
      </w:pPr>
      <w:ins w:id="80" w:author="Elizabeth Lebens" w:date="2026-09-26T15:08:00Z" w16du:dateUtc="2026-09-26T19:08:00Z">
        <w:r>
          <w:t xml:space="preserve">   - No pledging or encumbering of capital stock</w:t>
        </w:r>
      </w:ins>
    </w:p>
    <w:p w14:paraId="2A95E6FD" w14:textId="77777777" w:rsidR="008A63F6" w:rsidRDefault="008A63F6" w:rsidP="008A63F6">
      <w:pPr>
        <w:rPr>
          <w:ins w:id="81" w:author="Elizabeth Lebens" w:date="2026-09-26T15:08:00Z" w16du:dateUtc="2026-09-26T19:08:00Z"/>
        </w:rPr>
      </w:pPr>
    </w:p>
    <w:p w14:paraId="53CB308E" w14:textId="77777777" w:rsidR="008A63F6" w:rsidRDefault="008A63F6" w:rsidP="008A63F6">
      <w:pPr>
        <w:rPr>
          <w:ins w:id="82" w:author="Elizabeth Lebens" w:date="2026-09-26T15:08:00Z" w16du:dateUtc="2026-09-26T19:08:00Z"/>
        </w:rPr>
      </w:pPr>
      <w:ins w:id="83" w:author="Elizabeth Lebens" w:date="2026-09-26T15:08:00Z" w16du:dateUtc="2026-09-26T19:08:00Z">
        <w:r>
          <w:t>3. Financial Matters</w:t>
        </w:r>
      </w:ins>
    </w:p>
    <w:p w14:paraId="35129DB7" w14:textId="77777777" w:rsidR="008A63F6" w:rsidRDefault="008A63F6" w:rsidP="008A63F6">
      <w:pPr>
        <w:rPr>
          <w:ins w:id="84" w:author="Elizabeth Lebens" w:date="2026-09-26T15:08:00Z" w16du:dateUtc="2026-09-26T19:08:00Z"/>
        </w:rPr>
      </w:pPr>
      <w:ins w:id="85" w:author="Elizabeth Lebens" w:date="2026-09-26T15:08:00Z" w16du:dateUtc="2026-09-26T19:08:00Z">
        <w:r>
          <w:t xml:space="preserve">   - No incurrence of new indebtedness (subject to exceptions)</w:t>
        </w:r>
      </w:ins>
    </w:p>
    <w:p w14:paraId="26393F10" w14:textId="77777777" w:rsidR="008A63F6" w:rsidRDefault="008A63F6" w:rsidP="008A63F6">
      <w:pPr>
        <w:rPr>
          <w:ins w:id="86" w:author="Elizabeth Lebens" w:date="2026-09-26T15:08:00Z" w16du:dateUtc="2026-09-26T19:08:00Z"/>
        </w:rPr>
      </w:pPr>
      <w:ins w:id="87" w:author="Elizabeth Lebens" w:date="2026-09-26T15:08:00Z" w16du:dateUtc="2026-09-26T19:08:00Z">
        <w:r>
          <w:t xml:space="preserve">   - No assumption of third-party obligations (except for wholly-owned subsidiaries)</w:t>
        </w:r>
      </w:ins>
    </w:p>
    <w:p w14:paraId="7D350A85" w14:textId="77777777" w:rsidR="008A63F6" w:rsidRDefault="008A63F6" w:rsidP="008A63F6">
      <w:pPr>
        <w:rPr>
          <w:ins w:id="88" w:author="Elizabeth Lebens" w:date="2026-09-26T15:08:00Z" w16du:dateUtc="2026-09-26T19:08:00Z"/>
        </w:rPr>
      </w:pPr>
      <w:ins w:id="89" w:author="Elizabeth Lebens" w:date="2026-09-26T15:08:00Z" w16du:dateUtc="2026-09-26T19:08:00Z">
        <w:r>
          <w:t xml:space="preserve">   - No creation of liens (other than permitted liens)</w:t>
        </w:r>
      </w:ins>
    </w:p>
    <w:p w14:paraId="76E19BFB" w14:textId="77777777" w:rsidR="008A63F6" w:rsidRDefault="008A63F6" w:rsidP="008A63F6">
      <w:pPr>
        <w:rPr>
          <w:ins w:id="90" w:author="Elizabeth Lebens" w:date="2026-09-26T15:08:00Z" w16du:dateUtc="2026-09-26T19:08:00Z"/>
        </w:rPr>
      </w:pPr>
      <w:ins w:id="91" w:author="Elizabeth Lebens" w:date="2026-09-26T15:08:00Z" w16du:dateUtc="2026-09-26T19:08:00Z">
        <w:r>
          <w:t xml:space="preserve">   - No material changes to accounting practices (unless required by law or GAAP)</w:t>
        </w:r>
      </w:ins>
    </w:p>
    <w:p w14:paraId="4829DC34" w14:textId="77777777" w:rsidR="008A63F6" w:rsidRDefault="008A63F6" w:rsidP="008A63F6">
      <w:pPr>
        <w:rPr>
          <w:ins w:id="92" w:author="Elizabeth Lebens" w:date="2026-09-26T15:08:00Z" w16du:dateUtc="2026-09-26T19:08:00Z"/>
        </w:rPr>
      </w:pPr>
    </w:p>
    <w:p w14:paraId="08F17FA6" w14:textId="77777777" w:rsidR="008A63F6" w:rsidRDefault="008A63F6" w:rsidP="008A63F6">
      <w:pPr>
        <w:rPr>
          <w:ins w:id="93" w:author="Elizabeth Lebens" w:date="2026-09-26T15:08:00Z" w16du:dateUtc="2026-09-26T19:08:00Z"/>
        </w:rPr>
      </w:pPr>
      <w:ins w:id="94" w:author="Elizabeth Lebens" w:date="2026-09-26T15:08:00Z" w16du:dateUtc="2026-09-26T19:08:00Z">
        <w:r>
          <w:t>4. Employee Matters</w:t>
        </w:r>
      </w:ins>
    </w:p>
    <w:p w14:paraId="33BAC518" w14:textId="2127C097" w:rsidR="008A63F6" w:rsidRDefault="008A63F6" w:rsidP="008A63F6">
      <w:pPr>
        <w:rPr>
          <w:ins w:id="95" w:author="Elizabeth Lebens" w:date="2026-09-26T15:08:00Z" w16du:dateUtc="2026-09-26T19:08:00Z"/>
        </w:rPr>
      </w:pPr>
      <w:ins w:id="96" w:author="Elizabeth Lebens" w:date="2026-09-26T15:08:00Z" w16du:dateUtc="2026-09-26T19:08:00Z">
        <w:r>
          <w:t xml:space="preserve">   - No termination or hiring of </w:t>
        </w:r>
        <w:r w:rsidR="00BF0C4A">
          <w:t>any</w:t>
        </w:r>
        <w:r>
          <w:t xml:space="preserve"> employees or above without buyer consultation</w:t>
        </w:r>
      </w:ins>
    </w:p>
    <w:p w14:paraId="1F27EFA1" w14:textId="77777777" w:rsidR="008A63F6" w:rsidRDefault="008A63F6" w:rsidP="008A63F6">
      <w:pPr>
        <w:rPr>
          <w:ins w:id="97" w:author="Elizabeth Lebens" w:date="2026-09-26T15:08:00Z" w16du:dateUtc="2026-09-26T19:08:00Z"/>
        </w:rPr>
      </w:pPr>
      <w:ins w:id="98" w:author="Elizabeth Lebens" w:date="2026-09-26T15:08:00Z" w16du:dateUtc="2026-09-26T19:08:00Z">
        <w:r>
          <w:t xml:space="preserve">   - No adoption or modification of employee benefit plans (subject to exceptions)</w:t>
        </w:r>
      </w:ins>
    </w:p>
    <w:p w14:paraId="5A20B905" w14:textId="77777777" w:rsidR="008A63F6" w:rsidRDefault="008A63F6" w:rsidP="008A63F6">
      <w:pPr>
        <w:rPr>
          <w:ins w:id="99" w:author="Elizabeth Lebens" w:date="2026-09-26T15:08:00Z" w16du:dateUtc="2026-09-26T19:08:00Z"/>
        </w:rPr>
      </w:pPr>
      <w:ins w:id="100" w:author="Elizabeth Lebens" w:date="2026-09-26T15:08:00Z" w16du:dateUtc="2026-09-26T19:08:00Z">
        <w:r>
          <w:t xml:space="preserve">   - No compensation increases or special bonuses</w:t>
        </w:r>
      </w:ins>
    </w:p>
    <w:p w14:paraId="3466E43C" w14:textId="77777777" w:rsidR="008A63F6" w:rsidRDefault="008A63F6" w:rsidP="008A63F6">
      <w:pPr>
        <w:rPr>
          <w:ins w:id="101" w:author="Elizabeth Lebens" w:date="2026-09-26T15:08:00Z" w16du:dateUtc="2026-09-26T19:08:00Z"/>
        </w:rPr>
      </w:pPr>
      <w:ins w:id="102" w:author="Elizabeth Lebens" w:date="2026-09-26T15:08:00Z" w16du:dateUtc="2026-09-26T19:08:00Z">
        <w:r>
          <w:t xml:space="preserve">   - No new severance arrangements</w:t>
        </w:r>
      </w:ins>
    </w:p>
    <w:p w14:paraId="6A4EAF74" w14:textId="77777777" w:rsidR="008A63F6" w:rsidRDefault="008A63F6" w:rsidP="008A63F6">
      <w:pPr>
        <w:rPr>
          <w:ins w:id="103" w:author="Elizabeth Lebens" w:date="2026-09-26T15:08:00Z" w16du:dateUtc="2026-09-26T19:08:00Z"/>
        </w:rPr>
      </w:pPr>
      <w:ins w:id="104" w:author="Elizabeth Lebens" w:date="2026-09-26T15:08:00Z" w16du:dateUtc="2026-09-26T19:08:00Z">
        <w:r>
          <w:t xml:space="preserve">   - No plant closings or mass layoffs</w:t>
        </w:r>
      </w:ins>
    </w:p>
    <w:p w14:paraId="67ADF74A" w14:textId="77777777" w:rsidR="008A63F6" w:rsidRDefault="008A63F6" w:rsidP="008A63F6">
      <w:pPr>
        <w:rPr>
          <w:ins w:id="105" w:author="Elizabeth Lebens" w:date="2026-09-26T15:08:00Z" w16du:dateUtc="2026-09-26T19:08:00Z"/>
        </w:rPr>
      </w:pPr>
      <w:ins w:id="106" w:author="Elizabeth Lebens" w:date="2026-09-26T15:08:00Z" w16du:dateUtc="2026-09-26T19:08:00Z">
        <w:r>
          <w:t xml:space="preserve">   - No voluntary recognition of labor unions</w:t>
        </w:r>
      </w:ins>
    </w:p>
    <w:p w14:paraId="17F4BF48" w14:textId="77777777" w:rsidR="008A63F6" w:rsidRDefault="008A63F6" w:rsidP="008A63F6">
      <w:pPr>
        <w:rPr>
          <w:ins w:id="107" w:author="Elizabeth Lebens" w:date="2026-09-26T15:08:00Z" w16du:dateUtc="2026-09-26T19:08:00Z"/>
        </w:rPr>
      </w:pPr>
    </w:p>
    <w:p w14:paraId="235AE820" w14:textId="77777777" w:rsidR="008A63F6" w:rsidRDefault="008A63F6" w:rsidP="008A63F6">
      <w:pPr>
        <w:rPr>
          <w:ins w:id="108" w:author="Elizabeth Lebens" w:date="2026-09-26T15:08:00Z" w16du:dateUtc="2026-09-26T19:08:00Z"/>
        </w:rPr>
      </w:pPr>
      <w:ins w:id="109" w:author="Elizabeth Lebens" w:date="2026-09-26T15:08:00Z" w16du:dateUtc="2026-09-26T19:08:00Z">
        <w:r>
          <w:t>5. Tax Matters</w:t>
        </w:r>
      </w:ins>
    </w:p>
    <w:p w14:paraId="7187EB97" w14:textId="77777777" w:rsidR="008A63F6" w:rsidRDefault="008A63F6" w:rsidP="008A63F6">
      <w:pPr>
        <w:rPr>
          <w:ins w:id="110" w:author="Elizabeth Lebens" w:date="2026-09-26T15:08:00Z" w16du:dateUtc="2026-09-26T19:08:00Z"/>
        </w:rPr>
      </w:pPr>
      <w:ins w:id="111" w:author="Elizabeth Lebens" w:date="2026-09-26T15:08:00Z" w16du:dateUtc="2026-09-26T19:08:00Z">
        <w:r>
          <w:t xml:space="preserve">   - No amendment of material tax returns</w:t>
        </w:r>
      </w:ins>
    </w:p>
    <w:p w14:paraId="0665E324" w14:textId="77777777" w:rsidR="008A63F6" w:rsidRDefault="008A63F6" w:rsidP="008A63F6">
      <w:pPr>
        <w:rPr>
          <w:ins w:id="112" w:author="Elizabeth Lebens" w:date="2026-09-26T15:08:00Z" w16du:dateUtc="2026-09-26T19:08:00Z"/>
        </w:rPr>
      </w:pPr>
      <w:ins w:id="113" w:author="Elizabeth Lebens" w:date="2026-09-26T15:08:00Z" w16du:dateUtc="2026-09-26T19:08:00Z">
        <w:r>
          <w:t xml:space="preserve">   - No material tax elections or changes in accounting methods</w:t>
        </w:r>
      </w:ins>
    </w:p>
    <w:p w14:paraId="0DC7831F" w14:textId="77777777" w:rsidR="008A63F6" w:rsidRDefault="008A63F6" w:rsidP="008A63F6">
      <w:pPr>
        <w:rPr>
          <w:ins w:id="114" w:author="Elizabeth Lebens" w:date="2026-09-26T15:08:00Z" w16du:dateUtc="2026-09-26T19:08:00Z"/>
        </w:rPr>
      </w:pPr>
      <w:ins w:id="115" w:author="Elizabeth Lebens" w:date="2026-09-26T15:08:00Z" w16du:dateUtc="2026-09-26T19:08:00Z">
        <w:r>
          <w:t xml:space="preserve">   - No settlements of material tax claims</w:t>
        </w:r>
      </w:ins>
    </w:p>
    <w:p w14:paraId="39FDE1BA" w14:textId="77777777" w:rsidR="008A63F6" w:rsidRDefault="008A63F6" w:rsidP="008A63F6">
      <w:pPr>
        <w:rPr>
          <w:ins w:id="116" w:author="Elizabeth Lebens" w:date="2026-09-26T15:08:00Z" w16du:dateUtc="2026-09-26T19:08:00Z"/>
        </w:rPr>
      </w:pPr>
      <w:ins w:id="117" w:author="Elizabeth Lebens" w:date="2026-09-26T15:08:00Z" w16du:dateUtc="2026-09-26T19:08:00Z">
        <w:r>
          <w:t xml:space="preserve">   - No extension of limitation periods for material tax claims</w:t>
        </w:r>
      </w:ins>
    </w:p>
    <w:p w14:paraId="5BC96F84" w14:textId="77777777" w:rsidR="008A63F6" w:rsidRDefault="008A63F6" w:rsidP="008A63F6">
      <w:pPr>
        <w:rPr>
          <w:ins w:id="118" w:author="Elizabeth Lebens" w:date="2026-09-26T15:08:00Z" w16du:dateUtc="2026-09-26T19:08:00Z"/>
        </w:rPr>
      </w:pPr>
    </w:p>
    <w:p w14:paraId="59C7F7B7" w14:textId="77777777" w:rsidR="008A63F6" w:rsidRDefault="008A63F6" w:rsidP="008A63F6">
      <w:pPr>
        <w:rPr>
          <w:ins w:id="119" w:author="Elizabeth Lebens" w:date="2026-09-26T15:08:00Z" w16du:dateUtc="2026-09-26T19:08:00Z"/>
        </w:rPr>
      </w:pPr>
      <w:ins w:id="120" w:author="Elizabeth Lebens" w:date="2026-09-26T15:08:00Z" w16du:dateUtc="2026-09-26T19:08:00Z">
        <w:r>
          <w:t>6. Commercial Operations</w:t>
        </w:r>
      </w:ins>
    </w:p>
    <w:p w14:paraId="6776FC5F" w14:textId="77777777" w:rsidR="008A63F6" w:rsidRDefault="008A63F6" w:rsidP="008A63F6">
      <w:pPr>
        <w:rPr>
          <w:ins w:id="121" w:author="Elizabeth Lebens" w:date="2026-09-26T15:08:00Z" w16du:dateUtc="2026-09-26T19:08:00Z"/>
        </w:rPr>
      </w:pPr>
      <w:ins w:id="122" w:author="Elizabeth Lebens" w:date="2026-09-26T15:08:00Z" w16du:dateUtc="2026-09-26T19:08:00Z">
        <w:r>
          <w:t xml:space="preserve">   - No capital expenditures outside approved budget</w:t>
        </w:r>
      </w:ins>
    </w:p>
    <w:p w14:paraId="5ABCC0FF" w14:textId="77777777" w:rsidR="008A63F6" w:rsidRDefault="008A63F6" w:rsidP="008A63F6">
      <w:pPr>
        <w:rPr>
          <w:ins w:id="123" w:author="Elizabeth Lebens" w:date="2026-09-26T15:08:00Z" w16du:dateUtc="2026-09-26T19:08:00Z"/>
        </w:rPr>
      </w:pPr>
      <w:ins w:id="124" w:author="Elizabeth Lebens" w:date="2026-09-26T15:08:00Z" w16du:dateUtc="2026-09-26T19:08:00Z">
        <w:r>
          <w:t xml:space="preserve">   - No material modifications to significant contracts</w:t>
        </w:r>
      </w:ins>
    </w:p>
    <w:p w14:paraId="1644D37A" w14:textId="77777777" w:rsidR="008A63F6" w:rsidRDefault="008A63F6" w:rsidP="008A63F6">
      <w:pPr>
        <w:rPr>
          <w:ins w:id="125" w:author="Elizabeth Lebens" w:date="2026-09-26T15:08:00Z" w16du:dateUtc="2026-09-26T19:08:00Z"/>
        </w:rPr>
      </w:pPr>
      <w:ins w:id="126" w:author="Elizabeth Lebens" w:date="2026-09-26T15:08:00Z" w16du:dateUtc="2026-09-26T19:08:00Z">
        <w:r>
          <w:t xml:space="preserve">   - No material customer refunds or credits outside ordinary course</w:t>
        </w:r>
      </w:ins>
    </w:p>
    <w:p w14:paraId="6971A4D1" w14:textId="77777777" w:rsidR="008A63F6" w:rsidRDefault="008A63F6" w:rsidP="008A63F6">
      <w:pPr>
        <w:rPr>
          <w:ins w:id="127" w:author="Elizabeth Lebens" w:date="2026-09-26T15:08:00Z" w16du:dateUtc="2026-09-26T19:08:00Z"/>
        </w:rPr>
      </w:pPr>
      <w:ins w:id="128" w:author="Elizabeth Lebens" w:date="2026-09-26T15:08:00Z" w16du:dateUtc="2026-09-26T19:08:00Z">
        <w:r>
          <w:t xml:space="preserve">   - No disposal of material business lines</w:t>
        </w:r>
      </w:ins>
    </w:p>
    <w:p w14:paraId="47CCDA4A" w14:textId="77777777" w:rsidR="008A63F6" w:rsidRDefault="008A63F6" w:rsidP="008A63F6">
      <w:pPr>
        <w:rPr>
          <w:ins w:id="129" w:author="Elizabeth Lebens" w:date="2026-09-26T15:08:00Z" w16du:dateUtc="2026-09-26T19:08:00Z"/>
        </w:rPr>
      </w:pPr>
      <w:ins w:id="130" w:author="Elizabeth Lebens" w:date="2026-09-26T15:08:00Z" w16du:dateUtc="2026-09-26T19:08:00Z">
        <w:r>
          <w:t xml:space="preserve">   - No material changes to privacy policies or IT security</w:t>
        </w:r>
      </w:ins>
    </w:p>
    <w:p w14:paraId="18DF2619" w14:textId="77777777" w:rsidR="008A63F6" w:rsidRDefault="008A63F6" w:rsidP="008A63F6">
      <w:pPr>
        <w:rPr>
          <w:ins w:id="131" w:author="Elizabeth Lebens" w:date="2026-09-26T15:08:00Z" w16du:dateUtc="2026-09-26T19:08:00Z"/>
        </w:rPr>
      </w:pPr>
    </w:p>
    <w:p w14:paraId="43C53F0F" w14:textId="77777777" w:rsidR="008A63F6" w:rsidRDefault="008A63F6" w:rsidP="008A63F6">
      <w:pPr>
        <w:rPr>
          <w:ins w:id="132" w:author="Elizabeth Lebens" w:date="2026-09-26T15:08:00Z" w16du:dateUtc="2026-09-26T19:08:00Z"/>
        </w:rPr>
      </w:pPr>
      <w:ins w:id="133" w:author="Elizabeth Lebens" w:date="2026-09-26T15:08:00Z" w16du:dateUtc="2026-09-26T19:08:00Z">
        <w:r>
          <w:t>Key Monetary Thresholds</w:t>
        </w:r>
      </w:ins>
    </w:p>
    <w:p w14:paraId="01110236" w14:textId="3498EAD3" w:rsidR="008A63F6" w:rsidRDefault="008A63F6" w:rsidP="008A63F6">
      <w:pPr>
        <w:rPr>
          <w:ins w:id="134" w:author="Elizabeth Lebens" w:date="2026-09-26T15:08:00Z" w16du:dateUtc="2026-09-26T19:08:00Z"/>
        </w:rPr>
      </w:pPr>
      <w:ins w:id="135" w:author="Elizabeth Lebens" w:date="2026-09-26T15:08:00Z" w16du:dateUtc="2026-09-26T19:08:00Z">
        <w:r>
          <w:t>- Acquisitions limited to $</w:t>
        </w:r>
        <w:r w:rsidR="00407C3C">
          <w:t>25</w:t>
        </w:r>
        <w:r>
          <w:t>,000,000 per transaction or $</w:t>
        </w:r>
        <w:r w:rsidR="00407C3C">
          <w:t>1</w:t>
        </w:r>
        <w:r>
          <w:t>50,000,000 aggregate</w:t>
        </w:r>
      </w:ins>
    </w:p>
    <w:p w14:paraId="048E8A58" w14:textId="77777777" w:rsidR="008A63F6" w:rsidRDefault="008A63F6" w:rsidP="008A63F6">
      <w:pPr>
        <w:rPr>
          <w:ins w:id="136" w:author="Elizabeth Lebens" w:date="2026-09-26T15:08:00Z" w16du:dateUtc="2026-09-26T19:08:00Z"/>
        </w:rPr>
      </w:pPr>
      <w:ins w:id="137" w:author="Elizabeth Lebens" w:date="2026-09-26T15:08:00Z" w16du:dateUtc="2026-09-26T19:08:00Z">
        <w:r>
          <w:t>- Other specific thresholds as detailed in the disclosure schedules</w:t>
        </w:r>
      </w:ins>
    </w:p>
    <w:p w14:paraId="6B5DF256" w14:textId="77777777" w:rsidR="008A63F6" w:rsidRDefault="008A63F6" w:rsidP="008A63F6">
      <w:pPr>
        <w:rPr>
          <w:ins w:id="138" w:author="Elizabeth Lebens" w:date="2026-09-26T15:08:00Z" w16du:dateUtc="2026-09-26T19:08:00Z"/>
        </w:rPr>
      </w:pPr>
    </w:p>
    <w:p w14:paraId="0E26C492" w14:textId="77777777" w:rsidR="008A63F6" w:rsidRDefault="008A63F6" w:rsidP="008A63F6">
      <w:pPr>
        <w:rPr>
          <w:ins w:id="139" w:author="Elizabeth Lebens" w:date="2026-09-26T15:08:00Z" w16du:dateUtc="2026-09-26T19:08:00Z"/>
        </w:rPr>
      </w:pPr>
      <w:ins w:id="140" w:author="Elizabeth Lebens" w:date="2026-09-26T15:08:00Z" w16du:dateUtc="2026-09-26T19:08:00Z">
        <w:r>
          <w:t>Process for Exceptions</w:t>
        </w:r>
      </w:ins>
    </w:p>
    <w:p w14:paraId="004FBF61" w14:textId="77777777" w:rsidR="008A63F6" w:rsidRDefault="008A63F6" w:rsidP="008A63F6">
      <w:pPr>
        <w:rPr>
          <w:ins w:id="141" w:author="Elizabeth Lebens" w:date="2026-09-26T15:08:00Z" w16du:dateUtc="2026-09-26T19:08:00Z"/>
        </w:rPr>
      </w:pPr>
      <w:ins w:id="142" w:author="Elizabeth Lebens" w:date="2026-09-26T15:08:00Z" w16du:dateUtc="2026-09-26T19:08:00Z">
        <w:r>
          <w:t>1. Any proposed actions that may violate these covenants should be promptly brought to our attention</w:t>
        </w:r>
      </w:ins>
    </w:p>
    <w:p w14:paraId="0E6D9168" w14:textId="77777777" w:rsidR="008A63F6" w:rsidRDefault="008A63F6" w:rsidP="008A63F6">
      <w:pPr>
        <w:rPr>
          <w:ins w:id="143" w:author="Elizabeth Lebens" w:date="2026-09-26T15:08:00Z" w16du:dateUtc="2026-09-26T19:08:00Z"/>
        </w:rPr>
      </w:pPr>
      <w:ins w:id="144" w:author="Elizabeth Lebens" w:date="2026-09-26T15:08:00Z" w16du:dateUtc="2026-09-26T19:08:00Z">
        <w:r>
          <w:t>2. We can help assess whether the action falls within any exceptions or requires buyer consent</w:t>
        </w:r>
      </w:ins>
    </w:p>
    <w:p w14:paraId="1C6FF9DC" w14:textId="77777777" w:rsidR="008A63F6" w:rsidRDefault="008A63F6" w:rsidP="008A63F6">
      <w:pPr>
        <w:rPr>
          <w:ins w:id="145" w:author="Elizabeth Lebens" w:date="2026-09-26T15:08:00Z" w16du:dateUtc="2026-09-26T19:08:00Z"/>
        </w:rPr>
      </w:pPr>
      <w:ins w:id="146" w:author="Elizabeth Lebens" w:date="2026-09-26T15:08:00Z" w16du:dateUtc="2026-09-26T19:08:00Z">
        <w:r>
          <w:t>3. When in doubt, consult with us before proceeding</w:t>
        </w:r>
      </w:ins>
    </w:p>
    <w:p w14:paraId="42F2AD6C" w14:textId="77777777" w:rsidR="00B23137" w:rsidRDefault="00B23137" w:rsidP="008A63F6">
      <w:pPr>
        <w:rPr>
          <w:ins w:id="147" w:author="Elizabeth Lebens" w:date="2026-09-26T15:08:00Z" w16du:dateUtc="2026-09-26T19:08:00Z"/>
        </w:rPr>
      </w:pPr>
    </w:p>
    <w:p w14:paraId="2C5A1274" w14:textId="77777777" w:rsidR="00B23137" w:rsidRDefault="00B23137" w:rsidP="00B23137">
      <w:pPr>
        <w:rPr>
          <w:ins w:id="148" w:author="Elizabeth Lebens" w:date="2026-09-26T15:08:00Z" w16du:dateUtc="2026-09-26T19:08:00Z"/>
        </w:rPr>
      </w:pPr>
      <w:ins w:id="149" w:author="Elizabeth Lebens" w:date="2026-09-26T15:08:00Z" w16du:dateUtc="2026-09-26T19:08:00Z">
        <w:r>
          <w:t>CRITICAL DEAL-RELATED OBLIGATIONS</w:t>
        </w:r>
      </w:ins>
    </w:p>
    <w:p w14:paraId="1682A9BC" w14:textId="77777777" w:rsidR="00B23137" w:rsidRDefault="00B23137" w:rsidP="00B23137">
      <w:pPr>
        <w:rPr>
          <w:ins w:id="150" w:author="Elizabeth Lebens" w:date="2026-09-26T15:08:00Z" w16du:dateUtc="2026-09-26T19:08:00Z"/>
        </w:rPr>
      </w:pPr>
    </w:p>
    <w:p w14:paraId="2DB6509D" w14:textId="77777777" w:rsidR="00B23137" w:rsidRDefault="00B23137" w:rsidP="00B23137">
      <w:pPr>
        <w:rPr>
          <w:ins w:id="151" w:author="Elizabeth Lebens" w:date="2026-09-26T15:08:00Z" w16du:dateUtc="2026-09-26T19:08:00Z"/>
        </w:rPr>
      </w:pPr>
      <w:ins w:id="152" w:author="Elizabeth Lebens" w:date="2026-09-26T15:08:00Z" w16du:dateUtc="2026-09-26T19:08:00Z">
        <w:r>
          <w:t>1. Public Communications</w:t>
        </w:r>
      </w:ins>
    </w:p>
    <w:p w14:paraId="463F5D2B" w14:textId="77777777" w:rsidR="00B23137" w:rsidRDefault="00B23137" w:rsidP="00B23137">
      <w:pPr>
        <w:rPr>
          <w:ins w:id="153" w:author="Elizabeth Lebens" w:date="2026-09-26T15:08:00Z" w16du:dateUtc="2026-09-26T19:08:00Z"/>
        </w:rPr>
      </w:pPr>
      <w:ins w:id="154" w:author="Elizabeth Lebens" w:date="2026-09-26T15:08:00Z" w16du:dateUtc="2026-09-26T19:08:00Z">
        <w:r>
          <w:t xml:space="preserve">   - Coordinate all deal-related communications with the Acquiror</w:t>
        </w:r>
      </w:ins>
    </w:p>
    <w:p w14:paraId="07E61510" w14:textId="77777777" w:rsidR="00B23137" w:rsidRDefault="00B23137" w:rsidP="00B23137">
      <w:pPr>
        <w:rPr>
          <w:ins w:id="155" w:author="Elizabeth Lebens" w:date="2026-09-26T15:08:00Z" w16du:dateUtc="2026-09-26T19:08:00Z"/>
        </w:rPr>
      </w:pPr>
      <w:ins w:id="156" w:author="Elizabeth Lebens" w:date="2026-09-26T15:08:00Z" w16du:dateUtc="2026-09-26T19:08:00Z">
        <w:r>
          <w:t xml:space="preserve">   - Any press releases, employee communications, or public statements about the transaction must be reviewed and approved by the Acquiror in advance</w:t>
        </w:r>
      </w:ins>
    </w:p>
    <w:p w14:paraId="20C2C382" w14:textId="77777777" w:rsidR="00B23137" w:rsidRDefault="00B23137" w:rsidP="00B23137">
      <w:pPr>
        <w:rPr>
          <w:ins w:id="157" w:author="Elizabeth Lebens" w:date="2026-09-26T15:08:00Z" w16du:dateUtc="2026-09-26T19:08:00Z"/>
        </w:rPr>
      </w:pPr>
      <w:ins w:id="158" w:author="Elizabeth Lebens" w:date="2026-09-26T15:08:00Z" w16du:dateUtc="2026-09-26T19:08:00Z">
        <w:r>
          <w:t xml:space="preserve">   - Exercise particular caution in social media communications that could relate to the transaction</w:t>
        </w:r>
      </w:ins>
    </w:p>
    <w:p w14:paraId="6AD30AA5" w14:textId="77777777" w:rsidR="00B23137" w:rsidRDefault="00B23137" w:rsidP="00B23137">
      <w:pPr>
        <w:rPr>
          <w:ins w:id="159" w:author="Elizabeth Lebens" w:date="2026-09-26T15:08:00Z" w16du:dateUtc="2026-09-26T19:08:00Z"/>
        </w:rPr>
      </w:pPr>
    </w:p>
    <w:p w14:paraId="3D4C5387" w14:textId="77777777" w:rsidR="00B23137" w:rsidRDefault="00B23137" w:rsidP="00B23137">
      <w:pPr>
        <w:rPr>
          <w:ins w:id="160" w:author="Elizabeth Lebens" w:date="2026-09-26T15:08:00Z" w16du:dateUtc="2026-09-26T19:08:00Z"/>
        </w:rPr>
      </w:pPr>
      <w:ins w:id="161" w:author="Elizabeth Lebens" w:date="2026-09-26T15:08:00Z" w16du:dateUtc="2026-09-26T19:08:00Z">
        <w:r>
          <w:t>2. Alternative Transaction Proposals</w:t>
        </w:r>
      </w:ins>
    </w:p>
    <w:p w14:paraId="342D37FD" w14:textId="77777777" w:rsidR="00B23137" w:rsidRDefault="00B23137" w:rsidP="00B23137">
      <w:pPr>
        <w:rPr>
          <w:ins w:id="162" w:author="Elizabeth Lebens" w:date="2026-09-26T15:08:00Z" w16du:dateUtc="2026-09-26T19:08:00Z"/>
        </w:rPr>
      </w:pPr>
      <w:ins w:id="163" w:author="Elizabeth Lebens" w:date="2026-09-26T15:08:00Z" w16du:dateUtc="2026-09-26T19:08:00Z">
        <w:r>
          <w:t xml:space="preserve">   - Exercise extreme caution regarding any incoming inquiries about alternative transactions</w:t>
        </w:r>
      </w:ins>
    </w:p>
    <w:p w14:paraId="45C9A580" w14:textId="77777777" w:rsidR="00B23137" w:rsidRDefault="00B23137" w:rsidP="00B23137">
      <w:pPr>
        <w:rPr>
          <w:ins w:id="164" w:author="Elizabeth Lebens" w:date="2026-09-26T15:08:00Z" w16du:dateUtc="2026-09-26T19:08:00Z"/>
        </w:rPr>
      </w:pPr>
      <w:ins w:id="165" w:author="Elizabeth Lebens" w:date="2026-09-26T15:08:00Z" w16du:dateUtc="2026-09-26T19:08:00Z">
        <w:r>
          <w:t xml:space="preserve">   - Promptly notify the Acquiror of any alternative transaction proposals received</w:t>
        </w:r>
      </w:ins>
    </w:p>
    <w:p w14:paraId="63DEE901" w14:textId="4D81D62B" w:rsidR="00B23137" w:rsidRDefault="00B23137" w:rsidP="00B23137">
      <w:pPr>
        <w:rPr>
          <w:ins w:id="166" w:author="Elizabeth Lebens" w:date="2026-09-26T15:08:00Z" w16du:dateUtc="2026-09-26T19:08:00Z"/>
        </w:rPr>
      </w:pPr>
      <w:ins w:id="167" w:author="Elizabeth Lebens" w:date="2026-09-26T15:08:00Z" w16du:dateUtc="2026-09-26T19:08:00Z">
        <w:r>
          <w:t xml:space="preserve">   - Do not encourage or solicit alternative proposals</w:t>
        </w:r>
        <w:r w:rsidR="00407C3C">
          <w:t>, other than during the go-shop period (March 1-31, 2025)</w:t>
        </w:r>
      </w:ins>
    </w:p>
    <w:p w14:paraId="799DAC78" w14:textId="77777777" w:rsidR="00B23137" w:rsidRDefault="00B23137" w:rsidP="00B23137">
      <w:pPr>
        <w:rPr>
          <w:ins w:id="168" w:author="Elizabeth Lebens" w:date="2026-09-26T15:08:00Z" w16du:dateUtc="2026-09-26T19:08:00Z"/>
        </w:rPr>
      </w:pPr>
      <w:ins w:id="169" w:author="Elizabeth Lebens" w:date="2026-09-26T15:08:00Z" w16du:dateUtc="2026-09-26T19:08:00Z">
        <w:r>
          <w:t xml:space="preserve">   - Maintain careful records of any interactions with third parties regarding potential transactions</w:t>
        </w:r>
      </w:ins>
    </w:p>
    <w:p w14:paraId="11DB7D14" w14:textId="440CC62C" w:rsidR="00B23137" w:rsidRDefault="00B23137" w:rsidP="008A63F6">
      <w:pPr>
        <w:rPr>
          <w:ins w:id="170" w:author="Elizabeth Lebens" w:date="2026-09-26T15:08:00Z" w16du:dateUtc="2026-09-26T19:08:00Z"/>
        </w:rPr>
      </w:pPr>
      <w:ins w:id="171" w:author="Elizabeth Lebens" w:date="2026-09-26T15:08:00Z" w16du:dateUtc="2026-09-26T19:08:00Z">
        <w:r>
          <w:t xml:space="preserve">   - Consult with counsel immediately upon receiving any alternative proposal</w:t>
        </w:r>
      </w:ins>
    </w:p>
    <w:p w14:paraId="0ED11BD0" w14:textId="77777777" w:rsidR="008A63F6" w:rsidRDefault="008A63F6" w:rsidP="008A63F6">
      <w:pPr>
        <w:rPr>
          <w:ins w:id="172" w:author="Elizabeth Lebens" w:date="2026-09-26T15:08:00Z" w16du:dateUtc="2026-09-26T19:08:00Z"/>
        </w:rPr>
      </w:pPr>
    </w:p>
    <w:p w14:paraId="0724AAAC" w14:textId="77777777" w:rsidR="008A63F6" w:rsidRDefault="008A63F6" w:rsidP="008A63F6">
      <w:pPr>
        <w:rPr>
          <w:ins w:id="173" w:author="Elizabeth Lebens" w:date="2026-09-26T15:08:00Z" w16du:dateUtc="2026-09-26T19:08:00Z"/>
        </w:rPr>
      </w:pPr>
      <w:ins w:id="174" w:author="Elizabeth Lebens" w:date="2026-09-26T15:08:00Z" w16du:dateUtc="2026-09-26T19:08:00Z">
        <w:r>
          <w:t>Please note that this summary is not exhaustive, and specific exceptions exist for many of these restrictions. We recommend consulting with us before taking any significant actions that could implicate these covenants.</w:t>
        </w:r>
      </w:ins>
    </w:p>
    <w:p w14:paraId="24B42D20" w14:textId="77777777" w:rsidR="008A63F6" w:rsidRDefault="008A63F6" w:rsidP="008A63F6">
      <w:pPr>
        <w:rPr>
          <w:ins w:id="175" w:author="Elizabeth Lebens" w:date="2026-09-26T15:08:00Z" w16du:dateUtc="2026-09-26T19:08:00Z"/>
        </w:rPr>
      </w:pPr>
    </w:p>
    <w:p w14:paraId="2F33F7A6" w14:textId="77777777" w:rsidR="008A63F6" w:rsidRDefault="008A63F6" w:rsidP="008A63F6">
      <w:pPr>
        <w:rPr>
          <w:ins w:id="176" w:author="Elizabeth Lebens" w:date="2026-09-26T15:08:00Z" w16du:dateUtc="2026-09-26T19:08:00Z"/>
        </w:rPr>
      </w:pPr>
      <w:ins w:id="177" w:author="Elizabeth Lebens" w:date="2026-09-26T15:08:00Z" w16du:dateUtc="2026-09-26T19:08:00Z">
        <w:r>
          <w:t>Best regards,</w:t>
        </w:r>
      </w:ins>
    </w:p>
    <w:p w14:paraId="77B058AB" w14:textId="77777777" w:rsidR="008A63F6" w:rsidRDefault="008A63F6" w:rsidP="008A63F6">
      <w:pPr>
        <w:rPr>
          <w:ins w:id="178" w:author="Elizabeth Lebens" w:date="2026-09-26T15:08:00Z" w16du:dateUtc="2026-09-26T19:08:00Z"/>
        </w:rPr>
      </w:pPr>
    </w:p>
    <w:p w14:paraId="06E7838C" w14:textId="77777777" w:rsidR="003F6850" w:rsidRDefault="008A63F6">
      <w:pPr>
        <w:pStyle w:val="Heading1"/>
        <w:rPr>
          <w:del w:id="179" w:author="Elizabeth Lebens" w:date="2026-09-26T15:08:00Z" w16du:dateUtc="2026-09-26T19:08:00Z"/>
        </w:rPr>
      </w:pPr>
      <w:ins w:id="180" w:author="Elizabeth Lebens" w:date="2026-09-26T15:08:00Z" w16du:dateUtc="2026-09-26T19:08:00Z">
        <w:r>
          <w:t>[lawyer]</w:t>
        </w:r>
      </w:ins>
      <w:del w:id="181" w:author="Elizabeth Lebens" w:date="2026-09-26T15:08:00Z" w16du:dateUtc="2026-09-26T19:08:00Z">
        <w:r w:rsidR="0097559D">
          <w:delText>COMMERCIAL LEASE AGREEMENT</w:delText>
        </w:r>
      </w:del>
    </w:p>
    <w:p w14:paraId="7AAE4C3A" w14:textId="77777777" w:rsidR="003F6850" w:rsidRDefault="0097559D">
      <w:pPr>
        <w:rPr>
          <w:del w:id="182" w:author="Elizabeth Lebens" w:date="2026-09-26T15:08:00Z" w16du:dateUtc="2026-09-26T19:08:00Z"/>
        </w:rPr>
      </w:pPr>
      <w:del w:id="183" w:author="Elizabeth Lebens" w:date="2026-09-26T15:08:00Z" w16du:dateUtc="2026-09-26T19:08:00Z">
        <w:r>
          <w:delText>This Commercial Lease Agreement (the "Lease") is made and entered into as of February 1, 2025, by and between:</w:delText>
        </w:r>
      </w:del>
    </w:p>
    <w:p w14:paraId="0BAF3A05" w14:textId="77777777" w:rsidR="003F6850" w:rsidRDefault="0097559D">
      <w:pPr>
        <w:rPr>
          <w:del w:id="184" w:author="Elizabeth Lebens" w:date="2026-09-26T15:08:00Z" w16du:dateUtc="2026-09-26T19:08:00Z"/>
        </w:rPr>
      </w:pPr>
      <w:del w:id="185" w:author="Elizabeth Lebens" w:date="2026-09-26T15:08:00Z" w16du:dateUtc="2026-09-26T19:08:00Z">
        <w:r>
          <w:delText>Greenfield Properties Inc., a corporation organized under the laws of the State of California, with its principal office at 789 Market Street, San Francisco, CA 94103 ("Landlord")</w:delText>
        </w:r>
      </w:del>
    </w:p>
    <w:p w14:paraId="5C518956" w14:textId="77777777" w:rsidR="003F6850" w:rsidRDefault="0097559D">
      <w:pPr>
        <w:rPr>
          <w:del w:id="186" w:author="Elizabeth Lebens" w:date="2026-09-26T15:08:00Z" w16du:dateUtc="2026-09-26T19:08:00Z"/>
        </w:rPr>
      </w:pPr>
      <w:del w:id="187" w:author="Elizabeth Lebens" w:date="2026-09-26T15:08:00Z" w16du:dateUtc="2026-09-26T19:08:00Z">
        <w:r>
          <w:delText>and</w:delText>
        </w:r>
      </w:del>
    </w:p>
    <w:p w14:paraId="3F0E98EF" w14:textId="77777777" w:rsidR="003F6850" w:rsidRDefault="0097559D">
      <w:pPr>
        <w:rPr>
          <w:del w:id="188" w:author="Elizabeth Lebens" w:date="2026-09-26T15:08:00Z" w16du:dateUtc="2026-09-26T19:08:00Z"/>
        </w:rPr>
      </w:pPr>
      <w:del w:id="189" w:author="Elizabeth Lebens" w:date="2026-09-26T15:08:00Z" w16du:dateUtc="2026-09-26T19:08:00Z">
        <w:r>
          <w:delText>NovaTech Solutions, a corporation organized under the laws of the State of California, with its principal office at 321 Startup Lane, Palo Alto, CA 94301 ("Tenant").</w:delText>
        </w:r>
      </w:del>
    </w:p>
    <w:p w14:paraId="2E0DE9DC" w14:textId="77777777" w:rsidR="003F6850" w:rsidRDefault="0097559D">
      <w:pPr>
        <w:pStyle w:val="Heading2"/>
        <w:rPr>
          <w:del w:id="190" w:author="Elizabeth Lebens" w:date="2026-09-26T15:08:00Z" w16du:dateUtc="2026-09-26T19:08:00Z"/>
        </w:rPr>
      </w:pPr>
      <w:del w:id="191" w:author="Elizabeth Lebens" w:date="2026-09-26T15:08:00Z" w16du:dateUtc="2026-09-26T19:08:00Z">
        <w:r>
          <w:delText>1. Premises</w:delText>
        </w:r>
      </w:del>
    </w:p>
    <w:p w14:paraId="66D15903" w14:textId="77777777" w:rsidR="003F6850" w:rsidRDefault="0097559D">
      <w:pPr>
        <w:rPr>
          <w:del w:id="192" w:author="Elizabeth Lebens" w:date="2026-09-26T15:08:00Z" w16du:dateUtc="2026-09-26T19:08:00Z"/>
        </w:rPr>
      </w:pPr>
      <w:del w:id="193" w:author="Elizabeth Lebens" w:date="2026-09-26T15:08:00Z" w16du:dateUtc="2026-09-26T19:08:00Z">
        <w:r>
          <w:delText>Landlord hereby leases to Tenant the premises located at 500 Commerce Drive, Suite 200, San Francisco, CA 94107, consisting of approximately 3,500 square feet of office space (the "Premises").</w:delText>
        </w:r>
      </w:del>
    </w:p>
    <w:p w14:paraId="0850BBDC" w14:textId="77777777" w:rsidR="003F6850" w:rsidRDefault="0097559D">
      <w:pPr>
        <w:pStyle w:val="Heading2"/>
        <w:rPr>
          <w:del w:id="194" w:author="Elizabeth Lebens" w:date="2026-09-26T15:08:00Z" w16du:dateUtc="2026-09-26T19:08:00Z"/>
        </w:rPr>
      </w:pPr>
      <w:del w:id="195" w:author="Elizabeth Lebens" w:date="2026-09-26T15:08:00Z" w16du:dateUtc="2026-09-26T19:08:00Z">
        <w:r>
          <w:delText>2. Term</w:delText>
        </w:r>
      </w:del>
    </w:p>
    <w:p w14:paraId="1C438C63" w14:textId="77777777" w:rsidR="003F6850" w:rsidRDefault="0097559D">
      <w:pPr>
        <w:rPr>
          <w:del w:id="196" w:author="Elizabeth Lebens" w:date="2026-09-26T15:08:00Z" w16du:dateUtc="2026-09-26T19:08:00Z"/>
        </w:rPr>
      </w:pPr>
      <w:del w:id="197" w:author="Elizabeth Lebens" w:date="2026-09-26T15:08:00Z" w16du:dateUtc="2026-09-26T19:08:00Z">
        <w:r>
          <w:delText>The lease term shall be 36 months commencing March 1, 2025 and expiring on February 28, 2028 (the "Term").</w:delText>
        </w:r>
      </w:del>
    </w:p>
    <w:p w14:paraId="666D84E9" w14:textId="77777777" w:rsidR="003F6850" w:rsidRDefault="0097559D">
      <w:pPr>
        <w:pStyle w:val="Heading2"/>
        <w:rPr>
          <w:del w:id="198" w:author="Elizabeth Lebens" w:date="2026-09-26T15:08:00Z" w16du:dateUtc="2026-09-26T19:08:00Z"/>
        </w:rPr>
      </w:pPr>
      <w:del w:id="199" w:author="Elizabeth Lebens" w:date="2026-09-26T15:08:00Z" w16du:dateUtc="2026-09-26T19:08:00Z">
        <w:r>
          <w:delText>3. Rent</w:delText>
        </w:r>
      </w:del>
    </w:p>
    <w:p w14:paraId="1290BB69" w14:textId="77777777" w:rsidR="003F6850" w:rsidRDefault="0097559D">
      <w:pPr>
        <w:rPr>
          <w:del w:id="200" w:author="Elizabeth Lebens" w:date="2026-09-26T15:08:00Z" w16du:dateUtc="2026-09-26T19:08:00Z"/>
        </w:rPr>
      </w:pPr>
      <w:del w:id="201" w:author="Elizabeth Lebens" w:date="2026-09-26T15:08:00Z" w16du:dateUtc="2026-09-26T19:08:00Z">
        <w:r>
          <w:delText>Tenant shall pay Landlord a base rent of $8,500 per month, payable on the first day of each calendar month. Rent shall be subject to an annual escalation of 3% as detailed in Schedule A below.</w:delText>
        </w:r>
      </w:del>
    </w:p>
    <w:p w14:paraId="557259AD" w14:textId="77777777" w:rsidR="003F6850" w:rsidRDefault="0097559D">
      <w:pPr>
        <w:pStyle w:val="Heading2"/>
        <w:rPr>
          <w:del w:id="202" w:author="Elizabeth Lebens" w:date="2026-09-26T15:08:00Z" w16du:dateUtc="2026-09-26T19:08:00Z"/>
        </w:rPr>
      </w:pPr>
      <w:del w:id="203" w:author="Elizabeth Lebens" w:date="2026-09-26T15:08:00Z" w16du:dateUtc="2026-09-26T19:08:00Z">
        <w:r>
          <w:delText>4. Security Deposit</w:delText>
        </w:r>
      </w:del>
    </w:p>
    <w:p w14:paraId="1EE713F9" w14:textId="77777777" w:rsidR="003F6850" w:rsidRDefault="0097559D">
      <w:pPr>
        <w:rPr>
          <w:del w:id="204" w:author="Elizabeth Lebens" w:date="2026-09-26T15:08:00Z" w16du:dateUtc="2026-09-26T19:08:00Z"/>
        </w:rPr>
      </w:pPr>
      <w:del w:id="205" w:author="Elizabeth Lebens" w:date="2026-09-26T15:08:00Z" w16du:dateUtc="2026-09-26T19:08:00Z">
        <w:r>
          <w:delText>Upon execution of this Lease, Tenant shall deposit with Landlord a security deposit of $25,500, equivalent to three months' rent. The security deposit shall be returned to Tenant within 30 days of lease termination, less any deductions for damages or unpaid rent.</w:delText>
        </w:r>
      </w:del>
    </w:p>
    <w:p w14:paraId="21F5EDEF" w14:textId="77777777" w:rsidR="003F6850" w:rsidRDefault="0097559D">
      <w:pPr>
        <w:pStyle w:val="Heading2"/>
        <w:rPr>
          <w:del w:id="206" w:author="Elizabeth Lebens" w:date="2026-09-26T15:08:00Z" w16du:dateUtc="2026-09-26T19:08:00Z"/>
        </w:rPr>
      </w:pPr>
      <w:del w:id="207" w:author="Elizabeth Lebens" w:date="2026-09-26T15:08:00Z" w16du:dateUtc="2026-09-26T19:08:00Z">
        <w:r>
          <w:delText>5. Use of Premises</w:delText>
        </w:r>
      </w:del>
    </w:p>
    <w:p w14:paraId="72B59F52" w14:textId="77777777" w:rsidR="003F6850" w:rsidRDefault="0097559D">
      <w:pPr>
        <w:rPr>
          <w:del w:id="208" w:author="Elizabeth Lebens" w:date="2026-09-26T15:08:00Z" w16du:dateUtc="2026-09-26T19:08:00Z"/>
        </w:rPr>
      </w:pPr>
      <w:del w:id="209" w:author="Elizabeth Lebens" w:date="2026-09-26T15:08:00Z" w16du:dateUtc="2026-09-26T19:08:00Z">
        <w:r>
          <w:delText>The Premises shall be used for general office purposes only. Tenant shall not use the Premises for any unlawful purpose or in any manner that would increase the insurance premiums or void the insurance coverage on the building.</w:delText>
        </w:r>
      </w:del>
    </w:p>
    <w:p w14:paraId="3CAE0127" w14:textId="77777777" w:rsidR="003F6850" w:rsidRDefault="0097559D">
      <w:pPr>
        <w:pStyle w:val="Heading2"/>
        <w:rPr>
          <w:del w:id="210" w:author="Elizabeth Lebens" w:date="2026-09-26T15:08:00Z" w16du:dateUtc="2026-09-26T19:08:00Z"/>
        </w:rPr>
      </w:pPr>
      <w:del w:id="211" w:author="Elizabeth Lebens" w:date="2026-09-26T15:08:00Z" w16du:dateUtc="2026-09-26T19:08:00Z">
        <w:r>
          <w:delText>6. Assignment and Subletting</w:delText>
        </w:r>
      </w:del>
    </w:p>
    <w:p w14:paraId="7A6F1273" w14:textId="77777777" w:rsidR="003F6850" w:rsidRDefault="0097559D">
      <w:pPr>
        <w:rPr>
          <w:del w:id="212" w:author="Elizabeth Lebens" w:date="2026-09-26T15:08:00Z" w16du:dateUtc="2026-09-26T19:08:00Z"/>
        </w:rPr>
      </w:pPr>
      <w:del w:id="213" w:author="Elizabeth Lebens" w:date="2026-09-26T15:08:00Z" w16du:dateUtc="2026-09-26T19:08:00Z">
        <w:r>
          <w:delText>Tenant shall not assign or sublet the whole or any part of the leased premises without prior written consent of the Landlord. Any attempted assignment or subletting without such consent shall be void and shall constitute a default under this Lease.</w:delText>
        </w:r>
      </w:del>
    </w:p>
    <w:p w14:paraId="1223CB74" w14:textId="77777777" w:rsidR="003F6850" w:rsidRDefault="0097559D">
      <w:pPr>
        <w:pStyle w:val="Heading2"/>
        <w:rPr>
          <w:del w:id="214" w:author="Elizabeth Lebens" w:date="2026-09-26T15:08:00Z" w16du:dateUtc="2026-09-26T19:08:00Z"/>
        </w:rPr>
      </w:pPr>
      <w:del w:id="215" w:author="Elizabeth Lebens" w:date="2026-09-26T15:08:00Z" w16du:dateUtc="2026-09-26T19:08:00Z">
        <w:r>
          <w:delText>7. Maintenance and Repairs</w:delText>
        </w:r>
      </w:del>
    </w:p>
    <w:p w14:paraId="0240D66B" w14:textId="77777777" w:rsidR="003F6850" w:rsidRDefault="0097559D">
      <w:pPr>
        <w:rPr>
          <w:del w:id="216" w:author="Elizabeth Lebens" w:date="2026-09-26T15:08:00Z" w16du:dateUtc="2026-09-26T19:08:00Z"/>
        </w:rPr>
      </w:pPr>
      <w:del w:id="217" w:author="Elizabeth Lebens" w:date="2026-09-26T15:08:00Z" w16du:dateUtc="2026-09-26T19:08:00Z">
        <w:r>
          <w:delText>Tenant shall maintain the Premises in good condition and repair during the Term. Landlord shall be responsible for structural repairs, roof maintenance, and common area maintenance. Tenant shall be responsible for all interior maintenance, including plumbing, electrical, and HVAC systems within the Premises.</w:delText>
        </w:r>
      </w:del>
    </w:p>
    <w:p w14:paraId="0C6E7FF8" w14:textId="77777777" w:rsidR="003F6850" w:rsidRDefault="0097559D">
      <w:pPr>
        <w:pStyle w:val="Heading2"/>
        <w:rPr>
          <w:del w:id="218" w:author="Elizabeth Lebens" w:date="2026-09-26T15:08:00Z" w16du:dateUtc="2026-09-26T19:08:00Z"/>
        </w:rPr>
      </w:pPr>
      <w:del w:id="219" w:author="Elizabeth Lebens" w:date="2026-09-26T15:08:00Z" w16du:dateUtc="2026-09-26T19:08:00Z">
        <w:r>
          <w:delText>8. Insurance Requirements</w:delText>
        </w:r>
      </w:del>
    </w:p>
    <w:p w14:paraId="06301050" w14:textId="77777777" w:rsidR="003F6850" w:rsidRDefault="0097559D">
      <w:pPr>
        <w:rPr>
          <w:del w:id="220" w:author="Elizabeth Lebens" w:date="2026-09-26T15:08:00Z" w16du:dateUtc="2026-09-26T19:08:00Z"/>
        </w:rPr>
      </w:pPr>
      <w:del w:id="221" w:author="Elizabeth Lebens" w:date="2026-09-26T15:08:00Z" w16du:dateUtc="2026-09-26T19:08:00Z">
        <w:r>
          <w:delText>Tenant shall maintain commercial general liability insurance with a minimum coverage of $1,000,000 per occurrence and $2,000,000 aggregate. Tenant shall name Landlord as an additional insured on all policies and provide certificates of insurance prior to occupancy.</w:delText>
        </w:r>
      </w:del>
    </w:p>
    <w:p w14:paraId="7CEE6E8B" w14:textId="77777777" w:rsidR="003F6850" w:rsidRDefault="0097559D">
      <w:pPr>
        <w:pStyle w:val="Heading2"/>
        <w:rPr>
          <w:del w:id="222" w:author="Elizabeth Lebens" w:date="2026-09-26T15:08:00Z" w16du:dateUtc="2026-09-26T19:08:00Z"/>
        </w:rPr>
      </w:pPr>
      <w:del w:id="223" w:author="Elizabeth Lebens" w:date="2026-09-26T15:08:00Z" w16du:dateUtc="2026-09-26T19:08:00Z">
        <w:r>
          <w:delText>9. Default and Remedies</w:delText>
        </w:r>
      </w:del>
    </w:p>
    <w:p w14:paraId="6213C2DB" w14:textId="77777777" w:rsidR="003F6850" w:rsidRDefault="0097559D">
      <w:pPr>
        <w:rPr>
          <w:del w:id="224" w:author="Elizabeth Lebens" w:date="2026-09-26T15:08:00Z" w16du:dateUtc="2026-09-26T19:08:00Z"/>
        </w:rPr>
      </w:pPr>
      <w:del w:id="225" w:author="Elizabeth Lebens" w:date="2026-09-26T15:08:00Z" w16du:dateUtc="2026-09-26T19:08:00Z">
        <w:r>
          <w:delText>If Tenant fails to pay rent within 10 days of the due date or breaches any other term of this Lease and fails to cure within 30 days of written notice, Landlord may terminate this Lease and pursue all available legal remedies, including recovery of unpaid rent and damages.</w:delText>
        </w:r>
      </w:del>
    </w:p>
    <w:p w14:paraId="2B27482A" w14:textId="77777777" w:rsidR="003F6850" w:rsidRDefault="0097559D">
      <w:pPr>
        <w:pStyle w:val="Heading2"/>
        <w:rPr>
          <w:del w:id="226" w:author="Elizabeth Lebens" w:date="2026-09-26T15:08:00Z" w16du:dateUtc="2026-09-26T19:08:00Z"/>
        </w:rPr>
      </w:pPr>
      <w:del w:id="227" w:author="Elizabeth Lebens" w:date="2026-09-26T15:08:00Z" w16du:dateUtc="2026-09-26T19:08:00Z">
        <w:r>
          <w:delText>10. Renewal Option</w:delText>
        </w:r>
      </w:del>
    </w:p>
    <w:p w14:paraId="1D084FB9" w14:textId="77777777" w:rsidR="003F6850" w:rsidRDefault="0097559D">
      <w:pPr>
        <w:rPr>
          <w:del w:id="228" w:author="Elizabeth Lebens" w:date="2026-09-26T15:08:00Z" w16du:dateUtc="2026-09-26T19:08:00Z"/>
        </w:rPr>
      </w:pPr>
      <w:del w:id="229" w:author="Elizabeth Lebens" w:date="2026-09-26T15:08:00Z" w16du:dateUtc="2026-09-26T19:08:00Z">
        <w:r>
          <w:delText>Tenant may renew this Lease for an additional 24 months by providing 90 days' written notice prior to the expiration of the current Term. The renewal rent shall be subject to fair market adjustment but shall not exceed 5% above the then-current monthly rent.</w:delText>
        </w:r>
      </w:del>
    </w:p>
    <w:p w14:paraId="62E7253A" w14:textId="77777777" w:rsidR="003F6850" w:rsidRDefault="0097559D">
      <w:pPr>
        <w:pStyle w:val="Heading2"/>
        <w:rPr>
          <w:del w:id="230" w:author="Elizabeth Lebens" w:date="2026-09-26T15:08:00Z" w16du:dateUtc="2026-09-26T19:08:00Z"/>
        </w:rPr>
      </w:pPr>
      <w:del w:id="231" w:author="Elizabeth Lebens" w:date="2026-09-26T15:08:00Z" w16du:dateUtc="2026-09-26T19:08:00Z">
        <w:r>
          <w:delText>Schedule A - Rent Escalation</w:delText>
        </w:r>
      </w:del>
    </w:p>
    <w:tbl>
      <w:tblPr>
        <w:tblStyle w:val="TableGrid"/>
        <w:tblW w:w="0" w:type="auto"/>
        <w:tblLook w:val="04A0" w:firstRow="1" w:lastRow="0" w:firstColumn="1" w:lastColumn="0" w:noHBand="0" w:noVBand="1"/>
      </w:tblPr>
      <w:tblGrid>
        <w:gridCol w:w="2880"/>
        <w:gridCol w:w="2880"/>
        <w:gridCol w:w="2880"/>
      </w:tblGrid>
      <w:tr w:rsidR="003F6850" w14:paraId="7CA2D6DF" w14:textId="77777777">
        <w:trPr>
          <w:del w:id="232" w:author="Elizabeth Lebens" w:date="2026-09-26T15:08:00Z" w16du:dateUtc="2026-09-26T19:08:00Z"/>
        </w:trPr>
        <w:tc>
          <w:tcPr>
            <w:tcW w:w="2880" w:type="dxa"/>
          </w:tcPr>
          <w:p w14:paraId="588C04AD" w14:textId="77777777" w:rsidR="003F6850" w:rsidRDefault="0097559D">
            <w:pPr>
              <w:rPr>
                <w:del w:id="233" w:author="Elizabeth Lebens" w:date="2026-09-26T15:08:00Z" w16du:dateUtc="2026-09-26T19:08:00Z"/>
              </w:rPr>
            </w:pPr>
            <w:del w:id="234" w:author="Elizabeth Lebens" w:date="2026-09-26T15:08:00Z" w16du:dateUtc="2026-09-26T19:08:00Z">
              <w:r>
                <w:delText>Year</w:delText>
              </w:r>
            </w:del>
          </w:p>
        </w:tc>
        <w:tc>
          <w:tcPr>
            <w:tcW w:w="2880" w:type="dxa"/>
          </w:tcPr>
          <w:p w14:paraId="0E9C3C30" w14:textId="77777777" w:rsidR="003F6850" w:rsidRDefault="0097559D">
            <w:pPr>
              <w:rPr>
                <w:del w:id="235" w:author="Elizabeth Lebens" w:date="2026-09-26T15:08:00Z" w16du:dateUtc="2026-09-26T19:08:00Z"/>
              </w:rPr>
            </w:pPr>
            <w:del w:id="236" w:author="Elizabeth Lebens" w:date="2026-09-26T15:08:00Z" w16du:dateUtc="2026-09-26T19:08:00Z">
              <w:r>
                <w:delText>Monthly Rent</w:delText>
              </w:r>
            </w:del>
          </w:p>
        </w:tc>
        <w:tc>
          <w:tcPr>
            <w:tcW w:w="2880" w:type="dxa"/>
          </w:tcPr>
          <w:p w14:paraId="1ABDC107" w14:textId="77777777" w:rsidR="003F6850" w:rsidRDefault="0097559D">
            <w:pPr>
              <w:rPr>
                <w:del w:id="237" w:author="Elizabeth Lebens" w:date="2026-09-26T15:08:00Z" w16du:dateUtc="2026-09-26T19:08:00Z"/>
              </w:rPr>
            </w:pPr>
            <w:del w:id="238" w:author="Elizabeth Lebens" w:date="2026-09-26T15:08:00Z" w16du:dateUtc="2026-09-26T19:08:00Z">
              <w:r>
                <w:delText>Annual Total</w:delText>
              </w:r>
            </w:del>
          </w:p>
        </w:tc>
      </w:tr>
      <w:tr w:rsidR="003F6850" w14:paraId="63D2C685" w14:textId="77777777">
        <w:trPr>
          <w:del w:id="239" w:author="Elizabeth Lebens" w:date="2026-09-26T15:08:00Z" w16du:dateUtc="2026-09-26T19:08:00Z"/>
        </w:trPr>
        <w:tc>
          <w:tcPr>
            <w:tcW w:w="2880" w:type="dxa"/>
          </w:tcPr>
          <w:p w14:paraId="0E1A2519" w14:textId="77777777" w:rsidR="003F6850" w:rsidRDefault="0097559D">
            <w:pPr>
              <w:rPr>
                <w:del w:id="240" w:author="Elizabeth Lebens" w:date="2026-09-26T15:08:00Z" w16du:dateUtc="2026-09-26T19:08:00Z"/>
              </w:rPr>
            </w:pPr>
            <w:del w:id="241" w:author="Elizabeth Lebens" w:date="2026-09-26T15:08:00Z" w16du:dateUtc="2026-09-26T19:08:00Z">
              <w:r>
                <w:delText>Year 1</w:delText>
              </w:r>
            </w:del>
          </w:p>
        </w:tc>
        <w:tc>
          <w:tcPr>
            <w:tcW w:w="2880" w:type="dxa"/>
          </w:tcPr>
          <w:p w14:paraId="1C0DDBC5" w14:textId="77777777" w:rsidR="003F6850" w:rsidRDefault="0097559D">
            <w:pPr>
              <w:rPr>
                <w:del w:id="242" w:author="Elizabeth Lebens" w:date="2026-09-26T15:08:00Z" w16du:dateUtc="2026-09-26T19:08:00Z"/>
              </w:rPr>
            </w:pPr>
            <w:del w:id="243" w:author="Elizabeth Lebens" w:date="2026-09-26T15:08:00Z" w16du:dateUtc="2026-09-26T19:08:00Z">
              <w:r>
                <w:delText>$8,500</w:delText>
              </w:r>
            </w:del>
          </w:p>
        </w:tc>
        <w:tc>
          <w:tcPr>
            <w:tcW w:w="2880" w:type="dxa"/>
          </w:tcPr>
          <w:p w14:paraId="5AB4C412" w14:textId="77777777" w:rsidR="003F6850" w:rsidRDefault="0097559D">
            <w:pPr>
              <w:rPr>
                <w:del w:id="244" w:author="Elizabeth Lebens" w:date="2026-09-26T15:08:00Z" w16du:dateUtc="2026-09-26T19:08:00Z"/>
              </w:rPr>
            </w:pPr>
            <w:del w:id="245" w:author="Elizabeth Lebens" w:date="2026-09-26T15:08:00Z" w16du:dateUtc="2026-09-26T19:08:00Z">
              <w:r>
                <w:delText>$102,000</w:delText>
              </w:r>
            </w:del>
          </w:p>
        </w:tc>
      </w:tr>
      <w:tr w:rsidR="003F6850" w14:paraId="5EEF6125" w14:textId="77777777">
        <w:trPr>
          <w:del w:id="246" w:author="Elizabeth Lebens" w:date="2026-09-26T15:08:00Z" w16du:dateUtc="2026-09-26T19:08:00Z"/>
        </w:trPr>
        <w:tc>
          <w:tcPr>
            <w:tcW w:w="2880" w:type="dxa"/>
          </w:tcPr>
          <w:p w14:paraId="2816D04F" w14:textId="77777777" w:rsidR="003F6850" w:rsidRDefault="0097559D">
            <w:pPr>
              <w:rPr>
                <w:del w:id="247" w:author="Elizabeth Lebens" w:date="2026-09-26T15:08:00Z" w16du:dateUtc="2026-09-26T19:08:00Z"/>
              </w:rPr>
            </w:pPr>
            <w:del w:id="248" w:author="Elizabeth Lebens" w:date="2026-09-26T15:08:00Z" w16du:dateUtc="2026-09-26T19:08:00Z">
              <w:r>
                <w:delText>Year 2</w:delText>
              </w:r>
            </w:del>
          </w:p>
        </w:tc>
        <w:tc>
          <w:tcPr>
            <w:tcW w:w="2880" w:type="dxa"/>
          </w:tcPr>
          <w:p w14:paraId="0E422112" w14:textId="77777777" w:rsidR="003F6850" w:rsidRDefault="0097559D">
            <w:pPr>
              <w:rPr>
                <w:del w:id="249" w:author="Elizabeth Lebens" w:date="2026-09-26T15:08:00Z" w16du:dateUtc="2026-09-26T19:08:00Z"/>
              </w:rPr>
            </w:pPr>
            <w:del w:id="250" w:author="Elizabeth Lebens" w:date="2026-09-26T15:08:00Z" w16du:dateUtc="2026-09-26T19:08:00Z">
              <w:r>
                <w:delText>$8,755</w:delText>
              </w:r>
            </w:del>
          </w:p>
        </w:tc>
        <w:tc>
          <w:tcPr>
            <w:tcW w:w="2880" w:type="dxa"/>
          </w:tcPr>
          <w:p w14:paraId="19FB7620" w14:textId="77777777" w:rsidR="003F6850" w:rsidRDefault="0097559D">
            <w:pPr>
              <w:rPr>
                <w:del w:id="251" w:author="Elizabeth Lebens" w:date="2026-09-26T15:08:00Z" w16du:dateUtc="2026-09-26T19:08:00Z"/>
              </w:rPr>
            </w:pPr>
            <w:del w:id="252" w:author="Elizabeth Lebens" w:date="2026-09-26T15:08:00Z" w16du:dateUtc="2026-09-26T19:08:00Z">
              <w:r>
                <w:delText>$105,060</w:delText>
              </w:r>
            </w:del>
          </w:p>
        </w:tc>
      </w:tr>
      <w:tr w:rsidR="003F6850" w14:paraId="766234D9" w14:textId="77777777">
        <w:trPr>
          <w:del w:id="253" w:author="Elizabeth Lebens" w:date="2026-09-26T15:08:00Z" w16du:dateUtc="2026-09-26T19:08:00Z"/>
        </w:trPr>
        <w:tc>
          <w:tcPr>
            <w:tcW w:w="2880" w:type="dxa"/>
          </w:tcPr>
          <w:p w14:paraId="206EB923" w14:textId="77777777" w:rsidR="003F6850" w:rsidRDefault="0097559D">
            <w:pPr>
              <w:rPr>
                <w:del w:id="254" w:author="Elizabeth Lebens" w:date="2026-09-26T15:08:00Z" w16du:dateUtc="2026-09-26T19:08:00Z"/>
              </w:rPr>
            </w:pPr>
            <w:del w:id="255" w:author="Elizabeth Lebens" w:date="2026-09-26T15:08:00Z" w16du:dateUtc="2026-09-26T19:08:00Z">
              <w:r>
                <w:delText>Year 3</w:delText>
              </w:r>
            </w:del>
          </w:p>
        </w:tc>
        <w:tc>
          <w:tcPr>
            <w:tcW w:w="2880" w:type="dxa"/>
          </w:tcPr>
          <w:p w14:paraId="52C12E62" w14:textId="77777777" w:rsidR="003F6850" w:rsidRDefault="0097559D">
            <w:pPr>
              <w:rPr>
                <w:del w:id="256" w:author="Elizabeth Lebens" w:date="2026-09-26T15:08:00Z" w16du:dateUtc="2026-09-26T19:08:00Z"/>
              </w:rPr>
            </w:pPr>
            <w:del w:id="257" w:author="Elizabeth Lebens" w:date="2026-09-26T15:08:00Z" w16du:dateUtc="2026-09-26T19:08:00Z">
              <w:r>
                <w:delText>$9,018</w:delText>
              </w:r>
            </w:del>
          </w:p>
        </w:tc>
        <w:tc>
          <w:tcPr>
            <w:tcW w:w="2880" w:type="dxa"/>
          </w:tcPr>
          <w:p w14:paraId="581D480E" w14:textId="77777777" w:rsidR="003F6850" w:rsidRDefault="0097559D">
            <w:pPr>
              <w:rPr>
                <w:del w:id="258" w:author="Elizabeth Lebens" w:date="2026-09-26T15:08:00Z" w16du:dateUtc="2026-09-26T19:08:00Z"/>
              </w:rPr>
            </w:pPr>
            <w:del w:id="259" w:author="Elizabeth Lebens" w:date="2026-09-26T15:08:00Z" w16du:dateUtc="2026-09-26T19:08:00Z">
              <w:r>
                <w:delText>$108,216</w:delText>
              </w:r>
            </w:del>
          </w:p>
        </w:tc>
      </w:tr>
    </w:tbl>
    <w:p w14:paraId="30925B06" w14:textId="77777777" w:rsidR="003F6850" w:rsidRDefault="003F6850">
      <w:pPr>
        <w:rPr>
          <w:del w:id="260" w:author="Elizabeth Lebens" w:date="2026-09-26T15:08:00Z" w16du:dateUtc="2026-09-26T19:08:00Z"/>
        </w:rPr>
      </w:pPr>
    </w:p>
    <w:p w14:paraId="79BAC81F" w14:textId="77777777" w:rsidR="003F6850" w:rsidRDefault="0097559D">
      <w:pPr>
        <w:rPr>
          <w:del w:id="261" w:author="Elizabeth Lebens" w:date="2026-09-26T15:08:00Z" w16du:dateUtc="2026-09-26T19:08:00Z"/>
        </w:rPr>
      </w:pPr>
      <w:del w:id="262" w:author="Elizabeth Lebens" w:date="2026-09-26T15:08:00Z" w16du:dateUtc="2026-09-26T19:08:00Z">
        <w:r>
          <w:delText>IN WITNESS WHEREOF, the parties have executed this Lease Agreement as of the date first written above.</w:delText>
        </w:r>
      </w:del>
    </w:p>
    <w:p w14:paraId="0D9C5064" w14:textId="77777777" w:rsidR="003F6850" w:rsidRDefault="0097559D">
      <w:pPr>
        <w:rPr>
          <w:del w:id="263" w:author="Elizabeth Lebens" w:date="2026-09-26T15:08:00Z" w16du:dateUtc="2026-09-26T19:08:00Z"/>
        </w:rPr>
      </w:pPr>
      <w:del w:id="264" w:author="Elizabeth Lebens" w:date="2026-09-26T15:08:00Z" w16du:dateUtc="2026-09-26T19:08:00Z">
        <w:r>
          <w:delText>Landlord: Greenfield Properties Inc.</w:delText>
        </w:r>
      </w:del>
    </w:p>
    <w:p w14:paraId="40C4BADC" w14:textId="77777777" w:rsidR="003F6850" w:rsidRDefault="0097559D">
      <w:del w:id="265" w:author="Elizabeth Lebens" w:date="2026-09-26T15:08:00Z" w16du:dateUtc="2026-09-26T19:08:00Z">
        <w:r>
          <w:delText>Tenant: NovaTech Solutions</w:delText>
        </w:r>
      </w:del>
    </w:p>
    <w:sectPr w:rsidR="003F6850">
      <w:pgSz w:w="12240" w:h="15840"/>
      <w:pgMar w:top="1440" w:right="1440" w:bottom="1440" w:left="1440" w:header="720" w:footer="720" w:gutter="0"/>
      <w:cols w:space="720"/>
      <w:docGrid w:linePitch="360"/>
      <w:sectPrChange w:id="266" w:author="Elizabeth Lebens" w:date="2026-09-26T15:08:00Z" w16du:dateUtc="2026-09-26T19:08:00Z">
        <w:sectPr w:rsidR="003F6850">
          <w:pgMar w:top="1440" w:right="1800" w:bottom="1440" w:left="180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0496383">
    <w:abstractNumId w:val="8"/>
  </w:num>
  <w:num w:numId="2" w16cid:durableId="1536696689">
    <w:abstractNumId w:val="6"/>
  </w:num>
  <w:num w:numId="3" w16cid:durableId="1686665095">
    <w:abstractNumId w:val="5"/>
  </w:num>
  <w:num w:numId="4" w16cid:durableId="1178543413">
    <w:abstractNumId w:val="4"/>
  </w:num>
  <w:num w:numId="5" w16cid:durableId="753861719">
    <w:abstractNumId w:val="7"/>
  </w:num>
  <w:num w:numId="6" w16cid:durableId="835919308">
    <w:abstractNumId w:val="3"/>
  </w:num>
  <w:num w:numId="7" w16cid:durableId="1511263237">
    <w:abstractNumId w:val="2"/>
  </w:num>
  <w:num w:numId="8" w16cid:durableId="1532300174">
    <w:abstractNumId w:val="1"/>
  </w:num>
  <w:num w:numId="9" w16cid:durableId="38748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B27"/>
    <w:rsid w:val="0029639D"/>
    <w:rsid w:val="00326F90"/>
    <w:rsid w:val="003F6850"/>
    <w:rsid w:val="00407C3C"/>
    <w:rsid w:val="008A63F6"/>
    <w:rsid w:val="009B7FA2"/>
    <w:rsid w:val="00A27FC9"/>
    <w:rsid w:val="00AA1D8D"/>
    <w:rsid w:val="00AF4127"/>
    <w:rsid w:val="00B23137"/>
    <w:rsid w:val="00B47730"/>
    <w:rsid w:val="00BF0C4A"/>
    <w:rsid w:val="00C75FAE"/>
    <w:rsid w:val="00CA3F7B"/>
    <w:rsid w:val="00CB0664"/>
    <w:rsid w:val="00D05C5C"/>
    <w:rsid w:val="00D43771"/>
    <w:rsid w:val="00E822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D992B"/>
  <w14:defaultImageDpi w14:val="300"/>
  <w15:docId w15:val="{E0C21763-21E4-F744-A210-B9AFA2A6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A63F6"/>
    <w:pPr>
      <w:keepNext/>
      <w:keepLines/>
      <w:spacing w:before="360" w:after="80" w:line="240" w:lineRule="auto"/>
      <w:outlineLvl w:val="0"/>
      <w:pPrChange w:id="0" w:author="Elizabeth Lebens" w:date="2026-09-26T15:08: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Elizabeth Lebens" w:date="2026-09-26T15:08: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8A63F6"/>
    <w:pPr>
      <w:keepNext/>
      <w:keepLines/>
      <w:spacing w:before="160" w:after="80" w:line="240" w:lineRule="auto"/>
      <w:outlineLvl w:val="1"/>
      <w:pPrChange w:id="1" w:author="Elizabeth Lebens" w:date="2026-09-26T15:08: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Elizabeth Lebens" w:date="2026-09-26T15:08: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8A63F6"/>
    <w:pPr>
      <w:keepNext/>
      <w:keepLines/>
      <w:spacing w:before="160" w:after="80" w:line="240" w:lineRule="auto"/>
      <w:outlineLvl w:val="2"/>
      <w:pPrChange w:id="2" w:author="Elizabeth Lebens" w:date="2026-09-26T15:08: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Elizabeth Lebens" w:date="2026-09-26T15:08: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8A63F6"/>
    <w:pPr>
      <w:keepNext/>
      <w:keepLines/>
      <w:spacing w:before="80" w:after="40" w:line="240" w:lineRule="auto"/>
      <w:outlineLvl w:val="3"/>
      <w:pPrChange w:id="3" w:author="Elizabeth Lebens" w:date="2026-09-26T15:08: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Elizabeth Lebens" w:date="2026-09-26T15:08: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8A63F6"/>
    <w:pPr>
      <w:keepNext/>
      <w:keepLines/>
      <w:spacing w:before="80" w:after="40" w:line="240" w:lineRule="auto"/>
      <w:outlineLvl w:val="4"/>
      <w:pPrChange w:id="4" w:author="Elizabeth Lebens" w:date="2026-09-26T15:08: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Elizabeth Lebens" w:date="2026-09-26T15:08: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8A63F6"/>
    <w:pPr>
      <w:keepNext/>
      <w:keepLines/>
      <w:spacing w:before="40" w:after="0" w:line="240" w:lineRule="auto"/>
      <w:outlineLvl w:val="5"/>
      <w:pPrChange w:id="5" w:author="Elizabeth Lebens" w:date="2026-09-26T15:08: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Elizabeth Lebens" w:date="2026-09-26T15:08: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8A63F6"/>
    <w:pPr>
      <w:keepNext/>
      <w:keepLines/>
      <w:spacing w:before="40" w:after="0" w:line="240" w:lineRule="auto"/>
      <w:outlineLvl w:val="6"/>
      <w:pPrChange w:id="6" w:author="Elizabeth Lebens" w:date="2026-09-26T15:08: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Elizabeth Lebens" w:date="2026-09-26T15:08: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8A63F6"/>
    <w:pPr>
      <w:keepNext/>
      <w:keepLines/>
      <w:spacing w:after="0" w:line="240" w:lineRule="auto"/>
      <w:outlineLvl w:val="7"/>
      <w:pPrChange w:id="7" w:author="Elizabeth Lebens" w:date="2026-09-26T15:08: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Elizabeth Lebens" w:date="2026-09-26T15:08: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8A63F6"/>
    <w:pPr>
      <w:keepNext/>
      <w:keepLines/>
      <w:spacing w:after="0" w:line="240" w:lineRule="auto"/>
      <w:outlineLvl w:val="8"/>
      <w:pPrChange w:id="8" w:author="Elizabeth Lebens" w:date="2026-09-26T15:08: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Elizabeth Lebens" w:date="2026-09-26T15:08: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8A63F6"/>
    <w:pPr>
      <w:spacing w:after="80" w:line="240" w:lineRule="auto"/>
      <w:contextualSpacing/>
      <w:pPrChange w:id="9" w:author="Elizabeth Lebens" w:date="2026-09-26T15:08: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Elizabeth Lebens" w:date="2026-09-26T15:08: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A63F6"/>
    <w:pPr>
      <w:numPr>
        <w:ilvl w:val="1"/>
      </w:numPr>
      <w:spacing w:after="160" w:line="240" w:lineRule="auto"/>
      <w:pPrChange w:id="10" w:author="Elizabeth Lebens" w:date="2026-09-26T15:08: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Elizabeth Lebens" w:date="2026-09-26T15:08: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A63F6"/>
    <w:pPr>
      <w:spacing w:before="160" w:after="160" w:line="240" w:lineRule="auto"/>
      <w:jc w:val="center"/>
      <w:pPrChange w:id="11" w:author="Elizabeth Lebens" w:date="2026-09-26T15:08:00Z">
        <w:pPr>
          <w:spacing w:after="200" w:line="276" w:lineRule="auto"/>
        </w:pPr>
      </w:pPrChange>
    </w:pPr>
    <w:rPr>
      <w:rFonts w:eastAsiaTheme="minorHAnsi"/>
      <w:i/>
      <w:iCs/>
      <w:color w:val="404040" w:themeColor="text1" w:themeTint="BF"/>
      <w:kern w:val="2"/>
      <w:sz w:val="24"/>
      <w:szCs w:val="24"/>
      <w14:ligatures w14:val="standardContextual"/>
      <w:rPrChange w:id="11" w:author="Elizabeth Lebens" w:date="2026-09-26T15:08: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8A63F6"/>
    <w:pPr>
      <w:pBdr>
        <w:top w:val="single" w:sz="4" w:space="10" w:color="365F91" w:themeColor="accent1" w:themeShade="BF"/>
        <w:bottom w:val="single" w:sz="4" w:space="10" w:color="365F91" w:themeColor="accent1" w:themeShade="BF"/>
      </w:pBdr>
      <w:spacing w:before="360" w:after="360" w:line="240" w:lineRule="auto"/>
      <w:ind w:left="864" w:right="864"/>
      <w:jc w:val="center"/>
      <w:pPrChange w:id="12" w:author="Elizabeth Lebens" w:date="2026-09-26T15:08: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2" w:author="Elizabeth Lebens" w:date="2026-09-26T15:08: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8A63F6"/>
    <w:rPr>
      <w:i/>
      <w:iCs/>
      <w:color w:val="365F91" w:themeColor="accent1" w:themeShade="BF"/>
      <w:rPrChange w:id="13" w:author="Elizabeth Lebens" w:date="2026-09-26T15:08: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8A63F6"/>
    <w:rPr>
      <w:b/>
      <w:bCs/>
      <w:smallCaps/>
      <w:color w:val="365F91" w:themeColor="accent1" w:themeShade="BF"/>
      <w:spacing w:val="5"/>
      <w:rPrChange w:id="14" w:author="Elizabeth Lebens" w:date="2026-09-26T15:08: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2026-09-26T19:08:00Z</dcterms:modified>
  <cp:category/>
</cp:coreProperties>
</file>