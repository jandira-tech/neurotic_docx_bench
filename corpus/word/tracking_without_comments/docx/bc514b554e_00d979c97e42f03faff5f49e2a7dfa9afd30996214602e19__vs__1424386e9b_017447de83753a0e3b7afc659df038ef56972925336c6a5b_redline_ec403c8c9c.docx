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20CBBC" w14:textId="0FAFB486" w:rsidR="001F1864" w:rsidRDefault="0072400A">
      <w:pPr>
        <w:pStyle w:val="BodyText"/>
        <w:ind w:left="140"/>
        <w:rPr>
          <w:del w:id="5" w:author="Comparison" w:date="2026-09-22T12:50:00Z" w16du:dateUtc="2026-09-22T16:50:00Z"/>
          <w:rFonts w:ascii="Times New Roman"/>
        </w:rPr>
      </w:pPr>
      <w:ins w:id="6" w:author="Comparison" w:date="2026-09-22T12:50:00Z" w16du:dateUtc="2026-09-22T16:50: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Kraftig motor-gear-enhed med øget kraft (op til 400 N) til at åbne og 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w:t>
        </w:r>
        <w:r>
          <w:lastRenderedPageBreak/>
          <w:t>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7" w:author="Comparison" w:date="2026-09-22T12:50:00Z" w16du:dateUtc="2026-09-22T16:50:00Z">
        <w:r w:rsidR="00C25951">
          <w:rPr>
            <w:rFonts w:ascii="Times New Roman"/>
            <w:noProof/>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8" w:author="Comparison" w:date="2026-09-22T12:50:00Z" w16du:dateUtc="2026-09-22T16:50:00Z"/>
          <w:rFonts w:ascii="Times New Roman"/>
        </w:rPr>
      </w:pPr>
    </w:p>
    <w:p w14:paraId="124EE7EC" w14:textId="5F362E10" w:rsidR="001F1864" w:rsidRDefault="00C25951">
      <w:pPr>
        <w:spacing w:before="244"/>
        <w:ind w:left="934"/>
        <w:rPr>
          <w:del w:id="9" w:author="Comparison" w:date="2026-09-22T12:50:00Z" w16du:dateUtc="2026-09-22T16:50:00Z"/>
          <w:b/>
          <w:sz w:val="32"/>
        </w:rPr>
      </w:pPr>
      <w:del w:id="10" w:author="Comparison" w:date="2026-09-22T12:50:00Z" w16du:dateUtc="2026-09-22T16:50:00Z">
        <w:r>
          <w:rPr>
            <w:b/>
            <w:sz w:val="32"/>
          </w:rPr>
          <w:delText>MassHealth Pediatric Behavioral Health Medication</w:delText>
        </w:r>
        <w:r>
          <w:rPr>
            <w:b/>
            <w:spacing w:val="52"/>
            <w:sz w:val="32"/>
          </w:rPr>
          <w:delText xml:space="preserve"> </w:delText>
        </w:r>
        <w:bookmarkStart w:id="11" w:name="_Hlk92369656"/>
        <w:r w:rsidR="001E63EF" w:rsidRPr="001E63EF">
          <w:rPr>
            <w:b/>
            <w:sz w:val="32"/>
          </w:rPr>
          <w:delText>Initiative</w:delText>
        </w:r>
        <w:bookmarkEnd w:id="11"/>
      </w:del>
    </w:p>
    <w:p w14:paraId="78240340" w14:textId="6FC4D0AC" w:rsidR="001F1864" w:rsidRDefault="00C25951">
      <w:pPr>
        <w:pStyle w:val="BodyText"/>
        <w:rPr>
          <w:del w:id="12" w:author="Comparison" w:date="2026-09-22T12:50:00Z" w16du:dateUtc="2026-09-22T16:50:00Z"/>
          <w:b/>
          <w:sz w:val="18"/>
        </w:rPr>
      </w:pPr>
      <w:del w:id="13" w:author="Comparison" w:date="2026-09-22T12:50:00Z" w16du:dateUtc="2026-09-22T16:50: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14" w:author="Comparison" w:date="2026-09-22T12:50:00Z" w16du:dateUtc="2026-09-22T16:50:00Z"/>
        </w:rPr>
      </w:pPr>
      <w:del w:id="15" w:author="Comparison" w:date="2026-09-22T12:50:00Z" w16du:dateUtc="2026-09-22T16:50:00Z">
        <w:r>
          <w:delText>BACKGROUND</w:delText>
        </w:r>
      </w:del>
    </w:p>
    <w:p w14:paraId="736E52FE" w14:textId="77777777" w:rsidR="001F1864" w:rsidRDefault="001F1864">
      <w:pPr>
        <w:pStyle w:val="BodyText"/>
        <w:spacing w:before="1"/>
        <w:rPr>
          <w:del w:id="16" w:author="Comparison" w:date="2026-09-22T12:50:00Z" w16du:dateUtc="2026-09-22T16:50:00Z"/>
          <w:b/>
          <w:sz w:val="24"/>
        </w:rPr>
      </w:pPr>
    </w:p>
    <w:p w14:paraId="6A72CBB6" w14:textId="77777777" w:rsidR="001F1864" w:rsidRDefault="00C25951">
      <w:pPr>
        <w:pStyle w:val="BodyText"/>
        <w:spacing w:before="1" w:line="232" w:lineRule="auto"/>
        <w:ind w:left="320" w:right="414"/>
        <w:rPr>
          <w:del w:id="17" w:author="Comparison" w:date="2026-09-22T12:50:00Z" w16du:dateUtc="2026-09-22T16:50:00Z"/>
        </w:rPr>
      </w:pPr>
      <w:del w:id="18" w:author="Comparison" w:date="2026-09-22T12:50:00Z" w16du:dateUtc="2026-09-22T16:50: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19" w:author="Comparison" w:date="2026-09-22T12:50:00Z" w16du:dateUtc="2026-09-22T16:50:00Z"/>
        </w:rPr>
      </w:pPr>
      <w:del w:id="20" w:author="Comparison" w:date="2026-09-22T12:50:00Z" w16du:dateUtc="2026-09-22T16:50: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21" w:author="Comparison" w:date="2026-09-22T12:50:00Z" w16du:dateUtc="2026-09-22T16:50:00Z"/>
        </w:rPr>
      </w:pPr>
      <w:del w:id="22" w:author="Comparison" w:date="2026-09-22T12:50:00Z" w16du:dateUtc="2026-09-22T16:50: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23" w:author="Comparison" w:date="2026-09-22T12:50:00Z" w16du:dateUtc="2026-09-22T16:50:00Z"/>
        </w:rPr>
      </w:pPr>
      <w:del w:id="24" w:author="Comparison" w:date="2026-09-22T12:50:00Z" w16du:dateUtc="2026-09-22T16:50: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25" w:author="Comparison" w:date="2026-09-22T12:50:00Z" w16du:dateUtc="2026-09-22T16:50:00Z"/>
        </w:rPr>
      </w:pPr>
      <w:del w:id="26" w:author="Comparison" w:date="2026-09-22T12:50:00Z" w16du:dateUtc="2026-09-22T16:50: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27" w:author="Comparison" w:date="2026-09-22T12:50:00Z" w16du:dateUtc="2026-09-22T16:50:00Z"/>
        </w:rPr>
      </w:pPr>
      <w:del w:id="28" w:author="Comparison" w:date="2026-09-22T12:50:00Z" w16du:dateUtc="2026-09-22T16:50: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29" w:author="Comparison" w:date="2026-09-22T12:50:00Z" w16du:dateUtc="2026-09-22T16:50:00Z"/>
        </w:rPr>
      </w:pPr>
      <w:del w:id="30" w:author="Comparison" w:date="2026-09-22T12:50:00Z" w16du:dateUtc="2026-09-22T16:50: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31" w:author="Comparison" w:date="2026-09-22T12:50:00Z" w16du:dateUtc="2026-09-22T16:50:00Z"/>
        </w:rPr>
      </w:pPr>
      <w:del w:id="32" w:author="Comparison" w:date="2026-09-22T12:50:00Z" w16du:dateUtc="2026-09-22T16:50: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33" w:author="Comparison" w:date="2026-09-22T12:50:00Z" w16du:dateUtc="2026-09-22T16:50:00Z"/>
        </w:rPr>
      </w:pPr>
      <w:del w:id="34" w:author="Comparison" w:date="2026-09-22T12:50:00Z" w16du:dateUtc="2026-09-22T16:50: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35" w:author="Comparison" w:date="2026-09-22T12:50:00Z" w16du:dateUtc="2026-09-22T16:50:00Z"/>
        </w:rPr>
      </w:pPr>
      <w:del w:id="36" w:author="Comparison" w:date="2026-09-22T12:50:00Z" w16du:dateUtc="2026-09-22T16:50: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37" w:author="Comparison" w:date="2026-09-22T12:50:00Z" w16du:dateUtc="2026-09-22T16:50:00Z"/>
        </w:rPr>
      </w:pPr>
      <w:del w:id="38" w:author="Comparison" w:date="2026-09-22T12:50:00Z" w16du:dateUtc="2026-09-22T16:50: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39" w:author="Comparison" w:date="2026-09-22T12:50:00Z" w16du:dateUtc="2026-09-22T16:50:00Z"/>
        </w:rPr>
      </w:pPr>
      <w:del w:id="40" w:author="Comparison" w:date="2026-09-22T12:50:00Z" w16du:dateUtc="2026-09-22T16:50: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41" w:author="Comparison" w:date="2026-09-22T12:50:00Z" w16du:dateUtc="2026-09-22T16:50:00Z"/>
        </w:rPr>
      </w:pPr>
      <w:del w:id="42" w:author="Comparison" w:date="2026-09-22T12:50:00Z" w16du:dateUtc="2026-09-22T16:50: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43" w:author="Comparison" w:date="2026-09-22T12:50:00Z" w16du:dateUtc="2026-09-22T16:50:00Z"/>
          <w:b/>
        </w:rPr>
        <w:sectPr w:rsidR="00023839">
          <w:headerReference w:type="default" r:id="rId12"/>
          <w:footerReference w:type="default" r:id="rId13"/>
          <w:pgSz w:w="12240" w:h="15840"/>
          <w:pgMar w:top="480" w:right="560" w:bottom="280" w:left="580" w:header="720" w:footer="720" w:gutter="0"/>
          <w:cols w:space="720"/>
        </w:sectPr>
      </w:pPr>
      <w:del w:id="54" w:author="Comparison" w:date="2026-09-22T12:50:00Z" w16du:dateUtc="2026-09-22T16:50: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rPr>
          <w:delText xml:space="preserve"> </w:delText>
        </w:r>
      </w:del>
    </w:p>
    <w:p w14:paraId="041CC244" w14:textId="0C429F69" w:rsidR="00023839" w:rsidRDefault="009B0DB4" w:rsidP="00F9548C">
      <w:pPr>
        <w:pStyle w:val="BodyText"/>
        <w:spacing w:before="1200" w:line="232" w:lineRule="auto"/>
        <w:ind w:left="320" w:right="517"/>
        <w:rPr>
          <w:del w:id="55" w:author="Comparison" w:date="2026-09-22T12:50:00Z" w16du:dateUtc="2026-09-22T16:50:00Z"/>
          <w:sz w:val="18"/>
        </w:rPr>
        <w:sectPr w:rsidR="00023839" w:rsidSect="00023839">
          <w:type w:val="continuous"/>
          <w:pgSz w:w="12240" w:h="15840"/>
          <w:pgMar w:top="480" w:right="560" w:bottom="280" w:left="580" w:header="720" w:footer="720" w:gutter="0"/>
          <w:cols w:space="720"/>
        </w:sectPr>
      </w:pPr>
      <w:del w:id="56" w:author="Comparison" w:date="2026-09-22T12:50:00Z" w16du:dateUtc="2026-09-22T16:50: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57" w:author="Comparison" w:date="2026-09-22T12:50:00Z" w16du:dateUtc="2026-09-22T16:50:00Z"/>
          <w:rFonts w:ascii="Wingdings 3" w:hAnsi="Wingdings 3"/>
          <w:sz w:val="6"/>
        </w:rPr>
      </w:pPr>
      <w:del w:id="58" w:author="Comparison" w:date="2026-09-22T12:50:00Z" w16du:dateUtc="2026-09-22T16:50: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BB25A7" w:rsidRPr="00B14121" w14:paraId="3469AD67" w14:textId="77777777" w:rsidTr="007F381D">
        <w:trPr>
          <w:trHeight w:val="288"/>
          <w:tblHeader/>
          <w:del w:id="59" w:author="Comparison" w:date="2026-09-22T12:50:00Z" w16du:dateUtc="2026-09-22T16:50:00Z"/>
        </w:trPr>
        <w:tc>
          <w:tcPr>
            <w:tcW w:w="10831" w:type="dxa"/>
            <w:gridSpan w:val="4"/>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62CED90D" w14:textId="4CA243BE" w:rsidR="00BB25A7" w:rsidRPr="007E05AE" w:rsidRDefault="00BB25A7" w:rsidP="007E05AE">
            <w:pPr>
              <w:pStyle w:val="Heading1"/>
              <w:ind w:left="-45" w:right="-149"/>
              <w:jc w:val="center"/>
              <w:rPr>
                <w:del w:id="60" w:author="Comparison" w:date="2026-09-22T12:50:00Z" w16du:dateUtc="2026-09-22T16:50:00Z"/>
              </w:rPr>
            </w:pPr>
            <w:del w:id="61" w:author="Comparison" w:date="2026-09-22T12:50:00Z" w16du:dateUtc="2026-09-22T16:50:00Z">
              <w:r>
                <w:delText>P</w:delText>
              </w:r>
              <w:r w:rsidRPr="00BB25A7">
                <w:delText>ediatric Behavioral Health Medication Initiative Medication List</w:delText>
              </w:r>
              <w:r w:rsidRPr="007E05AE">
                <w:rPr>
                  <w:vertAlign w:val="superscript"/>
                </w:rPr>
                <w:delText>1</w:delText>
              </w:r>
            </w:del>
          </w:p>
        </w:tc>
      </w:tr>
      <w:tr w:rsidR="005C7F0B" w:rsidRPr="00B14121" w14:paraId="54A4A8B8" w14:textId="77777777" w:rsidTr="007F381D">
        <w:trPr>
          <w:trHeight w:val="288"/>
          <w:tblHeader/>
          <w:del w:id="62" w:author="Comparison" w:date="2026-09-22T12:50:00Z" w16du:dateUtc="2026-09-22T16:50: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45858895" w14:textId="77777777" w:rsidR="005C7F0B" w:rsidRPr="007E05AE" w:rsidRDefault="005C7F0B" w:rsidP="007E05AE">
            <w:pPr>
              <w:pStyle w:val="Heading1"/>
              <w:ind w:left="-45"/>
              <w:jc w:val="center"/>
              <w:rPr>
                <w:del w:id="63" w:author="Comparison" w:date="2026-09-22T12:50:00Z" w16du:dateUtc="2026-09-22T16:50:00Z"/>
                <w:b w:val="0"/>
                <w:sz w:val="20"/>
              </w:rPr>
            </w:pPr>
            <w:del w:id="64" w:author="Comparison" w:date="2026-09-22T12:50:00Z" w16du:dateUtc="2026-09-22T16:50:00Z">
              <w:r w:rsidRPr="007E05AE">
                <w:rPr>
                  <w:sz w:val="20"/>
                </w:rPr>
                <w:delText>Antidepressants</w:delText>
              </w:r>
            </w:del>
          </w:p>
        </w:tc>
        <w:tc>
          <w:tcPr>
            <w:tcW w:w="5119"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2ED5A195" w14:textId="77777777" w:rsidR="005C7F0B" w:rsidRPr="007E05AE" w:rsidRDefault="005C7F0B" w:rsidP="007E05AE">
            <w:pPr>
              <w:pStyle w:val="Heading1"/>
              <w:ind w:left="-74"/>
              <w:jc w:val="center"/>
              <w:rPr>
                <w:del w:id="65" w:author="Comparison" w:date="2026-09-22T12:50:00Z" w16du:dateUtc="2026-09-22T16:50:00Z"/>
                <w:b w:val="0"/>
                <w:sz w:val="20"/>
              </w:rPr>
            </w:pPr>
            <w:del w:id="66" w:author="Comparison" w:date="2026-09-22T12:50:00Z" w16du:dateUtc="2026-09-22T16:50:00Z">
              <w:r w:rsidRPr="007E05AE">
                <w:rPr>
                  <w:sz w:val="20"/>
                </w:rPr>
                <w:delText>Mood Stabilizers</w:delText>
              </w:r>
            </w:del>
          </w:p>
        </w:tc>
      </w:tr>
      <w:tr w:rsidR="00E3198A" w:rsidRPr="00B14121" w14:paraId="57F08567" w14:textId="77777777" w:rsidTr="002959C5">
        <w:trPr>
          <w:trHeight w:val="288"/>
          <w:del w:id="67" w:author="Comparison" w:date="2026-09-22T12:50:00Z" w16du:dateUtc="2026-09-22T16:50:00Z"/>
        </w:trPr>
        <w:tc>
          <w:tcPr>
            <w:tcW w:w="3125" w:type="dxa"/>
            <w:tcBorders>
              <w:top w:val="nil"/>
              <w:left w:val="single" w:sz="18" w:space="0" w:color="808080" w:themeColor="background1" w:themeShade="80"/>
              <w:bottom w:val="nil"/>
            </w:tcBorders>
            <w:vAlign w:val="center"/>
          </w:tcPr>
          <w:p w14:paraId="4BE981A5" w14:textId="77777777" w:rsidR="00E3198A" w:rsidRPr="00B14121" w:rsidRDefault="00E3198A" w:rsidP="00E3198A">
            <w:pPr>
              <w:rPr>
                <w:del w:id="68" w:author="Comparison" w:date="2026-09-22T12:50:00Z" w16du:dateUtc="2026-09-22T16:50:00Z"/>
              </w:rPr>
            </w:pPr>
            <w:del w:id="69" w:author="Comparison" w:date="2026-09-22T12:50:00Z" w16du:dateUtc="2026-09-22T16:50:00Z">
              <w:r w:rsidRPr="00B14121">
                <w:delText>amitriptyline</w:delText>
              </w:r>
            </w:del>
          </w:p>
        </w:tc>
        <w:tc>
          <w:tcPr>
            <w:tcW w:w="2587" w:type="dxa"/>
            <w:tcBorders>
              <w:top w:val="nil"/>
              <w:bottom w:val="nil"/>
              <w:right w:val="single" w:sz="18" w:space="0" w:color="808080" w:themeColor="background1" w:themeShade="80"/>
            </w:tcBorders>
            <w:vAlign w:val="center"/>
          </w:tcPr>
          <w:p w14:paraId="581F78DF" w14:textId="05198215" w:rsidR="00E3198A" w:rsidRPr="00B14121" w:rsidRDefault="00E3198A" w:rsidP="00E3198A">
            <w:pPr>
              <w:rPr>
                <w:del w:id="70" w:author="Comparison" w:date="2026-09-22T12:50:00Z" w16du:dateUtc="2026-09-22T16:50:00Z"/>
              </w:rPr>
            </w:pPr>
            <w:del w:id="71" w:author="Comparison" w:date="2026-09-22T12:50:00Z" w16du:dateUtc="2026-09-22T16:50:00Z">
              <w:r w:rsidRPr="00B14121">
                <w:delText>levomilnacipran</w:delText>
              </w:r>
              <w:r w:rsidRPr="00B14121" w:rsidDel="0085309A">
                <w:delText xml:space="preserve"> </w:delText>
              </w:r>
            </w:del>
          </w:p>
        </w:tc>
        <w:tc>
          <w:tcPr>
            <w:tcW w:w="2641" w:type="dxa"/>
            <w:tcBorders>
              <w:top w:val="nil"/>
              <w:left w:val="single" w:sz="18" w:space="0" w:color="808080" w:themeColor="background1" w:themeShade="80"/>
              <w:bottom w:val="nil"/>
            </w:tcBorders>
            <w:vAlign w:val="center"/>
          </w:tcPr>
          <w:p w14:paraId="4A6CEC5C" w14:textId="2559CE1B" w:rsidR="00E3198A" w:rsidRPr="00B14121" w:rsidRDefault="00E3198A" w:rsidP="00E3198A">
            <w:pPr>
              <w:rPr>
                <w:del w:id="72" w:author="Comparison" w:date="2026-09-22T12:50:00Z" w16du:dateUtc="2026-09-22T16:50:00Z"/>
              </w:rPr>
            </w:pPr>
            <w:del w:id="73" w:author="Comparison" w:date="2026-09-22T12:50:00Z" w16du:dateUtc="2026-09-22T16:50:00Z">
              <w:r w:rsidRPr="00B14121">
                <w:delText>carbamazepine</w:delText>
              </w:r>
            </w:del>
          </w:p>
        </w:tc>
        <w:tc>
          <w:tcPr>
            <w:tcW w:w="2478" w:type="dxa"/>
            <w:tcBorders>
              <w:top w:val="nil"/>
              <w:bottom w:val="nil"/>
              <w:right w:val="single" w:sz="18" w:space="0" w:color="808080" w:themeColor="background1" w:themeShade="80"/>
            </w:tcBorders>
            <w:vAlign w:val="center"/>
          </w:tcPr>
          <w:p w14:paraId="4FB46E19" w14:textId="23DB5925" w:rsidR="00E3198A" w:rsidRPr="00B14121" w:rsidRDefault="00512E36" w:rsidP="00E3198A">
            <w:pPr>
              <w:rPr>
                <w:del w:id="74" w:author="Comparison" w:date="2026-09-22T12:50:00Z" w16du:dateUtc="2026-09-22T16:50:00Z"/>
              </w:rPr>
            </w:pPr>
            <w:del w:id="75" w:author="Comparison" w:date="2026-09-22T12:50:00Z" w16du:dateUtc="2026-09-22T16:50:00Z">
              <w:r w:rsidRPr="00B14121">
                <w:delText>oxcarbazepine</w:delText>
              </w:r>
              <w:r w:rsidRPr="00B14121" w:rsidDel="00512E36">
                <w:delText xml:space="preserve"> </w:delText>
              </w:r>
            </w:del>
          </w:p>
        </w:tc>
      </w:tr>
      <w:tr w:rsidR="00E3198A" w:rsidRPr="00B14121" w14:paraId="15B26460" w14:textId="77777777" w:rsidTr="002959C5">
        <w:trPr>
          <w:trHeight w:val="288"/>
          <w:del w:id="76" w:author="Comparison" w:date="2026-09-22T12:50:00Z" w16du:dateUtc="2026-09-22T16:50:00Z"/>
        </w:trPr>
        <w:tc>
          <w:tcPr>
            <w:tcW w:w="3125" w:type="dxa"/>
            <w:tcBorders>
              <w:top w:val="nil"/>
              <w:left w:val="single" w:sz="18" w:space="0" w:color="808080" w:themeColor="background1" w:themeShade="80"/>
              <w:bottom w:val="nil"/>
            </w:tcBorders>
            <w:vAlign w:val="center"/>
          </w:tcPr>
          <w:p w14:paraId="413AB5D5" w14:textId="77777777" w:rsidR="00E3198A" w:rsidRPr="00B14121" w:rsidRDefault="00E3198A" w:rsidP="00E3198A">
            <w:pPr>
              <w:rPr>
                <w:del w:id="77" w:author="Comparison" w:date="2026-09-22T12:50:00Z" w16du:dateUtc="2026-09-22T16:50:00Z"/>
              </w:rPr>
            </w:pPr>
            <w:del w:id="78" w:author="Comparison" w:date="2026-09-22T12:50:00Z" w16du:dateUtc="2026-09-22T16:50:00Z">
              <w:r w:rsidRPr="00B14121">
                <w:delText>amoxapine</w:delText>
              </w:r>
            </w:del>
          </w:p>
        </w:tc>
        <w:tc>
          <w:tcPr>
            <w:tcW w:w="2587" w:type="dxa"/>
            <w:tcBorders>
              <w:top w:val="nil"/>
              <w:bottom w:val="nil"/>
              <w:right w:val="single" w:sz="18" w:space="0" w:color="808080" w:themeColor="background1" w:themeShade="80"/>
            </w:tcBorders>
            <w:vAlign w:val="center"/>
          </w:tcPr>
          <w:p w14:paraId="045E780F" w14:textId="4D03DC3B" w:rsidR="00E3198A" w:rsidRPr="00B14121" w:rsidRDefault="00E3198A" w:rsidP="00E3198A">
            <w:pPr>
              <w:rPr>
                <w:del w:id="79" w:author="Comparison" w:date="2026-09-22T12:50:00Z" w16du:dateUtc="2026-09-22T16:50:00Z"/>
              </w:rPr>
            </w:pPr>
            <w:del w:id="80" w:author="Comparison" w:date="2026-09-22T12:50:00Z" w16du:dateUtc="2026-09-22T16:50:00Z">
              <w:r w:rsidRPr="00B14121">
                <w:delText>mirtazapine</w:delText>
              </w:r>
              <w:r w:rsidRPr="00B14121" w:rsidDel="00D70190">
                <w:delText xml:space="preserve"> </w:delText>
              </w:r>
            </w:del>
          </w:p>
        </w:tc>
        <w:tc>
          <w:tcPr>
            <w:tcW w:w="2641" w:type="dxa"/>
            <w:tcBorders>
              <w:top w:val="nil"/>
              <w:left w:val="single" w:sz="18" w:space="0" w:color="808080" w:themeColor="background1" w:themeShade="80"/>
              <w:bottom w:val="nil"/>
            </w:tcBorders>
            <w:vAlign w:val="center"/>
          </w:tcPr>
          <w:p w14:paraId="37309C76" w14:textId="71E200BE" w:rsidR="00E3198A" w:rsidRPr="00B14121" w:rsidRDefault="00E3198A" w:rsidP="00E3198A">
            <w:pPr>
              <w:rPr>
                <w:del w:id="81" w:author="Comparison" w:date="2026-09-22T12:50:00Z" w16du:dateUtc="2026-09-22T16:50:00Z"/>
              </w:rPr>
            </w:pPr>
            <w:del w:id="82" w:author="Comparison" w:date="2026-09-22T12:50:00Z" w16du:dateUtc="2026-09-22T16:50:00Z">
              <w:r>
                <w:delText>divalproex</w:delText>
              </w:r>
            </w:del>
          </w:p>
        </w:tc>
        <w:tc>
          <w:tcPr>
            <w:tcW w:w="2478" w:type="dxa"/>
            <w:tcBorders>
              <w:top w:val="nil"/>
              <w:bottom w:val="nil"/>
              <w:right w:val="single" w:sz="18" w:space="0" w:color="808080" w:themeColor="background1" w:themeShade="80"/>
            </w:tcBorders>
            <w:vAlign w:val="center"/>
          </w:tcPr>
          <w:p w14:paraId="5EEF1981" w14:textId="662F088B" w:rsidR="00E3198A" w:rsidRPr="00B14121" w:rsidRDefault="00512E36" w:rsidP="00E3198A">
            <w:pPr>
              <w:rPr>
                <w:del w:id="83" w:author="Comparison" w:date="2026-09-22T12:50:00Z" w16du:dateUtc="2026-09-22T16:50:00Z"/>
              </w:rPr>
            </w:pPr>
            <w:del w:id="84" w:author="Comparison" w:date="2026-09-22T12:50:00Z" w16du:dateUtc="2026-09-22T16:50:00Z">
              <w:r>
                <w:delText>pregabalin</w:delText>
              </w:r>
              <w:r w:rsidRPr="00B14121" w:rsidDel="00512E36">
                <w:delText xml:space="preserve"> </w:delText>
              </w:r>
            </w:del>
          </w:p>
        </w:tc>
      </w:tr>
      <w:tr w:rsidR="00512E36" w:rsidRPr="00B14121" w14:paraId="51E52FBE" w14:textId="77777777" w:rsidTr="002959C5">
        <w:trPr>
          <w:trHeight w:val="288"/>
          <w:del w:id="85" w:author="Comparison" w:date="2026-09-22T12:50:00Z" w16du:dateUtc="2026-09-22T16:50:00Z"/>
        </w:trPr>
        <w:tc>
          <w:tcPr>
            <w:tcW w:w="3125" w:type="dxa"/>
            <w:tcBorders>
              <w:top w:val="nil"/>
              <w:left w:val="single" w:sz="18" w:space="0" w:color="808080" w:themeColor="background1" w:themeShade="80"/>
              <w:bottom w:val="nil"/>
            </w:tcBorders>
            <w:vAlign w:val="center"/>
          </w:tcPr>
          <w:p w14:paraId="77C169AC" w14:textId="77777777" w:rsidR="00512E36" w:rsidRPr="00B14121" w:rsidRDefault="00512E36" w:rsidP="00512E36">
            <w:pPr>
              <w:rPr>
                <w:del w:id="86" w:author="Comparison" w:date="2026-09-22T12:50:00Z" w16du:dateUtc="2026-09-22T16:50:00Z"/>
              </w:rPr>
            </w:pPr>
            <w:del w:id="87" w:author="Comparison" w:date="2026-09-22T12:50:00Z" w16du:dateUtc="2026-09-22T16:50:00Z">
              <w:r w:rsidRPr="00B14121">
                <w:delText>bupropion</w:delText>
              </w:r>
            </w:del>
          </w:p>
        </w:tc>
        <w:tc>
          <w:tcPr>
            <w:tcW w:w="2587" w:type="dxa"/>
            <w:tcBorders>
              <w:top w:val="nil"/>
              <w:bottom w:val="nil"/>
              <w:right w:val="single" w:sz="18" w:space="0" w:color="808080" w:themeColor="background1" w:themeShade="80"/>
            </w:tcBorders>
            <w:vAlign w:val="center"/>
          </w:tcPr>
          <w:p w14:paraId="51FFF188" w14:textId="486D0481" w:rsidR="00512E36" w:rsidRPr="00B14121" w:rsidRDefault="00512E36" w:rsidP="00512E36">
            <w:pPr>
              <w:rPr>
                <w:del w:id="88" w:author="Comparison" w:date="2026-09-22T12:50:00Z" w16du:dateUtc="2026-09-22T16:50:00Z"/>
              </w:rPr>
            </w:pPr>
            <w:del w:id="89" w:author="Comparison" w:date="2026-09-22T12:50:00Z" w16du:dateUtc="2026-09-22T16:50:00Z">
              <w:r w:rsidRPr="00B14121">
                <w:delText>nefazodone</w:delText>
              </w:r>
              <w:r w:rsidRPr="00B14121" w:rsidDel="00D70190">
                <w:delText xml:space="preserve"> </w:delText>
              </w:r>
            </w:del>
          </w:p>
        </w:tc>
        <w:tc>
          <w:tcPr>
            <w:tcW w:w="2641" w:type="dxa"/>
            <w:tcBorders>
              <w:top w:val="nil"/>
              <w:left w:val="single" w:sz="18" w:space="0" w:color="808080" w:themeColor="background1" w:themeShade="80"/>
              <w:bottom w:val="nil"/>
            </w:tcBorders>
            <w:vAlign w:val="center"/>
          </w:tcPr>
          <w:p w14:paraId="62E1C698" w14:textId="3D07FF45" w:rsidR="00512E36" w:rsidRPr="00B14121" w:rsidRDefault="00512E36" w:rsidP="00512E36">
            <w:pPr>
              <w:rPr>
                <w:del w:id="90" w:author="Comparison" w:date="2026-09-22T12:50:00Z" w16du:dateUtc="2026-09-22T16:50:00Z"/>
              </w:rPr>
            </w:pPr>
            <w:del w:id="91" w:author="Comparison" w:date="2026-09-22T12:50:00Z" w16du:dateUtc="2026-09-22T16:50:00Z">
              <w:r>
                <w:delText>g</w:delText>
              </w:r>
              <w:r w:rsidRPr="00B14121">
                <w:delText>abapentin</w:delText>
              </w:r>
              <w:r w:rsidRPr="00B14121" w:rsidDel="00512E36">
                <w:delText xml:space="preserve"> </w:delText>
              </w:r>
            </w:del>
          </w:p>
        </w:tc>
        <w:tc>
          <w:tcPr>
            <w:tcW w:w="2478" w:type="dxa"/>
            <w:tcBorders>
              <w:top w:val="nil"/>
              <w:bottom w:val="nil"/>
              <w:right w:val="single" w:sz="18" w:space="0" w:color="808080" w:themeColor="background1" w:themeShade="80"/>
            </w:tcBorders>
            <w:vAlign w:val="center"/>
          </w:tcPr>
          <w:p w14:paraId="0A8CAD68" w14:textId="16B1F798" w:rsidR="00512E36" w:rsidRPr="00B14121" w:rsidRDefault="00512E36" w:rsidP="00512E36">
            <w:pPr>
              <w:rPr>
                <w:del w:id="92" w:author="Comparison" w:date="2026-09-22T12:50:00Z" w16du:dateUtc="2026-09-22T16:50:00Z"/>
              </w:rPr>
            </w:pPr>
            <w:del w:id="93" w:author="Comparison" w:date="2026-09-22T12:50:00Z" w16du:dateUtc="2026-09-22T16:50:00Z">
              <w:r w:rsidRPr="00B14121">
                <w:delText>topiramate</w:delText>
              </w:r>
            </w:del>
          </w:p>
        </w:tc>
      </w:tr>
      <w:tr w:rsidR="00512E36" w:rsidRPr="00B14121" w14:paraId="66682F43" w14:textId="77777777" w:rsidTr="002959C5">
        <w:trPr>
          <w:trHeight w:val="288"/>
          <w:del w:id="94" w:author="Comparison" w:date="2026-09-22T12:50:00Z" w16du:dateUtc="2026-09-22T16:50:00Z"/>
        </w:trPr>
        <w:tc>
          <w:tcPr>
            <w:tcW w:w="3125" w:type="dxa"/>
            <w:tcBorders>
              <w:top w:val="nil"/>
              <w:left w:val="single" w:sz="18" w:space="0" w:color="808080" w:themeColor="background1" w:themeShade="80"/>
              <w:bottom w:val="nil"/>
            </w:tcBorders>
            <w:vAlign w:val="center"/>
          </w:tcPr>
          <w:p w14:paraId="6065785E" w14:textId="77777777" w:rsidR="00512E36" w:rsidRPr="00B14121" w:rsidRDefault="00512E36" w:rsidP="00512E36">
            <w:pPr>
              <w:rPr>
                <w:del w:id="95" w:author="Comparison" w:date="2026-09-22T12:50:00Z" w16du:dateUtc="2026-09-22T16:50:00Z"/>
              </w:rPr>
            </w:pPr>
            <w:del w:id="96" w:author="Comparison" w:date="2026-09-22T12:50:00Z" w16du:dateUtc="2026-09-22T16:50:00Z">
              <w:r w:rsidRPr="00B14121">
                <w:delText>citalopram</w:delText>
              </w:r>
            </w:del>
          </w:p>
        </w:tc>
        <w:tc>
          <w:tcPr>
            <w:tcW w:w="2587" w:type="dxa"/>
            <w:tcBorders>
              <w:top w:val="nil"/>
              <w:bottom w:val="nil"/>
              <w:right w:val="single" w:sz="18" w:space="0" w:color="808080" w:themeColor="background1" w:themeShade="80"/>
            </w:tcBorders>
            <w:vAlign w:val="center"/>
          </w:tcPr>
          <w:p w14:paraId="2FC7A104" w14:textId="5FF552E8" w:rsidR="00512E36" w:rsidRPr="00B14121" w:rsidRDefault="00512E36" w:rsidP="00512E36">
            <w:pPr>
              <w:rPr>
                <w:del w:id="97" w:author="Comparison" w:date="2026-09-22T12:50:00Z" w16du:dateUtc="2026-09-22T16:50:00Z"/>
              </w:rPr>
            </w:pPr>
            <w:del w:id="98" w:author="Comparison" w:date="2026-09-22T12:50:00Z" w16du:dateUtc="2026-09-22T16:50:00Z">
              <w:r w:rsidRPr="00B14121">
                <w:delText>nortriptyline</w:delText>
              </w:r>
              <w:r w:rsidRPr="00B14121" w:rsidDel="00D70190">
                <w:rPr>
                  <w:spacing w:val="-3"/>
                </w:rPr>
                <w:delText xml:space="preserve"> </w:delText>
              </w:r>
            </w:del>
          </w:p>
        </w:tc>
        <w:tc>
          <w:tcPr>
            <w:tcW w:w="2641" w:type="dxa"/>
            <w:tcBorders>
              <w:top w:val="nil"/>
              <w:left w:val="single" w:sz="18" w:space="0" w:color="808080" w:themeColor="background1" w:themeShade="80"/>
              <w:bottom w:val="nil"/>
            </w:tcBorders>
            <w:vAlign w:val="center"/>
          </w:tcPr>
          <w:p w14:paraId="1878DB64" w14:textId="3D95EFA1" w:rsidR="00512E36" w:rsidRPr="00B14121" w:rsidRDefault="00512E36" w:rsidP="00512E36">
            <w:pPr>
              <w:rPr>
                <w:del w:id="99" w:author="Comparison" w:date="2026-09-22T12:50:00Z" w16du:dateUtc="2026-09-22T16:50:00Z"/>
              </w:rPr>
            </w:pPr>
            <w:del w:id="100" w:author="Comparison" w:date="2026-09-22T12:50:00Z" w16du:dateUtc="2026-09-22T16:50:00Z">
              <w:r w:rsidRPr="00B14121">
                <w:delText>lamotrigine</w:delText>
              </w:r>
              <w:r w:rsidDel="00512E36">
                <w:delText xml:space="preserve"> </w:delText>
              </w:r>
            </w:del>
          </w:p>
        </w:tc>
        <w:tc>
          <w:tcPr>
            <w:tcW w:w="2478" w:type="dxa"/>
            <w:tcBorders>
              <w:top w:val="nil"/>
              <w:bottom w:val="nil"/>
              <w:right w:val="single" w:sz="18" w:space="0" w:color="808080" w:themeColor="background1" w:themeShade="80"/>
            </w:tcBorders>
            <w:vAlign w:val="center"/>
          </w:tcPr>
          <w:p w14:paraId="6F8542FF" w14:textId="7741D522" w:rsidR="00512E36" w:rsidRPr="00B14121" w:rsidRDefault="00512E36" w:rsidP="00512E36">
            <w:pPr>
              <w:rPr>
                <w:del w:id="101" w:author="Comparison" w:date="2026-09-22T12:50:00Z" w16du:dateUtc="2026-09-22T16:50:00Z"/>
              </w:rPr>
            </w:pPr>
            <w:del w:id="102" w:author="Comparison" w:date="2026-09-22T12:50:00Z" w16du:dateUtc="2026-09-22T16:50:00Z">
              <w:r w:rsidRPr="00B14121">
                <w:delText>valproic acid</w:delText>
              </w:r>
              <w:r w:rsidRPr="00B14121" w:rsidDel="00041FF4">
                <w:delText xml:space="preserve"> </w:delText>
              </w:r>
            </w:del>
          </w:p>
        </w:tc>
      </w:tr>
      <w:tr w:rsidR="00512E36" w:rsidRPr="00B14121" w14:paraId="15AF41C1" w14:textId="77777777" w:rsidTr="002959C5">
        <w:trPr>
          <w:trHeight w:val="288"/>
          <w:del w:id="103" w:author="Comparison" w:date="2026-09-22T12:50:00Z" w16du:dateUtc="2026-09-22T16:50:00Z"/>
        </w:trPr>
        <w:tc>
          <w:tcPr>
            <w:tcW w:w="3125" w:type="dxa"/>
            <w:tcBorders>
              <w:top w:val="nil"/>
              <w:left w:val="single" w:sz="18" w:space="0" w:color="808080" w:themeColor="background1" w:themeShade="80"/>
              <w:bottom w:val="nil"/>
            </w:tcBorders>
            <w:vAlign w:val="center"/>
          </w:tcPr>
          <w:p w14:paraId="45EA1CA5" w14:textId="77777777" w:rsidR="00512E36" w:rsidRPr="00B14121" w:rsidRDefault="00512E36" w:rsidP="00512E36">
            <w:pPr>
              <w:rPr>
                <w:del w:id="104" w:author="Comparison" w:date="2026-09-22T12:50:00Z" w16du:dateUtc="2026-09-22T16:50:00Z"/>
              </w:rPr>
            </w:pPr>
            <w:del w:id="105" w:author="Comparison" w:date="2026-09-22T12:50:00Z" w16du:dateUtc="2026-09-22T16:50:00Z">
              <w:r w:rsidRPr="00B14121">
                <w:delText>clomipramine</w:delText>
              </w:r>
            </w:del>
          </w:p>
        </w:tc>
        <w:tc>
          <w:tcPr>
            <w:tcW w:w="2587" w:type="dxa"/>
            <w:tcBorders>
              <w:top w:val="nil"/>
              <w:bottom w:val="nil"/>
              <w:right w:val="single" w:sz="18" w:space="0" w:color="808080" w:themeColor="background1" w:themeShade="80"/>
            </w:tcBorders>
            <w:vAlign w:val="center"/>
          </w:tcPr>
          <w:p w14:paraId="4159B0B8" w14:textId="39F0BDE2" w:rsidR="00512E36" w:rsidRPr="00B14121" w:rsidRDefault="00512E36" w:rsidP="00512E36">
            <w:pPr>
              <w:rPr>
                <w:del w:id="106" w:author="Comparison" w:date="2026-09-22T12:50:00Z" w16du:dateUtc="2026-09-22T16:50:00Z"/>
              </w:rPr>
            </w:pPr>
            <w:del w:id="107" w:author="Comparison" w:date="2026-09-22T12:50:00Z" w16du:dateUtc="2026-09-22T16:50:00Z">
              <w:r w:rsidRPr="00B14121">
                <w:rPr>
                  <w:spacing w:val="-3"/>
                </w:rPr>
                <w:delText>paroxetine</w:delText>
              </w:r>
              <w:r w:rsidRPr="00B14121" w:rsidDel="00FE0717">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28DD6753" w14:textId="3A3BC906" w:rsidR="00512E36" w:rsidRPr="00B14121" w:rsidRDefault="00512E36" w:rsidP="00512E36">
            <w:pPr>
              <w:rPr>
                <w:del w:id="108" w:author="Comparison" w:date="2026-09-22T12:50:00Z" w16du:dateUtc="2026-09-22T16:50:00Z"/>
              </w:rPr>
            </w:pPr>
            <w:del w:id="109" w:author="Comparison" w:date="2026-09-22T12:50:00Z" w16du:dateUtc="2026-09-22T16:50:00Z">
              <w:r w:rsidRPr="00B14121">
                <w:delText>lithium</w:delText>
              </w:r>
              <w:r w:rsidRPr="00B14121" w:rsidDel="00041FF4">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0D1A4E2" w14:textId="1E77ADBA" w:rsidR="00512E36" w:rsidRPr="00B14121" w:rsidRDefault="00512E36" w:rsidP="00512E36">
            <w:pPr>
              <w:rPr>
                <w:del w:id="110" w:author="Comparison" w:date="2026-09-22T12:50:00Z" w16du:dateUtc="2026-09-22T16:50:00Z"/>
              </w:rPr>
            </w:pPr>
          </w:p>
        </w:tc>
      </w:tr>
      <w:tr w:rsidR="00512E36" w:rsidRPr="00B14121" w14:paraId="732B1DBB" w14:textId="77777777" w:rsidTr="002959C5">
        <w:trPr>
          <w:trHeight w:val="288"/>
          <w:del w:id="111" w:author="Comparison" w:date="2026-09-22T12:50:00Z" w16du:dateUtc="2026-09-22T16:50:00Z"/>
        </w:trPr>
        <w:tc>
          <w:tcPr>
            <w:tcW w:w="3125" w:type="dxa"/>
            <w:tcBorders>
              <w:top w:val="nil"/>
              <w:left w:val="single" w:sz="18" w:space="0" w:color="808080" w:themeColor="background1" w:themeShade="80"/>
              <w:bottom w:val="nil"/>
            </w:tcBorders>
            <w:vAlign w:val="center"/>
          </w:tcPr>
          <w:p w14:paraId="7F7A3FCF" w14:textId="77777777" w:rsidR="00512E36" w:rsidRPr="00B14121" w:rsidRDefault="00512E36" w:rsidP="00512E36">
            <w:pPr>
              <w:rPr>
                <w:del w:id="112" w:author="Comparison" w:date="2026-09-22T12:50:00Z" w16du:dateUtc="2026-09-22T16:50:00Z"/>
              </w:rPr>
            </w:pPr>
            <w:del w:id="113" w:author="Comparison" w:date="2026-09-22T12:50:00Z" w16du:dateUtc="2026-09-22T16:50:00Z">
              <w:r w:rsidRPr="00B14121">
                <w:delText>desipramine</w:delText>
              </w:r>
            </w:del>
          </w:p>
        </w:tc>
        <w:tc>
          <w:tcPr>
            <w:tcW w:w="2587" w:type="dxa"/>
            <w:tcBorders>
              <w:top w:val="nil"/>
              <w:bottom w:val="nil"/>
              <w:right w:val="single" w:sz="18" w:space="0" w:color="808080" w:themeColor="background1" w:themeShade="80"/>
            </w:tcBorders>
            <w:vAlign w:val="center"/>
          </w:tcPr>
          <w:p w14:paraId="0FEED8F8" w14:textId="2B35FA06" w:rsidR="00512E36" w:rsidRPr="00B14121" w:rsidRDefault="00512E36" w:rsidP="00512E36">
            <w:pPr>
              <w:rPr>
                <w:del w:id="114" w:author="Comparison" w:date="2026-09-22T12:50:00Z" w16du:dateUtc="2026-09-22T16:50:00Z"/>
              </w:rPr>
            </w:pPr>
            <w:del w:id="115" w:author="Comparison" w:date="2026-09-22T12:50:00Z" w16du:dateUtc="2026-09-22T16:50:00Z">
              <w:r w:rsidRPr="00B14121">
                <w:delText>phenelzine</w:delText>
              </w:r>
              <w:r w:rsidRPr="00B14121" w:rsidDel="00D70190">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52FBB23" w14:textId="34B0D313" w:rsidR="00512E36" w:rsidRPr="00B14121" w:rsidRDefault="00512E36" w:rsidP="00512E36">
            <w:pPr>
              <w:pStyle w:val="Heading1"/>
              <w:ind w:left="-135"/>
              <w:jc w:val="center"/>
              <w:rPr>
                <w:del w:id="116" w:author="Comparison" w:date="2026-09-22T12:50:00Z" w16du:dateUtc="2026-09-22T16:50:00Z"/>
                <w:sz w:val="20"/>
                <w:szCs w:val="20"/>
              </w:rPr>
            </w:pPr>
            <w:del w:id="117" w:author="Comparison" w:date="2026-09-22T12:50:00Z" w16du:dateUtc="2026-09-22T16:50:00Z">
              <w:r w:rsidRPr="004F5352">
                <w:rPr>
                  <w:sz w:val="20"/>
                </w:rPr>
                <w:delText>Antianxiety Agents</w:delText>
              </w:r>
            </w:del>
          </w:p>
        </w:tc>
      </w:tr>
      <w:tr w:rsidR="00512E36" w:rsidRPr="00B14121" w14:paraId="031DF7EC" w14:textId="77777777" w:rsidTr="002959C5">
        <w:trPr>
          <w:trHeight w:val="288"/>
          <w:del w:id="118" w:author="Comparison" w:date="2026-09-22T12:50:00Z" w16du:dateUtc="2026-09-22T16:50:00Z"/>
        </w:trPr>
        <w:tc>
          <w:tcPr>
            <w:tcW w:w="3125" w:type="dxa"/>
            <w:tcBorders>
              <w:top w:val="nil"/>
              <w:left w:val="single" w:sz="18" w:space="0" w:color="808080" w:themeColor="background1" w:themeShade="80"/>
              <w:bottom w:val="nil"/>
            </w:tcBorders>
            <w:vAlign w:val="center"/>
          </w:tcPr>
          <w:p w14:paraId="58207DFA" w14:textId="77777777" w:rsidR="00512E36" w:rsidRPr="00B14121" w:rsidRDefault="00512E36" w:rsidP="00512E36">
            <w:pPr>
              <w:rPr>
                <w:del w:id="119" w:author="Comparison" w:date="2026-09-22T12:50:00Z" w16du:dateUtc="2026-09-22T16:50:00Z"/>
              </w:rPr>
            </w:pPr>
            <w:del w:id="120" w:author="Comparison" w:date="2026-09-22T12:50:00Z" w16du:dateUtc="2026-09-22T16:50:00Z">
              <w:r w:rsidRPr="00B14121">
                <w:delText>desvenlafaxine</w:delText>
              </w:r>
            </w:del>
          </w:p>
        </w:tc>
        <w:tc>
          <w:tcPr>
            <w:tcW w:w="2587" w:type="dxa"/>
            <w:tcBorders>
              <w:top w:val="nil"/>
              <w:bottom w:val="nil"/>
              <w:right w:val="single" w:sz="18" w:space="0" w:color="808080" w:themeColor="background1" w:themeShade="80"/>
            </w:tcBorders>
            <w:vAlign w:val="center"/>
          </w:tcPr>
          <w:p w14:paraId="718DC126" w14:textId="69635A0A" w:rsidR="00512E36" w:rsidRPr="00B14121" w:rsidRDefault="00512E36" w:rsidP="00512E36">
            <w:pPr>
              <w:rPr>
                <w:del w:id="121" w:author="Comparison" w:date="2026-09-22T12:50:00Z" w16du:dateUtc="2026-09-22T16:50:00Z"/>
              </w:rPr>
            </w:pPr>
            <w:del w:id="122" w:author="Comparison" w:date="2026-09-22T12:50:00Z" w16du:dateUtc="2026-09-22T16:50:00Z">
              <w:r w:rsidRPr="00B14121">
                <w:delText>protriptyline</w:delText>
              </w:r>
              <w:r w:rsidRPr="00B14121" w:rsidDel="00D70190">
                <w:delText xml:space="preserve"> </w:delText>
              </w:r>
            </w:del>
          </w:p>
        </w:tc>
        <w:tc>
          <w:tcPr>
            <w:tcW w:w="2641" w:type="dxa"/>
            <w:tcBorders>
              <w:top w:val="nil"/>
              <w:left w:val="single" w:sz="18" w:space="0" w:color="808080" w:themeColor="background1" w:themeShade="80"/>
              <w:bottom w:val="nil"/>
            </w:tcBorders>
            <w:vAlign w:val="center"/>
          </w:tcPr>
          <w:p w14:paraId="6637CD22" w14:textId="4CB0730D" w:rsidR="00512E36" w:rsidRPr="00B14121" w:rsidRDefault="00512E36" w:rsidP="00512E36">
            <w:pPr>
              <w:rPr>
                <w:del w:id="123" w:author="Comparison" w:date="2026-09-22T12:50:00Z" w16du:dateUtc="2026-09-22T16:50:00Z"/>
              </w:rPr>
            </w:pPr>
            <w:del w:id="124" w:author="Comparison" w:date="2026-09-22T12:50:00Z" w16du:dateUtc="2026-09-22T16:50:00Z">
              <w:r w:rsidRPr="00B14121">
                <w:delText>alprazolam</w:delText>
              </w:r>
            </w:del>
          </w:p>
        </w:tc>
        <w:tc>
          <w:tcPr>
            <w:tcW w:w="2478" w:type="dxa"/>
            <w:tcBorders>
              <w:top w:val="nil"/>
              <w:bottom w:val="nil"/>
              <w:right w:val="single" w:sz="18" w:space="0" w:color="808080" w:themeColor="background1" w:themeShade="80"/>
            </w:tcBorders>
            <w:vAlign w:val="center"/>
          </w:tcPr>
          <w:p w14:paraId="05C574C9" w14:textId="301C171C" w:rsidR="00512E36" w:rsidRPr="00B14121" w:rsidRDefault="00512E36" w:rsidP="00512E36">
            <w:pPr>
              <w:rPr>
                <w:del w:id="125" w:author="Comparison" w:date="2026-09-22T12:50:00Z" w16du:dateUtc="2026-09-22T16:50:00Z"/>
              </w:rPr>
            </w:pPr>
            <w:del w:id="126" w:author="Comparison" w:date="2026-09-22T12:50:00Z" w16du:dateUtc="2026-09-22T16:50:00Z">
              <w:r>
                <w:delText>d</w:delText>
              </w:r>
              <w:r w:rsidRPr="00B14121">
                <w:delText>iazepam</w:delText>
              </w:r>
              <w:r>
                <w:rPr>
                  <w:vertAlign w:val="superscript"/>
                </w:rPr>
                <w:delText>3</w:delText>
              </w:r>
            </w:del>
          </w:p>
        </w:tc>
      </w:tr>
      <w:tr w:rsidR="00512E36" w:rsidRPr="00B14121" w14:paraId="287E1FFA" w14:textId="77777777" w:rsidTr="002959C5">
        <w:trPr>
          <w:trHeight w:val="288"/>
          <w:del w:id="127" w:author="Comparison" w:date="2026-09-22T12:50:00Z" w16du:dateUtc="2026-09-22T16:50:00Z"/>
        </w:trPr>
        <w:tc>
          <w:tcPr>
            <w:tcW w:w="3125" w:type="dxa"/>
            <w:tcBorders>
              <w:top w:val="nil"/>
              <w:left w:val="single" w:sz="18" w:space="0" w:color="808080" w:themeColor="background1" w:themeShade="80"/>
              <w:bottom w:val="nil"/>
            </w:tcBorders>
            <w:vAlign w:val="center"/>
          </w:tcPr>
          <w:p w14:paraId="2FBCD55A" w14:textId="7672EC71" w:rsidR="00512E36" w:rsidRPr="00B14121" w:rsidRDefault="00512E36" w:rsidP="00512E36">
            <w:pPr>
              <w:rPr>
                <w:del w:id="128" w:author="Comparison" w:date="2026-09-22T12:50:00Z" w16du:dateUtc="2026-09-22T16:50:00Z"/>
              </w:rPr>
            </w:pPr>
            <w:del w:id="129" w:author="Comparison" w:date="2026-09-22T12:50:00Z" w16du:dateUtc="2026-09-22T16:50:00Z">
              <w:r>
                <w:delText>dextromethorphan/bupropion</w:delText>
              </w:r>
            </w:del>
          </w:p>
        </w:tc>
        <w:tc>
          <w:tcPr>
            <w:tcW w:w="2587" w:type="dxa"/>
            <w:tcBorders>
              <w:top w:val="nil"/>
              <w:bottom w:val="nil"/>
              <w:right w:val="single" w:sz="18" w:space="0" w:color="808080" w:themeColor="background1" w:themeShade="80"/>
            </w:tcBorders>
            <w:vAlign w:val="center"/>
          </w:tcPr>
          <w:p w14:paraId="7A51B583" w14:textId="234F551B" w:rsidR="00512E36" w:rsidRPr="00B14121" w:rsidRDefault="00512E36" w:rsidP="00512E36">
            <w:pPr>
              <w:rPr>
                <w:del w:id="130" w:author="Comparison" w:date="2026-09-22T12:50:00Z" w16du:dateUtc="2026-09-22T16:50:00Z"/>
              </w:rPr>
            </w:pPr>
            <w:del w:id="131" w:author="Comparison" w:date="2026-09-22T12:50:00Z" w16du:dateUtc="2026-09-22T16:50:00Z">
              <w:r w:rsidRPr="00B14121">
                <w:delText>selegiline</w:delText>
              </w:r>
              <w:r w:rsidRPr="00B14121">
                <w:rPr>
                  <w:vertAlign w:val="superscript"/>
                </w:rPr>
                <w:delText>2</w:delText>
              </w:r>
            </w:del>
          </w:p>
        </w:tc>
        <w:tc>
          <w:tcPr>
            <w:tcW w:w="2641" w:type="dxa"/>
            <w:tcBorders>
              <w:top w:val="nil"/>
              <w:left w:val="single" w:sz="18" w:space="0" w:color="808080" w:themeColor="background1" w:themeShade="80"/>
              <w:bottom w:val="nil"/>
            </w:tcBorders>
            <w:vAlign w:val="center"/>
          </w:tcPr>
          <w:p w14:paraId="2BAD4EF0" w14:textId="78F04887" w:rsidR="00512E36" w:rsidRPr="00B14121" w:rsidRDefault="00512E36" w:rsidP="00512E36">
            <w:pPr>
              <w:rPr>
                <w:del w:id="132" w:author="Comparison" w:date="2026-09-22T12:50:00Z" w16du:dateUtc="2026-09-22T16:50:00Z"/>
              </w:rPr>
            </w:pPr>
            <w:del w:id="133" w:author="Comparison" w:date="2026-09-22T12:50:00Z" w16du:dateUtc="2026-09-22T16:50:00Z">
              <w:r w:rsidRPr="00B14121">
                <w:delText>buspirone</w:delText>
              </w:r>
            </w:del>
          </w:p>
        </w:tc>
        <w:tc>
          <w:tcPr>
            <w:tcW w:w="2478" w:type="dxa"/>
            <w:tcBorders>
              <w:top w:val="nil"/>
              <w:bottom w:val="nil"/>
              <w:right w:val="single" w:sz="18" w:space="0" w:color="808080" w:themeColor="background1" w:themeShade="80"/>
            </w:tcBorders>
            <w:vAlign w:val="center"/>
          </w:tcPr>
          <w:p w14:paraId="32BA19D7" w14:textId="76CBDB95" w:rsidR="00512E36" w:rsidRPr="00B14121" w:rsidRDefault="00512E36" w:rsidP="00512E36">
            <w:pPr>
              <w:rPr>
                <w:del w:id="134" w:author="Comparison" w:date="2026-09-22T12:50:00Z" w16du:dateUtc="2026-09-22T16:50:00Z"/>
              </w:rPr>
            </w:pPr>
            <w:del w:id="135" w:author="Comparison" w:date="2026-09-22T12:50:00Z" w16du:dateUtc="2026-09-22T16:50:00Z">
              <w:r w:rsidRPr="00B14121">
                <w:delText>lorazepam</w:delText>
              </w:r>
              <w:r w:rsidDel="00CC0C8D">
                <w:delText xml:space="preserve"> </w:delText>
              </w:r>
            </w:del>
          </w:p>
        </w:tc>
      </w:tr>
      <w:tr w:rsidR="00512E36" w:rsidRPr="00B14121" w14:paraId="1C184CB1" w14:textId="77777777" w:rsidTr="002959C5">
        <w:trPr>
          <w:trHeight w:val="288"/>
          <w:del w:id="136" w:author="Comparison" w:date="2026-09-22T12:50:00Z" w16du:dateUtc="2026-09-22T16:50:00Z"/>
        </w:trPr>
        <w:tc>
          <w:tcPr>
            <w:tcW w:w="3125" w:type="dxa"/>
            <w:tcBorders>
              <w:top w:val="nil"/>
              <w:left w:val="single" w:sz="18" w:space="0" w:color="808080" w:themeColor="background1" w:themeShade="80"/>
              <w:bottom w:val="nil"/>
            </w:tcBorders>
            <w:vAlign w:val="center"/>
          </w:tcPr>
          <w:p w14:paraId="099D8F9E" w14:textId="05B3CA62" w:rsidR="00512E36" w:rsidRPr="00B14121" w:rsidRDefault="00512E36" w:rsidP="00512E36">
            <w:pPr>
              <w:rPr>
                <w:del w:id="137" w:author="Comparison" w:date="2026-09-22T12:50:00Z" w16du:dateUtc="2026-09-22T16:50:00Z"/>
              </w:rPr>
            </w:pPr>
            <w:del w:id="138" w:author="Comparison" w:date="2026-09-22T12:50:00Z" w16du:dateUtc="2026-09-22T16:50:00Z">
              <w:r w:rsidRPr="00B14121">
                <w:delText>doxepin</w:delText>
              </w:r>
              <w:r w:rsidRPr="00B14121">
                <w:tab/>
              </w:r>
            </w:del>
          </w:p>
        </w:tc>
        <w:tc>
          <w:tcPr>
            <w:tcW w:w="2587" w:type="dxa"/>
            <w:tcBorders>
              <w:top w:val="nil"/>
              <w:bottom w:val="nil"/>
              <w:right w:val="single" w:sz="18" w:space="0" w:color="808080" w:themeColor="background1" w:themeShade="80"/>
            </w:tcBorders>
            <w:vAlign w:val="center"/>
          </w:tcPr>
          <w:p w14:paraId="7C9B530C" w14:textId="2B11008E" w:rsidR="00512E36" w:rsidRPr="00B14121" w:rsidRDefault="00512E36" w:rsidP="00512E36">
            <w:pPr>
              <w:rPr>
                <w:del w:id="139" w:author="Comparison" w:date="2026-09-22T12:50:00Z" w16du:dateUtc="2026-09-22T16:50:00Z"/>
              </w:rPr>
            </w:pPr>
            <w:del w:id="140" w:author="Comparison" w:date="2026-09-22T12:50:00Z" w16du:dateUtc="2026-09-22T16:50:00Z">
              <w:r w:rsidRPr="00B14121">
                <w:delText>sertraline</w:delText>
              </w:r>
              <w:r w:rsidRPr="00B14121" w:rsidDel="00D70190">
                <w:delText xml:space="preserve"> </w:delText>
              </w:r>
            </w:del>
          </w:p>
        </w:tc>
        <w:tc>
          <w:tcPr>
            <w:tcW w:w="2641" w:type="dxa"/>
            <w:tcBorders>
              <w:top w:val="nil"/>
              <w:left w:val="single" w:sz="18" w:space="0" w:color="808080" w:themeColor="background1" w:themeShade="80"/>
              <w:bottom w:val="nil"/>
            </w:tcBorders>
            <w:vAlign w:val="center"/>
          </w:tcPr>
          <w:p w14:paraId="6DCDEB78" w14:textId="7B3B11A8" w:rsidR="00512E36" w:rsidRPr="00B14121" w:rsidRDefault="00512E36" w:rsidP="00512E36">
            <w:pPr>
              <w:rPr>
                <w:del w:id="141" w:author="Comparison" w:date="2026-09-22T12:50:00Z" w16du:dateUtc="2026-09-22T16:50:00Z"/>
              </w:rPr>
            </w:pPr>
            <w:del w:id="142" w:author="Comparison" w:date="2026-09-22T12:50:00Z" w16du:dateUtc="2026-09-22T16:50:00Z">
              <w:r w:rsidRPr="00B14121">
                <w:delText>chlordiazepoxide</w:delText>
              </w:r>
            </w:del>
          </w:p>
        </w:tc>
        <w:tc>
          <w:tcPr>
            <w:tcW w:w="2478" w:type="dxa"/>
            <w:tcBorders>
              <w:top w:val="nil"/>
              <w:bottom w:val="nil"/>
              <w:right w:val="single" w:sz="18" w:space="0" w:color="808080" w:themeColor="background1" w:themeShade="80"/>
            </w:tcBorders>
            <w:vAlign w:val="center"/>
          </w:tcPr>
          <w:p w14:paraId="0FCF3B08" w14:textId="69A29485" w:rsidR="00512E36" w:rsidRPr="00B14121" w:rsidRDefault="00512E36" w:rsidP="00512E36">
            <w:pPr>
              <w:rPr>
                <w:del w:id="143" w:author="Comparison" w:date="2026-09-22T12:50:00Z" w16du:dateUtc="2026-09-22T16:50:00Z"/>
              </w:rPr>
            </w:pPr>
            <w:del w:id="144" w:author="Comparison" w:date="2026-09-22T12:50:00Z" w16du:dateUtc="2026-09-22T16:50:00Z">
              <w:r w:rsidRPr="00B14121">
                <w:delText>meprobamate</w:delText>
              </w:r>
              <w:r w:rsidRPr="00B14121" w:rsidDel="00CC0C8D">
                <w:delText xml:space="preserve"> </w:delText>
              </w:r>
            </w:del>
          </w:p>
        </w:tc>
      </w:tr>
      <w:tr w:rsidR="00512E36" w:rsidRPr="00B14121" w14:paraId="4923287A" w14:textId="77777777" w:rsidTr="002959C5">
        <w:trPr>
          <w:trHeight w:val="288"/>
          <w:del w:id="145" w:author="Comparison" w:date="2026-09-22T12:50:00Z" w16du:dateUtc="2026-09-22T16:50:00Z"/>
        </w:trPr>
        <w:tc>
          <w:tcPr>
            <w:tcW w:w="3125" w:type="dxa"/>
            <w:tcBorders>
              <w:top w:val="nil"/>
              <w:left w:val="single" w:sz="18" w:space="0" w:color="808080" w:themeColor="background1" w:themeShade="80"/>
              <w:bottom w:val="nil"/>
            </w:tcBorders>
            <w:vAlign w:val="center"/>
          </w:tcPr>
          <w:p w14:paraId="6B42F146" w14:textId="1D2894B3" w:rsidR="00512E36" w:rsidRPr="00B14121" w:rsidRDefault="00512E36" w:rsidP="00512E36">
            <w:pPr>
              <w:rPr>
                <w:del w:id="146" w:author="Comparison" w:date="2026-09-22T12:50:00Z" w16du:dateUtc="2026-09-22T16:50:00Z"/>
              </w:rPr>
            </w:pPr>
            <w:del w:id="147" w:author="Comparison" w:date="2026-09-22T12:50:00Z" w16du:dateUtc="2026-09-22T16:50:00Z">
              <w:r w:rsidRPr="00B14121">
                <w:delText>duloxetine</w:delText>
              </w:r>
              <w:r w:rsidRPr="00B14121" w:rsidDel="00FE0717">
                <w:delText xml:space="preserve"> </w:delText>
              </w:r>
            </w:del>
          </w:p>
        </w:tc>
        <w:tc>
          <w:tcPr>
            <w:tcW w:w="2587" w:type="dxa"/>
            <w:tcBorders>
              <w:top w:val="nil"/>
              <w:bottom w:val="nil"/>
              <w:right w:val="single" w:sz="18" w:space="0" w:color="808080" w:themeColor="background1" w:themeShade="80"/>
            </w:tcBorders>
            <w:vAlign w:val="center"/>
          </w:tcPr>
          <w:p w14:paraId="022EF582" w14:textId="4B1C234F" w:rsidR="00512E36" w:rsidRPr="00B14121" w:rsidRDefault="00512E36" w:rsidP="00512E36">
            <w:pPr>
              <w:rPr>
                <w:del w:id="148" w:author="Comparison" w:date="2026-09-22T12:50:00Z" w16du:dateUtc="2026-09-22T16:50:00Z"/>
              </w:rPr>
            </w:pPr>
            <w:del w:id="149" w:author="Comparison" w:date="2026-09-22T12:50:00Z" w16du:dateUtc="2026-09-22T16:50:00Z">
              <w:r w:rsidRPr="00B14121">
                <w:delText>tranylcypromine</w:delText>
              </w:r>
              <w:r w:rsidRPr="00B14121" w:rsidDel="00D70190">
                <w:delText xml:space="preserve"> </w:delText>
              </w:r>
            </w:del>
          </w:p>
        </w:tc>
        <w:tc>
          <w:tcPr>
            <w:tcW w:w="2641" w:type="dxa"/>
            <w:tcBorders>
              <w:top w:val="nil"/>
              <w:left w:val="single" w:sz="18" w:space="0" w:color="808080" w:themeColor="background1" w:themeShade="80"/>
              <w:bottom w:val="nil"/>
            </w:tcBorders>
            <w:vAlign w:val="center"/>
          </w:tcPr>
          <w:p w14:paraId="5E8D1F11" w14:textId="789EC780" w:rsidR="00512E36" w:rsidRPr="00B14121" w:rsidRDefault="00512E36" w:rsidP="00512E36">
            <w:pPr>
              <w:ind w:left="361" w:hanging="361"/>
              <w:rPr>
                <w:del w:id="150" w:author="Comparison" w:date="2026-09-22T12:50:00Z" w16du:dateUtc="2026-09-22T16:50:00Z"/>
              </w:rPr>
            </w:pPr>
            <w:del w:id="151" w:author="Comparison" w:date="2026-09-22T12:50:00Z" w16du:dateUtc="2026-09-22T16:50:00Z">
              <w:r w:rsidRPr="00B14121">
                <w:delText>chlordiazepoxide/ amitriptyline</w:delText>
              </w:r>
            </w:del>
          </w:p>
        </w:tc>
        <w:tc>
          <w:tcPr>
            <w:tcW w:w="2478" w:type="dxa"/>
            <w:tcBorders>
              <w:top w:val="nil"/>
              <w:bottom w:val="nil"/>
              <w:right w:val="single" w:sz="18" w:space="0" w:color="808080" w:themeColor="background1" w:themeShade="80"/>
            </w:tcBorders>
            <w:vAlign w:val="center"/>
          </w:tcPr>
          <w:p w14:paraId="66EDBAC6" w14:textId="726AEF7E" w:rsidR="00512E36" w:rsidRPr="00B14121" w:rsidRDefault="00512E36" w:rsidP="00512E36">
            <w:pPr>
              <w:rPr>
                <w:del w:id="152" w:author="Comparison" w:date="2026-09-22T12:50:00Z" w16du:dateUtc="2026-09-22T16:50:00Z"/>
              </w:rPr>
            </w:pPr>
            <w:del w:id="153" w:author="Comparison" w:date="2026-09-22T12:50:00Z" w16du:dateUtc="2026-09-22T16:50:00Z">
              <w:r>
                <w:rPr>
                  <w:position w:val="-1"/>
                </w:rPr>
                <w:delText>m</w:delText>
              </w:r>
              <w:r w:rsidRPr="00B14121">
                <w:rPr>
                  <w:position w:val="-1"/>
                </w:rPr>
                <w:delText>idazolam</w:delText>
              </w:r>
              <w:r>
                <w:rPr>
                  <w:vertAlign w:val="superscript"/>
                </w:rPr>
                <w:delText>3</w:delText>
              </w:r>
            </w:del>
          </w:p>
        </w:tc>
      </w:tr>
      <w:tr w:rsidR="00512E36" w:rsidRPr="00B14121" w14:paraId="4858C546" w14:textId="77777777" w:rsidTr="002959C5">
        <w:trPr>
          <w:trHeight w:val="288"/>
          <w:del w:id="154" w:author="Comparison" w:date="2026-09-22T12:50:00Z" w16du:dateUtc="2026-09-22T16:50:00Z"/>
        </w:trPr>
        <w:tc>
          <w:tcPr>
            <w:tcW w:w="3125" w:type="dxa"/>
            <w:tcBorders>
              <w:top w:val="nil"/>
              <w:left w:val="single" w:sz="18" w:space="0" w:color="808080" w:themeColor="background1" w:themeShade="80"/>
              <w:bottom w:val="nil"/>
            </w:tcBorders>
            <w:vAlign w:val="center"/>
          </w:tcPr>
          <w:p w14:paraId="4D49FB4C" w14:textId="0B72BB6C" w:rsidR="00512E36" w:rsidRPr="00B14121" w:rsidRDefault="00512E36" w:rsidP="00512E36">
            <w:pPr>
              <w:rPr>
                <w:del w:id="155" w:author="Comparison" w:date="2026-09-22T12:50:00Z" w16du:dateUtc="2026-09-22T16:50:00Z"/>
              </w:rPr>
            </w:pPr>
            <w:del w:id="156" w:author="Comparison" w:date="2026-09-22T12:50:00Z" w16du:dateUtc="2026-09-22T16:50:00Z">
              <w:r w:rsidRPr="00B14121">
                <w:delText>escitalopram</w:delText>
              </w:r>
              <w:r w:rsidRPr="00B14121" w:rsidDel="00FE0717">
                <w:delText xml:space="preserve"> </w:delText>
              </w:r>
            </w:del>
          </w:p>
        </w:tc>
        <w:tc>
          <w:tcPr>
            <w:tcW w:w="2587" w:type="dxa"/>
            <w:tcBorders>
              <w:top w:val="nil"/>
              <w:bottom w:val="nil"/>
              <w:right w:val="single" w:sz="18" w:space="0" w:color="808080" w:themeColor="background1" w:themeShade="80"/>
            </w:tcBorders>
            <w:vAlign w:val="center"/>
          </w:tcPr>
          <w:p w14:paraId="2A3A67CE" w14:textId="44919745" w:rsidR="00512E36" w:rsidRPr="00B14121" w:rsidRDefault="00512E36" w:rsidP="00512E36">
            <w:pPr>
              <w:rPr>
                <w:del w:id="157" w:author="Comparison" w:date="2026-09-22T12:50:00Z" w16du:dateUtc="2026-09-22T16:50:00Z"/>
              </w:rPr>
            </w:pPr>
            <w:del w:id="158" w:author="Comparison" w:date="2026-09-22T12:50:00Z" w16du:dateUtc="2026-09-22T16:50:00Z">
              <w:r w:rsidRPr="00B14121">
                <w:delText>trazodone</w:delText>
              </w:r>
              <w:r w:rsidRPr="00B14121" w:rsidDel="00FE0717">
                <w:delText xml:space="preserve"> </w:delText>
              </w:r>
            </w:del>
          </w:p>
        </w:tc>
        <w:tc>
          <w:tcPr>
            <w:tcW w:w="2641" w:type="dxa"/>
            <w:tcBorders>
              <w:top w:val="nil"/>
              <w:left w:val="single" w:sz="18" w:space="0" w:color="808080" w:themeColor="background1" w:themeShade="80"/>
              <w:bottom w:val="nil"/>
            </w:tcBorders>
            <w:vAlign w:val="center"/>
          </w:tcPr>
          <w:p w14:paraId="1DAD1178" w14:textId="76B1A9A1" w:rsidR="00512E36" w:rsidRPr="00B14121" w:rsidRDefault="00512E36" w:rsidP="00512E36">
            <w:pPr>
              <w:rPr>
                <w:del w:id="159" w:author="Comparison" w:date="2026-09-22T12:50:00Z" w16du:dateUtc="2026-09-22T16:50:00Z"/>
              </w:rPr>
            </w:pPr>
            <w:del w:id="160" w:author="Comparison" w:date="2026-09-22T12:50:00Z" w16du:dateUtc="2026-09-22T16:50:00Z">
              <w:r w:rsidRPr="00B14121">
                <w:delText>clonazepam</w:delText>
              </w:r>
              <w:r w:rsidRPr="00B14121" w:rsidDel="00211352">
                <w:delText xml:space="preserve"> </w:delText>
              </w:r>
            </w:del>
          </w:p>
        </w:tc>
        <w:tc>
          <w:tcPr>
            <w:tcW w:w="2478" w:type="dxa"/>
            <w:tcBorders>
              <w:top w:val="nil"/>
              <w:bottom w:val="nil"/>
              <w:right w:val="single" w:sz="18" w:space="0" w:color="808080" w:themeColor="background1" w:themeShade="80"/>
            </w:tcBorders>
            <w:vAlign w:val="center"/>
          </w:tcPr>
          <w:p w14:paraId="1383F4F3" w14:textId="085F49A6" w:rsidR="00512E36" w:rsidRPr="00B14121" w:rsidRDefault="00512E36" w:rsidP="00512E36">
            <w:pPr>
              <w:rPr>
                <w:del w:id="161" w:author="Comparison" w:date="2026-09-22T12:50:00Z" w16du:dateUtc="2026-09-22T16:50:00Z"/>
              </w:rPr>
            </w:pPr>
            <w:del w:id="162" w:author="Comparison" w:date="2026-09-22T12:50:00Z" w16du:dateUtc="2026-09-22T16:50:00Z">
              <w:r>
                <w:delText>o</w:delText>
              </w:r>
              <w:r w:rsidRPr="00B14121">
                <w:delText>xazepam</w:delText>
              </w:r>
            </w:del>
          </w:p>
        </w:tc>
      </w:tr>
      <w:tr w:rsidR="00512E36" w:rsidRPr="00B14121" w14:paraId="60B9AE75" w14:textId="77777777" w:rsidTr="002959C5">
        <w:trPr>
          <w:trHeight w:val="288"/>
          <w:del w:id="163" w:author="Comparison" w:date="2026-09-22T12:50:00Z" w16du:dateUtc="2026-09-22T16:50:00Z"/>
        </w:trPr>
        <w:tc>
          <w:tcPr>
            <w:tcW w:w="3125" w:type="dxa"/>
            <w:tcBorders>
              <w:top w:val="nil"/>
              <w:left w:val="single" w:sz="18" w:space="0" w:color="808080" w:themeColor="background1" w:themeShade="80"/>
              <w:bottom w:val="nil"/>
            </w:tcBorders>
            <w:vAlign w:val="center"/>
          </w:tcPr>
          <w:p w14:paraId="39728FCF" w14:textId="1BB13C8F" w:rsidR="00512E36" w:rsidRPr="00B14121" w:rsidRDefault="00512E36" w:rsidP="00512E36">
            <w:pPr>
              <w:rPr>
                <w:del w:id="164" w:author="Comparison" w:date="2026-09-22T12:50:00Z" w16du:dateUtc="2026-09-22T16:50:00Z"/>
              </w:rPr>
            </w:pPr>
            <w:del w:id="165" w:author="Comparison" w:date="2026-09-22T12:50:00Z" w16du:dateUtc="2026-09-22T16:50:00Z">
              <w:r>
                <w:rPr>
                  <w:rStyle w:val="fontstyle01"/>
                </w:rPr>
                <w:delText>esketamine</w:delText>
              </w:r>
              <w:r>
                <w:delText xml:space="preserve"> </w:delText>
              </w:r>
            </w:del>
          </w:p>
        </w:tc>
        <w:tc>
          <w:tcPr>
            <w:tcW w:w="2587" w:type="dxa"/>
            <w:tcBorders>
              <w:top w:val="nil"/>
              <w:bottom w:val="nil"/>
              <w:right w:val="single" w:sz="18" w:space="0" w:color="808080" w:themeColor="background1" w:themeShade="80"/>
            </w:tcBorders>
            <w:vAlign w:val="center"/>
          </w:tcPr>
          <w:p w14:paraId="7B03D555" w14:textId="0E69A3C0" w:rsidR="00512E36" w:rsidRPr="00B14121" w:rsidRDefault="00512E36" w:rsidP="00512E36">
            <w:pPr>
              <w:rPr>
                <w:del w:id="166" w:author="Comparison" w:date="2026-09-22T12:50:00Z" w16du:dateUtc="2026-09-22T16:50:00Z"/>
              </w:rPr>
            </w:pPr>
            <w:del w:id="167" w:author="Comparison" w:date="2026-09-22T12:50:00Z" w16du:dateUtc="2026-09-22T16:50:00Z">
              <w:r w:rsidRPr="00B14121">
                <w:delText>trimipramine</w:delText>
              </w:r>
              <w:r w:rsidRPr="00B14121" w:rsidDel="00D70190">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5D1C159D" w14:textId="03FA2ABE" w:rsidR="00512E36" w:rsidRDefault="00512E36" w:rsidP="00512E36">
            <w:pPr>
              <w:rPr>
                <w:del w:id="168" w:author="Comparison" w:date="2026-09-22T12:50:00Z" w16du:dateUtc="2026-09-22T16:50:00Z"/>
              </w:rPr>
            </w:pPr>
            <w:del w:id="169" w:author="Comparison" w:date="2026-09-22T12:50:00Z" w16du:dateUtc="2026-09-22T16:50:00Z">
              <w:r w:rsidRPr="00B14121">
                <w:delText>clorazepate</w:delText>
              </w:r>
              <w:r w:rsidRPr="00B14121" w:rsidDel="00CC0C8D">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19760C11" w14:textId="3427BC31" w:rsidR="00512E36" w:rsidRPr="00B14121" w:rsidRDefault="00512E36" w:rsidP="00512E36">
            <w:pPr>
              <w:rPr>
                <w:del w:id="170" w:author="Comparison" w:date="2026-09-22T12:50:00Z" w16du:dateUtc="2026-09-22T16:50:00Z"/>
              </w:rPr>
            </w:pPr>
          </w:p>
        </w:tc>
      </w:tr>
      <w:tr w:rsidR="00512E36" w:rsidRPr="00B14121" w14:paraId="1647EA86" w14:textId="77777777" w:rsidTr="002959C5">
        <w:trPr>
          <w:trHeight w:val="288"/>
          <w:del w:id="171" w:author="Comparison" w:date="2026-09-22T12:50:00Z" w16du:dateUtc="2026-09-22T16:50: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172" w:author="Comparison" w:date="2026-09-22T12:50:00Z" w16du:dateUtc="2026-09-22T16:50:00Z"/>
              </w:rPr>
            </w:pPr>
            <w:del w:id="173" w:author="Comparison" w:date="2026-09-22T12:50:00Z" w16du:dateUtc="2026-09-22T16:50:00Z">
              <w:r w:rsidRPr="00B14121">
                <w:delText>fluoxetine</w:delText>
              </w:r>
              <w:r w:rsidRPr="00B14121" w:rsidDel="00FE0717">
                <w:rPr>
                  <w:position w:val="4"/>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174" w:author="Comparison" w:date="2026-09-22T12:50:00Z" w16du:dateUtc="2026-09-22T16:50:00Z"/>
              </w:rPr>
            </w:pPr>
            <w:del w:id="175" w:author="Comparison" w:date="2026-09-22T12:50:00Z" w16du:dateUtc="2026-09-22T16:50:00Z">
              <w:r w:rsidRPr="00B14121">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176" w:author="Comparison" w:date="2026-09-22T12:50:00Z" w16du:dateUtc="2026-09-22T16:50:00Z"/>
                <w:sz w:val="20"/>
                <w:szCs w:val="20"/>
              </w:rPr>
            </w:pPr>
            <w:del w:id="177" w:author="Comparison" w:date="2026-09-22T12:50:00Z" w16du:dateUtc="2026-09-22T16:50:00Z">
              <w:r w:rsidRPr="007E05AE">
                <w:rPr>
                  <w:sz w:val="20"/>
                </w:rPr>
                <w:delText>Hypnotics</w:delText>
              </w:r>
            </w:del>
          </w:p>
        </w:tc>
      </w:tr>
      <w:tr w:rsidR="00512E36" w:rsidRPr="00B14121" w14:paraId="77B0EB03" w14:textId="77777777" w:rsidTr="002959C5">
        <w:trPr>
          <w:trHeight w:val="288"/>
          <w:del w:id="178" w:author="Comparison" w:date="2026-09-22T12:50:00Z" w16du:dateUtc="2026-09-22T16:50: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179" w:author="Comparison" w:date="2026-09-22T12:50:00Z" w16du:dateUtc="2026-09-22T16:50:00Z"/>
                <w:position w:val="4"/>
              </w:rPr>
            </w:pPr>
            <w:del w:id="180" w:author="Comparison" w:date="2026-09-22T12:50:00Z" w16du:dateUtc="2026-09-22T16:50:00Z">
              <w:r w:rsidRPr="00B14121">
                <w:rPr>
                  <w:position w:val="4"/>
                </w:rPr>
                <w:delText>fluvoxamine</w:delText>
              </w:r>
              <w:r w:rsidRPr="00B14121" w:rsidDel="00FE0717">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181" w:author="Comparison" w:date="2026-09-22T12:50:00Z" w16du:dateUtc="2026-09-22T16:50:00Z"/>
                <w:position w:val="-3"/>
              </w:rPr>
            </w:pPr>
            <w:del w:id="182" w:author="Comparison" w:date="2026-09-22T12:50:00Z" w16du:dateUtc="2026-09-22T16:50:00Z">
              <w:r w:rsidRPr="00B14121">
                <w:rPr>
                  <w:position w:val="-3"/>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183" w:author="Comparison" w:date="2026-09-22T12:50:00Z" w16du:dateUtc="2026-09-22T16:50:00Z"/>
              </w:rPr>
            </w:pPr>
            <w:del w:id="184" w:author="Comparison" w:date="2026-09-22T12:50:00Z" w16du:dateUtc="2026-09-22T16:50:00Z">
              <w:r w:rsidRPr="00445F95">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185" w:author="Comparison" w:date="2026-09-22T12:50:00Z" w16du:dateUtc="2026-09-22T16:50:00Z"/>
              </w:rPr>
            </w:pPr>
            <w:del w:id="186" w:author="Comparison" w:date="2026-09-22T12:50:00Z" w16du:dateUtc="2026-09-22T16:50:00Z">
              <w:r>
                <w:delText>quazepam</w:delText>
              </w:r>
            </w:del>
          </w:p>
        </w:tc>
      </w:tr>
      <w:tr w:rsidR="007453A8" w:rsidRPr="00B14121" w14:paraId="414AA065" w14:textId="77777777" w:rsidTr="001D2F5D">
        <w:trPr>
          <w:trHeight w:val="288"/>
          <w:del w:id="187" w:author="Comparison" w:date="2026-09-22T12:50:00Z" w16du:dateUtc="2026-09-22T16:50: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188" w:author="Comparison" w:date="2026-09-22T12:50:00Z" w16du:dateUtc="2026-09-22T16:50:00Z"/>
              </w:rPr>
            </w:pPr>
            <w:del w:id="189" w:author="Comparison" w:date="2026-09-22T12:50:00Z" w16du:dateUtc="2026-09-22T16:50:00Z">
              <w:r w:rsidRPr="00B14121">
                <w:rPr>
                  <w:position w:val="4"/>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190" w:author="Comparison" w:date="2026-09-22T12:50:00Z" w16du:dateUtc="2026-09-22T16:50:00Z"/>
              </w:rPr>
            </w:pPr>
            <w:del w:id="191" w:author="Comparison" w:date="2026-09-22T12:50:00Z" w16du:dateUtc="2026-09-22T16:50:00Z">
              <w:r w:rsidRPr="00741735">
                <w:rPr>
                  <w:position w:val="-3"/>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192" w:author="Comparison" w:date="2026-09-22T12:50:00Z" w16du:dateUtc="2026-09-22T16:50:00Z"/>
              </w:rPr>
            </w:pPr>
            <w:del w:id="193" w:author="Comparison" w:date="2026-09-22T12:50:00Z" w16du:dateUtc="2026-09-22T16:50:00Z">
              <w:r>
                <w:delText>d</w:delText>
              </w:r>
              <w:r w:rsidRPr="00B14121">
                <w:delText>oxepin</w:delText>
              </w:r>
              <w:r w:rsidRPr="00662293">
                <w:rPr>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194" w:author="Comparison" w:date="2026-09-22T12:50:00Z" w16du:dateUtc="2026-09-22T16:50:00Z"/>
              </w:rPr>
            </w:pPr>
            <w:del w:id="195" w:author="Comparison" w:date="2026-09-22T12:50:00Z" w16du:dateUtc="2026-09-22T16:50:00Z">
              <w:r w:rsidRPr="00B14121">
                <w:delText>suvorexant</w:delText>
              </w:r>
              <w:r w:rsidRPr="00B14121" w:rsidDel="00041FF4">
                <w:delText xml:space="preserve"> </w:delText>
              </w:r>
            </w:del>
          </w:p>
        </w:tc>
      </w:tr>
      <w:tr w:rsidR="007453A8" w:rsidRPr="00B14121" w14:paraId="25CE9D91" w14:textId="77777777" w:rsidTr="002959C5">
        <w:trPr>
          <w:trHeight w:val="288"/>
          <w:del w:id="196" w:author="Comparison" w:date="2026-09-22T12:50:00Z" w16du:dateUtc="2026-09-22T16:50: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197" w:author="Comparison" w:date="2026-09-22T12:50:00Z" w16du:dateUtc="2026-09-22T16:50:00Z"/>
                <w:position w:val="4"/>
              </w:rPr>
            </w:pPr>
            <w:del w:id="198" w:author="Comparison" w:date="2026-09-22T12:50:00Z" w16du:dateUtc="2026-09-22T16:50:00Z">
              <w:r w:rsidRPr="00E3198A">
                <w:rPr>
                  <w:position w:val="4"/>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199" w:author="Comparison" w:date="2026-09-22T12:50:00Z" w16du:dateUtc="2026-09-22T16:50:00Z"/>
                <w:position w:val="-3"/>
              </w:rPr>
            </w:pPr>
            <w:del w:id="200" w:author="Comparison" w:date="2026-09-22T12:50:00Z" w16du:dateUtc="2026-09-22T16:50:00Z">
              <w:r w:rsidRPr="0013353E">
                <w:rPr>
                  <w:position w:val="-3"/>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201" w:author="Comparison" w:date="2026-09-22T12:50:00Z" w16du:dateUtc="2026-09-22T16:50:00Z"/>
              </w:rPr>
            </w:pPr>
            <w:del w:id="202" w:author="Comparison" w:date="2026-09-22T12:50:00Z" w16du:dateUtc="2026-09-22T16:50:00Z">
              <w:r w:rsidRPr="00B14121">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203" w:author="Comparison" w:date="2026-09-22T12:50:00Z" w16du:dateUtc="2026-09-22T16:50:00Z"/>
              </w:rPr>
            </w:pPr>
            <w:del w:id="204" w:author="Comparison" w:date="2026-09-22T12:50:00Z" w16du:dateUtc="2026-09-22T16:50:00Z">
              <w:r w:rsidRPr="00B14121">
                <w:delText>temazepam</w:delText>
              </w:r>
              <w:r w:rsidRPr="00B14121" w:rsidDel="00041FF4">
                <w:delText xml:space="preserve"> </w:delText>
              </w:r>
            </w:del>
          </w:p>
        </w:tc>
      </w:tr>
      <w:tr w:rsidR="007453A8" w:rsidRPr="00B14121" w14:paraId="55C385D5" w14:textId="77777777" w:rsidTr="002959C5">
        <w:trPr>
          <w:trHeight w:val="313"/>
          <w:del w:id="205" w:author="Comparison" w:date="2026-09-22T12:50:00Z" w16du:dateUtc="2026-09-22T16:50: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206" w:author="Comparison" w:date="2026-09-22T12:50:00Z" w16du:dateUtc="2026-09-22T16:50:00Z"/>
                <w:b/>
                <w:bCs/>
              </w:rPr>
            </w:pPr>
            <w:del w:id="207" w:author="Comparison" w:date="2026-09-22T12:50:00Z" w16du:dateUtc="2026-09-22T16:50:00Z">
              <w:r w:rsidRPr="002959C5">
                <w:rPr>
                  <w:b/>
                  <w:bCs/>
                </w:rPr>
                <w:delText>Antipsychotics</w:delText>
              </w:r>
              <w:r w:rsidRPr="002959C5" w:rsidDel="00D70190">
                <w:rPr>
                  <w:b/>
                  <w:bCs/>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208" w:author="Comparison" w:date="2026-09-22T12:50:00Z" w16du:dateUtc="2026-09-22T16:50:00Z"/>
              </w:rPr>
            </w:pPr>
            <w:del w:id="209" w:author="Comparison" w:date="2026-09-22T12:50:00Z" w16du:dateUtc="2026-09-22T16:50:00Z">
              <w:r w:rsidRPr="00B14121">
                <w:delText>eszopiclone</w:delText>
              </w:r>
              <w:r w:rsidRPr="00B14121" w:rsidDel="0013353E">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210" w:author="Comparison" w:date="2026-09-22T12:50:00Z" w16du:dateUtc="2026-09-22T16:50:00Z"/>
              </w:rPr>
            </w:pPr>
            <w:del w:id="211" w:author="Comparison" w:date="2026-09-22T12:50:00Z" w16du:dateUtc="2026-09-22T16:50:00Z">
              <w:r w:rsidRPr="0013353E">
                <w:delText>triazolam</w:delText>
              </w:r>
              <w:r w:rsidRPr="0013353E" w:rsidDel="007453A8">
                <w:delText xml:space="preserve"> </w:delText>
              </w:r>
            </w:del>
          </w:p>
        </w:tc>
      </w:tr>
      <w:tr w:rsidR="007453A8" w:rsidRPr="00B14121" w14:paraId="68120BAE" w14:textId="77777777" w:rsidTr="002959C5">
        <w:trPr>
          <w:trHeight w:val="288"/>
          <w:del w:id="212" w:author="Comparison" w:date="2026-09-22T12:50:00Z" w16du:dateUtc="2026-09-22T16:50: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213" w:author="Comparison" w:date="2026-09-22T12:50:00Z" w16du:dateUtc="2026-09-22T16:50:00Z"/>
              </w:rPr>
            </w:pPr>
            <w:del w:id="214" w:author="Comparison" w:date="2026-09-22T12:50:00Z" w16du:dateUtc="2026-09-22T16:50:00Z">
              <w:r w:rsidRPr="00B14121">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215" w:author="Comparison" w:date="2026-09-22T12:50:00Z" w16du:dateUtc="2026-09-22T16:50:00Z"/>
              </w:rPr>
            </w:pPr>
            <w:del w:id="216" w:author="Comparison" w:date="2026-09-22T12:50:00Z" w16du:dateUtc="2026-09-22T16:50:00Z">
              <w:r w:rsidRPr="00F9721E">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217" w:author="Comparison" w:date="2026-09-22T12:50:00Z" w16du:dateUtc="2026-09-22T16:50:00Z"/>
              </w:rPr>
            </w:pPr>
            <w:del w:id="218" w:author="Comparison" w:date="2026-09-22T12:50:00Z" w16du:dateUtc="2026-09-22T16:50:00Z">
              <w:r w:rsidRPr="0013353E">
                <w:delText>flurazepam</w:delText>
              </w:r>
              <w:r w:rsidRPr="0013353E" w:rsidDel="0013353E">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219" w:author="Comparison" w:date="2026-09-22T12:50:00Z" w16du:dateUtc="2026-09-22T16:50:00Z"/>
              </w:rPr>
            </w:pPr>
            <w:del w:id="220" w:author="Comparison" w:date="2026-09-22T12:50:00Z" w16du:dateUtc="2026-09-22T16:50:00Z">
              <w:r w:rsidRPr="0013353E">
                <w:delText>zaleplon</w:delText>
              </w:r>
              <w:r w:rsidRPr="0013353E" w:rsidDel="0013353E">
                <w:delText xml:space="preserve"> </w:delText>
              </w:r>
            </w:del>
          </w:p>
        </w:tc>
      </w:tr>
      <w:tr w:rsidR="007453A8" w:rsidRPr="00B14121" w14:paraId="6D8E96B5" w14:textId="77777777" w:rsidTr="002959C5">
        <w:trPr>
          <w:trHeight w:hRule="exact" w:val="288"/>
          <w:del w:id="221" w:author="Comparison" w:date="2026-09-22T12:50:00Z" w16du:dateUtc="2026-09-22T16:50: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222" w:author="Comparison" w:date="2026-09-22T12:50:00Z" w16du:dateUtc="2026-09-22T16:50:00Z"/>
                <w:b w:val="0"/>
                <w:bCs w:val="0"/>
              </w:rPr>
            </w:pPr>
            <w:del w:id="223" w:author="Comparison" w:date="2026-09-22T12:50:00Z" w16du:dateUtc="2026-09-22T16:50: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224" w:author="Comparison" w:date="2026-09-22T12:50:00Z" w16du:dateUtc="2026-09-22T16:50:00Z"/>
                <w:b w:val="0"/>
                <w:bCs w:val="0"/>
              </w:rPr>
            </w:pPr>
            <w:del w:id="225" w:author="Comparison" w:date="2026-09-22T12:50:00Z" w16du:dateUtc="2026-09-22T16:50: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226" w:author="Comparison" w:date="2026-09-22T12:50:00Z" w16du:dateUtc="2026-09-22T16:50:00Z"/>
              </w:rPr>
            </w:pPr>
            <w:del w:id="227" w:author="Comparison" w:date="2026-09-22T12:50:00Z" w16du:dateUtc="2026-09-22T16:50:00Z">
              <w:r w:rsidRPr="0013353E">
                <w:delText>lemborexant</w:delText>
              </w:r>
              <w:r w:rsidRPr="0013353E" w:rsidDel="0013353E">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228" w:author="Comparison" w:date="2026-09-22T12:50:00Z" w16du:dateUtc="2026-09-22T16:50:00Z"/>
              </w:rPr>
            </w:pPr>
            <w:del w:id="229" w:author="Comparison" w:date="2026-09-22T12:50:00Z" w16du:dateUtc="2026-09-22T16:50:00Z">
              <w:r w:rsidRPr="0013353E">
                <w:delText>zolpidem</w:delText>
              </w:r>
            </w:del>
          </w:p>
        </w:tc>
      </w:tr>
      <w:tr w:rsidR="007453A8" w:rsidRPr="00B14121" w14:paraId="4268B732" w14:textId="2EE08C35" w:rsidTr="002959C5">
        <w:trPr>
          <w:trHeight w:val="288"/>
          <w:del w:id="230" w:author="Comparison" w:date="2026-09-22T12:50:00Z" w16du:dateUtc="2026-09-22T16:50: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231" w:author="Comparison" w:date="2026-09-22T12:50:00Z" w16du:dateUtc="2026-09-22T16:50:00Z"/>
              </w:rPr>
            </w:pPr>
            <w:del w:id="232" w:author="Comparison" w:date="2026-09-22T12:50:00Z" w16du:dateUtc="2026-09-22T16:50:00Z">
              <w:r w:rsidRPr="00B14121">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233" w:author="Comparison" w:date="2026-09-22T12:50:00Z" w16du:dateUtc="2026-09-22T16:50:00Z"/>
              </w:rPr>
            </w:pPr>
            <w:del w:id="234" w:author="Comparison" w:date="2026-09-22T12:50:00Z" w16du:dateUtc="2026-09-22T16:50:00Z">
              <w:r w:rsidRPr="00636651">
                <w:delText>paliperidone</w:delText>
              </w:r>
              <w:r w:rsidRPr="00636651" w:rsidDel="00F9721E">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235" w:author="Comparison" w:date="2026-09-22T12:50:00Z" w16du:dateUtc="2026-09-22T16:50:00Z"/>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236" w:author="Comparison" w:date="2026-09-22T12:50:00Z" w16du:dateUtc="2026-09-22T16:50:00Z"/>
              </w:rPr>
            </w:pPr>
          </w:p>
        </w:tc>
      </w:tr>
      <w:tr w:rsidR="00F9721E" w:rsidRPr="00B14121" w14:paraId="6EA51A32" w14:textId="77777777" w:rsidTr="002959C5">
        <w:trPr>
          <w:trHeight w:val="288"/>
          <w:del w:id="237" w:author="Comparison" w:date="2026-09-22T12:50:00Z" w16du:dateUtc="2026-09-22T16:50: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238" w:author="Comparison" w:date="2026-09-22T12:50:00Z" w16du:dateUtc="2026-09-22T16:50:00Z"/>
              </w:rPr>
            </w:pPr>
            <w:del w:id="239" w:author="Comparison" w:date="2026-09-22T12:50:00Z" w16du:dateUtc="2026-09-22T16:50:00Z">
              <w:r w:rsidRPr="00B14121">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240" w:author="Comparison" w:date="2026-09-22T12:50:00Z" w16du:dateUtc="2026-09-22T16:50:00Z"/>
              </w:rPr>
            </w:pPr>
            <w:del w:id="241" w:author="Comparison" w:date="2026-09-22T12:50:00Z" w16du:dateUtc="2026-09-22T16:50:00Z">
              <w:r w:rsidRPr="00636651">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242" w:author="Comparison" w:date="2026-09-22T12:50:00Z" w16du:dateUtc="2026-09-22T16:50:00Z"/>
                <w:sz w:val="20"/>
                <w:szCs w:val="20"/>
              </w:rPr>
            </w:pPr>
            <w:del w:id="243" w:author="Comparison" w:date="2026-09-22T12:50:00Z" w16du:dateUtc="2026-09-22T16:50: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244" w:author="Comparison" w:date="2026-09-22T12:50:00Z" w16du:dateUtc="2026-09-22T16:50: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245" w:author="Comparison" w:date="2026-09-22T12:50:00Z" w16du:dateUtc="2026-09-22T16:50:00Z"/>
              </w:rPr>
            </w:pPr>
            <w:del w:id="246" w:author="Comparison" w:date="2026-09-22T12:50:00Z" w16du:dateUtc="2026-09-22T16:50:00Z">
              <w:r w:rsidRPr="00B14121">
                <w:delText>chlorpromazine</w:delText>
              </w:r>
              <w:r w:rsidRPr="00B14121">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247" w:author="Comparison" w:date="2026-09-22T12:50:00Z" w16du:dateUtc="2026-09-22T16:50:00Z"/>
              </w:rPr>
            </w:pPr>
            <w:del w:id="248" w:author="Comparison" w:date="2026-09-22T12:50:00Z" w16du:dateUtc="2026-09-22T16:50:00Z">
              <w:r w:rsidRPr="00636651">
                <w:delText>perphenazine/amitriptyline</w:delText>
              </w:r>
              <w:r w:rsidRPr="00636651" w:rsidDel="00F9721E">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249" w:author="Comparison" w:date="2026-09-22T12:50:00Z" w16du:dateUtc="2026-09-22T16:50:00Z"/>
              </w:rPr>
            </w:pPr>
            <w:del w:id="250" w:author="Comparison" w:date="2026-09-22T12:50:00Z" w16du:dateUtc="2026-09-22T16:50:00Z">
              <w:r w:rsidRPr="00B14121">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251" w:author="Comparison" w:date="2026-09-22T12:50:00Z" w16du:dateUtc="2026-09-22T16:50:00Z"/>
              </w:rPr>
            </w:pPr>
            <w:del w:id="252" w:author="Comparison" w:date="2026-09-22T12:50:00Z" w16du:dateUtc="2026-09-22T16:50:00Z">
              <w:r w:rsidRPr="00B14121">
                <w:delText>guanfacine</w:delText>
              </w:r>
            </w:del>
          </w:p>
        </w:tc>
      </w:tr>
      <w:tr w:rsidR="00F9721E" w:rsidRPr="00B14121" w14:paraId="30C8455D" w14:textId="77777777" w:rsidTr="002959C5">
        <w:trPr>
          <w:trHeight w:val="288"/>
          <w:del w:id="253" w:author="Comparison" w:date="2026-09-22T12:50:00Z" w16du:dateUtc="2026-09-22T16:50: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254" w:author="Comparison" w:date="2026-09-22T12:50:00Z" w16du:dateUtc="2026-09-22T16:50:00Z"/>
              </w:rPr>
            </w:pPr>
            <w:del w:id="255" w:author="Comparison" w:date="2026-09-22T12:50:00Z" w16du:dateUtc="2026-09-22T16:50:00Z">
              <w:r w:rsidRPr="00B14121">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256" w:author="Comparison" w:date="2026-09-22T12:50:00Z" w16du:dateUtc="2026-09-22T16:50:00Z"/>
              </w:rPr>
            </w:pPr>
            <w:del w:id="257" w:author="Comparison" w:date="2026-09-22T12:50:00Z" w16du:dateUtc="2026-09-22T16:50:00Z">
              <w:r w:rsidRPr="00636651">
                <w:rPr>
                  <w:position w:val="2"/>
                </w:rPr>
                <w:delText>pimozide</w:delText>
              </w:r>
              <w:r w:rsidRPr="00636651" w:rsidDel="00F9721E">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258" w:author="Comparison" w:date="2026-09-22T12:50:00Z" w16du:dateUtc="2026-09-22T16:50:00Z"/>
                <w:sz w:val="20"/>
                <w:szCs w:val="20"/>
              </w:rPr>
            </w:pPr>
            <w:del w:id="259" w:author="Comparison" w:date="2026-09-22T12:50:00Z" w16du:dateUtc="2026-09-22T16:50:00Z">
              <w:r w:rsidRPr="003611CE">
                <w:rPr>
                  <w:sz w:val="20"/>
                </w:rPr>
                <w:delText>Stimulants</w:delText>
              </w:r>
            </w:del>
          </w:p>
        </w:tc>
      </w:tr>
      <w:tr w:rsidR="00F9721E" w:rsidRPr="00B14121" w14:paraId="47265B31" w14:textId="77777777" w:rsidTr="002959C5">
        <w:trPr>
          <w:trHeight w:val="288"/>
          <w:del w:id="260" w:author="Comparison" w:date="2026-09-22T12:50:00Z" w16du:dateUtc="2026-09-22T16:50: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261" w:author="Comparison" w:date="2026-09-22T12:50:00Z" w16du:dateUtc="2026-09-22T16:50:00Z"/>
              </w:rPr>
            </w:pPr>
            <w:del w:id="262" w:author="Comparison" w:date="2026-09-22T12:50:00Z" w16du:dateUtc="2026-09-22T16:50:00Z">
              <w:r w:rsidRPr="00B14121">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263" w:author="Comparison" w:date="2026-09-22T12:50:00Z" w16du:dateUtc="2026-09-22T16:50:00Z"/>
              </w:rPr>
            </w:pPr>
            <w:del w:id="264" w:author="Comparison" w:date="2026-09-22T12:50:00Z" w16du:dateUtc="2026-09-22T16:50:00Z">
              <w:r w:rsidRPr="00636651">
                <w:rPr>
                  <w:position w:val="2"/>
                </w:rPr>
                <w:delText>quetiapine</w:delText>
              </w:r>
              <w:r w:rsidRPr="00636651" w:rsidDel="00F9721E">
                <w:rPr>
                  <w:position w:val="2"/>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265" w:author="Comparison" w:date="2026-09-22T12:50:00Z" w16du:dateUtc="2026-09-22T16:50:00Z"/>
              </w:rPr>
            </w:pPr>
            <w:del w:id="266" w:author="Comparison" w:date="2026-09-22T12:50:00Z" w16du:dateUtc="2026-09-22T16:50:00Z">
              <w:r w:rsidRPr="00B14121">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267" w:author="Comparison" w:date="2026-09-22T12:50:00Z" w16du:dateUtc="2026-09-22T16:50:00Z"/>
              </w:rPr>
            </w:pPr>
            <w:del w:id="268" w:author="Comparison" w:date="2026-09-22T12:50:00Z" w16du:dateUtc="2026-09-22T16:50:00Z">
              <w:r w:rsidRPr="00B14121">
                <w:delText>lisdexamfetamine</w:delText>
              </w:r>
            </w:del>
          </w:p>
        </w:tc>
      </w:tr>
      <w:tr w:rsidR="00F9721E" w:rsidRPr="00B14121" w14:paraId="12907A11" w14:textId="77777777" w:rsidTr="002959C5">
        <w:trPr>
          <w:trHeight w:val="288"/>
          <w:del w:id="269" w:author="Comparison" w:date="2026-09-22T12:50:00Z" w16du:dateUtc="2026-09-22T16:50: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270" w:author="Comparison" w:date="2026-09-22T12:50:00Z" w16du:dateUtc="2026-09-22T16:50:00Z"/>
              </w:rPr>
            </w:pPr>
            <w:del w:id="271" w:author="Comparison" w:date="2026-09-22T12:50:00Z" w16du:dateUtc="2026-09-22T16:50:00Z">
              <w:r w:rsidRPr="00B14121">
                <w:rPr>
                  <w:position w:val="-1"/>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272" w:author="Comparison" w:date="2026-09-22T12:50:00Z" w16du:dateUtc="2026-09-22T16:50:00Z"/>
              </w:rPr>
            </w:pPr>
            <w:del w:id="273" w:author="Comparison" w:date="2026-09-22T12:50:00Z" w16du:dateUtc="2026-09-22T16:50:00Z">
              <w:r w:rsidRPr="00636651">
                <w:delText>risperidone</w:delText>
              </w:r>
              <w:r w:rsidRPr="00636651" w:rsidDel="00F9721E">
                <w:rPr>
                  <w:position w:val="2"/>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274" w:author="Comparison" w:date="2026-09-22T12:50:00Z" w16du:dateUtc="2026-09-22T16:50:00Z"/>
                <w:b/>
                <w:bCs/>
              </w:rPr>
            </w:pPr>
            <w:del w:id="275" w:author="Comparison" w:date="2026-09-22T12:50:00Z" w16du:dateUtc="2026-09-22T16:50:00Z">
              <w:r w:rsidRPr="003611CE">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276" w:author="Comparison" w:date="2026-09-22T12:50:00Z" w16du:dateUtc="2026-09-22T16:50:00Z"/>
                <w:b/>
              </w:rPr>
            </w:pPr>
            <w:del w:id="277" w:author="Comparison" w:date="2026-09-22T12:50:00Z" w16du:dateUtc="2026-09-22T16:50:00Z">
              <w:r w:rsidRPr="003611CE">
                <w:delText>methamphetamine</w:delText>
              </w:r>
            </w:del>
          </w:p>
        </w:tc>
      </w:tr>
      <w:tr w:rsidR="00F9721E" w:rsidRPr="00B14121" w14:paraId="16F369E3" w14:textId="77777777" w:rsidTr="002959C5">
        <w:trPr>
          <w:trHeight w:val="288"/>
          <w:del w:id="278" w:author="Comparison" w:date="2026-09-22T12:50:00Z" w16du:dateUtc="2026-09-22T16:50: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279" w:author="Comparison" w:date="2026-09-22T12:50:00Z" w16du:dateUtc="2026-09-22T16:50:00Z"/>
              </w:rPr>
            </w:pPr>
            <w:del w:id="280" w:author="Comparison" w:date="2026-09-22T12:50:00Z" w16du:dateUtc="2026-09-22T16:50:00Z">
              <w:r w:rsidRPr="00B14121">
                <w:rPr>
                  <w:position w:val="-1"/>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281" w:author="Comparison" w:date="2026-09-22T12:50:00Z" w16du:dateUtc="2026-09-22T16:50:00Z"/>
              </w:rPr>
            </w:pPr>
            <w:del w:id="282" w:author="Comparison" w:date="2026-09-22T12:50:00Z" w16du:dateUtc="2026-09-22T16:50:00Z">
              <w:r w:rsidRPr="00636651">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283" w:author="Comparison" w:date="2026-09-22T12:50:00Z" w16du:dateUtc="2026-09-22T16:50:00Z"/>
              </w:rPr>
            </w:pPr>
            <w:del w:id="284" w:author="Comparison" w:date="2026-09-22T12:50:00Z" w16du:dateUtc="2026-09-22T16:50:00Z">
              <w:r w:rsidRPr="00B14121">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285" w:author="Comparison" w:date="2026-09-22T12:50:00Z" w16du:dateUtc="2026-09-22T16:50:00Z"/>
              </w:rPr>
            </w:pPr>
            <w:del w:id="286" w:author="Comparison" w:date="2026-09-22T12:50:00Z" w16du:dateUtc="2026-09-22T16:50:00Z">
              <w:r w:rsidRPr="00B14121">
                <w:rPr>
                  <w:spacing w:val="-1"/>
                </w:rPr>
                <w:delText>methylphenidate</w:delText>
              </w:r>
            </w:del>
          </w:p>
        </w:tc>
      </w:tr>
      <w:tr w:rsidR="00F9721E" w:rsidRPr="00B14121" w14:paraId="11353D91" w14:textId="77777777" w:rsidTr="002959C5">
        <w:trPr>
          <w:trHeight w:val="288"/>
          <w:del w:id="287" w:author="Comparison" w:date="2026-09-22T12:50:00Z" w16du:dateUtc="2026-09-22T16:50: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288" w:author="Comparison" w:date="2026-09-22T12:50:00Z" w16du:dateUtc="2026-09-22T16:50:00Z"/>
              </w:rPr>
            </w:pPr>
            <w:del w:id="289" w:author="Comparison" w:date="2026-09-22T12:50:00Z" w16du:dateUtc="2026-09-22T16:50:00Z">
              <w:r w:rsidRPr="00B14121">
                <w:rPr>
                  <w:position w:val="-1"/>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290" w:author="Comparison" w:date="2026-09-22T12:50:00Z" w16du:dateUtc="2026-09-22T16:50:00Z"/>
              </w:rPr>
            </w:pPr>
            <w:del w:id="291" w:author="Comparison" w:date="2026-09-22T12:50:00Z" w16du:dateUtc="2026-09-22T16:50:00Z">
              <w:r w:rsidRPr="00636651">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292" w:author="Comparison" w:date="2026-09-22T12:50:00Z" w16du:dateUtc="2026-09-22T16:50:00Z"/>
              </w:rPr>
            </w:pPr>
            <w:del w:id="293" w:author="Comparison" w:date="2026-09-22T12:50:00Z" w16du:dateUtc="2026-09-22T16:50:00Z">
              <w:r w:rsidRPr="00B14121">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294" w:author="Comparison" w:date="2026-09-22T12:50:00Z" w16du:dateUtc="2026-09-22T16:50:00Z"/>
              </w:rPr>
            </w:pPr>
            <w:del w:id="295" w:author="Comparison" w:date="2026-09-22T12:50:00Z" w16du:dateUtc="2026-09-22T16:50:00Z">
              <w:r w:rsidRPr="00F826F5">
                <w:delText>serdexmethylphenidate/</w:delText>
              </w:r>
            </w:del>
          </w:p>
        </w:tc>
      </w:tr>
      <w:tr w:rsidR="00F9721E" w:rsidRPr="00B14121" w14:paraId="1EC69B23" w14:textId="77777777" w:rsidTr="002959C5">
        <w:trPr>
          <w:trHeight w:val="288"/>
          <w:del w:id="296" w:author="Comparison" w:date="2026-09-22T12:50:00Z" w16du:dateUtc="2026-09-22T16:50: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297" w:author="Comparison" w:date="2026-09-22T12:50:00Z" w16du:dateUtc="2026-09-22T16:50:00Z"/>
              </w:rPr>
            </w:pPr>
            <w:del w:id="298" w:author="Comparison" w:date="2026-09-22T12:50:00Z" w16du:dateUtc="2026-09-22T16:50:00Z">
              <w:r>
                <w:rPr>
                  <w:position w:val="-1"/>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299" w:author="Comparison" w:date="2026-09-22T12:50:00Z" w16du:dateUtc="2026-09-22T16:50:00Z"/>
              </w:rPr>
            </w:pPr>
            <w:del w:id="300" w:author="Comparison" w:date="2026-09-22T12:50:00Z" w16du:dateUtc="2026-09-22T16:50:00Z">
              <w:r w:rsidRPr="00636651">
                <w:delText>trifluoperazine</w:delText>
              </w:r>
              <w:r w:rsidRPr="00636651" w:rsidDel="00F9721E">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301" w:author="Comparison" w:date="2026-09-22T12:50:00Z" w16du:dateUtc="2026-09-22T16:50:00Z"/>
              </w:rPr>
            </w:pPr>
            <w:del w:id="302" w:author="Comparison" w:date="2026-09-22T12:50:00Z" w16du:dateUtc="2026-09-22T16:50:00Z">
              <w:r w:rsidRPr="00B14121">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303" w:author="Comparison" w:date="2026-09-22T12:50:00Z" w16du:dateUtc="2026-09-22T16:50:00Z"/>
              </w:rPr>
            </w:pPr>
            <w:del w:id="304" w:author="Comparison" w:date="2026-09-22T12:50:00Z" w16du:dateUtc="2026-09-22T16:50:00Z">
              <w:r w:rsidRPr="00F826F5">
                <w:delText>dexmethylphenidate</w:delText>
              </w:r>
            </w:del>
          </w:p>
        </w:tc>
      </w:tr>
      <w:tr w:rsidR="00F9721E" w:rsidRPr="00B14121" w14:paraId="1732F739" w14:textId="77777777" w:rsidTr="002959C5">
        <w:trPr>
          <w:trHeight w:val="288"/>
          <w:del w:id="305" w:author="Comparison" w:date="2026-09-22T12:50:00Z" w16du:dateUtc="2026-09-22T16:50: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306" w:author="Comparison" w:date="2026-09-22T12:50:00Z" w16du:dateUtc="2026-09-22T16:50:00Z"/>
              </w:rPr>
            </w:pPr>
            <w:del w:id="307" w:author="Comparison" w:date="2026-09-22T12:50:00Z" w16du:dateUtc="2026-09-22T16:50:00Z">
              <w:r w:rsidRPr="00B14121">
                <w:rPr>
                  <w:position w:val="-1"/>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308" w:author="Comparison" w:date="2026-09-22T12:50:00Z" w16du:dateUtc="2026-09-22T16:50:00Z"/>
              </w:rPr>
            </w:pPr>
            <w:del w:id="309" w:author="Comparison" w:date="2026-09-22T12:50:00Z" w16du:dateUtc="2026-09-22T16:50:00Z">
              <w:r w:rsidRPr="001A1A1F">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310" w:author="Comparison" w:date="2026-09-22T12:50:00Z" w16du:dateUtc="2026-09-22T16:50:00Z"/>
                <w:sz w:val="20"/>
                <w:szCs w:val="20"/>
              </w:rPr>
            </w:pPr>
            <w:del w:id="311" w:author="Comparison" w:date="2026-09-22T12:50:00Z" w16du:dateUtc="2026-09-22T16:50:00Z">
              <w:r w:rsidRPr="003611CE">
                <w:rPr>
                  <w:sz w:val="20"/>
                </w:rPr>
                <w:delText>Miscellaneous</w:delText>
              </w:r>
            </w:del>
          </w:p>
        </w:tc>
      </w:tr>
      <w:tr w:rsidR="00F9721E" w:rsidRPr="00B14121" w14:paraId="39E1D86B" w14:textId="77777777" w:rsidTr="00DA7822">
        <w:trPr>
          <w:trHeight w:val="288"/>
          <w:del w:id="312" w:author="Comparison" w:date="2026-09-22T12:50:00Z" w16du:dateUtc="2026-09-22T16:50: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313" w:author="Comparison" w:date="2026-09-22T12:50:00Z" w16du:dateUtc="2026-09-22T16:50:00Z"/>
              </w:rPr>
            </w:pPr>
            <w:del w:id="314" w:author="Comparison" w:date="2026-09-22T12:50:00Z" w16du:dateUtc="2026-09-22T16:50:00Z">
              <w:r w:rsidRPr="00B14121">
                <w:rPr>
                  <w:position w:val="-1"/>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315" w:author="Comparison" w:date="2026-09-22T12:50:00Z" w16du:dateUtc="2026-09-22T16:50:00Z"/>
              </w:rPr>
            </w:pPr>
            <w:del w:id="316" w:author="Comparison" w:date="2026-09-22T12:50:00Z" w16du:dateUtc="2026-09-22T16:50:00Z">
              <w:r w:rsidRPr="00636651">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317" w:author="Comparison" w:date="2026-09-22T12:50:00Z" w16du:dateUtc="2026-09-22T16:50:00Z"/>
              </w:rPr>
            </w:pPr>
            <w:del w:id="318" w:author="Comparison" w:date="2026-09-22T12:50:00Z" w16du:dateUtc="2026-09-22T16:50:00Z">
              <w:r w:rsidRPr="00A34491">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319" w:author="Comparison" w:date="2026-09-22T12:50:00Z" w16du:dateUtc="2026-09-22T16:50:00Z"/>
              </w:rPr>
            </w:pPr>
            <w:del w:id="320" w:author="Comparison" w:date="2026-09-22T12:50:00Z" w16du:dateUtc="2026-09-22T16:50:00Z">
              <w:r w:rsidRPr="00A34491">
                <w:delText xml:space="preserve">modafinil </w:delText>
              </w:r>
            </w:del>
          </w:p>
        </w:tc>
      </w:tr>
      <w:tr w:rsidR="00F9721E" w:rsidRPr="00B14121" w14:paraId="6C2EC8A8" w14:textId="77777777" w:rsidTr="00DA7822">
        <w:trPr>
          <w:trHeight w:val="288"/>
          <w:del w:id="321" w:author="Comparison" w:date="2026-09-22T12:50:00Z" w16du:dateUtc="2026-09-22T16:50: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322" w:author="Comparison" w:date="2026-09-22T12:50:00Z" w16du:dateUtc="2026-09-22T16:50:00Z"/>
              </w:rPr>
            </w:pPr>
            <w:del w:id="323" w:author="Comparison" w:date="2026-09-22T12:50:00Z" w16du:dateUtc="2026-09-22T16:50:00Z">
              <w:r w:rsidRPr="00636651">
                <w:delText>olanzapine</w:delText>
              </w:r>
            </w:del>
          </w:p>
          <w:p w14:paraId="4F653D8E" w14:textId="3C56AAA8" w:rsidR="00F9721E" w:rsidRPr="00B14121" w:rsidRDefault="00F9721E" w:rsidP="00F9721E">
            <w:pPr>
              <w:spacing w:before="55"/>
              <w:rPr>
                <w:del w:id="324" w:author="Comparison" w:date="2026-09-22T12:50:00Z" w16du:dateUtc="2026-09-22T16:50:00Z"/>
              </w:rPr>
            </w:pPr>
          </w:p>
          <w:p w14:paraId="1CC8BC48" w14:textId="63DDB4F0" w:rsidR="00F9721E" w:rsidRPr="00B14121" w:rsidRDefault="00F9721E" w:rsidP="00F9721E">
            <w:pPr>
              <w:spacing w:before="55"/>
              <w:rPr>
                <w:del w:id="325" w:author="Comparison" w:date="2026-09-22T12:50:00Z" w16du:dateUtc="2026-09-22T16:50:00Z"/>
              </w:rPr>
            </w:pPr>
          </w:p>
          <w:p w14:paraId="15672502" w14:textId="4B734715" w:rsidR="00F9721E" w:rsidRPr="00B14121" w:rsidRDefault="00F9721E" w:rsidP="00F9721E">
            <w:pPr>
              <w:spacing w:before="55"/>
              <w:rPr>
                <w:del w:id="326" w:author="Comparison" w:date="2026-09-22T12:50:00Z" w16du:dateUtc="2026-09-22T16:50:00Z"/>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327" w:author="Comparison" w:date="2026-09-22T12:50:00Z" w16du:dateUtc="2026-09-22T16:50:00Z"/>
              </w:rPr>
            </w:pPr>
            <w:del w:id="328" w:author="Comparison" w:date="2026-09-22T12:50:00Z" w16du:dateUtc="2026-09-22T16:50:00Z">
              <w:r w:rsidRPr="00B14121">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329" w:author="Comparison" w:date="2026-09-22T12:50:00Z" w16du:dateUtc="2026-09-22T16:50:00Z"/>
              </w:rPr>
            </w:pPr>
            <w:del w:id="330" w:author="Comparison" w:date="2026-09-22T12:50:00Z" w16du:dateUtc="2026-09-22T16:50:00Z">
              <w:r>
                <w:delText>n</w:delText>
              </w:r>
              <w:r w:rsidRPr="00A34491">
                <w:delText>altrexone</w:delText>
              </w:r>
              <w:r>
                <w:rPr>
                  <w:vertAlign w:val="superscript"/>
                </w:rPr>
                <w:delText>5</w:delText>
              </w:r>
            </w:del>
          </w:p>
        </w:tc>
      </w:tr>
      <w:tr w:rsidR="00F9721E" w:rsidRPr="00B14121" w14:paraId="5EB89767" w14:textId="77777777" w:rsidTr="00DA7822">
        <w:trPr>
          <w:trHeight w:val="288"/>
          <w:del w:id="331" w:author="Comparison" w:date="2026-09-22T12:50:00Z" w16du:dateUtc="2026-09-22T16:50: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332" w:author="Comparison" w:date="2026-09-22T12:50:00Z" w16du:dateUtc="2026-09-22T16:50:00Z"/>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333" w:author="Comparison" w:date="2026-09-22T12:50:00Z" w16du:dateUtc="2026-09-22T16:50:00Z"/>
              </w:rPr>
            </w:pPr>
            <w:del w:id="334" w:author="Comparison" w:date="2026-09-22T12:50:00Z" w16du:dateUtc="2026-09-22T16:50:00Z">
              <w:r w:rsidRPr="00A34491">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335" w:author="Comparison" w:date="2026-09-22T12:50:00Z" w16du:dateUtc="2026-09-22T16:50:00Z"/>
              </w:rPr>
            </w:pPr>
            <w:del w:id="336" w:author="Comparison" w:date="2026-09-22T12:50:00Z" w16du:dateUtc="2026-09-22T16:50:00Z">
              <w:r>
                <w:delText>prazosin</w:delText>
              </w:r>
            </w:del>
          </w:p>
        </w:tc>
      </w:tr>
      <w:tr w:rsidR="00F9721E" w:rsidRPr="00B14121" w14:paraId="30C88449" w14:textId="77777777" w:rsidTr="00DA7822">
        <w:trPr>
          <w:trHeight w:hRule="exact" w:val="288"/>
          <w:del w:id="337" w:author="Comparison" w:date="2026-09-22T12:50:00Z" w16du:dateUtc="2026-09-22T16:50: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338" w:author="Comparison" w:date="2026-09-22T12:50:00Z" w16du:dateUtc="2026-09-22T16:50:00Z"/>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339" w:author="Comparison" w:date="2026-09-22T12:50:00Z" w16du:dateUtc="2026-09-22T16:50:00Z"/>
              </w:rPr>
            </w:pPr>
            <w:del w:id="340" w:author="Comparison" w:date="2026-09-22T12:50:00Z" w16du:dateUtc="2026-09-22T16:50:00Z">
              <w:r w:rsidRPr="00A34491">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341" w:author="Comparison" w:date="2026-09-22T12:50:00Z" w16du:dateUtc="2026-09-22T16:50:00Z"/>
              </w:rPr>
            </w:pPr>
            <w:del w:id="342" w:author="Comparison" w:date="2026-09-22T12:50:00Z" w16du:dateUtc="2026-09-22T16:50:00Z">
              <w:r w:rsidRPr="00D302E5">
                <w:delText>viloxazine</w:delText>
              </w:r>
            </w:del>
          </w:p>
        </w:tc>
      </w:tr>
    </w:tbl>
    <w:p w14:paraId="503186C4" w14:textId="57E0ECE9" w:rsidR="001F1864" w:rsidRDefault="002C46AC" w:rsidP="007E05AE">
      <w:pPr>
        <w:spacing w:before="120" w:line="235" w:lineRule="auto"/>
        <w:ind w:left="345" w:right="1177" w:hanging="100"/>
        <w:rPr>
          <w:del w:id="343" w:author="Comparison" w:date="2026-09-22T12:50:00Z" w16du:dateUtc="2026-09-22T16:50:00Z"/>
        </w:rPr>
      </w:pPr>
      <w:del w:id="344" w:author="Comparison" w:date="2026-09-22T12:50:00Z" w16du:dateUtc="2026-09-22T16:50:00Z">
        <w:r>
          <w:rPr>
            <w:position w:val="6"/>
          </w:rPr>
          <w:delText>1</w:delText>
        </w:r>
        <w:r>
          <w:delText>S</w:delText>
        </w:r>
        <w:r w:rsidR="00C25951">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345" w:author="Comparison" w:date="2026-09-22T12:50:00Z" w16du:dateUtc="2026-09-22T16:50:00Z"/>
        </w:rPr>
      </w:pPr>
      <w:del w:id="346" w:author="Comparison" w:date="2026-09-22T12:50:00Z" w16du:dateUtc="2026-09-22T16:50:00Z">
        <w:r>
          <w:rPr>
            <w:position w:val="6"/>
          </w:rPr>
          <w:delText>2</w:delText>
        </w:r>
        <w: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347" w:author="Comparison" w:date="2026-09-22T12:50:00Z" w16du:dateUtc="2026-09-22T16:50:00Z"/>
        </w:rPr>
      </w:pPr>
      <w:del w:id="348" w:author="Comparison" w:date="2026-09-22T12:50:00Z" w16du:dateUtc="2026-09-22T16:50:00Z">
        <w:r>
          <w:rPr>
            <w:position w:val="6"/>
          </w:rPr>
          <w:delText>3</w:delText>
        </w:r>
        <w:r w:rsidR="009B69F1">
          <w:delText>Nasal and r</w:delText>
        </w:r>
        <w:r w:rsidR="002C46AC">
          <w:delText>ectal diazepam</w:delText>
        </w:r>
        <w:r w:rsidR="007E2B16">
          <w:delText xml:space="preserve"> and nasal midazolam</w:delText>
        </w:r>
        <w:r w:rsidR="002C46AC">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349" w:author="Comparison" w:date="2026-09-22T12:50:00Z" w16du:dateUtc="2026-09-22T16:50:00Z"/>
        </w:rPr>
      </w:pPr>
      <w:del w:id="350" w:author="Comparison" w:date="2026-09-22T12:50:00Z" w16du:dateUtc="2026-09-22T16:50:00Z">
        <w:r>
          <w:rPr>
            <w:position w:val="6"/>
          </w:rPr>
          <w:delText>4</w:delText>
        </w:r>
        <w:r w:rsidR="009B17D9">
          <w:delText>D</w:delText>
        </w:r>
        <w:r w:rsidR="002C46AC">
          <w:delText>oxepin</w:delText>
        </w:r>
        <w:r w:rsidR="009B17D9">
          <w:delText xml:space="preserve"> tablet</w:delText>
        </w:r>
        <w:r w:rsidR="002C46AC">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Pr="006646F3" w:rsidRDefault="00657CA5">
      <w:pPr>
        <w:pPrChange w:id="351" w:author="Comparison" w:date="2026-09-22T12:50:00Z" w16du:dateUtc="2026-09-22T16:50:00Z">
          <w:pPr>
            <w:spacing w:before="120" w:line="235" w:lineRule="auto"/>
            <w:ind w:left="345" w:right="1177" w:hanging="100"/>
          </w:pPr>
        </w:pPrChange>
      </w:pPr>
      <w:del w:id="352" w:author="Comparison" w:date="2026-09-22T12:50:00Z" w16du:dateUtc="2026-09-22T16:50:00Z">
        <w:r>
          <w:rPr>
            <w:position w:val="6"/>
          </w:rPr>
          <w:delText>5</w:delText>
        </w:r>
        <w:r w:rsidR="009811CF">
          <w:delText xml:space="preserve">Vivitrol </w:delText>
        </w:r>
        <w:r w:rsidR="009811CF" w:rsidRPr="009811CF">
          <w:delText>(naltrexone injection)</w:delText>
        </w:r>
        <w:r w:rsidR="009811CF">
          <w:delText xml:space="preserve"> is excluded from the Pediatric Behavioral Health Medication Initiative requirements.</w:delText>
        </w:r>
      </w:del>
    </w:p>
    <w:sectPr w:rsidR="00A34491" w:rsidRPr="006646F3">
      <w:type w:val="nextPage"/>
      <w:pgSz w:w="11905" w:h="16837"/>
      <w:pgMar w:top="1440" w:right="1440" w:bottom="1440" w:left="1440" w:header="720" w:footer="720" w:gutter="0"/>
      <w:cols w:space="720"/>
      <w:sectPrChange w:id="353" w:author="Comparison" w:date="2026-09-22T12:50:00Z" w16du:dateUtc="2026-09-22T16:50:00Z">
        <w:sectPr w:rsidR="00A34491" w:rsidRPr="006646F3">
          <w:type w:val="continuous"/>
          <w:pgSz w:w="12240" w:h="15840"/>
          <w:pgMar w:top="480" w:right="560" w:bottom="280" w:left="58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8A83D" w14:textId="77777777" w:rsidR="0072400A" w:rsidRDefault="0072400A">
      <w:pPr>
        <w:spacing w:after="0" w:line="240" w:lineRule="auto"/>
        <w:pPrChange w:id="3" w:author="Comparison" w:date="2026-09-22T12:50:00Z" w16du:dateUtc="2026-09-22T16:50:00Z">
          <w:pPr/>
        </w:pPrChange>
      </w:pPr>
      <w:r>
        <w:separator/>
      </w:r>
    </w:p>
  </w:endnote>
  <w:endnote w:type="continuationSeparator" w:id="0">
    <w:p w14:paraId="5F28FA62" w14:textId="77777777" w:rsidR="0072400A" w:rsidRDefault="0072400A">
      <w:pPr>
        <w:spacing w:after="0" w:line="240" w:lineRule="auto"/>
        <w:pPrChange w:id="4" w:author="Comparison" w:date="2026-09-22T12:50:00Z" w16du:dateUtc="2026-09-22T16:50: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83572" w14:textId="77777777" w:rsidR="006646F3" w:rsidRDefault="006646F3">
    <w:pPr>
      <w:pStyle w:val="ListParagraph"/>
      <w:pPrChange w:id="53" w:author="Comparison" w:date="2026-09-22T12:50:00Z" w16du:dateUtc="2026-09-22T16:50: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1F0D9A" w14:textId="77777777" w:rsidR="0072400A" w:rsidRDefault="0072400A">
      <w:pPr>
        <w:spacing w:after="0" w:line="240" w:lineRule="auto"/>
        <w:pPrChange w:id="1" w:author="Comparison" w:date="2026-09-22T12:50:00Z" w16du:dateUtc="2026-09-22T16:50:00Z">
          <w:pPr/>
        </w:pPrChange>
      </w:pPr>
      <w:r>
        <w:separator/>
      </w:r>
    </w:p>
  </w:footnote>
  <w:footnote w:type="continuationSeparator" w:id="0">
    <w:p w14:paraId="4652E466" w14:textId="77777777" w:rsidR="0072400A" w:rsidRDefault="0072400A">
      <w:pPr>
        <w:spacing w:after="0" w:line="240" w:lineRule="auto"/>
        <w:pPrChange w:id="2" w:author="Comparison" w:date="2026-09-22T12:50:00Z" w16du:dateUtc="2026-09-22T16:50: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500"/>
      <w:gridCol w:w="1000"/>
      <w:gridCol w:w="4500"/>
    </w:tblGrid>
    <w:tr w:rsidR="00E72364" w14:paraId="61A67988" w14:textId="77777777">
      <w:tblPrEx>
        <w:tblCellMar>
          <w:top w:w="0" w:type="dxa"/>
          <w:bottom w:w="0" w:type="dxa"/>
        </w:tblCellMar>
      </w:tblPrEx>
      <w:trPr>
        <w:ins w:id="44" w:author="Comparison" w:date="2026-09-22T12:50:00Z" w16du:dateUtc="2026-09-22T16:50:00Z"/>
      </w:trPr>
      <w:tc>
        <w:tcPr>
          <w:tcW w:w="4500" w:type="dxa"/>
          <w:tcBorders>
            <w:bottom w:val="single" w:sz="1" w:space="0" w:color="000000"/>
          </w:tcBorders>
          <w:noWrap/>
        </w:tcPr>
        <w:p w14:paraId="09C3EBC8" w14:textId="77777777" w:rsidR="00E72364" w:rsidRDefault="0072400A">
          <w:pPr>
            <w:rPr>
              <w:ins w:id="45" w:author="Comparison" w:date="2026-09-22T12:50:00Z" w16du:dateUtc="2026-09-22T16:50:00Z"/>
            </w:rPr>
          </w:pPr>
          <w:ins w:id="46" w:author="Comparison" w:date="2026-09-22T12:50:00Z" w16du:dateUtc="2026-09-22T16:50: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3C3904FD" w14:textId="3040A397" w:rsidR="00E72364" w:rsidRDefault="0072400A">
          <w:pPr>
            <w:jc w:val="center"/>
            <w:rPr>
              <w:ins w:id="47" w:author="Comparison" w:date="2026-09-22T12:50:00Z" w16du:dateUtc="2026-09-22T16:50:00Z"/>
            </w:rPr>
          </w:pPr>
          <w:ins w:id="48" w:author="Comparison" w:date="2026-09-22T12:50:00Z" w16du:dateUtc="2026-09-22T16:50:00Z">
            <w:r>
              <w:rPr>
                <w:color w:val="000000"/>
              </w:rPr>
              <w:t>-</w:t>
            </w:r>
            <w:r>
              <w:fldChar w:fldCharType="begin"/>
            </w:r>
            <w:r>
              <w:rPr>
                <w:color w:val="000000"/>
              </w:rPr>
              <w:instrText>PAGE</w:instrText>
            </w:r>
            <w:r>
              <w:fldChar w:fldCharType="separate"/>
            </w:r>
          </w:ins>
          <w:r w:rsidR="006646F3">
            <w:rPr>
              <w:noProof/>
              <w:color w:val="000000"/>
            </w:rPr>
            <w:t>1</w:t>
          </w:r>
          <w:ins w:id="49" w:author="Comparison" w:date="2026-09-22T12:50:00Z" w16du:dateUtc="2026-09-22T16:50:00Z">
            <w:r>
              <w:fldChar w:fldCharType="end"/>
            </w:r>
            <w:r>
              <w:rPr>
                <w:color w:val="000000"/>
              </w:rPr>
              <w:t>-</w:t>
            </w:r>
          </w:ins>
        </w:p>
      </w:tc>
      <w:tc>
        <w:tcPr>
          <w:tcW w:w="4500" w:type="dxa"/>
          <w:tcBorders>
            <w:bottom w:val="single" w:sz="1" w:space="0" w:color="000000"/>
          </w:tcBorders>
          <w:noWrap/>
        </w:tcPr>
        <w:p w14:paraId="728133A0" w14:textId="77777777" w:rsidR="00E72364" w:rsidRDefault="0072400A">
          <w:pPr>
            <w:jc w:val="right"/>
            <w:rPr>
              <w:ins w:id="50" w:author="Comparison" w:date="2026-09-22T12:50:00Z" w16du:dateUtc="2026-09-22T16:50:00Z"/>
            </w:rPr>
          </w:pPr>
          <w:ins w:id="51" w:author="Comparison" w:date="2026-09-22T12:50:00Z" w16du:dateUtc="2026-09-22T16:50:00Z">
            <w:r>
              <w:rPr>
                <w:color w:val="000000"/>
              </w:rPr>
              <w:t>07.12.2025</w:t>
            </w:r>
          </w:ins>
        </w:p>
      </w:tc>
    </w:tr>
  </w:tbl>
  <w:p w14:paraId="63A908DE" w14:textId="77777777" w:rsidR="006646F3" w:rsidRDefault="006646F3">
    <w:pPr>
      <w:pStyle w:val="Header"/>
      <w:rPr>
        <w:del w:id="52" w:author="Comparison" w:date="2026-09-22T12:50:00Z" w16du:dateUtc="2026-09-22T16:50: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num w:numId="1" w16cid:durableId="6940410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230DB"/>
    <w:rsid w:val="00023839"/>
    <w:rsid w:val="00032C48"/>
    <w:rsid w:val="00041FF4"/>
    <w:rsid w:val="00051D4C"/>
    <w:rsid w:val="0006040D"/>
    <w:rsid w:val="00080A2B"/>
    <w:rsid w:val="000C763F"/>
    <w:rsid w:val="00107FB8"/>
    <w:rsid w:val="001127FA"/>
    <w:rsid w:val="0013353E"/>
    <w:rsid w:val="00134751"/>
    <w:rsid w:val="00136AE1"/>
    <w:rsid w:val="001516F7"/>
    <w:rsid w:val="00154136"/>
    <w:rsid w:val="00156611"/>
    <w:rsid w:val="0017000C"/>
    <w:rsid w:val="00171DA3"/>
    <w:rsid w:val="001A1A1F"/>
    <w:rsid w:val="001A49C6"/>
    <w:rsid w:val="001B280F"/>
    <w:rsid w:val="001C0DB6"/>
    <w:rsid w:val="001D2F5D"/>
    <w:rsid w:val="001E63EF"/>
    <w:rsid w:val="001F1864"/>
    <w:rsid w:val="00211352"/>
    <w:rsid w:val="00227D8F"/>
    <w:rsid w:val="00244931"/>
    <w:rsid w:val="00247169"/>
    <w:rsid w:val="002709E3"/>
    <w:rsid w:val="00276FE9"/>
    <w:rsid w:val="00280A3E"/>
    <w:rsid w:val="00294972"/>
    <w:rsid w:val="002959C5"/>
    <w:rsid w:val="00297A5F"/>
    <w:rsid w:val="002A041C"/>
    <w:rsid w:val="002B11A1"/>
    <w:rsid w:val="002B278D"/>
    <w:rsid w:val="002C15F0"/>
    <w:rsid w:val="002C3B41"/>
    <w:rsid w:val="002C46AC"/>
    <w:rsid w:val="002E1034"/>
    <w:rsid w:val="00300EA2"/>
    <w:rsid w:val="00316055"/>
    <w:rsid w:val="00335D47"/>
    <w:rsid w:val="00341431"/>
    <w:rsid w:val="003611CE"/>
    <w:rsid w:val="00364EB6"/>
    <w:rsid w:val="0038072A"/>
    <w:rsid w:val="00382018"/>
    <w:rsid w:val="00391D5D"/>
    <w:rsid w:val="003A14E4"/>
    <w:rsid w:val="003B6607"/>
    <w:rsid w:val="003C3B08"/>
    <w:rsid w:val="003C4F63"/>
    <w:rsid w:val="003D19A9"/>
    <w:rsid w:val="003D2B19"/>
    <w:rsid w:val="003D2EFF"/>
    <w:rsid w:val="003D60DF"/>
    <w:rsid w:val="003D6C36"/>
    <w:rsid w:val="003E4755"/>
    <w:rsid w:val="003F018C"/>
    <w:rsid w:val="003F7E54"/>
    <w:rsid w:val="004140A1"/>
    <w:rsid w:val="004432B7"/>
    <w:rsid w:val="00445F95"/>
    <w:rsid w:val="00454C1B"/>
    <w:rsid w:val="00454F9B"/>
    <w:rsid w:val="004575FB"/>
    <w:rsid w:val="00465120"/>
    <w:rsid w:val="00465939"/>
    <w:rsid w:val="00470A3D"/>
    <w:rsid w:val="00484F46"/>
    <w:rsid w:val="00490FC5"/>
    <w:rsid w:val="004A35CE"/>
    <w:rsid w:val="004A3856"/>
    <w:rsid w:val="004B0562"/>
    <w:rsid w:val="004B15E2"/>
    <w:rsid w:val="004C24C0"/>
    <w:rsid w:val="004D1D99"/>
    <w:rsid w:val="004F189B"/>
    <w:rsid w:val="004F5352"/>
    <w:rsid w:val="004F6C5F"/>
    <w:rsid w:val="00512508"/>
    <w:rsid w:val="00512E36"/>
    <w:rsid w:val="0051509A"/>
    <w:rsid w:val="0054504B"/>
    <w:rsid w:val="00553D76"/>
    <w:rsid w:val="00557F2D"/>
    <w:rsid w:val="00566784"/>
    <w:rsid w:val="005867E7"/>
    <w:rsid w:val="005C7F0B"/>
    <w:rsid w:val="005D61AB"/>
    <w:rsid w:val="005E7D85"/>
    <w:rsid w:val="00610FAC"/>
    <w:rsid w:val="00624BD6"/>
    <w:rsid w:val="00630D50"/>
    <w:rsid w:val="00636651"/>
    <w:rsid w:val="00657CA5"/>
    <w:rsid w:val="00662293"/>
    <w:rsid w:val="006646F3"/>
    <w:rsid w:val="0067435E"/>
    <w:rsid w:val="00675ACA"/>
    <w:rsid w:val="0068785A"/>
    <w:rsid w:val="00693B55"/>
    <w:rsid w:val="006A5E23"/>
    <w:rsid w:val="006F1011"/>
    <w:rsid w:val="00703093"/>
    <w:rsid w:val="007060B7"/>
    <w:rsid w:val="0072400A"/>
    <w:rsid w:val="00741735"/>
    <w:rsid w:val="007453A8"/>
    <w:rsid w:val="0075198A"/>
    <w:rsid w:val="00763468"/>
    <w:rsid w:val="00780CC4"/>
    <w:rsid w:val="007A6EE7"/>
    <w:rsid w:val="007B042D"/>
    <w:rsid w:val="007E05AE"/>
    <w:rsid w:val="007E2B16"/>
    <w:rsid w:val="007E3F4F"/>
    <w:rsid w:val="007E4969"/>
    <w:rsid w:val="007F368C"/>
    <w:rsid w:val="007F381D"/>
    <w:rsid w:val="007F6F30"/>
    <w:rsid w:val="00804ABD"/>
    <w:rsid w:val="00804FC6"/>
    <w:rsid w:val="00807C14"/>
    <w:rsid w:val="0081608E"/>
    <w:rsid w:val="008277D8"/>
    <w:rsid w:val="00846252"/>
    <w:rsid w:val="00847841"/>
    <w:rsid w:val="0085309A"/>
    <w:rsid w:val="00871026"/>
    <w:rsid w:val="00871AC4"/>
    <w:rsid w:val="00875E83"/>
    <w:rsid w:val="00881510"/>
    <w:rsid w:val="008820C4"/>
    <w:rsid w:val="008861CD"/>
    <w:rsid w:val="0089033F"/>
    <w:rsid w:val="008954F2"/>
    <w:rsid w:val="008B477D"/>
    <w:rsid w:val="008C1A09"/>
    <w:rsid w:val="008D15B0"/>
    <w:rsid w:val="008D4C27"/>
    <w:rsid w:val="008F2376"/>
    <w:rsid w:val="009060CE"/>
    <w:rsid w:val="00925D4E"/>
    <w:rsid w:val="00932493"/>
    <w:rsid w:val="00932B0E"/>
    <w:rsid w:val="00936184"/>
    <w:rsid w:val="00951072"/>
    <w:rsid w:val="009510EC"/>
    <w:rsid w:val="009553FF"/>
    <w:rsid w:val="009811CF"/>
    <w:rsid w:val="009841CE"/>
    <w:rsid w:val="00991113"/>
    <w:rsid w:val="00997941"/>
    <w:rsid w:val="00997B23"/>
    <w:rsid w:val="009B0DB4"/>
    <w:rsid w:val="009B1472"/>
    <w:rsid w:val="009B17D9"/>
    <w:rsid w:val="009B424F"/>
    <w:rsid w:val="009B69F1"/>
    <w:rsid w:val="009D7B6E"/>
    <w:rsid w:val="00A0119D"/>
    <w:rsid w:val="00A0414D"/>
    <w:rsid w:val="00A06EF7"/>
    <w:rsid w:val="00A14FCF"/>
    <w:rsid w:val="00A15664"/>
    <w:rsid w:val="00A32630"/>
    <w:rsid w:val="00A34491"/>
    <w:rsid w:val="00A36281"/>
    <w:rsid w:val="00A41244"/>
    <w:rsid w:val="00A509E6"/>
    <w:rsid w:val="00A61040"/>
    <w:rsid w:val="00A673C9"/>
    <w:rsid w:val="00A910F2"/>
    <w:rsid w:val="00A9484F"/>
    <w:rsid w:val="00AA4D60"/>
    <w:rsid w:val="00AB0938"/>
    <w:rsid w:val="00AB4730"/>
    <w:rsid w:val="00AB4B69"/>
    <w:rsid w:val="00AD49AA"/>
    <w:rsid w:val="00B002C3"/>
    <w:rsid w:val="00B410C0"/>
    <w:rsid w:val="00B5315B"/>
    <w:rsid w:val="00B71FAB"/>
    <w:rsid w:val="00B91CF3"/>
    <w:rsid w:val="00BA3033"/>
    <w:rsid w:val="00BB25A7"/>
    <w:rsid w:val="00BB7442"/>
    <w:rsid w:val="00BC3F72"/>
    <w:rsid w:val="00BE1E44"/>
    <w:rsid w:val="00BF1C15"/>
    <w:rsid w:val="00BF5F01"/>
    <w:rsid w:val="00C135B7"/>
    <w:rsid w:val="00C16250"/>
    <w:rsid w:val="00C25951"/>
    <w:rsid w:val="00C3112C"/>
    <w:rsid w:val="00C4157C"/>
    <w:rsid w:val="00C4203F"/>
    <w:rsid w:val="00C604D4"/>
    <w:rsid w:val="00C732A3"/>
    <w:rsid w:val="00C82287"/>
    <w:rsid w:val="00C84BB9"/>
    <w:rsid w:val="00C94D53"/>
    <w:rsid w:val="00CA3323"/>
    <w:rsid w:val="00CC0C8D"/>
    <w:rsid w:val="00CC129B"/>
    <w:rsid w:val="00CF130B"/>
    <w:rsid w:val="00D02160"/>
    <w:rsid w:val="00D23799"/>
    <w:rsid w:val="00D302E5"/>
    <w:rsid w:val="00D33F44"/>
    <w:rsid w:val="00D373B9"/>
    <w:rsid w:val="00D41572"/>
    <w:rsid w:val="00D4350E"/>
    <w:rsid w:val="00D70190"/>
    <w:rsid w:val="00D741DF"/>
    <w:rsid w:val="00D77BE7"/>
    <w:rsid w:val="00D84919"/>
    <w:rsid w:val="00D85873"/>
    <w:rsid w:val="00DA7822"/>
    <w:rsid w:val="00DC2BED"/>
    <w:rsid w:val="00DD17D0"/>
    <w:rsid w:val="00DD654F"/>
    <w:rsid w:val="00E01B8D"/>
    <w:rsid w:val="00E02235"/>
    <w:rsid w:val="00E02807"/>
    <w:rsid w:val="00E3198A"/>
    <w:rsid w:val="00E43AB8"/>
    <w:rsid w:val="00E5401A"/>
    <w:rsid w:val="00E66BBE"/>
    <w:rsid w:val="00E72364"/>
    <w:rsid w:val="00E81326"/>
    <w:rsid w:val="00E97979"/>
    <w:rsid w:val="00EC4344"/>
    <w:rsid w:val="00EC46C9"/>
    <w:rsid w:val="00EE3B11"/>
    <w:rsid w:val="00EE60AC"/>
    <w:rsid w:val="00EF1C1E"/>
    <w:rsid w:val="00F00B9F"/>
    <w:rsid w:val="00F0547B"/>
    <w:rsid w:val="00F24D0A"/>
    <w:rsid w:val="00F31103"/>
    <w:rsid w:val="00F34344"/>
    <w:rsid w:val="00F421D6"/>
    <w:rsid w:val="00F63BE9"/>
    <w:rsid w:val="00F73765"/>
    <w:rsid w:val="00F826F5"/>
    <w:rsid w:val="00F935A6"/>
    <w:rsid w:val="00F9548C"/>
    <w:rsid w:val="00F9721E"/>
    <w:rsid w:val="00FA04E9"/>
    <w:rsid w:val="00FE0717"/>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spacing w:after="160" w:line="278" w:lineRule="auto"/>
      <w:pPrChange w:id="0" w:author="Comparison" w:date="2026-09-22T12:50:00Z">
        <w:pPr>
          <w:widowControl w:val="0"/>
          <w:autoSpaceDE w:val="0"/>
          <w:autoSpaceDN w:val="0"/>
        </w:pPr>
      </w:pPrChange>
    </w:pPr>
    <w:rPr>
      <w:rFonts w:ascii="Arial" w:eastAsia="Arial" w:hAnsi="Arial" w:cs="Arial"/>
      <w:sz w:val="20"/>
      <w:szCs w:val="20"/>
      <w:rPrChange w:id="0" w:author="Comparison" w:date="2026-09-22T12:50: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860" w:hanging="360"/>
    </w:p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BC3F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2"/>
    <w:rPr>
      <w:rFonts w:ascii="Segoe UI" w:eastAsia="Calibri" w:hAnsi="Segoe UI" w:cs="Segoe UI"/>
      <w:sz w:val="18"/>
      <w:szCs w:val="18"/>
    </w:rPr>
  </w:style>
  <w:style w:type="table" w:styleId="TableGrid">
    <w:name w:val="Table Grid"/>
    <w:basedOn w:val="TableNormal"/>
    <w:uiPriority w:val="3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D77BE7"/>
    <w:pPr>
      <w:tabs>
        <w:tab w:val="center" w:pos="4680"/>
        <w:tab w:val="right" w:pos="9360"/>
      </w:tabs>
    </w:pPr>
  </w:style>
  <w:style w:type="character" w:customStyle="1" w:styleId="HeaderChar">
    <w:name w:val="Header Char"/>
    <w:basedOn w:val="DefaultParagraphFont"/>
    <w:link w:val="Header"/>
    <w:uiPriority w:val="99"/>
    <w:rsid w:val="00D77BE7"/>
    <w:rPr>
      <w:rFonts w:ascii="Calibri" w:eastAsia="Calibri" w:hAnsi="Calibri" w:cs="Calibri"/>
    </w:rPr>
  </w:style>
  <w:style w:type="paragraph" w:styleId="Footer">
    <w:name w:val="footer"/>
    <w:basedOn w:val="Normal"/>
    <w:link w:val="FooterChar"/>
    <w:uiPriority w:val="99"/>
    <w:unhideWhenUsed/>
    <w:rsid w:val="00D77BE7"/>
    <w:pPr>
      <w:tabs>
        <w:tab w:val="center" w:pos="4680"/>
        <w:tab w:val="right" w:pos="9360"/>
      </w:tabs>
    </w:pPr>
  </w:style>
  <w:style w:type="character" w:customStyle="1" w:styleId="FooterChar">
    <w:name w:val="Footer Char"/>
    <w:basedOn w:val="DefaultParagraphFont"/>
    <w:link w:val="Footer"/>
    <w:uiPriority w:val="99"/>
    <w:rsid w:val="00D77BE7"/>
    <w:rPr>
      <w:rFonts w:ascii="Calibri" w:eastAsia="Calibri" w:hAnsi="Calibri" w:cs="Calibri"/>
    </w:rPr>
  </w:style>
  <w:style w:type="character" w:styleId="FootnoteReference">
    <w:name w:val="footnote reference"/>
    <w:semiHidden/>
    <w:unhideWhenUsed/>
    <w:rsid w:val="006646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customXml/itemProps2.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144DD4-A7A2-42BF-B580-11F3BBED526D}">
  <ds:schemaRefs>
    <ds:schemaRef ds:uri="http://schemas.microsoft.com/sharepoint/v3/contenttype/forms"/>
  </ds:schemaRefs>
</ds:datastoreItem>
</file>

<file path=customXml/itemProps4.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