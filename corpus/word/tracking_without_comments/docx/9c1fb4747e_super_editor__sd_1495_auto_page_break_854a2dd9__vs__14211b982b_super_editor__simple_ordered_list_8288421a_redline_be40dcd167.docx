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B5230" w14:textId="295FFE2A" w:rsidR="003C58BC" w:rsidRDefault="005D7854">
      <w:pPr>
        <w:rPr>
          <w:ins w:id="9" w:author="Nick Bernal" w:date="2026-09-26T15:16:00Z" w16du:dateUtc="2026-09-26T19:16:00Z"/>
        </w:rPr>
      </w:pPr>
      <w:ins w:id="10" w:author="Nick Bernal" w:date="2026-09-26T15:16:00Z" w16du:dateUtc="2026-09-26T19:16:00Z">
        <w:r>
          <w:t>Simple ordered list:</w:t>
        </w:r>
      </w:ins>
    </w:p>
    <w:p w14:paraId="7E04E278" w14:textId="77777777" w:rsidR="005D7854" w:rsidRDefault="005D7854">
      <w:pPr>
        <w:rPr>
          <w:ins w:id="11" w:author="Nick Bernal" w:date="2026-09-26T15:16:00Z" w16du:dateUtc="2026-09-26T19:16:00Z"/>
        </w:rPr>
      </w:pPr>
    </w:p>
    <w:p w14:paraId="3A7A97FB" w14:textId="3A1A9F1C" w:rsidR="005D7854" w:rsidRDefault="005D7854" w:rsidP="005D7854">
      <w:pPr>
        <w:pStyle w:val="ListParagraph"/>
        <w:numPr>
          <w:ilvl w:val="0"/>
          <w:numId w:val="1"/>
        </w:numPr>
        <w:rPr>
          <w:ins w:id="12" w:author="Nick Bernal" w:date="2026-09-26T15:16:00Z" w16du:dateUtc="2026-09-26T19:16:00Z"/>
        </w:rPr>
      </w:pPr>
      <w:ins w:id="13" w:author="Nick Bernal" w:date="2026-09-26T15:16:00Z" w16du:dateUtc="2026-09-26T19:16:00Z">
        <w:r>
          <w:t>Item 1</w:t>
        </w:r>
      </w:ins>
    </w:p>
    <w:p w14:paraId="5C315BB6" w14:textId="166B4D08" w:rsidR="005D7854" w:rsidRDefault="005D7854" w:rsidP="005D7854">
      <w:pPr>
        <w:pStyle w:val="ListParagraph"/>
        <w:numPr>
          <w:ilvl w:val="0"/>
          <w:numId w:val="1"/>
        </w:numPr>
        <w:rPr>
          <w:ins w:id="14" w:author="Nick Bernal" w:date="2026-09-26T15:16:00Z" w16du:dateUtc="2026-09-26T19:16:00Z"/>
        </w:rPr>
      </w:pPr>
      <w:ins w:id="15" w:author="Nick Bernal" w:date="2026-09-26T15:16:00Z" w16du:dateUtc="2026-09-26T19:16:00Z">
        <w:r>
          <w:t>Item 2</w:t>
        </w:r>
      </w:ins>
    </w:p>
    <w:p w14:paraId="471C24FA" w14:textId="56E9B9F2" w:rsidR="005D7854" w:rsidRDefault="005D7854" w:rsidP="005D7854">
      <w:pPr>
        <w:pStyle w:val="ListParagraph"/>
        <w:numPr>
          <w:ilvl w:val="0"/>
          <w:numId w:val="1"/>
        </w:numPr>
        <w:rPr>
          <w:ins w:id="16" w:author="Nick Bernal" w:date="2026-09-26T15:16:00Z" w16du:dateUtc="2026-09-26T19:16:00Z"/>
        </w:rPr>
      </w:pPr>
      <w:ins w:id="17" w:author="Nick Bernal" w:date="2026-09-26T15:16:00Z" w16du:dateUtc="2026-09-26T19:16:00Z">
        <w:r>
          <w:t>Item 3</w:t>
        </w:r>
      </w:ins>
    </w:p>
    <w:p w14:paraId="18F36173" w14:textId="4F5A48BF" w:rsidR="005D7854" w:rsidRDefault="005D7854" w:rsidP="005D7854">
      <w:pPr>
        <w:rPr>
          <w:ins w:id="18" w:author="Nick Bernal" w:date="2026-09-26T15:16:00Z" w16du:dateUtc="2026-09-26T19:16:00Z"/>
        </w:rPr>
      </w:pPr>
    </w:p>
    <w:p w14:paraId="24143F04" w14:textId="4D0643AC" w:rsidR="005D7854" w:rsidRDefault="005D7854" w:rsidP="005D7854">
      <w:pPr>
        <w:rPr>
          <w:ins w:id="19" w:author="Nick Bernal" w:date="2026-09-26T15:16:00Z" w16du:dateUtc="2026-09-26T19:16:00Z"/>
        </w:rPr>
      </w:pPr>
      <w:ins w:id="20" w:author="Nick Bernal" w:date="2026-09-26T15:16:00Z" w16du:dateUtc="2026-09-26T19:16:00Z">
        <w:r>
          <w:t>Simple ordered list with sub lists:</w:t>
        </w:r>
      </w:ins>
    </w:p>
    <w:p w14:paraId="4A8DB976" w14:textId="77777777" w:rsidR="005D7854" w:rsidRDefault="005D7854" w:rsidP="005D7854">
      <w:pPr>
        <w:rPr>
          <w:ins w:id="21" w:author="Nick Bernal" w:date="2026-09-26T15:16:00Z" w16du:dateUtc="2026-09-26T19:16:00Z"/>
        </w:rPr>
      </w:pPr>
    </w:p>
    <w:p w14:paraId="155CF648" w14:textId="17D2EEFF" w:rsidR="005D7854" w:rsidRDefault="005D7854" w:rsidP="005D7854">
      <w:pPr>
        <w:pStyle w:val="ListParagraph"/>
        <w:numPr>
          <w:ilvl w:val="0"/>
          <w:numId w:val="2"/>
        </w:numPr>
        <w:rPr>
          <w:ins w:id="22" w:author="Nick Bernal" w:date="2026-09-26T15:16:00Z" w16du:dateUtc="2026-09-26T19:16:00Z"/>
        </w:rPr>
      </w:pPr>
      <w:ins w:id="23" w:author="Nick Bernal" w:date="2026-09-26T15:16:00Z" w16du:dateUtc="2026-09-26T19:16:00Z">
        <w:r>
          <w:t>Item 1</w:t>
        </w:r>
      </w:ins>
    </w:p>
    <w:p w14:paraId="1008B763" w14:textId="3AAC9C9B" w:rsidR="005D7854" w:rsidRDefault="005D7854" w:rsidP="005D7854">
      <w:pPr>
        <w:pStyle w:val="ListParagraph"/>
        <w:numPr>
          <w:ilvl w:val="0"/>
          <w:numId w:val="2"/>
        </w:numPr>
        <w:rPr>
          <w:ins w:id="24" w:author="Nick Bernal" w:date="2026-09-26T15:16:00Z" w16du:dateUtc="2026-09-26T19:16:00Z"/>
        </w:rPr>
      </w:pPr>
      <w:ins w:id="25" w:author="Nick Bernal" w:date="2026-09-26T15:16:00Z" w16du:dateUtc="2026-09-26T19:16:00Z">
        <w:r>
          <w:t>Item 2</w:t>
        </w:r>
      </w:ins>
    </w:p>
    <w:p w14:paraId="24D8419F" w14:textId="637234A4" w:rsidR="005D7854" w:rsidRDefault="005D7854" w:rsidP="005D7854">
      <w:pPr>
        <w:pStyle w:val="ListParagraph"/>
        <w:numPr>
          <w:ilvl w:val="0"/>
          <w:numId w:val="2"/>
        </w:numPr>
        <w:rPr>
          <w:ins w:id="26" w:author="Nick Bernal" w:date="2026-09-26T15:16:00Z" w16du:dateUtc="2026-09-26T19:16:00Z"/>
        </w:rPr>
      </w:pPr>
      <w:ins w:id="27" w:author="Nick Bernal" w:date="2026-09-26T15:16:00Z" w16du:dateUtc="2026-09-26T19:16:00Z">
        <w:r>
          <w:t>Item 3</w:t>
        </w:r>
      </w:ins>
    </w:p>
    <w:p w14:paraId="38B56E02" w14:textId="7C0B10AD" w:rsidR="005D7854" w:rsidRDefault="005D7854" w:rsidP="005D7854">
      <w:pPr>
        <w:pStyle w:val="ListParagraph"/>
        <w:numPr>
          <w:ilvl w:val="1"/>
          <w:numId w:val="2"/>
        </w:numPr>
        <w:rPr>
          <w:ins w:id="28" w:author="Nick Bernal" w:date="2026-09-26T15:16:00Z" w16du:dateUtc="2026-09-26T19:16:00Z"/>
        </w:rPr>
      </w:pPr>
      <w:ins w:id="29" w:author="Nick Bernal" w:date="2026-09-26T15:16:00Z" w16du:dateUtc="2026-09-26T19:16:00Z">
        <w:r>
          <w:t>Lvl 1 – a</w:t>
        </w:r>
      </w:ins>
    </w:p>
    <w:p w14:paraId="3F237C7F" w14:textId="4868533B" w:rsidR="005D7854" w:rsidRDefault="005D7854" w:rsidP="005D7854">
      <w:pPr>
        <w:pStyle w:val="ListParagraph"/>
        <w:numPr>
          <w:ilvl w:val="1"/>
          <w:numId w:val="2"/>
        </w:numPr>
        <w:rPr>
          <w:ins w:id="30" w:author="Nick Bernal" w:date="2026-09-26T15:16:00Z" w16du:dateUtc="2026-09-26T19:16:00Z"/>
        </w:rPr>
      </w:pPr>
      <w:ins w:id="31" w:author="Nick Bernal" w:date="2026-09-26T15:16:00Z" w16du:dateUtc="2026-09-26T19:16:00Z">
        <w:r>
          <w:t>Lvl 1 – b</w:t>
        </w:r>
      </w:ins>
    </w:p>
    <w:p w14:paraId="410E4369" w14:textId="45F4513F" w:rsidR="005D7854" w:rsidRDefault="005D7854" w:rsidP="005D7854">
      <w:pPr>
        <w:pStyle w:val="ListParagraph"/>
        <w:numPr>
          <w:ilvl w:val="2"/>
          <w:numId w:val="2"/>
        </w:numPr>
        <w:rPr>
          <w:ins w:id="32" w:author="Nick Bernal" w:date="2026-09-26T15:16:00Z" w16du:dateUtc="2026-09-26T19:16:00Z"/>
        </w:rPr>
      </w:pPr>
      <w:ins w:id="33" w:author="Nick Bernal" w:date="2026-09-26T15:16:00Z" w16du:dateUtc="2026-09-26T19:16:00Z">
        <w:r>
          <w:t>Lvl 2 – i</w:t>
        </w:r>
      </w:ins>
    </w:p>
    <w:p w14:paraId="37316BBF" w14:textId="13261158" w:rsidR="005D7854" w:rsidRDefault="005D7854" w:rsidP="005D7854">
      <w:pPr>
        <w:pStyle w:val="ListParagraph"/>
        <w:numPr>
          <w:ilvl w:val="1"/>
          <w:numId w:val="2"/>
        </w:numPr>
        <w:rPr>
          <w:ins w:id="34" w:author="Nick Bernal" w:date="2026-09-26T15:16:00Z" w16du:dateUtc="2026-09-26T19:16:00Z"/>
        </w:rPr>
      </w:pPr>
      <w:ins w:id="35" w:author="Nick Bernal" w:date="2026-09-26T15:16:00Z" w16du:dateUtc="2026-09-26T19:16:00Z">
        <w:r>
          <w:t>Lvl 1 – c</w:t>
        </w:r>
      </w:ins>
    </w:p>
    <w:p w14:paraId="6DA2D7B5" w14:textId="670AA228" w:rsidR="001B0BB6" w:rsidRDefault="005D7854">
      <w:pPr>
        <w:rPr>
          <w:del w:id="36" w:author="Nick Bernal" w:date="2026-09-26T15:16:00Z" w16du:dateUtc="2026-09-26T19:16:00Z"/>
        </w:rPr>
      </w:pPr>
      <w:ins w:id="37" w:author="Nick Bernal" w:date="2026-09-26T15:16:00Z" w16du:dateUtc="2026-09-26T19:16:00Z">
        <w:r>
          <w:t>Item 4</w:t>
        </w:r>
      </w:ins>
      <w:del w:id="38" w:author="Nick Bernal" w:date="2026-09-26T15:16:00Z" w16du:dateUtc="2026-09-26T19:16:00Z">
        <w:r w:rsidR="00A7053F" w:rsidRPr="00A7053F">
          <w:delTex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w:delText>
        </w:r>
        <w:r w:rsidR="00A7053F" w:rsidRPr="00A7053F">
          <w:lastRenderedPageBreak/>
          <w:delText xml:space="preserve">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delText>
        </w:r>
        <w:r w:rsidR="00186BFF">
          <w:br/>
        </w:r>
        <w:r w:rsidR="00186BFF">
          <w:br/>
        </w:r>
      </w:del>
    </w:p>
    <w:p w14:paraId="1D5CE2B3" w14:textId="77777777" w:rsidR="00A7053F" w:rsidRPr="00A7053F" w:rsidRDefault="00A7053F" w:rsidP="00186BFF">
      <w:pPr>
        <w:pStyle w:val="Heading1"/>
        <w:rPr>
          <w:del w:id="39" w:author="Nick Bernal" w:date="2026-09-26T15:16:00Z" w16du:dateUtc="2026-09-26T19:16:00Z"/>
        </w:rPr>
      </w:pPr>
      <w:del w:id="40" w:author="Nick Bernal" w:date="2026-09-26T15:16:00Z" w16du:dateUtc="2026-09-26T19:16:00Z">
        <w:r w:rsidRPr="00A7053F">
          <w:delText>Throughout this form</w:delText>
        </w:r>
      </w:del>
    </w:p>
    <w:p w14:paraId="0228CA9E" w14:textId="0F71A8E6" w:rsidR="00A7053F" w:rsidRDefault="00A7053F" w:rsidP="00A7053F">
      <w:pPr>
        <w:rPr>
          <w:del w:id="41" w:author="Nick Bernal" w:date="2026-09-26T15:16:00Z" w16du:dateUtc="2026-09-26T19:16:00Z"/>
        </w:rPr>
      </w:pPr>
      <w:del w:id="42" w:author="Nick Bernal" w:date="2026-09-26T15:16:00Z" w16du:dateUtc="2026-09-26T19:16:00Z">
        <w:r>
          <w:delText>This icon appears throughout the form. It indicates information to help you complete the form.</w:delText>
        </w:r>
      </w:del>
    </w:p>
    <w:p w14:paraId="2F09CD0A" w14:textId="77777777" w:rsidR="00A7053F" w:rsidRDefault="00A7053F" w:rsidP="005D7854">
      <w:pPr>
        <w:pStyle w:val="ListParagraph"/>
        <w:numPr>
          <w:ilvl w:val="0"/>
          <w:numId w:val="2"/>
        </w:numPr>
        <w:pPrChange w:id="43" w:author="Nick Bernal" w:date="2026-09-26T15:16:00Z" w16du:dateUtc="2026-09-26T19:16:00Z">
          <w:pPr/>
        </w:pPrChange>
      </w:pPr>
    </w:p>
    <w:p w14:paraId="2E57007A" w14:textId="77777777" w:rsidR="00A7053F" w:rsidRDefault="00A7053F"/>
    <w:p w14:paraId="5352EB15" w14:textId="77777777" w:rsidR="00A7053F" w:rsidRDefault="00A7053F"/>
    <w:sectPr w:rsidR="00A70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5C7A28"/>
    <w:multiLevelType w:val="hybridMultilevel"/>
    <w:tmpl w:val="8B9686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52E00"/>
    <w:multiLevelType w:val="hybridMultilevel"/>
    <w:tmpl w:val="027E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621341">
    <w:abstractNumId w:val="1"/>
  </w:num>
  <w:num w:numId="2" w16cid:durableId="1114204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24CEA"/>
    <w:rsid w:val="00186BFF"/>
    <w:rsid w:val="001B0BB6"/>
    <w:rsid w:val="002E1CBC"/>
    <w:rsid w:val="003361CB"/>
    <w:rsid w:val="00360F1B"/>
    <w:rsid w:val="00394854"/>
    <w:rsid w:val="003C1D14"/>
    <w:rsid w:val="003C58BC"/>
    <w:rsid w:val="005D7854"/>
    <w:rsid w:val="00744FED"/>
    <w:rsid w:val="007A075E"/>
    <w:rsid w:val="00931F1A"/>
    <w:rsid w:val="00A7053F"/>
    <w:rsid w:val="00AF4127"/>
    <w:rsid w:val="00BF3E73"/>
    <w:rsid w:val="00C61D86"/>
    <w:rsid w:val="00DD3505"/>
    <w:rsid w:val="00FF6010"/>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Nick Bernal" w:date="2026-09-26T15:16:00Z">
        <w:pPr>
          <w:spacing w:after="160" w:line="278" w:lineRule="auto"/>
        </w:pPr>
      </w:pPrChange>
    </w:pPr>
    <w:rPr>
      <w:rFonts w:ascii="Arial" w:hAnsi="Arial"/>
      <w:rPrChange w:id="0" w:author="Nick Bernal" w:date="2026-09-26T15:16:00Z">
        <w:rPr>
          <w:rFonts w:eastAsiaTheme="minorHAnsi"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A7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54"/>
    <w:pPr>
      <w:keepNext/>
      <w:keepLines/>
      <w:spacing w:before="160" w:after="80"/>
      <w:outlineLvl w:val="1"/>
      <w:pPrChange w:id="1" w:author="Nick Bernal" w:date="2026-09-26T15:16: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Nick Bernal" w:date="2026-09-26T15:16: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854"/>
    <w:pPr>
      <w:keepNext/>
      <w:keepLines/>
      <w:spacing w:before="40"/>
      <w:outlineLvl w:val="5"/>
      <w:pPrChange w:id="2" w:author="Nick Bernal" w:date="2026-09-26T15:16:00Z">
        <w:pPr>
          <w:keepNext/>
          <w:keepLines/>
          <w:spacing w:before="40"/>
          <w:outlineLvl w:val="5"/>
        </w:pPr>
      </w:pPrChange>
    </w:pPr>
    <w:rPr>
      <w:rFonts w:asciiTheme="minorHAnsi" w:eastAsiaTheme="majorEastAsia" w:hAnsiTheme="minorHAnsi" w:cstheme="majorBidi"/>
      <w:i/>
      <w:iCs/>
      <w:color w:val="595959" w:themeColor="text1" w:themeTint="A6"/>
      <w:rPrChange w:id="2" w:author="Nick Bernal" w:date="2026-09-26T15:16: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5D7854"/>
    <w:pPr>
      <w:keepNext/>
      <w:keepLines/>
      <w:spacing w:before="40"/>
      <w:outlineLvl w:val="6"/>
      <w:pPrChange w:id="3" w:author="Nick Bernal" w:date="2026-09-26T15:16:00Z">
        <w:pPr>
          <w:keepNext/>
          <w:keepLines/>
          <w:spacing w:before="40"/>
          <w:outlineLvl w:val="6"/>
        </w:pPr>
      </w:pPrChange>
    </w:pPr>
    <w:rPr>
      <w:rFonts w:asciiTheme="minorHAnsi" w:eastAsiaTheme="majorEastAsia" w:hAnsiTheme="minorHAnsi" w:cstheme="majorBidi"/>
      <w:color w:val="595959" w:themeColor="text1" w:themeTint="A6"/>
      <w:rPrChange w:id="3" w:author="Nick Bernal" w:date="2026-09-26T15:16: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5D7854"/>
    <w:pPr>
      <w:keepNext/>
      <w:keepLines/>
      <w:outlineLvl w:val="7"/>
      <w:pPrChange w:id="4" w:author="Nick Bernal" w:date="2026-09-26T15:16:00Z">
        <w:pPr>
          <w:keepNext/>
          <w:keepLines/>
          <w:outlineLvl w:val="7"/>
        </w:pPr>
      </w:pPrChange>
    </w:pPr>
    <w:rPr>
      <w:rFonts w:asciiTheme="minorHAnsi" w:eastAsiaTheme="majorEastAsia" w:hAnsiTheme="minorHAnsi" w:cstheme="majorBidi"/>
      <w:i/>
      <w:iCs/>
      <w:color w:val="272727" w:themeColor="text1" w:themeTint="D8"/>
      <w:rPrChange w:id="4" w:author="Nick Bernal" w:date="2026-09-26T15:16: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5D7854"/>
    <w:pPr>
      <w:keepNext/>
      <w:keepLines/>
      <w:outlineLvl w:val="8"/>
      <w:pPrChange w:id="5" w:author="Nick Bernal" w:date="2026-09-26T15:16:00Z">
        <w:pPr>
          <w:keepNext/>
          <w:keepLines/>
          <w:outlineLvl w:val="8"/>
        </w:pPr>
      </w:pPrChange>
    </w:pPr>
    <w:rPr>
      <w:rFonts w:asciiTheme="minorHAnsi" w:eastAsiaTheme="majorEastAsia" w:hAnsiTheme="minorHAnsi" w:cstheme="majorBidi"/>
      <w:color w:val="272727" w:themeColor="text1" w:themeTint="D8"/>
      <w:rPrChange w:id="5" w:author="Nick Bernal" w:date="2026-09-26T15:16: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rsid w:val="005D7854"/>
    <w:pPr>
      <w:spacing w:after="80"/>
      <w:contextualSpacing/>
      <w:pPrChange w:id="6" w:author="Nick Bernal" w:date="2026-09-26T15:16:00Z">
        <w:pPr>
          <w:spacing w:after="80"/>
          <w:contextualSpacing/>
        </w:pPr>
      </w:pPrChange>
    </w:pPr>
    <w:rPr>
      <w:rFonts w:asciiTheme="majorHAnsi" w:eastAsiaTheme="majorEastAsia" w:hAnsiTheme="majorHAnsi" w:cstheme="majorBidi"/>
      <w:spacing w:val="-10"/>
      <w:kern w:val="28"/>
      <w:sz w:val="56"/>
      <w:szCs w:val="56"/>
      <w:rPrChange w:id="6" w:author="Nick Bernal" w:date="2026-09-26T15:16: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A7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54"/>
    <w:pPr>
      <w:numPr>
        <w:ilvl w:val="1"/>
      </w:numPr>
      <w:spacing w:after="160"/>
      <w:pPrChange w:id="7" w:author="Nick Bernal" w:date="2026-09-26T15:16:00Z">
        <w:pPr>
          <w:numPr>
            <w:ilvl w:val="1"/>
          </w:numPr>
        </w:pPr>
      </w:pPrChange>
    </w:pPr>
    <w:rPr>
      <w:rFonts w:asciiTheme="minorHAnsi" w:eastAsiaTheme="majorEastAsia" w:hAnsiTheme="minorHAnsi" w:cstheme="majorBidi"/>
      <w:color w:val="595959" w:themeColor="text1" w:themeTint="A6"/>
      <w:spacing w:val="15"/>
      <w:sz w:val="28"/>
      <w:szCs w:val="28"/>
      <w:rPrChange w:id="7" w:author="Nick Bernal" w:date="2026-09-26T15:16: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A7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54"/>
    <w:pPr>
      <w:spacing w:before="160" w:after="160"/>
      <w:jc w:val="center"/>
      <w:pPrChange w:id="8" w:author="Nick Bernal" w:date="2026-09-26T15:16:00Z">
        <w:pPr>
          <w:spacing w:before="160"/>
          <w:jc w:val="center"/>
        </w:pPr>
      </w:pPrChange>
    </w:pPr>
    <w:rPr>
      <w:i/>
      <w:iCs/>
      <w:color w:val="404040" w:themeColor="text1" w:themeTint="BF"/>
      <w:rPrChange w:id="8" w:author="Nick Bernal" w:date="2026-09-26T15:16: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A7053F"/>
    <w:rPr>
      <w:rFonts w:ascii="Arial" w:hAnsi="Arial"/>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2026-01-14T19:21:00Z</dcterms:created>
  <dcterms:modified xsi:type="dcterms:W3CDTF">2026-09-26T19:16:00Z</dcterms:modified>
</cp:coreProperties>
</file>