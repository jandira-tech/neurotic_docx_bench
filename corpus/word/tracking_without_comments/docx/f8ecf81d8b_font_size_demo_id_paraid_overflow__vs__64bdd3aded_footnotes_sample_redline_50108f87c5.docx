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B549A" w14:textId="77777777" w:rsidR="00C840C1" w:rsidRDefault="00DA2473">
      <w:pPr>
        <w:rPr>
          <w:del w:id="2" w:author="Michael Williamson" w:date="2026-09-26T14:40:00Z" w16du:dateUtc="2026-09-26T18:40:00Z"/>
        </w:rPr>
      </w:pPr>
      <w:ins w:id="3" w:author="Michael Williamson" w:date="2026-09-26T14:40:00Z" w16du:dateUtc="2026-09-26T18:40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6" w:author="Michael Williamson" w:date="2026-09-26T14:40:00Z" w16du:dateUtc="2026-09-26T18:40:00Z">
        <w:r w:rsidR="00C03025">
          <w:rPr>
            <w:sz w:val="32"/>
            <w:szCs w:val="32"/>
          </w:rPr>
          <w:delText>Font Size Demo</w:delText>
        </w:r>
      </w:del>
    </w:p>
    <w:p w14:paraId="4C598A83" w14:textId="77777777" w:rsidR="00C840C1" w:rsidRDefault="00C03025">
      <w:pPr>
        <w:rPr>
          <w:del w:id="7" w:author="Michael Williamson" w:date="2026-09-26T14:40:00Z" w16du:dateUtc="2026-09-26T18:40:00Z"/>
        </w:rPr>
      </w:pPr>
      <w:del w:id="8" w:author="Michael Williamson" w:date="2026-09-26T14:40:00Z" w16du:dateUtc="2026-09-26T18:40:00Z">
        <w:r>
          <w:rPr>
            <w:sz w:val="32"/>
            <w:szCs w:val="32"/>
          </w:rPr>
          <w:delText>This document demonstrates font size changes.</w:delText>
        </w:r>
      </w:del>
    </w:p>
    <w:p w14:paraId="22239304" w14:textId="77777777" w:rsidR="00C840C1" w:rsidRDefault="00C03025">
      <w:pPr>
        <w:rPr>
          <w:del w:id="9" w:author="Michael Williamson" w:date="2026-09-26T14:40:00Z" w16du:dateUtc="2026-09-26T18:40:00Z"/>
        </w:rPr>
      </w:pPr>
      <w:del w:id="10" w:author="Michael Williamson" w:date="2026-09-26T14:40:00Z" w16du:dateUtc="2026-09-26T18:40:00Z">
        <w:r>
          <w:rPr>
            <w:sz w:val="32"/>
            <w:szCs w:val="32"/>
          </w:rPr>
          <w:delText>This text uses a larger font size of 18pt.</w:delText>
        </w:r>
      </w:del>
    </w:p>
    <w:p w14:paraId="49CBC89C" w14:textId="77777777" w:rsidR="00C840C1" w:rsidRDefault="00C03025">
      <w:del w:id="11" w:author="Michael Williamson" w:date="2026-09-26T14:40:00Z" w16du:dateUtc="2026-09-26T18:40:00Z">
        <w:r>
          <w:rPr>
            <w:sz w:val="32"/>
            <w:szCs w:val="32"/>
          </w:rPr>
          <w:delText>Font size impacts readability and document design.</w:delText>
        </w:r>
      </w:del>
    </w:p>
    <w:sectPr w:rsidR="00C840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2" w:author="Michael Williamson" w:date="2026-09-26T14:40:00Z" w16du:dateUtc="2026-09-26T18:40:00Z">
        <w:sectPr w:rsidR="00C840C1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A2E3D6" w14:textId="77777777" w:rsidR="00C03025" w:rsidRDefault="00C03025">
      <w:pPr>
        <w:spacing w:after="0" w:line="240" w:lineRule="auto"/>
      </w:pPr>
      <w:r>
        <w:separator/>
      </w:r>
    </w:p>
  </w:endnote>
  <w:endnote w:type="continuationSeparator" w:id="0">
    <w:p w14:paraId="5C7C0636" w14:textId="77777777" w:rsidR="00C03025" w:rsidRDefault="00C0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9B45A" w14:textId="77777777" w:rsidR="001C2E6D" w:rsidRDefault="001C2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6AE4F0" w14:textId="77777777" w:rsidR="00C03025" w:rsidRDefault="00C03025">
      <w:pPr>
        <w:spacing w:after="0" w:line="240" w:lineRule="auto"/>
      </w:pPr>
      <w:r>
        <w:separator/>
      </w:r>
    </w:p>
  </w:footnote>
  <w:footnote w:type="continuationSeparator" w:id="0">
    <w:p w14:paraId="57756AB0" w14:textId="77777777" w:rsidR="00C03025" w:rsidRDefault="00C03025">
      <w:pPr>
        <w:spacing w:after="0" w:line="240" w:lineRule="auto"/>
      </w:pPr>
      <w:r>
        <w:continuationSeparator/>
      </w:r>
    </w:p>
  </w:footnote>
  <w:footnote w:id="1">
    <w:p w14:paraId="72F0DA55" w14:textId="77777777" w:rsidR="00DA2473" w:rsidRDefault="00DA2473">
      <w:pPr>
        <w:pStyle w:val="FootnoteText"/>
      </w:pPr>
      <w:ins w:id="4" w:author="Michael Williamson" w:date="2026-09-26T14:40:00Z" w16du:dateUtc="2026-09-26T18:40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1CF4EC63" w14:textId="77777777" w:rsidR="00DA2473" w:rsidRDefault="00DA2473">
      <w:pPr>
        <w:pStyle w:val="FootnoteText"/>
      </w:pPr>
      <w:ins w:id="5" w:author="Michael Williamson" w:date="2026-09-26T14:40:00Z" w16du:dateUtc="2026-09-26T18:40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DA82E" w14:textId="77777777" w:rsidR="001C2E6D" w:rsidRDefault="001C2E6D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0C1"/>
    <w:rsid w:val="001C2E6D"/>
    <w:rsid w:val="00212576"/>
    <w:rsid w:val="005017B3"/>
    <w:rsid w:val="006615CA"/>
    <w:rsid w:val="006A0FDE"/>
    <w:rsid w:val="00862C03"/>
    <w:rsid w:val="00911D94"/>
    <w:rsid w:val="00C03025"/>
    <w:rsid w:val="00C840C1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104F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Michael Williamson" w:date="2026-09-26T14:40:00Z">
        <w:pPr/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9-26T14:4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2E6D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C2E6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Michael Williamson" w:date="2026-09-26T14:40:00Z">
        <w:pPr/>
      </w:pPrChange>
    </w:pPr>
    <w:rPr>
      <w:rFonts w:asciiTheme="minorHAnsi" w:eastAsiaTheme="minorHAnsi" w:hAnsiTheme="minorHAnsi" w:cstheme="minorBidi"/>
      <w:sz w:val="20"/>
      <w:lang w:val="en-GB"/>
      <w:rPrChange w:id="1" w:author="Michael Williamson" w:date="2026-09-26T14:4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2E6D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1C2E6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C2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E6D"/>
  </w:style>
  <w:style w:type="paragraph" w:styleId="Footer">
    <w:name w:val="footer"/>
    <w:basedOn w:val="Normal"/>
    <w:link w:val="FooterChar"/>
    <w:uiPriority w:val="99"/>
    <w:unhideWhenUsed/>
    <w:rsid w:val="001C2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8B0DF3-76D0-D34F-8A2E-D9119353D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2026-09-26T18:40:00Z</dcterms:modified>
</cp:coreProperties>
</file>