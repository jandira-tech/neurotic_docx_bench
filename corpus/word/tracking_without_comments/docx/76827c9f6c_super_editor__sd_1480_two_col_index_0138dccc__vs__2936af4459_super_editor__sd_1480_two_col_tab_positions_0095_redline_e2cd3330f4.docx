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47F5" w14:textId="51A29DD6" w:rsidR="001B0BB6" w:rsidRDefault="00CB3FF4">
      <w:pPr>
        <w:rPr>
          <w:del w:id="0" w:author="Priya Seethapathy" w:date="2026-08-03T22:22:00Z" w16du:dateUtc="2026-08-04T02:22:00Z"/>
        </w:rPr>
      </w:pPr>
      <w:del w:id="1" w:author="Priya Seethapathy" w:date="2026-08-03T22:22:00Z" w16du:dateUtc="2026-08-04T02:22:00Z">
        <w:r>
          <w:delText>In addition to the key business terms defined above, an index of the other defined terms used in the text of this Lease is set forth below, with a cross-reference to the page of this Lease in which the definition of such term can be found:</w:delText>
        </w:r>
      </w:del>
    </w:p>
    <w:p w14:paraId="54C7C505" w14:textId="48D55230" w:rsidR="00CB3FF4" w:rsidRDefault="00C63B32" w:rsidP="000D0750">
      <w:pPr>
        <w:tabs>
          <w:tab w:val="right" w:leader="dot" w:pos="4306"/>
        </w:tabs>
        <w:spacing w:line="276" w:lineRule="auto"/>
        <w:pPrChange w:id="2" w:author="Priya Seethapathy" w:date="2026-08-03T22:22:00Z" w16du:dateUtc="2026-08-04T02:22:00Z">
          <w:pPr>
            <w:tabs>
              <w:tab w:val="right" w:leader="dot" w:pos="4306"/>
            </w:tabs>
          </w:pPr>
        </w:pPrChange>
      </w:pPr>
      <w:r>
        <w:t>Page</w:t>
      </w:r>
      <w:r>
        <w:tab/>
        <w:t>1</w:t>
      </w:r>
      <w:del w:id="3" w:author="Priya Seethapathy" w:date="2026-08-03T22:22:00Z" w16du:dateUtc="2026-08-04T02:22:00Z">
        <w:r>
          <w:delText xml:space="preserve"> Page</w:delText>
        </w:r>
        <w:r>
          <w:tab/>
        </w:r>
        <w:r>
          <w:tab/>
          <w:delText>8</w:delText>
        </w:r>
      </w:del>
    </w:p>
    <w:p w14:paraId="188955BD" w14:textId="35F3B2F4" w:rsidR="00C63B32" w:rsidRDefault="00C63B32" w:rsidP="000D0750">
      <w:pPr>
        <w:tabs>
          <w:tab w:val="right" w:leader="dot" w:pos="4306"/>
        </w:tabs>
        <w:spacing w:line="276" w:lineRule="auto"/>
        <w:pPrChange w:id="4" w:author="Priya Seethapathy" w:date="2026-08-03T22:22:00Z" w16du:dateUtc="2026-08-04T02:22:00Z">
          <w:pPr>
            <w:tabs>
              <w:tab w:val="right" w:leader="dot" w:pos="4306"/>
            </w:tabs>
          </w:pPr>
        </w:pPrChange>
      </w:pPr>
      <w:r>
        <w:t>Page</w:t>
      </w:r>
      <w:r>
        <w:tab/>
        <w:t>2</w:t>
      </w:r>
      <w:ins w:id="5" w:author="Priya Seethapathy" w:date="2026-08-03T22:22:00Z" w16du:dateUtc="2026-08-04T02:22:00Z">
        <w:r w:rsidR="000D0750">
          <w:br/>
        </w:r>
      </w:ins>
      <w:del w:id="6" w:author="Priya Seethapathy" w:date="2026-08-03T22:22:00Z" w16du:dateUtc="2026-08-04T02:22:00Z">
        <w:r>
          <w:delText xml:space="preserve"> </w:delText>
        </w:r>
      </w:del>
      <w:r>
        <w:t>Page</w:t>
      </w:r>
      <w:r>
        <w:tab/>
      </w:r>
      <w:ins w:id="7" w:author="Priya Seethapathy" w:date="2026-08-03T22:22:00Z" w16du:dateUtc="2026-08-04T02:22:00Z">
        <w:r w:rsidR="000D0750">
          <w:t>5</w:t>
        </w:r>
        <w:r w:rsidR="000D0750">
          <w:tab/>
        </w:r>
      </w:ins>
      <w:del w:id="8" w:author="Priya Seethapathy" w:date="2026-08-03T22:22:00Z" w16du:dateUtc="2026-08-04T02:22:00Z">
        <w:r>
          <w:tab/>
          <w:delText>7</w:delText>
        </w:r>
      </w:del>
    </w:p>
    <w:p w14:paraId="495A41A6" w14:textId="75E6E855" w:rsidR="00C63B32" w:rsidRDefault="00C63B32" w:rsidP="000D0750">
      <w:pPr>
        <w:tabs>
          <w:tab w:val="right" w:leader="dot" w:pos="4306"/>
        </w:tabs>
        <w:spacing w:line="276" w:lineRule="auto"/>
        <w:pPrChange w:id="9" w:author="Priya Seethapathy" w:date="2026-08-03T22:22:00Z" w16du:dateUtc="2026-08-04T02:22:00Z">
          <w:pPr>
            <w:tabs>
              <w:tab w:val="right" w:leader="dot" w:pos="4306"/>
            </w:tabs>
          </w:pPr>
        </w:pPrChange>
      </w:pPr>
      <w:r>
        <w:t>Page</w:t>
      </w:r>
      <w:r>
        <w:tab/>
        <w:t>3</w:t>
      </w:r>
      <w:del w:id="10" w:author="Priya Seethapathy" w:date="2026-08-03T22:22:00Z" w16du:dateUtc="2026-08-04T02:22:00Z">
        <w:r>
          <w:delText xml:space="preserve"> Page</w:delText>
        </w:r>
        <w:r>
          <w:tab/>
        </w:r>
        <w:r>
          <w:tab/>
          <w:delText>6</w:delText>
        </w:r>
      </w:del>
    </w:p>
    <w:p w14:paraId="2D382002" w14:textId="79D44BF4" w:rsidR="000D0750" w:rsidRDefault="00C63B32" w:rsidP="000D0750">
      <w:pPr>
        <w:tabs>
          <w:tab w:val="right" w:leader="dot" w:pos="4306"/>
        </w:tabs>
        <w:spacing w:line="276" w:lineRule="auto"/>
        <w:rPr>
          <w:ins w:id="11" w:author="Priya Seethapathy" w:date="2026-08-03T22:22:00Z" w16du:dateUtc="2026-08-04T02:22:00Z"/>
        </w:rPr>
      </w:pPr>
      <w:r>
        <w:t>Page</w:t>
      </w:r>
      <w:r>
        <w:tab/>
        <w:t>4</w:t>
      </w:r>
    </w:p>
    <w:p w14:paraId="6BC6124E" w14:textId="1C067E35" w:rsidR="000D0750" w:rsidRDefault="00C63B32" w:rsidP="000D0750">
      <w:pPr>
        <w:tabs>
          <w:tab w:val="right" w:leader="dot" w:pos="4306"/>
        </w:tabs>
        <w:spacing w:line="276" w:lineRule="auto"/>
        <w:rPr>
          <w:ins w:id="12" w:author="Priya Seethapathy" w:date="2026-08-03T22:22:00Z" w16du:dateUtc="2026-08-04T02:22:00Z"/>
        </w:rPr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del w:id="13" w:author="Priya Seethapathy" w:date="2026-08-03T22:22:00Z" w16du:dateUtc="2026-08-04T02:22:00Z">
        <w:r>
          <w:delText xml:space="preserve"> </w:delText>
        </w:r>
      </w:del>
      <w:r>
        <w:t>Page</w:t>
      </w:r>
      <w:r>
        <w:tab/>
      </w:r>
      <w:ins w:id="14" w:author="Priya Seethapathy" w:date="2026-08-03T22:22:00Z" w16du:dateUtc="2026-08-04T02:22:00Z">
        <w:r w:rsidR="000D0750">
          <w:t>6</w:t>
        </w:r>
        <w:r w:rsidR="000D0750">
          <w:br/>
        </w:r>
      </w:ins>
    </w:p>
    <w:p w14:paraId="4E47BBBE" w14:textId="439BEDA1" w:rsidR="00C63B32" w:rsidRDefault="00C63B32" w:rsidP="000D0750">
      <w:pPr>
        <w:tabs>
          <w:tab w:val="right" w:leader="dot" w:pos="4306"/>
        </w:tabs>
        <w:spacing w:line="276" w:lineRule="auto"/>
        <w:pPrChange w:id="15" w:author="Priya Seethapathy" w:date="2026-08-03T22:22:00Z" w16du:dateUtc="2026-08-04T02:22:00Z">
          <w:pPr>
            <w:tabs>
              <w:tab w:val="right" w:leader="dot" w:pos="4306"/>
            </w:tabs>
          </w:pPr>
        </w:pPrChange>
      </w:pPr>
      <w:del w:id="16" w:author="Priya Seethapathy" w:date="2026-08-03T22:22:00Z" w16du:dateUtc="2026-08-04T02:22:00Z">
        <w:r>
          <w:tab/>
          <w:delText>5</w:delText>
        </w:r>
      </w:del>
    </w:p>
    <w:sectPr w:rsidR="00C63B32" w:rsidSect="000D0750">
      <w:type w:val="continuous"/>
      <w:pgSz w:w="12240" w:h="15840"/>
      <w:pgMar w:top="1440" w:right="1440" w:bottom="1440" w:left="1440" w:header="720" w:footer="720" w:gutter="0"/>
      <w:cols w:num="2" w:space="720"/>
      <w:docGrid w:linePitch="360"/>
      <w:sectPrChange w:id="17" w:author="Priya Seethapathy" w:date="2026-08-03T22:22:00Z" w16du:dateUtc="2026-08-04T02:22:00Z">
        <w:sectPr w:rsidR="00C63B32" w:rsidSect="000D0750">
          <w:type w:val="nextPage"/>
          <w:pgMar w:top="1440" w:right="1440" w:bottom="1440" w:left="1440" w:header="720" w:footer="720" w:gutter="0"/>
          <w:cols w:num="1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F4"/>
    <w:rsid w:val="000D0750"/>
    <w:rsid w:val="00112874"/>
    <w:rsid w:val="00124CEA"/>
    <w:rsid w:val="001B0BB6"/>
    <w:rsid w:val="002E1CBC"/>
    <w:rsid w:val="003361CB"/>
    <w:rsid w:val="00394854"/>
    <w:rsid w:val="006866C4"/>
    <w:rsid w:val="00744FED"/>
    <w:rsid w:val="00C61D86"/>
    <w:rsid w:val="00C63B32"/>
    <w:rsid w:val="00CB3FF4"/>
    <w:rsid w:val="00DD3505"/>
    <w:rsid w:val="00E41613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5078F"/>
  <w15:chartTrackingRefBased/>
  <w15:docId w15:val="{8FDA5B95-C23D-C747-993B-86B75A05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F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F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2026-01-12T18:43:00Z</dcterms:created>
  <dcterms:modified xsi:type="dcterms:W3CDTF">2026-08-04T02:22:00Z</dcterms:modified>
</cp:coreProperties>
</file>