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F465C3" w14:textId="77777777" w:rsidR="001E08FA" w:rsidRDefault="001E08FA" w:rsidP="001E08FA">
      <w:pPr>
        <w:rPr>
          <w:ins w:id="10" w:author="1" w:date="2026-09-22T12:57:00Z" w16du:dateUtc="2026-09-22T16:57:00Z"/>
          <w:szCs w:val="24"/>
        </w:rPr>
      </w:pPr>
    </w:p>
    <w:p w14:paraId="2CF0B452" w14:textId="77777777" w:rsidR="001E08FA" w:rsidRDefault="00C40747" w:rsidP="001E08FA">
      <w:pPr>
        <w:rPr>
          <w:ins w:id="11" w:author="1" w:date="2026-09-22T12:57:00Z" w16du:dateUtc="2026-09-22T16:57:00Z"/>
          <w:b/>
          <w:szCs w:val="24"/>
        </w:rPr>
      </w:pPr>
      <w:ins w:id="12" w:author="1" w:date="2026-09-22T12:57:00Z" w16du:dateUtc="2026-09-22T16:57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29427665" w14:textId="77777777" w:rsidR="001E08FA" w:rsidRDefault="001E08FA" w:rsidP="001E08FA">
      <w:pPr>
        <w:jc w:val="center"/>
        <w:rPr>
          <w:ins w:id="13" w:author="1" w:date="2026-09-22T12:57:00Z" w16du:dateUtc="2026-09-22T16:57:00Z"/>
          <w:b/>
          <w:szCs w:val="24"/>
        </w:rPr>
      </w:pPr>
    </w:p>
    <w:p w14:paraId="75C4DAE7" w14:textId="77777777" w:rsidR="001E08FA" w:rsidRDefault="001E08FA" w:rsidP="001E08FA">
      <w:pPr>
        <w:jc w:val="center"/>
        <w:rPr>
          <w:ins w:id="14" w:author="1" w:date="2026-09-22T12:57:00Z" w16du:dateUtc="2026-09-22T16:57:00Z"/>
          <w:b/>
          <w:szCs w:val="24"/>
        </w:rPr>
      </w:pPr>
    </w:p>
    <w:p w14:paraId="1C0EC46F" w14:textId="77777777" w:rsidR="001E08FA" w:rsidRPr="001E08FA" w:rsidRDefault="001E08FA" w:rsidP="001E08FA">
      <w:pPr>
        <w:rPr>
          <w:ins w:id="15" w:author="1" w:date="2026-09-22T12:57:00Z" w16du:dateUtc="2026-09-22T16:57:00Z"/>
          <w:rFonts w:ascii="Times New Roman" w:hAnsi="Times New Roman" w:cs="Times New Roman"/>
          <w:b/>
          <w:sz w:val="24"/>
          <w:szCs w:val="24"/>
        </w:rPr>
      </w:pPr>
    </w:p>
    <w:p w14:paraId="7D929B2E" w14:textId="77777777" w:rsidR="001E08FA" w:rsidRDefault="001E08FA" w:rsidP="001E08FA">
      <w:pPr>
        <w:jc w:val="center"/>
        <w:rPr>
          <w:ins w:id="16" w:author="1" w:date="2026-09-22T12:57:00Z" w16du:dateUtc="2026-09-22T16:57:00Z"/>
          <w:rFonts w:ascii="Times New Roman" w:hAnsi="Times New Roman" w:cs="Times New Roman"/>
          <w:b/>
          <w:sz w:val="24"/>
          <w:szCs w:val="24"/>
        </w:rPr>
      </w:pPr>
    </w:p>
    <w:p w14:paraId="7C583123" w14:textId="77777777" w:rsidR="00F37F73" w:rsidRDefault="001E08FA" w:rsidP="001E08FA">
      <w:pPr>
        <w:jc w:val="center"/>
        <w:rPr>
          <w:ins w:id="17" w:author="1" w:date="2026-09-22T12:57:00Z" w16du:dateUtc="2026-09-22T16:57:00Z"/>
          <w:rFonts w:ascii="Times New Roman" w:hAnsi="Times New Roman" w:cs="Times New Roman"/>
          <w:b/>
          <w:sz w:val="24"/>
          <w:szCs w:val="24"/>
        </w:rPr>
      </w:pPr>
      <w:ins w:id="18" w:author="1" w:date="2026-09-22T12:57:00Z" w16du:dateUtc="2026-09-22T16:57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5E620E77" w14:textId="77777777" w:rsidR="001E08FA" w:rsidRPr="001E08FA" w:rsidRDefault="001E08FA" w:rsidP="001E08FA">
      <w:pPr>
        <w:jc w:val="center"/>
        <w:rPr>
          <w:ins w:id="19" w:author="1" w:date="2026-09-22T12:57:00Z" w16du:dateUtc="2026-09-22T16:57:00Z"/>
          <w:rFonts w:ascii="Times New Roman" w:hAnsi="Times New Roman" w:cs="Times New Roman"/>
          <w:b/>
          <w:sz w:val="24"/>
          <w:szCs w:val="24"/>
        </w:rPr>
      </w:pPr>
      <w:ins w:id="20" w:author="1" w:date="2026-09-22T12:57:00Z" w16du:dateUtc="2026-09-22T16:57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72D1C3B8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57:00Z" w16du:dateUtc="2026-09-22T16:57:00Z"/>
          <w:rFonts w:ascii="Times New Roman" w:hAnsi="Times New Roman" w:cs="Times New Roman"/>
          <w:b/>
          <w:sz w:val="24"/>
          <w:szCs w:val="24"/>
        </w:rPr>
      </w:pPr>
      <w:ins w:id="22" w:author="1" w:date="2026-09-22T12:57:00Z" w16du:dateUtc="2026-09-22T16:57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744E578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57:00Z" w16du:dateUtc="2026-09-22T16:57:00Z"/>
          <w:b/>
          <w:sz w:val="24"/>
          <w:szCs w:val="24"/>
        </w:rPr>
      </w:pPr>
    </w:p>
    <w:p w14:paraId="7C811FF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57:00Z" w16du:dateUtc="2026-09-22T16:57:00Z"/>
          <w:b/>
          <w:sz w:val="24"/>
          <w:szCs w:val="24"/>
        </w:rPr>
      </w:pPr>
      <w:ins w:id="25" w:author="1" w:date="2026-09-22T12:57:00Z" w16du:dateUtc="2026-09-22T16:57:00Z">
        <w:r w:rsidRPr="001E08FA">
          <w:rPr>
            <w:b/>
            <w:sz w:val="24"/>
            <w:szCs w:val="24"/>
          </w:rPr>
          <w:t>РЕШЕНИЕ (проект)</w:t>
        </w:r>
      </w:ins>
    </w:p>
    <w:p w14:paraId="00B48162" w14:textId="77777777" w:rsidR="001E08FA" w:rsidRPr="001E08FA" w:rsidRDefault="001E08FA" w:rsidP="001E08FA">
      <w:pPr>
        <w:rPr>
          <w:ins w:id="26" w:author="1" w:date="2026-09-22T12:57:00Z" w16du:dateUtc="2026-09-22T16:57:00Z"/>
          <w:rFonts w:ascii="Times New Roman" w:hAnsi="Times New Roman" w:cs="Times New Roman"/>
          <w:sz w:val="24"/>
          <w:szCs w:val="24"/>
        </w:rPr>
      </w:pPr>
    </w:p>
    <w:p w14:paraId="27D42BB3" w14:textId="77777777" w:rsidR="001E08FA" w:rsidRPr="001E08FA" w:rsidRDefault="001E08FA" w:rsidP="001E08FA">
      <w:pPr>
        <w:rPr>
          <w:ins w:id="27" w:author="1" w:date="2026-09-22T12:57:00Z" w16du:dateUtc="2026-09-22T16:57:00Z"/>
          <w:rFonts w:ascii="Times New Roman" w:hAnsi="Times New Roman" w:cs="Times New Roman"/>
          <w:sz w:val="24"/>
          <w:szCs w:val="24"/>
        </w:rPr>
      </w:pPr>
      <w:ins w:id="28" w:author="1" w:date="2026-09-22T12:57:00Z" w16du:dateUtc="2026-09-22T16:57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19D341E" w14:textId="77777777" w:rsidR="001E08FA" w:rsidRPr="001E08FA" w:rsidRDefault="001E08FA" w:rsidP="001E08FA">
      <w:pPr>
        <w:rPr>
          <w:ins w:id="29" w:author="1" w:date="2026-09-22T12:57:00Z" w16du:dateUtc="2026-09-22T16:57:00Z"/>
          <w:rFonts w:ascii="Times New Roman" w:hAnsi="Times New Roman" w:cs="Times New Roman"/>
          <w:b/>
          <w:bCs/>
          <w:sz w:val="24"/>
          <w:szCs w:val="24"/>
        </w:rPr>
      </w:pPr>
    </w:p>
    <w:p w14:paraId="56E529D1" w14:textId="77777777" w:rsidR="001E08FA" w:rsidRPr="001E08FA" w:rsidRDefault="001E08FA" w:rsidP="001E08FA">
      <w:pPr>
        <w:rPr>
          <w:ins w:id="30" w:author="1" w:date="2026-09-22T12:57:00Z" w16du:dateUtc="2026-09-22T16:57:00Z"/>
          <w:rFonts w:ascii="Times New Roman" w:hAnsi="Times New Roman" w:cs="Times New Roman"/>
          <w:sz w:val="24"/>
          <w:szCs w:val="24"/>
        </w:rPr>
      </w:pPr>
    </w:p>
    <w:p w14:paraId="308220FD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57:00Z" w16du:dateUtc="2026-09-22T16:57:00Z"/>
          <w:b/>
          <w:spacing w:val="-2"/>
        </w:rPr>
      </w:pPr>
    </w:p>
    <w:p w14:paraId="0B3854EB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57:00Z" w16du:dateUtc="2026-09-22T16:57:00Z"/>
          <w:b/>
          <w:spacing w:val="-2"/>
        </w:rPr>
      </w:pPr>
      <w:ins w:id="33" w:author="1" w:date="2026-09-22T12:57:00Z" w16du:dateUtc="2026-09-22T16:57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0B1E6808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57:00Z" w16du:dateUtc="2026-09-22T16:57:00Z"/>
          <w:b/>
          <w:spacing w:val="-2"/>
        </w:rPr>
      </w:pPr>
    </w:p>
    <w:p w14:paraId="2889B846" w14:textId="77777777" w:rsidR="001E08FA" w:rsidRDefault="001E08FA" w:rsidP="001E08FA">
      <w:pPr>
        <w:pStyle w:val="21"/>
        <w:jc w:val="center"/>
        <w:rPr>
          <w:ins w:id="35" w:author="1" w:date="2026-09-22T12:57:00Z" w16du:dateUtc="2026-09-22T16:57:00Z"/>
          <w:sz w:val="24"/>
          <w:szCs w:val="24"/>
        </w:rPr>
      </w:pPr>
    </w:p>
    <w:p w14:paraId="466F2634" w14:textId="77777777" w:rsidR="001E08FA" w:rsidRDefault="001E08FA" w:rsidP="009C61C2">
      <w:pPr>
        <w:pStyle w:val="21"/>
        <w:jc w:val="both"/>
        <w:rPr>
          <w:ins w:id="36" w:author="1" w:date="2026-09-22T12:57:00Z" w16du:dateUtc="2026-09-22T16:57:00Z"/>
          <w:sz w:val="24"/>
          <w:szCs w:val="24"/>
        </w:rPr>
      </w:pPr>
      <w:ins w:id="37" w:author="1" w:date="2026-09-22T12:57:00Z" w16du:dateUtc="2026-09-22T16:57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31196B63" w14:textId="77777777" w:rsidR="001E08FA" w:rsidRDefault="001E08FA" w:rsidP="001E08FA">
      <w:pPr>
        <w:pStyle w:val="21"/>
        <w:jc w:val="center"/>
        <w:rPr>
          <w:ins w:id="38" w:author="1" w:date="2026-09-22T12:57:00Z" w16du:dateUtc="2026-09-22T16:57:00Z"/>
          <w:sz w:val="24"/>
          <w:szCs w:val="24"/>
        </w:rPr>
      </w:pPr>
    </w:p>
    <w:p w14:paraId="37398E48" w14:textId="77777777" w:rsidR="001E08FA" w:rsidRPr="001E08FA" w:rsidRDefault="001E08FA" w:rsidP="001E08FA">
      <w:pPr>
        <w:pStyle w:val="21"/>
        <w:jc w:val="center"/>
        <w:rPr>
          <w:ins w:id="39" w:author="1" w:date="2026-09-22T12:57:00Z" w16du:dateUtc="2026-09-22T16:57:00Z"/>
          <w:b/>
          <w:sz w:val="24"/>
          <w:szCs w:val="24"/>
        </w:rPr>
      </w:pPr>
      <w:ins w:id="40" w:author="1" w:date="2026-09-22T12:57:00Z" w16du:dateUtc="2026-09-22T16:57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3614276A" w14:textId="77777777" w:rsidR="001E08FA" w:rsidRPr="001E08FA" w:rsidRDefault="001E08FA" w:rsidP="001E08FA">
      <w:pPr>
        <w:pStyle w:val="21"/>
        <w:jc w:val="center"/>
        <w:rPr>
          <w:ins w:id="41" w:author="1" w:date="2026-09-22T12:57:00Z" w16du:dateUtc="2026-09-22T16:57:00Z"/>
          <w:b/>
          <w:sz w:val="24"/>
          <w:szCs w:val="24"/>
        </w:rPr>
      </w:pPr>
      <w:ins w:id="42" w:author="1" w:date="2026-09-22T12:57:00Z" w16du:dateUtc="2026-09-22T16:57:00Z">
        <w:r w:rsidRPr="001E08FA">
          <w:rPr>
            <w:b/>
            <w:sz w:val="24"/>
            <w:szCs w:val="24"/>
          </w:rPr>
          <w:t>РЕШИЛ:</w:t>
        </w:r>
      </w:ins>
    </w:p>
    <w:p w14:paraId="3E38DD62" w14:textId="77777777" w:rsidR="001E08FA" w:rsidRPr="001E08FA" w:rsidRDefault="001E08FA" w:rsidP="001E08FA">
      <w:pPr>
        <w:pStyle w:val="21"/>
        <w:jc w:val="center"/>
        <w:rPr>
          <w:ins w:id="43" w:author="1" w:date="2026-09-22T12:57:00Z" w16du:dateUtc="2026-09-22T16:57:00Z"/>
          <w:b/>
          <w:sz w:val="24"/>
          <w:szCs w:val="24"/>
        </w:rPr>
      </w:pPr>
    </w:p>
    <w:p w14:paraId="2691C435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57:00Z" w16du:dateUtc="2026-09-22T16:57:00Z"/>
          <w:rFonts w:ascii="Times New Roman" w:hAnsi="Times New Roman" w:cs="Times New Roman"/>
          <w:sz w:val="24"/>
          <w:szCs w:val="24"/>
        </w:rPr>
      </w:pPr>
      <w:ins w:id="45" w:author="1" w:date="2026-09-22T12:57:00Z" w16du:dateUtc="2026-09-22T16:57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120E34B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57:00Z" w16du:dateUtc="2026-09-22T16:57:00Z"/>
          <w:rFonts w:ascii="Times New Roman" w:hAnsi="Times New Roman"/>
          <w:sz w:val="24"/>
          <w:szCs w:val="24"/>
        </w:rPr>
      </w:pPr>
      <w:ins w:id="47" w:author="1" w:date="2026-09-22T12:57:00Z" w16du:dateUtc="2026-09-22T16:57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25BC9D5F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57:00Z" w16du:dateUtc="2026-09-22T16:57:00Z"/>
          <w:rFonts w:ascii="Times New Roman" w:hAnsi="Times New Roman"/>
          <w:sz w:val="24"/>
          <w:szCs w:val="24"/>
        </w:rPr>
      </w:pPr>
      <w:ins w:id="49" w:author="1" w:date="2026-09-22T12:57:00Z" w16du:dateUtc="2026-09-22T16:57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FEE1948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57:00Z" w16du:dateUtc="2026-09-22T16:57:00Z"/>
          <w:rFonts w:ascii="Times New Roman" w:hAnsi="Times New Roman"/>
          <w:sz w:val="24"/>
          <w:szCs w:val="24"/>
        </w:rPr>
      </w:pPr>
      <w:ins w:id="51" w:author="1" w:date="2026-09-22T12:57:00Z" w16du:dateUtc="2026-09-22T16:57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7C4CBBD7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57:00Z" w16du:dateUtc="2026-09-22T16:57:00Z"/>
          <w:rFonts w:ascii="Times New Roman" w:hAnsi="Times New Roman"/>
          <w:sz w:val="24"/>
          <w:szCs w:val="24"/>
        </w:rPr>
      </w:pPr>
      <w:ins w:id="53" w:author="1" w:date="2026-09-22T12:57:00Z" w16du:dateUtc="2026-09-22T16:57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6CF1B65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57:00Z" w16du:dateUtc="2026-09-22T16:57:00Z"/>
          <w:rFonts w:ascii="Times New Roman" w:hAnsi="Times New Roman"/>
          <w:sz w:val="24"/>
          <w:szCs w:val="24"/>
        </w:rPr>
      </w:pPr>
      <w:ins w:id="55" w:author="1" w:date="2026-09-22T12:57:00Z" w16du:dateUtc="2026-09-22T16:57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25AC7EE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57:00Z" w16du:dateUtc="2026-09-22T16:57:00Z"/>
          <w:rFonts w:ascii="Times New Roman" w:hAnsi="Times New Roman"/>
          <w:sz w:val="24"/>
          <w:szCs w:val="24"/>
        </w:rPr>
      </w:pPr>
    </w:p>
    <w:p w14:paraId="1FB4F84A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57:00Z" w16du:dateUtc="2026-09-22T16:57:00Z"/>
          <w:rFonts w:ascii="Times New Roman" w:hAnsi="Times New Roman" w:cs="Times New Roman"/>
          <w:sz w:val="24"/>
          <w:szCs w:val="24"/>
        </w:rPr>
      </w:pPr>
      <w:ins w:id="58" w:author="1" w:date="2026-09-22T12:57:00Z" w16du:dateUtc="2026-09-22T16:57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CA5E7E6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57:00Z" w16du:dateUtc="2026-09-22T16:57:00Z"/>
          <w:rFonts w:ascii="Times New Roman" w:hAnsi="Times New Roman" w:cs="Times New Roman"/>
          <w:sz w:val="24"/>
          <w:szCs w:val="24"/>
        </w:rPr>
      </w:pPr>
      <w:ins w:id="60" w:author="1" w:date="2026-09-22T12:57:00Z" w16du:dateUtc="2026-09-22T16:57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03BE6B87" w14:textId="77777777" w:rsidR="001E08FA" w:rsidRPr="001E08FA" w:rsidRDefault="001E08FA" w:rsidP="001E08FA">
      <w:pPr>
        <w:rPr>
          <w:ins w:id="61" w:author="1" w:date="2026-09-22T12:57:00Z" w16du:dateUtc="2026-09-22T16:57:00Z"/>
          <w:rFonts w:ascii="Times New Roman" w:hAnsi="Times New Roman" w:cs="Times New Roman"/>
          <w:sz w:val="24"/>
          <w:szCs w:val="24"/>
        </w:rPr>
      </w:pPr>
    </w:p>
    <w:p w14:paraId="3B2FCF05" w14:textId="77777777" w:rsidR="001E08FA" w:rsidRPr="001E08FA" w:rsidRDefault="001E08FA" w:rsidP="001E08FA">
      <w:pPr>
        <w:rPr>
          <w:ins w:id="62" w:author="1" w:date="2026-09-22T12:57:00Z" w16du:dateUtc="2026-09-22T16:57:00Z"/>
          <w:rFonts w:ascii="Times New Roman" w:hAnsi="Times New Roman" w:cs="Times New Roman"/>
          <w:sz w:val="24"/>
          <w:szCs w:val="24"/>
        </w:rPr>
      </w:pPr>
    </w:p>
    <w:p w14:paraId="3425B667" w14:textId="77777777" w:rsidR="001E08FA" w:rsidRPr="001E08FA" w:rsidRDefault="001E08FA" w:rsidP="001E08FA">
      <w:pPr>
        <w:rPr>
          <w:ins w:id="63" w:author="1" w:date="2026-09-22T12:57:00Z" w16du:dateUtc="2026-09-22T16:57:00Z"/>
          <w:rFonts w:ascii="Times New Roman" w:hAnsi="Times New Roman" w:cs="Times New Roman"/>
          <w:sz w:val="24"/>
          <w:szCs w:val="24"/>
        </w:rPr>
      </w:pPr>
      <w:ins w:id="64" w:author="1" w:date="2026-09-22T12:57:00Z" w16du:dateUtc="2026-09-22T16:57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25D3611D" w14:textId="77777777" w:rsidR="001E08FA" w:rsidRPr="001E08FA" w:rsidRDefault="001E08FA" w:rsidP="001E08FA">
      <w:pPr>
        <w:rPr>
          <w:ins w:id="65" w:author="1" w:date="2026-09-22T12:57:00Z" w16du:dateUtc="2026-09-22T16:57:00Z"/>
          <w:rFonts w:ascii="Times New Roman" w:hAnsi="Times New Roman" w:cs="Times New Roman"/>
          <w:sz w:val="24"/>
          <w:szCs w:val="24"/>
        </w:rPr>
      </w:pPr>
      <w:ins w:id="66" w:author="1" w:date="2026-09-22T12:57:00Z" w16du:dateUtc="2026-09-22T16:57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9416B41" w14:textId="77777777" w:rsidR="001E08FA" w:rsidRPr="001E08FA" w:rsidRDefault="001E08FA" w:rsidP="001E08FA">
      <w:pPr>
        <w:rPr>
          <w:ins w:id="67" w:author="1" w:date="2026-09-22T12:57:00Z" w16du:dateUtc="2026-09-22T16:57:00Z"/>
          <w:rFonts w:ascii="Times New Roman" w:hAnsi="Times New Roman" w:cs="Times New Roman"/>
          <w:sz w:val="24"/>
          <w:szCs w:val="24"/>
        </w:rPr>
      </w:pPr>
      <w:ins w:id="68" w:author="1" w:date="2026-09-22T12:57:00Z" w16du:dateUtc="2026-09-22T16:57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1DBC6EAA" w14:textId="77777777" w:rsidR="001E08FA" w:rsidRPr="001E08FA" w:rsidRDefault="001E08FA" w:rsidP="001E08FA">
      <w:pPr>
        <w:rPr>
          <w:ins w:id="69" w:author="1" w:date="2026-09-22T12:57:00Z" w16du:dateUtc="2026-09-22T16:57:00Z"/>
          <w:rFonts w:ascii="Times New Roman" w:hAnsi="Times New Roman" w:cs="Times New Roman"/>
          <w:sz w:val="24"/>
          <w:szCs w:val="24"/>
        </w:rPr>
      </w:pPr>
    </w:p>
    <w:p w14:paraId="1CDBC166" w14:textId="5B8259A8" w:rsidR="00297921" w:rsidRPr="003805C4" w:rsidRDefault="003D50F3" w:rsidP="003805C4">
      <w:pPr>
        <w:pStyle w:val="Standard"/>
        <w:rPr>
          <w:del w:id="70" w:author="1" w:date="2026-09-22T12:57:00Z" w16du:dateUtc="2026-09-22T16:57:00Z"/>
          <w:rFonts w:ascii="Times New Roman" w:hAnsi="Times New Roman" w:cs="Times New Roman"/>
        </w:rPr>
      </w:pPr>
      <w:del w:id="71" w:author="1" w:date="2026-09-22T12:57:00Z" w16du:dateUtc="2026-09-22T16:57:00Z">
        <w:r>
          <w:rPr>
            <w:rFonts w:ascii="Liberation Sans" w:hAnsi="Liberation Sans" w:cs="Times New Roman"/>
          </w:rPr>
          <w:delText>OPZ monitory</w:delText>
        </w:r>
        <w:r w:rsidR="001314D4">
          <w:rPr>
            <w:rFonts w:ascii="Liberation Sans" w:hAnsi="Liberation Sans" w:cs="Times New Roman"/>
          </w:rPr>
          <w:delText xml:space="preserve"> 19szt</w:delText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Times New Roman" w:hAnsi="Times New Roman" w:cs="Times New Roman"/>
          </w:rPr>
          <w:delText>Załącznik nr 1</w:delText>
        </w:r>
      </w:del>
    </w:p>
    <w:p w14:paraId="35971C61" w14:textId="77777777" w:rsidR="00297921" w:rsidRDefault="00297921">
      <w:pPr>
        <w:rPr>
          <w:del w:id="72" w:author="1" w:date="2026-09-22T12:57:00Z" w16du:dateUtc="2026-09-22T16:57:00Z"/>
          <w:rFonts w:ascii="Liberation Sans" w:hAnsi="Liberation Sans" w:cs="Times New Roman"/>
        </w:rPr>
      </w:pPr>
    </w:p>
    <w:tbl>
      <w:tblPr>
        <w:tblW w:w="5000" w:type="pct"/>
        <w:tblInd w:w="-545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3172"/>
        <w:gridCol w:w="6434"/>
      </w:tblGrid>
      <w:tr w:rsidR="00297921" w14:paraId="567EE2F6" w14:textId="77777777">
        <w:trPr>
          <w:trHeight w:val="284"/>
          <w:del w:id="73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28832B" w14:textId="77777777" w:rsidR="00297921" w:rsidRDefault="00296D43">
            <w:pPr>
              <w:rPr>
                <w:del w:id="74" w:author="1" w:date="2026-09-22T12:57:00Z" w16du:dateUtc="2026-09-22T16:57:00Z"/>
                <w:rFonts w:ascii="Liberation Sans" w:hAnsi="Liberation Sans" w:cs="Times New Roman"/>
              </w:rPr>
            </w:pPr>
            <w:del w:id="75" w:author="1" w:date="2026-09-22T12:57:00Z" w16du:dateUtc="2026-09-22T16:57:00Z">
              <w:r>
                <w:rPr>
                  <w:rFonts w:ascii="Liberation Sans" w:hAnsi="Liberation Sans" w:cs="Times New Roman"/>
                </w:rPr>
                <w:delText>Nazwa komponentu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3CB881" w14:textId="77777777" w:rsidR="00297921" w:rsidRDefault="00296D43">
            <w:pPr>
              <w:rPr>
                <w:del w:id="76" w:author="1" w:date="2026-09-22T12:57:00Z" w16du:dateUtc="2026-09-22T16:57:00Z"/>
                <w:rFonts w:ascii="Liberation Sans" w:hAnsi="Liberation Sans" w:cs="Times New Roman"/>
              </w:rPr>
            </w:pPr>
            <w:del w:id="77" w:author="1" w:date="2026-09-22T12:57:00Z" w16du:dateUtc="2026-09-22T16:57:00Z">
              <w:r>
                <w:rPr>
                  <w:rFonts w:ascii="Liberation Sans" w:hAnsi="Liberation Sans" w:cs="Times New Roman"/>
                </w:rPr>
                <w:delText>Wymagane minimalne parametry techniczne monitora</w:delText>
              </w:r>
            </w:del>
          </w:p>
        </w:tc>
      </w:tr>
      <w:tr w:rsidR="00297921" w14:paraId="34497A8D" w14:textId="77777777">
        <w:trPr>
          <w:trHeight w:val="284"/>
          <w:del w:id="78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E240" w14:textId="77777777" w:rsidR="00297921" w:rsidRDefault="00296D43">
            <w:pPr>
              <w:rPr>
                <w:del w:id="79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80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Typ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5A28B" w14:textId="77777777" w:rsidR="00297921" w:rsidRDefault="00296D43">
            <w:pPr>
              <w:rPr>
                <w:del w:id="81" w:author="1" w:date="2026-09-22T12:57:00Z" w16du:dateUtc="2026-09-22T16:57:00Z"/>
                <w:rFonts w:ascii="Liberation Sans" w:hAnsi="Liberation Sans"/>
              </w:rPr>
            </w:pPr>
            <w:del w:id="82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 xml:space="preserve">Ekran ciekłokrystaliczny z aktywną matrycą IPS 23,8” </w:delText>
              </w:r>
            </w:del>
          </w:p>
        </w:tc>
      </w:tr>
      <w:tr w:rsidR="00297921" w14:paraId="56286FF9" w14:textId="77777777">
        <w:trPr>
          <w:trHeight w:val="284"/>
          <w:del w:id="83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34B7" w14:textId="77777777" w:rsidR="00297921" w:rsidRDefault="00296D43">
            <w:pPr>
              <w:rPr>
                <w:del w:id="84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85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Jasność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5FA84" w14:textId="77777777" w:rsidR="00297921" w:rsidRDefault="00296D43">
            <w:pPr>
              <w:rPr>
                <w:del w:id="86" w:author="1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87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250 cd/m2</w:delText>
              </w:r>
            </w:del>
          </w:p>
        </w:tc>
      </w:tr>
      <w:tr w:rsidR="00297921" w14:paraId="29FC18A9" w14:textId="77777777">
        <w:trPr>
          <w:trHeight w:val="284"/>
          <w:del w:id="88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8204" w14:textId="77777777" w:rsidR="00297921" w:rsidRDefault="00296D43">
            <w:pPr>
              <w:rPr>
                <w:del w:id="89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90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Kontrast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B622" w14:textId="77777777" w:rsidR="00297921" w:rsidRDefault="00296D43">
            <w:pPr>
              <w:rPr>
                <w:del w:id="91" w:author="1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92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1000:1</w:delText>
              </w:r>
            </w:del>
          </w:p>
        </w:tc>
      </w:tr>
      <w:tr w:rsidR="00297921" w14:paraId="2DD23B79" w14:textId="77777777">
        <w:trPr>
          <w:trHeight w:val="284"/>
          <w:del w:id="93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CADC" w14:textId="77777777" w:rsidR="00297921" w:rsidRDefault="00296D43">
            <w:pPr>
              <w:rPr>
                <w:del w:id="94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95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Kąty widzenia (pion/poziom)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2DFE" w14:textId="77777777" w:rsidR="00297921" w:rsidRDefault="00296D43">
            <w:pPr>
              <w:rPr>
                <w:del w:id="96" w:author="1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97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178/178 stopni</w:delText>
              </w:r>
            </w:del>
          </w:p>
        </w:tc>
      </w:tr>
      <w:tr w:rsidR="00297921" w14:paraId="428B2449" w14:textId="77777777">
        <w:trPr>
          <w:trHeight w:val="284"/>
          <w:del w:id="98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4E65" w14:textId="77777777" w:rsidR="00297921" w:rsidRDefault="00296D43">
            <w:pPr>
              <w:rPr>
                <w:del w:id="99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00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Czas reakcji matrycy</w:delText>
              </w:r>
            </w:del>
          </w:p>
          <w:p w14:paraId="3F0C76CC" w14:textId="77777777" w:rsidR="00297921" w:rsidRDefault="00296D43">
            <w:pPr>
              <w:rPr>
                <w:del w:id="101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02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(maksymalnie)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63E8F" w14:textId="77777777" w:rsidR="00297921" w:rsidRDefault="00296D43">
            <w:pPr>
              <w:rPr>
                <w:del w:id="103" w:author="1" w:date="2026-09-22T12:57:00Z" w16du:dateUtc="2026-09-22T16:57:00Z"/>
                <w:rFonts w:ascii="Liberation Sans" w:hAnsi="Liberation Sans"/>
              </w:rPr>
            </w:pPr>
            <w:del w:id="104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5ms (gray to gray) w trybie fast</w:delText>
              </w:r>
            </w:del>
          </w:p>
          <w:p w14:paraId="280AD49C" w14:textId="77777777" w:rsidR="00297921" w:rsidRDefault="00296D43">
            <w:pPr>
              <w:rPr>
                <w:del w:id="105" w:author="1" w:date="2026-09-22T12:57:00Z" w16du:dateUtc="2026-09-22T16:57:00Z"/>
                <w:rFonts w:ascii="Liberation Sans" w:hAnsi="Liberation Sans" w:cs="Times New Roman"/>
                <w:bCs/>
                <w:lang w:val="en-US" w:eastAsia="en-US"/>
              </w:rPr>
            </w:pPr>
            <w:del w:id="106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8ms (gray to gray) w trybie normal</w:delText>
              </w:r>
            </w:del>
          </w:p>
        </w:tc>
      </w:tr>
      <w:tr w:rsidR="00297921" w14:paraId="135F2545" w14:textId="77777777">
        <w:trPr>
          <w:trHeight w:val="284"/>
          <w:del w:id="107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E686" w14:textId="77777777" w:rsidR="00297921" w:rsidRDefault="00296D43">
            <w:pPr>
              <w:rPr>
                <w:del w:id="108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09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Rozdzielczość maksymalna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92FF" w14:textId="77777777" w:rsidR="00297921" w:rsidRDefault="00296D43">
            <w:pPr>
              <w:rPr>
                <w:del w:id="110" w:author="1" w:date="2026-09-22T12:57:00Z" w16du:dateUtc="2026-09-22T16:57:00Z"/>
                <w:rFonts w:ascii="Liberation Sans" w:hAnsi="Liberation Sans"/>
              </w:rPr>
            </w:pPr>
            <w:del w:id="111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1920 x 1080 przy 60Hz</w:delText>
              </w:r>
            </w:del>
          </w:p>
        </w:tc>
      </w:tr>
      <w:tr w:rsidR="00297921" w14:paraId="69332D2E" w14:textId="77777777">
        <w:trPr>
          <w:trHeight w:val="284"/>
          <w:del w:id="112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795F" w14:textId="77777777" w:rsidR="00297921" w:rsidRDefault="00296D43">
            <w:pPr>
              <w:rPr>
                <w:del w:id="113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14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Gama koloru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F8EA" w14:textId="77777777" w:rsidR="00297921" w:rsidRDefault="00296D43">
            <w:pPr>
              <w:rPr>
                <w:del w:id="115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16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sRGB 99%</w:delText>
              </w:r>
            </w:del>
          </w:p>
        </w:tc>
      </w:tr>
      <w:tr w:rsidR="00297921" w14:paraId="0AADD48E" w14:textId="77777777">
        <w:trPr>
          <w:trHeight w:val="284"/>
          <w:del w:id="117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276F" w14:textId="77777777" w:rsidR="00297921" w:rsidRDefault="00296D43">
            <w:pPr>
              <w:rPr>
                <w:del w:id="118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19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Pochylenie monitora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B27A" w14:textId="77777777" w:rsidR="00297921" w:rsidRDefault="00296D43">
            <w:pPr>
              <w:rPr>
                <w:del w:id="120" w:author="1" w:date="2026-09-22T12:57:00Z" w16du:dateUtc="2026-09-22T16:57:00Z"/>
                <w:rFonts w:ascii="Liberation Sans" w:hAnsi="Liberation Sans"/>
              </w:rPr>
            </w:pPr>
            <w:del w:id="121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W zakresie 26 stopni</w:delText>
              </w:r>
            </w:del>
          </w:p>
        </w:tc>
      </w:tr>
      <w:tr w:rsidR="00297921" w14:paraId="7640571C" w14:textId="77777777">
        <w:trPr>
          <w:trHeight w:val="284"/>
          <w:del w:id="122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0415" w14:textId="77777777" w:rsidR="00297921" w:rsidRDefault="00296D43">
            <w:pPr>
              <w:rPr>
                <w:del w:id="123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24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Wydłużenie w pionie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71D1" w14:textId="77777777" w:rsidR="00297921" w:rsidRDefault="00296D43">
            <w:pPr>
              <w:rPr>
                <w:del w:id="125" w:author="1" w:date="2026-09-22T12:57:00Z" w16du:dateUtc="2026-09-22T16:57:00Z"/>
                <w:rFonts w:ascii="Liberation Sans" w:hAnsi="Liberation Sans"/>
              </w:rPr>
            </w:pPr>
            <w:del w:id="126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Tak, min 120 mm</w:delText>
              </w:r>
            </w:del>
          </w:p>
        </w:tc>
      </w:tr>
      <w:tr w:rsidR="00297921" w14:paraId="0311396C" w14:textId="77777777">
        <w:trPr>
          <w:trHeight w:val="284"/>
          <w:del w:id="127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B480" w14:textId="77777777" w:rsidR="00297921" w:rsidRDefault="00296D43">
            <w:pPr>
              <w:rPr>
                <w:del w:id="128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29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PIVOT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588F" w14:textId="77777777" w:rsidR="00297921" w:rsidRDefault="00296D43">
            <w:pPr>
              <w:rPr>
                <w:del w:id="130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31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Tak</w:delText>
              </w:r>
            </w:del>
          </w:p>
        </w:tc>
      </w:tr>
      <w:tr w:rsidR="00297921" w14:paraId="5280C050" w14:textId="77777777">
        <w:trPr>
          <w:trHeight w:val="284"/>
          <w:del w:id="132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A50C" w14:textId="77777777" w:rsidR="00297921" w:rsidRDefault="00296D43">
            <w:pPr>
              <w:rPr>
                <w:del w:id="133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34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Obrót lewo/prawo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C9BC5" w14:textId="77777777" w:rsidR="00297921" w:rsidRDefault="00296D43">
            <w:pPr>
              <w:rPr>
                <w:del w:id="135" w:author="1" w:date="2026-09-22T12:57:00Z" w16du:dateUtc="2026-09-22T16:57:00Z"/>
                <w:rFonts w:ascii="Liberation Sans" w:hAnsi="Liberation Sans"/>
              </w:rPr>
            </w:pPr>
            <w:del w:id="136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nin. -45/+45 stopni</w:delText>
              </w:r>
            </w:del>
          </w:p>
        </w:tc>
      </w:tr>
      <w:tr w:rsidR="00297921" w14:paraId="2EE8C418" w14:textId="77777777">
        <w:trPr>
          <w:trHeight w:val="284"/>
          <w:del w:id="137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9E8C" w14:textId="77777777" w:rsidR="00297921" w:rsidRDefault="00296D43">
            <w:pPr>
              <w:rPr>
                <w:del w:id="138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39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Powłoka powierzchni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2066" w14:textId="77777777" w:rsidR="00297921" w:rsidRDefault="00296D43">
            <w:pPr>
              <w:rPr>
                <w:del w:id="140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41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Antyodblaskowa</w:delText>
              </w:r>
            </w:del>
          </w:p>
        </w:tc>
      </w:tr>
      <w:tr w:rsidR="00297921" w14:paraId="2C7FF552" w14:textId="77777777">
        <w:trPr>
          <w:trHeight w:val="284"/>
          <w:del w:id="142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9ACC" w14:textId="77777777" w:rsidR="00297921" w:rsidRDefault="00296D43">
            <w:pPr>
              <w:rPr>
                <w:del w:id="143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44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Podświetlenie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41ED" w14:textId="77777777" w:rsidR="00297921" w:rsidRDefault="00296D43">
            <w:pPr>
              <w:rPr>
                <w:del w:id="145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46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System podświetlenia LED</w:delText>
              </w:r>
            </w:del>
          </w:p>
        </w:tc>
      </w:tr>
      <w:tr w:rsidR="00297921" w14:paraId="4D2D2314" w14:textId="77777777">
        <w:trPr>
          <w:trHeight w:val="284"/>
          <w:del w:id="147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048F" w14:textId="77777777" w:rsidR="00297921" w:rsidRDefault="00296D43">
            <w:pPr>
              <w:rPr>
                <w:del w:id="148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49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Bezpieczeństwo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BD83" w14:textId="77777777" w:rsidR="00297921" w:rsidRDefault="00296D43">
            <w:pPr>
              <w:rPr>
                <w:del w:id="150" w:author="1" w:date="2026-09-22T12:57:00Z" w16du:dateUtc="2026-09-22T16:57:00Z"/>
                <w:rFonts w:ascii="Liberation Sans" w:hAnsi="Liberation Sans"/>
              </w:rPr>
            </w:pPr>
            <w:del w:id="151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Monitor musi być wyposażony dedykowany slot na linkę zabezpieczającą</w:delText>
              </w:r>
            </w:del>
          </w:p>
        </w:tc>
      </w:tr>
      <w:tr w:rsidR="00297921" w14:paraId="50857435" w14:textId="77777777">
        <w:trPr>
          <w:trHeight w:val="284"/>
          <w:del w:id="152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A3F6" w14:textId="77777777" w:rsidR="00297921" w:rsidRDefault="00296D43">
            <w:pPr>
              <w:rPr>
                <w:del w:id="153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54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 xml:space="preserve">Złącze 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EB35" w14:textId="77777777" w:rsidR="00297921" w:rsidRDefault="00296D43">
            <w:pPr>
              <w:rPr>
                <w:del w:id="155" w:author="1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56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 xml:space="preserve">1x HDMI (v1.4), </w:delText>
              </w:r>
            </w:del>
          </w:p>
          <w:p w14:paraId="0FD13E1A" w14:textId="77777777" w:rsidR="00297921" w:rsidRDefault="00296D43">
            <w:pPr>
              <w:rPr>
                <w:del w:id="157" w:author="1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58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1x DisplayPort (v1.2)</w:delText>
              </w:r>
            </w:del>
          </w:p>
          <w:p w14:paraId="694829DC" w14:textId="77777777" w:rsidR="00297921" w:rsidRDefault="00296D43">
            <w:pPr>
              <w:rPr>
                <w:del w:id="159" w:author="1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60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4 x USB 5 Gbps (USB 3.2 Gen 1)</w:delText>
              </w:r>
            </w:del>
          </w:p>
          <w:p w14:paraId="107AC287" w14:textId="77777777" w:rsidR="00297921" w:rsidRDefault="00296D43">
            <w:pPr>
              <w:rPr>
                <w:del w:id="161" w:author="1" w:date="2026-09-22T12:57:00Z" w16du:dateUtc="2026-09-22T16:57:00Z"/>
                <w:rFonts w:ascii="Liberation Sans" w:hAnsi="Liberation Sans"/>
              </w:rPr>
            </w:pPr>
            <w:del w:id="162" w:author="1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 x USB 3.0 upstream</w:delText>
              </w:r>
            </w:del>
          </w:p>
        </w:tc>
      </w:tr>
      <w:tr w:rsidR="00297921" w14:paraId="4F56298A" w14:textId="77777777">
        <w:trPr>
          <w:trHeight w:val="1642"/>
          <w:del w:id="163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F3D1" w14:textId="77777777" w:rsidR="00297921" w:rsidRDefault="00296D43">
            <w:pPr>
              <w:rPr>
                <w:del w:id="164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65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Gwarancja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553E" w14:textId="77777777" w:rsidR="00297921" w:rsidRDefault="00296D43">
            <w:pPr>
              <w:rPr>
                <w:del w:id="166" w:author="1" w:date="2026-09-22T12:57:00Z" w16du:dateUtc="2026-09-22T16:57:00Z"/>
                <w:rFonts w:ascii="Liberation Sans" w:hAnsi="Liberation Sans"/>
              </w:rPr>
            </w:pPr>
            <w:del w:id="167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36 miesięcy producenta</w:delText>
              </w:r>
            </w:del>
          </w:p>
          <w:p w14:paraId="06900DD5" w14:textId="77777777" w:rsidR="00297921" w:rsidRDefault="00296D43">
            <w:pPr>
              <w:rPr>
                <w:del w:id="168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69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Czas reakcji serwisu - do końca następnego dnia roboczego</w:delText>
              </w:r>
            </w:del>
          </w:p>
          <w:p w14:paraId="5F6F63D7" w14:textId="77777777" w:rsidR="00297921" w:rsidRDefault="00296D43">
            <w:pPr>
              <w:rPr>
                <w:del w:id="170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71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Firma serwisująca musi posiadać ISO 9001 na świadczenie usług serwisowych oraz posiadać autoryzacje producenta komputera – dokumenty potwierdzające załączyć do oferty.</w:delText>
              </w:r>
            </w:del>
          </w:p>
        </w:tc>
      </w:tr>
      <w:tr w:rsidR="00297921" w14:paraId="6BFAC087" w14:textId="77777777">
        <w:trPr>
          <w:trHeight w:val="284"/>
          <w:del w:id="172" w:author="1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6554" w14:textId="77777777" w:rsidR="00297921" w:rsidRDefault="00296D43">
            <w:pPr>
              <w:rPr>
                <w:del w:id="173" w:author="1" w:date="2026-09-22T12:57:00Z" w16du:dateUtc="2026-09-22T16:57:00Z"/>
                <w:rFonts w:ascii="Liberation Sans" w:hAnsi="Liberation Sans" w:cs="Times New Roman"/>
                <w:bCs/>
              </w:rPr>
            </w:pPr>
            <w:del w:id="174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Certyfikaty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2B51" w14:textId="77777777" w:rsidR="00297921" w:rsidRDefault="00296D43">
            <w:pPr>
              <w:rPr>
                <w:del w:id="175" w:author="1" w:date="2026-09-22T12:57:00Z" w16du:dateUtc="2026-09-22T16:57:00Z"/>
                <w:rFonts w:ascii="Liberation Sans" w:hAnsi="Liberation Sans"/>
              </w:rPr>
            </w:pPr>
            <w:del w:id="176" w:author="1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ISO 13406-2 lub ISO 9241, EPEAT Gold dla Polski, Energy Star</w:delText>
              </w:r>
            </w:del>
          </w:p>
        </w:tc>
      </w:tr>
    </w:tbl>
    <w:p w14:paraId="0DB8EFDC" w14:textId="77777777" w:rsidR="00297921" w:rsidRPr="001E08FA" w:rsidRDefault="00297921" w:rsidP="00FF542C">
      <w:pPr>
        <w:autoSpaceDE w:val="0"/>
        <w:rPr>
          <w:rFonts w:ascii="Times New Roman" w:hAnsi="Times New Roman"/>
          <w:sz w:val="24"/>
          <w:rPrChange w:id="177" w:author="1" w:date="2026-09-22T12:57:00Z" w16du:dateUtc="2026-09-22T16:57:00Z">
            <w:rPr>
              <w:rFonts w:ascii="Liberation Sans" w:hAnsi="Liberation Sans" w:cs="Times New Roman"/>
            </w:rPr>
          </w:rPrChange>
        </w:rPr>
        <w:pPrChange w:id="178" w:author="1" w:date="2026-09-22T12:57:00Z" w16du:dateUtc="2026-09-22T16:57:00Z">
          <w:pPr/>
        </w:pPrChange>
      </w:pPr>
    </w:p>
    <w:sectPr w:rsidR="00297921" w:rsidRPr="001E08FA" w:rsidSect="006E54AE">
      <w:pgSz w:w="11906" w:h="16838"/>
      <w:pgMar w:top="1079" w:right="850" w:bottom="1134" w:left="1440" w:header="708" w:footer="708" w:gutter="0"/>
      <w:cols w:space="708"/>
      <w:formProt/>
      <w:docGrid w:linePitch="360"/>
      <w:sectPrChange w:id="179" w:author="1" w:date="2026-09-22T12:57:00Z" w16du:dateUtc="2026-09-22T16:57:00Z">
        <w:sectPr w:rsidR="00297921" w:rsidRPr="001E08FA" w:rsidSect="006E54AE">
          <w:pgMar w:top="1134" w:right="1134" w:bottom="1134" w:left="1134" w:header="0" w:footer="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657805276">
    <w:abstractNumId w:val="15"/>
  </w:num>
  <w:num w:numId="2" w16cid:durableId="1742487299">
    <w:abstractNumId w:val="14"/>
  </w:num>
  <w:num w:numId="3" w16cid:durableId="262686635">
    <w:abstractNumId w:val="16"/>
  </w:num>
  <w:num w:numId="4" w16cid:durableId="247155823">
    <w:abstractNumId w:val="13"/>
  </w:num>
  <w:num w:numId="5" w16cid:durableId="958797722">
    <w:abstractNumId w:val="6"/>
  </w:num>
  <w:num w:numId="6" w16cid:durableId="963659566">
    <w:abstractNumId w:val="18"/>
  </w:num>
  <w:num w:numId="7" w16cid:durableId="1476876357">
    <w:abstractNumId w:val="7"/>
  </w:num>
  <w:num w:numId="8" w16cid:durableId="1066799320">
    <w:abstractNumId w:val="11"/>
  </w:num>
  <w:num w:numId="9" w16cid:durableId="2086804922">
    <w:abstractNumId w:val="4"/>
  </w:num>
  <w:num w:numId="10" w16cid:durableId="745998932">
    <w:abstractNumId w:val="10"/>
  </w:num>
  <w:num w:numId="11" w16cid:durableId="1708142332">
    <w:abstractNumId w:val="3"/>
  </w:num>
  <w:num w:numId="12" w16cid:durableId="981471336">
    <w:abstractNumId w:val="1"/>
  </w:num>
  <w:num w:numId="13" w16cid:durableId="2033265776">
    <w:abstractNumId w:val="2"/>
  </w:num>
  <w:num w:numId="14" w16cid:durableId="1840004646">
    <w:abstractNumId w:val="5"/>
  </w:num>
  <w:num w:numId="15" w16cid:durableId="464587492">
    <w:abstractNumId w:val="8"/>
  </w:num>
  <w:num w:numId="16" w16cid:durableId="1810518103">
    <w:abstractNumId w:val="17"/>
  </w:num>
  <w:num w:numId="17" w16cid:durableId="1146505226">
    <w:abstractNumId w:val="12"/>
  </w:num>
  <w:num w:numId="18" w16cid:durableId="1598563357">
    <w:abstractNumId w:val="0"/>
  </w:num>
  <w:num w:numId="19" w16cid:durableId="137415956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3935721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21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14D4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97921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00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805C4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50F3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3DB2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26E7"/>
  <w15:docId w15:val="{977747A2-D42A-4478-8078-83BF0D45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uppressAutoHyphens w:val="0"/>
      <w:pPrChange w:id="0" w:author="1" w:date="2026-09-22T12:57:00Z">
        <w:pPr>
          <w:suppressAutoHyphens/>
        </w:pPr>
      </w:pPrChange>
    </w:pPr>
    <w:rPr>
      <w:rFonts w:ascii="Arial" w:eastAsia="Times New Roman" w:hAnsi="Arial" w:cs="Arial"/>
      <w:kern w:val="0"/>
      <w:sz w:val="18"/>
      <w:szCs w:val="18"/>
      <w:lang w:val="ru-RU" w:eastAsia="ru-RU" w:bidi="ar-SA"/>
      <w:rPrChange w:id="0" w:author="1" w:date="2026-09-22T12:57:00Z">
        <w:rPr>
          <w:rFonts w:ascii="Liberation Serif" w:eastAsia="NSimSun" w:hAnsi="Liberation Serif" w:cs="Arial Unicode MS"/>
          <w:kern w:val="2"/>
          <w:sz w:val="24"/>
          <w:szCs w:val="24"/>
          <w:lang w:val="pl-PL" w:eastAsia="zh-CN" w:bidi="hi-IN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57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57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"/>
    <w:qFormat/>
    <w:pPr>
      <w:suppressLineNumbers/>
    </w:pPr>
  </w:style>
  <w:style w:type="paragraph" w:customStyle="1" w:styleId="Standard">
    <w:name w:val="Standard"/>
    <w:rsid w:val="003805C4"/>
    <w:pPr>
      <w:autoSpaceDN w:val="0"/>
      <w:textAlignment w:val="baseline"/>
    </w:pPr>
    <w:rPr>
      <w:rFonts w:cs="Arial"/>
      <w:kern w:val="3"/>
    </w:rPr>
  </w:style>
  <w:style w:type="character" w:customStyle="1" w:styleId="Heading1Char">
    <w:name w:val="Heading 1 Char"/>
    <w:basedOn w:val="DefaultParagraphFont"/>
    <w:link w:val="Heading1"/>
    <w:uiPriority w:val="9"/>
    <w:rsid w:val="00316200"/>
    <w:rPr>
      <w:rFonts w:ascii="Times New Roman" w:eastAsia="Times New Roman" w:hAnsi="Times New Roman" w:cs="Times New Roman"/>
      <w:kern w:val="0"/>
      <w:sz w:val="32"/>
      <w:szCs w:val="20"/>
      <w:lang w:val="ru-RU" w:eastAsia="ru-RU" w:bidi="ar-SA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57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57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57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57:00Z">
        <w:rPr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57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57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316200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316200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57:00Z">
        <w:pPr>
          <w:ind w:left="708"/>
        </w:pPr>
      </w:pPrChange>
    </w:pPr>
    <w:rPr>
      <w:rFonts w:cs="Times New Roman"/>
      <w:rPrChange w:id="5" w:author="1" w:date="2026-09-22T12:57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316200"/>
    <w:rPr>
      <w:rFonts w:ascii="Arial" w:eastAsia="Times New Roman" w:hAnsi="Arial" w:cs="Times New Roman"/>
      <w:kern w:val="0"/>
      <w:sz w:val="18"/>
      <w:szCs w:val="18"/>
      <w:lang w:val="ru-RU" w:eastAsia="ru-RU" w:bidi="ar-SA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57:00Z">
        <w:pPr/>
      </w:pPrChange>
    </w:pPr>
    <w:rPr>
      <w:rFonts w:ascii="Tahoma" w:hAnsi="Tahoma" w:cs="Tahoma"/>
      <w:sz w:val="16"/>
      <w:szCs w:val="16"/>
      <w:rPrChange w:id="6" w:author="1" w:date="2026-09-22T12:57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316200"/>
    <w:rPr>
      <w:rFonts w:ascii="Tahoma" w:eastAsia="Times New Roman" w:hAnsi="Tahoma" w:cs="Tahoma"/>
      <w:kern w:val="0"/>
      <w:sz w:val="16"/>
      <w:szCs w:val="16"/>
      <w:lang w:val="ru-RU" w:eastAsia="ru-RU" w:bidi="ar-SA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57:00Z">
        <w:pPr/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57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5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57:00Z">
        <w:rPr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16200"/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5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57:00Z">
        <w:rPr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4A48CA-4F9F-1244-853B-14224427A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Arthur Souza Rodrigues</cp:lastModifiedBy>
  <cp:revision>1</cp:revision>
  <dcterms:created xsi:type="dcterms:W3CDTF">2024-02-21T09:38:00Z</dcterms:created>
  <dcterms:modified xsi:type="dcterms:W3CDTF">2026-09-22T16:57:00Z</dcterms:modified>
  <dc:language>pl-PL</dc:language>
</cp:coreProperties>
</file>