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DBC166" w14:textId="5B8259A8" w:rsidR="00297921" w:rsidRPr="003805C4" w:rsidRDefault="0077197A" w:rsidP="003805C4">
      <w:pPr>
        <w:pStyle w:val="Standard"/>
        <w:rPr>
          <w:del w:id="4" w:author="Comparison" w:date="2026-09-22T12:58:00Z" w16du:dateUtc="2026-09-22T16:58:00Z"/>
          <w:rFonts w:ascii="Times New Roman" w:hAnsi="Times New Roman" w:cs="Times New Roman"/>
        </w:rPr>
      </w:pPr>
      <w:ins w:id="5" w:author="Comparison" w:date="2026-09-22T12:58:00Z" w16du:dateUtc="2026-09-22T16:58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  <w:del w:id="6" w:author="Comparison" w:date="2026-09-22T12:58:00Z" w16du:dateUtc="2026-09-22T16:58:00Z">
        <w:r w:rsidR="003D50F3">
          <w:rPr>
            <w:rFonts w:ascii="Liberation Sans" w:hAnsi="Liberation Sans" w:cs="Times New Roman"/>
          </w:rPr>
          <w:delText>OPZ monitory</w:delText>
        </w:r>
        <w:r w:rsidR="001314D4">
          <w:rPr>
            <w:rFonts w:ascii="Liberation Sans" w:hAnsi="Liberation Sans" w:cs="Times New Roman"/>
          </w:rPr>
          <w:delText xml:space="preserve"> 19szt</w:delText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Times New Roman" w:hAnsi="Times New Roman" w:cs="Times New Roman"/>
          </w:rPr>
          <w:delText>Załącznik nr 1</w:delText>
        </w:r>
      </w:del>
    </w:p>
    <w:p w14:paraId="35971C61" w14:textId="77777777" w:rsidR="00297921" w:rsidRDefault="00297921">
      <w:pPr>
        <w:rPr>
          <w:del w:id="7" w:author="Comparison" w:date="2026-09-22T12:58:00Z" w16du:dateUtc="2026-09-22T16:58:00Z"/>
          <w:rFonts w:ascii="Liberation Sans" w:hAnsi="Liberation Sans" w:cs="Times New Roman"/>
        </w:rPr>
      </w:pPr>
    </w:p>
    <w:tbl>
      <w:tblPr>
        <w:tblW w:w="5000" w:type="pct"/>
        <w:tblInd w:w="-545" w:type="dxa"/>
        <w:tblLayout w:type="fixed"/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2980"/>
        <w:gridCol w:w="6035"/>
      </w:tblGrid>
      <w:tr w:rsidR="00297921" w14:paraId="567EE2F6" w14:textId="77777777">
        <w:trPr>
          <w:trHeight w:val="284"/>
          <w:del w:id="8" w:author="Comparison" w:date="2026-09-22T12:58:00Z" w16du:dateUtc="2026-09-22T16:58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28832B" w14:textId="77777777" w:rsidR="00297921" w:rsidRDefault="0077197A">
            <w:pPr>
              <w:rPr>
                <w:del w:id="9" w:author="Comparison" w:date="2026-09-22T12:58:00Z" w16du:dateUtc="2026-09-22T16:58:00Z"/>
                <w:rFonts w:ascii="Liberation Sans" w:hAnsi="Liberation Sans" w:cs="Times New Roman"/>
              </w:rPr>
            </w:pPr>
            <w:del w:id="10" w:author="Comparison" w:date="2026-09-22T12:58:00Z" w16du:dateUtc="2026-09-22T16:58:00Z">
              <w:r>
                <w:rPr>
                  <w:rFonts w:ascii="Liberation Sans" w:hAnsi="Liberation Sans" w:cs="Times New Roman"/>
                </w:rPr>
                <w:delText>Nazwa komponentu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3CB881" w14:textId="77777777" w:rsidR="00297921" w:rsidRDefault="0077197A">
            <w:pPr>
              <w:rPr>
                <w:del w:id="11" w:author="Comparison" w:date="2026-09-22T12:58:00Z" w16du:dateUtc="2026-09-22T16:58:00Z"/>
                <w:rFonts w:ascii="Liberation Sans" w:hAnsi="Liberation Sans" w:cs="Times New Roman"/>
              </w:rPr>
            </w:pPr>
            <w:del w:id="12" w:author="Comparison" w:date="2026-09-22T12:58:00Z" w16du:dateUtc="2026-09-22T16:58:00Z">
              <w:r>
                <w:rPr>
                  <w:rFonts w:ascii="Liberation Sans" w:hAnsi="Liberation Sans" w:cs="Times New Roman"/>
                </w:rPr>
                <w:delText>Wymagane minimalne parametry techniczne monitora</w:delText>
              </w:r>
            </w:del>
          </w:p>
        </w:tc>
      </w:tr>
      <w:tr w:rsidR="00297921" w14:paraId="34497A8D" w14:textId="77777777">
        <w:trPr>
          <w:trHeight w:val="284"/>
          <w:del w:id="13" w:author="Comparison" w:date="2026-09-22T12:58:00Z" w16du:dateUtc="2026-09-22T16:58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5E240" w14:textId="77777777" w:rsidR="00297921" w:rsidRDefault="0077197A">
            <w:pPr>
              <w:rPr>
                <w:del w:id="14" w:author="Comparison" w:date="2026-09-22T12:58:00Z" w16du:dateUtc="2026-09-22T16:58:00Z"/>
                <w:rFonts w:ascii="Liberation Sans" w:hAnsi="Liberation Sans" w:cs="Times New Roman"/>
                <w:bCs/>
              </w:rPr>
            </w:pPr>
            <w:del w:id="15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</w:rPr>
                <w:delText>Typ ekranu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5A28B" w14:textId="77777777" w:rsidR="00297921" w:rsidRDefault="0077197A">
            <w:pPr>
              <w:rPr>
                <w:del w:id="16" w:author="Comparison" w:date="2026-09-22T12:58:00Z" w16du:dateUtc="2026-09-22T16:58:00Z"/>
                <w:rFonts w:ascii="Liberation Sans" w:hAnsi="Liberation Sans"/>
              </w:rPr>
            </w:pPr>
            <w:del w:id="17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</w:rPr>
                <w:delText xml:space="preserve">Ekran ciekłokrystaliczny z aktywną matrycą IPS 23,8” </w:delText>
              </w:r>
            </w:del>
          </w:p>
        </w:tc>
      </w:tr>
      <w:tr w:rsidR="00297921" w14:paraId="56286FF9" w14:textId="77777777">
        <w:trPr>
          <w:trHeight w:val="284"/>
          <w:del w:id="18" w:author="Comparison" w:date="2026-09-22T12:58:00Z" w16du:dateUtc="2026-09-22T16:58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F34B7" w14:textId="77777777" w:rsidR="00297921" w:rsidRDefault="0077197A">
            <w:pPr>
              <w:rPr>
                <w:del w:id="19" w:author="Comparison" w:date="2026-09-22T12:58:00Z" w16du:dateUtc="2026-09-22T16:58:00Z"/>
                <w:rFonts w:ascii="Liberation Sans" w:hAnsi="Liberation Sans" w:cs="Times New Roman"/>
                <w:bCs/>
              </w:rPr>
            </w:pPr>
            <w:del w:id="20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</w:rPr>
                <w:delText>Jasność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5FA84" w14:textId="77777777" w:rsidR="00297921" w:rsidRDefault="0077197A">
            <w:pPr>
              <w:rPr>
                <w:del w:id="21" w:author="Comparison" w:date="2026-09-22T12:58:00Z" w16du:dateUtc="2026-09-22T16:58:00Z"/>
                <w:rFonts w:ascii="Liberation Sans" w:hAnsi="Liberation Sans" w:cs="Times New Roman"/>
                <w:bCs/>
                <w:lang w:eastAsia="en-US"/>
              </w:rPr>
            </w:pPr>
            <w:del w:id="22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  <w:lang w:eastAsia="en-US"/>
                </w:rPr>
                <w:delText>250 cd/m2</w:delText>
              </w:r>
            </w:del>
          </w:p>
        </w:tc>
      </w:tr>
      <w:tr w:rsidR="00297921" w14:paraId="29FC18A9" w14:textId="77777777">
        <w:trPr>
          <w:trHeight w:val="284"/>
          <w:del w:id="23" w:author="Comparison" w:date="2026-09-22T12:58:00Z" w16du:dateUtc="2026-09-22T16:58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C8204" w14:textId="77777777" w:rsidR="00297921" w:rsidRDefault="0077197A">
            <w:pPr>
              <w:rPr>
                <w:del w:id="24" w:author="Comparison" w:date="2026-09-22T12:58:00Z" w16du:dateUtc="2026-09-22T16:58:00Z"/>
                <w:rFonts w:ascii="Liberation Sans" w:hAnsi="Liberation Sans" w:cs="Times New Roman"/>
                <w:bCs/>
              </w:rPr>
            </w:pPr>
            <w:del w:id="25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</w:rPr>
                <w:delText>Kontrast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4B622" w14:textId="77777777" w:rsidR="00297921" w:rsidRDefault="0077197A">
            <w:pPr>
              <w:rPr>
                <w:del w:id="26" w:author="Comparison" w:date="2026-09-22T12:58:00Z" w16du:dateUtc="2026-09-22T16:58:00Z"/>
                <w:rFonts w:ascii="Liberation Sans" w:hAnsi="Liberation Sans" w:cs="Times New Roman"/>
                <w:bCs/>
                <w:lang w:eastAsia="en-US"/>
              </w:rPr>
            </w:pPr>
            <w:del w:id="27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  <w:lang w:eastAsia="en-US"/>
                </w:rPr>
                <w:delText>1000:1</w:delText>
              </w:r>
            </w:del>
          </w:p>
        </w:tc>
      </w:tr>
      <w:tr w:rsidR="00297921" w14:paraId="2DD23B79" w14:textId="77777777">
        <w:trPr>
          <w:trHeight w:val="284"/>
          <w:del w:id="28" w:author="Comparison" w:date="2026-09-22T12:58:00Z" w16du:dateUtc="2026-09-22T16:58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ACADC" w14:textId="77777777" w:rsidR="00297921" w:rsidRDefault="0077197A">
            <w:pPr>
              <w:rPr>
                <w:del w:id="29" w:author="Comparison" w:date="2026-09-22T12:58:00Z" w16du:dateUtc="2026-09-22T16:58:00Z"/>
                <w:rFonts w:ascii="Liberation Sans" w:hAnsi="Liberation Sans" w:cs="Times New Roman"/>
                <w:bCs/>
              </w:rPr>
            </w:pPr>
            <w:del w:id="30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</w:rPr>
                <w:delText>Kąty widzenia (pion/poziom)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52DFE" w14:textId="77777777" w:rsidR="00297921" w:rsidRDefault="0077197A">
            <w:pPr>
              <w:rPr>
                <w:del w:id="31" w:author="Comparison" w:date="2026-09-22T12:58:00Z" w16du:dateUtc="2026-09-22T16:58:00Z"/>
                <w:rFonts w:ascii="Liberation Sans" w:hAnsi="Liberation Sans" w:cs="Times New Roman"/>
                <w:bCs/>
                <w:lang w:eastAsia="en-US"/>
              </w:rPr>
            </w:pPr>
            <w:del w:id="32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  <w:lang w:eastAsia="en-US"/>
                </w:rPr>
                <w:delText>178/178 stopni</w:delText>
              </w:r>
            </w:del>
          </w:p>
        </w:tc>
      </w:tr>
      <w:tr w:rsidR="00297921" w14:paraId="428B2449" w14:textId="77777777">
        <w:trPr>
          <w:trHeight w:val="284"/>
          <w:del w:id="33" w:author="Comparison" w:date="2026-09-22T12:58:00Z" w16du:dateUtc="2026-09-22T16:58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04E65" w14:textId="77777777" w:rsidR="00297921" w:rsidRDefault="0077197A">
            <w:pPr>
              <w:rPr>
                <w:del w:id="34" w:author="Comparison" w:date="2026-09-22T12:58:00Z" w16du:dateUtc="2026-09-22T16:58:00Z"/>
                <w:rFonts w:ascii="Liberation Sans" w:hAnsi="Liberation Sans" w:cs="Times New Roman"/>
                <w:bCs/>
              </w:rPr>
            </w:pPr>
            <w:del w:id="35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</w:rPr>
                <w:delText>Czas reakcji matrycy</w:delText>
              </w:r>
            </w:del>
          </w:p>
          <w:p w14:paraId="3F0C76CC" w14:textId="77777777" w:rsidR="00297921" w:rsidRDefault="0077197A">
            <w:pPr>
              <w:rPr>
                <w:del w:id="36" w:author="Comparison" w:date="2026-09-22T12:58:00Z" w16du:dateUtc="2026-09-22T16:58:00Z"/>
                <w:rFonts w:ascii="Liberation Sans" w:hAnsi="Liberation Sans" w:cs="Times New Roman"/>
                <w:bCs/>
              </w:rPr>
            </w:pPr>
            <w:del w:id="37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</w:rPr>
                <w:delText>(maksymalnie)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63E8F" w14:textId="77777777" w:rsidR="00297921" w:rsidRDefault="0077197A">
            <w:pPr>
              <w:rPr>
                <w:del w:id="38" w:author="Comparison" w:date="2026-09-22T12:58:00Z" w16du:dateUtc="2026-09-22T16:58:00Z"/>
                <w:rFonts w:ascii="Liberation Sans" w:hAnsi="Liberation Sans"/>
              </w:rPr>
            </w:pPr>
            <w:del w:id="39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  <w:lang w:val="en-US" w:eastAsia="en-US"/>
                </w:rPr>
                <w:delText>5ms (gray to gray) w trybie fast</w:delText>
              </w:r>
            </w:del>
          </w:p>
          <w:p w14:paraId="280AD49C" w14:textId="77777777" w:rsidR="00297921" w:rsidRDefault="0077197A">
            <w:pPr>
              <w:rPr>
                <w:del w:id="40" w:author="Comparison" w:date="2026-09-22T12:58:00Z" w16du:dateUtc="2026-09-22T16:58:00Z"/>
                <w:rFonts w:ascii="Liberation Sans" w:hAnsi="Liberation Sans" w:cs="Times New Roman"/>
                <w:bCs/>
                <w:lang w:val="en-US" w:eastAsia="en-US"/>
              </w:rPr>
            </w:pPr>
            <w:del w:id="41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  <w:lang w:val="en-US" w:eastAsia="en-US"/>
                </w:rPr>
                <w:delText>8ms (gray to gray) w trybie normal</w:delText>
              </w:r>
            </w:del>
          </w:p>
        </w:tc>
      </w:tr>
      <w:tr w:rsidR="00297921" w14:paraId="135F2545" w14:textId="77777777">
        <w:trPr>
          <w:trHeight w:val="284"/>
          <w:del w:id="42" w:author="Comparison" w:date="2026-09-22T12:58:00Z" w16du:dateUtc="2026-09-22T16:58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BE686" w14:textId="77777777" w:rsidR="00297921" w:rsidRDefault="0077197A">
            <w:pPr>
              <w:rPr>
                <w:del w:id="43" w:author="Comparison" w:date="2026-09-22T12:58:00Z" w16du:dateUtc="2026-09-22T16:58:00Z"/>
                <w:rFonts w:ascii="Liberation Sans" w:hAnsi="Liberation Sans" w:cs="Times New Roman"/>
                <w:bCs/>
              </w:rPr>
            </w:pPr>
            <w:del w:id="44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</w:rPr>
                <w:delText>Rozdzielczość maksymalna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792FF" w14:textId="77777777" w:rsidR="00297921" w:rsidRDefault="0077197A">
            <w:pPr>
              <w:rPr>
                <w:del w:id="45" w:author="Comparison" w:date="2026-09-22T12:58:00Z" w16du:dateUtc="2026-09-22T16:58:00Z"/>
                <w:rFonts w:ascii="Liberation Sans" w:hAnsi="Liberation Sans"/>
              </w:rPr>
            </w:pPr>
            <w:del w:id="46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  <w:lang w:val="en-US"/>
                </w:rPr>
                <w:delText>1920 x 1080 przy 60Hz</w:delText>
              </w:r>
            </w:del>
          </w:p>
        </w:tc>
      </w:tr>
      <w:tr w:rsidR="00297921" w14:paraId="69332D2E" w14:textId="77777777">
        <w:trPr>
          <w:trHeight w:val="284"/>
          <w:del w:id="47" w:author="Comparison" w:date="2026-09-22T12:58:00Z" w16du:dateUtc="2026-09-22T16:58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5795F" w14:textId="77777777" w:rsidR="00297921" w:rsidRDefault="0077197A">
            <w:pPr>
              <w:rPr>
                <w:del w:id="48" w:author="Comparison" w:date="2026-09-22T12:58:00Z" w16du:dateUtc="2026-09-22T16:58:00Z"/>
                <w:rFonts w:ascii="Liberation Sans" w:hAnsi="Liberation Sans" w:cs="Times New Roman"/>
                <w:bCs/>
              </w:rPr>
            </w:pPr>
            <w:del w:id="49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</w:rPr>
                <w:delText>Gama koloru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DF8EA" w14:textId="77777777" w:rsidR="00297921" w:rsidRDefault="0077197A">
            <w:pPr>
              <w:rPr>
                <w:del w:id="50" w:author="Comparison" w:date="2026-09-22T12:58:00Z" w16du:dateUtc="2026-09-22T16:58:00Z"/>
                <w:rFonts w:ascii="Liberation Sans" w:hAnsi="Liberation Sans" w:cs="Times New Roman"/>
                <w:bCs/>
              </w:rPr>
            </w:pPr>
            <w:del w:id="51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</w:rPr>
                <w:delText>sRGB 99%</w:delText>
              </w:r>
            </w:del>
          </w:p>
        </w:tc>
      </w:tr>
      <w:tr w:rsidR="00297921" w14:paraId="0AADD48E" w14:textId="77777777">
        <w:trPr>
          <w:trHeight w:val="284"/>
          <w:del w:id="52" w:author="Comparison" w:date="2026-09-22T12:58:00Z" w16du:dateUtc="2026-09-22T16:58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9276F" w14:textId="77777777" w:rsidR="00297921" w:rsidRDefault="0077197A">
            <w:pPr>
              <w:rPr>
                <w:del w:id="53" w:author="Comparison" w:date="2026-09-22T12:58:00Z" w16du:dateUtc="2026-09-22T16:58:00Z"/>
                <w:rFonts w:ascii="Liberation Sans" w:hAnsi="Liberation Sans" w:cs="Times New Roman"/>
                <w:bCs/>
              </w:rPr>
            </w:pPr>
            <w:del w:id="54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</w:rPr>
                <w:delText>Pochylenie monitora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AB27A" w14:textId="77777777" w:rsidR="00297921" w:rsidRDefault="0077197A">
            <w:pPr>
              <w:rPr>
                <w:del w:id="55" w:author="Comparison" w:date="2026-09-22T12:58:00Z" w16du:dateUtc="2026-09-22T16:58:00Z"/>
                <w:rFonts w:ascii="Liberation Sans" w:hAnsi="Liberation Sans"/>
              </w:rPr>
            </w:pPr>
            <w:del w:id="56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</w:rPr>
                <w:delText>W zakresie 26 stopni</w:delText>
              </w:r>
            </w:del>
          </w:p>
        </w:tc>
      </w:tr>
      <w:tr w:rsidR="00297921" w14:paraId="7640571C" w14:textId="77777777">
        <w:trPr>
          <w:trHeight w:val="284"/>
          <w:del w:id="57" w:author="Comparison" w:date="2026-09-22T12:58:00Z" w16du:dateUtc="2026-09-22T16:58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00415" w14:textId="77777777" w:rsidR="00297921" w:rsidRDefault="0077197A">
            <w:pPr>
              <w:rPr>
                <w:del w:id="58" w:author="Comparison" w:date="2026-09-22T12:58:00Z" w16du:dateUtc="2026-09-22T16:58:00Z"/>
                <w:rFonts w:ascii="Liberation Sans" w:hAnsi="Liberation Sans" w:cs="Times New Roman"/>
                <w:bCs/>
              </w:rPr>
            </w:pPr>
            <w:del w:id="59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</w:rPr>
                <w:delText>Wydłużenie w pionie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971D1" w14:textId="77777777" w:rsidR="00297921" w:rsidRDefault="0077197A">
            <w:pPr>
              <w:rPr>
                <w:del w:id="60" w:author="Comparison" w:date="2026-09-22T12:58:00Z" w16du:dateUtc="2026-09-22T16:58:00Z"/>
                <w:rFonts w:ascii="Liberation Sans" w:hAnsi="Liberation Sans"/>
              </w:rPr>
            </w:pPr>
            <w:del w:id="61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</w:rPr>
                <w:delText>Tak, min 120 mm</w:delText>
              </w:r>
            </w:del>
          </w:p>
        </w:tc>
      </w:tr>
      <w:tr w:rsidR="00297921" w14:paraId="0311396C" w14:textId="77777777">
        <w:trPr>
          <w:trHeight w:val="284"/>
          <w:del w:id="62" w:author="Comparison" w:date="2026-09-22T12:58:00Z" w16du:dateUtc="2026-09-22T16:58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AB480" w14:textId="77777777" w:rsidR="00297921" w:rsidRDefault="0077197A">
            <w:pPr>
              <w:rPr>
                <w:del w:id="63" w:author="Comparison" w:date="2026-09-22T12:58:00Z" w16du:dateUtc="2026-09-22T16:58:00Z"/>
                <w:rFonts w:ascii="Liberation Sans" w:hAnsi="Liberation Sans" w:cs="Times New Roman"/>
                <w:bCs/>
              </w:rPr>
            </w:pPr>
            <w:del w:id="64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</w:rPr>
                <w:delText>PIVOT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B588F" w14:textId="77777777" w:rsidR="00297921" w:rsidRDefault="0077197A">
            <w:pPr>
              <w:rPr>
                <w:del w:id="65" w:author="Comparison" w:date="2026-09-22T12:58:00Z" w16du:dateUtc="2026-09-22T16:58:00Z"/>
                <w:rFonts w:ascii="Liberation Sans" w:hAnsi="Liberation Sans" w:cs="Times New Roman"/>
                <w:bCs/>
              </w:rPr>
            </w:pPr>
            <w:del w:id="66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</w:rPr>
                <w:delText>Tak</w:delText>
              </w:r>
            </w:del>
          </w:p>
        </w:tc>
      </w:tr>
      <w:tr w:rsidR="00297921" w14:paraId="5280C050" w14:textId="77777777">
        <w:trPr>
          <w:trHeight w:val="284"/>
          <w:del w:id="67" w:author="Comparison" w:date="2026-09-22T12:58:00Z" w16du:dateUtc="2026-09-22T16:58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4A50C" w14:textId="77777777" w:rsidR="00297921" w:rsidRDefault="0077197A">
            <w:pPr>
              <w:rPr>
                <w:del w:id="68" w:author="Comparison" w:date="2026-09-22T12:58:00Z" w16du:dateUtc="2026-09-22T16:58:00Z"/>
                <w:rFonts w:ascii="Liberation Sans" w:hAnsi="Liberation Sans" w:cs="Times New Roman"/>
                <w:bCs/>
              </w:rPr>
            </w:pPr>
            <w:del w:id="69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</w:rPr>
                <w:delText>Obrót lewo/prawo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C9BC5" w14:textId="77777777" w:rsidR="00297921" w:rsidRDefault="0077197A">
            <w:pPr>
              <w:rPr>
                <w:del w:id="70" w:author="Comparison" w:date="2026-09-22T12:58:00Z" w16du:dateUtc="2026-09-22T16:58:00Z"/>
                <w:rFonts w:ascii="Liberation Sans" w:hAnsi="Liberation Sans"/>
              </w:rPr>
            </w:pPr>
            <w:del w:id="71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</w:rPr>
                <w:delText>nin. -45/+45 stopni</w:delText>
              </w:r>
            </w:del>
          </w:p>
        </w:tc>
      </w:tr>
      <w:tr w:rsidR="00297921" w14:paraId="2EE8C418" w14:textId="77777777">
        <w:trPr>
          <w:trHeight w:val="284"/>
          <w:del w:id="72" w:author="Comparison" w:date="2026-09-22T12:58:00Z" w16du:dateUtc="2026-09-22T16:58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E9E8C" w14:textId="77777777" w:rsidR="00297921" w:rsidRDefault="0077197A">
            <w:pPr>
              <w:rPr>
                <w:del w:id="73" w:author="Comparison" w:date="2026-09-22T12:58:00Z" w16du:dateUtc="2026-09-22T16:58:00Z"/>
                <w:rFonts w:ascii="Liberation Sans" w:hAnsi="Liberation Sans" w:cs="Times New Roman"/>
                <w:bCs/>
              </w:rPr>
            </w:pPr>
            <w:del w:id="74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</w:rPr>
                <w:delText>Powłoka powierzchni ekranu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52066" w14:textId="77777777" w:rsidR="00297921" w:rsidRDefault="0077197A">
            <w:pPr>
              <w:rPr>
                <w:del w:id="75" w:author="Comparison" w:date="2026-09-22T12:58:00Z" w16du:dateUtc="2026-09-22T16:58:00Z"/>
                <w:rFonts w:ascii="Liberation Sans" w:hAnsi="Liberation Sans" w:cs="Times New Roman"/>
                <w:bCs/>
              </w:rPr>
            </w:pPr>
            <w:del w:id="76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</w:rPr>
                <w:delText>Antyodblaskowa</w:delText>
              </w:r>
            </w:del>
          </w:p>
        </w:tc>
      </w:tr>
      <w:tr w:rsidR="00297921" w14:paraId="2C7FF552" w14:textId="77777777">
        <w:trPr>
          <w:trHeight w:val="284"/>
          <w:del w:id="77" w:author="Comparison" w:date="2026-09-22T12:58:00Z" w16du:dateUtc="2026-09-22T16:58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79ACC" w14:textId="77777777" w:rsidR="00297921" w:rsidRDefault="0077197A">
            <w:pPr>
              <w:rPr>
                <w:del w:id="78" w:author="Comparison" w:date="2026-09-22T12:58:00Z" w16du:dateUtc="2026-09-22T16:58:00Z"/>
                <w:rFonts w:ascii="Liberation Sans" w:hAnsi="Liberation Sans" w:cs="Times New Roman"/>
                <w:bCs/>
              </w:rPr>
            </w:pPr>
            <w:del w:id="79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</w:rPr>
                <w:delText>Podświetlenie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A41ED" w14:textId="77777777" w:rsidR="00297921" w:rsidRDefault="0077197A">
            <w:pPr>
              <w:rPr>
                <w:del w:id="80" w:author="Comparison" w:date="2026-09-22T12:58:00Z" w16du:dateUtc="2026-09-22T16:58:00Z"/>
                <w:rFonts w:ascii="Liberation Sans" w:hAnsi="Liberation Sans" w:cs="Times New Roman"/>
                <w:bCs/>
              </w:rPr>
            </w:pPr>
            <w:del w:id="81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</w:rPr>
                <w:delText>System podświetlenia LED</w:delText>
              </w:r>
            </w:del>
          </w:p>
        </w:tc>
      </w:tr>
      <w:tr w:rsidR="00297921" w14:paraId="4D2D2314" w14:textId="77777777">
        <w:trPr>
          <w:trHeight w:val="284"/>
          <w:del w:id="82" w:author="Comparison" w:date="2026-09-22T12:58:00Z" w16du:dateUtc="2026-09-22T16:58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3048F" w14:textId="77777777" w:rsidR="00297921" w:rsidRDefault="0077197A">
            <w:pPr>
              <w:rPr>
                <w:del w:id="83" w:author="Comparison" w:date="2026-09-22T12:58:00Z" w16du:dateUtc="2026-09-22T16:58:00Z"/>
                <w:rFonts w:ascii="Liberation Sans" w:hAnsi="Liberation Sans" w:cs="Times New Roman"/>
                <w:bCs/>
              </w:rPr>
            </w:pPr>
            <w:del w:id="84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</w:rPr>
                <w:delText>Bezpieczeństwo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2BD83" w14:textId="77777777" w:rsidR="00297921" w:rsidRDefault="0077197A">
            <w:pPr>
              <w:rPr>
                <w:del w:id="85" w:author="Comparison" w:date="2026-09-22T12:58:00Z" w16du:dateUtc="2026-09-22T16:58:00Z"/>
                <w:rFonts w:ascii="Liberation Sans" w:hAnsi="Liberation Sans"/>
              </w:rPr>
            </w:pPr>
            <w:del w:id="86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</w:rPr>
                <w:delText>Monitor musi być wyposażony dedykowany slot na linkę zabezpieczającą</w:delText>
              </w:r>
            </w:del>
          </w:p>
        </w:tc>
      </w:tr>
      <w:tr w:rsidR="00297921" w14:paraId="50857435" w14:textId="77777777">
        <w:trPr>
          <w:trHeight w:val="284"/>
          <w:del w:id="87" w:author="Comparison" w:date="2026-09-22T12:58:00Z" w16du:dateUtc="2026-09-22T16:58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7A3F6" w14:textId="77777777" w:rsidR="00297921" w:rsidRDefault="0077197A">
            <w:pPr>
              <w:rPr>
                <w:del w:id="88" w:author="Comparison" w:date="2026-09-22T12:58:00Z" w16du:dateUtc="2026-09-22T16:58:00Z"/>
                <w:rFonts w:ascii="Liberation Sans" w:hAnsi="Liberation Sans" w:cs="Times New Roman"/>
                <w:bCs/>
              </w:rPr>
            </w:pPr>
            <w:del w:id="89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</w:rPr>
                <w:delText xml:space="preserve">Złącze 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9EB35" w14:textId="77777777" w:rsidR="00297921" w:rsidRDefault="0077197A">
            <w:pPr>
              <w:rPr>
                <w:del w:id="90" w:author="Comparison" w:date="2026-09-22T12:58:00Z" w16du:dateUtc="2026-09-22T16:58:00Z"/>
                <w:rFonts w:ascii="Liberation Sans" w:hAnsi="Liberation Sans" w:cs="Times New Roman"/>
                <w:bCs/>
                <w:lang w:val="en-US"/>
              </w:rPr>
            </w:pPr>
            <w:del w:id="91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  <w:lang w:val="en-US"/>
                </w:rPr>
                <w:delText xml:space="preserve">1x HDMI (v1.4), </w:delText>
              </w:r>
            </w:del>
          </w:p>
          <w:p w14:paraId="0FD13E1A" w14:textId="77777777" w:rsidR="00297921" w:rsidRDefault="0077197A">
            <w:pPr>
              <w:rPr>
                <w:del w:id="92" w:author="Comparison" w:date="2026-09-22T12:58:00Z" w16du:dateUtc="2026-09-22T16:58:00Z"/>
                <w:rFonts w:ascii="Liberation Sans" w:hAnsi="Liberation Sans" w:cs="Times New Roman"/>
                <w:bCs/>
                <w:lang w:val="en-US"/>
              </w:rPr>
            </w:pPr>
            <w:del w:id="93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  <w:lang w:val="en-US"/>
                </w:rPr>
                <w:delText>1x DisplayPort (v1.2)</w:delText>
              </w:r>
            </w:del>
          </w:p>
          <w:p w14:paraId="694829DC" w14:textId="77777777" w:rsidR="00297921" w:rsidRDefault="0077197A">
            <w:pPr>
              <w:rPr>
                <w:del w:id="94" w:author="Comparison" w:date="2026-09-22T12:58:00Z" w16du:dateUtc="2026-09-22T16:58:00Z"/>
                <w:rFonts w:ascii="Liberation Sans" w:hAnsi="Liberation Sans" w:cs="Times New Roman"/>
                <w:bCs/>
                <w:lang w:val="en-US"/>
              </w:rPr>
            </w:pPr>
            <w:del w:id="95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  <w:lang w:val="en-US"/>
                </w:rPr>
                <w:delText>4 x USB 5 Gbps (USB 3.2 Gen 1)</w:delText>
              </w:r>
            </w:del>
          </w:p>
          <w:p w14:paraId="107AC287" w14:textId="77777777" w:rsidR="00297921" w:rsidRDefault="0077197A">
            <w:pPr>
              <w:rPr>
                <w:del w:id="96" w:author="Comparison" w:date="2026-09-22T12:58:00Z" w16du:dateUtc="2026-09-22T16:58:00Z"/>
                <w:rFonts w:ascii="Liberation Sans" w:hAnsi="Liberation Sans"/>
              </w:rPr>
            </w:pPr>
            <w:del w:id="97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  <w:lang w:val="en-US"/>
                </w:rPr>
                <w:delText>1 x USB 3.0 upstream</w:delText>
              </w:r>
            </w:del>
          </w:p>
        </w:tc>
      </w:tr>
      <w:tr w:rsidR="00297921" w14:paraId="4F56298A" w14:textId="77777777">
        <w:trPr>
          <w:trHeight w:val="1642"/>
          <w:del w:id="98" w:author="Comparison" w:date="2026-09-22T12:58:00Z" w16du:dateUtc="2026-09-22T16:58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7F3D1" w14:textId="77777777" w:rsidR="00297921" w:rsidRDefault="0077197A">
            <w:pPr>
              <w:rPr>
                <w:del w:id="99" w:author="Comparison" w:date="2026-09-22T12:58:00Z" w16du:dateUtc="2026-09-22T16:58:00Z"/>
                <w:rFonts w:ascii="Liberation Sans" w:hAnsi="Liberation Sans" w:cs="Times New Roman"/>
                <w:bCs/>
              </w:rPr>
            </w:pPr>
            <w:del w:id="100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</w:rPr>
                <w:delText>Gwarancja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1553E" w14:textId="77777777" w:rsidR="00297921" w:rsidRDefault="0077197A">
            <w:pPr>
              <w:rPr>
                <w:del w:id="101" w:author="Comparison" w:date="2026-09-22T12:58:00Z" w16du:dateUtc="2026-09-22T16:58:00Z"/>
                <w:rFonts w:ascii="Liberation Sans" w:hAnsi="Liberation Sans"/>
              </w:rPr>
            </w:pPr>
            <w:del w:id="102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</w:rPr>
                <w:delText>36 miesięcy producenta</w:delText>
              </w:r>
            </w:del>
          </w:p>
          <w:p w14:paraId="06900DD5" w14:textId="77777777" w:rsidR="00297921" w:rsidRDefault="0077197A">
            <w:pPr>
              <w:rPr>
                <w:del w:id="103" w:author="Comparison" w:date="2026-09-22T12:58:00Z" w16du:dateUtc="2026-09-22T16:58:00Z"/>
                <w:rFonts w:ascii="Liberation Sans" w:hAnsi="Liberation Sans" w:cs="Times New Roman"/>
                <w:bCs/>
              </w:rPr>
            </w:pPr>
            <w:del w:id="104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</w:rPr>
                <w:delText>Czas reakcji serwisu - do końca następnego dnia roboczego</w:delText>
              </w:r>
            </w:del>
          </w:p>
          <w:p w14:paraId="5F6F63D7" w14:textId="77777777" w:rsidR="00297921" w:rsidRDefault="0077197A">
            <w:pPr>
              <w:rPr>
                <w:del w:id="105" w:author="Comparison" w:date="2026-09-22T12:58:00Z" w16du:dateUtc="2026-09-22T16:58:00Z"/>
                <w:rFonts w:ascii="Liberation Sans" w:hAnsi="Liberation Sans" w:cs="Times New Roman"/>
                <w:bCs/>
              </w:rPr>
            </w:pPr>
            <w:del w:id="106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</w:rPr>
                <w:delText>Firma serwisująca musi posiadać ISO 9001 na świadczenie usług serwisowych oraz posiadać autoryzacje producenta komputera – dokumenty potwierdzające załączyć do oferty.</w:delText>
              </w:r>
            </w:del>
          </w:p>
        </w:tc>
      </w:tr>
      <w:tr w:rsidR="00297921" w14:paraId="6BFAC087" w14:textId="77777777">
        <w:trPr>
          <w:trHeight w:val="284"/>
          <w:del w:id="107" w:author="Comparison" w:date="2026-09-22T12:58:00Z" w16du:dateUtc="2026-09-22T16:58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46554" w14:textId="77777777" w:rsidR="00297921" w:rsidRDefault="0077197A">
            <w:pPr>
              <w:rPr>
                <w:del w:id="108" w:author="Comparison" w:date="2026-09-22T12:58:00Z" w16du:dateUtc="2026-09-22T16:58:00Z"/>
                <w:rFonts w:ascii="Liberation Sans" w:hAnsi="Liberation Sans" w:cs="Times New Roman"/>
                <w:bCs/>
              </w:rPr>
            </w:pPr>
            <w:del w:id="109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</w:rPr>
                <w:delText>Certyfikaty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02B51" w14:textId="77777777" w:rsidR="00297921" w:rsidRDefault="0077197A">
            <w:pPr>
              <w:rPr>
                <w:del w:id="110" w:author="Comparison" w:date="2026-09-22T12:58:00Z" w16du:dateUtc="2026-09-22T16:58:00Z"/>
                <w:rFonts w:ascii="Liberation Sans" w:hAnsi="Liberation Sans"/>
              </w:rPr>
            </w:pPr>
            <w:del w:id="111" w:author="Comparison" w:date="2026-09-22T12:58:00Z" w16du:dateUtc="2026-09-22T16:58:00Z">
              <w:r>
                <w:rPr>
                  <w:rFonts w:ascii="Liberation Sans" w:hAnsi="Liberation Sans" w:cs="Times New Roman"/>
                  <w:bCs/>
                </w:rPr>
                <w:delText>ISO 13406-2 lub ISO 9241, EPEAT Gold dla Polski, Energy Star</w:delText>
              </w:r>
            </w:del>
          </w:p>
        </w:tc>
      </w:tr>
    </w:tbl>
    <w:p w14:paraId="0DB8EFDC" w14:textId="77777777" w:rsidR="00297921" w:rsidRDefault="00297921">
      <w:pPr>
        <w:rPr>
          <w:rPrChange w:id="112" w:author="Comparison" w:date="2026-09-22T12:58:00Z" w16du:dateUtc="2026-09-22T16:58:00Z">
            <w:rPr>
              <w:rFonts w:ascii="Liberation Sans" w:hAnsi="Liberation Sans" w:cs="Times New Roman"/>
            </w:rPr>
          </w:rPrChange>
        </w:rPr>
      </w:pPr>
    </w:p>
    <w:sectPr w:rsidR="00297921">
      <w:headerReference w:type="default" r:id="rId6"/>
      <w:footerReference w:type="default" r:id="rId7"/>
      <w:pgSz w:w="11905" w:h="16837"/>
      <w:pgMar w:top="1440" w:right="1440" w:bottom="1440" w:left="1440" w:header="720" w:footer="720" w:gutter="0"/>
      <w:cols w:space="720"/>
      <w:formProt/>
      <w:sectPrChange w:id="122" w:author="Comparison" w:date="2026-09-22T12:58:00Z" w16du:dateUtc="2026-09-22T16:58:00Z">
        <w:sectPr w:rsidR="00297921">
          <w:pgSz w:w="11906" w:h="16838"/>
          <w:pgMar w:top="1134" w:right="1134" w:bottom="1134" w:left="1134" w:header="0" w:footer="0" w:gutter="0"/>
          <w:cols w:space="708"/>
          <w:formProt w:val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09E445E" w14:textId="77777777" w:rsidR="0077197A" w:rsidRDefault="0077197A">
      <w:pPr>
        <w:pPrChange w:id="2" w:author="Comparison" w:date="2026-09-22T12:58:00Z" w16du:dateUtc="2026-09-22T16:58:00Z">
          <w:pPr/>
        </w:pPrChange>
      </w:pPr>
      <w:r>
        <w:separator/>
      </w:r>
    </w:p>
  </w:endnote>
  <w:endnote w:type="continuationSeparator" w:id="0">
    <w:p w14:paraId="0DD9D88D" w14:textId="77777777" w:rsidR="0077197A" w:rsidRDefault="0077197A">
      <w:pPr>
        <w:pPrChange w:id="3" w:author="Comparison" w:date="2026-09-22T12:58:00Z" w16du:dateUtc="2026-09-22T16:58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EE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456D1D" w14:textId="77777777" w:rsidR="007E223F" w:rsidRDefault="007E223F">
    <w:pPr>
      <w:pStyle w:val="BodyText"/>
      <w:pPrChange w:id="121" w:author="Comparison" w:date="2026-09-22T12:58:00Z" w16du:dateUtc="2026-09-22T16:58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E2FD248" w14:textId="77777777" w:rsidR="0077197A" w:rsidRDefault="0077197A">
      <w:pPr>
        <w:pPrChange w:id="0" w:author="Comparison" w:date="2026-09-22T12:58:00Z" w16du:dateUtc="2026-09-22T16:58:00Z">
          <w:pPr/>
        </w:pPrChange>
      </w:pPr>
      <w:r>
        <w:separator/>
      </w:r>
    </w:p>
  </w:footnote>
  <w:footnote w:type="continuationSeparator" w:id="0">
    <w:p w14:paraId="0D309647" w14:textId="77777777" w:rsidR="0077197A" w:rsidRDefault="0077197A">
      <w:pPr>
        <w:pPrChange w:id="1" w:author="Comparison" w:date="2026-09-22T12:58:00Z" w16du:dateUtc="2026-09-22T16:58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56"/>
      <w:gridCol w:w="903"/>
      <w:gridCol w:w="4056"/>
    </w:tblGrid>
    <w:tr w:rsidR="009B1FCD" w14:paraId="18D4A9B9" w14:textId="77777777">
      <w:tblPrEx>
        <w:tblCellMar>
          <w:top w:w="0" w:type="dxa"/>
          <w:bottom w:w="0" w:type="dxa"/>
        </w:tblCellMar>
      </w:tblPrEx>
      <w:trPr>
        <w:ins w:id="113" w:author="Comparison" w:date="2026-09-22T12:58:00Z" w16du:dateUtc="2026-09-22T16:58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34EF4F92" w14:textId="77777777" w:rsidR="009B1FCD" w:rsidRDefault="0077197A">
          <w:pPr>
            <w:rPr>
              <w:ins w:id="114" w:author="Comparison" w:date="2026-09-22T12:58:00Z" w16du:dateUtc="2026-09-22T16:58:00Z"/>
            </w:rPr>
          </w:pPr>
          <w:ins w:id="115" w:author="Comparison" w:date="2026-09-22T12:58:00Z" w16du:dateUtc="2026-09-22T16:58:00Z">
            <w:r>
              <w:rPr>
                <w:rFonts w:ascii="Arial" w:eastAsia="Arial" w:hAnsi="Arial" w:cs="Arial"/>
                <w:color w:val="000000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5BCC6C61" w14:textId="77777777" w:rsidR="009B1FCD" w:rsidRDefault="0077197A">
          <w:pPr>
            <w:jc w:val="center"/>
            <w:rPr>
              <w:ins w:id="116" w:author="Comparison" w:date="2026-09-22T12:58:00Z" w16du:dateUtc="2026-09-22T16:58:00Z"/>
            </w:rPr>
          </w:pPr>
          <w:ins w:id="117" w:author="Comparison" w:date="2026-09-22T12:58:00Z" w16du:dateUtc="2026-09-22T16:58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4C66A4FF" w14:textId="77777777" w:rsidR="009B1FCD" w:rsidRDefault="0077197A">
          <w:pPr>
            <w:jc w:val="right"/>
            <w:rPr>
              <w:ins w:id="118" w:author="Comparison" w:date="2026-09-22T12:58:00Z" w16du:dateUtc="2026-09-22T16:58:00Z"/>
            </w:rPr>
          </w:pPr>
          <w:ins w:id="119" w:author="Comparison" w:date="2026-09-22T12:58:00Z" w16du:dateUtc="2026-09-22T16:58:00Z">
            <w:r>
              <w:rPr>
                <w:color w:val="000000"/>
              </w:rPr>
              <w:t>07.12.2025</w:t>
            </w:r>
          </w:ins>
        </w:p>
      </w:tc>
    </w:tr>
  </w:tbl>
  <w:p w14:paraId="487029B1" w14:textId="77777777" w:rsidR="007E223F" w:rsidRDefault="007E223F">
    <w:pPr>
      <w:pStyle w:val="Header"/>
      <w:rPr>
        <w:del w:id="120" w:author="Comparison" w:date="2026-09-22T12:58:00Z" w16du:dateUtc="2026-09-22T16:58:00Z"/>
      </w:rP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921"/>
    <w:rsid w:val="000D2352"/>
    <w:rsid w:val="001314D4"/>
    <w:rsid w:val="00297921"/>
    <w:rsid w:val="003805C4"/>
    <w:rsid w:val="003D50F3"/>
    <w:rsid w:val="00407A9A"/>
    <w:rsid w:val="0077197A"/>
    <w:rsid w:val="007E223F"/>
    <w:rsid w:val="00875E83"/>
    <w:rsid w:val="009B1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726E7"/>
  <w15:docId w15:val="{977747A2-D42A-4478-8078-83BF0D453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NSimSun" w:hAnsi="Liberation Serif" w:cs="Arial Unicode MS"/>
        <w:kern w:val="2"/>
        <w:sz w:val="24"/>
        <w:szCs w:val="24"/>
        <w:lang w:val="pl-PL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ks">
    <w:name w:val="Indeks"/>
    <w:basedOn w:val="Normal"/>
    <w:qFormat/>
    <w:pPr>
      <w:suppressLineNumbers/>
    </w:pPr>
  </w:style>
  <w:style w:type="paragraph" w:customStyle="1" w:styleId="Standard">
    <w:name w:val="Standard"/>
    <w:rsid w:val="003805C4"/>
    <w:pPr>
      <w:autoSpaceDN w:val="0"/>
      <w:textAlignment w:val="baseline"/>
    </w:pPr>
    <w:rPr>
      <w:rFonts w:cs="Arial"/>
      <w:kern w:val="3"/>
    </w:rPr>
  </w:style>
  <w:style w:type="character" w:styleId="FootnoteReference">
    <w:name w:val="footnote reference"/>
    <w:semiHidden/>
    <w:unhideWhenUsed/>
    <w:rsid w:val="007E223F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7E223F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E223F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925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Arthur Souza Rodrigues</cp:lastModifiedBy>
  <cp:revision>1</cp:revision>
  <dcterms:created xsi:type="dcterms:W3CDTF">2024-02-21T09:38:00Z</dcterms:created>
  <dcterms:modified xsi:type="dcterms:W3CDTF">2026-09-22T16:58:00Z</dcterms:modified>
  <dc:language>pl-PL</dc:language>
</cp:coreProperties>
</file>