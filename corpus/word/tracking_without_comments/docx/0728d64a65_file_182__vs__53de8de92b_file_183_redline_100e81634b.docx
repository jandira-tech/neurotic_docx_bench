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CE2BF" w14:textId="77777777" w:rsidR="00E70D2F" w:rsidRDefault="00E70D2F">
      <w:pPr>
        <w:rPr>
          <w:b/>
          <w:color w:val="0070C0"/>
          <w:rPrChange w:id="0" w:author="Arthur Souza Rodrigues" w:date="2026-09-26T14:56:00Z" w16du:dateUtc="2026-09-26T18:56:00Z">
            <w:rPr/>
          </w:rPrChange>
        </w:rPr>
      </w:pPr>
      <w:r>
        <w:rPr>
          <w:b/>
          <w:color w:val="0070C0"/>
          <w:rPrChange w:id="1" w:author="Arthur Souza Rodrigues" w:date="2026-09-26T14:56:00Z" w16du:dateUtc="2026-09-26T18:56:00Z">
            <w:rPr/>
          </w:rPrChange>
        </w:rPr>
        <w:t>file_</w:t>
      </w:r>
      <w:ins w:id="2" w:author="Arthur Souza Rodrigues" w:date="2026-09-26T14:56:00Z" w16du:dateUtc="2026-09-26T18:56:00Z">
        <w:r w:rsidR="00BC09DC">
          <w:rPr>
            <w:b/>
            <w:bCs/>
            <w:color w:val="0070C0"/>
          </w:rPr>
          <w:t>183</w:t>
        </w:r>
      </w:ins>
      <w:del w:id="3" w:author="Arthur Souza Rodrigues" w:date="2026-09-26T14:56:00Z" w16du:dateUtc="2026-09-26T18:56:00Z">
        <w:r>
          <w:delText>182</w:delText>
        </w:r>
      </w:del>
      <w:r>
        <w:rPr>
          <w:b/>
          <w:color w:val="0070C0"/>
          <w:rPrChange w:id="4" w:author="Arthur Souza Rodrigues" w:date="2026-09-26T14:56:00Z" w16du:dateUtc="2026-09-26T18:56:00Z">
            <w:rPr/>
          </w:rPrChange>
        </w:rPr>
        <w:t>.docx</w:t>
      </w:r>
    </w:p>
    <w:p w14:paraId="42325F7B" w14:textId="1FBDA929" w:rsidR="00BF6908" w:rsidRDefault="00015EF3">
      <w:pPr>
        <w:rPr>
          <w:ins w:id="5" w:author="Arthur Souza Rodrigues" w:date="2026-09-26T14:56:00Z" w16du:dateUtc="2026-09-26T18:56:00Z"/>
        </w:rPr>
      </w:pPr>
      <w:ins w:id="6" w:author="Arthur Souza Rodrigues" w:date="2026-09-26T14:56:00Z" w16du:dateUtc="2026-09-26T18:56:00Z">
        <w:r>
          <w:rPr>
            <w:b/>
            <w:bCs/>
            <w:color w:val="0070C0"/>
          </w:rPr>
          <w:t>Blue Bold Centered Demo</w:t>
        </w:r>
      </w:ins>
    </w:p>
    <w:p w14:paraId="2185B74B" w14:textId="77777777" w:rsidR="00BF6908" w:rsidRDefault="00015EF3">
      <w:pPr>
        <w:rPr>
          <w:ins w:id="7" w:author="Arthur Souza Rodrigues" w:date="2026-09-26T14:56:00Z" w16du:dateUtc="2026-09-26T18:56:00Z"/>
        </w:rPr>
      </w:pPr>
      <w:ins w:id="8" w:author="Arthur Souza Rodrigues" w:date="2026-09-26T14:56:00Z" w16du:dateUtc="2026-09-26T18:56:00Z">
        <w:r>
          <w:rPr>
            <w:b/>
            <w:bCs/>
            <w:color w:val="0070C0"/>
          </w:rPr>
          <w:t>This document shows blue bold text with center alignment.</w:t>
        </w:r>
      </w:ins>
    </w:p>
    <w:p w14:paraId="4A39C6A8" w14:textId="48BD9FEB" w:rsidR="008D2345" w:rsidRDefault="00015EF3">
      <w:pPr>
        <w:rPr>
          <w:del w:id="9" w:author="Arthur Souza Rodrigues" w:date="2026-09-26T14:56:00Z" w16du:dateUtc="2026-09-26T18:56:00Z"/>
        </w:rPr>
      </w:pPr>
      <w:ins w:id="10" w:author="Arthur Souza Rodrigues" w:date="2026-09-26T14:56:00Z" w16du:dateUtc="2026-09-26T18:56:00Z">
        <w:r>
          <w:rPr>
            <w:b/>
            <w:bCs/>
            <w:color w:val="0070C0"/>
          </w:rPr>
          <w:t>Blue bold centered text works well for announcements.</w:t>
        </w:r>
      </w:ins>
      <w:del w:id="11" w:author="Arthur Souza Rodrigues" w:date="2026-09-26T14:56:00Z" w16du:dateUtc="2026-09-26T18:56:00Z">
        <w:r>
          <w:delText>Budget Report Q1 2026</w:delText>
        </w:r>
      </w:del>
    </w:p>
    <w:p w14:paraId="258707D4" w14:textId="77777777" w:rsidR="008D2345" w:rsidRDefault="00015EF3">
      <w:pPr>
        <w:rPr>
          <w:del w:id="12" w:author="Arthur Souza Rodrigues" w:date="2026-09-26T14:56:00Z" w16du:dateUtc="2026-09-26T18:56:00Z"/>
        </w:rPr>
      </w:pPr>
      <w:del w:id="13" w:author="Arthur Souza Rodrigues" w:date="2026-09-26T14:56:00Z" w16du:dateUtc="2026-09-26T18:56:00Z">
        <w:r>
          <w:delText>Total Revenue: $500,000</w:delText>
        </w:r>
        <w:r>
          <w:delText xml:space="preserve"> (Revised)</w:delText>
        </w:r>
      </w:del>
    </w:p>
    <w:p w14:paraId="48441FF7" w14:textId="77777777" w:rsidR="008D2345" w:rsidRDefault="00015EF3">
      <w:pPr>
        <w:rPr>
          <w:del w:id="14" w:author="Arthur Souza Rodrigues" w:date="2026-09-26T14:56:00Z" w16du:dateUtc="2026-09-26T18:56:00Z"/>
        </w:rPr>
      </w:pPr>
      <w:del w:id="15" w:author="Arthur Souza Rodrigues" w:date="2026-09-26T14:56:00Z" w16du:dateUtc="2026-09-26T18:56:00Z">
        <w:r>
          <w:delText>Total Expenses: $320,000</w:delText>
        </w:r>
      </w:del>
    </w:p>
    <w:p w14:paraId="788B194C" w14:textId="77777777" w:rsidR="008D2345" w:rsidRDefault="00015EF3">
      <w:pPr>
        <w:rPr>
          <w:del w:id="16" w:author="Arthur Souza Rodrigues" w:date="2026-09-26T14:56:00Z" w16du:dateUtc="2026-09-26T18:56:00Z"/>
        </w:rPr>
      </w:pPr>
      <w:del w:id="17" w:author="Arthur Souza Rodrigues" w:date="2026-09-26T14:56:00Z" w16du:dateUtc="2026-09-26T18:56:00Z">
        <w:r>
          <w:delText>Net Profit: $180,000</w:delText>
        </w:r>
      </w:del>
    </w:p>
    <w:p w14:paraId="0B567F42" w14:textId="77777777" w:rsidR="008D2345" w:rsidRDefault="00015EF3">
      <w:pPr>
        <w:rPr>
          <w:del w:id="18" w:author="Arthur Souza Rodrigues" w:date="2026-09-26T14:56:00Z" w16du:dateUtc="2026-09-26T18:56:00Z"/>
        </w:rPr>
      </w:pPr>
      <w:del w:id="19" w:author="Arthur Souza Rodrigues" w:date="2026-09-26T14:56:00Z" w16du:dateUtc="2026-09-26T18:56:00Z">
        <w:r>
          <w:delText>Marketing Budget: $50,000</w:delText>
        </w:r>
      </w:del>
    </w:p>
    <w:p w14:paraId="105CCA31" w14:textId="77777777" w:rsidR="008D2345" w:rsidRDefault="00015EF3">
      <w:pPr>
        <w:rPr>
          <w:del w:id="20" w:author="Arthur Souza Rodrigues" w:date="2026-09-26T14:56:00Z" w16du:dateUtc="2026-09-26T18:56:00Z"/>
        </w:rPr>
      </w:pPr>
      <w:del w:id="21" w:author="Arthur Souza Rodrigues" w:date="2026-09-26T14:56:00Z" w16du:dateUtc="2026-09-26T18:56:00Z">
        <w:r>
          <w:delText>Operations Budget: $100,000</w:delText>
        </w:r>
      </w:del>
    </w:p>
    <w:p w14:paraId="52C56AA7" w14:textId="77777777" w:rsidR="008D2345" w:rsidRDefault="00015EF3">
      <w:pPr>
        <w:pPrChange w:id="22" w:author="Arthur Souza Rodrigues" w:date="2026-09-26T14:56:00Z" w16du:dateUtc="2026-09-26T18:56:00Z">
          <w:pPr>
            <w:jc w:val="center"/>
          </w:pPr>
        </w:pPrChange>
      </w:pPr>
      <w:del w:id="23" w:author="Arthur Souza Rodrigues" w:date="2026-09-26T14:56:00Z" w16du:dateUtc="2026-09-26T18:56:00Z">
        <w:r>
          <w:delText>Approved by: Finance Team</w:delText>
        </w:r>
      </w:del>
    </w:p>
    <w:sectPr w:rsidR="008D23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345"/>
    <w:rsid w:val="002F5B90"/>
    <w:rsid w:val="008D2345"/>
    <w:rsid w:val="00994A77"/>
    <w:rsid w:val="00BC09DC"/>
    <w:rsid w:val="00BF6908"/>
    <w:rsid w:val="00D53FE7"/>
    <w:rsid w:val="00E70D2F"/>
    <w:rsid w:val="00EF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CA4D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2026-09-26T18:56:00Z</dcterms:modified>
</cp:coreProperties>
</file>