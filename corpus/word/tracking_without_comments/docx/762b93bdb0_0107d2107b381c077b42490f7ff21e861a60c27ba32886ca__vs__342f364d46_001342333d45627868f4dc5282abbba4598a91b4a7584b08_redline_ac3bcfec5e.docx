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2DFF83" w14:textId="77777777" w:rsidR="00DB3030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56:00Z" w16du:dateUtc="2026-09-22T16:56:00Z"/>
          <w:rFonts w:cstheme="minorHAnsi"/>
          <w:b/>
          <w:smallCaps/>
          <w:sz w:val="32"/>
          <w:szCs w:val="32"/>
        </w:rPr>
      </w:pPr>
      <w:ins w:id="11" w:author="Pribil-Kövesdy Döníz" w:date="2026-09-22T12:56:00Z" w16du:dateUtc="2026-09-22T16:56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49B037FB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56:00Z" w16du:dateUtc="2026-09-22T16:56:00Z"/>
          <w:sz w:val="28"/>
          <w:szCs w:val="28"/>
        </w:rPr>
      </w:pPr>
      <w:ins w:id="13" w:author="Pribil-Kövesdy Döníz" w:date="2026-09-22T12:56:00Z" w16du:dateUtc="2026-09-22T16:56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Pribil-Kövesdy Döníz" w:date="2026-09-22T12:56:00Z" w16du:dateUtc="2026-09-22T16:56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15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D76B82" w:rsidRPr="00D76B82" w14:paraId="6A75D40A" w14:textId="77777777" w:rsidTr="00AD06DF">
        <w:trPr>
          <w:trPrChange w:id="16" w:author="Pribil-Kövesdy Döníz" w:date="2026-09-22T12:56:00Z" w16du:dateUtc="2026-09-22T16:56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17" w:author="Pribil-Kövesdy Döníz" w:date="2026-09-22T12:56:00Z" w16du:dateUtc="2026-09-22T16:56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6597674B" w14:textId="77777777" w:rsidR="00D76B82" w:rsidRDefault="00854C26" w:rsidP="00303E56">
            <w:pPr>
              <w:rPr>
                <w:rPrChange w:id="18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19" w:author="Pribil-Kövesdy Döníz" w:date="2026-09-22T12:56:00Z" w16du:dateUtc="2026-09-22T16:56:00Z">
              <w:r>
                <w:t>Név</w:t>
              </w:r>
            </w:ins>
            <w:del w:id="20" w:author="Pribil-Kövesdy Döníz" w:date="2026-09-22T12:56:00Z" w16du:dateUtc="2026-09-22T16:56:00Z">
              <w:r w:rsidR="00D76B82" w:rsidRPr="00D76B82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11340" w:type="dxa"/>
            <w:tcPrChange w:id="21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C62842E" w14:textId="77777777" w:rsidR="00D76B82" w:rsidRDefault="00D76B82" w:rsidP="00303E56">
            <w:pPr>
              <w:rPr>
                <w:rPrChange w:id="22" w:author="Pribil-Kövesdy Döníz" w:date="2026-09-22T12:56:00Z" w16du:dateUtc="2026-09-22T16:56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</w:pPr>
          </w:p>
        </w:tc>
      </w:tr>
      <w:tr w:rsidR="00D76B82" w:rsidRPr="00D76B82" w14:paraId="5635BBB5" w14:textId="0A3A73A4" w:rsidTr="00AD06DF">
        <w:trPr>
          <w:trPrChange w:id="23" w:author="Pribil-Kövesdy Döníz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24" w:author="Pribil-Kövesdy Döníz" w:date="2026-09-22T12:56:00Z" w16du:dateUtc="2026-09-22T16:56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45548316" w14:textId="77777777" w:rsidR="00D76B82" w:rsidRDefault="00F520F7" w:rsidP="00F520F7">
            <w:pPr>
              <w:rPr>
                <w:rPrChange w:id="25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6" w:author="Pribil-Kövesdy Döníz" w:date="2026-09-22T12:56:00Z" w16du:dateUtc="2026-09-22T16:56:00Z">
                <w:pPr>
                  <w:jc w:val="center"/>
                </w:pPr>
              </w:pPrChange>
            </w:pPr>
            <w:ins w:id="27" w:author="Pribil-Kövesdy Döníz" w:date="2026-09-22T12:56:00Z" w16du:dateUtc="2026-09-22T16:56:00Z">
              <w:r>
                <w:t>B</w:t>
              </w:r>
              <w:r w:rsidR="00854C26">
                <w:t>eosztás</w:t>
              </w:r>
            </w:ins>
            <w:del w:id="28" w:author="Pribil-Kövesdy Döníz" w:date="2026-09-22T12:56:00Z" w16du:dateUtc="2026-09-22T16:56:00Z">
              <w:r w:rsidR="00D76B82"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29" w:author="Pribil-Kövesdy Döníz" w:date="2026-09-22T12:56:00Z" w16du:dateUtc="2026-09-22T16:56:00Z">
              <w:tcPr>
                <w:tcW w:w="11340" w:type="dxa"/>
                <w:gridSpan w:val="2"/>
              </w:tcPr>
            </w:tcPrChange>
          </w:tcPr>
          <w:p w14:paraId="78BEE7E1" w14:textId="77777777" w:rsidR="00854C26" w:rsidRDefault="00854C26" w:rsidP="00391C9E">
            <w:pPr>
              <w:spacing w:after="200" w:line="276" w:lineRule="auto"/>
            </w:pPr>
          </w:p>
        </w:tc>
      </w:tr>
    </w:tbl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76B82" w:rsidRPr="00D76B82" w14:paraId="6ED6A0B7" w14:textId="77777777" w:rsidTr="00D76B82">
        <w:trPr>
          <w:trHeight w:val="330"/>
          <w:del w:id="30" w:author="Pribil-Kövesdy Döníz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66EEAFD" w14:textId="77777777" w:rsidR="00D76B82" w:rsidRPr="00D76B82" w:rsidRDefault="00D76B82" w:rsidP="00D76B82">
            <w:pPr>
              <w:rPr>
                <w:del w:id="31" w:author="Pribil-Kövesdy Döníz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" w:author="Pribil-Kövesdy Döníz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839DCC1" w14:textId="77777777" w:rsidR="00D76B82" w:rsidRPr="00D76B82" w:rsidRDefault="00D76B82" w:rsidP="00D76B82">
            <w:pPr>
              <w:jc w:val="center"/>
              <w:rPr>
                <w:del w:id="33" w:author="Pribil-Kövesdy Döníz" w:date="2026-09-22T12:56:00Z" w16du:dateUtc="2026-09-22T16:56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4" w:author="Pribil-Kövesdy Döníz" w:date="2026-09-22T12:56:00Z" w16du:dateUtc="2026-09-22T16:56:00Z">
              <w:r w:rsidRPr="00D76B82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76B82" w:rsidRPr="00D76B82" w14:paraId="60F146BA" w14:textId="77777777" w:rsidTr="00D76B82">
        <w:trPr>
          <w:trHeight w:val="315"/>
          <w:del w:id="35" w:author="Pribil-Kövesdy Döníz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AE08D0F" w14:textId="77777777" w:rsidR="00D76B82" w:rsidRPr="00D76B82" w:rsidRDefault="00D76B82" w:rsidP="00D76B82">
            <w:pPr>
              <w:rPr>
                <w:del w:id="36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7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3904699" w14:textId="77777777" w:rsidR="00D76B82" w:rsidRPr="00D76B82" w:rsidRDefault="00D76B82" w:rsidP="00D76B82">
            <w:pPr>
              <w:jc w:val="right"/>
              <w:rPr>
                <w:del w:id="38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9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13.2425</w:delText>
              </w:r>
            </w:del>
          </w:p>
        </w:tc>
      </w:tr>
      <w:tr w:rsidR="00D76B82" w:rsidRPr="00D76B82" w14:paraId="3E80058D" w14:textId="77777777" w:rsidTr="00D76B82">
        <w:trPr>
          <w:trHeight w:val="315"/>
          <w:del w:id="40" w:author="Pribil-Kövesdy Döníz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3334409" w14:textId="77777777" w:rsidR="00D76B82" w:rsidRPr="00D76B82" w:rsidRDefault="00D76B82" w:rsidP="00D76B82">
            <w:pPr>
              <w:rPr>
                <w:del w:id="41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2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0C5C76B" w14:textId="77777777" w:rsidR="00D76B82" w:rsidRPr="00D76B82" w:rsidRDefault="00D76B82" w:rsidP="00D76B82">
            <w:pPr>
              <w:jc w:val="right"/>
              <w:rPr>
                <w:del w:id="43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4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16.9489</w:delText>
              </w:r>
            </w:del>
          </w:p>
        </w:tc>
      </w:tr>
      <w:tr w:rsidR="00D76B82" w:rsidRPr="00D76B82" w14:paraId="01562FB0" w14:textId="77777777" w:rsidTr="00D76B82">
        <w:trPr>
          <w:trHeight w:val="300"/>
          <w:del w:id="45" w:author="Pribil-Kövesdy Döníz" w:date="2026-09-22T12:56:00Z" w16du:dateUtc="2026-09-22T16:56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061B61C" w14:textId="77777777" w:rsidR="00D76B82" w:rsidRPr="00D76B82" w:rsidRDefault="00D76B82" w:rsidP="00D76B82">
            <w:pPr>
              <w:rPr>
                <w:del w:id="46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7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F9424D7" w14:textId="77777777" w:rsidR="00D76B82" w:rsidRPr="00D76B82" w:rsidRDefault="00D76B82" w:rsidP="00D76B82">
            <w:pPr>
              <w:jc w:val="right"/>
              <w:rPr>
                <w:del w:id="48" w:author="Pribil-Kövesdy Döníz" w:date="2026-09-22T12:56:00Z" w16du:dateUtc="2026-09-22T16:56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9" w:author="Pribil-Kövesdy Döníz" w:date="2026-09-22T12:56:00Z" w16du:dateUtc="2026-09-22T16:56:00Z">
              <w:r w:rsidRPr="00D76B82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15.6104</w:delText>
              </w:r>
            </w:del>
          </w:p>
        </w:tc>
      </w:tr>
    </w:tbl>
    <w:p w14:paraId="013AAF4E" w14:textId="77777777" w:rsidR="00854C26" w:rsidRPr="00854C26" w:rsidRDefault="00854C26" w:rsidP="0061350B">
      <w:pPr>
        <w:spacing w:before="360" w:line="240" w:lineRule="auto"/>
        <w:rPr>
          <w:ins w:id="50" w:author="Pribil-Kövesdy Döníz" w:date="2026-09-22T12:56:00Z" w16du:dateUtc="2026-09-22T16:56:00Z"/>
          <w:sz w:val="28"/>
          <w:szCs w:val="28"/>
        </w:rPr>
      </w:pPr>
      <w:ins w:id="51" w:author="Pribil-Kövesdy Döníz" w:date="2026-09-22T12:56:00Z" w16du:dateUtc="2026-09-22T16:5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627035C6" w14:textId="77777777" w:rsidR="00BE7473" w:rsidRDefault="00BE7473" w:rsidP="00035935">
      <w:pPr>
        <w:rPr>
          <w:del w:id="52" w:author="Pribil-Kövesdy Döníz" w:date="2026-09-22T12:56:00Z" w16du:dateUtc="2026-09-22T16:5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3" w:author="Pribil-Kövesdy Döníz" w:date="2026-09-22T12:56:00Z" w16du:dateUtc="2026-09-22T16:56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54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CE216C" w:rsidRPr="00CE216C" w14:paraId="2792D174" w14:textId="77777777" w:rsidTr="0061350B">
        <w:trPr>
          <w:trHeight w:val="1168"/>
          <w:trPrChange w:id="55" w:author="Pribil-Kövesdy Döníz" w:date="2026-09-22T12:56:00Z" w16du:dateUtc="2026-09-22T16:56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56" w:author="Pribil-Kövesdy Döníz" w:date="2026-09-22T12:56:00Z" w16du:dateUtc="2026-09-22T16:56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363F83C" w14:textId="77777777" w:rsidR="00854C26" w:rsidRDefault="00A236F9" w:rsidP="00391C9E">
            <w:pPr>
              <w:rPr>
                <w:ins w:id="57" w:author="Pribil-Kövesdy Döníz" w:date="2026-09-22T12:56:00Z" w16du:dateUtc="2026-09-22T16:56:00Z"/>
              </w:rPr>
            </w:pPr>
            <w:ins w:id="58" w:author="Pribil-Kövesdy Döníz" w:date="2026-09-22T12:56:00Z" w16du:dateUtc="2026-09-22T16:56:00Z">
              <w:r>
                <w:t>Mobilitás típusa</w:t>
              </w:r>
            </w:ins>
          </w:p>
          <w:p w14:paraId="05CBC7AC" w14:textId="77777777" w:rsidR="00CE216C" w:rsidRDefault="00A236F9" w:rsidP="00303E56">
            <w:pPr>
              <w:rPr>
                <w:rPrChange w:id="59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60" w:author="Pribil-Kövesdy Döníz" w:date="2026-09-22T12:56:00Z" w16du:dateUtc="2026-09-22T16:56:00Z">
              <w:r>
                <w:t>(nem helyes törlendő)</w:t>
              </w:r>
            </w:ins>
            <w:del w:id="61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11340" w:type="dxa"/>
            <w:tcPrChange w:id="62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70F2CD92" w14:textId="77777777" w:rsidR="00854C26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3" w:author="Pribil-Kövesdy Döníz" w:date="2026-09-22T12:56:00Z" w16du:dateUtc="2026-09-22T16:56:00Z"/>
              </w:rPr>
            </w:pPr>
            <w:ins w:id="64" w:author="Pribil-Kövesdy Döníz" w:date="2026-09-22T12:56:00Z" w16du:dateUtc="2026-09-22T16:56:00Z">
              <w:r>
                <w:t>szakmai továbbképzés</w:t>
              </w:r>
            </w:ins>
          </w:p>
          <w:p w14:paraId="2DC54DCE" w14:textId="77777777" w:rsidR="00A236F9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5" w:author="Pribil-Kövesdy Döníz" w:date="2026-09-22T12:56:00Z" w16du:dateUtc="2026-09-22T16:56:00Z"/>
              </w:rPr>
            </w:pPr>
            <w:ins w:id="66" w:author="Pribil-Kövesdy Döníz" w:date="2026-09-22T12:56:00Z" w16du:dateUtc="2026-09-22T16:56:00Z">
              <w:r>
                <w:t>nyelvtanfolyam</w:t>
              </w:r>
            </w:ins>
          </w:p>
          <w:p w14:paraId="0546A3BE" w14:textId="77777777" w:rsidR="00A236F9" w:rsidRDefault="00F520F7" w:rsidP="00391C9E">
            <w:pPr>
              <w:pStyle w:val="ListParagraph"/>
              <w:numPr>
                <w:ilvl w:val="0"/>
                <w:numId w:val="11"/>
              </w:numPr>
              <w:rPr>
                <w:ins w:id="67" w:author="Pribil-Kövesdy Döníz" w:date="2026-09-22T12:56:00Z" w16du:dateUtc="2026-09-22T16:56:00Z"/>
              </w:rPr>
            </w:pPr>
            <w:ins w:id="68" w:author="Pribil-Kövesdy Döníz" w:date="2026-09-22T12:56:00Z" w16du:dateUtc="2026-09-22T16:56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75B7CF26" w14:textId="77777777" w:rsidR="00CE216C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rPrChange w:id="69" w:author="Pribil-Kövesdy Döníz" w:date="2026-09-22T12:56:00Z" w16du:dateUtc="2026-09-22T16:56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70" w:author="Pribil-Kövesdy Döníz" w:date="2026-09-22T12:56:00Z" w16du:dateUtc="2026-09-22T16:56:00Z">
                <w:pPr>
                  <w:jc w:val="left"/>
                </w:pPr>
              </w:pPrChange>
            </w:pPr>
            <w:ins w:id="71" w:author="Pribil-Kövesdy Döníz" w:date="2026-09-22T12:56:00Z" w16du:dateUtc="2026-09-22T16:56:00Z">
              <w:r>
                <w:t>oktatási tevékenység</w:t>
              </w:r>
            </w:ins>
          </w:p>
        </w:tc>
      </w:tr>
      <w:tr w:rsidR="00CE216C" w:rsidRPr="00CE216C" w14:paraId="53F0DFFB" w14:textId="195D63E0" w:rsidTr="00AD06DF">
        <w:trPr>
          <w:trPrChange w:id="72" w:author="Pribil-Kövesdy Döníz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73" w:author="Pribil-Kövesdy Döníz" w:date="2026-09-22T12:56:00Z" w16du:dateUtc="2026-09-22T16:56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53829644" w14:textId="77777777" w:rsidR="00A236F9" w:rsidRDefault="00A236F9" w:rsidP="00391C9E">
            <w:pPr>
              <w:rPr>
                <w:ins w:id="74" w:author="Pribil-Kövesdy Döníz" w:date="2026-09-22T12:56:00Z" w16du:dateUtc="2026-09-22T16:56:00Z"/>
              </w:rPr>
            </w:pPr>
            <w:ins w:id="75" w:author="Pribil-Kövesdy Döníz" w:date="2026-09-22T12:56:00Z" w16du:dateUtc="2026-09-22T16:56:00Z">
              <w:r>
                <w:t>Továbbképzés címe</w:t>
              </w:r>
            </w:ins>
          </w:p>
          <w:p w14:paraId="467A1127" w14:textId="77777777" w:rsidR="00CE216C" w:rsidRDefault="00A236F9" w:rsidP="00391C9E">
            <w:pPr>
              <w:rPr>
                <w:rPrChange w:id="76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77" w:author="Pribil-Kövesdy Döníz" w:date="2026-09-22T12:56:00Z" w16du:dateUtc="2026-09-22T16:56:00Z">
                <w:pPr>
                  <w:jc w:val="center"/>
                </w:pPr>
              </w:pPrChange>
            </w:pPr>
            <w:ins w:id="78" w:author="Pribil-Kövesdy Döníz" w:date="2026-09-22T12:56:00Z" w16du:dateUtc="2026-09-22T16:56:00Z">
              <w:r>
                <w:t>(amennyiben releváns)</w:t>
              </w:r>
            </w:ins>
            <w:del w:id="79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  <w:tc>
          <w:tcPr>
            <w:tcW w:w="11340" w:type="dxa"/>
            <w:tcPrChange w:id="80" w:author="Pribil-Kövesdy Döníz" w:date="2026-09-22T12:56:00Z" w16du:dateUtc="2026-09-22T16:56:00Z">
              <w:tcPr>
                <w:tcW w:w="11340" w:type="dxa"/>
                <w:gridSpan w:val="2"/>
              </w:tcPr>
            </w:tcPrChange>
          </w:tcPr>
          <w:p w14:paraId="440279FE" w14:textId="77777777" w:rsidR="00A236F9" w:rsidRDefault="00A236F9" w:rsidP="00391C9E">
            <w:pPr>
              <w:spacing w:after="200" w:line="276" w:lineRule="auto"/>
            </w:pPr>
          </w:p>
        </w:tc>
      </w:tr>
      <w:tr w:rsidR="00CE216C" w:rsidRPr="00CE216C" w14:paraId="39A13947" w14:textId="77777777" w:rsidTr="0061350B">
        <w:trPr>
          <w:trHeight w:val="428"/>
          <w:trPrChange w:id="81" w:author="Pribil-Kövesdy Döníz" w:date="2026-09-22T12:56:00Z" w16du:dateUtc="2026-09-22T16:56:00Z">
            <w:trPr>
              <w:gridBefore w:val="1"/>
              <w:gridAfter w:val="1"/>
              <w:trHeight w:val="330"/>
            </w:trPr>
          </w:trPrChange>
        </w:trPr>
        <w:tc>
          <w:tcPr>
            <w:tcW w:w="2802" w:type="dxa"/>
            <w:tcPrChange w:id="82" w:author="Pribil-Kövesdy Döníz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ACD7FB7" w14:textId="77777777" w:rsidR="00CE216C" w:rsidRDefault="00A236F9" w:rsidP="00303E56">
            <w:pPr>
              <w:rPr>
                <w:rPrChange w:id="83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</w:pPr>
            <w:ins w:id="84" w:author="Pribil-Kövesdy Döníz" w:date="2026-09-22T12:56:00Z" w16du:dateUtc="2026-09-22T16:56:00Z">
              <w:r>
                <w:t>Fogadó intézmény neve</w:t>
              </w:r>
            </w:ins>
            <w:del w:id="85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11340" w:type="dxa"/>
            <w:tcPrChange w:id="86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18A98007" w14:textId="77777777" w:rsidR="00CE216C" w:rsidRDefault="00CE216C" w:rsidP="00391C9E">
            <w:pPr>
              <w:rPr>
                <w:rPrChange w:id="87" w:author="Pribil-Kövesdy Döníz" w:date="2026-09-22T12:56:00Z" w16du:dateUtc="2026-09-22T16:56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88" w:author="Pribil-Kövesdy Döníz" w:date="2026-09-22T12:56:00Z" w16du:dateUtc="2026-09-22T16:56:00Z">
                <w:pPr>
                  <w:jc w:val="center"/>
                </w:pPr>
              </w:pPrChange>
            </w:pPr>
            <w:del w:id="89" w:author="Pribil-Kövesdy Döníz" w:date="2026-09-22T12:56:00Z" w16du:dateUtc="2026-09-22T16:56:00Z">
              <w:r w:rsidRPr="00CE216C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CE216C" w:rsidRPr="00CE216C" w14:paraId="47A23186" w14:textId="77777777" w:rsidTr="0061350B">
        <w:trPr>
          <w:trHeight w:val="703"/>
          <w:trPrChange w:id="90" w:author="Pribil-Kövesdy Döníz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91" w:author="Pribil-Kövesdy Döníz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E8065EA" w14:textId="77777777" w:rsidR="005E7FFD" w:rsidRDefault="005E7FFD" w:rsidP="00391C9E">
            <w:pPr>
              <w:rPr>
                <w:ins w:id="92" w:author="Pribil-Kövesdy Döníz" w:date="2026-09-22T12:56:00Z" w16du:dateUtc="2026-09-22T16:56:00Z"/>
              </w:rPr>
            </w:pPr>
            <w:ins w:id="93" w:author="Pribil-Kövesdy Döníz" w:date="2026-09-22T12:56:00Z" w16du:dateUtc="2026-09-22T16:56:00Z">
              <w:r>
                <w:t>Fogadó intézmény típusa</w:t>
              </w:r>
            </w:ins>
          </w:p>
          <w:p w14:paraId="791F1D20" w14:textId="77777777" w:rsidR="00CE216C" w:rsidRDefault="005E7FFD" w:rsidP="00303E56">
            <w:pPr>
              <w:rPr>
                <w:rPrChange w:id="94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95" w:author="Pribil-Kövesdy Döníz" w:date="2026-09-22T12:56:00Z" w16du:dateUtc="2026-09-22T16:56:00Z">
              <w:r>
                <w:t>(nem helyes törlendő)</w:t>
              </w:r>
            </w:ins>
            <w:del w:id="96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11340" w:type="dxa"/>
            <w:tcPrChange w:id="97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22FF44F" w14:textId="77777777" w:rsidR="005E7FFD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ins w:id="98" w:author="Pribil-Kövesdy Döníz" w:date="2026-09-22T12:56:00Z" w16du:dateUtc="2026-09-22T16:56:00Z"/>
              </w:rPr>
            </w:pPr>
            <w:ins w:id="99" w:author="Pribil-Kövesdy Döníz" w:date="2026-09-22T12:56:00Z" w16du:dateUtc="2026-09-22T16:56:00Z">
              <w:r>
                <w:t>oktatási intézmény</w:t>
              </w:r>
            </w:ins>
          </w:p>
          <w:p w14:paraId="39AD47A4" w14:textId="77777777" w:rsidR="00CE216C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rPrChange w:id="100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01" w:author="Pribil-Kövesdy Döníz" w:date="2026-09-22T12:56:00Z" w16du:dateUtc="2026-09-22T16:56:00Z">
                <w:pPr>
                  <w:jc w:val="right"/>
                </w:pPr>
              </w:pPrChange>
            </w:pPr>
            <w:ins w:id="102" w:author="Pribil-Kövesdy Döníz" w:date="2026-09-22T12:56:00Z" w16du:dateUtc="2026-09-22T16:56:00Z">
              <w:r>
                <w:t>továbbképző intézmény</w:t>
              </w:r>
            </w:ins>
            <w:del w:id="103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13.2528</w:delText>
              </w:r>
            </w:del>
          </w:p>
        </w:tc>
      </w:tr>
      <w:tr w:rsidR="00CE216C" w:rsidRPr="00CE216C" w14:paraId="4D301B09" w14:textId="77777777" w:rsidTr="00AD06DF">
        <w:trPr>
          <w:trPrChange w:id="104" w:author="Pribil-Kövesdy Döníz" w:date="2026-09-22T12:56:00Z" w16du:dateUtc="2026-09-22T16:56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105" w:author="Pribil-Kövesdy Döníz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3452BE71" w14:textId="77777777" w:rsidR="00CE216C" w:rsidRDefault="00A236F9" w:rsidP="00303E56">
            <w:pPr>
              <w:rPr>
                <w:rPrChange w:id="106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07" w:author="Pribil-Kövesdy Döníz" w:date="2026-09-22T12:56:00Z" w16du:dateUtc="2026-09-22T16:56:00Z">
              <w:r>
                <w:t>Fogadó ország</w:t>
              </w:r>
            </w:ins>
            <w:del w:id="108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11340" w:type="dxa"/>
            <w:tcPrChange w:id="109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560C9F1" w14:textId="77777777" w:rsidR="00CE216C" w:rsidRDefault="00CE216C" w:rsidP="00391C9E">
            <w:pPr>
              <w:rPr>
                <w:rPrChange w:id="110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11" w:author="Pribil-Kövesdy Döníz" w:date="2026-09-22T12:56:00Z" w16du:dateUtc="2026-09-22T16:56:00Z">
                <w:pPr>
                  <w:jc w:val="right"/>
                </w:pPr>
              </w:pPrChange>
            </w:pPr>
            <w:del w:id="112" w:author="Pribil-Kövesdy Döníz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16.9534</w:delText>
              </w:r>
            </w:del>
          </w:p>
        </w:tc>
      </w:tr>
      <w:tr w:rsidR="00CE216C" w:rsidRPr="00CE216C" w14:paraId="50A36C7C" w14:textId="77777777" w:rsidTr="00AD06DF">
        <w:trPr>
          <w:trPrChange w:id="113" w:author="Pribil-Kövesdy Döníz" w:date="2026-09-22T12:56:00Z" w16du:dateUtc="2026-09-22T16:56:00Z">
            <w:trPr>
              <w:gridBefore w:val="1"/>
              <w:gridAfter w:val="1"/>
              <w:trHeight w:val="300"/>
            </w:trPr>
          </w:trPrChange>
        </w:trPr>
        <w:tc>
          <w:tcPr>
            <w:tcW w:w="2802" w:type="dxa"/>
            <w:tcPrChange w:id="114" w:author="Pribil-Kövesdy Döníz" w:date="2026-09-22T12:56:00Z" w16du:dateUtc="2026-09-22T16:56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98A051B" w14:textId="77777777" w:rsidR="00CE216C" w:rsidRDefault="00A236F9" w:rsidP="00303E56">
            <w:pPr>
              <w:rPr>
                <w:rPrChange w:id="115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16" w:author="Pribil-Kövesdy Döníz" w:date="2026-09-22T12:56:00Z" w16du:dateUtc="2026-09-22T16:56:00Z">
              <w:r>
                <w:t>Munkanyelv</w:t>
              </w:r>
            </w:ins>
            <w:del w:id="117" w:author="Pribil-Kövesdy Döníz" w:date="2026-09-22T12:56:00Z" w16du:dateUtc="2026-09-22T16:56:00Z">
              <w:r w:rsidR="00CE216C"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11340" w:type="dxa"/>
            <w:tcPrChange w:id="118" w:author="Pribil-Kövesdy Döníz" w:date="2026-09-22T12:56:00Z" w16du:dateUtc="2026-09-22T16:56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4EF2B8AC" w14:textId="77777777" w:rsidR="00CE216C" w:rsidRDefault="00CE216C" w:rsidP="00391C9E">
            <w:pPr>
              <w:rPr>
                <w:rPrChange w:id="119" w:author="Pribil-Kövesdy Döníz" w:date="2026-09-22T12:56:00Z" w16du:dateUtc="2026-09-22T16:56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20" w:author="Pribil-Kövesdy Döníz" w:date="2026-09-22T12:56:00Z" w16du:dateUtc="2026-09-22T16:56:00Z">
                <w:pPr>
                  <w:jc w:val="right"/>
                </w:pPr>
              </w:pPrChange>
            </w:pPr>
            <w:del w:id="121" w:author="Pribil-Kövesdy Döníz" w:date="2026-09-22T12:56:00Z" w16du:dateUtc="2026-09-22T16:56:00Z">
              <w:r w:rsidRPr="00CE216C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15.6343</w:delText>
              </w:r>
            </w:del>
          </w:p>
        </w:tc>
      </w:tr>
      <w:tr w:rsidR="00A236F9" w14:paraId="049C06E2" w14:textId="77777777" w:rsidTr="00AD06DF">
        <w:trPr>
          <w:ins w:id="122" w:author="Pribil-Kövesdy Döníz" w:date="2026-09-22T12:56:00Z" w16du:dateUtc="2026-09-22T16:56:00Z"/>
        </w:trPr>
        <w:tc>
          <w:tcPr>
            <w:tcW w:w="2802" w:type="dxa"/>
          </w:tcPr>
          <w:p w14:paraId="61E7FA98" w14:textId="77777777" w:rsidR="00A236F9" w:rsidRDefault="00A236F9" w:rsidP="00391C9E">
            <w:pPr>
              <w:rPr>
                <w:ins w:id="123" w:author="Pribil-Kövesdy Döníz" w:date="2026-09-22T12:56:00Z" w16du:dateUtc="2026-09-22T16:56:00Z"/>
              </w:rPr>
            </w:pPr>
            <w:ins w:id="124" w:author="Pribil-Kövesdy Döníz" w:date="2026-09-22T12:56:00Z" w16du:dateUtc="2026-09-22T16:56:00Z">
              <w:r>
                <w:t>Mobilitás időtartama</w:t>
              </w:r>
            </w:ins>
          </w:p>
          <w:p w14:paraId="1B858618" w14:textId="77777777" w:rsidR="00A236F9" w:rsidRDefault="00A236F9" w:rsidP="00AD06DF">
            <w:pPr>
              <w:rPr>
                <w:ins w:id="125" w:author="Pribil-Kövesdy Döníz" w:date="2026-09-22T12:56:00Z" w16du:dateUtc="2026-09-22T16:56:00Z"/>
              </w:rPr>
            </w:pPr>
            <w:ins w:id="126" w:author="Pribil-Kövesdy Döníz" w:date="2026-09-22T12:56:00Z" w16du:dateUtc="2026-09-22T16:56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6C75F745" w14:textId="77777777" w:rsidR="00A236F9" w:rsidRDefault="00A236F9" w:rsidP="0061350B">
            <w:pPr>
              <w:ind w:firstLine="882"/>
              <w:rPr>
                <w:ins w:id="127" w:author="Pribil-Kövesdy Döníz" w:date="2026-09-22T12:56:00Z" w16du:dateUtc="2026-09-22T16:56:00Z"/>
              </w:rPr>
            </w:pPr>
            <w:ins w:id="128" w:author="Pribil-Kövesdy Döníz" w:date="2026-09-22T12:56:00Z" w16du:dateUtc="2026-09-22T16:56:00Z">
              <w:r>
                <w:t>nap</w:t>
              </w:r>
            </w:ins>
          </w:p>
        </w:tc>
      </w:tr>
    </w:tbl>
    <w:p w14:paraId="73A2C403" w14:textId="77777777" w:rsidR="0061350B" w:rsidRDefault="0061350B">
      <w:pPr>
        <w:rPr>
          <w:ins w:id="129" w:author="Pribil-Kövesdy Döníz" w:date="2026-09-22T12:56:00Z" w16du:dateUtc="2026-09-22T16:56:00Z"/>
          <w:sz w:val="28"/>
          <w:szCs w:val="28"/>
          <w:highlight w:val="lightGray"/>
        </w:rPr>
      </w:pPr>
      <w:ins w:id="130" w:author="Pribil-Kövesdy Döníz" w:date="2026-09-22T12:56:00Z" w16du:dateUtc="2026-09-22T16:56:00Z">
        <w:r>
          <w:rPr>
            <w:sz w:val="28"/>
            <w:szCs w:val="28"/>
            <w:highlight w:val="lightGray"/>
          </w:rPr>
          <w:br w:type="page"/>
        </w:r>
      </w:ins>
    </w:p>
    <w:p w14:paraId="4646ACFD" w14:textId="77777777" w:rsidR="007A6560" w:rsidRPr="007C10F6" w:rsidRDefault="007C10F6" w:rsidP="007C10F6">
      <w:pPr>
        <w:spacing w:line="240" w:lineRule="auto"/>
        <w:rPr>
          <w:ins w:id="131" w:author="Pribil-Kövesdy Döníz" w:date="2026-09-22T12:56:00Z" w16du:dateUtc="2026-09-22T16:56:00Z"/>
          <w:sz w:val="28"/>
          <w:szCs w:val="28"/>
        </w:rPr>
      </w:pPr>
      <w:ins w:id="132" w:author="Pribil-Kövesdy Döníz" w:date="2026-09-22T12:56:00Z" w16du:dateUtc="2026-09-22T16:56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579B01BD" w14:textId="77777777" w:rsidTr="007A6560">
        <w:trPr>
          <w:ins w:id="133" w:author="Pribil-Kövesdy Döníz" w:date="2026-09-22T12:56:00Z" w16du:dateUtc="2026-09-22T16:56:00Z"/>
        </w:trPr>
        <w:tc>
          <w:tcPr>
            <w:tcW w:w="4714" w:type="dxa"/>
          </w:tcPr>
          <w:p w14:paraId="2067302B" w14:textId="77777777" w:rsidR="007A6560" w:rsidRPr="004B3A33" w:rsidRDefault="007A6560" w:rsidP="007A6560">
            <w:pPr>
              <w:rPr>
                <w:ins w:id="134" w:author="Pribil-Kövesdy Döníz" w:date="2026-09-22T12:56:00Z" w16du:dateUtc="2026-09-22T16:56:00Z"/>
                <w:b/>
                <w:bCs/>
              </w:rPr>
            </w:pPr>
            <w:ins w:id="135" w:author="Pribil-Kövesdy Döníz" w:date="2026-09-22T12:56:00Z" w16du:dateUtc="2026-09-22T16:56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1AF9553" w14:textId="77777777" w:rsidR="007A6560" w:rsidRPr="00AD06DF" w:rsidRDefault="007A6560" w:rsidP="007A6560">
            <w:pPr>
              <w:rPr>
                <w:ins w:id="136" w:author="Pribil-Kövesdy Döníz" w:date="2026-09-22T12:56:00Z" w16du:dateUtc="2026-09-22T16:56:00Z"/>
              </w:rPr>
            </w:pPr>
            <w:ins w:id="137" w:author="Pribil-Kövesdy Döníz" w:date="2026-09-22T12:56:00Z" w16du:dateUtc="2026-09-22T16:56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800515E" w14:textId="77777777" w:rsidR="007A6560" w:rsidRPr="004B3A33" w:rsidRDefault="007A6560" w:rsidP="007A6560">
            <w:pPr>
              <w:rPr>
                <w:ins w:id="138" w:author="Pribil-Kövesdy Döníz" w:date="2026-09-22T12:56:00Z" w16du:dateUtc="2026-09-22T16:56:00Z"/>
                <w:b/>
                <w:bCs/>
              </w:rPr>
            </w:pPr>
            <w:ins w:id="139" w:author="Pribil-Kövesdy Döníz" w:date="2026-09-22T12:56:00Z" w16du:dateUtc="2026-09-22T16:56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F3E502C" w14:textId="77777777" w:rsidR="007A6560" w:rsidRPr="00AD06DF" w:rsidRDefault="007A6560" w:rsidP="004B3A33">
            <w:pPr>
              <w:rPr>
                <w:ins w:id="140" w:author="Pribil-Kövesdy Döníz" w:date="2026-09-22T12:56:00Z" w16du:dateUtc="2026-09-22T16:56:00Z"/>
              </w:rPr>
            </w:pPr>
            <w:ins w:id="141" w:author="Pribil-Kövesdy Döníz" w:date="2026-09-22T12:56:00Z" w16du:dateUtc="2026-09-22T16:56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4969DB3" w14:textId="77777777" w:rsidR="004B3A33" w:rsidRDefault="007A6560" w:rsidP="007A6560">
            <w:pPr>
              <w:rPr>
                <w:ins w:id="142" w:author="Pribil-Kövesdy Döníz" w:date="2026-09-22T12:56:00Z" w16du:dateUtc="2026-09-22T16:56:00Z"/>
              </w:rPr>
            </w:pPr>
            <w:ins w:id="143" w:author="Pribil-Kövesdy Döníz" w:date="2026-09-22T12:56:00Z" w16du:dateUtc="2026-09-22T16:56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12C9D4A" w14:textId="77777777" w:rsidR="007A6560" w:rsidRPr="00AD06DF" w:rsidRDefault="004B3A33" w:rsidP="007A6560">
            <w:pPr>
              <w:rPr>
                <w:ins w:id="144" w:author="Pribil-Kövesdy Döníz" w:date="2026-09-22T12:56:00Z" w16du:dateUtc="2026-09-22T16:56:00Z"/>
              </w:rPr>
            </w:pPr>
            <w:ins w:id="145" w:author="Pribil-Kövesdy Döníz" w:date="2026-09-22T12:56:00Z" w16du:dateUtc="2026-09-22T16:56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12DA237" w14:textId="77777777" w:rsidTr="007C10F6">
        <w:trPr>
          <w:trHeight w:val="2994"/>
          <w:ins w:id="146" w:author="Pribil-Kövesdy Döníz" w:date="2026-09-22T12:56:00Z" w16du:dateUtc="2026-09-22T16:56:00Z"/>
        </w:trPr>
        <w:tc>
          <w:tcPr>
            <w:tcW w:w="4714" w:type="dxa"/>
          </w:tcPr>
          <w:p w14:paraId="709E920A" w14:textId="77777777" w:rsidR="007A6560" w:rsidRDefault="007A6560" w:rsidP="00391C9E">
            <w:pPr>
              <w:rPr>
                <w:ins w:id="147" w:author="Pribil-Kövesdy Döníz" w:date="2026-09-22T12:56:00Z" w16du:dateUtc="2026-09-22T16:56:00Z"/>
              </w:rPr>
            </w:pPr>
          </w:p>
        </w:tc>
        <w:tc>
          <w:tcPr>
            <w:tcW w:w="4715" w:type="dxa"/>
          </w:tcPr>
          <w:p w14:paraId="0E55766F" w14:textId="77777777" w:rsidR="007A6560" w:rsidRDefault="007A6560" w:rsidP="00391C9E">
            <w:pPr>
              <w:rPr>
                <w:ins w:id="148" w:author="Pribil-Kövesdy Döníz" w:date="2026-09-22T12:56:00Z" w16du:dateUtc="2026-09-22T16:56:00Z"/>
              </w:rPr>
            </w:pPr>
          </w:p>
        </w:tc>
        <w:tc>
          <w:tcPr>
            <w:tcW w:w="4715" w:type="dxa"/>
          </w:tcPr>
          <w:p w14:paraId="7FAD29E8" w14:textId="77777777" w:rsidR="007A6560" w:rsidRDefault="007A6560" w:rsidP="00391C9E">
            <w:pPr>
              <w:rPr>
                <w:ins w:id="149" w:author="Pribil-Kövesdy Döníz" w:date="2026-09-22T12:56:00Z" w16du:dateUtc="2026-09-22T16:56:00Z"/>
              </w:rPr>
            </w:pPr>
          </w:p>
        </w:tc>
      </w:tr>
    </w:tbl>
    <w:p w14:paraId="3EB4F844" w14:textId="77777777" w:rsidR="00686BE4" w:rsidRPr="00AD06DF" w:rsidRDefault="004B3A33" w:rsidP="00391C9E">
      <w:pPr>
        <w:spacing w:line="240" w:lineRule="auto"/>
        <w:rPr>
          <w:ins w:id="150" w:author="Pribil-Kövesdy Döníz" w:date="2026-09-22T12:56:00Z" w16du:dateUtc="2026-09-22T16:56:00Z"/>
        </w:rPr>
      </w:pPr>
      <w:ins w:id="151" w:author="Pribil-Kövesdy Döníz" w:date="2026-09-22T12:56:00Z" w16du:dateUtc="2026-09-22T16:56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FA50BD7" w14:textId="77777777" w:rsidR="005E7FFD" w:rsidRDefault="005E7FFD" w:rsidP="00391C9E">
      <w:pPr>
        <w:spacing w:line="240" w:lineRule="auto"/>
        <w:rPr>
          <w:ins w:id="152" w:author="Pribil-Kövesdy Döníz" w:date="2026-09-22T12:56:00Z" w16du:dateUtc="2026-09-22T16:56:00Z"/>
        </w:rPr>
      </w:pPr>
      <w:ins w:id="153" w:author="Pribil-Kövesdy Döníz" w:date="2026-09-22T12:56:00Z" w16du:dateUtc="2026-09-22T16:56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305AF624" w14:textId="77777777" w:rsidTr="0061350B">
        <w:trPr>
          <w:trHeight w:val="2835"/>
          <w:ins w:id="154" w:author="Pribil-Kövesdy Döníz" w:date="2026-09-22T12:56:00Z" w16du:dateUtc="2026-09-22T16:56:00Z"/>
        </w:trPr>
        <w:tc>
          <w:tcPr>
            <w:tcW w:w="14142" w:type="dxa"/>
          </w:tcPr>
          <w:p w14:paraId="39C4075B" w14:textId="77777777" w:rsidR="005E7FFD" w:rsidRDefault="005E7FFD" w:rsidP="0061350B">
            <w:pPr>
              <w:rPr>
                <w:ins w:id="155" w:author="Pribil-Kövesdy Döníz" w:date="2026-09-22T12:56:00Z" w16du:dateUtc="2026-09-22T16:56:00Z"/>
              </w:rPr>
            </w:pPr>
          </w:p>
        </w:tc>
      </w:tr>
    </w:tbl>
    <w:p w14:paraId="2CA192E1" w14:textId="77777777" w:rsidR="00391C9E" w:rsidRDefault="00646D28" w:rsidP="00391C9E">
      <w:pPr>
        <w:spacing w:before="120" w:after="0" w:line="240" w:lineRule="auto"/>
        <w:rPr>
          <w:ins w:id="156" w:author="Pribil-Kövesdy Döníz" w:date="2026-09-22T12:56:00Z" w16du:dateUtc="2026-09-22T16:56:00Z"/>
          <w:sz w:val="28"/>
          <w:szCs w:val="28"/>
          <w:highlight w:val="lightGray"/>
        </w:rPr>
      </w:pPr>
      <w:ins w:id="157" w:author="Pribil-Kövesdy Döníz" w:date="2026-09-22T12:56:00Z" w16du:dateUtc="2026-09-22T16:56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D8C865F" w14:textId="77777777" w:rsidR="00391C9E" w:rsidRDefault="00391C9E" w:rsidP="00391C9E">
      <w:pPr>
        <w:spacing w:before="120" w:after="0" w:line="240" w:lineRule="auto"/>
        <w:rPr>
          <w:ins w:id="158" w:author="Pribil-Kövesdy Döníz" w:date="2026-09-22T12:56:00Z" w16du:dateUtc="2026-09-22T16:56:00Z"/>
        </w:rPr>
      </w:pPr>
      <w:ins w:id="159" w:author="Pribil-Kövesdy Döníz" w:date="2026-09-22T12:56:00Z" w16du:dateUtc="2026-09-22T16:56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17ABE906" w14:textId="77777777" w:rsidTr="003C2C83">
        <w:trPr>
          <w:trHeight w:val="1701"/>
          <w:ins w:id="160" w:author="Pribil-Kövesdy Döníz" w:date="2026-09-22T12:56:00Z" w16du:dateUtc="2026-09-22T16:56:00Z"/>
        </w:trPr>
        <w:tc>
          <w:tcPr>
            <w:tcW w:w="14142" w:type="dxa"/>
          </w:tcPr>
          <w:p w14:paraId="230BD30A" w14:textId="77777777" w:rsidR="00391C9E" w:rsidRDefault="00391C9E" w:rsidP="0061350B">
            <w:pPr>
              <w:spacing w:before="120"/>
              <w:rPr>
                <w:ins w:id="161" w:author="Pribil-Kövesdy Döníz" w:date="2026-09-22T12:56:00Z" w16du:dateUtc="2026-09-22T16:56:00Z"/>
              </w:rPr>
            </w:pPr>
          </w:p>
        </w:tc>
      </w:tr>
    </w:tbl>
    <w:p w14:paraId="39173C1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2" w:author="Pribil-Kövesdy Döníz" w:date="2026-09-22T12:56:00Z" w16du:dateUtc="2026-09-22T16:56:00Z"/>
          <w:sz w:val="28"/>
          <w:szCs w:val="28"/>
        </w:rPr>
      </w:pPr>
      <w:ins w:id="163" w:author="Pribil-Kövesdy Döníz" w:date="2026-09-22T12:56:00Z" w16du:dateUtc="2026-09-22T16:56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885AE42" w14:textId="77777777" w:rsidR="00CE216C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64" w:author="Pribil-Kövesdy Döníz" w:date="2026-09-22T12:56:00Z" w16du:dateUtc="2026-09-22T16:56:00Z">
            <w:rPr/>
          </w:rPrChange>
        </w:rPr>
        <w:pPrChange w:id="165" w:author="Pribil-Kövesdy Döníz" w:date="2026-09-22T12:56:00Z" w16du:dateUtc="2026-09-22T16:56:00Z">
          <w:pPr/>
        </w:pPrChange>
      </w:pPr>
      <w:ins w:id="166" w:author="Pribil-Kövesdy Döníz" w:date="2026-09-22T12:56:00Z" w16du:dateUtc="2026-09-22T16:56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CE216C" w:rsidRPr="003C2C83" w:rsidSect="00AD06DF">
      <w:headerReference w:type="default" r:id="rId7"/>
      <w:footerReference w:type="default" r:id="rId8"/>
      <w:pgSz w:w="16838" w:h="11906" w:orient="landscape" w:code="0"/>
      <w:pgMar w:top="1417" w:right="1417" w:bottom="1417" w:left="1417" w:header="708" w:footer="708" w:gutter="0"/>
      <w:cols w:space="708"/>
      <w:titlePg w:val="0"/>
      <w:docGrid w:linePitch="360"/>
      <w:sectPrChange w:id="170" w:author="Pribil-Kövesdy Döníz" w:date="2026-09-22T12:56:00Z" w16du:dateUtc="2026-09-22T16:56:00Z">
        <w:sectPr w:rsidR="00CE216C" w:rsidRPr="003C2C83" w:rsidSect="00AD06DF">
          <w:pgSz w:w="12240" w:h="15840" w:orient="portrait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25F05B" w14:textId="77777777" w:rsidR="00DB3030" w:rsidRDefault="00DB3030" w:rsidP="0061350B">
      <w:pPr>
        <w:spacing w:after="0" w:line="240" w:lineRule="auto"/>
        <w:pPrChange w:id="8" w:author="Pribil-Kövesdy Döníz" w:date="2026-09-22T12:56:00Z" w16du:dateUtc="2026-09-22T16:56:00Z">
          <w:pPr/>
        </w:pPrChange>
      </w:pPr>
      <w:r>
        <w:separator/>
      </w:r>
    </w:p>
  </w:endnote>
  <w:endnote w:type="continuationSeparator" w:id="0">
    <w:p w14:paraId="76D066F6" w14:textId="77777777" w:rsidR="00DB3030" w:rsidRDefault="00DB3030" w:rsidP="0061350B">
      <w:pPr>
        <w:spacing w:after="0" w:line="240" w:lineRule="auto"/>
        <w:pPrChange w:id="9" w:author="Pribil-Kövesdy Döníz" w:date="2026-09-22T12:56:00Z" w16du:dateUtc="2026-09-22T16:5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3492F" w14:textId="77777777" w:rsidR="00303E56" w:rsidRDefault="00303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E7DD81" w14:textId="77777777" w:rsidR="00DB3030" w:rsidRDefault="00DB3030" w:rsidP="0061350B">
      <w:pPr>
        <w:spacing w:after="0" w:line="240" w:lineRule="auto"/>
        <w:pPrChange w:id="6" w:author="Pribil-Kövesdy Döníz" w:date="2026-09-22T12:56:00Z" w16du:dateUtc="2026-09-22T16:56:00Z">
          <w:pPr/>
        </w:pPrChange>
      </w:pPr>
      <w:r>
        <w:separator/>
      </w:r>
    </w:p>
  </w:footnote>
  <w:footnote w:type="continuationSeparator" w:id="0">
    <w:p w14:paraId="788DD056" w14:textId="77777777" w:rsidR="00DB3030" w:rsidRDefault="00DB3030" w:rsidP="0061350B">
      <w:pPr>
        <w:spacing w:after="0" w:line="240" w:lineRule="auto"/>
        <w:pPrChange w:id="7" w:author="Pribil-Kövesdy Döníz" w:date="2026-09-22T12:56:00Z" w16du:dateUtc="2026-09-22T16:5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C33764" w14:textId="77777777" w:rsidR="00303E56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7" w:author="Pribil-Kövesdy Döníz" w:date="2026-09-22T12:56:00Z" w16du:dateUtc="2026-09-22T16:56:00Z">
          <w:rPr/>
        </w:rPrChange>
      </w:rPr>
      <w:pPrChange w:id="168" w:author="Pribil-Kövesdy Döníz" w:date="2026-09-22T12:56:00Z" w16du:dateUtc="2026-09-22T16:56:00Z">
        <w:pPr>
          <w:pStyle w:val="Header"/>
        </w:pPr>
      </w:pPrChange>
    </w:pPr>
    <w:ins w:id="169" w:author="Pribil-Kövesdy Döníz" w:date="2026-09-22T12:56:00Z" w16du:dateUtc="2026-09-22T16:56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6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7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8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43933">
    <w:abstractNumId w:val="9"/>
  </w:num>
  <w:num w:numId="2" w16cid:durableId="1916360058">
    <w:abstractNumId w:val="1"/>
  </w:num>
  <w:num w:numId="3" w16cid:durableId="297299358">
    <w:abstractNumId w:val="10"/>
  </w:num>
  <w:num w:numId="4" w16cid:durableId="1005281181">
    <w:abstractNumId w:val="2"/>
  </w:num>
  <w:num w:numId="5" w16cid:durableId="875703191">
    <w:abstractNumId w:val="0"/>
  </w:num>
  <w:num w:numId="6" w16cid:durableId="1715811968">
    <w:abstractNumId w:val="8"/>
  </w:num>
  <w:num w:numId="7" w16cid:durableId="790788595">
    <w:abstractNumId w:val="6"/>
  </w:num>
  <w:num w:numId="8" w16cid:durableId="617562182">
    <w:abstractNumId w:val="5"/>
  </w:num>
  <w:num w:numId="9" w16cid:durableId="164128182">
    <w:abstractNumId w:val="7"/>
  </w:num>
  <w:num w:numId="10" w16cid:durableId="1006518676">
    <w:abstractNumId w:val="4"/>
  </w:num>
  <w:num w:numId="11" w16cid:durableId="1276447165">
    <w:abstractNumId w:val="11"/>
  </w:num>
  <w:num w:numId="12" w16cid:durableId="803698475">
    <w:abstractNumId w:val="12"/>
  </w:num>
  <w:num w:numId="13" w16cid:durableId="7461944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B82"/>
    <w:rsid w:val="00025128"/>
    <w:rsid w:val="00035935"/>
    <w:rsid w:val="00220021"/>
    <w:rsid w:val="002961E0"/>
    <w:rsid w:val="002E38FF"/>
    <w:rsid w:val="00303E56"/>
    <w:rsid w:val="00315D75"/>
    <w:rsid w:val="00391C9E"/>
    <w:rsid w:val="003C2C83"/>
    <w:rsid w:val="00440F44"/>
    <w:rsid w:val="004B3A33"/>
    <w:rsid w:val="005E7FFD"/>
    <w:rsid w:val="0061350B"/>
    <w:rsid w:val="00646D28"/>
    <w:rsid w:val="0067146E"/>
    <w:rsid w:val="00685853"/>
    <w:rsid w:val="00686BE4"/>
    <w:rsid w:val="0074549C"/>
    <w:rsid w:val="00745992"/>
    <w:rsid w:val="00775E6E"/>
    <w:rsid w:val="007A6560"/>
    <w:rsid w:val="007C10F6"/>
    <w:rsid w:val="007E1A9E"/>
    <w:rsid w:val="00854C26"/>
    <w:rsid w:val="00866058"/>
    <w:rsid w:val="00875E83"/>
    <w:rsid w:val="008A1AC8"/>
    <w:rsid w:val="008B7245"/>
    <w:rsid w:val="00A1440D"/>
    <w:rsid w:val="00A236F9"/>
    <w:rsid w:val="00AB3092"/>
    <w:rsid w:val="00AD06DF"/>
    <w:rsid w:val="00BE7473"/>
    <w:rsid w:val="00C8566A"/>
    <w:rsid w:val="00CD0DB2"/>
    <w:rsid w:val="00CE216C"/>
    <w:rsid w:val="00D12036"/>
    <w:rsid w:val="00D54B08"/>
    <w:rsid w:val="00D76B82"/>
    <w:rsid w:val="00DB3030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2:56:00Z">
        <w:pPr>
          <w:jc w:val="both"/>
        </w:pPr>
      </w:pPrChange>
    </w:pPr>
    <w:rPr>
      <w:lang w:val="hu-HU"/>
      <w:rPrChange w:id="0" w:author="Pribil-Kövesdy Döníz" w:date="2026-09-22T12:56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CE216C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CE216C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E216C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CE216C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D76B82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D76B82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CE216C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CE216C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CE216C"/>
    <w:pPr>
      <w:spacing w:after="120"/>
      <w:ind w:left="1440" w:right="1440"/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56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1" w:author="Pribil-Kövesdy Döníz" w:date="2026-09-22T12:56:00Z">
        <w:rPr>
          <w:rFonts w:asciiTheme="minorHAnsi" w:eastAsiaTheme="minorHAnsi" w:hAnsiTheme="minorHAnsi" w:cs="Calibri"/>
          <w:sz w:val="16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D76B82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56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2" w:author="Pribil-Kövesdy Döníz" w:date="2026-09-22T12:56:00Z">
        <w:rPr>
          <w:rFonts w:asciiTheme="minorHAnsi" w:eastAsiaTheme="minorHAnsi" w:hAnsiTheme="minorHAnsi" w:cs="Calibri"/>
          <w:sz w:val="14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D76B82"/>
    <w:rPr>
      <w:lang w:val="hu-HU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18424D" w:themeColor="hyperlink"/>
      <w:u w:val="single"/>
      <w:rPrChange w:id="3" w:author="Pribil-Kövesdy Döníz" w:date="2026-09-22T12:56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303E56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2:56:00Z">
        <w:pPr>
          <w:spacing w:after="200" w:line="276" w:lineRule="auto"/>
          <w:ind w:left="720"/>
          <w:contextualSpacing/>
        </w:pPr>
      </w:pPrChange>
    </w:pPr>
    <w:rPr>
      <w:rPrChange w:id="4" w:author="Pribil-Kövesdy Döníz" w:date="2026-09-22T12:56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2:56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2:56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3E56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44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0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2017-08-23T09:01:00Z</dcterms:created>
  <dcterms:modified xsi:type="dcterms:W3CDTF">2026-09-22T16:56:00Z</dcterms:modified>
</cp:coreProperties>
</file>