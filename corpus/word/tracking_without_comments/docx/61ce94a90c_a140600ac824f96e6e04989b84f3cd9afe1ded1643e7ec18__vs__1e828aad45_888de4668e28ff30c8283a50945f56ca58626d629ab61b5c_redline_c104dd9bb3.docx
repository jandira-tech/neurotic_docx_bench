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19E0C9" w14:textId="77777777" w:rsidR="006565D5" w:rsidRDefault="006565D5" w:rsidP="002E5C5D">
      <w:pPr>
        <w:pStyle w:val="NoSpacing"/>
        <w:rPr>
          <w:ins w:id="1" w:author="USR" w:date="2026-09-25T20:02:00Z" w16du:dateUtc="2026-09-26T00:02:00Z"/>
          <w:b/>
          <w:szCs w:val="24"/>
        </w:rPr>
      </w:pPr>
      <w:ins w:id="2" w:author="USR" w:date="2026-09-25T20:02:00Z" w16du:dateUtc="2026-09-26T00:02:00Z">
        <w:r>
          <w:rPr>
            <w:b/>
            <w:szCs w:val="24"/>
          </w:rPr>
          <w:t>MAHLULI</w:t>
        </w:r>
        <w:r w:rsidR="00726E46">
          <w:rPr>
            <w:b/>
            <w:szCs w:val="24"/>
          </w:rPr>
          <w:t xml:space="preserve"> MOYO</w:t>
        </w:r>
      </w:ins>
    </w:p>
    <w:p w14:paraId="44D1618D" w14:textId="77777777" w:rsidR="006565D5" w:rsidRDefault="006565D5" w:rsidP="002E5C5D">
      <w:pPr>
        <w:pStyle w:val="NoSpacing"/>
        <w:rPr>
          <w:ins w:id="3" w:author="USR" w:date="2026-09-25T20:02:00Z" w16du:dateUtc="2026-09-26T00:02:00Z"/>
          <w:b/>
          <w:szCs w:val="24"/>
        </w:rPr>
      </w:pPr>
    </w:p>
    <w:p w14:paraId="2F983298" w14:textId="77777777" w:rsidR="00F33CCE" w:rsidRDefault="00F33CCE" w:rsidP="002E5C5D">
      <w:pPr>
        <w:pStyle w:val="NoSpacing"/>
        <w:rPr>
          <w:ins w:id="4" w:author="USR" w:date="2026-09-25T20:02:00Z" w16du:dateUtc="2026-09-26T00:02:00Z"/>
          <w:b/>
          <w:szCs w:val="24"/>
        </w:rPr>
      </w:pPr>
    </w:p>
    <w:p w14:paraId="7CD9B8EC" w14:textId="77777777" w:rsidR="006565D5" w:rsidRDefault="006565D5" w:rsidP="002E5C5D">
      <w:pPr>
        <w:pStyle w:val="NoSpacing"/>
        <w:rPr>
          <w:ins w:id="5" w:author="USR" w:date="2026-09-25T20:02:00Z" w16du:dateUtc="2026-09-26T00:02:00Z"/>
          <w:b/>
          <w:szCs w:val="24"/>
        </w:rPr>
      </w:pPr>
      <w:ins w:id="6" w:author="USR" w:date="2026-09-25T20:02:00Z" w16du:dateUtc="2026-09-26T00:02:00Z">
        <w:r>
          <w:rPr>
            <w:b/>
            <w:szCs w:val="24"/>
          </w:rPr>
          <w:t>Versus</w:t>
        </w:r>
      </w:ins>
    </w:p>
    <w:p w14:paraId="47982F6B" w14:textId="77777777" w:rsidR="006565D5" w:rsidRDefault="006565D5" w:rsidP="002E5C5D">
      <w:pPr>
        <w:pStyle w:val="NoSpacing"/>
        <w:rPr>
          <w:ins w:id="7" w:author="USR" w:date="2026-09-25T20:02:00Z" w16du:dateUtc="2026-09-26T00:02:00Z"/>
          <w:b/>
          <w:szCs w:val="24"/>
        </w:rPr>
      </w:pPr>
    </w:p>
    <w:p w14:paraId="345FF51D" w14:textId="77777777" w:rsidR="006565D5" w:rsidRDefault="006565D5" w:rsidP="002E5C5D">
      <w:pPr>
        <w:pStyle w:val="NoSpacing"/>
        <w:rPr>
          <w:ins w:id="8" w:author="USR" w:date="2026-09-25T20:02:00Z" w16du:dateUtc="2026-09-26T00:02:00Z"/>
          <w:b/>
          <w:szCs w:val="24"/>
        </w:rPr>
      </w:pPr>
    </w:p>
    <w:p w14:paraId="604B19D2" w14:textId="77777777" w:rsidR="006565D5" w:rsidRDefault="006565D5" w:rsidP="002E5C5D">
      <w:pPr>
        <w:pStyle w:val="NoSpacing"/>
        <w:rPr>
          <w:ins w:id="9" w:author="USR" w:date="2026-09-25T20:02:00Z" w16du:dateUtc="2026-09-26T00:02:00Z"/>
          <w:szCs w:val="24"/>
        </w:rPr>
      </w:pPr>
      <w:ins w:id="10" w:author="USR" w:date="2026-09-25T20:02:00Z" w16du:dateUtc="2026-09-26T00:02:00Z">
        <w:r>
          <w:rPr>
            <w:b/>
            <w:szCs w:val="24"/>
          </w:rPr>
          <w:t>THE STATE</w:t>
        </w:r>
      </w:ins>
    </w:p>
    <w:p w14:paraId="3C2A87A6" w14:textId="77777777" w:rsidR="006565D5" w:rsidRDefault="006565D5" w:rsidP="002E5C5D">
      <w:pPr>
        <w:pStyle w:val="NoSpacing"/>
        <w:spacing w:line="480" w:lineRule="auto"/>
        <w:rPr>
          <w:ins w:id="11" w:author="USR" w:date="2026-09-25T20:02:00Z" w16du:dateUtc="2026-09-26T00:02:00Z"/>
          <w:szCs w:val="24"/>
        </w:rPr>
      </w:pPr>
    </w:p>
    <w:p w14:paraId="46A2B688" w14:textId="77777777" w:rsidR="006565D5" w:rsidRDefault="006565D5" w:rsidP="002E5C5D">
      <w:pPr>
        <w:pStyle w:val="NoSpacing"/>
        <w:spacing w:line="480" w:lineRule="auto"/>
        <w:rPr>
          <w:ins w:id="12" w:author="USR" w:date="2026-09-25T20:02:00Z" w16du:dateUtc="2026-09-26T00:02:00Z"/>
          <w:szCs w:val="24"/>
        </w:rPr>
      </w:pPr>
    </w:p>
    <w:p w14:paraId="2EF0639A" w14:textId="77777777" w:rsidR="006845A2" w:rsidRPr="006845A2" w:rsidRDefault="006845A2" w:rsidP="00436C80">
      <w:pPr>
        <w:spacing w:line="240" w:lineRule="auto"/>
        <w:rPr>
          <w:del w:id="13" w:author="USR" w:date="2026-09-25T20:02:00Z" w16du:dateUtc="2026-09-26T00:02:00Z"/>
          <w:rFonts w:ascii="Bookman Old Style" w:hAnsi="Bookman Old Style" w:cstheme="minorHAnsi"/>
          <w:b/>
          <w:sz w:val="24"/>
          <w:szCs w:val="24"/>
          <w:u w:val="single"/>
        </w:rPr>
      </w:pPr>
      <w:del w:id="14" w:author="USR" w:date="2026-09-25T20:02:00Z" w16du:dateUtc="2026-09-26T00:02:00Z">
        <w:r>
          <w:rPr>
            <w:rFonts w:ascii="Bookman Old Style" w:hAnsi="Bookman Old Style" w:cstheme="minorHAnsi"/>
            <w:b/>
            <w:sz w:val="28"/>
            <w:szCs w:val="28"/>
          </w:rPr>
          <w:tab/>
        </w:r>
        <w:r>
          <w:rPr>
            <w:rFonts w:ascii="Bookman Old Style" w:hAnsi="Bookman Old Style" w:cstheme="minorHAnsi"/>
            <w:b/>
            <w:sz w:val="28"/>
            <w:szCs w:val="28"/>
          </w:rPr>
          <w:tab/>
        </w:r>
        <w:r>
          <w:rPr>
            <w:rFonts w:ascii="Bookman Old Style" w:hAnsi="Bookman Old Style" w:cstheme="minorHAnsi"/>
            <w:b/>
            <w:sz w:val="28"/>
            <w:szCs w:val="28"/>
          </w:rPr>
          <w:tab/>
        </w:r>
        <w:r>
          <w:rPr>
            <w:rFonts w:ascii="Bookman Old Style" w:hAnsi="Bookman Old Style" w:cstheme="minorHAnsi"/>
            <w:b/>
            <w:sz w:val="28"/>
            <w:szCs w:val="28"/>
          </w:rPr>
          <w:tab/>
        </w:r>
        <w:r>
          <w:rPr>
            <w:rFonts w:ascii="Bookman Old Style" w:hAnsi="Bookman Old Style" w:cstheme="minorHAnsi"/>
            <w:b/>
            <w:sz w:val="28"/>
            <w:szCs w:val="28"/>
          </w:rPr>
          <w:tab/>
        </w:r>
        <w:r>
          <w:rPr>
            <w:rFonts w:ascii="Bookman Old Style" w:hAnsi="Bookman Old Style" w:cstheme="minorHAnsi"/>
            <w:b/>
            <w:sz w:val="28"/>
            <w:szCs w:val="28"/>
          </w:rPr>
          <w:tab/>
        </w:r>
        <w:r>
          <w:rPr>
            <w:rFonts w:ascii="Bookman Old Style" w:hAnsi="Bookman Old Style" w:cstheme="minorHAnsi"/>
            <w:b/>
            <w:sz w:val="28"/>
            <w:szCs w:val="28"/>
          </w:rPr>
          <w:tab/>
        </w:r>
        <w:r w:rsidR="00204C76">
          <w:rPr>
            <w:rFonts w:ascii="Bookman Old Style" w:hAnsi="Bookman Old Style" w:cstheme="minorHAnsi"/>
            <w:b/>
            <w:sz w:val="28"/>
            <w:szCs w:val="28"/>
          </w:rPr>
          <w:delText xml:space="preserve">         </w:delText>
        </w:r>
        <w:r w:rsidR="00CC3619">
          <w:rPr>
            <w:rFonts w:ascii="Bookman Old Style" w:hAnsi="Bookman Old Style" w:cstheme="minorHAnsi"/>
            <w:b/>
            <w:sz w:val="24"/>
            <w:szCs w:val="24"/>
            <w:u w:val="single"/>
          </w:rPr>
          <w:delText xml:space="preserve"> APPEAL No.</w:delText>
        </w:r>
        <w:r>
          <w:rPr>
            <w:rFonts w:ascii="Bookman Old Style" w:hAnsi="Bookman Old Style" w:cstheme="minorHAnsi"/>
            <w:b/>
            <w:sz w:val="24"/>
            <w:szCs w:val="24"/>
            <w:u w:val="single"/>
          </w:rPr>
          <w:delText>104,105/2011</w:delText>
        </w:r>
      </w:del>
    </w:p>
    <w:p w14:paraId="5729D725" w14:textId="77777777" w:rsidR="006845A2" w:rsidRDefault="00436C80" w:rsidP="002E5C5D">
      <w:pPr>
        <w:pStyle w:val="NoSpacing"/>
        <w:spacing w:line="480" w:lineRule="auto"/>
        <w:rPr>
          <w:rPrChange w:id="15" w:author="USR" w:date="2026-09-25T20:02:00Z" w16du:dateUtc="2026-09-26T00:02:00Z">
            <w:rPr>
              <w:rFonts w:ascii="Bookman Old Style" w:hAnsi="Bookman Old Style" w:cstheme="minorHAnsi"/>
              <w:b/>
              <w:sz w:val="28"/>
              <w:szCs w:val="28"/>
            </w:rPr>
          </w:rPrChange>
        </w:rPr>
        <w:pPrChange w:id="16" w:author="USR" w:date="2026-09-25T20:02:00Z" w16du:dateUtc="2026-09-26T00:02:00Z">
          <w:pPr>
            <w:spacing w:line="240" w:lineRule="auto"/>
          </w:pPr>
        </w:pPrChange>
      </w:pPr>
      <w:r>
        <w:rPr>
          <w:rPrChange w:id="17" w:author="USR" w:date="2026-09-25T20:02:00Z" w16du:dateUtc="2026-09-26T00:02:00Z">
            <w:rPr>
              <w:rFonts w:ascii="Bookman Old Style" w:hAnsi="Bookman Old Style" w:cstheme="minorHAnsi"/>
              <w:b/>
              <w:sz w:val="28"/>
              <w:szCs w:val="28"/>
            </w:rPr>
          </w:rPrChange>
        </w:rPr>
        <w:t xml:space="preserve">IN THE </w:t>
      </w:r>
      <w:ins w:id="18" w:author="USR" w:date="2026-09-25T20:02:00Z" w16du:dateUtc="2026-09-26T00:02:00Z">
        <w:r w:rsidR="006565D5">
          <w:rPr>
            <w:szCs w:val="24"/>
          </w:rPr>
          <w:t>HIGH</w:t>
        </w:r>
      </w:ins>
      <w:del w:id="19" w:author="USR" w:date="2026-09-25T20:02:00Z" w16du:dateUtc="2026-09-26T00:02:00Z">
        <w:r w:rsidRPr="005134CD">
          <w:rPr>
            <w:rFonts w:ascii="Bookman Old Style" w:hAnsi="Bookman Old Style" w:cstheme="minorHAnsi"/>
            <w:b/>
            <w:sz w:val="28"/>
            <w:szCs w:val="28"/>
          </w:rPr>
          <w:delText>SUPREME</w:delText>
        </w:r>
      </w:del>
      <w:r>
        <w:rPr>
          <w:rPrChange w:id="20" w:author="USR" w:date="2026-09-25T20:02:00Z" w16du:dateUtc="2026-09-26T00:02:00Z">
            <w:rPr>
              <w:rFonts w:ascii="Bookman Old Style" w:hAnsi="Bookman Old Style" w:cstheme="minorHAnsi"/>
              <w:b/>
              <w:sz w:val="28"/>
              <w:szCs w:val="28"/>
            </w:rPr>
          </w:rPrChange>
        </w:rPr>
        <w:t xml:space="preserve"> COURT </w:t>
      </w:r>
      <w:ins w:id="21" w:author="USR" w:date="2026-09-25T20:02:00Z" w16du:dateUtc="2026-09-26T00:02:00Z">
        <w:r w:rsidR="006565D5">
          <w:rPr>
            <w:szCs w:val="24"/>
          </w:rPr>
          <w:t>OF ZIMBABWE</w:t>
        </w:r>
      </w:ins>
      <w:del w:id="22" w:author="USR" w:date="2026-09-25T20:02:00Z" w16du:dateUtc="2026-09-26T00:02:00Z">
        <w:r w:rsidRPr="005134CD">
          <w:rPr>
            <w:rFonts w:ascii="Bookman Old Style" w:hAnsi="Bookman Old Style" w:cstheme="minorHAnsi"/>
            <w:b/>
            <w:sz w:val="28"/>
            <w:szCs w:val="28"/>
          </w:rPr>
          <w:delText xml:space="preserve">FOR ZAMBIA </w:delText>
        </w:r>
        <w:r>
          <w:rPr>
            <w:rFonts w:ascii="Bookman Old Style" w:hAnsi="Bookman Old Style" w:cstheme="minorHAnsi"/>
            <w:b/>
            <w:sz w:val="28"/>
            <w:szCs w:val="28"/>
          </w:rPr>
          <w:delText xml:space="preserve">  </w:delText>
        </w:r>
      </w:del>
    </w:p>
    <w:p w14:paraId="4725FF3F" w14:textId="77777777" w:rsidR="006565D5" w:rsidRDefault="006565D5" w:rsidP="002E5C5D">
      <w:pPr>
        <w:pStyle w:val="NoSpacing"/>
        <w:spacing w:line="480" w:lineRule="auto"/>
        <w:rPr>
          <w:ins w:id="23" w:author="USR" w:date="2026-09-25T20:02:00Z" w16du:dateUtc="2026-09-26T00:02:00Z"/>
          <w:szCs w:val="24"/>
        </w:rPr>
      </w:pPr>
      <w:ins w:id="24" w:author="USR" w:date="2026-09-25T20:02:00Z" w16du:dateUtc="2026-09-26T00:02:00Z">
        <w:r>
          <w:rPr>
            <w:szCs w:val="24"/>
          </w:rPr>
          <w:t>MAKONESE J</w:t>
        </w:r>
      </w:ins>
    </w:p>
    <w:p w14:paraId="17BDE5C9" w14:textId="77777777" w:rsidR="006565D5" w:rsidRDefault="006565D5" w:rsidP="002E5C5D">
      <w:pPr>
        <w:pStyle w:val="NoSpacing"/>
        <w:spacing w:line="480" w:lineRule="auto"/>
        <w:rPr>
          <w:ins w:id="25" w:author="USR" w:date="2026-09-25T20:02:00Z" w16du:dateUtc="2026-09-26T00:02:00Z"/>
          <w:szCs w:val="24"/>
        </w:rPr>
      </w:pPr>
      <w:ins w:id="26" w:author="USR" w:date="2026-09-25T20:02:00Z" w16du:dateUtc="2026-09-26T00:02:00Z">
        <w:r>
          <w:rPr>
            <w:szCs w:val="24"/>
          </w:rPr>
          <w:t>BULAWAYO 16 MARCH AND 7 APRIL 2022</w:t>
        </w:r>
      </w:ins>
    </w:p>
    <w:p w14:paraId="6B2517F3" w14:textId="77777777" w:rsidR="006565D5" w:rsidRDefault="006565D5" w:rsidP="002E5C5D">
      <w:pPr>
        <w:pStyle w:val="NoSpacing"/>
        <w:spacing w:line="480" w:lineRule="auto"/>
        <w:rPr>
          <w:ins w:id="27" w:author="USR" w:date="2026-09-25T20:02:00Z" w16du:dateUtc="2026-09-26T00:02:00Z"/>
          <w:szCs w:val="24"/>
        </w:rPr>
      </w:pPr>
    </w:p>
    <w:p w14:paraId="0914AD82" w14:textId="77777777" w:rsidR="006565D5" w:rsidRDefault="006565D5" w:rsidP="002E5C5D">
      <w:pPr>
        <w:pStyle w:val="NoSpacing"/>
        <w:spacing w:line="480" w:lineRule="auto"/>
        <w:rPr>
          <w:ins w:id="28" w:author="USR" w:date="2026-09-25T20:02:00Z" w16du:dateUtc="2026-09-26T00:02:00Z"/>
          <w:b/>
          <w:szCs w:val="24"/>
        </w:rPr>
      </w:pPr>
      <w:ins w:id="29" w:author="USR" w:date="2026-09-25T20:02:00Z" w16du:dateUtc="2026-09-26T00:02:00Z">
        <w:r>
          <w:rPr>
            <w:b/>
            <w:szCs w:val="24"/>
          </w:rPr>
          <w:t>Bail Application</w:t>
        </w:r>
      </w:ins>
    </w:p>
    <w:p w14:paraId="7950FAD0" w14:textId="77777777" w:rsidR="006565D5" w:rsidRDefault="006565D5" w:rsidP="002E5C5D">
      <w:pPr>
        <w:pStyle w:val="NoSpacing"/>
        <w:spacing w:line="480" w:lineRule="auto"/>
        <w:rPr>
          <w:ins w:id="30" w:author="USR" w:date="2026-09-25T20:02:00Z" w16du:dateUtc="2026-09-26T00:02:00Z"/>
        </w:rPr>
      </w:pPr>
    </w:p>
    <w:p w14:paraId="7B2F9C3A" w14:textId="77777777" w:rsidR="00436C80" w:rsidRPr="000007A4" w:rsidRDefault="00436C80" w:rsidP="00436C80">
      <w:pPr>
        <w:spacing w:after="0"/>
        <w:rPr>
          <w:del w:id="31" w:author="USR" w:date="2026-09-25T20:02:00Z" w16du:dateUtc="2026-09-26T00:02:00Z"/>
          <w:rFonts w:ascii="Bookman Old Style" w:hAnsi="Bookman Old Style" w:cstheme="minorHAnsi"/>
          <w:b/>
          <w:sz w:val="28"/>
          <w:szCs w:val="28"/>
          <w:u w:val="single"/>
        </w:rPr>
      </w:pPr>
      <w:del w:id="32" w:author="USR" w:date="2026-09-25T20:02:00Z" w16du:dateUtc="2026-09-26T00:02:00Z">
        <w:r>
          <w:rPr>
            <w:rFonts w:ascii="Bookman Old Style" w:hAnsi="Bookman Old Style" w:cstheme="minorHAnsi"/>
            <w:b/>
            <w:sz w:val="28"/>
            <w:szCs w:val="28"/>
          </w:rPr>
          <w:delText>HOLDEN AT NDOLA</w:delText>
        </w:r>
        <w:r>
          <w:rPr>
            <w:rFonts w:ascii="Bookman Old Style" w:hAnsi="Bookman Old Style" w:cstheme="minorHAnsi"/>
            <w:b/>
            <w:sz w:val="28"/>
            <w:szCs w:val="28"/>
          </w:rPr>
          <w:tab/>
        </w:r>
        <w:r>
          <w:rPr>
            <w:rFonts w:ascii="Bookman Old Style" w:hAnsi="Bookman Old Style" w:cstheme="minorHAnsi"/>
            <w:b/>
            <w:sz w:val="28"/>
            <w:szCs w:val="28"/>
          </w:rPr>
          <w:tab/>
        </w:r>
        <w:r>
          <w:rPr>
            <w:rFonts w:ascii="Bookman Old Style" w:hAnsi="Bookman Old Style" w:cstheme="minorHAnsi"/>
            <w:b/>
            <w:sz w:val="28"/>
            <w:szCs w:val="28"/>
          </w:rPr>
          <w:tab/>
          <w:delText xml:space="preserve">       </w:delText>
        </w:r>
        <w:r>
          <w:rPr>
            <w:rFonts w:ascii="Bookman Old Style" w:hAnsi="Bookman Old Style" w:cstheme="minorHAnsi"/>
            <w:b/>
            <w:sz w:val="28"/>
            <w:szCs w:val="28"/>
          </w:rPr>
          <w:tab/>
        </w:r>
        <w:r>
          <w:rPr>
            <w:rFonts w:ascii="Bookman Old Style" w:hAnsi="Bookman Old Style" w:cstheme="minorHAnsi"/>
            <w:b/>
            <w:sz w:val="28"/>
            <w:szCs w:val="28"/>
          </w:rPr>
          <w:tab/>
        </w:r>
      </w:del>
    </w:p>
    <w:p w14:paraId="6C894B96" w14:textId="77777777" w:rsidR="00436C80" w:rsidRPr="005134CD" w:rsidRDefault="00436C80" w:rsidP="00436C80">
      <w:pPr>
        <w:spacing w:after="0"/>
        <w:rPr>
          <w:del w:id="33" w:author="USR" w:date="2026-09-25T20:02:00Z" w16du:dateUtc="2026-09-26T00:02:00Z"/>
          <w:rFonts w:ascii="Bookman Old Style" w:hAnsi="Bookman Old Style" w:cstheme="minorHAnsi"/>
          <w:sz w:val="28"/>
          <w:szCs w:val="28"/>
        </w:rPr>
      </w:pPr>
      <w:del w:id="34" w:author="USR" w:date="2026-09-25T20:02:00Z" w16du:dateUtc="2026-09-26T00:02:00Z">
        <w:r>
          <w:rPr>
            <w:rFonts w:ascii="Bookman Old Style" w:hAnsi="Bookman Old Style" w:cstheme="minorHAnsi"/>
            <w:sz w:val="28"/>
            <w:szCs w:val="28"/>
          </w:rPr>
          <w:delText>(</w:delText>
        </w:r>
      </w:del>
      <w:moveToRangeStart w:id="35" w:author="USR" w:date="2026-09-25T20:02:00Z" w:name="move241258962"/>
      <w:moveTo w:id="36" w:author="USR" w:date="2026-09-25T20:02:00Z" w16du:dateUtc="2026-09-26T00:02:00Z">
        <w:r w:rsidR="00421669">
          <w:rPr>
            <w:rPrChange w:id="37" w:author="USR" w:date="2026-09-25T20:02:00Z" w16du:dateUtc="2026-09-26T00:02:00Z">
              <w:rPr>
                <w:rFonts w:ascii="Bookman Old Style" w:hAnsi="Bookman Old Style"/>
                <w:sz w:val="28"/>
                <w:szCs w:val="28"/>
              </w:rPr>
            </w:rPrChange>
          </w:rPr>
          <w:t xml:space="preserve"> </w:t>
        </w:r>
        <w:r w:rsidR="00421669">
          <w:rPr>
            <w:i/>
            <w:rPrChange w:id="38" w:author="USR" w:date="2026-09-25T20:02:00Z" w16du:dateUtc="2026-09-26T00:02:00Z">
              <w:rPr>
                <w:rFonts w:ascii="Bookman Old Style" w:hAnsi="Bookman Old Style"/>
                <w:sz w:val="28"/>
                <w:szCs w:val="28"/>
              </w:rPr>
            </w:rPrChange>
          </w:rPr>
          <w:t xml:space="preserve">P. </w:t>
        </w:r>
      </w:moveTo>
      <w:moveToRangeEnd w:id="35"/>
      <w:del w:id="39" w:author="USR" w:date="2026-09-25T20:02:00Z" w16du:dateUtc="2026-09-26T00:02:00Z">
        <w:r>
          <w:rPr>
            <w:rFonts w:ascii="Bookman Old Style" w:hAnsi="Bookman Old Style" w:cstheme="minorHAnsi"/>
            <w:sz w:val="28"/>
            <w:szCs w:val="28"/>
          </w:rPr>
          <w:delText>Criminal</w:delText>
        </w:r>
        <w:r w:rsidRPr="005134CD">
          <w:rPr>
            <w:rFonts w:ascii="Bookman Old Style" w:hAnsi="Bookman Old Style" w:cstheme="minorHAnsi"/>
            <w:sz w:val="28"/>
            <w:szCs w:val="28"/>
          </w:rPr>
          <w:delText xml:space="preserve"> Jurisdiction)</w:delText>
        </w:r>
      </w:del>
    </w:p>
    <w:p w14:paraId="6A25B6B2" w14:textId="77777777" w:rsidR="00436C80" w:rsidRDefault="00436C80" w:rsidP="00436C80">
      <w:pPr>
        <w:spacing w:after="0" w:line="240" w:lineRule="auto"/>
        <w:rPr>
          <w:del w:id="40" w:author="USR" w:date="2026-09-25T20:02:00Z" w16du:dateUtc="2026-09-26T00:02:00Z"/>
          <w:rFonts w:ascii="Bookman Old Style" w:hAnsi="Bookman Old Style" w:cstheme="minorHAnsi"/>
          <w:sz w:val="28"/>
          <w:szCs w:val="28"/>
        </w:rPr>
      </w:pPr>
    </w:p>
    <w:p w14:paraId="43DEB895" w14:textId="77777777" w:rsidR="00436C80" w:rsidRDefault="00436C80" w:rsidP="00436C80">
      <w:pPr>
        <w:spacing w:after="0" w:line="240" w:lineRule="auto"/>
        <w:rPr>
          <w:del w:id="41" w:author="USR" w:date="2026-09-25T20:02:00Z" w16du:dateUtc="2026-09-26T00:02:00Z"/>
          <w:rFonts w:ascii="Bookman Old Style" w:hAnsi="Bookman Old Style" w:cstheme="minorHAnsi"/>
          <w:sz w:val="28"/>
          <w:szCs w:val="28"/>
        </w:rPr>
      </w:pPr>
    </w:p>
    <w:p w14:paraId="525C17E0" w14:textId="77777777" w:rsidR="00436C80" w:rsidRPr="0009170F" w:rsidRDefault="00436C80" w:rsidP="00436C80">
      <w:pPr>
        <w:spacing w:after="0" w:line="240" w:lineRule="auto"/>
        <w:rPr>
          <w:del w:id="42" w:author="USR" w:date="2026-09-25T20:02:00Z" w16du:dateUtc="2026-09-26T00:02:00Z"/>
          <w:rFonts w:ascii="Bookman Old Style" w:hAnsi="Bookman Old Style" w:cstheme="minorHAnsi"/>
          <w:b/>
          <w:sz w:val="28"/>
          <w:szCs w:val="28"/>
        </w:rPr>
      </w:pPr>
      <w:del w:id="43" w:author="USR" w:date="2026-09-25T20:02:00Z" w16du:dateUtc="2026-09-26T00:02:00Z">
        <w:r w:rsidRPr="0009170F">
          <w:rPr>
            <w:rFonts w:ascii="Bookman Old Style" w:hAnsi="Bookman Old Style" w:cstheme="minorHAnsi"/>
            <w:b/>
            <w:sz w:val="28"/>
            <w:szCs w:val="28"/>
          </w:rPr>
          <w:delText>BETWEEN:</w:delText>
        </w:r>
      </w:del>
    </w:p>
    <w:p w14:paraId="320CCDDC" w14:textId="77777777" w:rsidR="00436C80" w:rsidRDefault="00436C80" w:rsidP="00436C80">
      <w:pPr>
        <w:spacing w:after="0" w:line="240" w:lineRule="auto"/>
        <w:rPr>
          <w:del w:id="44" w:author="USR" w:date="2026-09-25T20:02:00Z" w16du:dateUtc="2026-09-26T00:02:00Z"/>
          <w:rFonts w:ascii="Bookman Old Style" w:hAnsi="Bookman Old Style" w:cstheme="minorHAnsi"/>
          <w:sz w:val="28"/>
          <w:szCs w:val="28"/>
        </w:rPr>
      </w:pPr>
    </w:p>
    <w:p w14:paraId="30423076" w14:textId="77777777" w:rsidR="00436C80" w:rsidRPr="00FA5E1E" w:rsidRDefault="00436C80" w:rsidP="00436C80">
      <w:pPr>
        <w:spacing w:after="0" w:line="240" w:lineRule="auto"/>
        <w:rPr>
          <w:del w:id="45" w:author="USR" w:date="2026-09-25T20:02:00Z" w16du:dateUtc="2026-09-26T00:02:00Z"/>
          <w:rFonts w:ascii="Bookman Old Style" w:hAnsi="Bookman Old Style" w:cstheme="minorHAnsi"/>
          <w:sz w:val="24"/>
          <w:szCs w:val="24"/>
        </w:rPr>
      </w:pPr>
    </w:p>
    <w:p w14:paraId="7649F9E7" w14:textId="77777777" w:rsidR="00436C80" w:rsidRPr="006845A2" w:rsidRDefault="00436C80" w:rsidP="00436C80">
      <w:pPr>
        <w:spacing w:line="360" w:lineRule="auto"/>
        <w:rPr>
          <w:del w:id="46" w:author="USR" w:date="2026-09-25T20:02:00Z" w16du:dateUtc="2026-09-26T00:02:00Z"/>
          <w:rFonts w:ascii="Bookman Old Style" w:hAnsi="Bookman Old Style" w:cstheme="minorHAnsi"/>
          <w:b/>
          <w:sz w:val="28"/>
          <w:szCs w:val="28"/>
        </w:rPr>
      </w:pPr>
      <w:del w:id="47" w:author="USR" w:date="2026-09-25T20:02:00Z" w16du:dateUtc="2026-09-26T00:02:00Z">
        <w:r w:rsidRPr="006845A2">
          <w:rPr>
            <w:rFonts w:ascii="Bookman Old Style" w:hAnsi="Bookman Old Style" w:cstheme="minorHAnsi"/>
            <w:b/>
            <w:sz w:val="28"/>
            <w:szCs w:val="28"/>
          </w:rPr>
          <w:delText xml:space="preserve">OBED CHANDA </w:delText>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006845A2">
          <w:rPr>
            <w:rFonts w:ascii="Bookman Old Style" w:hAnsi="Bookman Old Style" w:cstheme="minorHAnsi"/>
            <w:b/>
            <w:sz w:val="28"/>
            <w:szCs w:val="28"/>
          </w:rPr>
          <w:tab/>
        </w:r>
        <w:r w:rsidRPr="006845A2">
          <w:rPr>
            <w:rFonts w:ascii="Bookman Old Style" w:hAnsi="Bookman Old Style" w:cstheme="minorHAnsi"/>
            <w:b/>
            <w:sz w:val="28"/>
            <w:szCs w:val="28"/>
          </w:rPr>
          <w:delText>1</w:delText>
        </w:r>
        <w:r w:rsidRPr="006845A2">
          <w:rPr>
            <w:rFonts w:ascii="Bookman Old Style" w:hAnsi="Bookman Old Style" w:cstheme="minorHAnsi"/>
            <w:b/>
            <w:sz w:val="28"/>
            <w:szCs w:val="28"/>
            <w:vertAlign w:val="superscript"/>
          </w:rPr>
          <w:delText>ST</w:delText>
        </w:r>
        <w:r w:rsidRPr="006845A2">
          <w:rPr>
            <w:rFonts w:ascii="Bookman Old Style" w:hAnsi="Bookman Old Style" w:cstheme="minorHAnsi"/>
            <w:b/>
            <w:sz w:val="28"/>
            <w:szCs w:val="28"/>
          </w:rPr>
          <w:delText xml:space="preserve"> APPELLANT</w:delText>
        </w:r>
      </w:del>
    </w:p>
    <w:p w14:paraId="0F05075C" w14:textId="77777777" w:rsidR="00436C80" w:rsidRPr="006845A2" w:rsidRDefault="00436C80" w:rsidP="00436C80">
      <w:pPr>
        <w:spacing w:line="360" w:lineRule="auto"/>
        <w:rPr>
          <w:del w:id="48" w:author="USR" w:date="2026-09-25T20:02:00Z" w16du:dateUtc="2026-09-26T00:02:00Z"/>
          <w:rFonts w:ascii="Bookman Old Style" w:hAnsi="Bookman Old Style" w:cstheme="minorHAnsi"/>
          <w:b/>
          <w:sz w:val="28"/>
          <w:szCs w:val="28"/>
        </w:rPr>
      </w:pPr>
      <w:del w:id="49" w:author="USR" w:date="2026-09-25T20:02:00Z" w16du:dateUtc="2026-09-26T00:02:00Z">
        <w:r w:rsidRPr="006845A2">
          <w:rPr>
            <w:rFonts w:ascii="Bookman Old Style" w:hAnsi="Bookman Old Style" w:cstheme="minorHAnsi"/>
            <w:b/>
            <w:sz w:val="28"/>
            <w:szCs w:val="28"/>
          </w:rPr>
          <w:delText>CHARLES CHISANGA</w:delText>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delText>2</w:delText>
        </w:r>
        <w:r w:rsidRPr="006845A2">
          <w:rPr>
            <w:rFonts w:ascii="Bookman Old Style" w:hAnsi="Bookman Old Style" w:cstheme="minorHAnsi"/>
            <w:b/>
            <w:sz w:val="28"/>
            <w:szCs w:val="28"/>
            <w:vertAlign w:val="superscript"/>
          </w:rPr>
          <w:delText>ND</w:delText>
        </w:r>
        <w:r w:rsidRPr="006845A2">
          <w:rPr>
            <w:rFonts w:ascii="Bookman Old Style" w:hAnsi="Bookman Old Style" w:cstheme="minorHAnsi"/>
            <w:b/>
            <w:sz w:val="28"/>
            <w:szCs w:val="28"/>
          </w:rPr>
          <w:delText xml:space="preserve"> APPELLANT</w:delText>
        </w:r>
      </w:del>
    </w:p>
    <w:p w14:paraId="4EF8123D" w14:textId="77777777" w:rsidR="00436C80" w:rsidRPr="006845A2" w:rsidRDefault="00436C80" w:rsidP="00436C80">
      <w:pPr>
        <w:spacing w:line="360" w:lineRule="auto"/>
        <w:rPr>
          <w:del w:id="50" w:author="USR" w:date="2026-09-25T20:02:00Z" w16du:dateUtc="2026-09-26T00:02:00Z"/>
          <w:rFonts w:ascii="Bookman Old Style" w:hAnsi="Bookman Old Style" w:cstheme="minorHAnsi"/>
          <w:b/>
          <w:sz w:val="28"/>
          <w:szCs w:val="28"/>
        </w:rPr>
      </w:pPr>
      <w:del w:id="51" w:author="USR" w:date="2026-09-25T20:02:00Z" w16du:dateUtc="2026-09-26T00:02:00Z">
        <w:r w:rsidRPr="006845A2">
          <w:rPr>
            <w:rFonts w:ascii="Bookman Old Style" w:hAnsi="Bookman Old Style" w:cstheme="minorHAnsi"/>
            <w:b/>
            <w:sz w:val="28"/>
            <w:szCs w:val="28"/>
          </w:rPr>
          <w:delText>AND</w:delText>
        </w:r>
      </w:del>
    </w:p>
    <w:p w14:paraId="1DE08262" w14:textId="77777777" w:rsidR="006845A2" w:rsidRDefault="006845A2" w:rsidP="00436C80">
      <w:pPr>
        <w:spacing w:line="360" w:lineRule="auto"/>
        <w:rPr>
          <w:del w:id="52" w:author="USR" w:date="2026-09-25T20:02:00Z" w16du:dateUtc="2026-09-26T00:02:00Z"/>
          <w:rFonts w:ascii="Bookman Old Style" w:hAnsi="Bookman Old Style" w:cstheme="minorHAnsi"/>
          <w:b/>
          <w:sz w:val="28"/>
          <w:szCs w:val="28"/>
        </w:rPr>
      </w:pPr>
      <w:del w:id="53" w:author="USR" w:date="2026-09-25T20:02:00Z" w16du:dateUtc="2026-09-26T00:02:00Z">
        <w:r w:rsidRPr="006845A2">
          <w:rPr>
            <w:rFonts w:ascii="Bookman Old Style" w:hAnsi="Bookman Old Style" w:cstheme="minorHAnsi"/>
            <w:b/>
            <w:sz w:val="28"/>
            <w:szCs w:val="28"/>
          </w:rPr>
          <w:delText xml:space="preserve">THE PEOPLE </w:delText>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r>
        <w:r w:rsidRPr="006845A2">
          <w:rPr>
            <w:rFonts w:ascii="Bookman Old Style" w:hAnsi="Bookman Old Style" w:cstheme="minorHAnsi"/>
            <w:b/>
            <w:sz w:val="28"/>
            <w:szCs w:val="28"/>
          </w:rPr>
          <w:tab/>
          <w:delText>RESPONDENT</w:delText>
        </w:r>
      </w:del>
    </w:p>
    <w:p w14:paraId="48F6A35F" w14:textId="77777777" w:rsidR="006845A2" w:rsidRPr="006845A2" w:rsidRDefault="006845A2" w:rsidP="0051236B">
      <w:pPr>
        <w:spacing w:after="0" w:line="240" w:lineRule="auto"/>
        <w:rPr>
          <w:del w:id="54" w:author="USR" w:date="2026-09-25T20:02:00Z" w16du:dateUtc="2026-09-26T00:02:00Z"/>
          <w:rFonts w:ascii="Bookman Old Style" w:hAnsi="Bookman Old Style" w:cstheme="minorHAnsi"/>
          <w:b/>
          <w:sz w:val="28"/>
          <w:szCs w:val="28"/>
        </w:rPr>
      </w:pPr>
    </w:p>
    <w:p w14:paraId="38E64F13" w14:textId="77777777" w:rsidR="009A37D5" w:rsidRDefault="00BA3ADD">
      <w:pPr>
        <w:rPr>
          <w:del w:id="55" w:author="USR" w:date="2026-09-25T20:02:00Z" w16du:dateUtc="2026-09-26T00:02:00Z"/>
          <w:rFonts w:ascii="Bookman Old Style" w:hAnsi="Bookman Old Style"/>
          <w:b/>
          <w:sz w:val="28"/>
          <w:szCs w:val="28"/>
        </w:rPr>
      </w:pPr>
      <w:del w:id="56" w:author="USR" w:date="2026-09-25T20:02:00Z" w16du:dateUtc="2026-09-26T00:02:00Z">
        <w:r>
          <w:rPr>
            <w:rFonts w:ascii="Bookman Old Style" w:hAnsi="Bookman Old Style"/>
            <w:b/>
            <w:sz w:val="28"/>
            <w:szCs w:val="28"/>
          </w:rPr>
          <w:lastRenderedPageBreak/>
          <w:delText>CHIRWA</w:delText>
        </w:r>
        <w:r w:rsidR="009A37D5">
          <w:rPr>
            <w:rFonts w:ascii="Bookman Old Style" w:hAnsi="Bookman Old Style"/>
            <w:b/>
            <w:sz w:val="28"/>
            <w:szCs w:val="28"/>
          </w:rPr>
          <w:delText xml:space="preserve"> </w:delText>
        </w:r>
        <w:r w:rsidR="00FA0661">
          <w:rPr>
            <w:rFonts w:ascii="Bookman Old Style" w:hAnsi="Bookman Old Style"/>
            <w:b/>
            <w:sz w:val="28"/>
            <w:szCs w:val="28"/>
          </w:rPr>
          <w:delText xml:space="preserve"> </w:delText>
        </w:r>
        <w:r w:rsidR="00A64897">
          <w:rPr>
            <w:rFonts w:ascii="Bookman Old Style" w:hAnsi="Bookman Old Style"/>
            <w:b/>
            <w:sz w:val="28"/>
            <w:szCs w:val="28"/>
          </w:rPr>
          <w:delText>Ag/</w:delText>
        </w:r>
        <w:r w:rsidR="00FA0661">
          <w:rPr>
            <w:rFonts w:ascii="Bookman Old Style" w:hAnsi="Bookman Old Style"/>
            <w:b/>
            <w:sz w:val="28"/>
            <w:szCs w:val="28"/>
          </w:rPr>
          <w:delText>DCJ</w:delText>
        </w:r>
        <w:r>
          <w:rPr>
            <w:rFonts w:ascii="Bookman Old Style" w:hAnsi="Bookman Old Style"/>
            <w:b/>
            <w:sz w:val="28"/>
            <w:szCs w:val="28"/>
          </w:rPr>
          <w:delText xml:space="preserve">, MWANAMWAMBWA AND MUYOVWE JJS </w:delText>
        </w:r>
        <w:r w:rsidR="0062679C">
          <w:rPr>
            <w:rFonts w:ascii="Bookman Old Style" w:hAnsi="Bookman Old Style"/>
            <w:b/>
            <w:sz w:val="28"/>
            <w:szCs w:val="28"/>
          </w:rPr>
          <w:delText xml:space="preserve"> </w:delText>
        </w:r>
      </w:del>
    </w:p>
    <w:p w14:paraId="76746464" w14:textId="77777777" w:rsidR="00C252CB" w:rsidRPr="00BA3ADD" w:rsidRDefault="009A37D5">
      <w:pPr>
        <w:rPr>
          <w:del w:id="57" w:author="USR" w:date="2026-09-25T20:02:00Z" w16du:dateUtc="2026-09-26T00:02:00Z"/>
          <w:rFonts w:ascii="Bookman Old Style" w:hAnsi="Bookman Old Style"/>
          <w:b/>
          <w:sz w:val="28"/>
          <w:szCs w:val="28"/>
        </w:rPr>
      </w:pPr>
      <w:del w:id="58" w:author="USR" w:date="2026-09-25T20:02:00Z" w16du:dateUtc="2026-09-26T00:02:00Z">
        <w:r>
          <w:rPr>
            <w:rFonts w:ascii="Bookman Old Style" w:hAnsi="Bookman Old Style"/>
            <w:b/>
            <w:sz w:val="28"/>
            <w:szCs w:val="28"/>
          </w:rPr>
          <w:delText>O</w:delText>
        </w:r>
        <w:r w:rsidR="00BA3ADD">
          <w:rPr>
            <w:rFonts w:ascii="Bookman Old Style" w:hAnsi="Bookman Old Style"/>
            <w:b/>
            <w:sz w:val="28"/>
            <w:szCs w:val="28"/>
          </w:rPr>
          <w:delText>n the 20</w:delText>
        </w:r>
        <w:r w:rsidR="00BA3ADD" w:rsidRPr="00BA3ADD">
          <w:rPr>
            <w:rFonts w:ascii="Bookman Old Style" w:hAnsi="Bookman Old Style"/>
            <w:b/>
            <w:sz w:val="28"/>
            <w:szCs w:val="28"/>
            <w:vertAlign w:val="superscript"/>
          </w:rPr>
          <w:delText>th</w:delText>
        </w:r>
        <w:r w:rsidR="006845A2">
          <w:rPr>
            <w:rFonts w:ascii="Bookman Old Style" w:hAnsi="Bookman Old Style"/>
            <w:b/>
            <w:sz w:val="28"/>
            <w:szCs w:val="28"/>
          </w:rPr>
          <w:delText xml:space="preserve"> March 2012</w:delText>
        </w:r>
        <w:r w:rsidR="00C252CB">
          <w:rPr>
            <w:rFonts w:ascii="Bookman Old Style" w:hAnsi="Bookman Old Style"/>
            <w:b/>
            <w:sz w:val="28"/>
            <w:szCs w:val="28"/>
          </w:rPr>
          <w:delText xml:space="preserve"> and 6</w:delText>
        </w:r>
        <w:r w:rsidR="00C252CB" w:rsidRPr="00C252CB">
          <w:rPr>
            <w:rFonts w:ascii="Bookman Old Style" w:hAnsi="Bookman Old Style"/>
            <w:b/>
            <w:sz w:val="28"/>
            <w:szCs w:val="28"/>
            <w:vertAlign w:val="superscript"/>
          </w:rPr>
          <w:delText>th</w:delText>
        </w:r>
        <w:r w:rsidR="00C252CB">
          <w:rPr>
            <w:rFonts w:ascii="Bookman Old Style" w:hAnsi="Bookman Old Style"/>
            <w:b/>
            <w:sz w:val="28"/>
            <w:szCs w:val="28"/>
          </w:rPr>
          <w:delText xml:space="preserve"> June, 2012</w:delText>
        </w:r>
      </w:del>
    </w:p>
    <w:p w14:paraId="6A3C3E05" w14:textId="77777777" w:rsidR="00436C80" w:rsidRDefault="00436C80" w:rsidP="002E5C5D">
      <w:pPr>
        <w:spacing w:line="480" w:lineRule="auto"/>
        <w:ind w:firstLine="720"/>
        <w:rPr>
          <w:moveFrom w:id="59" w:author="USR" w:date="2026-09-25T20:02:00Z" w16du:dateUtc="2026-09-26T00:02:00Z"/>
          <w:rFonts w:ascii="Times New Roman" w:hAnsi="Times New Roman"/>
          <w:sz w:val="24"/>
          <w:rPrChange w:id="60" w:author="USR" w:date="2026-09-25T20:02:00Z" w16du:dateUtc="2026-09-26T00:02:00Z">
            <w:rPr>
              <w:moveFrom w:id="61" w:author="USR" w:date="2026-09-25T20:02:00Z" w16du:dateUtc="2026-09-26T00:02:00Z"/>
              <w:rFonts w:ascii="Bookman Old Style" w:hAnsi="Bookman Old Style"/>
              <w:sz w:val="28"/>
              <w:szCs w:val="28"/>
            </w:rPr>
          </w:rPrChange>
        </w:rPr>
        <w:pPrChange w:id="62" w:author="USR" w:date="2026-09-25T20:02:00Z" w16du:dateUtc="2026-09-26T00:02:00Z">
          <w:pPr>
            <w:spacing w:after="0" w:line="240" w:lineRule="auto"/>
          </w:pPr>
        </w:pPrChange>
      </w:pPr>
      <w:moveFromRangeStart w:id="63" w:author="USR" w:date="2026-09-25T20:02:00Z" w:name="move241258963"/>
    </w:p>
    <w:p w14:paraId="32B2EC4F" w14:textId="77777777" w:rsidR="006565D5" w:rsidRDefault="00421669" w:rsidP="002E5C5D">
      <w:pPr>
        <w:pStyle w:val="NoSpacing"/>
        <w:spacing w:line="480" w:lineRule="auto"/>
        <w:rPr>
          <w:ins w:id="64" w:author="USR" w:date="2026-09-25T20:02:00Z" w16du:dateUtc="2026-09-26T00:02:00Z"/>
        </w:rPr>
      </w:pPr>
      <w:moveFrom w:id="65" w:author="USR" w:date="2026-09-25T20:02:00Z" w16du:dateUtc="2026-09-26T00:02:00Z">
        <w:r>
          <w:rPr>
            <w:rPrChange w:id="66" w:author="USR" w:date="2026-09-25T20:02:00Z" w16du:dateUtc="2026-09-26T00:02:00Z">
              <w:rPr>
                <w:rFonts w:ascii="Bookman Old Style" w:hAnsi="Bookman Old Style"/>
                <w:sz w:val="28"/>
                <w:szCs w:val="28"/>
              </w:rPr>
            </w:rPrChange>
          </w:rPr>
          <w:t xml:space="preserve">For the </w:t>
        </w:r>
      </w:moveFrom>
      <w:moveFromRangeEnd w:id="63"/>
      <w:ins w:id="67" w:author="USR" w:date="2026-09-25T20:02:00Z" w16du:dateUtc="2026-09-26T00:02:00Z">
        <w:r w:rsidR="006565D5">
          <w:rPr>
            <w:i/>
          </w:rPr>
          <w:t>Sibanda</w:t>
        </w:r>
        <w:r w:rsidR="006565D5">
          <w:t>, for the applicant</w:t>
        </w:r>
      </w:ins>
    </w:p>
    <w:p w14:paraId="15205803" w14:textId="77777777" w:rsidR="006565D5" w:rsidRDefault="006565D5" w:rsidP="002E5C5D">
      <w:pPr>
        <w:pStyle w:val="NoSpacing"/>
        <w:spacing w:line="480" w:lineRule="auto"/>
        <w:rPr>
          <w:ins w:id="68" w:author="USR" w:date="2026-09-25T20:02:00Z" w16du:dateUtc="2026-09-26T00:02:00Z"/>
        </w:rPr>
      </w:pPr>
      <w:ins w:id="69" w:author="USR" w:date="2026-09-25T20:02:00Z" w16du:dateUtc="2026-09-26T00:02:00Z">
        <w:r>
          <w:rPr>
            <w:i/>
          </w:rPr>
          <w:t xml:space="preserve">Ms N. Ngwenya, </w:t>
        </w:r>
        <w:r>
          <w:t>for the respondent</w:t>
        </w:r>
      </w:ins>
    </w:p>
    <w:p w14:paraId="14DD1F3E" w14:textId="77777777" w:rsidR="006565D5" w:rsidRDefault="006565D5" w:rsidP="002E5C5D">
      <w:pPr>
        <w:spacing w:line="480" w:lineRule="auto"/>
        <w:rPr>
          <w:ins w:id="70" w:author="USR" w:date="2026-09-25T20:02:00Z" w16du:dateUtc="2026-09-26T00:02:00Z"/>
          <w:rFonts w:ascii="Times New Roman" w:hAnsi="Times New Roman" w:cs="Times New Roman"/>
          <w:bCs/>
          <w:sz w:val="24"/>
          <w:szCs w:val="24"/>
        </w:rPr>
      </w:pPr>
      <w:ins w:id="71" w:author="USR" w:date="2026-09-25T20:02:00Z" w16du:dateUtc="2026-09-26T00:02:00Z">
        <w:r>
          <w:rPr>
            <w:rFonts w:ascii="Times New Roman" w:hAnsi="Times New Roman" w:cs="Times New Roman"/>
            <w:sz w:val="24"/>
            <w:szCs w:val="24"/>
          </w:rPr>
          <w:tab/>
        </w:r>
        <w:r>
          <w:rPr>
            <w:rFonts w:ascii="Times New Roman" w:hAnsi="Times New Roman" w:cs="Times New Roman"/>
            <w:b/>
            <w:bCs/>
            <w:sz w:val="24"/>
            <w:szCs w:val="24"/>
          </w:rPr>
          <w:t>MAKONESE J:</w:t>
        </w:r>
        <w:r>
          <w:rPr>
            <w:rFonts w:ascii="Times New Roman" w:hAnsi="Times New Roman" w:cs="Times New Roman"/>
            <w:b/>
            <w:bCs/>
            <w:sz w:val="24"/>
            <w:szCs w:val="24"/>
          </w:rPr>
          <w:tab/>
        </w:r>
        <w:r>
          <w:rPr>
            <w:rFonts w:ascii="Times New Roman" w:hAnsi="Times New Roman" w:cs="Times New Roman"/>
            <w:bCs/>
            <w:sz w:val="24"/>
            <w:szCs w:val="24"/>
          </w:rPr>
          <w:t>This is an application for bail pending trial.  The application is opposed.  The applicant is facing allegations of contravening section 189 as read with section 47 of the Criminal Law Codification and Reform Act (Chapter 9:23) that is attempted murder.  Applicant faces a second count of malicious damage to property in contravention of section 140 of the Code.  He faces a third count of unlawful entry into premises in violation of section 131 (2) of the Code and a fourth count of assault as defined in section 89 of the Code.  Applicant denies the allegations and avers that he was not present at the scene of the crime as alleged by the state.  Applicant contends that this was a case of mistaken identity and that he has been wrongly implicated.</w:t>
        </w:r>
      </w:ins>
    </w:p>
    <w:p w14:paraId="02045130" w14:textId="77777777" w:rsidR="00804A9E" w:rsidRDefault="00804A9E" w:rsidP="002E5C5D">
      <w:pPr>
        <w:spacing w:line="480" w:lineRule="auto"/>
        <w:rPr>
          <w:ins w:id="72" w:author="USR" w:date="2026-09-25T20:02:00Z" w16du:dateUtc="2026-09-26T00:02:00Z"/>
          <w:rFonts w:ascii="Times New Roman" w:hAnsi="Times New Roman" w:cs="Times New Roman"/>
          <w:b/>
          <w:bCs/>
          <w:sz w:val="24"/>
          <w:szCs w:val="24"/>
        </w:rPr>
      </w:pPr>
    </w:p>
    <w:p w14:paraId="7AAB52BC" w14:textId="77777777" w:rsidR="00CE4C6D" w:rsidRPr="005A12D9" w:rsidRDefault="00CE4C6D" w:rsidP="002E5C5D">
      <w:pPr>
        <w:spacing w:line="480" w:lineRule="auto"/>
        <w:rPr>
          <w:ins w:id="73" w:author="USR" w:date="2026-09-25T20:02:00Z" w16du:dateUtc="2026-09-26T00:02:00Z"/>
          <w:rFonts w:ascii="Times New Roman" w:hAnsi="Times New Roman" w:cs="Times New Roman"/>
          <w:b/>
          <w:bCs/>
          <w:sz w:val="24"/>
          <w:szCs w:val="24"/>
        </w:rPr>
      </w:pPr>
      <w:ins w:id="74" w:author="USR" w:date="2026-09-25T20:02:00Z" w16du:dateUtc="2026-09-26T00:02:00Z">
        <w:r w:rsidRPr="005A12D9">
          <w:rPr>
            <w:rFonts w:ascii="Times New Roman" w:hAnsi="Times New Roman" w:cs="Times New Roman"/>
            <w:b/>
            <w:bCs/>
            <w:sz w:val="24"/>
            <w:szCs w:val="24"/>
          </w:rPr>
          <w:t>Background Facts</w:t>
        </w:r>
      </w:ins>
    </w:p>
    <w:p w14:paraId="24244306" w14:textId="77777777" w:rsidR="00436C80" w:rsidRDefault="00CE4C6D" w:rsidP="0051236B">
      <w:pPr>
        <w:spacing w:after="0" w:line="240" w:lineRule="auto"/>
        <w:rPr>
          <w:del w:id="75" w:author="USR" w:date="2026-09-25T20:02:00Z" w16du:dateUtc="2026-09-26T00:02:00Z"/>
          <w:rFonts w:ascii="Bookman Old Style" w:hAnsi="Bookman Old Style"/>
          <w:sz w:val="28"/>
          <w:szCs w:val="28"/>
        </w:rPr>
      </w:pPr>
      <w:ins w:id="76" w:author="USR" w:date="2026-09-25T20:02:00Z" w16du:dateUtc="2026-09-26T00:02:00Z">
        <w:r>
          <w:rPr>
            <w:rFonts w:ascii="Times New Roman" w:hAnsi="Times New Roman" w:cs="Times New Roman"/>
            <w:bCs/>
            <w:sz w:val="24"/>
            <w:szCs w:val="24"/>
          </w:rPr>
          <w:tab/>
          <w:t>The state alleges that on 2</w:t>
        </w:r>
        <w:r w:rsidRPr="00CE4C6D">
          <w:rPr>
            <w:rFonts w:ascii="Times New Roman" w:hAnsi="Times New Roman" w:cs="Times New Roman"/>
            <w:bCs/>
            <w:sz w:val="24"/>
            <w:szCs w:val="24"/>
            <w:vertAlign w:val="superscript"/>
          </w:rPr>
          <w:t>nd</w:t>
        </w:r>
        <w:r>
          <w:rPr>
            <w:rFonts w:ascii="Times New Roman" w:hAnsi="Times New Roman" w:cs="Times New Roman"/>
            <w:bCs/>
            <w:sz w:val="24"/>
            <w:szCs w:val="24"/>
          </w:rPr>
          <w:t xml:space="preserve"> January 2022 the applicant and four other accomplices proceeded to the complainant’s homestead under Chief Marupi, Tshanyangwe, Gwanda around 0300 hours armed with machetes, iron bars, spears, knobkerries, logs, axes and stones.  Upon arrival the applicant and his associates started shouting advising the complainant one Elfas Dube to come out of his bedroom as he was a traitor who supplied information to the police regarding cattle rustling operations in the area.  The applicant and his accomplices threw stones at the complainant’s windows and used axes to break down the doors in order to gain entry into the rooms.  Complainant’s two sons who were in one of the rooms managed to escape through a window and ran away.  Applicant and his colleagues entered complainant’s room and switched on a light.  Complainant was asleep with his wife.  Applicant and his gang assaulted complainant and his wife with knobkerries and logs indiscriminately.  Complainant was struck three times on the head with a machete resulting in him bleeding </w:t>
        </w:r>
        <w:r w:rsidR="00B00F3D">
          <w:rPr>
            <w:rFonts w:ascii="Times New Roman" w:hAnsi="Times New Roman" w:cs="Times New Roman"/>
            <w:bCs/>
            <w:sz w:val="24"/>
            <w:szCs w:val="24"/>
          </w:rPr>
          <w:t>profusely.  Complainant’s wife managed to hide under a bed.  The complainant was dragged out of the house and the assaults continued.  Complainant’s daughter who was sleeping in a separate bedroom came to the scene to find out what was happening.  She positively identified the applicant.  She pleaded with applicant not to assault her father to no avail.  Complainant fell unconscious and was left lying in a pool of blood.  He sustained three deep cuts on his head, lacerations all over the body and a swollen back.  Complainant’s daughter knew the applicant as a former classmate and when she pleaded with him not to continue with the assault she was threatened with assault if she persisted in disturbing them in what they were doing.  Providence Dube, complainant’s daughter was not mistaken about the identity of the applicant as she was known to him prior to the</w:t>
        </w:r>
        <w:r w:rsidR="005C7DCC">
          <w:rPr>
            <w:rFonts w:ascii="Times New Roman" w:hAnsi="Times New Roman" w:cs="Times New Roman"/>
            <w:bCs/>
            <w:sz w:val="24"/>
            <w:szCs w:val="24"/>
          </w:rPr>
          <w:t xml:space="preserve"> commission</w:t>
        </w:r>
      </w:ins>
      <w:del w:id="77" w:author="USR" w:date="2026-09-25T20:02:00Z" w16du:dateUtc="2026-09-26T00:02:00Z">
        <w:r w:rsidR="00421669">
          <w:rPr>
            <w:rFonts w:ascii="Bookman Old Style" w:hAnsi="Bookman Old Style"/>
            <w:sz w:val="28"/>
            <w:szCs w:val="28"/>
          </w:rPr>
          <w:delText>Appellants: Mr. N.M. C</w:delText>
        </w:r>
        <w:r w:rsidR="00436C80">
          <w:rPr>
            <w:rFonts w:ascii="Bookman Old Style" w:hAnsi="Bookman Old Style"/>
            <w:sz w:val="28"/>
            <w:szCs w:val="28"/>
          </w:rPr>
          <w:delText xml:space="preserve">homba, Acting Deputy Director, </w:delText>
        </w:r>
        <w:r w:rsidR="00421669">
          <w:rPr>
            <w:rFonts w:ascii="Bookman Old Style" w:hAnsi="Bookman Old Style"/>
            <w:sz w:val="28"/>
            <w:szCs w:val="28"/>
          </w:rPr>
          <w:delText>and</w:delText>
        </w:r>
      </w:del>
    </w:p>
    <w:p w14:paraId="1E2C04AA" w14:textId="77777777" w:rsidR="00421669" w:rsidRDefault="00421669" w:rsidP="00436C80">
      <w:pPr>
        <w:rPr>
          <w:del w:id="78" w:author="USR" w:date="2026-09-25T20:02:00Z" w16du:dateUtc="2026-09-26T00:02:00Z"/>
          <w:rFonts w:ascii="Bookman Old Style" w:hAnsi="Bookman Old Style"/>
          <w:sz w:val="28"/>
          <w:szCs w:val="28"/>
        </w:rPr>
      </w:pPr>
      <w:del w:id="79" w:author="USR" w:date="2026-09-25T20:02:00Z" w16du:dateUtc="2026-09-26T00:02:00Z">
        <w:r>
          <w:rPr>
            <w:rFonts w:ascii="Bookman Old Style" w:hAnsi="Bookman Old Style"/>
            <w:sz w:val="28"/>
            <w:szCs w:val="28"/>
          </w:rPr>
          <w:delText xml:space="preserve"> </w:delText>
        </w:r>
        <w:r w:rsidR="00436C80">
          <w:rPr>
            <w:rFonts w:ascii="Bookman Old Style" w:hAnsi="Bookman Old Style"/>
            <w:sz w:val="28"/>
            <w:szCs w:val="28"/>
          </w:rPr>
          <w:tab/>
        </w:r>
        <w:r w:rsidR="00436C80">
          <w:rPr>
            <w:rFonts w:ascii="Bookman Old Style" w:hAnsi="Bookman Old Style"/>
            <w:sz w:val="28"/>
            <w:szCs w:val="28"/>
          </w:rPr>
          <w:tab/>
        </w:r>
        <w:r w:rsidR="00436C80">
          <w:rPr>
            <w:rFonts w:ascii="Bookman Old Style" w:hAnsi="Bookman Old Style"/>
            <w:sz w:val="28"/>
            <w:szCs w:val="28"/>
          </w:rPr>
          <w:tab/>
        </w:r>
        <w:r>
          <w:rPr>
            <w:rFonts w:ascii="Bookman Old Style" w:hAnsi="Bookman Old Style"/>
            <w:sz w:val="28"/>
            <w:szCs w:val="28"/>
          </w:rPr>
          <w:delText>M</w:delText>
        </w:r>
        <w:r w:rsidR="00BA3ADD">
          <w:rPr>
            <w:rFonts w:ascii="Bookman Old Style" w:hAnsi="Bookman Old Style"/>
            <w:sz w:val="28"/>
            <w:szCs w:val="28"/>
          </w:rPr>
          <w:delText>r</w:delText>
        </w:r>
        <w:r>
          <w:rPr>
            <w:rFonts w:ascii="Bookman Old Style" w:hAnsi="Bookman Old Style"/>
            <w:sz w:val="28"/>
            <w:szCs w:val="28"/>
          </w:rPr>
          <w:delText>s. M.T. Weza, Legal Aid Counsel, Legal Aid Board,</w:delText>
        </w:r>
      </w:del>
    </w:p>
    <w:p w14:paraId="1991EE43" w14:textId="77777777" w:rsidR="00B00F3D" w:rsidRDefault="00421669" w:rsidP="002E5C5D">
      <w:pPr>
        <w:spacing w:line="480" w:lineRule="auto"/>
        <w:rPr>
          <w:ins w:id="80" w:author="USR" w:date="2026-09-25T20:02:00Z" w16du:dateUtc="2026-09-26T00:02:00Z"/>
          <w:rFonts w:ascii="Times New Roman" w:hAnsi="Times New Roman" w:cs="Times New Roman"/>
          <w:bCs/>
          <w:sz w:val="24"/>
          <w:szCs w:val="24"/>
        </w:rPr>
      </w:pPr>
      <w:del w:id="81" w:author="USR" w:date="2026-09-25T20:02:00Z" w16du:dateUtc="2026-09-26T00:02:00Z">
        <w:r>
          <w:rPr>
            <w:rFonts w:ascii="Bookman Old Style" w:hAnsi="Bookman Old Style"/>
            <w:sz w:val="28"/>
            <w:szCs w:val="28"/>
          </w:rPr>
          <w:delText>For the Respondent: Mr.</w:delText>
        </w:r>
      </w:del>
      <w:moveFromRangeStart w:id="82" w:author="USR" w:date="2026-09-25T20:02:00Z" w:name="move241258962"/>
      <w:moveFrom w:id="83" w:author="USR" w:date="2026-09-25T20:02:00Z" w16du:dateUtc="2026-09-26T00:02:00Z">
        <w:r>
          <w:rPr>
            <w:rPrChange w:id="84" w:author="USR" w:date="2026-09-25T20:02:00Z" w16du:dateUtc="2026-09-26T00:02:00Z">
              <w:rPr>
                <w:rFonts w:ascii="Bookman Old Style" w:hAnsi="Bookman Old Style"/>
                <w:sz w:val="28"/>
                <w:szCs w:val="28"/>
              </w:rPr>
            </w:rPrChange>
          </w:rPr>
          <w:t xml:space="preserve"> </w:t>
        </w:r>
        <w:r>
          <w:rPr>
            <w:i/>
            <w:rPrChange w:id="85" w:author="USR" w:date="2026-09-25T20:02:00Z" w16du:dateUtc="2026-09-26T00:02:00Z">
              <w:rPr>
                <w:rFonts w:ascii="Bookman Old Style" w:hAnsi="Bookman Old Style"/>
                <w:sz w:val="28"/>
                <w:szCs w:val="28"/>
              </w:rPr>
            </w:rPrChange>
          </w:rPr>
          <w:t xml:space="preserve">P. </w:t>
        </w:r>
      </w:moveFrom>
      <w:moveFromRangeEnd w:id="82"/>
      <w:ins w:id="86" w:author="USR" w:date="2026-09-25T20:02:00Z" w16du:dateUtc="2026-09-26T00:02:00Z">
        <w:r w:rsidR="005C7DCC">
          <w:rPr>
            <w:rFonts w:ascii="Times New Roman" w:hAnsi="Times New Roman" w:cs="Times New Roman"/>
            <w:bCs/>
            <w:sz w:val="24"/>
            <w:szCs w:val="24"/>
          </w:rPr>
          <w:t xml:space="preserve"> of the</w:t>
        </w:r>
        <w:r w:rsidR="00B00F3D">
          <w:rPr>
            <w:rFonts w:ascii="Times New Roman" w:hAnsi="Times New Roman" w:cs="Times New Roman"/>
            <w:bCs/>
            <w:sz w:val="24"/>
            <w:szCs w:val="24"/>
          </w:rPr>
          <w:t xml:space="preserve"> offence.</w:t>
        </w:r>
      </w:ins>
    </w:p>
    <w:p w14:paraId="0E6E4367" w14:textId="77777777" w:rsidR="00933B2B" w:rsidRDefault="00B00F3D" w:rsidP="002E5C5D">
      <w:pPr>
        <w:spacing w:line="480" w:lineRule="auto"/>
        <w:rPr>
          <w:ins w:id="87" w:author="USR" w:date="2026-09-25T20:02:00Z" w16du:dateUtc="2026-09-26T00:02:00Z"/>
          <w:rFonts w:ascii="Times New Roman" w:hAnsi="Times New Roman" w:cs="Times New Roman"/>
          <w:bCs/>
          <w:sz w:val="24"/>
          <w:szCs w:val="24"/>
        </w:rPr>
      </w:pPr>
      <w:ins w:id="88" w:author="USR" w:date="2026-09-25T20:02:00Z" w16du:dateUtc="2026-09-26T00:02:00Z">
        <w:r>
          <w:rPr>
            <w:rFonts w:ascii="Times New Roman" w:hAnsi="Times New Roman" w:cs="Times New Roman"/>
            <w:bCs/>
            <w:sz w:val="24"/>
            <w:szCs w:val="24"/>
          </w:rPr>
          <w:tab/>
        </w:r>
      </w:ins>
    </w:p>
    <w:p w14:paraId="371C8FB3" w14:textId="77777777" w:rsidR="0071752F" w:rsidRPr="00933B2B" w:rsidRDefault="00B00F3D" w:rsidP="002E5C5D">
      <w:pPr>
        <w:spacing w:line="480" w:lineRule="auto"/>
        <w:rPr>
          <w:ins w:id="89" w:author="USR" w:date="2026-09-25T20:02:00Z" w16du:dateUtc="2026-09-26T00:02:00Z"/>
          <w:rFonts w:ascii="Times New Roman" w:hAnsi="Times New Roman" w:cs="Times New Roman"/>
          <w:b/>
          <w:bCs/>
          <w:sz w:val="24"/>
          <w:szCs w:val="24"/>
        </w:rPr>
      </w:pPr>
      <w:ins w:id="90" w:author="USR" w:date="2026-09-25T20:02:00Z" w16du:dateUtc="2026-09-26T00:02:00Z">
        <w:r w:rsidRPr="00933B2B">
          <w:rPr>
            <w:rFonts w:ascii="Times New Roman" w:hAnsi="Times New Roman" w:cs="Times New Roman"/>
            <w:b/>
            <w:bCs/>
            <w:sz w:val="24"/>
            <w:szCs w:val="24"/>
          </w:rPr>
          <w:t>SUBMISSIONS BY THE APPLICANT</w:t>
        </w:r>
      </w:ins>
    </w:p>
    <w:p w14:paraId="5DC1923A" w14:textId="77777777" w:rsidR="00D5605B" w:rsidRDefault="0071752F" w:rsidP="002E5C5D">
      <w:pPr>
        <w:spacing w:line="480" w:lineRule="auto"/>
        <w:rPr>
          <w:ins w:id="91" w:author="USR" w:date="2026-09-25T20:02:00Z" w16du:dateUtc="2026-09-26T00:02:00Z"/>
          <w:rFonts w:ascii="Times New Roman" w:hAnsi="Times New Roman" w:cs="Times New Roman"/>
          <w:bCs/>
          <w:sz w:val="24"/>
          <w:szCs w:val="24"/>
        </w:rPr>
      </w:pPr>
      <w:ins w:id="92" w:author="USR" w:date="2026-09-25T20:02:00Z" w16du:dateUtc="2026-09-26T00:02:00Z">
        <w:r>
          <w:rPr>
            <w:rFonts w:ascii="Times New Roman" w:hAnsi="Times New Roman" w:cs="Times New Roman"/>
            <w:bCs/>
            <w:sz w:val="24"/>
            <w:szCs w:val="24"/>
          </w:rPr>
          <w:tab/>
          <w:t>The applicant contends that he is a suitable candidate for bail in that upon his arrest he never attempted to flee.  He did not resist arrest as alleged by the state</w:t>
        </w:r>
        <w:r w:rsidR="00D5605B">
          <w:rPr>
            <w:rFonts w:ascii="Times New Roman" w:hAnsi="Times New Roman" w:cs="Times New Roman"/>
            <w:bCs/>
            <w:sz w:val="24"/>
            <w:szCs w:val="24"/>
          </w:rPr>
          <w:t>.  The alleged crime occurred on the 2</w:t>
        </w:r>
        <w:r w:rsidR="00D5605B" w:rsidRPr="00D5605B">
          <w:rPr>
            <w:rFonts w:ascii="Times New Roman" w:hAnsi="Times New Roman" w:cs="Times New Roman"/>
            <w:bCs/>
            <w:sz w:val="24"/>
            <w:szCs w:val="24"/>
            <w:vertAlign w:val="superscript"/>
          </w:rPr>
          <w:t>nd</w:t>
        </w:r>
        <w:r w:rsidR="00933B2B">
          <w:rPr>
            <w:rFonts w:ascii="Times New Roman" w:hAnsi="Times New Roman" w:cs="Times New Roman"/>
            <w:bCs/>
            <w:sz w:val="24"/>
            <w:szCs w:val="24"/>
          </w:rPr>
          <w:t xml:space="preserve"> of Janu</w:t>
        </w:r>
        <w:r w:rsidR="00D5605B">
          <w:rPr>
            <w:rFonts w:ascii="Times New Roman" w:hAnsi="Times New Roman" w:cs="Times New Roman"/>
            <w:bCs/>
            <w:sz w:val="24"/>
            <w:szCs w:val="24"/>
          </w:rPr>
          <w:t>ary 2022.  He was arrested at his homestead on the 6</w:t>
        </w:r>
        <w:r w:rsidR="00D5605B" w:rsidRPr="00D5605B">
          <w:rPr>
            <w:rFonts w:ascii="Times New Roman" w:hAnsi="Times New Roman" w:cs="Times New Roman"/>
            <w:bCs/>
            <w:sz w:val="24"/>
            <w:szCs w:val="24"/>
            <w:vertAlign w:val="superscript"/>
          </w:rPr>
          <w:t>th</w:t>
        </w:r>
        <w:r w:rsidR="00D5605B">
          <w:rPr>
            <w:rFonts w:ascii="Times New Roman" w:hAnsi="Times New Roman" w:cs="Times New Roman"/>
            <w:bCs/>
            <w:sz w:val="24"/>
            <w:szCs w:val="24"/>
          </w:rPr>
          <w:t xml:space="preserve"> of January 2022.  Applicant avers that had he had an intention to abscond he would have done so in the four days before his arrest.  Applicant avers that he stays close to the </w:t>
        </w:r>
        <w:r w:rsidR="00196F65">
          <w:rPr>
            <w:rFonts w:ascii="Times New Roman" w:hAnsi="Times New Roman" w:cs="Times New Roman"/>
            <w:bCs/>
            <w:sz w:val="24"/>
            <w:szCs w:val="24"/>
          </w:rPr>
          <w:t>Zimbabwe/Mozambique border and c</w:t>
        </w:r>
        <w:r w:rsidR="00D5605B">
          <w:rPr>
            <w:rFonts w:ascii="Times New Roman" w:hAnsi="Times New Roman" w:cs="Times New Roman"/>
            <w:bCs/>
            <w:sz w:val="24"/>
            <w:szCs w:val="24"/>
          </w:rPr>
          <w:t xml:space="preserve">ould have easily crossed over to neighbouring Mozambique to evade prosecution.  Applicant did not leave the country because he is an innocent man.  Applicant avers that his conduct is not indicative of a person that will abscond if granted bail pending his trial.  Applicant submits that it would be in </w:t>
        </w:r>
        <w:r w:rsidR="00746E21">
          <w:rPr>
            <w:rFonts w:ascii="Times New Roman" w:hAnsi="Times New Roman" w:cs="Times New Roman"/>
            <w:bCs/>
            <w:sz w:val="24"/>
            <w:szCs w:val="24"/>
          </w:rPr>
          <w:t>the interests of justice if he were</w:t>
        </w:r>
        <w:r w:rsidR="00D5605B">
          <w:rPr>
            <w:rFonts w:ascii="Times New Roman" w:hAnsi="Times New Roman" w:cs="Times New Roman"/>
            <w:bCs/>
            <w:sz w:val="24"/>
            <w:szCs w:val="24"/>
          </w:rPr>
          <w:t xml:space="preserve"> granted bail.</w:t>
        </w:r>
      </w:ins>
    </w:p>
    <w:p w14:paraId="6613B0DB" w14:textId="77777777" w:rsidR="00534CFB" w:rsidRDefault="00D5605B" w:rsidP="002E5C5D">
      <w:pPr>
        <w:spacing w:line="480" w:lineRule="auto"/>
        <w:rPr>
          <w:ins w:id="93" w:author="USR" w:date="2026-09-25T20:02:00Z" w16du:dateUtc="2026-09-26T00:02:00Z"/>
          <w:rFonts w:ascii="Times New Roman" w:hAnsi="Times New Roman" w:cs="Times New Roman"/>
          <w:bCs/>
          <w:sz w:val="24"/>
          <w:szCs w:val="24"/>
        </w:rPr>
      </w:pPr>
      <w:ins w:id="94" w:author="USR" w:date="2026-09-25T20:02:00Z" w16du:dateUtc="2026-09-26T00:02:00Z">
        <w:r>
          <w:rPr>
            <w:rFonts w:ascii="Times New Roman" w:hAnsi="Times New Roman" w:cs="Times New Roman"/>
            <w:bCs/>
            <w:sz w:val="24"/>
            <w:szCs w:val="24"/>
          </w:rPr>
          <w:tab/>
          <w:t xml:space="preserve">Applicant avers in his Heads of Argument that the state has not sufficiently proved its allegations that granting the application </w:t>
        </w:r>
        <w:r w:rsidR="009E4BE3">
          <w:rPr>
            <w:rFonts w:ascii="Times New Roman" w:hAnsi="Times New Roman" w:cs="Times New Roman"/>
            <w:bCs/>
            <w:sz w:val="24"/>
            <w:szCs w:val="24"/>
          </w:rPr>
          <w:t>would endanger the public or</w:t>
        </w:r>
        <w:r w:rsidR="0084536D">
          <w:rPr>
            <w:rFonts w:ascii="Times New Roman" w:hAnsi="Times New Roman" w:cs="Times New Roman"/>
            <w:bCs/>
            <w:sz w:val="24"/>
            <w:szCs w:val="24"/>
          </w:rPr>
          <w:t xml:space="preserve"> that he could</w:t>
        </w:r>
        <w:r w:rsidR="009E4BE3">
          <w:rPr>
            <w:rFonts w:ascii="Times New Roman" w:hAnsi="Times New Roman" w:cs="Times New Roman"/>
            <w:bCs/>
            <w:sz w:val="24"/>
            <w:szCs w:val="24"/>
          </w:rPr>
          <w:t xml:space="preserve"> interfere with witnesses.  Applicant further indicates that </w:t>
        </w:r>
        <w:r w:rsidR="00534CFB">
          <w:rPr>
            <w:rFonts w:ascii="Times New Roman" w:hAnsi="Times New Roman" w:cs="Times New Roman"/>
            <w:bCs/>
            <w:sz w:val="24"/>
            <w:szCs w:val="24"/>
          </w:rPr>
          <w:t xml:space="preserve">there are no compelling reasons for the denial of bail as provided for in section 50 (1) (d) of the Constitution (Amnd No. 20) of 2013.  In support of this assertion, the applicant cited the case of </w:t>
        </w:r>
        <w:r w:rsidR="00534CFB" w:rsidRPr="00C277F7">
          <w:rPr>
            <w:rFonts w:ascii="Times New Roman" w:hAnsi="Times New Roman" w:cs="Times New Roman"/>
            <w:bCs/>
            <w:i/>
            <w:sz w:val="24"/>
            <w:szCs w:val="24"/>
          </w:rPr>
          <w:t>S</w:t>
        </w:r>
        <w:r w:rsidR="00534CFB">
          <w:rPr>
            <w:rFonts w:ascii="Times New Roman" w:hAnsi="Times New Roman" w:cs="Times New Roman"/>
            <w:bCs/>
            <w:sz w:val="24"/>
            <w:szCs w:val="24"/>
          </w:rPr>
          <w:t xml:space="preserve"> v </w:t>
        </w:r>
        <w:r w:rsidR="00534CFB" w:rsidRPr="00C277F7">
          <w:rPr>
            <w:rFonts w:ascii="Times New Roman" w:hAnsi="Times New Roman" w:cs="Times New Roman"/>
            <w:bCs/>
            <w:i/>
            <w:sz w:val="24"/>
            <w:szCs w:val="24"/>
          </w:rPr>
          <w:t>Kuruneri</w:t>
        </w:r>
        <w:r w:rsidR="00534CFB">
          <w:rPr>
            <w:rFonts w:ascii="Times New Roman" w:hAnsi="Times New Roman" w:cs="Times New Roman"/>
            <w:bCs/>
            <w:sz w:val="24"/>
            <w:szCs w:val="24"/>
          </w:rPr>
          <w:t xml:space="preserve"> 2004 (1) ZLR 2004, where the learned Judge stated as follows:</w:t>
        </w:r>
      </w:ins>
    </w:p>
    <w:p w14:paraId="1C74B015" w14:textId="77777777" w:rsidR="00CE4C6D" w:rsidRDefault="00534CFB" w:rsidP="002E5C5D">
      <w:pPr>
        <w:spacing w:line="480" w:lineRule="auto"/>
        <w:ind w:left="720"/>
        <w:rPr>
          <w:ins w:id="95" w:author="USR" w:date="2026-09-25T20:02:00Z" w16du:dateUtc="2026-09-26T00:02:00Z"/>
          <w:rFonts w:ascii="Times New Roman" w:hAnsi="Times New Roman" w:cs="Times New Roman"/>
          <w:bCs/>
          <w:sz w:val="24"/>
          <w:szCs w:val="24"/>
        </w:rPr>
      </w:pPr>
      <w:ins w:id="96" w:author="USR" w:date="2026-09-25T20:02:00Z" w16du:dateUtc="2026-09-26T00:02:00Z">
        <w:r>
          <w:rPr>
            <w:rFonts w:ascii="Times New Roman" w:hAnsi="Times New Roman" w:cs="Times New Roman"/>
            <w:bCs/>
            <w:sz w:val="24"/>
            <w:szCs w:val="24"/>
          </w:rPr>
          <w:t xml:space="preserve">“… </w:t>
        </w:r>
        <w:r w:rsidRPr="003B187E">
          <w:rPr>
            <w:rFonts w:ascii="Times New Roman" w:hAnsi="Times New Roman" w:cs="Times New Roman"/>
            <w:bCs/>
            <w:i/>
            <w:sz w:val="24"/>
            <w:szCs w:val="24"/>
          </w:rPr>
          <w:t>there was no basis for the view that the accused person has an onus to discharge to enable him to be admitted to bail.  The presumption of innocence operates fully in bail applications made before the accused has been found guilty, and the court is expected and required to lean in favour of the liberty of the accused.”</w:t>
        </w:r>
        <w:r w:rsidR="00CE4C6D">
          <w:rPr>
            <w:rFonts w:ascii="Times New Roman" w:hAnsi="Times New Roman" w:cs="Times New Roman"/>
            <w:bCs/>
            <w:sz w:val="24"/>
            <w:szCs w:val="24"/>
          </w:rPr>
          <w:t xml:space="preserve">  </w:t>
        </w:r>
      </w:ins>
    </w:p>
    <w:p w14:paraId="4393C608" w14:textId="77777777" w:rsidR="00FF7707" w:rsidRDefault="00FF7707" w:rsidP="002E5C5D">
      <w:pPr>
        <w:spacing w:line="480" w:lineRule="auto"/>
        <w:ind w:firstLine="720"/>
        <w:rPr>
          <w:ins w:id="97" w:author="USR" w:date="2026-09-25T20:02:00Z" w16du:dateUtc="2026-09-26T00:02:00Z"/>
          <w:rFonts w:ascii="Times New Roman" w:hAnsi="Times New Roman" w:cs="Times New Roman"/>
          <w:bCs/>
          <w:sz w:val="24"/>
          <w:szCs w:val="24"/>
        </w:rPr>
      </w:pPr>
      <w:ins w:id="98" w:author="USR" w:date="2026-09-25T20:02:00Z" w16du:dateUtc="2026-09-26T00:02:00Z">
        <w:r>
          <w:rPr>
            <w:rFonts w:ascii="Times New Roman" w:hAnsi="Times New Roman" w:cs="Times New Roman"/>
            <w:bCs/>
            <w:sz w:val="24"/>
            <w:szCs w:val="24"/>
          </w:rPr>
          <w:t>Applicant argues that stringent bail conditions may be imposed to allow him to be admitted to bail.  The interests of justice would still be safeguarded.</w:t>
        </w:r>
      </w:ins>
    </w:p>
    <w:p w14:paraId="172107C9" w14:textId="77777777" w:rsidR="00C277F7" w:rsidRDefault="00C277F7" w:rsidP="002E5C5D">
      <w:pPr>
        <w:spacing w:line="480" w:lineRule="auto"/>
        <w:ind w:firstLine="720"/>
        <w:rPr>
          <w:ins w:id="99" w:author="USR" w:date="2026-09-25T20:02:00Z" w16du:dateUtc="2026-09-26T00:02:00Z"/>
          <w:rFonts w:ascii="Times New Roman" w:hAnsi="Times New Roman" w:cs="Times New Roman"/>
          <w:bCs/>
          <w:sz w:val="24"/>
          <w:szCs w:val="24"/>
        </w:rPr>
      </w:pPr>
    </w:p>
    <w:p w14:paraId="69346C8E" w14:textId="77777777" w:rsidR="00FF7707" w:rsidRPr="00C277F7" w:rsidRDefault="00FF7707" w:rsidP="002E5C5D">
      <w:pPr>
        <w:spacing w:line="480" w:lineRule="auto"/>
        <w:ind w:firstLine="720"/>
        <w:rPr>
          <w:ins w:id="100" w:author="USR" w:date="2026-09-25T20:02:00Z" w16du:dateUtc="2026-09-26T00:02:00Z"/>
          <w:rFonts w:ascii="Times New Roman" w:hAnsi="Times New Roman" w:cs="Times New Roman"/>
          <w:b/>
          <w:bCs/>
          <w:sz w:val="24"/>
          <w:szCs w:val="24"/>
        </w:rPr>
      </w:pPr>
      <w:ins w:id="101" w:author="USR" w:date="2026-09-25T20:02:00Z" w16du:dateUtc="2026-09-26T00:02:00Z">
        <w:r w:rsidRPr="00C277F7">
          <w:rPr>
            <w:rFonts w:ascii="Times New Roman" w:hAnsi="Times New Roman" w:cs="Times New Roman"/>
            <w:b/>
            <w:bCs/>
            <w:sz w:val="24"/>
            <w:szCs w:val="24"/>
          </w:rPr>
          <w:t>SUBMISSIONS BY THE STATE</w:t>
        </w:r>
      </w:ins>
    </w:p>
    <w:p w14:paraId="1B3568D1" w14:textId="77777777" w:rsidR="004C5B99" w:rsidRDefault="004C5B99" w:rsidP="002E5C5D">
      <w:pPr>
        <w:spacing w:line="480" w:lineRule="auto"/>
        <w:ind w:firstLine="720"/>
        <w:rPr>
          <w:ins w:id="102" w:author="USR" w:date="2026-09-25T20:02:00Z" w16du:dateUtc="2026-09-26T00:02:00Z"/>
          <w:rFonts w:ascii="Times New Roman" w:hAnsi="Times New Roman" w:cs="Times New Roman"/>
          <w:bCs/>
          <w:sz w:val="24"/>
          <w:szCs w:val="24"/>
        </w:rPr>
      </w:pPr>
      <w:ins w:id="103" w:author="USR" w:date="2026-09-25T20:02:00Z" w16du:dateUtc="2026-09-26T00:02:00Z">
        <w:r>
          <w:rPr>
            <w:rFonts w:ascii="Times New Roman" w:hAnsi="Times New Roman" w:cs="Times New Roman"/>
            <w:bCs/>
            <w:sz w:val="24"/>
            <w:szCs w:val="24"/>
          </w:rPr>
          <w:t>The state argues that there are compelling reasons warranting the incarceration of applicant pend</w:t>
        </w:r>
        <w:r w:rsidR="00235473">
          <w:rPr>
            <w:rFonts w:ascii="Times New Roman" w:hAnsi="Times New Roman" w:cs="Times New Roman"/>
            <w:bCs/>
            <w:sz w:val="24"/>
            <w:szCs w:val="24"/>
          </w:rPr>
          <w:t>ing his trial.  The state placed</w:t>
        </w:r>
        <w:r>
          <w:rPr>
            <w:rFonts w:ascii="Times New Roman" w:hAnsi="Times New Roman" w:cs="Times New Roman"/>
            <w:bCs/>
            <w:sz w:val="24"/>
            <w:szCs w:val="24"/>
          </w:rPr>
          <w:t xml:space="preserve"> reliance on the Affidavit o</w:t>
        </w:r>
        <w:r w:rsidR="0006113B">
          <w:rPr>
            <w:rFonts w:ascii="Times New Roman" w:hAnsi="Times New Roman" w:cs="Times New Roman"/>
            <w:bCs/>
            <w:sz w:val="24"/>
            <w:szCs w:val="24"/>
          </w:rPr>
          <w:t>f the Investigating Officer,</w:t>
        </w:r>
        <w:r>
          <w:rPr>
            <w:rFonts w:ascii="Times New Roman" w:hAnsi="Times New Roman" w:cs="Times New Roman"/>
            <w:bCs/>
            <w:sz w:val="24"/>
            <w:szCs w:val="24"/>
          </w:rPr>
          <w:t xml:space="preserve"> Ronald Chizutu.  The state concedes that in terms of our law an accused person is entitled to his release pending trial unless there are reasons as to why their detention </w:t>
        </w:r>
        <w:r w:rsidR="0096584F">
          <w:rPr>
            <w:rFonts w:ascii="Times New Roman" w:hAnsi="Times New Roman" w:cs="Times New Roman"/>
            <w:bCs/>
            <w:sz w:val="24"/>
            <w:szCs w:val="24"/>
          </w:rPr>
          <w:t xml:space="preserve">has </w:t>
        </w:r>
        <w:r>
          <w:rPr>
            <w:rFonts w:ascii="Times New Roman" w:hAnsi="Times New Roman" w:cs="Times New Roman"/>
            <w:bCs/>
            <w:sz w:val="24"/>
            <w:szCs w:val="24"/>
          </w:rPr>
          <w:t>to cont</w:t>
        </w:r>
        <w:r w:rsidR="0006113B">
          <w:rPr>
            <w:rFonts w:ascii="Times New Roman" w:hAnsi="Times New Roman" w:cs="Times New Roman"/>
            <w:bCs/>
            <w:sz w:val="24"/>
            <w:szCs w:val="24"/>
          </w:rPr>
          <w:t xml:space="preserve">inue.  It is argued </w:t>
        </w:r>
        <w:r>
          <w:rPr>
            <w:rFonts w:ascii="Times New Roman" w:hAnsi="Times New Roman" w:cs="Times New Roman"/>
            <w:bCs/>
            <w:sz w:val="24"/>
            <w:szCs w:val="24"/>
          </w:rPr>
          <w:t xml:space="preserve"> that section 117 (2) (a) (ii) of the Criminal Procedure and Evidence Act (Chapter 9:07) provides that it will be in the interests of justice to deny an accused bail if there is a likelihood that he may abscond if he is released on bail.  Further, section 117 (3) (b) provides that in determining whether or not there is a likelihood to abscond on the part of the accused, the court may take into account the nature and gravity of the offence charged and the likely penalty upon conviction and the strength of the prosecution case.  The state avers that it has a strong </w:t>
        </w:r>
        <w:r w:rsidRPr="002B60AC">
          <w:rPr>
            <w:rFonts w:ascii="Times New Roman" w:hAnsi="Times New Roman" w:cs="Times New Roman"/>
            <w:bCs/>
            <w:i/>
            <w:sz w:val="24"/>
            <w:szCs w:val="24"/>
          </w:rPr>
          <w:t>prima facie</w:t>
        </w:r>
        <w:r>
          <w:rPr>
            <w:rFonts w:ascii="Times New Roman" w:hAnsi="Times New Roman" w:cs="Times New Roman"/>
            <w:bCs/>
            <w:sz w:val="24"/>
            <w:szCs w:val="24"/>
          </w:rPr>
          <w:t xml:space="preserve"> case against the applicant as he was positively identified </w:t>
        </w:r>
        <w:r w:rsidR="0095077E">
          <w:rPr>
            <w:rFonts w:ascii="Times New Roman" w:hAnsi="Times New Roman" w:cs="Times New Roman"/>
            <w:bCs/>
            <w:sz w:val="24"/>
            <w:szCs w:val="24"/>
          </w:rPr>
          <w:t xml:space="preserve">at the scene by </w:t>
        </w:r>
        <w:r w:rsidR="001F1D68">
          <w:rPr>
            <w:rFonts w:ascii="Times New Roman" w:hAnsi="Times New Roman" w:cs="Times New Roman"/>
            <w:bCs/>
            <w:sz w:val="24"/>
            <w:szCs w:val="24"/>
          </w:rPr>
          <w:t>Providence Dube, a former classmate of the applicant.</w:t>
        </w:r>
        <w:r w:rsidR="00261C47">
          <w:rPr>
            <w:rFonts w:ascii="Times New Roman" w:hAnsi="Times New Roman" w:cs="Times New Roman"/>
            <w:bCs/>
            <w:sz w:val="24"/>
            <w:szCs w:val="24"/>
          </w:rPr>
          <w:t xml:space="preserve">  Providence</w:t>
        </w:r>
        <w:r w:rsidR="00B51E32">
          <w:rPr>
            <w:rFonts w:ascii="Times New Roman" w:hAnsi="Times New Roman" w:cs="Times New Roman"/>
            <w:bCs/>
            <w:sz w:val="24"/>
            <w:szCs w:val="24"/>
          </w:rPr>
          <w:t xml:space="preserve"> is said to have actually conversed with the applicant pleading with him to stop the assault upon her father.  The issue of mistaken identity therefore falls away.  In any event, it is the Investigating Officer’s sworn testimony that applicant was raided at around 0300 hours at his homestead and attempted to flee but was apprehended.  The state avers that this is sufficient indication that if given a chance applicant may abscond and flee from the jurisdiction of the court to avoid trial.  Applicant is facing very serious charges in particular attempted murder.  It is trite that the seriousness of the offence and the strength of the case for the prosecution can lead to applicant absconding for fear of attending trial that would certainly be against him and result in a lengthy custodial sentence.</w:t>
        </w:r>
      </w:ins>
    </w:p>
    <w:p w14:paraId="6B02DC9C" w14:textId="77777777" w:rsidR="000F272A" w:rsidRDefault="000F272A" w:rsidP="002E5C5D">
      <w:pPr>
        <w:spacing w:line="480" w:lineRule="auto"/>
        <w:ind w:firstLine="720"/>
        <w:rPr>
          <w:ins w:id="104" w:author="USR" w:date="2026-09-25T20:02:00Z" w16du:dateUtc="2026-09-26T00:02:00Z"/>
          <w:rFonts w:ascii="Times New Roman" w:hAnsi="Times New Roman" w:cs="Times New Roman"/>
          <w:bCs/>
          <w:sz w:val="24"/>
          <w:szCs w:val="24"/>
        </w:rPr>
      </w:pPr>
    </w:p>
    <w:p w14:paraId="67D63FD6" w14:textId="77777777" w:rsidR="00B51E32" w:rsidRPr="000F272A" w:rsidRDefault="00B51E32" w:rsidP="002E5C5D">
      <w:pPr>
        <w:spacing w:line="480" w:lineRule="auto"/>
        <w:ind w:firstLine="720"/>
        <w:rPr>
          <w:ins w:id="105" w:author="USR" w:date="2026-09-25T20:02:00Z" w16du:dateUtc="2026-09-26T00:02:00Z"/>
          <w:rFonts w:ascii="Times New Roman" w:hAnsi="Times New Roman" w:cs="Times New Roman"/>
          <w:b/>
          <w:bCs/>
          <w:sz w:val="24"/>
          <w:szCs w:val="24"/>
        </w:rPr>
      </w:pPr>
      <w:ins w:id="106" w:author="USR" w:date="2026-09-25T20:02:00Z" w16du:dateUtc="2026-09-26T00:02:00Z">
        <w:r w:rsidRPr="000F272A">
          <w:rPr>
            <w:rFonts w:ascii="Times New Roman" w:hAnsi="Times New Roman" w:cs="Times New Roman"/>
            <w:b/>
            <w:bCs/>
            <w:sz w:val="24"/>
            <w:szCs w:val="24"/>
          </w:rPr>
          <w:t>THE LAW</w:t>
        </w:r>
      </w:ins>
    </w:p>
    <w:p w14:paraId="215BD5A0" w14:textId="77777777" w:rsidR="00B51E32" w:rsidRDefault="00B51E32" w:rsidP="00E86632">
      <w:pPr>
        <w:spacing w:line="480" w:lineRule="auto"/>
        <w:ind w:left="720"/>
        <w:rPr>
          <w:ins w:id="107" w:author="USR" w:date="2026-09-25T20:02:00Z" w16du:dateUtc="2026-09-26T00:02:00Z"/>
          <w:rFonts w:ascii="Times New Roman" w:hAnsi="Times New Roman" w:cs="Times New Roman"/>
          <w:bCs/>
          <w:sz w:val="24"/>
          <w:szCs w:val="24"/>
        </w:rPr>
      </w:pPr>
      <w:ins w:id="108" w:author="USR" w:date="2026-09-25T20:02:00Z" w16du:dateUtc="2026-09-26T00:02:00Z">
        <w:r>
          <w:rPr>
            <w:rFonts w:ascii="Times New Roman" w:hAnsi="Times New Roman" w:cs="Times New Roman"/>
            <w:bCs/>
            <w:sz w:val="24"/>
            <w:szCs w:val="24"/>
          </w:rPr>
          <w:t xml:space="preserve">The law regarding bail pending trial is now well established in this jurisdiction.  In </w:t>
        </w:r>
        <w:r w:rsidRPr="000F272A">
          <w:rPr>
            <w:rFonts w:ascii="Times New Roman" w:hAnsi="Times New Roman" w:cs="Times New Roman"/>
            <w:bCs/>
            <w:i/>
            <w:sz w:val="24"/>
            <w:szCs w:val="24"/>
          </w:rPr>
          <w:t xml:space="preserve">S </w:t>
        </w:r>
        <w:r>
          <w:rPr>
            <w:rFonts w:ascii="Times New Roman" w:hAnsi="Times New Roman" w:cs="Times New Roman"/>
            <w:bCs/>
            <w:sz w:val="24"/>
            <w:szCs w:val="24"/>
          </w:rPr>
          <w:t xml:space="preserve">v </w:t>
        </w:r>
        <w:r w:rsidRPr="000F272A">
          <w:rPr>
            <w:rFonts w:ascii="Times New Roman" w:hAnsi="Times New Roman" w:cs="Times New Roman"/>
            <w:bCs/>
            <w:i/>
            <w:sz w:val="24"/>
            <w:szCs w:val="24"/>
          </w:rPr>
          <w:t>Jongwe</w:t>
        </w:r>
        <w:r>
          <w:rPr>
            <w:rFonts w:ascii="Times New Roman" w:hAnsi="Times New Roman" w:cs="Times New Roman"/>
            <w:bCs/>
            <w:sz w:val="24"/>
            <w:szCs w:val="24"/>
          </w:rPr>
          <w:t xml:space="preserve"> SC 62-2002 the court denied bail on the grounds that the accused was facing a very serious offence which would attract a lengthy custodial sentence upon conviction.  In the present case the state has a strong </w:t>
        </w:r>
        <w:r w:rsidRPr="000F272A">
          <w:rPr>
            <w:rFonts w:ascii="Times New Roman" w:hAnsi="Times New Roman" w:cs="Times New Roman"/>
            <w:bCs/>
            <w:i/>
            <w:sz w:val="24"/>
            <w:szCs w:val="24"/>
          </w:rPr>
          <w:t>prima facie</w:t>
        </w:r>
        <w:r>
          <w:rPr>
            <w:rFonts w:ascii="Times New Roman" w:hAnsi="Times New Roman" w:cs="Times New Roman"/>
            <w:bCs/>
            <w:sz w:val="24"/>
            <w:szCs w:val="24"/>
          </w:rPr>
          <w:t xml:space="preserve"> </w:t>
        </w:r>
        <w:r w:rsidR="00EA6127">
          <w:rPr>
            <w:rFonts w:ascii="Times New Roman" w:hAnsi="Times New Roman" w:cs="Times New Roman"/>
            <w:bCs/>
            <w:sz w:val="24"/>
            <w:szCs w:val="24"/>
          </w:rPr>
          <w:t xml:space="preserve">against the applicant.  In the event of a conviction he is likely to be sentenced to a lengthy custodial sentence.  This fact alone may induce the applicant to abscond if released on bail pending trial.  In </w:t>
        </w:r>
        <w:r w:rsidR="00EA6127" w:rsidRPr="000F272A">
          <w:rPr>
            <w:rFonts w:ascii="Times New Roman" w:hAnsi="Times New Roman" w:cs="Times New Roman"/>
            <w:bCs/>
            <w:i/>
            <w:sz w:val="24"/>
            <w:szCs w:val="24"/>
          </w:rPr>
          <w:t>Aitken &amp; Anor</w:t>
        </w:r>
        <w:r w:rsidR="00EA6127">
          <w:rPr>
            <w:rFonts w:ascii="Times New Roman" w:hAnsi="Times New Roman" w:cs="Times New Roman"/>
            <w:bCs/>
            <w:sz w:val="24"/>
            <w:szCs w:val="24"/>
          </w:rPr>
          <w:t xml:space="preserve"> v </w:t>
        </w:r>
        <w:r w:rsidR="00EA6127" w:rsidRPr="000F272A">
          <w:rPr>
            <w:rFonts w:ascii="Times New Roman" w:hAnsi="Times New Roman" w:cs="Times New Roman"/>
            <w:bCs/>
            <w:i/>
            <w:sz w:val="24"/>
            <w:szCs w:val="24"/>
          </w:rPr>
          <w:t>Attorney</w:t>
        </w:r>
        <w:r w:rsidR="00EA6127">
          <w:rPr>
            <w:rFonts w:ascii="Times New Roman" w:hAnsi="Times New Roman" w:cs="Times New Roman"/>
            <w:bCs/>
            <w:sz w:val="24"/>
            <w:szCs w:val="24"/>
          </w:rPr>
          <w:t xml:space="preserve"> </w:t>
        </w:r>
        <w:r w:rsidR="00EA6127" w:rsidRPr="000F272A">
          <w:rPr>
            <w:rFonts w:ascii="Times New Roman" w:hAnsi="Times New Roman" w:cs="Times New Roman"/>
            <w:bCs/>
            <w:i/>
            <w:sz w:val="24"/>
            <w:szCs w:val="24"/>
          </w:rPr>
          <w:t xml:space="preserve">General </w:t>
        </w:r>
        <w:r w:rsidR="00EA6127">
          <w:rPr>
            <w:rFonts w:ascii="Times New Roman" w:hAnsi="Times New Roman" w:cs="Times New Roman"/>
            <w:bCs/>
            <w:sz w:val="24"/>
            <w:szCs w:val="24"/>
          </w:rPr>
          <w:t>1992 (1) ZLR 249 (S) the court laid down the following guiding principles in the determination of bail applications:</w:t>
        </w:r>
      </w:ins>
    </w:p>
    <w:p w14:paraId="5B1F2FA5" w14:textId="77777777" w:rsidR="00EA6127" w:rsidRPr="00EA6127" w:rsidRDefault="00EA6127" w:rsidP="002E5C5D">
      <w:pPr>
        <w:pStyle w:val="ListParagraph"/>
        <w:numPr>
          <w:ilvl w:val="0"/>
          <w:numId w:val="4"/>
        </w:numPr>
        <w:spacing w:line="480" w:lineRule="auto"/>
        <w:rPr>
          <w:ins w:id="109" w:author="USR" w:date="2026-09-25T20:02:00Z" w16du:dateUtc="2026-09-26T00:02:00Z"/>
          <w:rFonts w:ascii="Times New Roman" w:hAnsi="Times New Roman" w:cs="Times New Roman"/>
          <w:bCs/>
          <w:sz w:val="24"/>
          <w:szCs w:val="24"/>
        </w:rPr>
      </w:pPr>
      <w:ins w:id="110" w:author="USR" w:date="2026-09-25T20:02:00Z" w16du:dateUtc="2026-09-26T00:02:00Z">
        <w:r w:rsidRPr="00EA6127">
          <w:rPr>
            <w:rFonts w:ascii="Times New Roman" w:hAnsi="Times New Roman" w:cs="Times New Roman"/>
            <w:bCs/>
            <w:sz w:val="24"/>
            <w:szCs w:val="24"/>
          </w:rPr>
          <w:t>the courts ought to strike a balance between the liberty of the accused and the administration of justice.</w:t>
        </w:r>
      </w:ins>
    </w:p>
    <w:p w14:paraId="5673A295" w14:textId="77777777" w:rsidR="00EA6127" w:rsidRDefault="00E86632" w:rsidP="002E5C5D">
      <w:pPr>
        <w:pStyle w:val="ListParagraph"/>
        <w:numPr>
          <w:ilvl w:val="0"/>
          <w:numId w:val="4"/>
        </w:numPr>
        <w:spacing w:line="480" w:lineRule="auto"/>
        <w:rPr>
          <w:ins w:id="111" w:author="USR" w:date="2026-09-25T20:02:00Z" w16du:dateUtc="2026-09-26T00:02:00Z"/>
          <w:rFonts w:ascii="Times New Roman" w:hAnsi="Times New Roman" w:cs="Times New Roman"/>
          <w:bCs/>
          <w:sz w:val="24"/>
          <w:szCs w:val="24"/>
        </w:rPr>
      </w:pPr>
      <w:ins w:id="112" w:author="USR" w:date="2026-09-25T20:02:00Z" w16du:dateUtc="2026-09-26T00:02:00Z">
        <w:r>
          <w:rPr>
            <w:rFonts w:ascii="Times New Roman" w:hAnsi="Times New Roman" w:cs="Times New Roman"/>
            <w:bCs/>
            <w:sz w:val="24"/>
            <w:szCs w:val="24"/>
          </w:rPr>
          <w:t>The accused must</w:t>
        </w:r>
        <w:r w:rsidR="000F272A">
          <w:rPr>
            <w:rFonts w:ascii="Times New Roman" w:hAnsi="Times New Roman" w:cs="Times New Roman"/>
            <w:bCs/>
            <w:sz w:val="24"/>
            <w:szCs w:val="24"/>
          </w:rPr>
          <w:t xml:space="preserve"> </w:t>
        </w:r>
        <w:r>
          <w:rPr>
            <w:rFonts w:ascii="Times New Roman" w:hAnsi="Times New Roman" w:cs="Times New Roman"/>
            <w:bCs/>
            <w:sz w:val="24"/>
            <w:szCs w:val="24"/>
          </w:rPr>
          <w:t>show</w:t>
        </w:r>
        <w:r w:rsidR="00EA6127">
          <w:rPr>
            <w:rFonts w:ascii="Times New Roman" w:hAnsi="Times New Roman" w:cs="Times New Roman"/>
            <w:bCs/>
            <w:sz w:val="24"/>
            <w:szCs w:val="24"/>
          </w:rPr>
          <w:t xml:space="preserve"> on a balance of probabilities that it is in the interests of justice that he should be freed on bail.</w:t>
        </w:r>
      </w:ins>
    </w:p>
    <w:p w14:paraId="2D311F92" w14:textId="77777777" w:rsidR="00EA6127" w:rsidRDefault="00EA6127" w:rsidP="002E5C5D">
      <w:pPr>
        <w:pStyle w:val="ListParagraph"/>
        <w:numPr>
          <w:ilvl w:val="0"/>
          <w:numId w:val="4"/>
        </w:numPr>
        <w:spacing w:line="480" w:lineRule="auto"/>
        <w:rPr>
          <w:ins w:id="113" w:author="USR" w:date="2026-09-25T20:02:00Z" w16du:dateUtc="2026-09-26T00:02:00Z"/>
          <w:rFonts w:ascii="Times New Roman" w:hAnsi="Times New Roman" w:cs="Times New Roman"/>
          <w:bCs/>
          <w:sz w:val="24"/>
          <w:szCs w:val="24"/>
        </w:rPr>
      </w:pPr>
      <w:ins w:id="114" w:author="USR" w:date="2026-09-25T20:02:00Z" w16du:dateUtc="2026-09-26T00:02:00Z">
        <w:r>
          <w:rPr>
            <w:rFonts w:ascii="Times New Roman" w:hAnsi="Times New Roman" w:cs="Times New Roman"/>
            <w:bCs/>
            <w:sz w:val="24"/>
            <w:szCs w:val="24"/>
          </w:rPr>
          <w:t>In assessing the risk of the accused absconding, the nature of the charge and the severity of the sentence must be examined.  The apparent strength or weakness of the state case must be assessed.</w:t>
        </w:r>
      </w:ins>
    </w:p>
    <w:p w14:paraId="5094FE07" w14:textId="77777777" w:rsidR="00EA6127" w:rsidRPr="00AA3108" w:rsidRDefault="00EA6127" w:rsidP="002E5C5D">
      <w:pPr>
        <w:spacing w:line="480" w:lineRule="auto"/>
        <w:ind w:left="720"/>
        <w:rPr>
          <w:ins w:id="115" w:author="USR" w:date="2026-09-25T20:02:00Z" w16du:dateUtc="2026-09-26T00:02:00Z"/>
          <w:rFonts w:ascii="Times New Roman" w:hAnsi="Times New Roman" w:cs="Times New Roman"/>
          <w:b/>
          <w:bCs/>
          <w:sz w:val="24"/>
          <w:szCs w:val="24"/>
        </w:rPr>
      </w:pPr>
      <w:ins w:id="116" w:author="USR" w:date="2026-09-25T20:02:00Z" w16du:dateUtc="2026-09-26T00:02:00Z">
        <w:r w:rsidRPr="00AA3108">
          <w:rPr>
            <w:rFonts w:ascii="Times New Roman" w:hAnsi="Times New Roman" w:cs="Times New Roman"/>
            <w:b/>
            <w:bCs/>
            <w:sz w:val="24"/>
            <w:szCs w:val="24"/>
          </w:rPr>
          <w:t>CONCLUSION</w:t>
        </w:r>
      </w:ins>
    </w:p>
    <w:p w14:paraId="19BBAC2D" w14:textId="77777777" w:rsidR="00421669" w:rsidRDefault="00EA6127">
      <w:pPr>
        <w:pBdr>
          <w:bottom w:val="single" w:sz="12" w:space="1" w:color="auto"/>
        </w:pBdr>
        <w:rPr>
          <w:del w:id="117" w:author="USR" w:date="2026-09-25T20:02:00Z" w16du:dateUtc="2026-09-26T00:02:00Z"/>
          <w:rFonts w:ascii="Bookman Old Style" w:hAnsi="Bookman Old Style"/>
          <w:sz w:val="28"/>
          <w:szCs w:val="28"/>
        </w:rPr>
      </w:pPr>
      <w:ins w:id="118" w:author="USR" w:date="2026-09-25T20:02:00Z" w16du:dateUtc="2026-09-26T00:02:00Z">
        <w:r>
          <w:rPr>
            <w:rFonts w:ascii="Times New Roman" w:hAnsi="Times New Roman" w:cs="Times New Roman"/>
            <w:bCs/>
            <w:sz w:val="24"/>
            <w:szCs w:val="24"/>
          </w:rPr>
          <w:t xml:space="preserve">In assessing bail in this matter the court must consider that the applicant was positively identified at the scene of the crime.  The state has a strong </w:t>
        </w:r>
        <w:r w:rsidRPr="00285552">
          <w:rPr>
            <w:rFonts w:ascii="Times New Roman" w:hAnsi="Times New Roman" w:cs="Times New Roman"/>
            <w:bCs/>
            <w:i/>
            <w:sz w:val="24"/>
            <w:szCs w:val="24"/>
          </w:rPr>
          <w:t>prima facie</w:t>
        </w:r>
        <w:r>
          <w:rPr>
            <w:rFonts w:ascii="Times New Roman" w:hAnsi="Times New Roman" w:cs="Times New Roman"/>
            <w:bCs/>
            <w:sz w:val="24"/>
            <w:szCs w:val="24"/>
          </w:rPr>
          <w:t xml:space="preserve"> case against the applicant.</w:t>
        </w:r>
        <w:r w:rsidR="00E079F9">
          <w:rPr>
            <w:rFonts w:ascii="Times New Roman" w:hAnsi="Times New Roman" w:cs="Times New Roman"/>
            <w:bCs/>
            <w:sz w:val="24"/>
            <w:szCs w:val="24"/>
          </w:rPr>
          <w:t xml:space="preserve">  The applicant is facing serious charges.  The applicant attempted to flee during this arrest.  He is a flight risk.  The chances of abscondment are high.  It is my view that the applicant is not a suitable candidate for bail.</w:t>
        </w:r>
      </w:ins>
      <w:del w:id="119" w:author="USR" w:date="2026-09-25T20:02:00Z" w16du:dateUtc="2026-09-26T00:02:00Z">
        <w:r w:rsidR="00421669">
          <w:rPr>
            <w:rFonts w:ascii="Bookman Old Style" w:hAnsi="Bookman Old Style"/>
            <w:sz w:val="28"/>
            <w:szCs w:val="28"/>
          </w:rPr>
          <w:delText>Mutale, Acting Chief State Advocate</w:delText>
        </w:r>
      </w:del>
    </w:p>
    <w:p w14:paraId="4FC8F996" w14:textId="77777777" w:rsidR="006845A2" w:rsidRDefault="006845A2" w:rsidP="0051236B">
      <w:pPr>
        <w:pBdr>
          <w:bottom w:val="single" w:sz="12" w:space="1" w:color="auto"/>
        </w:pBdr>
        <w:spacing w:line="240" w:lineRule="auto"/>
        <w:rPr>
          <w:del w:id="120" w:author="USR" w:date="2026-09-25T20:02:00Z" w16du:dateUtc="2026-09-26T00:02:00Z"/>
          <w:sz w:val="28"/>
          <w:szCs w:val="28"/>
        </w:rPr>
      </w:pPr>
    </w:p>
    <w:p w14:paraId="6C1BD505" w14:textId="77777777" w:rsidR="006845A2" w:rsidRPr="005A3E22" w:rsidRDefault="006845A2" w:rsidP="006845A2">
      <w:pPr>
        <w:spacing w:after="0" w:line="240" w:lineRule="auto"/>
        <w:rPr>
          <w:del w:id="121" w:author="USR" w:date="2026-09-25T20:02:00Z" w16du:dateUtc="2026-09-26T00:02:00Z"/>
          <w:sz w:val="24"/>
          <w:szCs w:val="24"/>
        </w:rPr>
      </w:pPr>
    </w:p>
    <w:p w14:paraId="02C7FF61" w14:textId="77777777" w:rsidR="006845A2" w:rsidRDefault="006845A2" w:rsidP="006845A2">
      <w:pPr>
        <w:pBdr>
          <w:bottom w:val="single" w:sz="12" w:space="0" w:color="auto"/>
        </w:pBdr>
        <w:spacing w:after="0" w:line="240" w:lineRule="auto"/>
        <w:jc w:val="center"/>
        <w:rPr>
          <w:del w:id="122" w:author="USR" w:date="2026-09-25T20:02:00Z" w16du:dateUtc="2026-09-26T00:02:00Z"/>
          <w:rFonts w:ascii="Bookman Old Style" w:hAnsi="Bookman Old Style"/>
          <w:b/>
          <w:bCs/>
          <w:sz w:val="28"/>
          <w:szCs w:val="28"/>
        </w:rPr>
      </w:pPr>
      <w:del w:id="123" w:author="USR" w:date="2026-09-25T20:02:00Z" w16du:dateUtc="2026-09-26T00:02:00Z">
        <w:r>
          <w:rPr>
            <w:rFonts w:ascii="Bookman Old Style" w:hAnsi="Bookman Old Style"/>
            <w:b/>
            <w:bCs/>
            <w:sz w:val="28"/>
            <w:szCs w:val="28"/>
          </w:rPr>
          <w:delText xml:space="preserve">J U D G M E N T </w:delText>
        </w:r>
      </w:del>
    </w:p>
    <w:p w14:paraId="4D9CE88E" w14:textId="77777777" w:rsidR="006845A2" w:rsidRPr="005134CD" w:rsidRDefault="006845A2" w:rsidP="006845A2">
      <w:pPr>
        <w:pBdr>
          <w:bottom w:val="single" w:sz="12" w:space="0" w:color="auto"/>
        </w:pBdr>
        <w:spacing w:after="0"/>
        <w:jc w:val="center"/>
        <w:rPr>
          <w:del w:id="124" w:author="USR" w:date="2026-09-25T20:02:00Z" w16du:dateUtc="2026-09-26T00:02:00Z"/>
          <w:rFonts w:ascii="Bookman Old Style" w:hAnsi="Bookman Old Style"/>
          <w:b/>
          <w:bCs/>
          <w:sz w:val="28"/>
          <w:szCs w:val="28"/>
        </w:rPr>
      </w:pPr>
    </w:p>
    <w:p w14:paraId="179271E6" w14:textId="77777777" w:rsidR="006845A2" w:rsidRDefault="006845A2" w:rsidP="006845A2">
      <w:pPr>
        <w:spacing w:after="0" w:line="240" w:lineRule="auto"/>
        <w:jc w:val="both"/>
        <w:rPr>
          <w:del w:id="125" w:author="USR" w:date="2026-09-25T20:02:00Z" w16du:dateUtc="2026-09-26T00:02:00Z"/>
          <w:rFonts w:ascii="Bookman Old Style" w:hAnsi="Bookman Old Style"/>
          <w:b/>
          <w:sz w:val="28"/>
          <w:szCs w:val="28"/>
        </w:rPr>
      </w:pPr>
    </w:p>
    <w:p w14:paraId="682834A8" w14:textId="77777777" w:rsidR="006845A2" w:rsidRDefault="006845A2" w:rsidP="006845A2">
      <w:pPr>
        <w:spacing w:line="240" w:lineRule="auto"/>
        <w:jc w:val="both"/>
        <w:rPr>
          <w:del w:id="126" w:author="USR" w:date="2026-09-25T20:02:00Z" w16du:dateUtc="2026-09-26T00:02:00Z"/>
          <w:rFonts w:ascii="Bookman Old Style" w:hAnsi="Bookman Old Style"/>
          <w:b/>
          <w:sz w:val="28"/>
          <w:szCs w:val="28"/>
        </w:rPr>
      </w:pPr>
      <w:del w:id="127" w:author="USR" w:date="2026-09-25T20:02:00Z" w16du:dateUtc="2026-09-26T00:02:00Z">
        <w:r w:rsidRPr="00A13A65">
          <w:rPr>
            <w:rFonts w:ascii="Bookman Old Style" w:hAnsi="Bookman Old Style"/>
            <w:b/>
            <w:sz w:val="28"/>
            <w:szCs w:val="28"/>
          </w:rPr>
          <w:delText>MUYOVWE, JS, delivered the Judgment of the Court.</w:delText>
        </w:r>
      </w:del>
    </w:p>
    <w:p w14:paraId="69790265" w14:textId="77777777" w:rsidR="0051236B" w:rsidRDefault="0051236B" w:rsidP="0051236B">
      <w:pPr>
        <w:spacing w:after="0" w:line="240" w:lineRule="auto"/>
        <w:jc w:val="both"/>
        <w:rPr>
          <w:del w:id="128" w:author="USR" w:date="2026-09-25T20:02:00Z" w16du:dateUtc="2026-09-26T00:02:00Z"/>
          <w:rFonts w:ascii="Bookman Old Style" w:hAnsi="Bookman Old Style"/>
          <w:b/>
          <w:sz w:val="24"/>
          <w:szCs w:val="24"/>
          <w:u w:val="single"/>
        </w:rPr>
      </w:pPr>
    </w:p>
    <w:p w14:paraId="625DD613" w14:textId="77777777" w:rsidR="006845A2" w:rsidRPr="00A21743" w:rsidRDefault="006845A2" w:rsidP="006845A2">
      <w:pPr>
        <w:spacing w:line="240" w:lineRule="auto"/>
        <w:jc w:val="both"/>
        <w:rPr>
          <w:del w:id="129" w:author="USR" w:date="2026-09-25T20:02:00Z" w16du:dateUtc="2026-09-26T00:02:00Z"/>
          <w:rFonts w:ascii="Bookman Old Style" w:hAnsi="Bookman Old Style"/>
          <w:b/>
          <w:sz w:val="24"/>
          <w:szCs w:val="24"/>
        </w:rPr>
      </w:pPr>
      <w:del w:id="130" w:author="USR" w:date="2026-09-25T20:02:00Z" w16du:dateUtc="2026-09-26T00:02:00Z">
        <w:r w:rsidRPr="00A21743">
          <w:rPr>
            <w:rFonts w:ascii="Bookman Old Style" w:hAnsi="Bookman Old Style"/>
            <w:b/>
            <w:sz w:val="24"/>
            <w:szCs w:val="24"/>
            <w:u w:val="single"/>
          </w:rPr>
          <w:delText>Cases referred to</w:delText>
        </w:r>
        <w:r w:rsidRPr="00A21743">
          <w:rPr>
            <w:rFonts w:ascii="Bookman Old Style" w:hAnsi="Bookman Old Style"/>
            <w:b/>
            <w:sz w:val="24"/>
            <w:szCs w:val="24"/>
          </w:rPr>
          <w:delText>:</w:delText>
        </w:r>
      </w:del>
    </w:p>
    <w:p w14:paraId="44EA7AA2" w14:textId="77777777" w:rsidR="00A21743" w:rsidRPr="00A21743" w:rsidRDefault="00A21743" w:rsidP="0051236B">
      <w:pPr>
        <w:pStyle w:val="ListParagraph"/>
        <w:numPr>
          <w:ilvl w:val="0"/>
          <w:numId w:val="3"/>
        </w:numPr>
        <w:jc w:val="both"/>
        <w:rPr>
          <w:del w:id="131" w:author="USR" w:date="2026-09-25T20:02:00Z" w16du:dateUtc="2026-09-26T00:02:00Z"/>
          <w:rFonts w:ascii="Bookman Old Style" w:hAnsi="Bookman Old Style"/>
          <w:b/>
          <w:sz w:val="24"/>
          <w:szCs w:val="24"/>
        </w:rPr>
      </w:pPr>
      <w:del w:id="132" w:author="USR" w:date="2026-09-25T20:02:00Z" w16du:dateUtc="2026-09-26T00:02:00Z">
        <w:r w:rsidRPr="00A21743">
          <w:rPr>
            <w:rFonts w:ascii="Bookman Old Style" w:hAnsi="Bookman Old Style"/>
            <w:b/>
            <w:sz w:val="24"/>
            <w:szCs w:val="24"/>
          </w:rPr>
          <w:delText>Kambarage Mpundu Kaunda vs. The People</w:delText>
        </w:r>
        <w:r w:rsidR="0088683B">
          <w:rPr>
            <w:rFonts w:ascii="Bookman Old Style" w:hAnsi="Bookman Old Style"/>
            <w:b/>
            <w:sz w:val="24"/>
            <w:szCs w:val="24"/>
          </w:rPr>
          <w:delText xml:space="preserve"> (1990/92) Z.R. 91</w:delText>
        </w:r>
      </w:del>
    </w:p>
    <w:p w14:paraId="726F699F" w14:textId="77777777" w:rsidR="007D59F8" w:rsidRPr="00A21743" w:rsidRDefault="00A21743" w:rsidP="0051236B">
      <w:pPr>
        <w:pStyle w:val="ListParagraph"/>
        <w:numPr>
          <w:ilvl w:val="0"/>
          <w:numId w:val="3"/>
        </w:numPr>
        <w:jc w:val="both"/>
        <w:rPr>
          <w:del w:id="133" w:author="USR" w:date="2026-09-25T20:02:00Z" w16du:dateUtc="2026-09-26T00:02:00Z"/>
          <w:rFonts w:ascii="Bookman Old Style" w:hAnsi="Bookman Old Style"/>
          <w:b/>
          <w:sz w:val="24"/>
          <w:szCs w:val="24"/>
        </w:rPr>
      </w:pPr>
      <w:del w:id="134" w:author="USR" w:date="2026-09-25T20:02:00Z" w16du:dateUtc="2026-09-26T00:02:00Z">
        <w:r w:rsidRPr="00A21743">
          <w:rPr>
            <w:rFonts w:ascii="Bookman Old Style" w:hAnsi="Bookman Old Style"/>
            <w:b/>
            <w:sz w:val="24"/>
            <w:szCs w:val="24"/>
          </w:rPr>
          <w:delText xml:space="preserve">Bornface Chanda Chola and Others vs. </w:delText>
        </w:r>
        <w:r w:rsidR="0088683B">
          <w:rPr>
            <w:rFonts w:ascii="Bookman Old Style" w:hAnsi="Bookman Old Style"/>
            <w:b/>
            <w:sz w:val="24"/>
            <w:szCs w:val="24"/>
          </w:rPr>
          <w:delText xml:space="preserve">The </w:delText>
        </w:r>
        <w:r w:rsidRPr="00A21743">
          <w:rPr>
            <w:rFonts w:ascii="Bookman Old Style" w:hAnsi="Bookman Old Style"/>
            <w:b/>
            <w:sz w:val="24"/>
            <w:szCs w:val="24"/>
          </w:rPr>
          <w:delText>People</w:delText>
        </w:r>
        <w:r w:rsidR="0088683B">
          <w:rPr>
            <w:rFonts w:ascii="Bookman Old Style" w:hAnsi="Bookman Old Style"/>
            <w:b/>
            <w:sz w:val="24"/>
            <w:szCs w:val="24"/>
          </w:rPr>
          <w:delText xml:space="preserve"> (1988/89) Z.R.163</w:delText>
        </w:r>
      </w:del>
    </w:p>
    <w:p w14:paraId="3733F19F" w14:textId="77777777" w:rsidR="00A21743" w:rsidRPr="00A21743" w:rsidRDefault="00A21743" w:rsidP="0051236B">
      <w:pPr>
        <w:pStyle w:val="ListParagraph"/>
        <w:numPr>
          <w:ilvl w:val="0"/>
          <w:numId w:val="3"/>
        </w:numPr>
        <w:jc w:val="both"/>
        <w:rPr>
          <w:del w:id="135" w:author="USR" w:date="2026-09-25T20:02:00Z" w16du:dateUtc="2026-09-26T00:02:00Z"/>
          <w:rFonts w:ascii="Bookman Old Style" w:hAnsi="Bookman Old Style"/>
          <w:b/>
          <w:sz w:val="24"/>
          <w:szCs w:val="24"/>
        </w:rPr>
      </w:pPr>
      <w:del w:id="136" w:author="USR" w:date="2026-09-25T20:02:00Z" w16du:dateUtc="2026-09-26T00:02:00Z">
        <w:r w:rsidRPr="00A21743">
          <w:rPr>
            <w:rFonts w:ascii="Bookman Old Style" w:hAnsi="Bookman Old Style"/>
            <w:b/>
            <w:sz w:val="24"/>
            <w:szCs w:val="24"/>
          </w:rPr>
          <w:delText>Mushala vs. The People (1978) Z.R</w:delText>
        </w:r>
        <w:r w:rsidR="0088683B">
          <w:rPr>
            <w:rFonts w:ascii="Bookman Old Style" w:hAnsi="Bookman Old Style"/>
            <w:b/>
            <w:sz w:val="24"/>
            <w:szCs w:val="24"/>
          </w:rPr>
          <w:delText xml:space="preserve"> 62</w:delText>
        </w:r>
      </w:del>
    </w:p>
    <w:p w14:paraId="5EC93A26" w14:textId="77777777" w:rsidR="00A21743" w:rsidRPr="00A21743" w:rsidRDefault="00A21743" w:rsidP="0051236B">
      <w:pPr>
        <w:pStyle w:val="ListParagraph"/>
        <w:numPr>
          <w:ilvl w:val="0"/>
          <w:numId w:val="3"/>
        </w:numPr>
        <w:jc w:val="both"/>
        <w:rPr>
          <w:del w:id="137" w:author="USR" w:date="2026-09-25T20:02:00Z" w16du:dateUtc="2026-09-26T00:02:00Z"/>
          <w:rFonts w:ascii="Bookman Old Style" w:hAnsi="Bookman Old Style"/>
          <w:b/>
          <w:sz w:val="24"/>
          <w:szCs w:val="24"/>
        </w:rPr>
      </w:pPr>
      <w:del w:id="138" w:author="USR" w:date="2026-09-25T20:02:00Z" w16du:dateUtc="2026-09-26T00:02:00Z">
        <w:r w:rsidRPr="00A21743">
          <w:rPr>
            <w:rFonts w:ascii="Bookman Old Style" w:hAnsi="Bookman Old Style"/>
            <w:b/>
            <w:sz w:val="24"/>
            <w:szCs w:val="24"/>
          </w:rPr>
          <w:delText>Chimbo and Others vs. The People (1982) Z.R 20</w:delText>
        </w:r>
      </w:del>
    </w:p>
    <w:p w14:paraId="68C8B864" w14:textId="77777777" w:rsidR="00A21743" w:rsidRPr="00A21743" w:rsidRDefault="00A21743" w:rsidP="0051236B">
      <w:pPr>
        <w:pStyle w:val="ListParagraph"/>
        <w:numPr>
          <w:ilvl w:val="0"/>
          <w:numId w:val="3"/>
        </w:numPr>
        <w:jc w:val="both"/>
        <w:rPr>
          <w:del w:id="139" w:author="USR" w:date="2026-09-25T20:02:00Z" w16du:dateUtc="2026-09-26T00:02:00Z"/>
          <w:rFonts w:ascii="Bookman Old Style" w:hAnsi="Bookman Old Style"/>
          <w:b/>
          <w:sz w:val="24"/>
          <w:szCs w:val="24"/>
        </w:rPr>
      </w:pPr>
      <w:del w:id="140" w:author="USR" w:date="2026-09-25T20:02:00Z" w16du:dateUtc="2026-09-26T00:02:00Z">
        <w:r w:rsidRPr="00A21743">
          <w:rPr>
            <w:rFonts w:ascii="Bookman Old Style" w:hAnsi="Bookman Old Style"/>
            <w:b/>
            <w:sz w:val="24"/>
            <w:szCs w:val="24"/>
          </w:rPr>
          <w:delText>Katebe vs. The People (1975) Z.R.13</w:delText>
        </w:r>
      </w:del>
    </w:p>
    <w:p w14:paraId="7756C671" w14:textId="77777777" w:rsidR="00A21743" w:rsidRPr="00A21743" w:rsidRDefault="00A21743" w:rsidP="0051236B">
      <w:pPr>
        <w:pStyle w:val="ListParagraph"/>
        <w:numPr>
          <w:ilvl w:val="0"/>
          <w:numId w:val="3"/>
        </w:numPr>
        <w:jc w:val="both"/>
        <w:rPr>
          <w:del w:id="141" w:author="USR" w:date="2026-09-25T20:02:00Z" w16du:dateUtc="2026-09-26T00:02:00Z"/>
          <w:rFonts w:ascii="Bookman Old Style" w:hAnsi="Bookman Old Style"/>
          <w:b/>
          <w:sz w:val="24"/>
          <w:szCs w:val="24"/>
        </w:rPr>
      </w:pPr>
      <w:del w:id="142" w:author="USR" w:date="2026-09-25T20:02:00Z" w16du:dateUtc="2026-09-26T00:02:00Z">
        <w:r w:rsidRPr="00A21743">
          <w:rPr>
            <w:rFonts w:ascii="Bookman Old Style" w:hAnsi="Bookman Old Style"/>
            <w:b/>
            <w:sz w:val="24"/>
            <w:szCs w:val="24"/>
          </w:rPr>
          <w:delText>Emmanuel Phiri</w:delText>
        </w:r>
        <w:r w:rsidR="00A06512">
          <w:rPr>
            <w:rFonts w:ascii="Bookman Old Style" w:hAnsi="Bookman Old Style"/>
            <w:b/>
            <w:sz w:val="24"/>
            <w:szCs w:val="24"/>
          </w:rPr>
          <w:delText xml:space="preserve"> and Others vs. The People (1978) Z.R. 79 </w:delText>
        </w:r>
      </w:del>
    </w:p>
    <w:p w14:paraId="5707CF64" w14:textId="77777777" w:rsidR="00A21743" w:rsidRPr="00A21743" w:rsidRDefault="00A21743" w:rsidP="0051236B">
      <w:pPr>
        <w:pStyle w:val="ListParagraph"/>
        <w:numPr>
          <w:ilvl w:val="0"/>
          <w:numId w:val="3"/>
        </w:numPr>
        <w:jc w:val="both"/>
        <w:rPr>
          <w:del w:id="143" w:author="USR" w:date="2026-09-25T20:02:00Z" w16du:dateUtc="2026-09-26T00:02:00Z"/>
          <w:rFonts w:ascii="Bookman Old Style" w:hAnsi="Bookman Old Style"/>
          <w:b/>
          <w:sz w:val="24"/>
          <w:szCs w:val="24"/>
        </w:rPr>
      </w:pPr>
      <w:del w:id="144" w:author="USR" w:date="2026-09-25T20:02:00Z" w16du:dateUtc="2026-09-26T00:02:00Z">
        <w:r w:rsidRPr="00A21743">
          <w:rPr>
            <w:rFonts w:ascii="Bookman Old Style" w:hAnsi="Bookman Old Style"/>
            <w:b/>
            <w:sz w:val="24"/>
            <w:szCs w:val="24"/>
          </w:rPr>
          <w:delText>Jack Chanda and Kennedy Chanda vs. The People (2002) Z.R</w:delText>
        </w:r>
        <w:r w:rsidR="0088683B">
          <w:rPr>
            <w:rFonts w:ascii="Bookman Old Style" w:hAnsi="Bookman Old Style"/>
            <w:b/>
            <w:sz w:val="24"/>
            <w:szCs w:val="24"/>
          </w:rPr>
          <w:delText xml:space="preserve"> </w:delText>
        </w:r>
        <w:r w:rsidR="00A06512">
          <w:rPr>
            <w:rFonts w:ascii="Bookman Old Style" w:hAnsi="Bookman Old Style"/>
            <w:b/>
            <w:sz w:val="24"/>
            <w:szCs w:val="24"/>
          </w:rPr>
          <w:delText>124</w:delText>
        </w:r>
      </w:del>
    </w:p>
    <w:p w14:paraId="61AC1035" w14:textId="77777777" w:rsidR="00A21743" w:rsidRPr="00A21743" w:rsidRDefault="00A21743" w:rsidP="0051236B">
      <w:pPr>
        <w:pStyle w:val="ListParagraph"/>
        <w:numPr>
          <w:ilvl w:val="0"/>
          <w:numId w:val="3"/>
        </w:numPr>
        <w:jc w:val="both"/>
        <w:rPr>
          <w:del w:id="145" w:author="USR" w:date="2026-09-25T20:02:00Z" w16du:dateUtc="2026-09-26T00:02:00Z"/>
          <w:rFonts w:ascii="Bookman Old Style" w:hAnsi="Bookman Old Style"/>
          <w:b/>
          <w:sz w:val="24"/>
          <w:szCs w:val="24"/>
        </w:rPr>
      </w:pPr>
      <w:del w:id="146" w:author="USR" w:date="2026-09-25T20:02:00Z" w16du:dateUtc="2026-09-26T00:02:00Z">
        <w:r w:rsidRPr="00A21743">
          <w:rPr>
            <w:rFonts w:ascii="Bookman Old Style" w:hAnsi="Bookman Old Style"/>
            <w:b/>
            <w:sz w:val="24"/>
            <w:szCs w:val="24"/>
          </w:rPr>
          <w:delText>Christopher Nonde Lus</w:delText>
        </w:r>
        <w:r w:rsidR="0088683B">
          <w:rPr>
            <w:rFonts w:ascii="Bookman Old Style" w:hAnsi="Bookman Old Style"/>
            <w:b/>
            <w:sz w:val="24"/>
            <w:szCs w:val="24"/>
          </w:rPr>
          <w:delText>hinga vs. The People SCZ Judgment No.</w:delText>
        </w:r>
        <w:r w:rsidR="00CF337B">
          <w:rPr>
            <w:rFonts w:ascii="Bookman Old Style" w:hAnsi="Bookman Old Style"/>
            <w:b/>
            <w:sz w:val="24"/>
            <w:szCs w:val="24"/>
          </w:rPr>
          <w:delText xml:space="preserve"> 15/2011</w:delText>
        </w:r>
      </w:del>
    </w:p>
    <w:p w14:paraId="20F6BC23" w14:textId="77777777" w:rsidR="006845A2" w:rsidRPr="00A63F1E" w:rsidRDefault="006845A2" w:rsidP="00CA67C7">
      <w:pPr>
        <w:spacing w:line="240" w:lineRule="auto"/>
        <w:jc w:val="both"/>
        <w:rPr>
          <w:del w:id="147" w:author="USR" w:date="2026-09-25T20:02:00Z" w16du:dateUtc="2026-09-26T00:02:00Z"/>
          <w:rFonts w:ascii="Bookman Old Style" w:hAnsi="Bookman Old Style"/>
          <w:sz w:val="28"/>
          <w:szCs w:val="28"/>
        </w:rPr>
      </w:pPr>
    </w:p>
    <w:p w14:paraId="349C605C" w14:textId="77777777" w:rsidR="0008574A" w:rsidRDefault="00A735AB" w:rsidP="00FA0661">
      <w:pPr>
        <w:spacing w:line="480" w:lineRule="auto"/>
        <w:ind w:firstLine="720"/>
        <w:jc w:val="both"/>
        <w:rPr>
          <w:del w:id="148" w:author="USR" w:date="2026-09-25T20:02:00Z" w16du:dateUtc="2026-09-26T00:02:00Z"/>
          <w:rFonts w:ascii="Bookman Old Style" w:hAnsi="Bookman Old Style"/>
          <w:sz w:val="28"/>
          <w:szCs w:val="28"/>
        </w:rPr>
      </w:pPr>
      <w:del w:id="149" w:author="USR" w:date="2026-09-25T20:02:00Z" w16du:dateUtc="2026-09-26T00:02:00Z">
        <w:r>
          <w:rPr>
            <w:rFonts w:ascii="Bookman Old Style" w:hAnsi="Bookman Old Style"/>
            <w:sz w:val="28"/>
            <w:szCs w:val="28"/>
          </w:rPr>
          <w:delText xml:space="preserve">The Appellants were convicted of the offence of murder contrary to </w:delText>
        </w:r>
        <w:r w:rsidRPr="00704A86">
          <w:rPr>
            <w:rFonts w:ascii="Bookman Old Style" w:hAnsi="Bookman Old Style"/>
            <w:b/>
            <w:sz w:val="28"/>
            <w:szCs w:val="28"/>
          </w:rPr>
          <w:delText>Section 200 of the Penal Code</w:delText>
        </w:r>
        <w:r w:rsidR="00683E0A">
          <w:rPr>
            <w:rFonts w:ascii="Bookman Old Style" w:hAnsi="Bookman Old Style"/>
            <w:b/>
            <w:sz w:val="28"/>
            <w:szCs w:val="28"/>
          </w:rPr>
          <w:delText xml:space="preserve"> Cap </w:delText>
        </w:r>
        <w:r w:rsidR="00704A86">
          <w:rPr>
            <w:rFonts w:ascii="Bookman Old Style" w:hAnsi="Bookman Old Style"/>
            <w:b/>
            <w:sz w:val="28"/>
            <w:szCs w:val="28"/>
          </w:rPr>
          <w:delText>87 of the Laws of Zambia</w:delText>
        </w:r>
        <w:r>
          <w:rPr>
            <w:rFonts w:ascii="Bookman Old Style" w:hAnsi="Bookman Old Style"/>
            <w:sz w:val="28"/>
            <w:szCs w:val="28"/>
          </w:rPr>
          <w:delText>.  The</w:delText>
        </w:r>
        <w:r w:rsidR="00CB6509">
          <w:rPr>
            <w:rFonts w:ascii="Bookman Old Style" w:hAnsi="Bookman Old Style"/>
            <w:sz w:val="28"/>
            <w:szCs w:val="28"/>
          </w:rPr>
          <w:delText xml:space="preserve"> particulars allege that on </w:delText>
        </w:r>
        <w:r>
          <w:rPr>
            <w:rFonts w:ascii="Bookman Old Style" w:hAnsi="Bookman Old Style"/>
            <w:sz w:val="28"/>
            <w:szCs w:val="28"/>
          </w:rPr>
          <w:delText>17</w:delText>
        </w:r>
        <w:r w:rsidRPr="00A735AB">
          <w:rPr>
            <w:rFonts w:ascii="Bookman Old Style" w:hAnsi="Bookman Old Style"/>
            <w:sz w:val="28"/>
            <w:szCs w:val="28"/>
            <w:vertAlign w:val="superscript"/>
          </w:rPr>
          <w:delText>th</w:delText>
        </w:r>
        <w:r w:rsidR="0008574A">
          <w:rPr>
            <w:rFonts w:ascii="Bookman Old Style" w:hAnsi="Bookman Old Style"/>
            <w:sz w:val="28"/>
            <w:szCs w:val="28"/>
          </w:rPr>
          <w:delText xml:space="preserve"> December, 2007</w:delText>
        </w:r>
        <w:r>
          <w:rPr>
            <w:rFonts w:ascii="Bookman Old Style" w:hAnsi="Bookman Old Style"/>
            <w:sz w:val="28"/>
            <w:szCs w:val="28"/>
          </w:rPr>
          <w:delText xml:space="preserve"> at Mpika in the </w:delText>
        </w:r>
        <w:r w:rsidR="0008574A">
          <w:rPr>
            <w:rFonts w:ascii="Bookman Old Style" w:hAnsi="Bookman Old Style"/>
            <w:sz w:val="28"/>
            <w:szCs w:val="28"/>
          </w:rPr>
          <w:delText>Mpika District of the Northern Province of the Republic of Zambia</w:delText>
        </w:r>
        <w:r w:rsidR="00CB6509">
          <w:rPr>
            <w:rFonts w:ascii="Bookman Old Style" w:hAnsi="Bookman Old Style"/>
            <w:sz w:val="28"/>
            <w:szCs w:val="28"/>
          </w:rPr>
          <w:delText>,</w:delText>
        </w:r>
        <w:r w:rsidR="0008574A">
          <w:rPr>
            <w:rFonts w:ascii="Bookman Old Style" w:hAnsi="Bookman Old Style"/>
            <w:sz w:val="28"/>
            <w:szCs w:val="28"/>
          </w:rPr>
          <w:delText xml:space="preserve"> jointly and whilst acting togethe</w:delText>
        </w:r>
        <w:r w:rsidR="00704A86">
          <w:rPr>
            <w:rFonts w:ascii="Bookman Old Style" w:hAnsi="Bookman Old Style"/>
            <w:sz w:val="28"/>
            <w:szCs w:val="28"/>
          </w:rPr>
          <w:delText>r with other persons unknown they</w:delText>
        </w:r>
        <w:r w:rsidR="0008574A">
          <w:rPr>
            <w:rFonts w:ascii="Bookman Old Style" w:hAnsi="Bookman Old Style"/>
            <w:sz w:val="28"/>
            <w:szCs w:val="28"/>
          </w:rPr>
          <w:delText xml:space="preserve"> murder</w:delText>
        </w:r>
        <w:r w:rsidR="00704A86">
          <w:rPr>
            <w:rFonts w:ascii="Bookman Old Style" w:hAnsi="Bookman Old Style"/>
            <w:sz w:val="28"/>
            <w:szCs w:val="28"/>
          </w:rPr>
          <w:delText>ed</w:delText>
        </w:r>
        <w:r w:rsidR="0008574A">
          <w:rPr>
            <w:rFonts w:ascii="Bookman Old Style" w:hAnsi="Bookman Old Style"/>
            <w:sz w:val="28"/>
            <w:szCs w:val="28"/>
          </w:rPr>
          <w:delText xml:space="preserve"> Peter Mwila.</w:delText>
        </w:r>
      </w:del>
    </w:p>
    <w:p w14:paraId="6E29747F" w14:textId="77777777" w:rsidR="00691670" w:rsidRDefault="00691670" w:rsidP="00691670">
      <w:pPr>
        <w:spacing w:after="0" w:line="240" w:lineRule="auto"/>
        <w:ind w:firstLine="720"/>
        <w:jc w:val="both"/>
        <w:rPr>
          <w:del w:id="150" w:author="USR" w:date="2026-09-25T20:02:00Z" w16du:dateUtc="2026-09-26T00:02:00Z"/>
          <w:rFonts w:ascii="Bookman Old Style" w:hAnsi="Bookman Old Style"/>
          <w:sz w:val="28"/>
          <w:szCs w:val="28"/>
        </w:rPr>
      </w:pPr>
    </w:p>
    <w:p w14:paraId="47672C7D" w14:textId="77777777" w:rsidR="0008574A" w:rsidRDefault="0008574A" w:rsidP="00FA0661">
      <w:pPr>
        <w:spacing w:line="480" w:lineRule="auto"/>
        <w:ind w:firstLine="720"/>
        <w:jc w:val="both"/>
        <w:rPr>
          <w:del w:id="151" w:author="USR" w:date="2026-09-25T20:02:00Z" w16du:dateUtc="2026-09-26T00:02:00Z"/>
          <w:rFonts w:ascii="Bookman Old Style" w:hAnsi="Bookman Old Style"/>
          <w:sz w:val="28"/>
          <w:szCs w:val="28"/>
        </w:rPr>
      </w:pPr>
      <w:del w:id="152" w:author="USR" w:date="2026-09-25T20:02:00Z" w16du:dateUtc="2026-09-26T00:02:00Z">
        <w:r>
          <w:rPr>
            <w:rFonts w:ascii="Bookman Old Style" w:hAnsi="Bookman Old Style"/>
            <w:sz w:val="28"/>
            <w:szCs w:val="28"/>
          </w:rPr>
          <w:delText>Initially, the Appellant</w:delText>
        </w:r>
        <w:r w:rsidR="00FA0661">
          <w:rPr>
            <w:rFonts w:ascii="Bookman Old Style" w:hAnsi="Bookman Old Style"/>
            <w:sz w:val="28"/>
            <w:szCs w:val="28"/>
          </w:rPr>
          <w:delText>s</w:delText>
        </w:r>
        <w:r>
          <w:rPr>
            <w:rFonts w:ascii="Bookman Old Style" w:hAnsi="Bookman Old Style"/>
            <w:sz w:val="28"/>
            <w:szCs w:val="28"/>
          </w:rPr>
          <w:delText xml:space="preserve"> were charged with one Michael Mutale Mwaitunga and Helen Mulenga.  Michael Mutale </w:delText>
        </w:r>
        <w:r w:rsidR="00E01084">
          <w:rPr>
            <w:rFonts w:ascii="Bookman Old Style" w:hAnsi="Bookman Old Style"/>
            <w:sz w:val="28"/>
            <w:szCs w:val="28"/>
          </w:rPr>
          <w:delText xml:space="preserve">Mwaitunga </w:delText>
        </w:r>
        <w:r>
          <w:rPr>
            <w:rFonts w:ascii="Bookman Old Style" w:hAnsi="Bookman Old Style"/>
            <w:sz w:val="28"/>
            <w:szCs w:val="28"/>
          </w:rPr>
          <w:delText xml:space="preserve">was acquitted </w:delText>
        </w:r>
        <w:r w:rsidR="00CB6509">
          <w:rPr>
            <w:rFonts w:ascii="Bookman Old Style" w:hAnsi="Bookman Old Style"/>
            <w:sz w:val="28"/>
            <w:szCs w:val="28"/>
          </w:rPr>
          <w:delText xml:space="preserve">at the close of the prosecution case, </w:delText>
        </w:r>
        <w:r>
          <w:rPr>
            <w:rFonts w:ascii="Bookman Old Style" w:hAnsi="Bookman Old Style"/>
            <w:sz w:val="28"/>
            <w:szCs w:val="28"/>
          </w:rPr>
          <w:delText>while</w:delText>
        </w:r>
        <w:r w:rsidR="00FA0661">
          <w:rPr>
            <w:rFonts w:ascii="Bookman Old Style" w:hAnsi="Bookman Old Style"/>
            <w:sz w:val="28"/>
            <w:szCs w:val="28"/>
          </w:rPr>
          <w:delText xml:space="preserve"> Helen Mulenga was convicted</w:delText>
        </w:r>
        <w:r w:rsidR="00683E0A">
          <w:rPr>
            <w:rFonts w:ascii="Bookman Old Style" w:hAnsi="Bookman Old Style"/>
            <w:sz w:val="28"/>
            <w:szCs w:val="28"/>
          </w:rPr>
          <w:delText xml:space="preserve"> together with the Appellants</w:delText>
        </w:r>
        <w:r w:rsidR="00FA0661">
          <w:rPr>
            <w:rFonts w:ascii="Bookman Old Style" w:hAnsi="Bookman Old Style"/>
            <w:sz w:val="28"/>
            <w:szCs w:val="28"/>
          </w:rPr>
          <w:delText xml:space="preserve"> of the subject offence </w:delText>
        </w:r>
        <w:r>
          <w:rPr>
            <w:rFonts w:ascii="Bookman Old Style" w:hAnsi="Bookman Old Style"/>
            <w:sz w:val="28"/>
            <w:szCs w:val="28"/>
          </w:rPr>
          <w:delText xml:space="preserve">but was sentenced to </w:delText>
        </w:r>
        <w:r w:rsidR="00E01084">
          <w:rPr>
            <w:rFonts w:ascii="Bookman Old Style" w:hAnsi="Bookman Old Style"/>
            <w:sz w:val="28"/>
            <w:szCs w:val="28"/>
          </w:rPr>
          <w:delText>seven (</w:delText>
        </w:r>
        <w:r>
          <w:rPr>
            <w:rFonts w:ascii="Bookman Old Style" w:hAnsi="Bookman Old Style"/>
            <w:sz w:val="28"/>
            <w:szCs w:val="28"/>
          </w:rPr>
          <w:delText>7</w:delText>
        </w:r>
        <w:r w:rsidR="00E01084">
          <w:rPr>
            <w:rFonts w:ascii="Bookman Old Style" w:hAnsi="Bookman Old Style"/>
            <w:sz w:val="28"/>
            <w:szCs w:val="28"/>
          </w:rPr>
          <w:delText>)</w:delText>
        </w:r>
        <w:r>
          <w:rPr>
            <w:rFonts w:ascii="Bookman Old Style" w:hAnsi="Bookman Old Style"/>
            <w:sz w:val="28"/>
            <w:szCs w:val="28"/>
          </w:rPr>
          <w:delText xml:space="preserve"> years imprisonment with hard labour.</w:delText>
        </w:r>
      </w:del>
    </w:p>
    <w:p w14:paraId="5C229718" w14:textId="77777777" w:rsidR="00691670" w:rsidRDefault="00691670" w:rsidP="00691670">
      <w:pPr>
        <w:spacing w:after="0" w:line="240" w:lineRule="auto"/>
        <w:ind w:firstLine="720"/>
        <w:jc w:val="both"/>
        <w:rPr>
          <w:del w:id="153" w:author="USR" w:date="2026-09-25T20:02:00Z" w16du:dateUtc="2026-09-26T00:02:00Z"/>
          <w:rFonts w:ascii="Bookman Old Style" w:hAnsi="Bookman Old Style"/>
          <w:sz w:val="28"/>
          <w:szCs w:val="28"/>
        </w:rPr>
      </w:pPr>
    </w:p>
    <w:p w14:paraId="360B4BD6" w14:textId="77777777" w:rsidR="001E10E2" w:rsidRPr="006F1821" w:rsidRDefault="0008574A" w:rsidP="006F1821">
      <w:pPr>
        <w:spacing w:line="480" w:lineRule="auto"/>
        <w:ind w:firstLine="720"/>
        <w:jc w:val="both"/>
        <w:rPr>
          <w:del w:id="154" w:author="USR" w:date="2026-09-25T20:02:00Z" w16du:dateUtc="2026-09-26T00:02:00Z"/>
          <w:rFonts w:ascii="Bookman Old Style" w:hAnsi="Bookman Old Style"/>
          <w:b/>
          <w:sz w:val="28"/>
          <w:szCs w:val="28"/>
        </w:rPr>
      </w:pPr>
      <w:del w:id="155" w:author="USR" w:date="2026-09-25T20:02:00Z" w16du:dateUtc="2026-09-26T00:02:00Z">
        <w:r w:rsidRPr="004903BD">
          <w:rPr>
            <w:rFonts w:ascii="Bookman Old Style" w:hAnsi="Bookman Old Style"/>
            <w:sz w:val="28"/>
            <w:szCs w:val="28"/>
          </w:rPr>
          <w:delText>In sum, the facts of this case are</w:delText>
        </w:r>
        <w:r w:rsidR="00AF1E48" w:rsidRPr="004903BD">
          <w:rPr>
            <w:rFonts w:ascii="Bookman Old Style" w:hAnsi="Bookman Old Style"/>
            <w:sz w:val="28"/>
            <w:szCs w:val="28"/>
          </w:rPr>
          <w:delText xml:space="preserve"> that</w:delText>
        </w:r>
        <w:r w:rsidR="008329DE" w:rsidRPr="004903BD">
          <w:rPr>
            <w:rFonts w:ascii="Bookman Old Style" w:hAnsi="Bookman Old Style"/>
            <w:sz w:val="28"/>
            <w:szCs w:val="28"/>
          </w:rPr>
          <w:delText xml:space="preserve"> </w:delText>
        </w:r>
        <w:r w:rsidR="00DA4900" w:rsidRPr="004903BD">
          <w:rPr>
            <w:rFonts w:ascii="Bookman Old Style" w:hAnsi="Bookman Old Style"/>
            <w:sz w:val="28"/>
            <w:szCs w:val="28"/>
          </w:rPr>
          <w:delText>Bernard</w:delText>
        </w:r>
        <w:r w:rsidR="008329DE" w:rsidRPr="004903BD">
          <w:rPr>
            <w:rFonts w:ascii="Bookman Old Style" w:hAnsi="Bookman Old Style"/>
            <w:sz w:val="28"/>
            <w:szCs w:val="28"/>
          </w:rPr>
          <w:delText xml:space="preserve"> Tambatamba</w:delText>
        </w:r>
        <w:r w:rsidR="00AF1E48" w:rsidRPr="004903BD">
          <w:rPr>
            <w:rFonts w:ascii="Bookman Old Style" w:hAnsi="Bookman Old Style"/>
            <w:sz w:val="28"/>
            <w:szCs w:val="28"/>
          </w:rPr>
          <w:delText>, the elder brother to Helen Mulenga</w:delText>
        </w:r>
        <w:r w:rsidR="001E10E2">
          <w:rPr>
            <w:rFonts w:ascii="Bookman Old Style" w:hAnsi="Bookman Old Style"/>
            <w:sz w:val="28"/>
            <w:szCs w:val="28"/>
          </w:rPr>
          <w:delText>, fell ill on</w:delText>
        </w:r>
        <w:r w:rsidR="008329DE" w:rsidRPr="004903BD">
          <w:rPr>
            <w:rFonts w:ascii="Bookman Old Style" w:hAnsi="Bookman Old Style"/>
            <w:sz w:val="28"/>
            <w:szCs w:val="28"/>
          </w:rPr>
          <w:delText xml:space="preserve"> 14</w:delText>
        </w:r>
        <w:r w:rsidR="008329DE" w:rsidRPr="004903BD">
          <w:rPr>
            <w:rFonts w:ascii="Bookman Old Style" w:hAnsi="Bookman Old Style"/>
            <w:sz w:val="28"/>
            <w:szCs w:val="28"/>
            <w:vertAlign w:val="superscript"/>
          </w:rPr>
          <w:delText>th</w:delText>
        </w:r>
        <w:r w:rsidR="008329DE" w:rsidRPr="004903BD">
          <w:rPr>
            <w:rFonts w:ascii="Bookman Old Style" w:hAnsi="Bookman Old Style"/>
            <w:sz w:val="28"/>
            <w:szCs w:val="28"/>
          </w:rPr>
          <w:delText xml:space="preserve"> December, 2007</w:delText>
        </w:r>
        <w:r w:rsidR="00232CFA" w:rsidRPr="004903BD">
          <w:rPr>
            <w:rFonts w:ascii="Bookman Old Style" w:hAnsi="Bookman Old Style"/>
            <w:sz w:val="28"/>
            <w:szCs w:val="28"/>
          </w:rPr>
          <w:delText>. H</w:delText>
        </w:r>
        <w:r w:rsidR="00FA0661" w:rsidRPr="004903BD">
          <w:rPr>
            <w:rFonts w:ascii="Bookman Old Style" w:hAnsi="Bookman Old Style"/>
            <w:sz w:val="28"/>
            <w:szCs w:val="28"/>
          </w:rPr>
          <w:delText>is grandfather</w:delText>
        </w:r>
        <w:r w:rsidR="006F1821">
          <w:rPr>
            <w:rFonts w:ascii="Bookman Old Style" w:hAnsi="Bookman Old Style"/>
            <w:sz w:val="28"/>
            <w:szCs w:val="28"/>
          </w:rPr>
          <w:delText xml:space="preserve"> (PW1</w:delText>
        </w:r>
        <w:r w:rsidR="00AF1E48" w:rsidRPr="004903BD">
          <w:rPr>
            <w:rFonts w:ascii="Bookman Old Style" w:hAnsi="Bookman Old Style"/>
            <w:sz w:val="28"/>
            <w:szCs w:val="28"/>
          </w:rPr>
          <w:delText>)</w:delText>
        </w:r>
        <w:r w:rsidR="00FA0661" w:rsidRPr="004903BD">
          <w:rPr>
            <w:rFonts w:ascii="Bookman Old Style" w:hAnsi="Bookman Old Style"/>
            <w:sz w:val="28"/>
            <w:szCs w:val="28"/>
          </w:rPr>
          <w:delText xml:space="preserve"> in the company of other relatives took him </w:delText>
        </w:r>
        <w:r w:rsidR="001E10E2">
          <w:rPr>
            <w:rFonts w:ascii="Bookman Old Style" w:hAnsi="Bookman Old Style"/>
            <w:sz w:val="28"/>
            <w:szCs w:val="28"/>
          </w:rPr>
          <w:delText>to the hospital. However, on</w:delText>
        </w:r>
        <w:r w:rsidR="00FA0661" w:rsidRPr="004903BD">
          <w:rPr>
            <w:rFonts w:ascii="Bookman Old Style" w:hAnsi="Bookman Old Style"/>
            <w:sz w:val="28"/>
            <w:szCs w:val="28"/>
          </w:rPr>
          <w:delText xml:space="preserve"> 17</w:delText>
        </w:r>
        <w:r w:rsidR="00FA0661" w:rsidRPr="004903BD">
          <w:rPr>
            <w:rFonts w:ascii="Bookman Old Style" w:hAnsi="Bookman Old Style"/>
            <w:sz w:val="28"/>
            <w:szCs w:val="28"/>
            <w:vertAlign w:val="superscript"/>
          </w:rPr>
          <w:delText>th</w:delText>
        </w:r>
        <w:r w:rsidR="00FA0661" w:rsidRPr="004903BD">
          <w:rPr>
            <w:rFonts w:ascii="Bookman Old Style" w:hAnsi="Bookman Old Style"/>
            <w:sz w:val="28"/>
            <w:szCs w:val="28"/>
          </w:rPr>
          <w:delText xml:space="preserve"> December,</w:delText>
        </w:r>
        <w:r w:rsidR="00AF1E48" w:rsidRPr="004903BD">
          <w:rPr>
            <w:rFonts w:ascii="Bookman Old Style" w:hAnsi="Bookman Old Style"/>
            <w:sz w:val="28"/>
            <w:szCs w:val="28"/>
          </w:rPr>
          <w:delText xml:space="preserve"> 2007 he was discharged and he died as they proceeded back home.</w:delText>
        </w:r>
        <w:r w:rsidR="008329DE" w:rsidRPr="004903BD">
          <w:rPr>
            <w:rFonts w:ascii="Bookman Old Style" w:hAnsi="Bookman Old Style"/>
            <w:sz w:val="28"/>
            <w:szCs w:val="28"/>
          </w:rPr>
          <w:delText xml:space="preserve"> The funeral </w:delText>
        </w:r>
        <w:r w:rsidR="00A33D39">
          <w:rPr>
            <w:rFonts w:ascii="Bookman Old Style" w:hAnsi="Bookman Old Style"/>
            <w:sz w:val="28"/>
            <w:szCs w:val="28"/>
          </w:rPr>
          <w:delText xml:space="preserve">of Benard Tambatamba, </w:delText>
        </w:r>
        <w:r w:rsidR="008329DE" w:rsidRPr="004903BD">
          <w:rPr>
            <w:rFonts w:ascii="Bookman Old Style" w:hAnsi="Bookman Old Style"/>
            <w:sz w:val="28"/>
            <w:szCs w:val="28"/>
          </w:rPr>
          <w:delText xml:space="preserve">was held </w:delText>
        </w:r>
        <w:r w:rsidR="00CB6509">
          <w:rPr>
            <w:rFonts w:ascii="Bookman Old Style" w:hAnsi="Bookman Old Style"/>
            <w:sz w:val="28"/>
            <w:szCs w:val="28"/>
          </w:rPr>
          <w:delText>at PW1’s house.</w:delText>
        </w:r>
        <w:r w:rsidR="00AF1E48" w:rsidRPr="004903BD">
          <w:rPr>
            <w:rFonts w:ascii="Bookman Old Style" w:hAnsi="Bookman Old Style"/>
            <w:sz w:val="28"/>
            <w:szCs w:val="28"/>
          </w:rPr>
          <w:delText xml:space="preserve">  </w:delText>
        </w:r>
        <w:r w:rsidR="00A64897">
          <w:rPr>
            <w:rFonts w:ascii="Bookman Old Style" w:hAnsi="Bookman Old Style"/>
            <w:sz w:val="28"/>
            <w:szCs w:val="28"/>
          </w:rPr>
          <w:delText>During the funeral</w:delText>
        </w:r>
        <w:r w:rsidR="00EA4FD3">
          <w:rPr>
            <w:rFonts w:ascii="Bookman Old Style" w:hAnsi="Bookman Old Style"/>
            <w:sz w:val="28"/>
            <w:szCs w:val="28"/>
          </w:rPr>
          <w:delText>,</w:delText>
        </w:r>
        <w:r w:rsidR="00A64897">
          <w:rPr>
            <w:rFonts w:ascii="Bookman Old Style" w:hAnsi="Bookman Old Style"/>
            <w:sz w:val="28"/>
            <w:szCs w:val="28"/>
          </w:rPr>
          <w:delText xml:space="preserve"> Helen Mulenga attacked PW1 alleging that he was a wizard and that he was keeping the deceased in the village who was also a wizard. </w:delText>
        </w:r>
      </w:del>
    </w:p>
    <w:p w14:paraId="6A691B98" w14:textId="77777777" w:rsidR="00F7074D" w:rsidRDefault="00A33D39" w:rsidP="00AF56B6">
      <w:pPr>
        <w:spacing w:line="480" w:lineRule="auto"/>
        <w:ind w:firstLine="720"/>
        <w:jc w:val="both"/>
        <w:rPr>
          <w:del w:id="156" w:author="USR" w:date="2026-09-25T20:02:00Z" w16du:dateUtc="2026-09-26T00:02:00Z"/>
          <w:rFonts w:ascii="Bookman Old Style" w:hAnsi="Bookman Old Style"/>
          <w:sz w:val="28"/>
          <w:szCs w:val="28"/>
        </w:rPr>
      </w:pPr>
      <w:del w:id="157" w:author="USR" w:date="2026-09-25T20:02:00Z" w16du:dateUtc="2026-09-26T00:02:00Z">
        <w:r>
          <w:rPr>
            <w:rFonts w:ascii="Bookman Old Style" w:hAnsi="Bookman Old Style"/>
            <w:sz w:val="28"/>
            <w:szCs w:val="28"/>
          </w:rPr>
          <w:delText xml:space="preserve"> PW2</w:delText>
        </w:r>
        <w:r w:rsidR="00C252CB">
          <w:rPr>
            <w:rFonts w:ascii="Bookman Old Style" w:hAnsi="Bookman Old Style"/>
            <w:sz w:val="28"/>
            <w:szCs w:val="28"/>
          </w:rPr>
          <w:delText>,</w:delText>
        </w:r>
        <w:r w:rsidR="001F7330">
          <w:rPr>
            <w:rFonts w:ascii="Bookman Old Style" w:hAnsi="Bookman Old Style"/>
            <w:sz w:val="28"/>
            <w:szCs w:val="28"/>
          </w:rPr>
          <w:delText xml:space="preserve"> </w:delText>
        </w:r>
        <w:r w:rsidR="00A64897">
          <w:rPr>
            <w:rFonts w:ascii="Bookman Old Style" w:hAnsi="Bookman Old Style"/>
            <w:sz w:val="28"/>
            <w:szCs w:val="28"/>
          </w:rPr>
          <w:delText xml:space="preserve">the daughter </w:delText>
        </w:r>
        <w:r w:rsidR="001F7330">
          <w:rPr>
            <w:rFonts w:ascii="Bookman Old Style" w:hAnsi="Bookman Old Style"/>
            <w:sz w:val="28"/>
            <w:szCs w:val="28"/>
          </w:rPr>
          <w:delText>to the deceased</w:delText>
        </w:r>
        <w:r w:rsidR="00C252CB">
          <w:rPr>
            <w:rFonts w:ascii="Bookman Old Style" w:hAnsi="Bookman Old Style"/>
            <w:sz w:val="28"/>
            <w:szCs w:val="28"/>
          </w:rPr>
          <w:delText>,</w:delText>
        </w:r>
        <w:r w:rsidR="001F7330">
          <w:rPr>
            <w:rFonts w:ascii="Bookman Old Style" w:hAnsi="Bookman Old Style"/>
            <w:sz w:val="28"/>
            <w:szCs w:val="28"/>
          </w:rPr>
          <w:delText xml:space="preserve"> </w:delText>
        </w:r>
        <w:r>
          <w:rPr>
            <w:rFonts w:ascii="Bookman Old Style" w:hAnsi="Bookman Old Style"/>
            <w:sz w:val="28"/>
            <w:szCs w:val="28"/>
          </w:rPr>
          <w:delText>Peter Mwila</w:delText>
        </w:r>
        <w:r w:rsidR="00C252CB">
          <w:rPr>
            <w:rFonts w:ascii="Bookman Old Style" w:hAnsi="Bookman Old Style"/>
            <w:sz w:val="28"/>
            <w:szCs w:val="28"/>
          </w:rPr>
          <w:delText>,</w:delText>
        </w:r>
        <w:r>
          <w:rPr>
            <w:rFonts w:ascii="Bookman Old Style" w:hAnsi="Bookman Old Style"/>
            <w:sz w:val="28"/>
            <w:szCs w:val="28"/>
          </w:rPr>
          <w:delText xml:space="preserve"> testified</w:delText>
        </w:r>
        <w:r w:rsidR="00540DE2">
          <w:rPr>
            <w:rFonts w:ascii="Bookman Old Style" w:hAnsi="Bookman Old Style"/>
            <w:sz w:val="28"/>
            <w:szCs w:val="28"/>
          </w:rPr>
          <w:delText xml:space="preserve"> that</w:delText>
        </w:r>
        <w:r w:rsidR="00A64897">
          <w:rPr>
            <w:rFonts w:ascii="Bookman Old Style" w:hAnsi="Bookman Old Style"/>
            <w:sz w:val="28"/>
            <w:szCs w:val="28"/>
          </w:rPr>
          <w:delText xml:space="preserve"> the Appellants went to the dece</w:delText>
        </w:r>
        <w:r w:rsidR="001E10E2">
          <w:rPr>
            <w:rFonts w:ascii="Bookman Old Style" w:hAnsi="Bookman Old Style"/>
            <w:sz w:val="28"/>
            <w:szCs w:val="28"/>
          </w:rPr>
          <w:delText>ased’s house with burning bundl</w:delText>
        </w:r>
        <w:r w:rsidR="00AC286A">
          <w:rPr>
            <w:rFonts w:ascii="Bookman Old Style" w:hAnsi="Bookman Old Style"/>
            <w:sz w:val="28"/>
            <w:szCs w:val="28"/>
          </w:rPr>
          <w:delText>e</w:delText>
        </w:r>
        <w:r w:rsidR="001F7330">
          <w:rPr>
            <w:rFonts w:ascii="Bookman Old Style" w:hAnsi="Bookman Old Style"/>
            <w:sz w:val="28"/>
            <w:szCs w:val="28"/>
          </w:rPr>
          <w:delText>s</w:delText>
        </w:r>
        <w:r w:rsidR="00A64897">
          <w:rPr>
            <w:rFonts w:ascii="Bookman Old Style" w:hAnsi="Bookman Old Style"/>
            <w:sz w:val="28"/>
            <w:szCs w:val="28"/>
          </w:rPr>
          <w:delText xml:space="preserve"> of grass </w:delText>
        </w:r>
        <w:r w:rsidR="00AC286A">
          <w:rPr>
            <w:rFonts w:ascii="Bookman Old Style" w:hAnsi="Bookman Old Style"/>
            <w:sz w:val="28"/>
            <w:szCs w:val="28"/>
          </w:rPr>
          <w:delText>and</w:delText>
        </w:r>
        <w:r w:rsidR="00540DE2">
          <w:rPr>
            <w:rFonts w:ascii="Bookman Old Style" w:hAnsi="Bookman Old Style"/>
            <w:sz w:val="28"/>
            <w:szCs w:val="28"/>
          </w:rPr>
          <w:delText xml:space="preserve"> they threatened to kill her</w:delText>
        </w:r>
        <w:r w:rsidR="00AC286A">
          <w:rPr>
            <w:rFonts w:ascii="Bookman Old Style" w:hAnsi="Bookman Old Style"/>
            <w:sz w:val="28"/>
            <w:szCs w:val="28"/>
          </w:rPr>
          <w:delText xml:space="preserve"> as she refused to show them wher</w:delText>
        </w:r>
        <w:r w:rsidR="001E10E2">
          <w:rPr>
            <w:rFonts w:ascii="Bookman Old Style" w:hAnsi="Bookman Old Style"/>
            <w:sz w:val="28"/>
            <w:szCs w:val="28"/>
          </w:rPr>
          <w:delText>e the deceased was.  A</w:delText>
        </w:r>
        <w:r w:rsidR="005441B2">
          <w:rPr>
            <w:rFonts w:ascii="Bookman Old Style" w:hAnsi="Bookman Old Style"/>
            <w:sz w:val="28"/>
            <w:szCs w:val="28"/>
          </w:rPr>
          <w:delText xml:space="preserve">s </w:delText>
        </w:r>
        <w:r w:rsidR="00A64897">
          <w:rPr>
            <w:rFonts w:ascii="Bookman Old Style" w:hAnsi="Bookman Old Style"/>
            <w:sz w:val="28"/>
            <w:szCs w:val="28"/>
          </w:rPr>
          <w:delText xml:space="preserve">the Appellants </w:delText>
        </w:r>
        <w:r w:rsidR="005441B2">
          <w:rPr>
            <w:rFonts w:ascii="Bookman Old Style" w:hAnsi="Bookman Old Style"/>
            <w:sz w:val="28"/>
            <w:szCs w:val="28"/>
          </w:rPr>
          <w:delText>searched for the deceased,</w:delText>
        </w:r>
        <w:r w:rsidR="00A64897">
          <w:rPr>
            <w:rFonts w:ascii="Bookman Old Style" w:hAnsi="Bookman Old Style"/>
            <w:sz w:val="28"/>
            <w:szCs w:val="28"/>
          </w:rPr>
          <w:delText xml:space="preserve"> they tried to demolish his house but they failed and instead</w:delText>
        </w:r>
        <w:r w:rsidR="00453169">
          <w:rPr>
            <w:rFonts w:ascii="Bookman Old Style" w:hAnsi="Bookman Old Style"/>
            <w:sz w:val="28"/>
            <w:szCs w:val="28"/>
          </w:rPr>
          <w:delText>,</w:delText>
        </w:r>
        <w:r>
          <w:rPr>
            <w:rFonts w:ascii="Bookman Old Style" w:hAnsi="Bookman Old Style"/>
            <w:sz w:val="28"/>
            <w:szCs w:val="28"/>
          </w:rPr>
          <w:delText xml:space="preserve"> they set the</w:delText>
        </w:r>
        <w:r w:rsidR="00A64897">
          <w:rPr>
            <w:rFonts w:ascii="Bookman Old Style" w:hAnsi="Bookman Old Style"/>
            <w:sz w:val="28"/>
            <w:szCs w:val="28"/>
          </w:rPr>
          <w:delText xml:space="preserve"> house </w:delText>
        </w:r>
        <w:r w:rsidR="0089238E">
          <w:rPr>
            <w:rFonts w:ascii="Bookman Old Style" w:hAnsi="Bookman Old Style"/>
            <w:sz w:val="28"/>
            <w:szCs w:val="28"/>
          </w:rPr>
          <w:delText xml:space="preserve">on fire. </w:delText>
        </w:r>
        <w:r w:rsidR="00A21743">
          <w:rPr>
            <w:rFonts w:ascii="Bookman Old Style" w:hAnsi="Bookman Old Style"/>
            <w:sz w:val="28"/>
            <w:szCs w:val="28"/>
          </w:rPr>
          <w:delText xml:space="preserve"> </w:delText>
        </w:r>
        <w:r w:rsidR="00540DE2">
          <w:rPr>
            <w:rFonts w:ascii="Bookman Old Style" w:hAnsi="Bookman Old Style"/>
            <w:sz w:val="28"/>
            <w:szCs w:val="28"/>
          </w:rPr>
          <w:delText>PW2 said t</w:delText>
        </w:r>
        <w:r>
          <w:rPr>
            <w:rFonts w:ascii="Bookman Old Style" w:hAnsi="Bookman Old Style"/>
            <w:sz w:val="28"/>
            <w:szCs w:val="28"/>
          </w:rPr>
          <w:delText xml:space="preserve">he Appellants discovered where her </w:delText>
        </w:r>
        <w:r w:rsidR="00A64897">
          <w:rPr>
            <w:rFonts w:ascii="Bookman Old Style" w:hAnsi="Bookman Old Style"/>
            <w:sz w:val="28"/>
            <w:szCs w:val="28"/>
          </w:rPr>
          <w:delText>deceased</w:delText>
        </w:r>
        <w:r w:rsidR="003215B5">
          <w:rPr>
            <w:rFonts w:ascii="Bookman Old Style" w:hAnsi="Bookman Old Style"/>
            <w:sz w:val="28"/>
            <w:szCs w:val="28"/>
          </w:rPr>
          <w:delText xml:space="preserve"> father was hiding</w:delText>
        </w:r>
        <w:r w:rsidR="0089238E">
          <w:rPr>
            <w:rFonts w:ascii="Bookman Old Style" w:hAnsi="Bookman Old Style"/>
            <w:sz w:val="28"/>
            <w:szCs w:val="28"/>
          </w:rPr>
          <w:delText>,</w:delText>
        </w:r>
        <w:r w:rsidR="00A64897">
          <w:rPr>
            <w:rFonts w:ascii="Bookman Old Style" w:hAnsi="Bookman Old Style"/>
            <w:sz w:val="28"/>
            <w:szCs w:val="28"/>
          </w:rPr>
          <w:delText xml:space="preserve"> apprehended him and started beating him wi</w:delText>
        </w:r>
        <w:r w:rsidR="001E10E2">
          <w:rPr>
            <w:rFonts w:ascii="Bookman Old Style" w:hAnsi="Bookman Old Style"/>
            <w:sz w:val="28"/>
            <w:szCs w:val="28"/>
          </w:rPr>
          <w:delText>th fists and other weapons. W</w:delText>
        </w:r>
        <w:r w:rsidR="00A64897">
          <w:rPr>
            <w:rFonts w:ascii="Bookman Old Style" w:hAnsi="Bookman Old Style"/>
            <w:sz w:val="28"/>
            <w:szCs w:val="28"/>
          </w:rPr>
          <w:delText>hen it started raining</w:delText>
        </w:r>
        <w:r w:rsidR="00453169">
          <w:rPr>
            <w:rFonts w:ascii="Bookman Old Style" w:hAnsi="Bookman Old Style"/>
            <w:sz w:val="28"/>
            <w:szCs w:val="28"/>
          </w:rPr>
          <w:delText>,</w:delText>
        </w:r>
        <w:r w:rsidR="00A64897">
          <w:rPr>
            <w:rFonts w:ascii="Bookman Old Style" w:hAnsi="Bookman Old Style"/>
            <w:sz w:val="28"/>
            <w:szCs w:val="28"/>
          </w:rPr>
          <w:delText xml:space="preserve"> they took the deceased into th</w:delText>
        </w:r>
        <w:r w:rsidR="002226F2">
          <w:rPr>
            <w:rFonts w:ascii="Bookman Old Style" w:hAnsi="Bookman Old Style"/>
            <w:sz w:val="28"/>
            <w:szCs w:val="28"/>
          </w:rPr>
          <w:delText>e funeral house</w:delText>
        </w:r>
        <w:r w:rsidR="003215B5">
          <w:rPr>
            <w:rFonts w:ascii="Bookman Old Style" w:hAnsi="Bookman Old Style"/>
            <w:sz w:val="28"/>
            <w:szCs w:val="28"/>
          </w:rPr>
          <w:delText xml:space="preserve"> at PW1’s place</w:delText>
        </w:r>
        <w:r w:rsidR="00540DE2">
          <w:rPr>
            <w:rFonts w:ascii="Bookman Old Style" w:hAnsi="Bookman Old Style"/>
            <w:sz w:val="28"/>
            <w:szCs w:val="28"/>
          </w:rPr>
          <w:delText>. PW2 did not go into the funeral house but went back there the following morning to find that her father had died. She observed several wounds on his</w:delText>
        </w:r>
        <w:r w:rsidR="003215B5">
          <w:rPr>
            <w:rFonts w:ascii="Bookman Old Style" w:hAnsi="Bookman Old Style"/>
            <w:sz w:val="28"/>
            <w:szCs w:val="28"/>
          </w:rPr>
          <w:delText xml:space="preserve"> swollen</w:delText>
        </w:r>
        <w:r w:rsidR="00540DE2">
          <w:rPr>
            <w:rFonts w:ascii="Bookman Old Style" w:hAnsi="Bookman Old Style"/>
            <w:sz w:val="28"/>
            <w:szCs w:val="28"/>
          </w:rPr>
          <w:delText xml:space="preserve"> head</w:delText>
        </w:r>
        <w:r w:rsidR="003215B5">
          <w:rPr>
            <w:rFonts w:ascii="Bookman Old Style" w:hAnsi="Bookman Old Style"/>
            <w:sz w:val="28"/>
            <w:szCs w:val="28"/>
          </w:rPr>
          <w:delText>.</w:delText>
        </w:r>
      </w:del>
    </w:p>
    <w:p w14:paraId="5D5481AA" w14:textId="77777777" w:rsidR="00DF364D" w:rsidRDefault="00AF0AB0" w:rsidP="00AF56B6">
      <w:pPr>
        <w:spacing w:line="480" w:lineRule="auto"/>
        <w:ind w:firstLine="720"/>
        <w:jc w:val="both"/>
        <w:rPr>
          <w:del w:id="158" w:author="USR" w:date="2026-09-25T20:02:00Z" w16du:dateUtc="2026-09-26T00:02:00Z"/>
          <w:rFonts w:ascii="Bookman Old Style" w:hAnsi="Bookman Old Style"/>
          <w:sz w:val="28"/>
          <w:szCs w:val="28"/>
        </w:rPr>
      </w:pPr>
      <w:del w:id="159" w:author="USR" w:date="2026-09-25T20:02:00Z" w16du:dateUtc="2026-09-26T00:02:00Z">
        <w:r>
          <w:rPr>
            <w:rFonts w:ascii="Bookman Old Style" w:hAnsi="Bookman Old Style"/>
            <w:sz w:val="28"/>
            <w:szCs w:val="28"/>
          </w:rPr>
          <w:delText>PW3 went to the funeral house on hearing of the death of Benard Tambatamba.  As she left</w:delText>
        </w:r>
        <w:r w:rsidR="00931A4C">
          <w:rPr>
            <w:rFonts w:ascii="Bookman Old Style" w:hAnsi="Bookman Old Style"/>
            <w:sz w:val="28"/>
            <w:szCs w:val="28"/>
          </w:rPr>
          <w:delText xml:space="preserve"> the funeral house,</w:delText>
        </w:r>
        <w:r>
          <w:rPr>
            <w:rFonts w:ascii="Bookman Old Style" w:hAnsi="Bookman Old Style"/>
            <w:sz w:val="28"/>
            <w:szCs w:val="28"/>
          </w:rPr>
          <w:delText xml:space="preserve"> she met</w:delText>
        </w:r>
        <w:r w:rsidR="00931A4C">
          <w:rPr>
            <w:rFonts w:ascii="Bookman Old Style" w:hAnsi="Bookman Old Style"/>
            <w:sz w:val="28"/>
            <w:szCs w:val="28"/>
          </w:rPr>
          <w:delText xml:space="preserve"> the 1</w:delText>
        </w:r>
        <w:r w:rsidR="00931A4C" w:rsidRPr="00931A4C">
          <w:rPr>
            <w:rFonts w:ascii="Bookman Old Style" w:hAnsi="Bookman Old Style"/>
            <w:sz w:val="28"/>
            <w:szCs w:val="28"/>
            <w:vertAlign w:val="superscript"/>
          </w:rPr>
          <w:delText>st</w:delText>
        </w:r>
        <w:r w:rsidR="00931A4C">
          <w:rPr>
            <w:rFonts w:ascii="Bookman Old Style" w:hAnsi="Bookman Old Style"/>
            <w:sz w:val="28"/>
            <w:szCs w:val="28"/>
          </w:rPr>
          <w:delText xml:space="preserve"> Appellant </w:delText>
        </w:r>
        <w:r>
          <w:rPr>
            <w:rFonts w:ascii="Bookman Old Style" w:hAnsi="Bookman Old Style"/>
            <w:sz w:val="28"/>
            <w:szCs w:val="28"/>
          </w:rPr>
          <w:delText xml:space="preserve">who </w:delText>
        </w:r>
        <w:r w:rsidR="00DF364D">
          <w:rPr>
            <w:rFonts w:ascii="Bookman Old Style" w:hAnsi="Bookman Old Style"/>
            <w:sz w:val="28"/>
            <w:szCs w:val="28"/>
          </w:rPr>
          <w:delText>slapped her</w:delText>
        </w:r>
        <w:r>
          <w:rPr>
            <w:rFonts w:ascii="Bookman Old Style" w:hAnsi="Bookman Old Style"/>
            <w:sz w:val="28"/>
            <w:szCs w:val="28"/>
          </w:rPr>
          <w:delText xml:space="preserve"> and some people intervened. However, </w:delText>
        </w:r>
        <w:r w:rsidR="00DF364D">
          <w:rPr>
            <w:rFonts w:ascii="Bookman Old Style" w:hAnsi="Bookman Old Style"/>
            <w:sz w:val="28"/>
            <w:szCs w:val="28"/>
          </w:rPr>
          <w:delText xml:space="preserve"> as she proceeded</w:delText>
        </w:r>
        <w:r w:rsidR="00931A4C">
          <w:rPr>
            <w:rFonts w:ascii="Bookman Old Style" w:hAnsi="Bookman Old Style"/>
            <w:sz w:val="28"/>
            <w:szCs w:val="28"/>
          </w:rPr>
          <w:delText xml:space="preserve"> home</w:delText>
        </w:r>
        <w:r w:rsidR="00DF364D">
          <w:rPr>
            <w:rFonts w:ascii="Bookman Old Style" w:hAnsi="Bookman Old Style"/>
            <w:sz w:val="28"/>
            <w:szCs w:val="28"/>
          </w:rPr>
          <w:delText xml:space="preserve">, she met Helen Mulenga </w:delText>
        </w:r>
        <w:r w:rsidR="00931A4C">
          <w:rPr>
            <w:rFonts w:ascii="Bookman Old Style" w:hAnsi="Bookman Old Style"/>
            <w:sz w:val="28"/>
            <w:szCs w:val="28"/>
          </w:rPr>
          <w:delText xml:space="preserve">who </w:delText>
        </w:r>
        <w:r w:rsidR="00DF364D">
          <w:rPr>
            <w:rFonts w:ascii="Bookman Old Style" w:hAnsi="Bookman Old Style"/>
            <w:sz w:val="28"/>
            <w:szCs w:val="28"/>
          </w:rPr>
          <w:delText>was coming from her house</w:delText>
        </w:r>
        <w:r>
          <w:rPr>
            <w:rFonts w:ascii="Bookman Old Style" w:hAnsi="Bookman Old Style"/>
            <w:sz w:val="28"/>
            <w:szCs w:val="28"/>
          </w:rPr>
          <w:delText xml:space="preserve"> who also accosted her</w:delText>
        </w:r>
        <w:r w:rsidR="00DF364D">
          <w:rPr>
            <w:rFonts w:ascii="Bookman Old Style" w:hAnsi="Bookman Old Style"/>
            <w:sz w:val="28"/>
            <w:szCs w:val="28"/>
          </w:rPr>
          <w:delText>.</w:delText>
        </w:r>
        <w:r>
          <w:rPr>
            <w:rFonts w:ascii="Bookman Old Style" w:hAnsi="Bookman Old Style"/>
            <w:sz w:val="28"/>
            <w:szCs w:val="28"/>
          </w:rPr>
          <w:delText xml:space="preserve"> The Appellants, Helen Mulenga and others were searching for the deceased.  PW3 went into hiding for fear of her life but she was following the group who had burning bundles of grass in their hands as it was getting dark.</w:delText>
        </w:r>
        <w:r w:rsidR="003215B5">
          <w:rPr>
            <w:rFonts w:ascii="Bookman Old Style" w:hAnsi="Bookman Old Style"/>
            <w:sz w:val="28"/>
            <w:szCs w:val="28"/>
          </w:rPr>
          <w:delText xml:space="preserve"> </w:delText>
        </w:r>
        <w:r>
          <w:rPr>
            <w:rFonts w:ascii="Bookman Old Style" w:hAnsi="Bookman Old Style"/>
            <w:sz w:val="28"/>
            <w:szCs w:val="28"/>
          </w:rPr>
          <w:delText xml:space="preserve"> According to PW3, she</w:delText>
        </w:r>
        <w:r w:rsidR="00DF364D">
          <w:rPr>
            <w:rFonts w:ascii="Bookman Old Style" w:hAnsi="Bookman Old Style"/>
            <w:sz w:val="28"/>
            <w:szCs w:val="28"/>
          </w:rPr>
          <w:delText xml:space="preserve"> identified </w:delText>
        </w:r>
        <w:r>
          <w:rPr>
            <w:rFonts w:ascii="Bookman Old Style" w:hAnsi="Bookman Old Style"/>
            <w:sz w:val="28"/>
            <w:szCs w:val="28"/>
          </w:rPr>
          <w:delText>the Appellants</w:delText>
        </w:r>
        <w:r w:rsidR="00DF364D">
          <w:rPr>
            <w:rFonts w:ascii="Bookman Old Style" w:hAnsi="Bookman Old Style"/>
            <w:sz w:val="28"/>
            <w:szCs w:val="28"/>
          </w:rPr>
          <w:delText xml:space="preserve"> and Helen Mulenga as being among those who beat the deceased</w:delText>
        </w:r>
        <w:r w:rsidR="003215B5">
          <w:rPr>
            <w:rFonts w:ascii="Bookman Old Style" w:hAnsi="Bookman Old Style"/>
            <w:sz w:val="28"/>
            <w:szCs w:val="28"/>
          </w:rPr>
          <w:delText xml:space="preserve"> when they found him where he was hiding</w:delText>
        </w:r>
        <w:r w:rsidR="00AF56B6">
          <w:rPr>
            <w:rFonts w:ascii="Bookman Old Style" w:hAnsi="Bookman Old Style"/>
            <w:sz w:val="28"/>
            <w:szCs w:val="28"/>
          </w:rPr>
          <w:delText xml:space="preserve">. </w:delText>
        </w:r>
        <w:r>
          <w:rPr>
            <w:rFonts w:ascii="Bookman Old Style" w:hAnsi="Bookman Old Style"/>
            <w:sz w:val="28"/>
            <w:szCs w:val="28"/>
          </w:rPr>
          <w:delText xml:space="preserve">PW3’s evidence was that the Appellants used hoe-handles, axe -handles in beating the deceased and they also kicked him and punched him with fists. PW3 said she </w:delText>
        </w:r>
        <w:r w:rsidR="003215B5">
          <w:rPr>
            <w:rFonts w:ascii="Bookman Old Style" w:hAnsi="Bookman Old Style"/>
            <w:sz w:val="28"/>
            <w:szCs w:val="28"/>
          </w:rPr>
          <w:delText xml:space="preserve">then fled to her brother’s village to go and </w:delText>
        </w:r>
        <w:r>
          <w:rPr>
            <w:rFonts w:ascii="Bookman Old Style" w:hAnsi="Bookman Old Style"/>
            <w:sz w:val="28"/>
            <w:szCs w:val="28"/>
          </w:rPr>
          <w:delText xml:space="preserve">inform </w:delText>
        </w:r>
        <w:r w:rsidR="003215B5">
          <w:rPr>
            <w:rFonts w:ascii="Bookman Old Style" w:hAnsi="Bookman Old Style"/>
            <w:sz w:val="28"/>
            <w:szCs w:val="28"/>
          </w:rPr>
          <w:delText>him</w:delText>
        </w:r>
        <w:r>
          <w:rPr>
            <w:rFonts w:ascii="Bookman Old Style" w:hAnsi="Bookman Old Style"/>
            <w:sz w:val="28"/>
            <w:szCs w:val="28"/>
          </w:rPr>
          <w:delText xml:space="preserve"> of the developments.</w:delText>
        </w:r>
        <w:r w:rsidR="00AF56B6">
          <w:rPr>
            <w:rFonts w:ascii="Bookman Old Style" w:hAnsi="Bookman Old Style"/>
            <w:sz w:val="28"/>
            <w:szCs w:val="28"/>
          </w:rPr>
          <w:delText xml:space="preserve"> She only learnt of her husband’s death the following day. She also stated that the Appellants and Helen Mulenga threatened her and burnt her house. </w:delText>
        </w:r>
      </w:del>
    </w:p>
    <w:p w14:paraId="0DFF42BC" w14:textId="77777777" w:rsidR="00691670" w:rsidRDefault="00691670" w:rsidP="00691670">
      <w:pPr>
        <w:spacing w:after="0" w:line="240" w:lineRule="auto"/>
        <w:ind w:firstLine="720"/>
        <w:jc w:val="both"/>
        <w:rPr>
          <w:del w:id="160" w:author="USR" w:date="2026-09-25T20:02:00Z" w16du:dateUtc="2026-09-26T00:02:00Z"/>
          <w:rFonts w:ascii="Bookman Old Style" w:hAnsi="Bookman Old Style"/>
          <w:sz w:val="28"/>
          <w:szCs w:val="28"/>
        </w:rPr>
      </w:pPr>
    </w:p>
    <w:p w14:paraId="14AFCFF6" w14:textId="77777777" w:rsidR="00A64897" w:rsidRDefault="00214EDA" w:rsidP="00A64897">
      <w:pPr>
        <w:spacing w:line="480" w:lineRule="auto"/>
        <w:ind w:firstLine="720"/>
        <w:jc w:val="both"/>
        <w:rPr>
          <w:del w:id="161" w:author="USR" w:date="2026-09-25T20:02:00Z" w16du:dateUtc="2026-09-26T00:02:00Z"/>
          <w:rFonts w:ascii="Bookman Old Style" w:hAnsi="Bookman Old Style"/>
          <w:sz w:val="28"/>
          <w:szCs w:val="28"/>
        </w:rPr>
      </w:pPr>
      <w:del w:id="162" w:author="USR" w:date="2026-09-25T20:02:00Z" w16du:dateUtc="2026-09-26T00:02:00Z">
        <w:r>
          <w:rPr>
            <w:rFonts w:ascii="Bookman Old Style" w:hAnsi="Bookman Old Style"/>
            <w:sz w:val="28"/>
            <w:szCs w:val="28"/>
          </w:rPr>
          <w:delText>PW4</w:delText>
        </w:r>
        <w:r w:rsidR="00A64897">
          <w:rPr>
            <w:rFonts w:ascii="Bookman Old Style" w:hAnsi="Bookman Old Style"/>
            <w:sz w:val="28"/>
            <w:szCs w:val="28"/>
          </w:rPr>
          <w:delText xml:space="preserve"> was Detective Sergeant Patrick Musialela who </w:delText>
        </w:r>
        <w:r w:rsidR="008F40B2">
          <w:rPr>
            <w:rFonts w:ascii="Bookman Old Style" w:hAnsi="Bookman Old Style"/>
            <w:sz w:val="28"/>
            <w:szCs w:val="28"/>
          </w:rPr>
          <w:delText>apprehended</w:delText>
        </w:r>
        <w:r w:rsidR="00A64897">
          <w:rPr>
            <w:rFonts w:ascii="Bookman Old Style" w:hAnsi="Bookman Old Style"/>
            <w:sz w:val="28"/>
            <w:szCs w:val="28"/>
          </w:rPr>
          <w:delText xml:space="preserve"> the Appellants together with H</w:delText>
        </w:r>
        <w:r w:rsidR="008F40B2">
          <w:rPr>
            <w:rFonts w:ascii="Bookman Old Style" w:hAnsi="Bookman Old Style"/>
            <w:sz w:val="28"/>
            <w:szCs w:val="28"/>
          </w:rPr>
          <w:delText xml:space="preserve">elen Mulenga and Michael </w:delText>
        </w:r>
        <w:r w:rsidR="00FA3EA0">
          <w:rPr>
            <w:rFonts w:ascii="Bookman Old Style" w:hAnsi="Bookman Old Style"/>
            <w:sz w:val="28"/>
            <w:szCs w:val="28"/>
          </w:rPr>
          <w:delText xml:space="preserve">Mutale </w:delText>
        </w:r>
        <w:r w:rsidR="008F40B2">
          <w:rPr>
            <w:rFonts w:ascii="Bookman Old Style" w:hAnsi="Bookman Old Style"/>
            <w:sz w:val="28"/>
            <w:szCs w:val="28"/>
          </w:rPr>
          <w:delText>Mwaitunga</w:delText>
        </w:r>
        <w:r w:rsidR="00A64897">
          <w:rPr>
            <w:rFonts w:ascii="Bookman Old Style" w:hAnsi="Bookman Old Style"/>
            <w:sz w:val="28"/>
            <w:szCs w:val="28"/>
          </w:rPr>
          <w:delText xml:space="preserve"> in connection with the death of the deceased</w:delText>
        </w:r>
        <w:r w:rsidR="008F40B2">
          <w:rPr>
            <w:rFonts w:ascii="Bookman Old Style" w:hAnsi="Bookman Old Style"/>
            <w:sz w:val="28"/>
            <w:szCs w:val="28"/>
          </w:rPr>
          <w:delText xml:space="preserve">.  The </w:delText>
        </w:r>
        <w:r w:rsidR="00A64897">
          <w:rPr>
            <w:rFonts w:ascii="Bookman Old Style" w:hAnsi="Bookman Old Style"/>
            <w:sz w:val="28"/>
            <w:szCs w:val="28"/>
          </w:rPr>
          <w:delText xml:space="preserve">Appellants were </w:delText>
        </w:r>
        <w:r w:rsidR="008F40B2">
          <w:rPr>
            <w:rFonts w:ascii="Bookman Old Style" w:hAnsi="Bookman Old Style"/>
            <w:sz w:val="28"/>
            <w:szCs w:val="28"/>
          </w:rPr>
          <w:delText>later ch</w:delText>
        </w:r>
        <w:r w:rsidR="00A64897">
          <w:rPr>
            <w:rFonts w:ascii="Bookman Old Style" w:hAnsi="Bookman Old Style"/>
            <w:sz w:val="28"/>
            <w:szCs w:val="28"/>
          </w:rPr>
          <w:delText>ar</w:delText>
        </w:r>
        <w:r w:rsidR="008F40B2">
          <w:rPr>
            <w:rFonts w:ascii="Bookman Old Style" w:hAnsi="Bookman Old Style"/>
            <w:sz w:val="28"/>
            <w:szCs w:val="28"/>
          </w:rPr>
          <w:delText>ged and ar</w:delText>
        </w:r>
        <w:r w:rsidR="00A64897">
          <w:rPr>
            <w:rFonts w:ascii="Bookman Old Style" w:hAnsi="Bookman Old Style"/>
            <w:sz w:val="28"/>
            <w:szCs w:val="28"/>
          </w:rPr>
          <w:delText>rested by PW5 Detective Sergeant Chileshe for the offence of murder which they denied.</w:delText>
        </w:r>
      </w:del>
    </w:p>
    <w:p w14:paraId="37C9C38B" w14:textId="77777777" w:rsidR="00A64897" w:rsidRDefault="00F7074D" w:rsidP="00A64897">
      <w:pPr>
        <w:spacing w:line="480" w:lineRule="auto"/>
        <w:ind w:firstLine="720"/>
        <w:jc w:val="both"/>
        <w:rPr>
          <w:del w:id="163" w:author="USR" w:date="2026-09-25T20:02:00Z" w16du:dateUtc="2026-09-26T00:02:00Z"/>
          <w:rFonts w:ascii="Bookman Old Style" w:hAnsi="Bookman Old Style"/>
          <w:sz w:val="28"/>
          <w:szCs w:val="28"/>
        </w:rPr>
      </w:pPr>
      <w:del w:id="164" w:author="USR" w:date="2026-09-25T20:02:00Z" w16du:dateUtc="2026-09-26T00:02:00Z">
        <w:r>
          <w:rPr>
            <w:rFonts w:ascii="Bookman Old Style" w:hAnsi="Bookman Old Style"/>
            <w:sz w:val="28"/>
            <w:szCs w:val="28"/>
          </w:rPr>
          <w:delText>On this evidence, t</w:delText>
        </w:r>
        <w:r w:rsidR="008F40B2">
          <w:rPr>
            <w:rFonts w:ascii="Bookman Old Style" w:hAnsi="Bookman Old Style"/>
            <w:sz w:val="28"/>
            <w:szCs w:val="28"/>
          </w:rPr>
          <w:delText>he Appellants were found with a case to answer and</w:delText>
        </w:r>
        <w:r w:rsidR="00A05B9A">
          <w:rPr>
            <w:rFonts w:ascii="Bookman Old Style" w:hAnsi="Bookman Old Style"/>
            <w:sz w:val="28"/>
            <w:szCs w:val="28"/>
          </w:rPr>
          <w:delText xml:space="preserve"> put on their defence. They elected to give</w:delText>
        </w:r>
        <w:r w:rsidR="008F40B2">
          <w:rPr>
            <w:rFonts w:ascii="Bookman Old Style" w:hAnsi="Bookman Old Style"/>
            <w:sz w:val="28"/>
            <w:szCs w:val="28"/>
          </w:rPr>
          <w:delText xml:space="preserve"> evidence on oath and </w:delText>
        </w:r>
        <w:r w:rsidR="00C64C4D">
          <w:rPr>
            <w:rFonts w:ascii="Bookman Old Style" w:hAnsi="Bookman Old Style"/>
            <w:sz w:val="28"/>
            <w:szCs w:val="28"/>
          </w:rPr>
          <w:delText>called no witnesses</w:delText>
        </w:r>
        <w:r w:rsidR="00A64897">
          <w:rPr>
            <w:rFonts w:ascii="Bookman Old Style" w:hAnsi="Bookman Old Style"/>
            <w:sz w:val="28"/>
            <w:szCs w:val="28"/>
          </w:rPr>
          <w:delText xml:space="preserve">.  </w:delText>
        </w:r>
      </w:del>
    </w:p>
    <w:p w14:paraId="525F87A8" w14:textId="77777777" w:rsidR="00691670" w:rsidRDefault="00691670" w:rsidP="00691670">
      <w:pPr>
        <w:spacing w:after="0" w:line="240" w:lineRule="auto"/>
        <w:ind w:firstLine="720"/>
        <w:jc w:val="both"/>
        <w:rPr>
          <w:del w:id="165" w:author="USR" w:date="2026-09-25T20:02:00Z" w16du:dateUtc="2026-09-26T00:02:00Z"/>
          <w:rFonts w:ascii="Bookman Old Style" w:hAnsi="Bookman Old Style"/>
          <w:sz w:val="28"/>
          <w:szCs w:val="28"/>
        </w:rPr>
      </w:pPr>
    </w:p>
    <w:p w14:paraId="35E421E8" w14:textId="77777777" w:rsidR="00A64897" w:rsidRDefault="00A64897" w:rsidP="00A64897">
      <w:pPr>
        <w:spacing w:line="480" w:lineRule="auto"/>
        <w:ind w:firstLine="720"/>
        <w:jc w:val="both"/>
        <w:rPr>
          <w:del w:id="166" w:author="USR" w:date="2026-09-25T20:02:00Z" w16du:dateUtc="2026-09-26T00:02:00Z"/>
          <w:rFonts w:ascii="Bookman Old Style" w:hAnsi="Bookman Old Style"/>
          <w:sz w:val="28"/>
          <w:szCs w:val="28"/>
        </w:rPr>
      </w:pPr>
      <w:del w:id="167" w:author="USR" w:date="2026-09-25T20:02:00Z" w16du:dateUtc="2026-09-26T00:02:00Z">
        <w:r>
          <w:rPr>
            <w:rFonts w:ascii="Bookman Old Style" w:hAnsi="Bookman Old Style"/>
            <w:sz w:val="28"/>
            <w:szCs w:val="28"/>
          </w:rPr>
          <w:delText>In his defence, the 1</w:delText>
        </w:r>
        <w:r w:rsidRPr="00B65A66">
          <w:rPr>
            <w:rFonts w:ascii="Bookman Old Style" w:hAnsi="Bookman Old Style"/>
            <w:sz w:val="28"/>
            <w:szCs w:val="28"/>
            <w:vertAlign w:val="superscript"/>
          </w:rPr>
          <w:delText>st</w:delText>
        </w:r>
        <w:r>
          <w:rPr>
            <w:rFonts w:ascii="Bookman Old Style" w:hAnsi="Bookman Old Style"/>
            <w:sz w:val="28"/>
            <w:szCs w:val="28"/>
          </w:rPr>
          <w:delText xml:space="preserve"> Appellant stated that on </w:delText>
        </w:r>
        <w:r w:rsidR="003A65FD">
          <w:rPr>
            <w:rFonts w:ascii="Bookman Old Style" w:hAnsi="Bookman Old Style"/>
            <w:sz w:val="28"/>
            <w:szCs w:val="28"/>
          </w:rPr>
          <w:delText>the material day, when he heard</w:delText>
        </w:r>
        <w:r>
          <w:rPr>
            <w:rFonts w:ascii="Bookman Old Style" w:hAnsi="Bookman Old Style"/>
            <w:sz w:val="28"/>
            <w:szCs w:val="28"/>
          </w:rPr>
          <w:delText xml:space="preserve"> of the death of Bernard Tambatamba</w:delText>
        </w:r>
        <w:r w:rsidR="00D82C5E">
          <w:rPr>
            <w:rFonts w:ascii="Bookman Old Style" w:hAnsi="Bookman Old Style"/>
            <w:sz w:val="28"/>
            <w:szCs w:val="28"/>
          </w:rPr>
          <w:delText>,</w:delText>
        </w:r>
        <w:r>
          <w:rPr>
            <w:rFonts w:ascii="Bookman Old Style" w:hAnsi="Bookman Old Style"/>
            <w:sz w:val="28"/>
            <w:szCs w:val="28"/>
          </w:rPr>
          <w:delText xml:space="preserve"> he went to the funeral house where he found a lot of people inside th</w:delText>
        </w:r>
        <w:r w:rsidR="00AA543A">
          <w:rPr>
            <w:rFonts w:ascii="Bookman Old Style" w:hAnsi="Bookman Old Style"/>
            <w:sz w:val="28"/>
            <w:szCs w:val="28"/>
          </w:rPr>
          <w:delText xml:space="preserve">e house.  </w:delText>
        </w:r>
        <w:r w:rsidR="00FA3EA0">
          <w:rPr>
            <w:rFonts w:ascii="Bookman Old Style" w:hAnsi="Bookman Old Style"/>
            <w:sz w:val="28"/>
            <w:szCs w:val="28"/>
          </w:rPr>
          <w:delText xml:space="preserve">He </w:delText>
        </w:r>
        <w:r w:rsidR="001A4AFE">
          <w:rPr>
            <w:rFonts w:ascii="Bookman Old Style" w:hAnsi="Bookman Old Style"/>
            <w:sz w:val="28"/>
            <w:szCs w:val="28"/>
          </w:rPr>
          <w:delText>remained outside the funeral house and</w:delText>
        </w:r>
        <w:r>
          <w:rPr>
            <w:rFonts w:ascii="Bookman Old Style" w:hAnsi="Bookman Old Style"/>
            <w:sz w:val="28"/>
            <w:szCs w:val="28"/>
          </w:rPr>
          <w:delText xml:space="preserve"> he heard some noise coming from between the deceased’s house and the funeral house</w:delText>
        </w:r>
        <w:r w:rsidR="001A4AFE">
          <w:rPr>
            <w:rFonts w:ascii="Bookman Old Style" w:hAnsi="Bookman Old Style"/>
            <w:sz w:val="28"/>
            <w:szCs w:val="28"/>
          </w:rPr>
          <w:delText>. H</w:delText>
        </w:r>
        <w:r>
          <w:rPr>
            <w:rFonts w:ascii="Bookman Old Style" w:hAnsi="Bookman Old Style"/>
            <w:sz w:val="28"/>
            <w:szCs w:val="28"/>
          </w:rPr>
          <w:delText xml:space="preserve">e rushed there </w:delText>
        </w:r>
        <w:r w:rsidR="00D82C5E">
          <w:rPr>
            <w:rFonts w:ascii="Bookman Old Style" w:hAnsi="Bookman Old Style"/>
            <w:sz w:val="28"/>
            <w:szCs w:val="28"/>
          </w:rPr>
          <w:delText>and found</w:delText>
        </w:r>
        <w:r>
          <w:rPr>
            <w:rFonts w:ascii="Bookman Old Style" w:hAnsi="Bookman Old Style"/>
            <w:sz w:val="28"/>
            <w:szCs w:val="28"/>
          </w:rPr>
          <w:delText xml:space="preserve"> many young people assaulting the deceased</w:delText>
        </w:r>
        <w:r w:rsidR="001A4AFE">
          <w:rPr>
            <w:rFonts w:ascii="Bookman Old Style" w:hAnsi="Bookman Old Style"/>
            <w:sz w:val="28"/>
            <w:szCs w:val="28"/>
          </w:rPr>
          <w:delText>. The 1</w:delText>
        </w:r>
        <w:r w:rsidR="001A4AFE" w:rsidRPr="001A4AFE">
          <w:rPr>
            <w:rFonts w:ascii="Bookman Old Style" w:hAnsi="Bookman Old Style"/>
            <w:sz w:val="28"/>
            <w:szCs w:val="28"/>
            <w:vertAlign w:val="superscript"/>
          </w:rPr>
          <w:delText>st</w:delText>
        </w:r>
        <w:r w:rsidR="001A4AFE">
          <w:rPr>
            <w:rFonts w:ascii="Bookman Old Style" w:hAnsi="Bookman Old Style"/>
            <w:sz w:val="28"/>
            <w:szCs w:val="28"/>
          </w:rPr>
          <w:delText xml:space="preserve"> Appellant said he</w:delText>
        </w:r>
        <w:r>
          <w:rPr>
            <w:rFonts w:ascii="Bookman Old Style" w:hAnsi="Bookman Old Style"/>
            <w:sz w:val="28"/>
            <w:szCs w:val="28"/>
          </w:rPr>
          <w:delText xml:space="preserve"> warned them that </w:delText>
        </w:r>
        <w:r w:rsidR="002B7C8A">
          <w:rPr>
            <w:rFonts w:ascii="Bookman Old Style" w:hAnsi="Bookman Old Style"/>
            <w:sz w:val="28"/>
            <w:szCs w:val="28"/>
          </w:rPr>
          <w:delText xml:space="preserve">he would identify them. </w:delText>
        </w:r>
        <w:r w:rsidR="001A4AFE">
          <w:rPr>
            <w:rFonts w:ascii="Bookman Old Style" w:hAnsi="Bookman Old Style"/>
            <w:sz w:val="28"/>
            <w:szCs w:val="28"/>
          </w:rPr>
          <w:delText>However, he</w:delText>
        </w:r>
        <w:r w:rsidR="002B7C8A">
          <w:rPr>
            <w:rFonts w:ascii="Bookman Old Style" w:hAnsi="Bookman Old Style"/>
            <w:sz w:val="28"/>
            <w:szCs w:val="28"/>
          </w:rPr>
          <w:delText xml:space="preserve"> lamented that</w:delText>
        </w:r>
        <w:r>
          <w:rPr>
            <w:rFonts w:ascii="Bookman Old Style" w:hAnsi="Bookman Old Style"/>
            <w:sz w:val="28"/>
            <w:szCs w:val="28"/>
          </w:rPr>
          <w:delText xml:space="preserve"> when the police arrived</w:delText>
        </w:r>
        <w:r w:rsidR="002B7C8A">
          <w:rPr>
            <w:rFonts w:ascii="Bookman Old Style" w:hAnsi="Bookman Old Style"/>
            <w:sz w:val="28"/>
            <w:szCs w:val="28"/>
          </w:rPr>
          <w:delText>,</w:delText>
        </w:r>
        <w:r>
          <w:rPr>
            <w:rFonts w:ascii="Bookman Old Style" w:hAnsi="Bookman Old Style"/>
            <w:sz w:val="28"/>
            <w:szCs w:val="28"/>
          </w:rPr>
          <w:delText xml:space="preserve"> they apprehended him instead of those who had been assaulting</w:delText>
        </w:r>
        <w:r w:rsidR="005441B2">
          <w:rPr>
            <w:rFonts w:ascii="Bookman Old Style" w:hAnsi="Bookman Old Style"/>
            <w:sz w:val="28"/>
            <w:szCs w:val="28"/>
          </w:rPr>
          <w:delText xml:space="preserve"> the deceased.  </w:delText>
        </w:r>
      </w:del>
    </w:p>
    <w:p w14:paraId="0BF58E03" w14:textId="77777777" w:rsidR="00691670" w:rsidRDefault="00691670" w:rsidP="00691670">
      <w:pPr>
        <w:spacing w:after="0" w:line="240" w:lineRule="auto"/>
        <w:ind w:firstLine="720"/>
        <w:jc w:val="both"/>
        <w:rPr>
          <w:del w:id="168" w:author="USR" w:date="2026-09-25T20:02:00Z" w16du:dateUtc="2026-09-26T00:02:00Z"/>
          <w:rFonts w:ascii="Bookman Old Style" w:hAnsi="Bookman Old Style"/>
          <w:sz w:val="28"/>
          <w:szCs w:val="28"/>
        </w:rPr>
      </w:pPr>
    </w:p>
    <w:p w14:paraId="6655BC90" w14:textId="77777777" w:rsidR="00A64897" w:rsidRDefault="00A64897" w:rsidP="00A64897">
      <w:pPr>
        <w:spacing w:line="480" w:lineRule="auto"/>
        <w:ind w:firstLine="720"/>
        <w:jc w:val="both"/>
        <w:rPr>
          <w:del w:id="169" w:author="USR" w:date="2026-09-25T20:02:00Z" w16du:dateUtc="2026-09-26T00:02:00Z"/>
          <w:rFonts w:ascii="Bookman Old Style" w:hAnsi="Bookman Old Style"/>
          <w:sz w:val="28"/>
          <w:szCs w:val="28"/>
        </w:rPr>
      </w:pPr>
      <w:del w:id="170" w:author="USR" w:date="2026-09-25T20:02:00Z" w16du:dateUtc="2026-09-26T00:02:00Z">
        <w:r>
          <w:rPr>
            <w:rFonts w:ascii="Bookman Old Style" w:hAnsi="Bookman Old Style"/>
            <w:sz w:val="28"/>
            <w:szCs w:val="28"/>
          </w:rPr>
          <w:delText>In respect of the 2</w:delText>
        </w:r>
        <w:r w:rsidRPr="00A662AD">
          <w:rPr>
            <w:rFonts w:ascii="Bookman Old Style" w:hAnsi="Bookman Old Style"/>
            <w:sz w:val="28"/>
            <w:szCs w:val="28"/>
            <w:vertAlign w:val="superscript"/>
          </w:rPr>
          <w:delText>nd</w:delText>
        </w:r>
        <w:r>
          <w:rPr>
            <w:rFonts w:ascii="Bookman Old Style" w:hAnsi="Bookman Old Style"/>
            <w:sz w:val="28"/>
            <w:szCs w:val="28"/>
          </w:rPr>
          <w:delText xml:space="preserve"> Appellant</w:delText>
        </w:r>
        <w:r w:rsidR="00D82C5E">
          <w:rPr>
            <w:rFonts w:ascii="Bookman Old Style" w:hAnsi="Bookman Old Style"/>
            <w:sz w:val="28"/>
            <w:szCs w:val="28"/>
          </w:rPr>
          <w:delText>,</w:delText>
        </w:r>
        <w:r>
          <w:rPr>
            <w:rFonts w:ascii="Bookman Old Style" w:hAnsi="Bookman Old Style"/>
            <w:sz w:val="28"/>
            <w:szCs w:val="28"/>
          </w:rPr>
          <w:delText xml:space="preserve"> his defence was that when Bernard Tambatamba died</w:delText>
        </w:r>
        <w:r w:rsidR="00D82C5E">
          <w:rPr>
            <w:rFonts w:ascii="Bookman Old Style" w:hAnsi="Bookman Old Style"/>
            <w:sz w:val="28"/>
            <w:szCs w:val="28"/>
          </w:rPr>
          <w:delText>,</w:delText>
        </w:r>
        <w:r>
          <w:rPr>
            <w:rFonts w:ascii="Bookman Old Style" w:hAnsi="Bookman Old Style"/>
            <w:sz w:val="28"/>
            <w:szCs w:val="28"/>
          </w:rPr>
          <w:delText xml:space="preserve"> he was informed of his death and </w:delText>
        </w:r>
        <w:r w:rsidR="005441B2">
          <w:rPr>
            <w:rFonts w:ascii="Bookman Old Style" w:hAnsi="Bookman Old Style"/>
            <w:sz w:val="28"/>
            <w:szCs w:val="28"/>
          </w:rPr>
          <w:delText xml:space="preserve">he </w:delText>
        </w:r>
        <w:r>
          <w:rPr>
            <w:rFonts w:ascii="Bookman Old Style" w:hAnsi="Bookman Old Style"/>
            <w:sz w:val="28"/>
            <w:szCs w:val="28"/>
          </w:rPr>
          <w:delText xml:space="preserve">went to the funeral house.  </w:delText>
        </w:r>
        <w:r w:rsidR="005441B2">
          <w:rPr>
            <w:rFonts w:ascii="Bookman Old Style" w:hAnsi="Bookman Old Style"/>
            <w:sz w:val="28"/>
            <w:szCs w:val="28"/>
          </w:rPr>
          <w:delText>According to the 2</w:delText>
        </w:r>
        <w:r w:rsidR="005441B2" w:rsidRPr="005441B2">
          <w:rPr>
            <w:rFonts w:ascii="Bookman Old Style" w:hAnsi="Bookman Old Style"/>
            <w:sz w:val="28"/>
            <w:szCs w:val="28"/>
            <w:vertAlign w:val="superscript"/>
          </w:rPr>
          <w:delText>nd</w:delText>
        </w:r>
        <w:r w:rsidR="005441B2">
          <w:rPr>
            <w:rFonts w:ascii="Bookman Old Style" w:hAnsi="Bookman Old Style"/>
            <w:sz w:val="28"/>
            <w:szCs w:val="28"/>
          </w:rPr>
          <w:delText xml:space="preserve"> Appellant, h</w:delText>
        </w:r>
        <w:r>
          <w:rPr>
            <w:rFonts w:ascii="Bookman Old Style" w:hAnsi="Bookman Old Style"/>
            <w:sz w:val="28"/>
            <w:szCs w:val="28"/>
          </w:rPr>
          <w:delText>e</w:delText>
        </w:r>
        <w:r w:rsidR="0096564E">
          <w:rPr>
            <w:rFonts w:ascii="Bookman Old Style" w:hAnsi="Bookman Old Style"/>
            <w:sz w:val="28"/>
            <w:szCs w:val="28"/>
          </w:rPr>
          <w:delText xml:space="preserve"> </w:delText>
        </w:r>
        <w:r>
          <w:rPr>
            <w:rFonts w:ascii="Bookman Old Style" w:hAnsi="Bookman Old Style"/>
            <w:sz w:val="28"/>
            <w:szCs w:val="28"/>
          </w:rPr>
          <w:delText xml:space="preserve">stayed at the funeral </w:delText>
        </w:r>
        <w:r w:rsidR="005441B2">
          <w:rPr>
            <w:rFonts w:ascii="Bookman Old Style" w:hAnsi="Bookman Old Style"/>
            <w:sz w:val="28"/>
            <w:szCs w:val="28"/>
          </w:rPr>
          <w:delText>house</w:delText>
        </w:r>
        <w:r>
          <w:rPr>
            <w:rFonts w:ascii="Bookman Old Style" w:hAnsi="Bookman Old Style"/>
            <w:sz w:val="28"/>
            <w:szCs w:val="28"/>
          </w:rPr>
          <w:delText xml:space="preserve"> for sometime and then later</w:delText>
        </w:r>
        <w:r w:rsidR="00D82C5E">
          <w:rPr>
            <w:rFonts w:ascii="Bookman Old Style" w:hAnsi="Bookman Old Style"/>
            <w:sz w:val="28"/>
            <w:szCs w:val="28"/>
          </w:rPr>
          <w:delText>,</w:delText>
        </w:r>
        <w:r>
          <w:rPr>
            <w:rFonts w:ascii="Bookman Old Style" w:hAnsi="Bookman Old Style"/>
            <w:sz w:val="28"/>
            <w:szCs w:val="28"/>
          </w:rPr>
          <w:delText xml:space="preserve"> he went home.  Due to heavy rains</w:delText>
        </w:r>
        <w:r w:rsidR="005441B2">
          <w:rPr>
            <w:rFonts w:ascii="Bookman Old Style" w:hAnsi="Bookman Old Style"/>
            <w:sz w:val="28"/>
            <w:szCs w:val="28"/>
          </w:rPr>
          <w:delText>,</w:delText>
        </w:r>
        <w:r>
          <w:rPr>
            <w:rFonts w:ascii="Bookman Old Style" w:hAnsi="Bookman Old Style"/>
            <w:sz w:val="28"/>
            <w:szCs w:val="28"/>
          </w:rPr>
          <w:delText xml:space="preserve"> he did not go bac</w:delText>
        </w:r>
        <w:r w:rsidR="005441B2">
          <w:rPr>
            <w:rFonts w:ascii="Bookman Old Style" w:hAnsi="Bookman Old Style"/>
            <w:sz w:val="28"/>
            <w:szCs w:val="28"/>
          </w:rPr>
          <w:delText xml:space="preserve">k to the funeral house until </w:delText>
        </w:r>
        <w:r>
          <w:rPr>
            <w:rFonts w:ascii="Bookman Old Style" w:hAnsi="Bookman Old Style"/>
            <w:sz w:val="28"/>
            <w:szCs w:val="28"/>
          </w:rPr>
          <w:delText>t</w:delText>
        </w:r>
        <w:r w:rsidR="005441B2">
          <w:rPr>
            <w:rFonts w:ascii="Bookman Old Style" w:hAnsi="Bookman Old Style"/>
            <w:sz w:val="28"/>
            <w:szCs w:val="28"/>
          </w:rPr>
          <w:delText>he following morning only to fi</w:delText>
        </w:r>
        <w:r>
          <w:rPr>
            <w:rFonts w:ascii="Bookman Old Style" w:hAnsi="Bookman Old Style"/>
            <w:sz w:val="28"/>
            <w:szCs w:val="28"/>
          </w:rPr>
          <w:delText>nd the deceased</w:delText>
        </w:r>
        <w:r w:rsidR="005441B2">
          <w:rPr>
            <w:rFonts w:ascii="Bookman Old Style" w:hAnsi="Bookman Old Style"/>
            <w:sz w:val="28"/>
            <w:szCs w:val="28"/>
          </w:rPr>
          <w:delText>’s</w:delText>
        </w:r>
        <w:r>
          <w:rPr>
            <w:rFonts w:ascii="Bookman Old Style" w:hAnsi="Bookman Old Style"/>
            <w:sz w:val="28"/>
            <w:szCs w:val="28"/>
          </w:rPr>
          <w:delText xml:space="preserve"> body lying outside the funeral house. He was arrested by the police on 19</w:delText>
        </w:r>
        <w:r w:rsidRPr="00C22CBC">
          <w:rPr>
            <w:rFonts w:ascii="Bookman Old Style" w:hAnsi="Bookman Old Style"/>
            <w:sz w:val="28"/>
            <w:szCs w:val="28"/>
            <w:vertAlign w:val="superscript"/>
          </w:rPr>
          <w:delText>th</w:delText>
        </w:r>
        <w:r>
          <w:rPr>
            <w:rFonts w:ascii="Bookman Old Style" w:hAnsi="Bookman Old Style"/>
            <w:sz w:val="28"/>
            <w:szCs w:val="28"/>
          </w:rPr>
          <w:delText xml:space="preserve"> December, 2007 after the deceased was buried.  He denied taking part in murdering the deceased.  </w:delText>
        </w:r>
      </w:del>
    </w:p>
    <w:p w14:paraId="022FD85A" w14:textId="77777777" w:rsidR="00691670" w:rsidRDefault="00691670" w:rsidP="00691670">
      <w:pPr>
        <w:spacing w:after="0" w:line="240" w:lineRule="auto"/>
        <w:ind w:firstLine="720"/>
        <w:jc w:val="both"/>
        <w:rPr>
          <w:del w:id="171" w:author="USR" w:date="2026-09-25T20:02:00Z" w16du:dateUtc="2026-09-26T00:02:00Z"/>
          <w:rFonts w:ascii="Bookman Old Style" w:hAnsi="Bookman Old Style"/>
          <w:sz w:val="28"/>
          <w:szCs w:val="28"/>
        </w:rPr>
      </w:pPr>
    </w:p>
    <w:p w14:paraId="008BA7BA" w14:textId="77777777" w:rsidR="008329DE" w:rsidRDefault="00A64897" w:rsidP="0062679C">
      <w:pPr>
        <w:spacing w:line="480" w:lineRule="auto"/>
        <w:ind w:firstLine="720"/>
        <w:jc w:val="both"/>
        <w:rPr>
          <w:del w:id="172" w:author="USR" w:date="2026-09-25T20:02:00Z" w16du:dateUtc="2026-09-26T00:02:00Z"/>
          <w:rFonts w:ascii="Bookman Old Style" w:hAnsi="Bookman Old Style"/>
          <w:sz w:val="28"/>
          <w:szCs w:val="28"/>
        </w:rPr>
      </w:pPr>
      <w:del w:id="173" w:author="USR" w:date="2026-09-25T20:02:00Z" w16du:dateUtc="2026-09-26T00:02:00Z">
        <w:r>
          <w:rPr>
            <w:rFonts w:ascii="Bookman Old Style" w:hAnsi="Bookman Old Style"/>
            <w:sz w:val="28"/>
            <w:szCs w:val="28"/>
          </w:rPr>
          <w:delText>On this evidence, the le</w:delText>
        </w:r>
        <w:r w:rsidR="005441B2">
          <w:rPr>
            <w:rFonts w:ascii="Bookman Old Style" w:hAnsi="Bookman Old Style"/>
            <w:sz w:val="28"/>
            <w:szCs w:val="28"/>
          </w:rPr>
          <w:delText>arned trial Judge convicted the</w:delText>
        </w:r>
        <w:r w:rsidR="00D82C5E">
          <w:rPr>
            <w:rFonts w:ascii="Bookman Old Style" w:hAnsi="Bookman Old Style"/>
            <w:sz w:val="28"/>
            <w:szCs w:val="28"/>
          </w:rPr>
          <w:delText xml:space="preserve"> Appellants of the offence of M</w:delText>
        </w:r>
        <w:r>
          <w:rPr>
            <w:rFonts w:ascii="Bookman Old Style" w:hAnsi="Bookman Old Style"/>
            <w:sz w:val="28"/>
            <w:szCs w:val="28"/>
          </w:rPr>
          <w:delText>u</w:delText>
        </w:r>
        <w:r w:rsidR="006C1001">
          <w:rPr>
            <w:rFonts w:ascii="Bookman Old Style" w:hAnsi="Bookman Old Style"/>
            <w:sz w:val="28"/>
            <w:szCs w:val="28"/>
          </w:rPr>
          <w:delText>rder and sentenced each one</w:delText>
        </w:r>
        <w:r>
          <w:rPr>
            <w:rFonts w:ascii="Bookman Old Style" w:hAnsi="Bookman Old Style"/>
            <w:sz w:val="28"/>
            <w:szCs w:val="28"/>
          </w:rPr>
          <w:delText xml:space="preserve"> to the mandatory death sentence and they have now appealed against conviction and sentence.  </w:delText>
        </w:r>
      </w:del>
    </w:p>
    <w:p w14:paraId="08AE3270" w14:textId="77777777" w:rsidR="004E4C0B" w:rsidRPr="004E4C0B" w:rsidRDefault="004E4C0B" w:rsidP="004E4C0B">
      <w:pPr>
        <w:spacing w:line="480" w:lineRule="auto"/>
        <w:ind w:firstLine="720"/>
        <w:jc w:val="both"/>
        <w:rPr>
          <w:del w:id="174" w:author="USR" w:date="2026-09-25T20:02:00Z" w16du:dateUtc="2026-09-26T00:02:00Z"/>
          <w:rFonts w:ascii="Bookman Old Style" w:hAnsi="Bookman Old Style"/>
          <w:b/>
          <w:sz w:val="28"/>
          <w:szCs w:val="28"/>
        </w:rPr>
      </w:pPr>
      <w:del w:id="175" w:author="USR" w:date="2026-09-25T20:02:00Z" w16du:dateUtc="2026-09-26T00:02:00Z">
        <w:r>
          <w:rPr>
            <w:rFonts w:ascii="Bookman Old Style" w:hAnsi="Bookman Old Style"/>
            <w:sz w:val="28"/>
            <w:szCs w:val="28"/>
          </w:rPr>
          <w:delText>On behalf of the Appellants</w:delText>
        </w:r>
        <w:r w:rsidR="00D82C5E">
          <w:rPr>
            <w:rFonts w:ascii="Bookman Old Style" w:hAnsi="Bookman Old Style"/>
            <w:sz w:val="28"/>
            <w:szCs w:val="28"/>
          </w:rPr>
          <w:delText>,</w:delText>
        </w:r>
        <w:r>
          <w:rPr>
            <w:rFonts w:ascii="Bookman Old Style" w:hAnsi="Bookman Old Style"/>
            <w:sz w:val="28"/>
            <w:szCs w:val="28"/>
          </w:rPr>
          <w:delText xml:space="preserve"> Mr. Chomba and Ms. Weza</w:delText>
        </w:r>
        <w:r w:rsidR="00D82C5E">
          <w:rPr>
            <w:rFonts w:ascii="Bookman Old Style" w:hAnsi="Bookman Old Style"/>
            <w:sz w:val="28"/>
            <w:szCs w:val="28"/>
          </w:rPr>
          <w:delText>,</w:delText>
        </w:r>
        <w:r>
          <w:rPr>
            <w:rFonts w:ascii="Bookman Old Style" w:hAnsi="Bookman Old Style"/>
            <w:sz w:val="28"/>
            <w:szCs w:val="28"/>
          </w:rPr>
          <w:delText xml:space="preserve"> filed written heads of </w:delText>
        </w:r>
        <w:r w:rsidR="00045F23">
          <w:rPr>
            <w:rFonts w:ascii="Bookman Old Style" w:hAnsi="Bookman Old Style"/>
            <w:sz w:val="28"/>
            <w:szCs w:val="28"/>
          </w:rPr>
          <w:delText>argument which they augmented</w:delText>
        </w:r>
        <w:r w:rsidR="0034605B">
          <w:rPr>
            <w:rFonts w:ascii="Bookman Old Style" w:hAnsi="Bookman Old Style"/>
            <w:sz w:val="28"/>
            <w:szCs w:val="28"/>
          </w:rPr>
          <w:delText xml:space="preserve"> </w:delText>
        </w:r>
        <w:r w:rsidR="00045F23">
          <w:rPr>
            <w:rFonts w:ascii="Bookman Old Style" w:hAnsi="Bookman Old Style"/>
            <w:sz w:val="28"/>
            <w:szCs w:val="28"/>
          </w:rPr>
          <w:delText>with oral submissions. They have advanced</w:delText>
        </w:r>
        <w:r>
          <w:rPr>
            <w:rFonts w:ascii="Bookman Old Style" w:hAnsi="Bookman Old Style"/>
            <w:sz w:val="28"/>
            <w:szCs w:val="28"/>
          </w:rPr>
          <w:delText xml:space="preserve"> two grounds of appeal namely: </w:delText>
        </w:r>
      </w:del>
    </w:p>
    <w:p w14:paraId="1DD1AF14" w14:textId="77777777" w:rsidR="004E4C0B" w:rsidRDefault="004E4C0B" w:rsidP="00276BAA">
      <w:pPr>
        <w:pStyle w:val="ListParagraph"/>
        <w:numPr>
          <w:ilvl w:val="0"/>
          <w:numId w:val="2"/>
        </w:numPr>
        <w:spacing w:line="240" w:lineRule="auto"/>
        <w:jc w:val="both"/>
        <w:rPr>
          <w:del w:id="176" w:author="USR" w:date="2026-09-25T20:02:00Z" w16du:dateUtc="2026-09-26T00:02:00Z"/>
          <w:rFonts w:ascii="Bookman Old Style" w:hAnsi="Bookman Old Style"/>
          <w:b/>
          <w:sz w:val="28"/>
          <w:szCs w:val="28"/>
        </w:rPr>
      </w:pPr>
      <w:del w:id="177" w:author="USR" w:date="2026-09-25T20:02:00Z" w16du:dateUtc="2026-09-26T00:02:00Z">
        <w:r w:rsidRPr="00FA2FE9">
          <w:rPr>
            <w:rFonts w:ascii="Bookman Old Style" w:hAnsi="Bookman Old Style"/>
            <w:b/>
            <w:sz w:val="28"/>
            <w:szCs w:val="28"/>
          </w:rPr>
          <w:delText>The l</w:delText>
        </w:r>
        <w:r>
          <w:rPr>
            <w:rFonts w:ascii="Bookman Old Style" w:hAnsi="Bookman Old Style"/>
            <w:b/>
            <w:sz w:val="28"/>
            <w:szCs w:val="28"/>
          </w:rPr>
          <w:delText>earned trial Judge erred in law</w:delText>
        </w:r>
        <w:r w:rsidRPr="00FA2FE9">
          <w:rPr>
            <w:rFonts w:ascii="Bookman Old Style" w:hAnsi="Bookman Old Style"/>
            <w:b/>
            <w:sz w:val="28"/>
            <w:szCs w:val="28"/>
          </w:rPr>
          <w:delText xml:space="preserve"> and in fact when he convicted the 1</w:delText>
        </w:r>
        <w:r w:rsidRPr="00FA2FE9">
          <w:rPr>
            <w:rFonts w:ascii="Bookman Old Style" w:hAnsi="Bookman Old Style"/>
            <w:b/>
            <w:sz w:val="28"/>
            <w:szCs w:val="28"/>
            <w:vertAlign w:val="superscript"/>
          </w:rPr>
          <w:delText>st</w:delText>
        </w:r>
        <w:r w:rsidRPr="00FA2FE9">
          <w:rPr>
            <w:rFonts w:ascii="Bookman Old Style" w:hAnsi="Bookman Old Style"/>
            <w:b/>
            <w:sz w:val="28"/>
            <w:szCs w:val="28"/>
          </w:rPr>
          <w:delText xml:space="preserve"> and 2</w:delText>
        </w:r>
        <w:r w:rsidRPr="00FA2FE9">
          <w:rPr>
            <w:rFonts w:ascii="Bookman Old Style" w:hAnsi="Bookman Old Style"/>
            <w:b/>
            <w:sz w:val="28"/>
            <w:szCs w:val="28"/>
            <w:vertAlign w:val="superscript"/>
          </w:rPr>
          <w:delText>nd</w:delText>
        </w:r>
        <w:r w:rsidRPr="00FA2FE9">
          <w:rPr>
            <w:rFonts w:ascii="Bookman Old Style" w:hAnsi="Bookman Old Style"/>
            <w:b/>
            <w:sz w:val="28"/>
            <w:szCs w:val="28"/>
          </w:rPr>
          <w:delText xml:space="preserve"> Appellants based on the suspect evidence of PW2 and PW3</w:delText>
        </w:r>
        <w:r w:rsidR="00D24658">
          <w:rPr>
            <w:rFonts w:ascii="Bookman Old Style" w:hAnsi="Bookman Old Style"/>
            <w:b/>
            <w:sz w:val="28"/>
            <w:szCs w:val="28"/>
          </w:rPr>
          <w:delText>.</w:delText>
        </w:r>
        <w:r w:rsidRPr="00FA2FE9">
          <w:rPr>
            <w:rFonts w:ascii="Bookman Old Style" w:hAnsi="Bookman Old Style"/>
            <w:b/>
            <w:sz w:val="28"/>
            <w:szCs w:val="28"/>
          </w:rPr>
          <w:delText xml:space="preserve"> </w:delText>
        </w:r>
      </w:del>
    </w:p>
    <w:p w14:paraId="1036420E" w14:textId="77777777" w:rsidR="00D82C5E" w:rsidRPr="00FA2FE9" w:rsidRDefault="00D82C5E" w:rsidP="00D82C5E">
      <w:pPr>
        <w:pStyle w:val="ListParagraph"/>
        <w:spacing w:line="240" w:lineRule="auto"/>
        <w:ind w:left="1080"/>
        <w:jc w:val="both"/>
        <w:rPr>
          <w:del w:id="178" w:author="USR" w:date="2026-09-25T20:02:00Z" w16du:dateUtc="2026-09-26T00:02:00Z"/>
          <w:rFonts w:ascii="Bookman Old Style" w:hAnsi="Bookman Old Style"/>
          <w:b/>
          <w:sz w:val="28"/>
          <w:szCs w:val="28"/>
        </w:rPr>
      </w:pPr>
    </w:p>
    <w:p w14:paraId="0C90CA16" w14:textId="77777777" w:rsidR="004E4C0B" w:rsidRDefault="004E4C0B" w:rsidP="00276BAA">
      <w:pPr>
        <w:pStyle w:val="ListParagraph"/>
        <w:numPr>
          <w:ilvl w:val="0"/>
          <w:numId w:val="2"/>
        </w:numPr>
        <w:spacing w:line="240" w:lineRule="auto"/>
        <w:jc w:val="both"/>
        <w:rPr>
          <w:del w:id="179" w:author="USR" w:date="2026-09-25T20:02:00Z" w16du:dateUtc="2026-09-26T00:02:00Z"/>
          <w:rFonts w:ascii="Bookman Old Style" w:hAnsi="Bookman Old Style"/>
          <w:b/>
          <w:sz w:val="28"/>
          <w:szCs w:val="28"/>
        </w:rPr>
      </w:pPr>
      <w:del w:id="180" w:author="USR" w:date="2026-09-25T20:02:00Z" w16du:dateUtc="2026-09-26T00:02:00Z">
        <w:r w:rsidRPr="00FA2FE9">
          <w:rPr>
            <w:rFonts w:ascii="Bookman Old Style" w:hAnsi="Bookman Old Style"/>
            <w:b/>
            <w:sz w:val="28"/>
            <w:szCs w:val="28"/>
          </w:rPr>
          <w:delText>The learned trial Judge misdirected himself in law and in fact in his failure to find extenuating circumstances so as to impose any other sentence than the mandatory death penalty on the facts of this case.</w:delText>
        </w:r>
      </w:del>
    </w:p>
    <w:p w14:paraId="29A56DE8" w14:textId="77777777" w:rsidR="004E4C0B" w:rsidRPr="00FA2FE9" w:rsidRDefault="004E4C0B" w:rsidP="00276BAA">
      <w:pPr>
        <w:pStyle w:val="ListParagraph"/>
        <w:spacing w:after="0" w:line="240" w:lineRule="auto"/>
        <w:ind w:left="1080"/>
        <w:jc w:val="both"/>
        <w:rPr>
          <w:del w:id="181" w:author="USR" w:date="2026-09-25T20:02:00Z" w16du:dateUtc="2026-09-26T00:02:00Z"/>
          <w:rFonts w:ascii="Bookman Old Style" w:hAnsi="Bookman Old Style"/>
          <w:b/>
          <w:sz w:val="28"/>
          <w:szCs w:val="28"/>
        </w:rPr>
      </w:pPr>
    </w:p>
    <w:p w14:paraId="4A7634CC" w14:textId="77777777" w:rsidR="00691670" w:rsidRDefault="00691670" w:rsidP="00691670">
      <w:pPr>
        <w:spacing w:after="0" w:line="240" w:lineRule="auto"/>
        <w:ind w:firstLine="720"/>
        <w:jc w:val="both"/>
        <w:rPr>
          <w:del w:id="182" w:author="USR" w:date="2026-09-25T20:02:00Z" w16du:dateUtc="2026-09-26T00:02:00Z"/>
          <w:rFonts w:ascii="Bookman Old Style" w:hAnsi="Bookman Old Style"/>
          <w:sz w:val="28"/>
          <w:szCs w:val="28"/>
        </w:rPr>
      </w:pPr>
    </w:p>
    <w:p w14:paraId="33D455F2" w14:textId="77777777" w:rsidR="004E4C0B" w:rsidRDefault="004E4C0B" w:rsidP="004E4C0B">
      <w:pPr>
        <w:spacing w:line="480" w:lineRule="auto"/>
        <w:ind w:firstLine="720"/>
        <w:jc w:val="both"/>
        <w:rPr>
          <w:del w:id="183" w:author="USR" w:date="2026-09-25T20:02:00Z" w16du:dateUtc="2026-09-26T00:02:00Z"/>
          <w:rFonts w:ascii="Bookman Old Style" w:hAnsi="Bookman Old Style"/>
          <w:sz w:val="28"/>
          <w:szCs w:val="28"/>
        </w:rPr>
      </w:pPr>
      <w:del w:id="184" w:author="USR" w:date="2026-09-25T20:02:00Z" w16du:dateUtc="2026-09-26T00:02:00Z">
        <w:r>
          <w:rPr>
            <w:rFonts w:ascii="Bookman Old Style" w:hAnsi="Bookman Old Style"/>
            <w:sz w:val="28"/>
            <w:szCs w:val="28"/>
          </w:rPr>
          <w:delText>In support of ground one</w:delText>
        </w:r>
        <w:r w:rsidR="00276BAA">
          <w:rPr>
            <w:rFonts w:ascii="Bookman Old Style" w:hAnsi="Bookman Old Style"/>
            <w:sz w:val="28"/>
            <w:szCs w:val="28"/>
          </w:rPr>
          <w:delText>,</w:delText>
        </w:r>
        <w:r>
          <w:rPr>
            <w:rFonts w:ascii="Bookman Old Style" w:hAnsi="Bookman Old Style"/>
            <w:sz w:val="28"/>
            <w:szCs w:val="28"/>
          </w:rPr>
          <w:delText xml:space="preserve"> it was submitted </w:delText>
        </w:r>
        <w:r w:rsidR="00F0660E">
          <w:rPr>
            <w:rFonts w:ascii="Bookman Old Style" w:hAnsi="Bookman Old Style"/>
            <w:sz w:val="28"/>
            <w:szCs w:val="28"/>
          </w:rPr>
          <w:delText>t</w:delText>
        </w:r>
        <w:r>
          <w:rPr>
            <w:rFonts w:ascii="Bookman Old Style" w:hAnsi="Bookman Old Style"/>
            <w:sz w:val="28"/>
            <w:szCs w:val="28"/>
          </w:rPr>
          <w:delText>hat PW2 and P</w:delText>
        </w:r>
        <w:r w:rsidR="006C1001">
          <w:rPr>
            <w:rFonts w:ascii="Bookman Old Style" w:hAnsi="Bookman Old Style"/>
            <w:sz w:val="28"/>
            <w:szCs w:val="28"/>
          </w:rPr>
          <w:delText>W3</w:delText>
        </w:r>
        <w:r w:rsidR="00C252CB">
          <w:rPr>
            <w:rFonts w:ascii="Bookman Old Style" w:hAnsi="Bookman Old Style"/>
            <w:sz w:val="28"/>
            <w:szCs w:val="28"/>
          </w:rPr>
          <w:delText>,</w:delText>
        </w:r>
        <w:r w:rsidR="006C1001">
          <w:rPr>
            <w:rFonts w:ascii="Bookman Old Style" w:hAnsi="Bookman Old Style"/>
            <w:sz w:val="28"/>
            <w:szCs w:val="28"/>
          </w:rPr>
          <w:delText xml:space="preserve"> who are the daughter and widow</w:delText>
        </w:r>
        <w:r>
          <w:rPr>
            <w:rFonts w:ascii="Bookman Old Style" w:hAnsi="Bookman Old Style"/>
            <w:sz w:val="28"/>
            <w:szCs w:val="28"/>
          </w:rPr>
          <w:delText xml:space="preserve"> of the deceased respectively</w:delText>
        </w:r>
        <w:r w:rsidR="00D82C5E">
          <w:rPr>
            <w:rFonts w:ascii="Bookman Old Style" w:hAnsi="Bookman Old Style"/>
            <w:sz w:val="28"/>
            <w:szCs w:val="28"/>
          </w:rPr>
          <w:delText>,</w:delText>
        </w:r>
        <w:r>
          <w:rPr>
            <w:rFonts w:ascii="Bookman Old Style" w:hAnsi="Bookman Old Style"/>
            <w:sz w:val="28"/>
            <w:szCs w:val="28"/>
          </w:rPr>
          <w:delText xml:space="preserve"> were prone to tell lies against the Appellants. The cases of </w:delText>
        </w:r>
        <w:r w:rsidRPr="00BE7BDC">
          <w:rPr>
            <w:rFonts w:ascii="Bookman Old Style" w:hAnsi="Bookman Old Style"/>
            <w:b/>
            <w:sz w:val="28"/>
            <w:szCs w:val="28"/>
          </w:rPr>
          <w:delText xml:space="preserve">Kambarage </w:delText>
        </w:r>
        <w:r>
          <w:rPr>
            <w:rFonts w:ascii="Bookman Old Style" w:hAnsi="Bookman Old Style"/>
            <w:b/>
            <w:sz w:val="28"/>
            <w:szCs w:val="28"/>
          </w:rPr>
          <w:delText>Mpundu Kaunda vs. The People</w:delText>
        </w:r>
        <w:r w:rsidR="007D59F8">
          <w:rPr>
            <w:rFonts w:ascii="Bookman Old Style" w:hAnsi="Bookman Old Style"/>
            <w:b/>
            <w:sz w:val="28"/>
            <w:szCs w:val="28"/>
          </w:rPr>
          <w:delText>¹</w:delText>
        </w:r>
        <w:r>
          <w:rPr>
            <w:rFonts w:ascii="Bookman Old Style" w:hAnsi="Bookman Old Style"/>
            <w:sz w:val="28"/>
            <w:szCs w:val="28"/>
          </w:rPr>
          <w:delText xml:space="preserve"> and </w:delText>
        </w:r>
        <w:r>
          <w:rPr>
            <w:rFonts w:ascii="Bookman Old Style" w:hAnsi="Bookman Old Style"/>
            <w:b/>
            <w:sz w:val="28"/>
            <w:szCs w:val="28"/>
          </w:rPr>
          <w:delText xml:space="preserve">Bornface </w:delText>
        </w:r>
        <w:r w:rsidRPr="0010045B">
          <w:rPr>
            <w:rFonts w:ascii="Bookman Old Style" w:hAnsi="Bookman Old Style"/>
            <w:b/>
            <w:sz w:val="28"/>
            <w:szCs w:val="28"/>
          </w:rPr>
          <w:delText>Chanda Chola and Others vs. People</w:delText>
        </w:r>
        <w:r w:rsidR="007D59F8">
          <w:rPr>
            <w:rFonts w:ascii="Bookman Old Style" w:hAnsi="Bookman Old Style"/>
            <w:b/>
            <w:sz w:val="28"/>
            <w:szCs w:val="28"/>
          </w:rPr>
          <w:delText>²</w:delText>
        </w:r>
        <w:r w:rsidR="00240935">
          <w:rPr>
            <w:rFonts w:ascii="Bookman Old Style" w:hAnsi="Bookman Old Style"/>
            <w:sz w:val="28"/>
            <w:szCs w:val="28"/>
          </w:rPr>
          <w:delText xml:space="preserve"> were</w:delText>
        </w:r>
        <w:r>
          <w:rPr>
            <w:rFonts w:ascii="Bookman Old Style" w:hAnsi="Bookman Old Style"/>
            <w:sz w:val="28"/>
            <w:szCs w:val="28"/>
          </w:rPr>
          <w:delText xml:space="preserve"> cited.  It was </w:delText>
        </w:r>
        <w:r w:rsidR="00240935">
          <w:rPr>
            <w:rFonts w:ascii="Bookman Old Style" w:hAnsi="Bookman Old Style"/>
            <w:sz w:val="28"/>
            <w:szCs w:val="28"/>
          </w:rPr>
          <w:delText>submitted</w:delText>
        </w:r>
        <w:r>
          <w:rPr>
            <w:rFonts w:ascii="Bookman Old Style" w:hAnsi="Bookman Old Style"/>
            <w:sz w:val="28"/>
            <w:szCs w:val="28"/>
          </w:rPr>
          <w:delText xml:space="preserve"> that in her evi</w:delText>
        </w:r>
        <w:r w:rsidR="00240935">
          <w:rPr>
            <w:rFonts w:ascii="Bookman Old Style" w:hAnsi="Bookman Old Style"/>
            <w:sz w:val="28"/>
            <w:szCs w:val="28"/>
          </w:rPr>
          <w:delText>dence</w:delText>
        </w:r>
        <w:r w:rsidR="00D82C5E">
          <w:rPr>
            <w:rFonts w:ascii="Bookman Old Style" w:hAnsi="Bookman Old Style"/>
            <w:sz w:val="28"/>
            <w:szCs w:val="28"/>
          </w:rPr>
          <w:delText>,</w:delText>
        </w:r>
        <w:r w:rsidR="00240935">
          <w:rPr>
            <w:rFonts w:ascii="Bookman Old Style" w:hAnsi="Bookman Old Style"/>
            <w:sz w:val="28"/>
            <w:szCs w:val="28"/>
          </w:rPr>
          <w:delText xml:space="preserve"> PW2 stated</w:delText>
        </w:r>
        <w:r>
          <w:rPr>
            <w:rFonts w:ascii="Bookman Old Style" w:hAnsi="Bookman Old Style"/>
            <w:sz w:val="28"/>
            <w:szCs w:val="28"/>
          </w:rPr>
          <w:delText xml:space="preserve"> that </w:delText>
        </w:r>
        <w:r w:rsidR="00D82C5E">
          <w:rPr>
            <w:rFonts w:ascii="Bookman Old Style" w:hAnsi="Bookman Old Style"/>
            <w:sz w:val="28"/>
            <w:szCs w:val="28"/>
          </w:rPr>
          <w:delText>the night of 14th December, 2007</w:delText>
        </w:r>
        <w:r>
          <w:rPr>
            <w:rFonts w:ascii="Bookman Old Style" w:hAnsi="Bookman Old Style"/>
            <w:sz w:val="28"/>
            <w:szCs w:val="28"/>
          </w:rPr>
          <w:delText xml:space="preserve"> was dark and that she followed a group of about 10 people and observed while in hiding how the group apprehende</w:delText>
        </w:r>
        <w:r w:rsidR="00240935">
          <w:rPr>
            <w:rFonts w:ascii="Bookman Old Style" w:hAnsi="Bookman Old Style"/>
            <w:sz w:val="28"/>
            <w:szCs w:val="28"/>
          </w:rPr>
          <w:delText>d and beat up her father. S</w:delText>
        </w:r>
        <w:r>
          <w:rPr>
            <w:rFonts w:ascii="Bookman Old Style" w:hAnsi="Bookman Old Style"/>
            <w:sz w:val="28"/>
            <w:szCs w:val="28"/>
          </w:rPr>
          <w:delText>he said there was moonlight and als</w:delText>
        </w:r>
        <w:r w:rsidR="00240935">
          <w:rPr>
            <w:rFonts w:ascii="Bookman Old Style" w:hAnsi="Bookman Old Style"/>
            <w:sz w:val="28"/>
            <w:szCs w:val="28"/>
          </w:rPr>
          <w:delText>o that it rained heavily that</w:delText>
        </w:r>
        <w:r>
          <w:rPr>
            <w:rFonts w:ascii="Bookman Old Style" w:hAnsi="Bookman Old Style"/>
            <w:sz w:val="28"/>
            <w:szCs w:val="28"/>
          </w:rPr>
          <w:delText xml:space="preserve"> night.  It was pointed out that </w:delText>
        </w:r>
        <w:r w:rsidR="00240935">
          <w:rPr>
            <w:rFonts w:ascii="Bookman Old Style" w:hAnsi="Bookman Old Style"/>
            <w:sz w:val="28"/>
            <w:szCs w:val="28"/>
          </w:rPr>
          <w:delText>although the evidence of PW3 was substantially</w:delText>
        </w:r>
        <w:r>
          <w:rPr>
            <w:rFonts w:ascii="Bookman Old Style" w:hAnsi="Bookman Old Style"/>
            <w:sz w:val="28"/>
            <w:szCs w:val="28"/>
          </w:rPr>
          <w:delText xml:space="preserve"> the same as that </w:delText>
        </w:r>
        <w:r w:rsidR="00240935">
          <w:rPr>
            <w:rFonts w:ascii="Bookman Old Style" w:hAnsi="Bookman Old Style"/>
            <w:sz w:val="28"/>
            <w:szCs w:val="28"/>
          </w:rPr>
          <w:delText xml:space="preserve">of </w:delText>
        </w:r>
        <w:r>
          <w:rPr>
            <w:rFonts w:ascii="Bookman Old Style" w:hAnsi="Bookman Old Style"/>
            <w:sz w:val="28"/>
            <w:szCs w:val="28"/>
          </w:rPr>
          <w:delText>PW2</w:delText>
        </w:r>
        <w:r w:rsidR="00240935">
          <w:rPr>
            <w:rFonts w:ascii="Bookman Old Style" w:hAnsi="Bookman Old Style"/>
            <w:sz w:val="28"/>
            <w:szCs w:val="28"/>
          </w:rPr>
          <w:delText>, the evidence of</w:delText>
        </w:r>
        <w:r w:rsidR="006C1001">
          <w:rPr>
            <w:rFonts w:ascii="Bookman Old Style" w:hAnsi="Bookman Old Style"/>
            <w:sz w:val="28"/>
            <w:szCs w:val="28"/>
          </w:rPr>
          <w:delText xml:space="preserve"> </w:delText>
        </w:r>
        <w:r>
          <w:rPr>
            <w:rFonts w:ascii="Bookman Old Style" w:hAnsi="Bookman Old Style"/>
            <w:sz w:val="28"/>
            <w:szCs w:val="28"/>
          </w:rPr>
          <w:delText xml:space="preserve">PW3 </w:delText>
        </w:r>
        <w:r w:rsidR="00240935">
          <w:rPr>
            <w:rFonts w:ascii="Bookman Old Style" w:hAnsi="Bookman Old Style"/>
            <w:sz w:val="28"/>
            <w:szCs w:val="28"/>
          </w:rPr>
          <w:delText xml:space="preserve">was </w:delText>
        </w:r>
        <w:r>
          <w:rPr>
            <w:rFonts w:ascii="Bookman Old Style" w:hAnsi="Bookman Old Style"/>
            <w:sz w:val="28"/>
            <w:szCs w:val="28"/>
          </w:rPr>
          <w:delText>that she made her observations from a distance of 30 metres and that there was partial moonlight that nig</w:delText>
        </w:r>
        <w:r w:rsidR="006C1001">
          <w:rPr>
            <w:rFonts w:ascii="Bookman Old Style" w:hAnsi="Bookman Old Style"/>
            <w:sz w:val="28"/>
            <w:szCs w:val="28"/>
          </w:rPr>
          <w:delText>ht</w:delText>
        </w:r>
        <w:r>
          <w:rPr>
            <w:rFonts w:ascii="Bookman Old Style" w:hAnsi="Bookman Old Style"/>
            <w:sz w:val="28"/>
            <w:szCs w:val="28"/>
          </w:rPr>
          <w:delText xml:space="preserve"> although it was dark and rainy.  </w:delText>
        </w:r>
      </w:del>
    </w:p>
    <w:p w14:paraId="73F1E49A" w14:textId="77777777" w:rsidR="00691670" w:rsidRDefault="00691670" w:rsidP="00691670">
      <w:pPr>
        <w:spacing w:after="0" w:line="240" w:lineRule="auto"/>
        <w:ind w:firstLine="720"/>
        <w:jc w:val="both"/>
        <w:rPr>
          <w:del w:id="185" w:author="USR" w:date="2026-09-25T20:02:00Z" w16du:dateUtc="2026-09-26T00:02:00Z"/>
          <w:rFonts w:ascii="Bookman Old Style" w:hAnsi="Bookman Old Style"/>
          <w:sz w:val="28"/>
          <w:szCs w:val="28"/>
        </w:rPr>
      </w:pPr>
    </w:p>
    <w:p w14:paraId="21DBD0EC" w14:textId="77777777" w:rsidR="00D82C5E" w:rsidRDefault="004E4C0B" w:rsidP="004E4C0B">
      <w:pPr>
        <w:spacing w:line="480" w:lineRule="auto"/>
        <w:ind w:firstLine="720"/>
        <w:jc w:val="both"/>
        <w:rPr>
          <w:del w:id="186" w:author="USR" w:date="2026-09-25T20:02:00Z" w16du:dateUtc="2026-09-26T00:02:00Z"/>
          <w:rFonts w:ascii="Bookman Old Style" w:hAnsi="Bookman Old Style"/>
          <w:sz w:val="28"/>
          <w:szCs w:val="28"/>
        </w:rPr>
      </w:pPr>
      <w:del w:id="187" w:author="USR" w:date="2026-09-25T20:02:00Z" w16du:dateUtc="2026-09-26T00:02:00Z">
        <w:r>
          <w:rPr>
            <w:rFonts w:ascii="Bookman Old Style" w:hAnsi="Bookman Old Style"/>
            <w:sz w:val="28"/>
            <w:szCs w:val="28"/>
          </w:rPr>
          <w:delText xml:space="preserve">It was contended that it is impossible </w:delText>
        </w:r>
        <w:r w:rsidR="00240935">
          <w:rPr>
            <w:rFonts w:ascii="Bookman Old Style" w:hAnsi="Bookman Old Style"/>
            <w:sz w:val="28"/>
            <w:szCs w:val="28"/>
          </w:rPr>
          <w:delText xml:space="preserve">to have </w:delText>
        </w:r>
        <w:r>
          <w:rPr>
            <w:rFonts w:ascii="Bookman Old Style" w:hAnsi="Bookman Old Style"/>
            <w:sz w:val="28"/>
            <w:szCs w:val="28"/>
          </w:rPr>
          <w:delText>moonlight on a dark rainy night and hence</w:delText>
        </w:r>
        <w:r w:rsidR="00D82C5E">
          <w:rPr>
            <w:rFonts w:ascii="Bookman Old Style" w:hAnsi="Bookman Old Style"/>
            <w:sz w:val="28"/>
            <w:szCs w:val="28"/>
          </w:rPr>
          <w:delText>,</w:delText>
        </w:r>
        <w:r>
          <w:rPr>
            <w:rFonts w:ascii="Bookman Old Style" w:hAnsi="Bookman Old Style"/>
            <w:sz w:val="28"/>
            <w:szCs w:val="28"/>
          </w:rPr>
          <w:delText xml:space="preserve"> PW2 and PW3 could have made an honest mistake in identifying the Appellants.  It was submitted that the Court </w:delText>
        </w:r>
        <w:r w:rsidR="00D82C5E">
          <w:rPr>
            <w:rFonts w:ascii="Bookman Old Style" w:hAnsi="Bookman Old Style"/>
            <w:sz w:val="28"/>
            <w:szCs w:val="28"/>
          </w:rPr>
          <w:delText xml:space="preserve">below </w:delText>
        </w:r>
        <w:r>
          <w:rPr>
            <w:rFonts w:ascii="Bookman Old Style" w:hAnsi="Bookman Old Style"/>
            <w:sz w:val="28"/>
            <w:szCs w:val="28"/>
          </w:rPr>
          <w:delText>ought to have taken judicial notice of the fact that moonlight cannot exist before or during a dark rainy night.  That in fact</w:delText>
        </w:r>
        <w:r w:rsidR="00D82C5E">
          <w:rPr>
            <w:rFonts w:ascii="Bookman Old Style" w:hAnsi="Bookman Old Style"/>
            <w:sz w:val="28"/>
            <w:szCs w:val="28"/>
          </w:rPr>
          <w:delText>,</w:delText>
        </w:r>
        <w:r>
          <w:rPr>
            <w:rFonts w:ascii="Bookman Old Style" w:hAnsi="Bookman Old Style"/>
            <w:sz w:val="28"/>
            <w:szCs w:val="28"/>
          </w:rPr>
          <w:delText xml:space="preserve"> PW3 stated that she did not know where the deceased was hiding and this should have raised suspicion in the mind of the Judge to entertain the possibility of an honest mistake</w:delText>
        </w:r>
        <w:r w:rsidR="00240935">
          <w:rPr>
            <w:rFonts w:ascii="Bookman Old Style" w:hAnsi="Bookman Old Style"/>
            <w:sz w:val="28"/>
            <w:szCs w:val="28"/>
          </w:rPr>
          <w:delText xml:space="preserve">. </w:delText>
        </w:r>
        <w:r>
          <w:rPr>
            <w:rFonts w:ascii="Bookman Old Style" w:hAnsi="Bookman Old Style"/>
            <w:sz w:val="28"/>
            <w:szCs w:val="28"/>
          </w:rPr>
          <w:delText xml:space="preserve">That the circumstances surrounding the events that night did not provide an opportunity for PW2 and PW3 to make reliable observations.  The cases of </w:delText>
        </w:r>
        <w:r>
          <w:rPr>
            <w:rFonts w:ascii="Bookman Old Style" w:hAnsi="Bookman Old Style"/>
            <w:b/>
            <w:sz w:val="28"/>
            <w:szCs w:val="28"/>
          </w:rPr>
          <w:delText>Mushala vs. T</w:delText>
        </w:r>
        <w:r w:rsidR="009D388A">
          <w:rPr>
            <w:rFonts w:ascii="Bookman Old Style" w:hAnsi="Bookman Old Style"/>
            <w:b/>
            <w:sz w:val="28"/>
            <w:szCs w:val="28"/>
          </w:rPr>
          <w:delText>he People</w:delText>
        </w:r>
        <w:r w:rsidR="007D59F8">
          <w:rPr>
            <w:rFonts w:ascii="Bookman Old Style" w:hAnsi="Bookman Old Style"/>
            <w:b/>
            <w:sz w:val="28"/>
            <w:szCs w:val="28"/>
          </w:rPr>
          <w:delText>³</w:delText>
        </w:r>
        <w:r>
          <w:rPr>
            <w:rFonts w:ascii="Bookman Old Style" w:hAnsi="Bookman Old Style"/>
            <w:b/>
            <w:sz w:val="28"/>
            <w:szCs w:val="28"/>
          </w:rPr>
          <w:delText xml:space="preserve"> </w:delText>
        </w:r>
        <w:r w:rsidRPr="002B2640">
          <w:rPr>
            <w:rFonts w:ascii="Bookman Old Style" w:hAnsi="Bookman Old Style"/>
            <w:sz w:val="28"/>
            <w:szCs w:val="28"/>
          </w:rPr>
          <w:delText>and</w:delText>
        </w:r>
        <w:r>
          <w:rPr>
            <w:rFonts w:ascii="Bookman Old Style" w:hAnsi="Bookman Old Style"/>
            <w:b/>
            <w:sz w:val="28"/>
            <w:szCs w:val="28"/>
          </w:rPr>
          <w:delText xml:space="preserve"> Chimbo and Oth</w:delText>
        </w:r>
        <w:r w:rsidR="009D388A">
          <w:rPr>
            <w:rFonts w:ascii="Bookman Old Style" w:hAnsi="Bookman Old Style"/>
            <w:b/>
            <w:sz w:val="28"/>
            <w:szCs w:val="28"/>
          </w:rPr>
          <w:delText>ers vs. The People</w:delText>
        </w:r>
        <w:r w:rsidR="007D59F8">
          <w:rPr>
            <w:rFonts w:ascii="Bookman Old Style" w:hAnsi="Bookman Old Style"/>
            <w:b/>
            <w:sz w:val="28"/>
            <w:szCs w:val="28"/>
          </w:rPr>
          <w:delText xml:space="preserve"> </w:delText>
        </w:r>
        <w:r w:rsidRPr="00412FC0">
          <w:rPr>
            <w:rFonts w:ascii="Bookman Old Style" w:hAnsi="Bookman Old Style"/>
            <w:sz w:val="28"/>
            <w:szCs w:val="28"/>
          </w:rPr>
          <w:delText xml:space="preserve">were cited </w:delText>
        </w:r>
        <w:r>
          <w:rPr>
            <w:rFonts w:ascii="Bookman Old Style" w:hAnsi="Bookman Old Style"/>
            <w:sz w:val="28"/>
            <w:szCs w:val="28"/>
          </w:rPr>
          <w:delText xml:space="preserve">in support of this argument. </w:delText>
        </w:r>
      </w:del>
    </w:p>
    <w:p w14:paraId="08EAB3A5" w14:textId="77777777" w:rsidR="004E4C0B" w:rsidRDefault="00D82C5E" w:rsidP="00DD65A2">
      <w:pPr>
        <w:spacing w:line="480" w:lineRule="auto"/>
        <w:ind w:firstLine="720"/>
        <w:jc w:val="both"/>
        <w:rPr>
          <w:del w:id="188" w:author="USR" w:date="2026-09-25T20:02:00Z" w16du:dateUtc="2026-09-26T00:02:00Z"/>
          <w:rFonts w:ascii="Bookman Old Style" w:hAnsi="Bookman Old Style"/>
          <w:sz w:val="28"/>
          <w:szCs w:val="28"/>
        </w:rPr>
      </w:pPr>
      <w:del w:id="189" w:author="USR" w:date="2026-09-25T20:02:00Z" w16du:dateUtc="2026-09-26T00:02:00Z">
        <w:r>
          <w:rPr>
            <w:rFonts w:ascii="Bookman Old Style" w:hAnsi="Bookman Old Style"/>
            <w:sz w:val="28"/>
            <w:szCs w:val="28"/>
          </w:rPr>
          <w:delText>It was argued t</w:delText>
        </w:r>
        <w:r w:rsidR="00240935">
          <w:rPr>
            <w:rFonts w:ascii="Bookman Old Style" w:hAnsi="Bookman Old Style"/>
            <w:sz w:val="28"/>
            <w:szCs w:val="28"/>
          </w:rPr>
          <w:delText>hat PW2 and PW3 were suspect witnesses and</w:delText>
        </w:r>
        <w:r w:rsidR="004E4C0B">
          <w:rPr>
            <w:rFonts w:ascii="Bookman Old Style" w:hAnsi="Bookman Old Style"/>
            <w:sz w:val="28"/>
            <w:szCs w:val="28"/>
          </w:rPr>
          <w:delText xml:space="preserve"> that the greatest danger to be guarded against in </w:delText>
        </w:r>
        <w:r w:rsidR="00240935">
          <w:rPr>
            <w:rFonts w:ascii="Bookman Old Style" w:hAnsi="Bookman Old Style"/>
            <w:sz w:val="28"/>
            <w:szCs w:val="28"/>
          </w:rPr>
          <w:delText xml:space="preserve">such cases </w:delText>
        </w:r>
        <w:r w:rsidR="004E4C0B">
          <w:rPr>
            <w:rFonts w:ascii="Bookman Old Style" w:hAnsi="Bookman Old Style"/>
            <w:sz w:val="28"/>
            <w:szCs w:val="28"/>
          </w:rPr>
          <w:delText xml:space="preserve">is the danger of false implication or honest mistake and </w:delText>
        </w:r>
        <w:r w:rsidR="00DD65A2">
          <w:rPr>
            <w:rFonts w:ascii="Bookman Old Style" w:hAnsi="Bookman Old Style"/>
            <w:sz w:val="28"/>
            <w:szCs w:val="28"/>
          </w:rPr>
          <w:delText xml:space="preserve">that </w:delText>
        </w:r>
        <w:r w:rsidR="004E4C0B">
          <w:rPr>
            <w:rFonts w:ascii="Bookman Old Style" w:hAnsi="Bookman Old Style"/>
            <w:sz w:val="28"/>
            <w:szCs w:val="28"/>
          </w:rPr>
          <w:delText xml:space="preserve">greatest care should be taken to ensure that, that danger had been excluded.       </w:delText>
        </w:r>
        <w:r w:rsidR="00DD65A2">
          <w:rPr>
            <w:rFonts w:ascii="Bookman Old Style" w:hAnsi="Bookman Old Style"/>
            <w:sz w:val="28"/>
            <w:szCs w:val="28"/>
          </w:rPr>
          <w:delText xml:space="preserve">It was contended </w:delText>
        </w:r>
        <w:r w:rsidR="007B20FE">
          <w:rPr>
            <w:rFonts w:ascii="Bookman Old Style" w:hAnsi="Bookman Old Style"/>
            <w:sz w:val="28"/>
            <w:szCs w:val="28"/>
          </w:rPr>
          <w:delText xml:space="preserve">that </w:delText>
        </w:r>
        <w:r w:rsidR="00BD4C66">
          <w:rPr>
            <w:rFonts w:ascii="Bookman Old Style" w:hAnsi="Bookman Old Style"/>
            <w:sz w:val="28"/>
            <w:szCs w:val="28"/>
          </w:rPr>
          <w:delText>PW2 and PW3</w:delText>
        </w:r>
        <w:r w:rsidR="00DD65A2">
          <w:rPr>
            <w:rFonts w:ascii="Bookman Old Style" w:hAnsi="Bookman Old Style"/>
            <w:sz w:val="28"/>
            <w:szCs w:val="28"/>
          </w:rPr>
          <w:delText>’s evidence was not corroborated</w:delText>
        </w:r>
        <w:r w:rsidR="007B20FE">
          <w:rPr>
            <w:rFonts w:ascii="Bookman Old Style" w:hAnsi="Bookman Old Style"/>
            <w:sz w:val="28"/>
            <w:szCs w:val="28"/>
          </w:rPr>
          <w:delText>,</w:delText>
        </w:r>
        <w:r w:rsidR="00BD4C66">
          <w:rPr>
            <w:rFonts w:ascii="Bookman Old Style" w:hAnsi="Bookman Old Style"/>
            <w:sz w:val="28"/>
            <w:szCs w:val="28"/>
          </w:rPr>
          <w:delText xml:space="preserve"> and</w:delText>
        </w:r>
        <w:r w:rsidR="00DD65A2">
          <w:rPr>
            <w:rFonts w:ascii="Bookman Old Style" w:hAnsi="Bookman Old Style"/>
            <w:sz w:val="28"/>
            <w:szCs w:val="28"/>
          </w:rPr>
          <w:delText>,</w:delText>
        </w:r>
        <w:r w:rsidR="00BD4C66">
          <w:rPr>
            <w:rFonts w:ascii="Bookman Old Style" w:hAnsi="Bookman Old Style"/>
            <w:sz w:val="28"/>
            <w:szCs w:val="28"/>
          </w:rPr>
          <w:delText xml:space="preserve"> </w:delText>
        </w:r>
        <w:r w:rsidR="00DD65A2">
          <w:rPr>
            <w:rFonts w:ascii="Bookman Old Style" w:hAnsi="Bookman Old Style"/>
            <w:sz w:val="28"/>
            <w:szCs w:val="28"/>
          </w:rPr>
          <w:delText xml:space="preserve">therefore, </w:delText>
        </w:r>
        <w:r w:rsidR="004E4C0B">
          <w:rPr>
            <w:rFonts w:ascii="Bookman Old Style" w:hAnsi="Bookman Old Style"/>
            <w:sz w:val="28"/>
            <w:szCs w:val="28"/>
          </w:rPr>
          <w:delText>it would be unsafe to uphold such conviction</w:delText>
        </w:r>
        <w:r w:rsidR="007B20FE">
          <w:rPr>
            <w:rFonts w:ascii="Bookman Old Style" w:hAnsi="Bookman Old Style"/>
            <w:sz w:val="28"/>
            <w:szCs w:val="28"/>
          </w:rPr>
          <w:delText>.</w:delText>
        </w:r>
        <w:r w:rsidR="004E4C0B">
          <w:rPr>
            <w:rFonts w:ascii="Bookman Old Style" w:hAnsi="Bookman Old Style"/>
            <w:sz w:val="28"/>
            <w:szCs w:val="28"/>
          </w:rPr>
          <w:delText xml:space="preserve"> </w:delText>
        </w:r>
      </w:del>
    </w:p>
    <w:p w14:paraId="2EFA867A" w14:textId="77777777" w:rsidR="00691670" w:rsidRDefault="00691670" w:rsidP="00691670">
      <w:pPr>
        <w:spacing w:after="0" w:line="240" w:lineRule="auto"/>
        <w:ind w:firstLine="720"/>
        <w:jc w:val="both"/>
        <w:rPr>
          <w:del w:id="190" w:author="USR" w:date="2026-09-25T20:02:00Z" w16du:dateUtc="2026-09-26T00:02:00Z"/>
          <w:rFonts w:ascii="Bookman Old Style" w:hAnsi="Bookman Old Style"/>
          <w:sz w:val="28"/>
          <w:szCs w:val="28"/>
        </w:rPr>
      </w:pPr>
    </w:p>
    <w:p w14:paraId="5C05BF60" w14:textId="77777777" w:rsidR="004E4C0B" w:rsidRDefault="00DD65A2" w:rsidP="004E4C0B">
      <w:pPr>
        <w:spacing w:line="480" w:lineRule="auto"/>
        <w:ind w:firstLine="720"/>
        <w:jc w:val="both"/>
        <w:rPr>
          <w:del w:id="191" w:author="USR" w:date="2026-09-25T20:02:00Z" w16du:dateUtc="2026-09-26T00:02:00Z"/>
          <w:rFonts w:ascii="Bookman Old Style" w:hAnsi="Bookman Old Style"/>
          <w:sz w:val="28"/>
          <w:szCs w:val="28"/>
        </w:rPr>
      </w:pPr>
      <w:del w:id="192" w:author="USR" w:date="2026-09-25T20:02:00Z" w16du:dateUtc="2026-09-26T00:02:00Z">
        <w:r>
          <w:rPr>
            <w:rFonts w:ascii="Bookman Old Style" w:hAnsi="Bookman Old Style"/>
            <w:sz w:val="28"/>
            <w:szCs w:val="28"/>
          </w:rPr>
          <w:delText>On the evidence of the arresting officer</w:delText>
        </w:r>
        <w:r w:rsidR="007B20FE">
          <w:rPr>
            <w:rFonts w:ascii="Bookman Old Style" w:hAnsi="Bookman Old Style"/>
            <w:sz w:val="28"/>
            <w:szCs w:val="28"/>
          </w:rPr>
          <w:delText xml:space="preserve"> </w:delText>
        </w:r>
        <w:r w:rsidR="004E4C0B">
          <w:rPr>
            <w:rFonts w:ascii="Bookman Old Style" w:hAnsi="Bookman Old Style"/>
            <w:sz w:val="28"/>
            <w:szCs w:val="28"/>
          </w:rPr>
          <w:delText xml:space="preserve">(PW5), </w:delText>
        </w:r>
        <w:r>
          <w:rPr>
            <w:rFonts w:ascii="Bookman Old Style" w:hAnsi="Bookman Old Style"/>
            <w:sz w:val="28"/>
            <w:szCs w:val="28"/>
          </w:rPr>
          <w:delText xml:space="preserve">it was contended </w:delText>
        </w:r>
        <w:r w:rsidR="004E4C0B">
          <w:rPr>
            <w:rFonts w:ascii="Bookman Old Style" w:hAnsi="Bookman Old Style"/>
            <w:sz w:val="28"/>
            <w:szCs w:val="28"/>
          </w:rPr>
          <w:delText>that he did not carry out any independent inv</w:delText>
        </w:r>
        <w:r>
          <w:rPr>
            <w:rFonts w:ascii="Bookman Old Style" w:hAnsi="Bookman Old Style"/>
            <w:sz w:val="28"/>
            <w:szCs w:val="28"/>
          </w:rPr>
          <w:delText>estigation in this case as</w:delText>
        </w:r>
        <w:r w:rsidR="004E4C0B">
          <w:rPr>
            <w:rFonts w:ascii="Bookman Old Style" w:hAnsi="Bookman Old Style"/>
            <w:sz w:val="28"/>
            <w:szCs w:val="28"/>
          </w:rPr>
          <w:delText xml:space="preserve"> he relied on what </w:delText>
        </w:r>
        <w:r>
          <w:rPr>
            <w:rFonts w:ascii="Bookman Old Style" w:hAnsi="Bookman Old Style"/>
            <w:sz w:val="28"/>
            <w:szCs w:val="28"/>
          </w:rPr>
          <w:delText xml:space="preserve">he was told by </w:delText>
        </w:r>
        <w:r w:rsidR="004E4C0B">
          <w:rPr>
            <w:rFonts w:ascii="Bookman Old Style" w:hAnsi="Bookman Old Style"/>
            <w:sz w:val="28"/>
            <w:szCs w:val="28"/>
          </w:rPr>
          <w:delText xml:space="preserve">his fellow officer </w:delText>
        </w:r>
        <w:r>
          <w:rPr>
            <w:rFonts w:ascii="Bookman Old Style" w:hAnsi="Bookman Old Style"/>
            <w:sz w:val="28"/>
            <w:szCs w:val="28"/>
          </w:rPr>
          <w:delText>and the relatives of</w:delText>
        </w:r>
        <w:r w:rsidR="004E4C0B">
          <w:rPr>
            <w:rFonts w:ascii="Bookman Old Style" w:hAnsi="Bookman Old Style"/>
            <w:sz w:val="28"/>
            <w:szCs w:val="28"/>
          </w:rPr>
          <w:delText xml:space="preserve"> the deceased who pointed out the Appellants t</w:delText>
        </w:r>
        <w:r>
          <w:rPr>
            <w:rFonts w:ascii="Bookman Old Style" w:hAnsi="Bookman Old Style"/>
            <w:sz w:val="28"/>
            <w:szCs w:val="28"/>
          </w:rPr>
          <w:delText>o hi</w:delText>
        </w:r>
        <w:r w:rsidR="004E4C0B">
          <w:rPr>
            <w:rFonts w:ascii="Bookman Old Style" w:hAnsi="Bookman Old Style"/>
            <w:sz w:val="28"/>
            <w:szCs w:val="28"/>
          </w:rPr>
          <w:delText>m. That had PW5 carried out independent investigations</w:delText>
        </w:r>
        <w:r>
          <w:rPr>
            <w:rFonts w:ascii="Bookman Old Style" w:hAnsi="Bookman Old Style"/>
            <w:sz w:val="28"/>
            <w:szCs w:val="28"/>
          </w:rPr>
          <w:delText>,</w:delText>
        </w:r>
        <w:r w:rsidR="004E4C0B">
          <w:rPr>
            <w:rFonts w:ascii="Bookman Old Style" w:hAnsi="Bookman Old Style"/>
            <w:sz w:val="28"/>
            <w:szCs w:val="28"/>
          </w:rPr>
          <w:delText xml:space="preserve"> he would have found that the 1</w:delText>
        </w:r>
        <w:r w:rsidR="004E4C0B" w:rsidRPr="00D30C8B">
          <w:rPr>
            <w:rFonts w:ascii="Bookman Old Style" w:hAnsi="Bookman Old Style"/>
            <w:sz w:val="28"/>
            <w:szCs w:val="28"/>
            <w:vertAlign w:val="superscript"/>
          </w:rPr>
          <w:delText>st</w:delText>
        </w:r>
        <w:r w:rsidR="004E4C0B">
          <w:rPr>
            <w:rFonts w:ascii="Bookman Old Style" w:hAnsi="Bookman Old Style"/>
            <w:sz w:val="28"/>
            <w:szCs w:val="28"/>
          </w:rPr>
          <w:delText xml:space="preserve"> Appellant had not taken part in</w:delText>
        </w:r>
        <w:r w:rsidR="004A5B00">
          <w:rPr>
            <w:rFonts w:ascii="Bookman Old Style" w:hAnsi="Bookman Old Style"/>
            <w:sz w:val="28"/>
            <w:szCs w:val="28"/>
          </w:rPr>
          <w:delText xml:space="preserve"> the </w:delText>
        </w:r>
        <w:r w:rsidR="004E4C0B">
          <w:rPr>
            <w:rFonts w:ascii="Bookman Old Style" w:hAnsi="Bookman Old Style"/>
            <w:sz w:val="28"/>
            <w:szCs w:val="28"/>
          </w:rPr>
          <w:delText>killing of the deceased but that he had gone to the scene to</w:delText>
        </w:r>
        <w:r>
          <w:rPr>
            <w:rFonts w:ascii="Bookman Old Style" w:hAnsi="Bookman Old Style"/>
            <w:sz w:val="28"/>
            <w:szCs w:val="28"/>
          </w:rPr>
          <w:delText xml:space="preserve"> rescue him from an angry mob and t</w:delText>
        </w:r>
        <w:r w:rsidR="004E4C0B">
          <w:rPr>
            <w:rFonts w:ascii="Bookman Old Style" w:hAnsi="Bookman Old Style"/>
            <w:sz w:val="28"/>
            <w:szCs w:val="28"/>
          </w:rPr>
          <w:delText>hat the 2</w:delText>
        </w:r>
        <w:r w:rsidR="004E4C0B" w:rsidRPr="00B66EA1">
          <w:rPr>
            <w:rFonts w:ascii="Bookman Old Style" w:hAnsi="Bookman Old Style"/>
            <w:sz w:val="28"/>
            <w:szCs w:val="28"/>
            <w:vertAlign w:val="superscript"/>
          </w:rPr>
          <w:delText>nd</w:delText>
        </w:r>
        <w:r w:rsidR="004E4C0B">
          <w:rPr>
            <w:rFonts w:ascii="Bookman Old Style" w:hAnsi="Bookman Old Style"/>
            <w:sz w:val="28"/>
            <w:szCs w:val="28"/>
          </w:rPr>
          <w:delText xml:space="preserve"> Appellant was not at the scene of crime as alleged.  In support of this argument the case of </w:delText>
        </w:r>
        <w:r w:rsidR="009D388A">
          <w:rPr>
            <w:rFonts w:ascii="Bookman Old Style" w:hAnsi="Bookman Old Style"/>
            <w:b/>
            <w:sz w:val="28"/>
            <w:szCs w:val="28"/>
          </w:rPr>
          <w:delText>Katebe vs. The People</w:delText>
        </w:r>
        <w:r w:rsidR="007D59F8">
          <w:rPr>
            <w:rFonts w:ascii="Bookman Old Style" w:hAnsi="Bookman Old Style"/>
            <w:b/>
            <w:sz w:val="28"/>
            <w:szCs w:val="28"/>
          </w:rPr>
          <w:delText></w:delText>
        </w:r>
        <w:r w:rsidR="004E4C0B">
          <w:rPr>
            <w:rFonts w:ascii="Bookman Old Style" w:hAnsi="Bookman Old Style"/>
            <w:sz w:val="28"/>
            <w:szCs w:val="28"/>
          </w:rPr>
          <w:delText xml:space="preserve"> was cited where this Court held that: </w:delText>
        </w:r>
      </w:del>
    </w:p>
    <w:p w14:paraId="638BA389" w14:textId="77777777" w:rsidR="004E4C0B" w:rsidRPr="00B66EA1" w:rsidRDefault="004E4C0B" w:rsidP="004E4C0B">
      <w:pPr>
        <w:ind w:left="720"/>
        <w:jc w:val="both"/>
        <w:rPr>
          <w:del w:id="193" w:author="USR" w:date="2026-09-25T20:02:00Z" w16du:dateUtc="2026-09-26T00:02:00Z"/>
          <w:rFonts w:ascii="Bookman Old Style" w:hAnsi="Bookman Old Style"/>
          <w:b/>
          <w:sz w:val="28"/>
          <w:szCs w:val="28"/>
        </w:rPr>
      </w:pPr>
      <w:del w:id="194" w:author="USR" w:date="2026-09-25T20:02:00Z" w16du:dateUtc="2026-09-26T00:02:00Z">
        <w:r>
          <w:rPr>
            <w:rFonts w:ascii="Bookman Old Style" w:hAnsi="Bookman Old Style"/>
            <w:b/>
            <w:sz w:val="28"/>
            <w:szCs w:val="28"/>
          </w:rPr>
          <w:delText>“it is a derelic</w:delText>
        </w:r>
        <w:r w:rsidRPr="00B66EA1">
          <w:rPr>
            <w:rFonts w:ascii="Bookman Old Style" w:hAnsi="Bookman Old Style"/>
            <w:b/>
            <w:sz w:val="28"/>
            <w:szCs w:val="28"/>
          </w:rPr>
          <w:delText>tion of duty for an investigating officer not to make a proper investigation of an alleged alibi.”</w:delText>
        </w:r>
      </w:del>
    </w:p>
    <w:p w14:paraId="7F0D9A8E" w14:textId="77777777" w:rsidR="004E4C0B" w:rsidRDefault="004E4C0B" w:rsidP="004E4C0B">
      <w:pPr>
        <w:spacing w:after="0"/>
        <w:ind w:left="720"/>
        <w:jc w:val="both"/>
        <w:rPr>
          <w:del w:id="195" w:author="USR" w:date="2026-09-25T20:02:00Z" w16du:dateUtc="2026-09-26T00:02:00Z"/>
          <w:rFonts w:ascii="Bookman Old Style" w:hAnsi="Bookman Old Style"/>
          <w:sz w:val="28"/>
          <w:szCs w:val="28"/>
        </w:rPr>
      </w:pPr>
    </w:p>
    <w:p w14:paraId="47EF26FB" w14:textId="77777777" w:rsidR="00477DE3" w:rsidRDefault="00287F20" w:rsidP="00287F20">
      <w:pPr>
        <w:spacing w:line="480" w:lineRule="auto"/>
        <w:ind w:firstLine="720"/>
        <w:jc w:val="both"/>
        <w:rPr>
          <w:del w:id="196" w:author="USR" w:date="2026-09-25T20:02:00Z" w16du:dateUtc="2026-09-26T00:02:00Z"/>
          <w:rFonts w:ascii="Bookman Old Style" w:hAnsi="Bookman Old Style"/>
          <w:sz w:val="28"/>
          <w:szCs w:val="28"/>
        </w:rPr>
      </w:pPr>
      <w:del w:id="197" w:author="USR" w:date="2026-09-25T20:02:00Z" w16du:dateUtc="2026-09-26T00:02:00Z">
        <w:r>
          <w:rPr>
            <w:rFonts w:ascii="Bookman Old Style" w:hAnsi="Bookman Old Style"/>
            <w:sz w:val="28"/>
            <w:szCs w:val="28"/>
          </w:rPr>
          <w:delText xml:space="preserve">In </w:delText>
        </w:r>
        <w:r w:rsidR="00077298">
          <w:rPr>
            <w:rFonts w:ascii="Bookman Old Style" w:hAnsi="Bookman Old Style"/>
            <w:sz w:val="28"/>
            <w:szCs w:val="28"/>
          </w:rPr>
          <w:delText>his oral submissions on</w:delText>
        </w:r>
        <w:r>
          <w:rPr>
            <w:rFonts w:ascii="Bookman Old Style" w:hAnsi="Bookman Old Style"/>
            <w:sz w:val="28"/>
            <w:szCs w:val="28"/>
          </w:rPr>
          <w:delText xml:space="preserve"> ground one, Mr. Chomba  argued that the learned trial Judge ought to have warned himself of the danger of false implication by PW</w:delText>
        </w:r>
        <w:r w:rsidR="00C252CB">
          <w:rPr>
            <w:rFonts w:ascii="Bookman Old Style" w:hAnsi="Bookman Old Style"/>
            <w:sz w:val="28"/>
            <w:szCs w:val="28"/>
          </w:rPr>
          <w:delText>2</w:delText>
        </w:r>
        <w:r>
          <w:rPr>
            <w:rFonts w:ascii="Bookman Old Style" w:hAnsi="Bookman Old Style"/>
            <w:sz w:val="28"/>
            <w:szCs w:val="28"/>
          </w:rPr>
          <w:delText xml:space="preserve"> and PW</w:delText>
        </w:r>
        <w:r w:rsidR="00C252CB">
          <w:rPr>
            <w:rFonts w:ascii="Bookman Old Style" w:hAnsi="Bookman Old Style"/>
            <w:sz w:val="28"/>
            <w:szCs w:val="28"/>
          </w:rPr>
          <w:delText>3</w:delText>
        </w:r>
        <w:r>
          <w:rPr>
            <w:rFonts w:ascii="Bookman Old Style" w:hAnsi="Bookman Old Style"/>
            <w:sz w:val="28"/>
            <w:szCs w:val="28"/>
          </w:rPr>
          <w:delText xml:space="preserve"> and</w:delText>
        </w:r>
        <w:r w:rsidR="00077298">
          <w:rPr>
            <w:rFonts w:ascii="Bookman Old Style" w:hAnsi="Bookman Old Style"/>
            <w:sz w:val="28"/>
            <w:szCs w:val="28"/>
          </w:rPr>
          <w:delText xml:space="preserve"> that he should have</w:delText>
        </w:r>
        <w:r>
          <w:rPr>
            <w:rFonts w:ascii="Bookman Old Style" w:hAnsi="Bookman Old Style"/>
            <w:sz w:val="28"/>
            <w:szCs w:val="28"/>
          </w:rPr>
          <w:delText xml:space="preserve"> set out the compelling reasons that convinced him that the da</w:delText>
        </w:r>
        <w:r w:rsidR="00077298">
          <w:rPr>
            <w:rFonts w:ascii="Bookman Old Style" w:hAnsi="Bookman Old Style"/>
            <w:sz w:val="28"/>
            <w:szCs w:val="28"/>
          </w:rPr>
          <w:delText>ngers had been excluded. That by</w:delText>
        </w:r>
        <w:r>
          <w:rPr>
            <w:rFonts w:ascii="Bookman Old Style" w:hAnsi="Bookman Old Style"/>
            <w:sz w:val="28"/>
            <w:szCs w:val="28"/>
          </w:rPr>
          <w:delText xml:space="preserve"> failing to do so, the trial Judge misdirected himself. </w:delText>
        </w:r>
        <w:r w:rsidR="00077298">
          <w:rPr>
            <w:rFonts w:ascii="Bookman Old Style" w:hAnsi="Bookman Old Style"/>
            <w:sz w:val="28"/>
            <w:szCs w:val="28"/>
          </w:rPr>
          <w:delText xml:space="preserve">To buttress his argument, </w:delText>
        </w:r>
        <w:r>
          <w:rPr>
            <w:rFonts w:ascii="Bookman Old Style" w:hAnsi="Bookman Old Style"/>
            <w:sz w:val="28"/>
            <w:szCs w:val="28"/>
          </w:rPr>
          <w:delText>Mr. Ch</w:delText>
        </w:r>
        <w:r w:rsidR="00077298">
          <w:rPr>
            <w:rFonts w:ascii="Bookman Old Style" w:hAnsi="Bookman Old Style"/>
            <w:sz w:val="28"/>
            <w:szCs w:val="28"/>
          </w:rPr>
          <w:delText xml:space="preserve">omba </w:delText>
        </w:r>
        <w:r>
          <w:rPr>
            <w:rFonts w:ascii="Bookman Old Style" w:hAnsi="Bookman Old Style"/>
            <w:sz w:val="28"/>
            <w:szCs w:val="28"/>
          </w:rPr>
          <w:delText>rel</w:delText>
        </w:r>
        <w:r w:rsidR="00077298">
          <w:rPr>
            <w:rFonts w:ascii="Bookman Old Style" w:hAnsi="Bookman Old Style"/>
            <w:sz w:val="28"/>
            <w:szCs w:val="28"/>
          </w:rPr>
          <w:delText>ied</w:delText>
        </w:r>
        <w:r>
          <w:rPr>
            <w:rFonts w:ascii="Bookman Old Style" w:hAnsi="Bookman Old Style"/>
            <w:sz w:val="28"/>
            <w:szCs w:val="28"/>
          </w:rPr>
          <w:delText xml:space="preserve"> on the case of </w:delText>
        </w:r>
        <w:r>
          <w:rPr>
            <w:rFonts w:ascii="Bookman Old Style" w:hAnsi="Bookman Old Style"/>
            <w:b/>
            <w:sz w:val="28"/>
            <w:szCs w:val="28"/>
          </w:rPr>
          <w:delText>Kambarage Kaunda vs. The</w:delText>
        </w:r>
        <w:r w:rsidR="009D388A">
          <w:rPr>
            <w:rFonts w:ascii="Bookman Old Style" w:hAnsi="Bookman Old Style"/>
            <w:b/>
            <w:sz w:val="28"/>
            <w:szCs w:val="28"/>
          </w:rPr>
          <w:delText xml:space="preserve"> People</w:delText>
        </w:r>
        <w:r w:rsidR="007D59F8">
          <w:rPr>
            <w:rFonts w:ascii="Bookman Old Style" w:hAnsi="Bookman Old Style"/>
            <w:b/>
            <w:sz w:val="28"/>
            <w:szCs w:val="28"/>
          </w:rPr>
          <w:delText>¹</w:delText>
        </w:r>
        <w:r w:rsidR="00477DE3">
          <w:rPr>
            <w:rFonts w:ascii="Bookman Old Style" w:hAnsi="Bookman Old Style"/>
            <w:b/>
            <w:sz w:val="28"/>
            <w:szCs w:val="28"/>
          </w:rPr>
          <w:delText xml:space="preserve">. </w:delText>
        </w:r>
        <w:r w:rsidR="00477DE3">
          <w:rPr>
            <w:rFonts w:ascii="Bookman Old Style" w:hAnsi="Bookman Old Style"/>
            <w:sz w:val="28"/>
            <w:szCs w:val="28"/>
          </w:rPr>
          <w:delText xml:space="preserve">He </w:delText>
        </w:r>
        <w:r w:rsidR="003B739D">
          <w:rPr>
            <w:rFonts w:ascii="Bookman Old Style" w:hAnsi="Bookman Old Style"/>
            <w:sz w:val="28"/>
            <w:szCs w:val="28"/>
          </w:rPr>
          <w:delText xml:space="preserve">submitted </w:delText>
        </w:r>
        <w:r w:rsidR="00A57E28">
          <w:rPr>
            <w:rFonts w:ascii="Bookman Old Style" w:hAnsi="Bookman Old Style"/>
            <w:sz w:val="28"/>
            <w:szCs w:val="28"/>
          </w:rPr>
          <w:delText>that the evidence of PW2 and PW3</w:delText>
        </w:r>
        <w:r w:rsidR="003B739D">
          <w:rPr>
            <w:rFonts w:ascii="Bookman Old Style" w:hAnsi="Bookman Old Style"/>
            <w:sz w:val="28"/>
            <w:szCs w:val="28"/>
          </w:rPr>
          <w:delText xml:space="preserve"> should have been treated on the same footing as that of accomplices. </w:delText>
        </w:r>
        <w:r w:rsidR="005A2296">
          <w:rPr>
            <w:rFonts w:ascii="Bookman Old Style" w:hAnsi="Bookman Old Style"/>
            <w:sz w:val="28"/>
            <w:szCs w:val="28"/>
          </w:rPr>
          <w:delText>Counsel also</w:delText>
        </w:r>
        <w:r w:rsidR="003B739D">
          <w:rPr>
            <w:rFonts w:ascii="Bookman Old Style" w:hAnsi="Bookman Old Style"/>
            <w:sz w:val="28"/>
            <w:szCs w:val="28"/>
          </w:rPr>
          <w:delText xml:space="preserve"> referred to the case of </w:delText>
        </w:r>
        <w:r w:rsidR="00077298">
          <w:rPr>
            <w:rFonts w:ascii="Bookman Old Style" w:hAnsi="Bookman Old Style"/>
            <w:b/>
            <w:sz w:val="28"/>
            <w:szCs w:val="28"/>
          </w:rPr>
          <w:delText xml:space="preserve">Emmanuel Phiri </w:delText>
        </w:r>
        <w:r w:rsidR="00D70CA7">
          <w:rPr>
            <w:rFonts w:ascii="Bookman Old Style" w:hAnsi="Bookman Old Style"/>
            <w:b/>
            <w:sz w:val="28"/>
            <w:szCs w:val="28"/>
          </w:rPr>
          <w:delText xml:space="preserve">and Others </w:delText>
        </w:r>
        <w:r w:rsidR="00077298">
          <w:rPr>
            <w:rFonts w:ascii="Bookman Old Style" w:hAnsi="Bookman Old Style"/>
            <w:b/>
            <w:sz w:val="28"/>
            <w:szCs w:val="28"/>
          </w:rPr>
          <w:delText>vs. The People</w:delText>
        </w:r>
        <w:r w:rsidR="007D59F8">
          <w:rPr>
            <w:rFonts w:ascii="Bookman Old Style" w:hAnsi="Bookman Old Style"/>
            <w:b/>
            <w:sz w:val="28"/>
            <w:szCs w:val="28"/>
            <w:vertAlign w:val="superscript"/>
          </w:rPr>
          <w:delText>6</w:delText>
        </w:r>
        <w:r w:rsidR="007D59F8">
          <w:rPr>
            <w:rFonts w:ascii="Bookman Old Style" w:hAnsi="Bookman Old Style"/>
            <w:b/>
            <w:sz w:val="28"/>
            <w:szCs w:val="28"/>
          </w:rPr>
          <w:delText xml:space="preserve"> </w:delText>
        </w:r>
        <w:r w:rsidR="00477DE3">
          <w:rPr>
            <w:rFonts w:ascii="Bookman Old Style" w:hAnsi="Bookman Old Style"/>
            <w:sz w:val="28"/>
            <w:szCs w:val="28"/>
          </w:rPr>
          <w:delText>wher</w:delText>
        </w:r>
        <w:r w:rsidR="00077298">
          <w:rPr>
            <w:rFonts w:ascii="Bookman Old Style" w:hAnsi="Bookman Old Style"/>
            <w:sz w:val="28"/>
            <w:szCs w:val="28"/>
          </w:rPr>
          <w:delText xml:space="preserve">e </w:delText>
        </w:r>
        <w:r w:rsidR="00477DE3">
          <w:rPr>
            <w:rFonts w:ascii="Bookman Old Style" w:hAnsi="Bookman Old Style"/>
            <w:sz w:val="28"/>
            <w:szCs w:val="28"/>
          </w:rPr>
          <w:delText>it was held that:</w:delText>
        </w:r>
      </w:del>
    </w:p>
    <w:p w14:paraId="3CB74C84" w14:textId="77777777" w:rsidR="00477DE3" w:rsidRPr="00477DE3" w:rsidRDefault="00477DE3" w:rsidP="00477DE3">
      <w:pPr>
        <w:spacing w:line="240" w:lineRule="auto"/>
        <w:ind w:firstLine="720"/>
        <w:jc w:val="both"/>
        <w:rPr>
          <w:del w:id="198" w:author="USR" w:date="2026-09-25T20:02:00Z" w16du:dateUtc="2026-09-26T00:02:00Z"/>
          <w:rFonts w:ascii="Bookman Old Style" w:hAnsi="Bookman Old Style"/>
          <w:b/>
          <w:sz w:val="28"/>
          <w:szCs w:val="28"/>
        </w:rPr>
      </w:pPr>
      <w:del w:id="199" w:author="USR" w:date="2026-09-25T20:02:00Z" w16du:dateUtc="2026-09-26T00:02:00Z">
        <w:r>
          <w:rPr>
            <w:rFonts w:ascii="Bookman Old Style" w:hAnsi="Bookman Old Style"/>
            <w:b/>
            <w:sz w:val="28"/>
            <w:szCs w:val="28"/>
          </w:rPr>
          <w:delText>(</w:delText>
        </w:r>
        <w:r w:rsidRPr="00477DE3">
          <w:rPr>
            <w:rFonts w:ascii="Bookman Old Style" w:hAnsi="Bookman Old Style"/>
            <w:b/>
            <w:sz w:val="28"/>
            <w:szCs w:val="28"/>
          </w:rPr>
          <w:delText>iv)</w:delText>
        </w:r>
        <w:r w:rsidRPr="00477DE3">
          <w:rPr>
            <w:rFonts w:ascii="Bookman Old Style" w:hAnsi="Bookman Old Style"/>
            <w:b/>
            <w:sz w:val="28"/>
            <w:szCs w:val="28"/>
          </w:rPr>
          <w:tab/>
          <w:delText>The "something more" must be circumstances which, though not constituting corroboration as a matter of strict law, yet satisfy the court that the danger that the accused is being falsely implicated has been excluded and that it is safe to rely on the evidence of the accomplice implicating the accused. This is what is meant by "special and compelling grounds" as used in Machobane (1).</w:delText>
        </w:r>
      </w:del>
    </w:p>
    <w:p w14:paraId="5EFF3BEB" w14:textId="77777777" w:rsidR="00D70CA7" w:rsidRDefault="00D70CA7" w:rsidP="00D70CA7">
      <w:pPr>
        <w:spacing w:line="480" w:lineRule="auto"/>
        <w:jc w:val="both"/>
        <w:rPr>
          <w:del w:id="200" w:author="USR" w:date="2026-09-25T20:02:00Z" w16du:dateUtc="2026-09-26T00:02:00Z"/>
          <w:rFonts w:ascii="Bookman Old Style" w:hAnsi="Bookman Old Style"/>
          <w:sz w:val="28"/>
          <w:szCs w:val="28"/>
        </w:rPr>
      </w:pPr>
    </w:p>
    <w:p w14:paraId="00AA89A8" w14:textId="77777777" w:rsidR="0002115E" w:rsidRDefault="00287F20" w:rsidP="00D70CA7">
      <w:pPr>
        <w:spacing w:line="480" w:lineRule="auto"/>
        <w:ind w:firstLine="720"/>
        <w:jc w:val="both"/>
        <w:rPr>
          <w:del w:id="201" w:author="USR" w:date="2026-09-25T20:02:00Z" w16du:dateUtc="2026-09-26T00:02:00Z"/>
          <w:rFonts w:ascii="Bookman Old Style" w:hAnsi="Bookman Old Style"/>
          <w:sz w:val="28"/>
          <w:szCs w:val="28"/>
        </w:rPr>
      </w:pPr>
      <w:del w:id="202" w:author="USR" w:date="2026-09-25T20:02:00Z" w16du:dateUtc="2026-09-26T00:02:00Z">
        <w:r>
          <w:rPr>
            <w:rFonts w:ascii="Bookman Old Style" w:hAnsi="Bookman Old Style"/>
            <w:sz w:val="28"/>
            <w:szCs w:val="28"/>
          </w:rPr>
          <w:delText>Counsel argued that the trial Judge should not only have relied on the demeano</w:delText>
        </w:r>
        <w:r w:rsidR="00935BC3">
          <w:rPr>
            <w:rFonts w:ascii="Bookman Old Style" w:hAnsi="Bookman Old Style"/>
            <w:sz w:val="28"/>
            <w:szCs w:val="28"/>
          </w:rPr>
          <w:delText>u</w:delText>
        </w:r>
        <w:r>
          <w:rPr>
            <w:rFonts w:ascii="Bookman Old Style" w:hAnsi="Bookman Old Style"/>
            <w:sz w:val="28"/>
            <w:szCs w:val="28"/>
          </w:rPr>
          <w:delText>r of the witnesses but rather whether there was ‘something more’ to exclude the dangers of false implication. Mr. Chomba conceded that one of the Appellants put himself on the scene of crime only to the extent that he was there to rescue the deceased from the mob. That in this case, it was an error on the part of the trial court to convict the Appellants on the evidence of PW</w:delText>
        </w:r>
        <w:r w:rsidR="00C252CB">
          <w:rPr>
            <w:rFonts w:ascii="Bookman Old Style" w:hAnsi="Bookman Old Style"/>
            <w:sz w:val="28"/>
            <w:szCs w:val="28"/>
          </w:rPr>
          <w:delText>2</w:delText>
        </w:r>
        <w:r>
          <w:rPr>
            <w:rFonts w:ascii="Bookman Old Style" w:hAnsi="Bookman Old Style"/>
            <w:sz w:val="28"/>
            <w:szCs w:val="28"/>
          </w:rPr>
          <w:delText xml:space="preserve"> and PW</w:delText>
        </w:r>
        <w:r w:rsidR="00C252CB">
          <w:rPr>
            <w:rFonts w:ascii="Bookman Old Style" w:hAnsi="Bookman Old Style"/>
            <w:sz w:val="28"/>
            <w:szCs w:val="28"/>
          </w:rPr>
          <w:delText>3</w:delText>
        </w:r>
        <w:r>
          <w:rPr>
            <w:rFonts w:ascii="Bookman Old Style" w:hAnsi="Bookman Old Style"/>
            <w:sz w:val="28"/>
            <w:szCs w:val="28"/>
          </w:rPr>
          <w:delText xml:space="preserve">. </w:delText>
        </w:r>
      </w:del>
    </w:p>
    <w:p w14:paraId="296F98FF" w14:textId="77777777" w:rsidR="0002115E" w:rsidRPr="00287F20" w:rsidRDefault="00D70CA7" w:rsidP="00287F20">
      <w:pPr>
        <w:spacing w:line="480" w:lineRule="auto"/>
        <w:ind w:firstLine="720"/>
        <w:jc w:val="both"/>
        <w:rPr>
          <w:del w:id="203" w:author="USR" w:date="2026-09-25T20:02:00Z" w16du:dateUtc="2026-09-26T00:02:00Z"/>
          <w:rFonts w:ascii="Bookman Old Style" w:hAnsi="Bookman Old Style"/>
          <w:b/>
          <w:sz w:val="28"/>
          <w:szCs w:val="28"/>
        </w:rPr>
      </w:pPr>
      <w:del w:id="204" w:author="USR" w:date="2026-09-25T20:02:00Z" w16du:dateUtc="2026-09-26T00:02:00Z">
        <w:r>
          <w:rPr>
            <w:rFonts w:ascii="Bookman Old Style" w:hAnsi="Bookman Old Style"/>
            <w:sz w:val="28"/>
            <w:szCs w:val="28"/>
          </w:rPr>
          <w:delText>In support of ground two, in their written heads of argument, Counsel</w:delText>
        </w:r>
        <w:r w:rsidR="004E4C0B">
          <w:rPr>
            <w:rFonts w:ascii="Bookman Old Style" w:hAnsi="Bookman Old Style"/>
            <w:sz w:val="28"/>
            <w:szCs w:val="28"/>
          </w:rPr>
          <w:delText xml:space="preserve"> submitted that </w:delText>
        </w:r>
        <w:r w:rsidR="004A5B00">
          <w:rPr>
            <w:rFonts w:ascii="Bookman Old Style" w:hAnsi="Bookman Old Style"/>
            <w:sz w:val="28"/>
            <w:szCs w:val="28"/>
          </w:rPr>
          <w:delText xml:space="preserve">the </w:delText>
        </w:r>
        <w:r w:rsidR="004E4C0B">
          <w:rPr>
            <w:rFonts w:ascii="Bookman Old Style" w:hAnsi="Bookman Old Style"/>
            <w:sz w:val="28"/>
            <w:szCs w:val="28"/>
          </w:rPr>
          <w:delText xml:space="preserve">evidence of PW1, PW2 and PW5 confirmed that there were witchcraft accusations against the deceased by the Appellants.  It was contended that this amounted to extenuating circumstances in terms of </w:delText>
        </w:r>
        <w:r w:rsidR="004E4C0B" w:rsidRPr="00F04C11">
          <w:rPr>
            <w:rFonts w:ascii="Bookman Old Style" w:hAnsi="Bookman Old Style"/>
            <w:b/>
            <w:sz w:val="28"/>
            <w:szCs w:val="28"/>
          </w:rPr>
          <w:delText>Section 201 (1) of the Penal Code</w:delText>
        </w:r>
        <w:r w:rsidR="00456B10">
          <w:rPr>
            <w:rFonts w:ascii="Bookman Old Style" w:hAnsi="Bookman Old Style"/>
            <w:b/>
            <w:sz w:val="28"/>
            <w:szCs w:val="28"/>
          </w:rPr>
          <w:delText xml:space="preserve"> </w:delText>
        </w:r>
        <w:r w:rsidR="00456B10">
          <w:rPr>
            <w:rFonts w:ascii="Bookman Old Style" w:hAnsi="Bookman Old Style"/>
            <w:sz w:val="28"/>
            <w:szCs w:val="28"/>
          </w:rPr>
          <w:delText xml:space="preserve">adding that in </w:delText>
        </w:r>
        <w:r w:rsidR="004E4C0B">
          <w:rPr>
            <w:rFonts w:ascii="Bookman Old Style" w:hAnsi="Bookman Old Style"/>
            <w:sz w:val="28"/>
            <w:szCs w:val="28"/>
          </w:rPr>
          <w:delText xml:space="preserve">the case of </w:delText>
        </w:r>
        <w:r w:rsidR="004E4C0B" w:rsidRPr="00353554">
          <w:rPr>
            <w:rFonts w:ascii="Bookman Old Style" w:hAnsi="Bookman Old Style"/>
            <w:b/>
            <w:sz w:val="28"/>
            <w:szCs w:val="28"/>
          </w:rPr>
          <w:delText xml:space="preserve">Jack </w:delText>
        </w:r>
        <w:r w:rsidR="004E4C0B" w:rsidRPr="00F04C11">
          <w:rPr>
            <w:rFonts w:ascii="Bookman Old Style" w:hAnsi="Bookman Old Style"/>
            <w:b/>
            <w:sz w:val="28"/>
            <w:szCs w:val="28"/>
          </w:rPr>
          <w:delText>Chanda an</w:delText>
        </w:r>
        <w:r w:rsidR="009D388A">
          <w:rPr>
            <w:rFonts w:ascii="Bookman Old Style" w:hAnsi="Bookman Old Style"/>
            <w:b/>
            <w:sz w:val="28"/>
            <w:szCs w:val="28"/>
          </w:rPr>
          <w:delText>d Kennedy Chanda vs. The People</w:delText>
        </w:r>
        <w:r w:rsidR="007D59F8">
          <w:rPr>
            <w:rFonts w:ascii="Bookman Old Style" w:hAnsi="Bookman Old Style"/>
            <w:b/>
            <w:sz w:val="28"/>
            <w:szCs w:val="28"/>
          </w:rPr>
          <w:delText></w:delText>
        </w:r>
        <w:r w:rsidR="004E4C0B">
          <w:rPr>
            <w:rFonts w:ascii="Bookman Old Style" w:hAnsi="Bookman Old Style"/>
            <w:b/>
            <w:sz w:val="28"/>
            <w:szCs w:val="28"/>
          </w:rPr>
          <w:delText xml:space="preserve"> </w:delText>
        </w:r>
        <w:r w:rsidR="00456B10">
          <w:rPr>
            <w:rFonts w:ascii="Bookman Old Style" w:hAnsi="Bookman Old Style"/>
            <w:sz w:val="28"/>
            <w:szCs w:val="28"/>
          </w:rPr>
          <w:delText>this Court dealt with this issue.</w:delText>
        </w:r>
        <w:r w:rsidR="004E4C0B">
          <w:rPr>
            <w:rFonts w:ascii="Bookman Old Style" w:hAnsi="Bookman Old Style"/>
            <w:sz w:val="28"/>
            <w:szCs w:val="28"/>
          </w:rPr>
          <w:delText xml:space="preserve">  That, therefore, the learned trial Judge ought not to have sentenced the Appellants to death</w:delText>
        </w:r>
        <w:r w:rsidR="00456B10">
          <w:rPr>
            <w:rFonts w:ascii="Bookman Old Style" w:hAnsi="Bookman Old Style"/>
            <w:sz w:val="28"/>
            <w:szCs w:val="28"/>
          </w:rPr>
          <w:delText xml:space="preserve"> and hence,</w:delText>
        </w:r>
        <w:r w:rsidR="004E4C0B">
          <w:rPr>
            <w:rFonts w:ascii="Bookman Old Style" w:hAnsi="Bookman Old Style"/>
            <w:sz w:val="28"/>
            <w:szCs w:val="28"/>
          </w:rPr>
          <w:delText xml:space="preserve"> this Court should quash the sentence and allow the appeal.</w:delText>
        </w:r>
      </w:del>
    </w:p>
    <w:p w14:paraId="394D337F" w14:textId="77777777" w:rsidR="00B06A28" w:rsidRDefault="00287F20" w:rsidP="00287F20">
      <w:pPr>
        <w:spacing w:after="0" w:line="480" w:lineRule="auto"/>
        <w:ind w:firstLine="720"/>
        <w:jc w:val="both"/>
        <w:rPr>
          <w:del w:id="205" w:author="USR" w:date="2026-09-25T20:02:00Z" w16du:dateUtc="2026-09-26T00:02:00Z"/>
          <w:rFonts w:ascii="Bookman Old Style" w:hAnsi="Bookman Old Style"/>
          <w:sz w:val="28"/>
          <w:szCs w:val="28"/>
        </w:rPr>
      </w:pPr>
      <w:del w:id="206" w:author="USR" w:date="2026-09-25T20:02:00Z" w16du:dateUtc="2026-09-26T00:02:00Z">
        <w:r>
          <w:rPr>
            <w:rFonts w:ascii="Bookman Old Style" w:hAnsi="Bookman Old Style"/>
            <w:sz w:val="28"/>
            <w:szCs w:val="28"/>
          </w:rPr>
          <w:delText>In her</w:delText>
        </w:r>
        <w:r w:rsidR="001B79B8">
          <w:rPr>
            <w:rFonts w:ascii="Bookman Old Style" w:hAnsi="Bookman Old Style"/>
            <w:sz w:val="28"/>
            <w:szCs w:val="28"/>
          </w:rPr>
          <w:delText xml:space="preserve"> oral submissions on</w:delText>
        </w:r>
        <w:r>
          <w:rPr>
            <w:rFonts w:ascii="Bookman Old Style" w:hAnsi="Bookman Old Style"/>
            <w:sz w:val="28"/>
            <w:szCs w:val="28"/>
          </w:rPr>
          <w:delText xml:space="preserve"> ground two, Mrs. Weza argued </w:delText>
        </w:r>
        <w:r w:rsidR="00960E00">
          <w:rPr>
            <w:rFonts w:ascii="Bookman Old Style" w:hAnsi="Bookman Old Style"/>
            <w:sz w:val="28"/>
            <w:szCs w:val="28"/>
          </w:rPr>
          <w:delText xml:space="preserve">that </w:delText>
        </w:r>
        <w:r w:rsidR="00841AE5">
          <w:rPr>
            <w:rFonts w:ascii="Bookman Old Style" w:hAnsi="Bookman Old Style"/>
            <w:sz w:val="28"/>
            <w:szCs w:val="28"/>
          </w:rPr>
          <w:delText>the</w:delText>
        </w:r>
        <w:r w:rsidR="007E74DE">
          <w:rPr>
            <w:rFonts w:ascii="Bookman Old Style" w:hAnsi="Bookman Old Style"/>
            <w:sz w:val="28"/>
            <w:szCs w:val="28"/>
          </w:rPr>
          <w:delText xml:space="preserve"> evidence </w:delText>
        </w:r>
        <w:r w:rsidR="00841AE5">
          <w:rPr>
            <w:rFonts w:ascii="Bookman Old Style" w:hAnsi="Bookman Old Style"/>
            <w:sz w:val="28"/>
            <w:szCs w:val="28"/>
          </w:rPr>
          <w:delText>of</w:delText>
        </w:r>
        <w:r w:rsidR="007E74DE">
          <w:rPr>
            <w:rFonts w:ascii="Bookman Old Style" w:hAnsi="Bookman Old Style"/>
            <w:sz w:val="28"/>
            <w:szCs w:val="28"/>
          </w:rPr>
          <w:delText xml:space="preserve"> PW1, PW2 and PW5 </w:delText>
        </w:r>
        <w:r w:rsidR="00841AE5">
          <w:rPr>
            <w:rFonts w:ascii="Bookman Old Style" w:hAnsi="Bookman Old Style"/>
            <w:sz w:val="28"/>
            <w:szCs w:val="28"/>
          </w:rPr>
          <w:delText xml:space="preserve">indicated </w:delText>
        </w:r>
        <w:r w:rsidR="007E74DE">
          <w:rPr>
            <w:rFonts w:ascii="Bookman Old Style" w:hAnsi="Bookman Old Style"/>
            <w:sz w:val="28"/>
            <w:szCs w:val="28"/>
          </w:rPr>
          <w:delText xml:space="preserve">that there were witchcraft allegations by the Appellants against the deceased. </w:delText>
        </w:r>
        <w:r w:rsidR="00252FEC">
          <w:rPr>
            <w:rFonts w:ascii="Bookman Old Style" w:hAnsi="Bookman Old Style"/>
            <w:sz w:val="28"/>
            <w:szCs w:val="28"/>
          </w:rPr>
          <w:delText xml:space="preserve">Citing the case of </w:delText>
        </w:r>
        <w:r w:rsidR="00252FEC">
          <w:rPr>
            <w:rFonts w:ascii="Bookman Old Style" w:hAnsi="Bookman Old Style"/>
            <w:b/>
            <w:sz w:val="28"/>
            <w:szCs w:val="28"/>
          </w:rPr>
          <w:delText>Jack Chanda and Kennedy Chanda</w:delText>
        </w:r>
        <w:r w:rsidR="009D388A">
          <w:rPr>
            <w:rFonts w:ascii="Bookman Old Style" w:hAnsi="Bookman Old Style"/>
            <w:b/>
            <w:sz w:val="28"/>
            <w:szCs w:val="28"/>
          </w:rPr>
          <w:delText xml:space="preserve"> vs. The People</w:delText>
        </w:r>
        <w:r w:rsidR="007D59F8">
          <w:rPr>
            <w:rFonts w:ascii="Bookman Old Style" w:hAnsi="Bookman Old Style"/>
            <w:b/>
            <w:sz w:val="28"/>
            <w:szCs w:val="28"/>
          </w:rPr>
          <w:delText></w:delText>
        </w:r>
        <w:r w:rsidR="00252FEC">
          <w:rPr>
            <w:rFonts w:ascii="Bookman Old Style" w:hAnsi="Bookman Old Style"/>
            <w:b/>
            <w:sz w:val="28"/>
            <w:szCs w:val="28"/>
          </w:rPr>
          <w:delText xml:space="preserve"> </w:delText>
        </w:r>
        <w:r w:rsidR="001B79B8">
          <w:rPr>
            <w:rFonts w:ascii="Bookman Old Style" w:hAnsi="Bookman Old Style"/>
            <w:sz w:val="28"/>
            <w:szCs w:val="28"/>
          </w:rPr>
          <w:delText>Counsel submitte</w:delText>
        </w:r>
        <w:r w:rsidR="00252FEC">
          <w:rPr>
            <w:rFonts w:ascii="Bookman Old Style" w:hAnsi="Bookman Old Style"/>
            <w:sz w:val="28"/>
            <w:szCs w:val="28"/>
          </w:rPr>
          <w:delText>d t</w:delText>
        </w:r>
        <w:r w:rsidR="007E74DE">
          <w:rPr>
            <w:rFonts w:ascii="Bookman Old Style" w:hAnsi="Bookman Old Style"/>
            <w:sz w:val="28"/>
            <w:szCs w:val="28"/>
          </w:rPr>
          <w:delText xml:space="preserve">hat the trial Judge </w:delText>
        </w:r>
        <w:r w:rsidR="00B82682">
          <w:rPr>
            <w:rFonts w:ascii="Bookman Old Style" w:hAnsi="Bookman Old Style"/>
            <w:sz w:val="28"/>
            <w:szCs w:val="28"/>
          </w:rPr>
          <w:delText xml:space="preserve"> misdirected himself when he found extenuating circumstances only in respect of </w:delText>
        </w:r>
        <w:r w:rsidR="00310F52">
          <w:rPr>
            <w:rFonts w:ascii="Bookman Old Style" w:hAnsi="Bookman Old Style"/>
            <w:sz w:val="28"/>
            <w:szCs w:val="28"/>
          </w:rPr>
          <w:delText>Helen Mulenga</w:delText>
        </w:r>
        <w:r w:rsidR="003B0BA6">
          <w:rPr>
            <w:rFonts w:ascii="Bookman Old Style" w:hAnsi="Bookman Old Style"/>
            <w:sz w:val="28"/>
            <w:szCs w:val="28"/>
          </w:rPr>
          <w:delText xml:space="preserve"> </w:delText>
        </w:r>
        <w:r w:rsidR="00310F52">
          <w:rPr>
            <w:rFonts w:ascii="Bookman Old Style" w:hAnsi="Bookman Old Style"/>
            <w:sz w:val="28"/>
            <w:szCs w:val="28"/>
          </w:rPr>
          <w:delText>(</w:delText>
        </w:r>
        <w:r w:rsidR="003B0BA6">
          <w:rPr>
            <w:rFonts w:ascii="Bookman Old Style" w:hAnsi="Bookman Old Style"/>
            <w:sz w:val="28"/>
            <w:szCs w:val="28"/>
          </w:rPr>
          <w:delText>the 3</w:delText>
        </w:r>
        <w:r w:rsidR="003B0BA6" w:rsidRPr="003B0BA6">
          <w:rPr>
            <w:rFonts w:ascii="Bookman Old Style" w:hAnsi="Bookman Old Style"/>
            <w:sz w:val="28"/>
            <w:szCs w:val="28"/>
            <w:vertAlign w:val="superscript"/>
          </w:rPr>
          <w:delText>rd</w:delText>
        </w:r>
        <w:r w:rsidR="003B0BA6">
          <w:rPr>
            <w:rFonts w:ascii="Bookman Old Style" w:hAnsi="Bookman Old Style"/>
            <w:sz w:val="28"/>
            <w:szCs w:val="28"/>
          </w:rPr>
          <w:delText xml:space="preserve"> Accused</w:delText>
        </w:r>
        <w:r w:rsidR="00310F52">
          <w:rPr>
            <w:rFonts w:ascii="Bookman Old Style" w:hAnsi="Bookman Old Style"/>
            <w:sz w:val="28"/>
            <w:szCs w:val="28"/>
          </w:rPr>
          <w:delText xml:space="preserve"> in the Court below)</w:delText>
        </w:r>
        <w:r w:rsidR="003B0BA6">
          <w:rPr>
            <w:rFonts w:ascii="Bookman Old Style" w:hAnsi="Bookman Old Style"/>
            <w:sz w:val="28"/>
            <w:szCs w:val="28"/>
          </w:rPr>
          <w:delText>.</w:delText>
        </w:r>
        <w:r w:rsidR="00B06A28">
          <w:rPr>
            <w:rFonts w:ascii="Bookman Old Style" w:hAnsi="Bookman Old Style"/>
            <w:b/>
            <w:sz w:val="28"/>
            <w:szCs w:val="28"/>
          </w:rPr>
          <w:delText xml:space="preserve"> </w:delText>
        </w:r>
        <w:r w:rsidR="00B06A28">
          <w:rPr>
            <w:rFonts w:ascii="Bookman Old Style" w:hAnsi="Bookman Old Style"/>
            <w:sz w:val="28"/>
            <w:szCs w:val="28"/>
          </w:rPr>
          <w:delText>She urged us to set aside the sentence and allow the appeal.</w:delText>
        </w:r>
      </w:del>
    </w:p>
    <w:p w14:paraId="61BD71B4" w14:textId="77777777" w:rsidR="00691670" w:rsidRDefault="00691670" w:rsidP="00287F20">
      <w:pPr>
        <w:spacing w:after="0" w:line="480" w:lineRule="auto"/>
        <w:jc w:val="both"/>
        <w:rPr>
          <w:del w:id="207" w:author="USR" w:date="2026-09-25T20:02:00Z" w16du:dateUtc="2026-09-26T00:02:00Z"/>
          <w:rFonts w:ascii="Bookman Old Style" w:hAnsi="Bookman Old Style"/>
          <w:sz w:val="28"/>
          <w:szCs w:val="28"/>
        </w:rPr>
      </w:pPr>
    </w:p>
    <w:p w14:paraId="3BBFF177" w14:textId="77777777" w:rsidR="00B06A28" w:rsidRDefault="00B06A28" w:rsidP="006845A2">
      <w:pPr>
        <w:spacing w:line="480" w:lineRule="auto"/>
        <w:jc w:val="both"/>
        <w:rPr>
          <w:del w:id="208" w:author="USR" w:date="2026-09-25T20:02:00Z" w16du:dateUtc="2026-09-26T00:02:00Z"/>
          <w:rFonts w:ascii="Bookman Old Style" w:hAnsi="Bookman Old Style"/>
          <w:sz w:val="28"/>
          <w:szCs w:val="28"/>
        </w:rPr>
      </w:pPr>
      <w:del w:id="209" w:author="USR" w:date="2026-09-25T20:02:00Z" w16du:dateUtc="2026-09-26T00:02:00Z">
        <w:r>
          <w:rPr>
            <w:rFonts w:ascii="Bookman Old Style" w:hAnsi="Bookman Old Style"/>
            <w:sz w:val="28"/>
            <w:szCs w:val="28"/>
          </w:rPr>
          <w:tab/>
          <w:delText>On behalf of the Sta</w:delText>
        </w:r>
        <w:r w:rsidR="00B82682">
          <w:rPr>
            <w:rFonts w:ascii="Bookman Old Style" w:hAnsi="Bookman Old Style"/>
            <w:sz w:val="28"/>
            <w:szCs w:val="28"/>
          </w:rPr>
          <w:delText>te, Mr. Mutale</w:delText>
        </w:r>
        <w:r>
          <w:rPr>
            <w:rFonts w:ascii="Bookman Old Style" w:hAnsi="Bookman Old Style"/>
            <w:sz w:val="28"/>
            <w:szCs w:val="28"/>
          </w:rPr>
          <w:delText xml:space="preserve"> supported the conviction. He argued that the Appellants were properly identified by the two key witnesses. He conceded that the witnesses can be considered as suspect witnesses as they were related to the deceased. However,</w:delText>
        </w:r>
        <w:r w:rsidR="009413F3">
          <w:rPr>
            <w:rFonts w:ascii="Bookman Old Style" w:hAnsi="Bookman Old Style"/>
            <w:sz w:val="28"/>
            <w:szCs w:val="28"/>
          </w:rPr>
          <w:delText xml:space="preserve"> that</w:delText>
        </w:r>
        <w:r>
          <w:rPr>
            <w:rFonts w:ascii="Bookman Old Style" w:hAnsi="Bookman Old Style"/>
            <w:sz w:val="28"/>
            <w:szCs w:val="28"/>
          </w:rPr>
          <w:delText xml:space="preserve"> on the authority of </w:delText>
        </w:r>
        <w:r>
          <w:rPr>
            <w:rFonts w:ascii="Bookman Old Style" w:hAnsi="Bookman Old Style"/>
            <w:b/>
            <w:sz w:val="28"/>
            <w:szCs w:val="28"/>
          </w:rPr>
          <w:delText xml:space="preserve">Emmanuel Phiri </w:delText>
        </w:r>
        <w:r w:rsidR="00C14D22">
          <w:rPr>
            <w:rFonts w:ascii="Bookman Old Style" w:hAnsi="Bookman Old Style"/>
            <w:b/>
            <w:sz w:val="28"/>
            <w:szCs w:val="28"/>
          </w:rPr>
          <w:delText xml:space="preserve">and Others </w:delText>
        </w:r>
        <w:r>
          <w:rPr>
            <w:rFonts w:ascii="Bookman Old Style" w:hAnsi="Bookman Old Style"/>
            <w:b/>
            <w:sz w:val="28"/>
            <w:szCs w:val="28"/>
          </w:rPr>
          <w:delText>vs. The People</w:delText>
        </w:r>
        <w:r w:rsidR="007D59F8">
          <w:rPr>
            <w:rFonts w:ascii="Bookman Old Style" w:hAnsi="Bookman Old Style"/>
            <w:b/>
            <w:sz w:val="28"/>
            <w:szCs w:val="28"/>
            <w:vertAlign w:val="superscript"/>
          </w:rPr>
          <w:delText>6</w:delText>
        </w:r>
        <w:r w:rsidR="007D59F8">
          <w:rPr>
            <w:rFonts w:ascii="Bookman Old Style" w:hAnsi="Bookman Old Style"/>
            <w:b/>
            <w:sz w:val="28"/>
            <w:szCs w:val="28"/>
          </w:rPr>
          <w:delText xml:space="preserve"> </w:delText>
        </w:r>
        <w:r>
          <w:rPr>
            <w:rFonts w:ascii="Bookman Old Style" w:hAnsi="Bookman Old Style"/>
            <w:sz w:val="28"/>
            <w:szCs w:val="28"/>
          </w:rPr>
          <w:delText xml:space="preserve"> although the lower Court did not address its min</w:delText>
        </w:r>
        <w:r w:rsidR="00FF1B80">
          <w:rPr>
            <w:rFonts w:ascii="Bookman Old Style" w:hAnsi="Bookman Old Style"/>
            <w:sz w:val="28"/>
            <w:szCs w:val="28"/>
          </w:rPr>
          <w:delText>d to the dangers of accepting</w:delText>
        </w:r>
        <w:r>
          <w:rPr>
            <w:rFonts w:ascii="Bookman Old Style" w:hAnsi="Bookman Old Style"/>
            <w:sz w:val="28"/>
            <w:szCs w:val="28"/>
          </w:rPr>
          <w:delText xml:space="preserve"> the </w:delText>
        </w:r>
        <w:r w:rsidR="00FF1B80">
          <w:rPr>
            <w:rFonts w:ascii="Bookman Old Style" w:hAnsi="Bookman Old Style"/>
            <w:sz w:val="28"/>
            <w:szCs w:val="28"/>
          </w:rPr>
          <w:delText>evidence of PW</w:delText>
        </w:r>
        <w:r w:rsidR="00C252CB">
          <w:rPr>
            <w:rFonts w:ascii="Bookman Old Style" w:hAnsi="Bookman Old Style"/>
            <w:sz w:val="28"/>
            <w:szCs w:val="28"/>
          </w:rPr>
          <w:delText>2</w:delText>
        </w:r>
        <w:r w:rsidR="00FF1B80">
          <w:rPr>
            <w:rFonts w:ascii="Bookman Old Style" w:hAnsi="Bookman Old Style"/>
            <w:sz w:val="28"/>
            <w:szCs w:val="28"/>
          </w:rPr>
          <w:delText xml:space="preserve"> and PW</w:delText>
        </w:r>
        <w:r w:rsidR="00C252CB">
          <w:rPr>
            <w:rFonts w:ascii="Bookman Old Style" w:hAnsi="Bookman Old Style"/>
            <w:sz w:val="28"/>
            <w:szCs w:val="28"/>
          </w:rPr>
          <w:delText>3</w:delText>
        </w:r>
        <w:r>
          <w:rPr>
            <w:rFonts w:ascii="Bookman Old Style" w:hAnsi="Bookman Old Style"/>
            <w:sz w:val="28"/>
            <w:szCs w:val="28"/>
          </w:rPr>
          <w:delText>, there existed ‘something more’  in that the two witnesses had no motive to falsely implicate the Appellants. He submitted that the Appellants were properly convicted and that the appeal must fail for lack of merit.</w:delText>
        </w:r>
      </w:del>
    </w:p>
    <w:p w14:paraId="4D9F2B5C" w14:textId="77777777" w:rsidR="00263893" w:rsidRDefault="00B06A28" w:rsidP="00691670">
      <w:pPr>
        <w:spacing w:line="480" w:lineRule="auto"/>
        <w:jc w:val="both"/>
        <w:rPr>
          <w:del w:id="210" w:author="USR" w:date="2026-09-25T20:02:00Z" w16du:dateUtc="2026-09-26T00:02:00Z"/>
          <w:rFonts w:ascii="Bookman Old Style" w:hAnsi="Bookman Old Style"/>
          <w:sz w:val="28"/>
          <w:szCs w:val="28"/>
        </w:rPr>
      </w:pPr>
      <w:del w:id="211" w:author="USR" w:date="2026-09-25T20:02:00Z" w16du:dateUtc="2026-09-26T00:02:00Z">
        <w:r>
          <w:rPr>
            <w:rFonts w:ascii="Bookman Old Style" w:hAnsi="Bookman Old Style"/>
            <w:sz w:val="28"/>
            <w:szCs w:val="28"/>
          </w:rPr>
          <w:tab/>
          <w:delText xml:space="preserve">In response to </w:delText>
        </w:r>
        <w:r w:rsidR="00430B1E">
          <w:rPr>
            <w:rFonts w:ascii="Bookman Old Style" w:hAnsi="Bookman Old Style"/>
            <w:sz w:val="28"/>
            <w:szCs w:val="28"/>
          </w:rPr>
          <w:delText xml:space="preserve">ground two, Mr. Mutale agreed </w:delText>
        </w:r>
        <w:r>
          <w:rPr>
            <w:rFonts w:ascii="Bookman Old Style" w:hAnsi="Bookman Old Style"/>
            <w:sz w:val="28"/>
            <w:szCs w:val="28"/>
          </w:rPr>
          <w:delText>that</w:delText>
        </w:r>
        <w:r w:rsidR="00430B1E">
          <w:rPr>
            <w:rFonts w:ascii="Bookman Old Style" w:hAnsi="Bookman Old Style"/>
            <w:sz w:val="28"/>
            <w:szCs w:val="28"/>
          </w:rPr>
          <w:delText xml:space="preserve"> the trial Court misdirected itself in holding that there existed no extenuating circumstances </w:delText>
        </w:r>
        <w:r w:rsidR="0011555A">
          <w:rPr>
            <w:rFonts w:ascii="Bookman Old Style" w:hAnsi="Bookman Old Style"/>
            <w:sz w:val="28"/>
            <w:szCs w:val="28"/>
          </w:rPr>
          <w:delText xml:space="preserve">when he </w:delText>
        </w:r>
        <w:r w:rsidR="00430B1E">
          <w:rPr>
            <w:rFonts w:ascii="Bookman Old Style" w:hAnsi="Bookman Old Style"/>
            <w:sz w:val="28"/>
            <w:szCs w:val="28"/>
          </w:rPr>
          <w:delText xml:space="preserve">imposed the death sentence. </w:delText>
        </w:r>
        <w:r w:rsidR="00DE6535">
          <w:rPr>
            <w:rFonts w:ascii="Bookman Old Style" w:hAnsi="Bookman Old Style"/>
            <w:sz w:val="28"/>
            <w:szCs w:val="28"/>
          </w:rPr>
          <w:delText xml:space="preserve"> </w:delText>
        </w:r>
        <w:r w:rsidR="00430B1E">
          <w:rPr>
            <w:rFonts w:ascii="Bookman Old Style" w:hAnsi="Bookman Old Style"/>
            <w:sz w:val="28"/>
            <w:szCs w:val="28"/>
          </w:rPr>
          <w:delText xml:space="preserve">He submitted that there is evidence on record to show that there were speculations of witchcraft against the deceased. </w:delText>
        </w:r>
      </w:del>
    </w:p>
    <w:p w14:paraId="6E4F4D0C" w14:textId="77777777" w:rsidR="00691670" w:rsidRPr="00691670" w:rsidRDefault="00691670" w:rsidP="00691670">
      <w:pPr>
        <w:spacing w:after="0" w:line="240" w:lineRule="auto"/>
        <w:jc w:val="both"/>
        <w:rPr>
          <w:del w:id="212" w:author="USR" w:date="2026-09-25T20:02:00Z" w16du:dateUtc="2026-09-26T00:02:00Z"/>
          <w:rFonts w:ascii="Bookman Old Style" w:hAnsi="Bookman Old Style"/>
          <w:sz w:val="28"/>
          <w:szCs w:val="28"/>
        </w:rPr>
      </w:pPr>
    </w:p>
    <w:p w14:paraId="734BC363" w14:textId="77777777" w:rsidR="00264693" w:rsidRDefault="00264693" w:rsidP="00264693">
      <w:pPr>
        <w:spacing w:line="480" w:lineRule="auto"/>
        <w:ind w:firstLine="720"/>
        <w:jc w:val="both"/>
        <w:rPr>
          <w:del w:id="213" w:author="USR" w:date="2026-09-25T20:02:00Z" w16du:dateUtc="2026-09-26T00:02:00Z"/>
          <w:rFonts w:ascii="Bookman Old Style" w:hAnsi="Bookman Old Style"/>
          <w:sz w:val="28"/>
          <w:szCs w:val="28"/>
        </w:rPr>
      </w:pPr>
      <w:del w:id="214" w:author="USR" w:date="2026-09-25T20:02:00Z" w16du:dateUtc="2026-09-26T00:02:00Z">
        <w:r>
          <w:rPr>
            <w:rFonts w:ascii="Bookman Old Style" w:hAnsi="Bookman Old Style"/>
            <w:sz w:val="28"/>
            <w:szCs w:val="28"/>
          </w:rPr>
          <w:delText>We have carefully considered the evidence on record, the Judgment of the lower Court and the submissions of both learned Counsel.</w:delText>
        </w:r>
      </w:del>
    </w:p>
    <w:p w14:paraId="3C939ABC" w14:textId="77777777" w:rsidR="00691670" w:rsidRDefault="00691670" w:rsidP="00691670">
      <w:pPr>
        <w:spacing w:after="0" w:line="240" w:lineRule="auto"/>
        <w:ind w:firstLine="720"/>
        <w:jc w:val="both"/>
        <w:rPr>
          <w:del w:id="215" w:author="USR" w:date="2026-09-25T20:02:00Z" w16du:dateUtc="2026-09-26T00:02:00Z"/>
          <w:rFonts w:ascii="Bookman Old Style" w:hAnsi="Bookman Old Style"/>
          <w:sz w:val="28"/>
          <w:szCs w:val="28"/>
        </w:rPr>
      </w:pPr>
    </w:p>
    <w:p w14:paraId="05A3FC30" w14:textId="77777777" w:rsidR="00691670" w:rsidRDefault="00264693" w:rsidP="00264693">
      <w:pPr>
        <w:spacing w:line="480" w:lineRule="auto"/>
        <w:ind w:firstLine="720"/>
        <w:jc w:val="both"/>
        <w:rPr>
          <w:del w:id="216" w:author="USR" w:date="2026-09-25T20:02:00Z" w16du:dateUtc="2026-09-26T00:02:00Z"/>
          <w:rFonts w:ascii="Bookman Old Style" w:hAnsi="Bookman Old Style"/>
          <w:sz w:val="28"/>
          <w:szCs w:val="28"/>
        </w:rPr>
      </w:pPr>
      <w:del w:id="217" w:author="USR" w:date="2026-09-25T20:02:00Z" w16du:dateUtc="2026-09-26T00:02:00Z">
        <w:r>
          <w:rPr>
            <w:rFonts w:ascii="Bookman Old Style" w:hAnsi="Bookman Old Style"/>
            <w:sz w:val="28"/>
            <w:szCs w:val="28"/>
          </w:rPr>
          <w:delText>Ground one raises the issue of suspect witnesses or witnesses with an interest to serve and that the trial Judge erred</w:delText>
        </w:r>
        <w:r w:rsidR="0011555A">
          <w:rPr>
            <w:rFonts w:ascii="Bookman Old Style" w:hAnsi="Bookman Old Style"/>
            <w:sz w:val="28"/>
            <w:szCs w:val="28"/>
          </w:rPr>
          <w:delText>,</w:delText>
        </w:r>
        <w:r>
          <w:rPr>
            <w:rFonts w:ascii="Bookman Old Style" w:hAnsi="Bookman Old Style"/>
            <w:sz w:val="28"/>
            <w:szCs w:val="28"/>
          </w:rPr>
          <w:delText xml:space="preserve"> </w:delText>
        </w:r>
        <w:r w:rsidR="0011555A">
          <w:rPr>
            <w:rFonts w:ascii="Bookman Old Style" w:hAnsi="Bookman Old Style"/>
            <w:sz w:val="28"/>
            <w:szCs w:val="28"/>
          </w:rPr>
          <w:delText xml:space="preserve">therefore, </w:delText>
        </w:r>
        <w:r>
          <w:rPr>
            <w:rFonts w:ascii="Bookman Old Style" w:hAnsi="Bookman Old Style"/>
            <w:sz w:val="28"/>
            <w:szCs w:val="28"/>
          </w:rPr>
          <w:delText>in convicting the Appellants in absence of corroboration.  In dealing with a similar issue</w:delText>
        </w:r>
        <w:r w:rsidR="00993F82">
          <w:rPr>
            <w:rFonts w:ascii="Bookman Old Style" w:hAnsi="Bookman Old Style"/>
            <w:sz w:val="28"/>
            <w:szCs w:val="28"/>
          </w:rPr>
          <w:delText>, although the Appellant</w:delText>
        </w:r>
        <w:r>
          <w:rPr>
            <w:rFonts w:ascii="Bookman Old Style" w:hAnsi="Bookman Old Style"/>
            <w:sz w:val="28"/>
            <w:szCs w:val="28"/>
          </w:rPr>
          <w:delText xml:space="preserve"> in that case was charged with defilement</w:delText>
        </w:r>
        <w:r w:rsidR="00993F82">
          <w:rPr>
            <w:rFonts w:ascii="Bookman Old Style" w:hAnsi="Bookman Old Style"/>
            <w:sz w:val="28"/>
            <w:szCs w:val="28"/>
          </w:rPr>
          <w:delText>,</w:delText>
        </w:r>
        <w:r>
          <w:rPr>
            <w:rFonts w:ascii="Bookman Old Style" w:hAnsi="Bookman Old Style"/>
            <w:sz w:val="28"/>
            <w:szCs w:val="28"/>
          </w:rPr>
          <w:delText xml:space="preserve"> we said in the case of </w:delText>
        </w:r>
        <w:r w:rsidRPr="00F572C8">
          <w:rPr>
            <w:rFonts w:ascii="Bookman Old Style" w:hAnsi="Bookman Old Style"/>
            <w:b/>
            <w:sz w:val="28"/>
            <w:szCs w:val="28"/>
          </w:rPr>
          <w:delText>Christopher Nonde Lus</w:delText>
        </w:r>
        <w:r w:rsidR="009D388A">
          <w:rPr>
            <w:rFonts w:ascii="Bookman Old Style" w:hAnsi="Bookman Old Style"/>
            <w:b/>
            <w:sz w:val="28"/>
            <w:szCs w:val="28"/>
          </w:rPr>
          <w:delText>hinga vs. The People</w:delText>
        </w:r>
        <w:r w:rsidR="007D59F8">
          <w:rPr>
            <w:rFonts w:ascii="Bookman Old Style" w:hAnsi="Bookman Old Style"/>
            <w:b/>
            <w:sz w:val="28"/>
            <w:szCs w:val="28"/>
          </w:rPr>
          <w:delText></w:delText>
        </w:r>
        <w:r w:rsidRPr="00F572C8">
          <w:rPr>
            <w:rFonts w:ascii="Bookman Old Style" w:hAnsi="Bookman Old Style"/>
            <w:b/>
            <w:sz w:val="28"/>
            <w:szCs w:val="28"/>
          </w:rPr>
          <w:delText xml:space="preserve"> </w:delText>
        </w:r>
        <w:r w:rsidRPr="00F572C8">
          <w:rPr>
            <w:rFonts w:ascii="Bookman Old Style" w:hAnsi="Bookman Old Style"/>
            <w:sz w:val="28"/>
            <w:szCs w:val="28"/>
          </w:rPr>
          <w:delText>that:</w:delText>
        </w:r>
      </w:del>
    </w:p>
    <w:p w14:paraId="7F0E6166" w14:textId="77777777" w:rsidR="00264693" w:rsidRDefault="00264693" w:rsidP="00691670">
      <w:pPr>
        <w:spacing w:after="0" w:line="240" w:lineRule="auto"/>
        <w:ind w:firstLine="720"/>
        <w:jc w:val="both"/>
        <w:rPr>
          <w:del w:id="218" w:author="USR" w:date="2026-09-25T20:02:00Z" w16du:dateUtc="2026-09-26T00:02:00Z"/>
          <w:rFonts w:ascii="Bookman Old Style" w:hAnsi="Bookman Old Style"/>
          <w:b/>
          <w:sz w:val="28"/>
          <w:szCs w:val="28"/>
        </w:rPr>
      </w:pPr>
      <w:del w:id="219" w:author="USR" w:date="2026-09-25T20:02:00Z" w16du:dateUtc="2026-09-26T00:02:00Z">
        <w:r w:rsidRPr="00F572C8">
          <w:rPr>
            <w:rFonts w:ascii="Bookman Old Style" w:hAnsi="Bookman Old Style"/>
            <w:b/>
            <w:sz w:val="28"/>
            <w:szCs w:val="28"/>
          </w:rPr>
          <w:delText xml:space="preserve"> </w:delText>
        </w:r>
      </w:del>
    </w:p>
    <w:p w14:paraId="65BB8D73" w14:textId="77777777" w:rsidR="00264693" w:rsidRPr="00D61CE2" w:rsidRDefault="00264693" w:rsidP="00264693">
      <w:pPr>
        <w:ind w:left="720"/>
        <w:jc w:val="both"/>
        <w:rPr>
          <w:del w:id="220" w:author="USR" w:date="2026-09-25T20:02:00Z" w16du:dateUtc="2026-09-26T00:02:00Z"/>
          <w:rFonts w:ascii="Bookman Old Style" w:hAnsi="Bookman Old Style"/>
          <w:b/>
          <w:sz w:val="28"/>
          <w:szCs w:val="28"/>
        </w:rPr>
      </w:pPr>
      <w:del w:id="221" w:author="USR" w:date="2026-09-25T20:02:00Z" w16du:dateUtc="2026-09-26T00:02:00Z">
        <w:r w:rsidRPr="00F572C8">
          <w:rPr>
            <w:rFonts w:ascii="Bookman Old Style" w:hAnsi="Bookman Old Style"/>
            <w:sz w:val="28"/>
            <w:szCs w:val="28"/>
          </w:rPr>
          <w:delText xml:space="preserve">“… </w:delText>
        </w:r>
        <w:r w:rsidRPr="00D61CE2">
          <w:rPr>
            <w:rFonts w:ascii="Bookman Old Style" w:hAnsi="Bookman Old Style"/>
            <w:b/>
            <w:sz w:val="28"/>
            <w:szCs w:val="28"/>
          </w:rPr>
          <w:delText>the critical consideration must not be whether they did in fact have interests or purposes of their own to serve, but whether, as we said in the Chola case, they were witnesses who, because of the category into which they fall or because of the particular circumstances of the case, may have had a motive to give false evidence.  In the instant case, this was reasonable possi</w:delText>
        </w:r>
        <w:r w:rsidR="00242DE7">
          <w:rPr>
            <w:rFonts w:ascii="Bookman Old Style" w:hAnsi="Bookman Old Style"/>
            <w:b/>
            <w:sz w:val="28"/>
            <w:szCs w:val="28"/>
          </w:rPr>
          <w:delText>bility.  Thus PW1, PW2 and PW3’s</w:delText>
        </w:r>
        <w:r w:rsidRPr="00D61CE2">
          <w:rPr>
            <w:rFonts w:ascii="Bookman Old Style" w:hAnsi="Bookman Old Style"/>
            <w:b/>
            <w:sz w:val="28"/>
            <w:szCs w:val="28"/>
          </w:rPr>
          <w:delText xml:space="preserve"> evidence fell to be approached on the same footing as for accomplice</w:delText>
        </w:r>
        <w:r w:rsidR="00993F82">
          <w:rPr>
            <w:rFonts w:ascii="Bookman Old Style" w:hAnsi="Bookman Old Style"/>
            <w:b/>
            <w:sz w:val="28"/>
            <w:szCs w:val="28"/>
          </w:rPr>
          <w:delText>s</w:delText>
        </w:r>
        <w:r w:rsidRPr="00D61CE2">
          <w:rPr>
            <w:rFonts w:ascii="Bookman Old Style" w:hAnsi="Bookman Old Style"/>
            <w:b/>
            <w:sz w:val="28"/>
            <w:szCs w:val="28"/>
          </w:rPr>
          <w:delText xml:space="preserve">, namely; that the evidence needed corroboration. </w:delText>
        </w:r>
      </w:del>
    </w:p>
    <w:p w14:paraId="672E574E" w14:textId="77777777" w:rsidR="00264693" w:rsidRPr="00D61CE2" w:rsidRDefault="00264693" w:rsidP="00264693">
      <w:pPr>
        <w:ind w:left="720"/>
        <w:jc w:val="both"/>
        <w:rPr>
          <w:del w:id="222" w:author="USR" w:date="2026-09-25T20:02:00Z" w16du:dateUtc="2026-09-26T00:02:00Z"/>
          <w:rFonts w:ascii="Bookman Old Style" w:hAnsi="Bookman Old Style"/>
          <w:b/>
          <w:sz w:val="28"/>
          <w:szCs w:val="28"/>
        </w:rPr>
      </w:pPr>
      <w:del w:id="223" w:author="USR" w:date="2026-09-25T20:02:00Z" w16du:dateUtc="2026-09-26T00:02:00Z">
        <w:r w:rsidRPr="00D61CE2">
          <w:rPr>
            <w:rFonts w:ascii="Bookman Old Style" w:hAnsi="Bookman Old Style"/>
            <w:b/>
            <w:sz w:val="28"/>
            <w:szCs w:val="28"/>
          </w:rPr>
          <w:delText>However, although the trial magistrate did not warn herself of the fact that the prose</w:delText>
        </w:r>
        <w:r w:rsidR="00993F82">
          <w:rPr>
            <w:rFonts w:ascii="Bookman Old Style" w:hAnsi="Bookman Old Style"/>
            <w:b/>
            <w:sz w:val="28"/>
            <w:szCs w:val="28"/>
          </w:rPr>
          <w:delText>cution witnesses were witnesses</w:delText>
        </w:r>
        <w:r w:rsidRPr="00D61CE2">
          <w:rPr>
            <w:rFonts w:ascii="Bookman Old Style" w:hAnsi="Bookman Old Style"/>
            <w:b/>
            <w:sz w:val="28"/>
            <w:szCs w:val="28"/>
          </w:rPr>
          <w:delText xml:space="preserve"> who had their own interest to serve, from our conclusion in ground </w:delText>
        </w:r>
        <w:r w:rsidR="0011555A">
          <w:rPr>
            <w:rFonts w:ascii="Bookman Old Style" w:hAnsi="Bookman Old Style"/>
            <w:b/>
            <w:sz w:val="28"/>
            <w:szCs w:val="28"/>
          </w:rPr>
          <w:delText>one that there was corroborative</w:delText>
        </w:r>
        <w:r w:rsidRPr="00D61CE2">
          <w:rPr>
            <w:rFonts w:ascii="Bookman Old Style" w:hAnsi="Bookman Old Style"/>
            <w:b/>
            <w:sz w:val="28"/>
            <w:szCs w:val="28"/>
          </w:rPr>
          <w:delText xml:space="preserve"> evidence or “something more” in this case, we are satisfied that the danger of false implication was excluded.” </w:delText>
        </w:r>
      </w:del>
    </w:p>
    <w:p w14:paraId="77D84611" w14:textId="77777777" w:rsidR="00264693" w:rsidRDefault="00264693" w:rsidP="00264693">
      <w:pPr>
        <w:spacing w:after="0" w:line="240" w:lineRule="auto"/>
        <w:jc w:val="both"/>
        <w:rPr>
          <w:del w:id="224" w:author="USR" w:date="2026-09-25T20:02:00Z" w16du:dateUtc="2026-09-26T00:02:00Z"/>
          <w:rFonts w:ascii="Bookman Old Style" w:hAnsi="Bookman Old Style"/>
          <w:sz w:val="28"/>
          <w:szCs w:val="28"/>
        </w:rPr>
      </w:pPr>
    </w:p>
    <w:p w14:paraId="3F04E83F" w14:textId="77777777" w:rsidR="00691670" w:rsidRDefault="00691670" w:rsidP="00691670">
      <w:pPr>
        <w:spacing w:after="0" w:line="240" w:lineRule="auto"/>
        <w:ind w:firstLine="720"/>
        <w:jc w:val="both"/>
        <w:rPr>
          <w:del w:id="225" w:author="USR" w:date="2026-09-25T20:02:00Z" w16du:dateUtc="2026-09-26T00:02:00Z"/>
          <w:rFonts w:ascii="Bookman Old Style" w:hAnsi="Bookman Old Style"/>
          <w:sz w:val="28"/>
          <w:szCs w:val="28"/>
        </w:rPr>
      </w:pPr>
    </w:p>
    <w:p w14:paraId="3A4E8C48" w14:textId="77777777" w:rsidR="00264693" w:rsidRDefault="00264693" w:rsidP="00264693">
      <w:pPr>
        <w:spacing w:line="480" w:lineRule="auto"/>
        <w:ind w:firstLine="720"/>
        <w:jc w:val="both"/>
        <w:rPr>
          <w:del w:id="226" w:author="USR" w:date="2026-09-25T20:02:00Z" w16du:dateUtc="2026-09-26T00:02:00Z"/>
          <w:rFonts w:ascii="Bookman Old Style" w:hAnsi="Bookman Old Style"/>
          <w:sz w:val="28"/>
          <w:szCs w:val="28"/>
        </w:rPr>
      </w:pPr>
      <w:del w:id="227" w:author="USR" w:date="2026-09-25T20:02:00Z" w16du:dateUtc="2026-09-26T00:02:00Z">
        <w:r>
          <w:rPr>
            <w:rFonts w:ascii="Bookman Old Style" w:hAnsi="Bookman Old Style"/>
            <w:sz w:val="28"/>
            <w:szCs w:val="28"/>
          </w:rPr>
          <w:delText>In the present case, the 1</w:delText>
        </w:r>
        <w:r w:rsidRPr="000C010B">
          <w:rPr>
            <w:rFonts w:ascii="Bookman Old Style" w:hAnsi="Bookman Old Style"/>
            <w:sz w:val="28"/>
            <w:szCs w:val="28"/>
            <w:vertAlign w:val="superscript"/>
          </w:rPr>
          <w:delText>st</w:delText>
        </w:r>
        <w:r>
          <w:rPr>
            <w:rFonts w:ascii="Bookman Old Style" w:hAnsi="Bookman Old Style"/>
            <w:sz w:val="28"/>
            <w:szCs w:val="28"/>
          </w:rPr>
          <w:delText xml:space="preserve"> Appellant stated that the deceased was his grandfather and that when he found him being beaten by a mob he observed them and announced that he had identified them and would report them to the authorities.  </w:delText>
        </w:r>
      </w:del>
    </w:p>
    <w:p w14:paraId="7268865D" w14:textId="77777777" w:rsidR="00691670" w:rsidRDefault="00691670" w:rsidP="00691670">
      <w:pPr>
        <w:spacing w:after="0" w:line="240" w:lineRule="auto"/>
        <w:ind w:firstLine="720"/>
        <w:jc w:val="both"/>
        <w:rPr>
          <w:del w:id="228" w:author="USR" w:date="2026-09-25T20:02:00Z" w16du:dateUtc="2026-09-26T00:02:00Z"/>
          <w:rFonts w:ascii="Bookman Old Style" w:hAnsi="Bookman Old Style"/>
          <w:sz w:val="28"/>
          <w:szCs w:val="28"/>
        </w:rPr>
      </w:pPr>
    </w:p>
    <w:p w14:paraId="2EF78051" w14:textId="77777777" w:rsidR="0090385C" w:rsidRDefault="00264693" w:rsidP="007D5989">
      <w:pPr>
        <w:spacing w:line="480" w:lineRule="auto"/>
        <w:ind w:firstLine="720"/>
        <w:jc w:val="both"/>
        <w:rPr>
          <w:del w:id="229" w:author="USR" w:date="2026-09-25T20:02:00Z" w16du:dateUtc="2026-09-26T00:02:00Z"/>
          <w:rFonts w:ascii="Bookman Old Style" w:hAnsi="Bookman Old Style"/>
          <w:sz w:val="28"/>
          <w:szCs w:val="28"/>
        </w:rPr>
      </w:pPr>
      <w:del w:id="230" w:author="USR" w:date="2026-09-25T20:02:00Z" w16du:dateUtc="2026-09-26T00:02:00Z">
        <w:r>
          <w:rPr>
            <w:rFonts w:ascii="Bookman Old Style" w:hAnsi="Bookman Old Style"/>
            <w:sz w:val="28"/>
            <w:szCs w:val="28"/>
          </w:rPr>
          <w:delText>It has been argued that since it was raining the witnesses may have made an honest mistake in identifying the Appellants.  The trial Judge accepted that there was sufficient lighting for the witnesses to have identified the people who attacked the deceased.  In fact</w:delText>
        </w:r>
        <w:r w:rsidR="0087548A">
          <w:rPr>
            <w:rFonts w:ascii="Bookman Old Style" w:hAnsi="Bookman Old Style"/>
            <w:sz w:val="28"/>
            <w:szCs w:val="28"/>
          </w:rPr>
          <w:delText>,</w:delText>
        </w:r>
        <w:r>
          <w:rPr>
            <w:rFonts w:ascii="Bookman Old Style" w:hAnsi="Bookman Old Style"/>
            <w:sz w:val="28"/>
            <w:szCs w:val="28"/>
          </w:rPr>
          <w:delText xml:space="preserve"> the 1</w:delText>
        </w:r>
        <w:r w:rsidRPr="000C010B">
          <w:rPr>
            <w:rFonts w:ascii="Bookman Old Style" w:hAnsi="Bookman Old Style"/>
            <w:sz w:val="28"/>
            <w:szCs w:val="28"/>
            <w:vertAlign w:val="superscript"/>
          </w:rPr>
          <w:delText>st</w:delText>
        </w:r>
        <w:r>
          <w:rPr>
            <w:rFonts w:ascii="Bookman Old Style" w:hAnsi="Bookman Old Style"/>
            <w:sz w:val="28"/>
            <w:szCs w:val="28"/>
          </w:rPr>
          <w:delText xml:space="preserve"> Appellant confirmed that although it was</w:delText>
        </w:r>
        <w:r w:rsidR="0087548A">
          <w:rPr>
            <w:rFonts w:ascii="Bookman Old Style" w:hAnsi="Bookman Old Style"/>
            <w:sz w:val="28"/>
            <w:szCs w:val="28"/>
          </w:rPr>
          <w:delText xml:space="preserve"> raining, he had no difficulty</w:delText>
        </w:r>
        <w:r>
          <w:rPr>
            <w:rFonts w:ascii="Bookman Old Style" w:hAnsi="Bookman Old Style"/>
            <w:sz w:val="28"/>
            <w:szCs w:val="28"/>
          </w:rPr>
          <w:delText xml:space="preserve"> in identifying the people who were present at the scene of crim</w:delText>
        </w:r>
        <w:r w:rsidR="00D503AF">
          <w:rPr>
            <w:rFonts w:ascii="Bookman Old Style" w:hAnsi="Bookman Old Style"/>
            <w:sz w:val="28"/>
            <w:szCs w:val="28"/>
          </w:rPr>
          <w:delText>e.  Therefore, for Mr. Chomba</w:delText>
        </w:r>
        <w:r>
          <w:rPr>
            <w:rFonts w:ascii="Bookman Old Style" w:hAnsi="Bookman Old Style"/>
            <w:sz w:val="28"/>
            <w:szCs w:val="28"/>
          </w:rPr>
          <w:delText xml:space="preserve"> to argue that PW</w:delText>
        </w:r>
        <w:r w:rsidR="00242DE7">
          <w:rPr>
            <w:rFonts w:ascii="Bookman Old Style" w:hAnsi="Bookman Old Style"/>
            <w:sz w:val="28"/>
            <w:szCs w:val="28"/>
          </w:rPr>
          <w:delText>2</w:delText>
        </w:r>
        <w:r>
          <w:rPr>
            <w:rFonts w:ascii="Bookman Old Style" w:hAnsi="Bookman Old Style"/>
            <w:sz w:val="28"/>
            <w:szCs w:val="28"/>
          </w:rPr>
          <w:delText xml:space="preserve"> and PW</w:delText>
        </w:r>
        <w:r w:rsidR="00242DE7">
          <w:rPr>
            <w:rFonts w:ascii="Bookman Old Style" w:hAnsi="Bookman Old Style"/>
            <w:sz w:val="28"/>
            <w:szCs w:val="28"/>
          </w:rPr>
          <w:delText>3</w:delText>
        </w:r>
        <w:r>
          <w:rPr>
            <w:rFonts w:ascii="Bookman Old Style" w:hAnsi="Bookman Old Style"/>
            <w:sz w:val="28"/>
            <w:szCs w:val="28"/>
          </w:rPr>
          <w:delText xml:space="preserve"> could not make proper observations due to heavy rains and that it was dark</w:delText>
        </w:r>
        <w:r w:rsidR="0087548A">
          <w:rPr>
            <w:rFonts w:ascii="Bookman Old Style" w:hAnsi="Bookman Old Style"/>
            <w:sz w:val="28"/>
            <w:szCs w:val="28"/>
          </w:rPr>
          <w:delText>,</w:delText>
        </w:r>
        <w:r>
          <w:rPr>
            <w:rFonts w:ascii="Bookman Old Style" w:hAnsi="Bookman Old Style"/>
            <w:sz w:val="28"/>
            <w:szCs w:val="28"/>
          </w:rPr>
          <w:delText xml:space="preserve"> is not fair.  Quite obviously, if the 1</w:delText>
        </w:r>
        <w:r w:rsidRPr="000C010B">
          <w:rPr>
            <w:rFonts w:ascii="Bookman Old Style" w:hAnsi="Bookman Old Style"/>
            <w:sz w:val="28"/>
            <w:szCs w:val="28"/>
            <w:vertAlign w:val="superscript"/>
          </w:rPr>
          <w:delText>st</w:delText>
        </w:r>
        <w:r>
          <w:rPr>
            <w:rFonts w:ascii="Bookman Old Style" w:hAnsi="Bookman Old Style"/>
            <w:sz w:val="28"/>
            <w:szCs w:val="28"/>
          </w:rPr>
          <w:delText xml:space="preserve"> Appellant was able, as he claimed, to see clearly that night, so was PW2 and PW3.  In our view, in spite of the rainy weather both PW2 and PW3 had the opportunity to observe the goings on</w:delText>
        </w:r>
        <w:r w:rsidR="00B60A39">
          <w:rPr>
            <w:rFonts w:ascii="Bookman Old Style" w:hAnsi="Bookman Old Style"/>
            <w:sz w:val="28"/>
            <w:szCs w:val="28"/>
          </w:rPr>
          <w:delText>,</w:delText>
        </w:r>
        <w:r>
          <w:rPr>
            <w:rFonts w:ascii="Bookman Old Style" w:hAnsi="Bookman Old Style"/>
            <w:sz w:val="28"/>
            <w:szCs w:val="28"/>
          </w:rPr>
          <w:delText xml:space="preserve"> </w:delText>
        </w:r>
        <w:r w:rsidR="00B60A39">
          <w:rPr>
            <w:rFonts w:ascii="Bookman Old Style" w:hAnsi="Bookman Old Style"/>
            <w:sz w:val="28"/>
            <w:szCs w:val="28"/>
          </w:rPr>
          <w:delText xml:space="preserve">on </w:delText>
        </w:r>
        <w:r w:rsidR="0087548A">
          <w:rPr>
            <w:rFonts w:ascii="Bookman Old Style" w:hAnsi="Bookman Old Style"/>
            <w:sz w:val="28"/>
            <w:szCs w:val="28"/>
          </w:rPr>
          <w:delText>that fateful night</w:delText>
        </w:r>
        <w:r>
          <w:rPr>
            <w:rFonts w:ascii="Bookman Old Style" w:hAnsi="Bookman Old Style"/>
            <w:sz w:val="28"/>
            <w:szCs w:val="28"/>
          </w:rPr>
          <w:delText>. And if the 1</w:delText>
        </w:r>
        <w:r w:rsidRPr="000C010B">
          <w:rPr>
            <w:rFonts w:ascii="Bookman Old Style" w:hAnsi="Bookman Old Style"/>
            <w:sz w:val="28"/>
            <w:szCs w:val="28"/>
            <w:vertAlign w:val="superscript"/>
          </w:rPr>
          <w:delText>st</w:delText>
        </w:r>
        <w:r>
          <w:rPr>
            <w:rFonts w:ascii="Bookman Old Style" w:hAnsi="Bookman Old Style"/>
            <w:sz w:val="28"/>
            <w:szCs w:val="28"/>
          </w:rPr>
          <w:delText xml:space="preserve"> Appellant was at the scene of crime to rescue the deceased</w:delText>
        </w:r>
        <w:r w:rsidR="0087548A">
          <w:rPr>
            <w:rFonts w:ascii="Bookman Old Style" w:hAnsi="Bookman Old Style"/>
            <w:sz w:val="28"/>
            <w:szCs w:val="28"/>
          </w:rPr>
          <w:delText>,</w:delText>
        </w:r>
        <w:r>
          <w:rPr>
            <w:rFonts w:ascii="Bookman Old Style" w:hAnsi="Bookman Old Style"/>
            <w:sz w:val="28"/>
            <w:szCs w:val="28"/>
          </w:rPr>
          <w:delText xml:space="preserve"> then as a reasonable person</w:delText>
        </w:r>
        <w:r w:rsidR="0087548A">
          <w:rPr>
            <w:rFonts w:ascii="Bookman Old Style" w:hAnsi="Bookman Old Style"/>
            <w:sz w:val="28"/>
            <w:szCs w:val="28"/>
          </w:rPr>
          <w:delText>,</w:delText>
        </w:r>
        <w:r>
          <w:rPr>
            <w:rFonts w:ascii="Bookman Old Style" w:hAnsi="Bookman Old Style"/>
            <w:sz w:val="28"/>
            <w:szCs w:val="28"/>
          </w:rPr>
          <w:delText xml:space="preserve"> he would have reported the culprits to the authorities</w:delText>
        </w:r>
        <w:r w:rsidR="00D503AF">
          <w:rPr>
            <w:rFonts w:ascii="Bookman Old Style" w:hAnsi="Bookman Old Style"/>
            <w:sz w:val="28"/>
            <w:szCs w:val="28"/>
          </w:rPr>
          <w:delText>. Certainly, had he done so,</w:delText>
        </w:r>
        <w:r>
          <w:rPr>
            <w:rFonts w:ascii="Bookman Old Style" w:hAnsi="Bookman Old Style"/>
            <w:sz w:val="28"/>
            <w:szCs w:val="28"/>
          </w:rPr>
          <w:delText xml:space="preserve"> the police </w:delText>
        </w:r>
        <w:r w:rsidR="00D503AF">
          <w:rPr>
            <w:rFonts w:ascii="Bookman Old Style" w:hAnsi="Bookman Old Style"/>
            <w:sz w:val="28"/>
            <w:szCs w:val="28"/>
          </w:rPr>
          <w:delText>would not have apprehended</w:delText>
        </w:r>
        <w:r>
          <w:rPr>
            <w:rFonts w:ascii="Bookman Old Style" w:hAnsi="Bookman Old Style"/>
            <w:sz w:val="28"/>
            <w:szCs w:val="28"/>
          </w:rPr>
          <w:delText xml:space="preserve"> him</w:delText>
        </w:r>
        <w:r w:rsidR="00D503AF">
          <w:rPr>
            <w:rFonts w:ascii="Bookman Old Style" w:hAnsi="Bookman Old Style"/>
            <w:sz w:val="28"/>
            <w:szCs w:val="28"/>
          </w:rPr>
          <w:delText>.</w:delText>
        </w:r>
        <w:r>
          <w:rPr>
            <w:rFonts w:ascii="Bookman Old Style" w:hAnsi="Bookman Old Style"/>
            <w:sz w:val="28"/>
            <w:szCs w:val="28"/>
          </w:rPr>
          <w:delText xml:space="preserve">  Notably</w:delText>
        </w:r>
        <w:r w:rsidR="00B60A39">
          <w:rPr>
            <w:rFonts w:ascii="Bookman Old Style" w:hAnsi="Bookman Old Style"/>
            <w:sz w:val="28"/>
            <w:szCs w:val="28"/>
          </w:rPr>
          <w:delText>,</w:delText>
        </w:r>
        <w:r>
          <w:rPr>
            <w:rFonts w:ascii="Bookman Old Style" w:hAnsi="Bookman Old Style"/>
            <w:sz w:val="28"/>
            <w:szCs w:val="28"/>
          </w:rPr>
          <w:delText xml:space="preserve"> the trial Judge did not believe his evidence because his demeanour was unimpressive</w:delText>
        </w:r>
        <w:r w:rsidR="00CC5C90">
          <w:rPr>
            <w:rFonts w:ascii="Bookman Old Style" w:hAnsi="Bookman Old Style"/>
            <w:sz w:val="28"/>
            <w:szCs w:val="28"/>
          </w:rPr>
          <w:delText xml:space="preserve"> and he was entitled to</w:delText>
        </w:r>
        <w:r w:rsidR="00D503AF">
          <w:rPr>
            <w:rFonts w:ascii="Bookman Old Style" w:hAnsi="Bookman Old Style"/>
            <w:sz w:val="28"/>
            <w:szCs w:val="28"/>
          </w:rPr>
          <w:delText xml:space="preserve"> so</w:delText>
        </w:r>
        <w:r w:rsidR="00B60A39">
          <w:rPr>
            <w:rFonts w:ascii="Bookman Old Style" w:hAnsi="Bookman Old Style"/>
            <w:sz w:val="28"/>
            <w:szCs w:val="28"/>
          </w:rPr>
          <w:delText xml:space="preserve"> find</w:delText>
        </w:r>
        <w:r>
          <w:rPr>
            <w:rFonts w:ascii="Bookman Old Style" w:hAnsi="Bookman Old Style"/>
            <w:sz w:val="28"/>
            <w:szCs w:val="28"/>
          </w:rPr>
          <w:delText>.  Further, the 1</w:delText>
        </w:r>
        <w:r w:rsidRPr="000C010B">
          <w:rPr>
            <w:rFonts w:ascii="Bookman Old Style" w:hAnsi="Bookman Old Style"/>
            <w:sz w:val="28"/>
            <w:szCs w:val="28"/>
            <w:vertAlign w:val="superscript"/>
          </w:rPr>
          <w:delText>st</w:delText>
        </w:r>
        <w:r>
          <w:rPr>
            <w:rFonts w:ascii="Bookman Old Style" w:hAnsi="Bookman Old Style"/>
            <w:sz w:val="28"/>
            <w:szCs w:val="28"/>
          </w:rPr>
          <w:delText xml:space="preserve"> Appellant was the grandson to the deceased and we do not believe that this is a case of an honest mistake.  As a grandson to the deceased</w:delText>
        </w:r>
        <w:r w:rsidR="00CC5C90">
          <w:rPr>
            <w:rFonts w:ascii="Bookman Old Style" w:hAnsi="Bookman Old Style"/>
            <w:sz w:val="28"/>
            <w:szCs w:val="28"/>
          </w:rPr>
          <w:delText>,</w:delText>
        </w:r>
        <w:r>
          <w:rPr>
            <w:rFonts w:ascii="Bookman Old Style" w:hAnsi="Bookman Old Style"/>
            <w:sz w:val="28"/>
            <w:szCs w:val="28"/>
          </w:rPr>
          <w:delText xml:space="preserve"> he was </w:delText>
        </w:r>
        <w:r w:rsidR="00CC5C90">
          <w:rPr>
            <w:rFonts w:ascii="Bookman Old Style" w:hAnsi="Bookman Old Style"/>
            <w:sz w:val="28"/>
            <w:szCs w:val="28"/>
          </w:rPr>
          <w:delText xml:space="preserve">obviously </w:delText>
        </w:r>
        <w:r>
          <w:rPr>
            <w:rFonts w:ascii="Bookman Old Style" w:hAnsi="Bookman Old Style"/>
            <w:sz w:val="28"/>
            <w:szCs w:val="28"/>
          </w:rPr>
          <w:delText>well known to PW2 and PW3 and as the trial Judge noted</w:delText>
        </w:r>
        <w:r w:rsidR="0087548A">
          <w:rPr>
            <w:rFonts w:ascii="Bookman Old Style" w:hAnsi="Bookman Old Style"/>
            <w:sz w:val="28"/>
            <w:szCs w:val="28"/>
          </w:rPr>
          <w:delText>,</w:delText>
        </w:r>
        <w:r>
          <w:rPr>
            <w:rFonts w:ascii="Bookman Old Style" w:hAnsi="Bookman Old Style"/>
            <w:sz w:val="28"/>
            <w:szCs w:val="28"/>
          </w:rPr>
          <w:delText xml:space="preserve"> the assailants had burning grass in their hands which they used to burn the deceased’s house</w:delText>
        </w:r>
        <w:r w:rsidR="0087548A">
          <w:rPr>
            <w:rFonts w:ascii="Bookman Old Style" w:hAnsi="Bookman Old Style"/>
            <w:sz w:val="28"/>
            <w:szCs w:val="28"/>
          </w:rPr>
          <w:delText xml:space="preserve">. </w:delText>
        </w:r>
        <w:r w:rsidR="0090385C">
          <w:rPr>
            <w:rFonts w:ascii="Bookman Old Style" w:hAnsi="Bookman Old Style"/>
            <w:sz w:val="28"/>
            <w:szCs w:val="28"/>
          </w:rPr>
          <w:delText>O</w:delText>
        </w:r>
        <w:r>
          <w:rPr>
            <w:rFonts w:ascii="Bookman Old Style" w:hAnsi="Bookman Old Style"/>
            <w:sz w:val="28"/>
            <w:szCs w:val="28"/>
          </w:rPr>
          <w:delText>ur understa</w:delText>
        </w:r>
        <w:r w:rsidR="00424726">
          <w:rPr>
            <w:rFonts w:ascii="Bookman Old Style" w:hAnsi="Bookman Old Style"/>
            <w:sz w:val="28"/>
            <w:szCs w:val="28"/>
          </w:rPr>
          <w:delText>nding of the facts is that the chain of events started</w:delText>
        </w:r>
        <w:r>
          <w:rPr>
            <w:rFonts w:ascii="Bookman Old Style" w:hAnsi="Bookman Old Style"/>
            <w:sz w:val="28"/>
            <w:szCs w:val="28"/>
          </w:rPr>
          <w:delText xml:space="preserve"> before the heavy rains began pouring.  In fact</w:delText>
        </w:r>
        <w:r w:rsidR="0090385C">
          <w:rPr>
            <w:rFonts w:ascii="Bookman Old Style" w:hAnsi="Bookman Old Style"/>
            <w:sz w:val="28"/>
            <w:szCs w:val="28"/>
          </w:rPr>
          <w:delText>,</w:delText>
        </w:r>
        <w:r>
          <w:rPr>
            <w:rFonts w:ascii="Bookman Old Style" w:hAnsi="Bookman Old Style"/>
            <w:sz w:val="28"/>
            <w:szCs w:val="28"/>
          </w:rPr>
          <w:delText xml:space="preserve"> the events of that night as described by the witnesses are such that it is clear that the Appellants were the main players from the</w:delText>
        </w:r>
        <w:r w:rsidR="00D503AF">
          <w:rPr>
            <w:rFonts w:ascii="Bookman Old Style" w:hAnsi="Bookman Old Style"/>
            <w:sz w:val="28"/>
            <w:szCs w:val="28"/>
          </w:rPr>
          <w:delText xml:space="preserve"> beginning of the</w:delText>
        </w:r>
        <w:r>
          <w:rPr>
            <w:rFonts w:ascii="Bookman Old Style" w:hAnsi="Bookman Old Style"/>
            <w:sz w:val="28"/>
            <w:szCs w:val="28"/>
          </w:rPr>
          <w:delText xml:space="preserve"> search for the deceased up to the time he was discovered </w:delText>
        </w:r>
        <w:r w:rsidR="00CC5C90">
          <w:rPr>
            <w:rFonts w:ascii="Bookman Old Style" w:hAnsi="Bookman Old Style"/>
            <w:sz w:val="28"/>
            <w:szCs w:val="28"/>
          </w:rPr>
          <w:delText>from where he was hiding and</w:delText>
        </w:r>
        <w:r w:rsidR="00D503AF">
          <w:rPr>
            <w:rFonts w:ascii="Bookman Old Style" w:hAnsi="Bookman Old Style"/>
            <w:sz w:val="28"/>
            <w:szCs w:val="28"/>
          </w:rPr>
          <w:delText xml:space="preserve"> when</w:delText>
        </w:r>
        <w:r w:rsidR="00CC5C90">
          <w:rPr>
            <w:rFonts w:ascii="Bookman Old Style" w:hAnsi="Bookman Old Style"/>
            <w:sz w:val="28"/>
            <w:szCs w:val="28"/>
          </w:rPr>
          <w:delText xml:space="preserve"> the beating</w:delText>
        </w:r>
        <w:r w:rsidR="00BB3254">
          <w:rPr>
            <w:rFonts w:ascii="Bookman Old Style" w:hAnsi="Bookman Old Style"/>
            <w:sz w:val="28"/>
            <w:szCs w:val="28"/>
          </w:rPr>
          <w:delText>s</w:delText>
        </w:r>
        <w:r w:rsidR="00CC5C90">
          <w:rPr>
            <w:rFonts w:ascii="Bookman Old Style" w:hAnsi="Bookman Old Style"/>
            <w:sz w:val="28"/>
            <w:szCs w:val="28"/>
          </w:rPr>
          <w:delText xml:space="preserve"> started.  </w:delText>
        </w:r>
        <w:r>
          <w:rPr>
            <w:rFonts w:ascii="Bookman Old Style" w:hAnsi="Bookman Old Style"/>
            <w:sz w:val="28"/>
            <w:szCs w:val="28"/>
          </w:rPr>
          <w:delText xml:space="preserve"> PW1 explained that Helen Mulenga</w:delText>
        </w:r>
        <w:r w:rsidR="00D503AF">
          <w:rPr>
            <w:rFonts w:ascii="Bookman Old Style" w:hAnsi="Bookman Old Style"/>
            <w:sz w:val="28"/>
            <w:szCs w:val="28"/>
          </w:rPr>
          <w:delText>,</w:delText>
        </w:r>
        <w:r>
          <w:rPr>
            <w:rFonts w:ascii="Bookman Old Style" w:hAnsi="Bookman Old Style"/>
            <w:sz w:val="28"/>
            <w:szCs w:val="28"/>
          </w:rPr>
          <w:delText xml:space="preserve"> </w:delText>
        </w:r>
        <w:r w:rsidR="00D503AF">
          <w:rPr>
            <w:rFonts w:ascii="Bookman Old Style" w:hAnsi="Bookman Old Style"/>
            <w:sz w:val="28"/>
            <w:szCs w:val="28"/>
          </w:rPr>
          <w:delText>(</w:delText>
        </w:r>
        <w:r>
          <w:rPr>
            <w:rFonts w:ascii="Bookman Old Style" w:hAnsi="Bookman Old Style"/>
            <w:sz w:val="28"/>
            <w:szCs w:val="28"/>
          </w:rPr>
          <w:delText xml:space="preserve">the sister to </w:delText>
        </w:r>
        <w:r w:rsidR="00D503AF">
          <w:rPr>
            <w:rFonts w:ascii="Bookman Old Style" w:hAnsi="Bookman Old Style"/>
            <w:sz w:val="28"/>
            <w:szCs w:val="28"/>
          </w:rPr>
          <w:delText xml:space="preserve">late </w:delText>
        </w:r>
        <w:r>
          <w:rPr>
            <w:rFonts w:ascii="Bookman Old Style" w:hAnsi="Bookman Old Style"/>
            <w:sz w:val="28"/>
            <w:szCs w:val="28"/>
          </w:rPr>
          <w:delText>Bernard Tambatamba</w:delText>
        </w:r>
        <w:r w:rsidR="00D503AF">
          <w:rPr>
            <w:rFonts w:ascii="Bookman Old Style" w:hAnsi="Bookman Old Style"/>
            <w:sz w:val="28"/>
            <w:szCs w:val="28"/>
          </w:rPr>
          <w:delText>)</w:delText>
        </w:r>
        <w:r>
          <w:rPr>
            <w:rFonts w:ascii="Bookman Old Style" w:hAnsi="Bookman Old Style"/>
            <w:sz w:val="28"/>
            <w:szCs w:val="28"/>
          </w:rPr>
          <w:delText xml:space="preserve"> who was among the ring leaders in assaulting the deceased</w:delText>
        </w:r>
        <w:r w:rsidR="0090385C">
          <w:rPr>
            <w:rFonts w:ascii="Bookman Old Style" w:hAnsi="Bookman Old Style"/>
            <w:sz w:val="28"/>
            <w:szCs w:val="28"/>
          </w:rPr>
          <w:delText>,</w:delText>
        </w:r>
        <w:r>
          <w:rPr>
            <w:rFonts w:ascii="Bookman Old Style" w:hAnsi="Bookman Old Style"/>
            <w:sz w:val="28"/>
            <w:szCs w:val="28"/>
          </w:rPr>
          <w:delText xml:space="preserve"> confronted him alleging </w:delText>
        </w:r>
        <w:r w:rsidR="0090385C">
          <w:rPr>
            <w:rFonts w:ascii="Bookman Old Style" w:hAnsi="Bookman Old Style"/>
            <w:sz w:val="28"/>
            <w:szCs w:val="28"/>
          </w:rPr>
          <w:delText xml:space="preserve">that </w:delText>
        </w:r>
        <w:r>
          <w:rPr>
            <w:rFonts w:ascii="Bookman Old Style" w:hAnsi="Bookman Old Style"/>
            <w:sz w:val="28"/>
            <w:szCs w:val="28"/>
          </w:rPr>
          <w:delText xml:space="preserve">he was harbouring </w:delText>
        </w:r>
        <w:r w:rsidR="00B60A39">
          <w:rPr>
            <w:rFonts w:ascii="Bookman Old Style" w:hAnsi="Bookman Old Style"/>
            <w:sz w:val="28"/>
            <w:szCs w:val="28"/>
          </w:rPr>
          <w:delText xml:space="preserve">the deceased who was </w:delText>
        </w:r>
        <w:r>
          <w:rPr>
            <w:rFonts w:ascii="Bookman Old Style" w:hAnsi="Bookman Old Style"/>
            <w:sz w:val="28"/>
            <w:szCs w:val="28"/>
          </w:rPr>
          <w:delText xml:space="preserve">a </w:delText>
        </w:r>
        <w:r w:rsidR="00D503AF">
          <w:rPr>
            <w:rFonts w:ascii="Bookman Old Style" w:hAnsi="Bookman Old Style"/>
            <w:sz w:val="28"/>
            <w:szCs w:val="28"/>
          </w:rPr>
          <w:delText>wizard</w:delText>
        </w:r>
        <w:r w:rsidR="00B60A39">
          <w:rPr>
            <w:rFonts w:ascii="Bookman Old Style" w:hAnsi="Bookman Old Style"/>
            <w:sz w:val="28"/>
            <w:szCs w:val="28"/>
          </w:rPr>
          <w:delText>.</w:delText>
        </w:r>
        <w:r w:rsidR="0090385C">
          <w:rPr>
            <w:rFonts w:ascii="Bookman Old Style" w:hAnsi="Bookman Old Style"/>
            <w:sz w:val="28"/>
            <w:szCs w:val="28"/>
          </w:rPr>
          <w:delText xml:space="preserve"> </w:delText>
        </w:r>
        <w:r w:rsidR="00BB3254">
          <w:rPr>
            <w:rFonts w:ascii="Bookman Old Style" w:hAnsi="Bookman Old Style"/>
            <w:sz w:val="28"/>
            <w:szCs w:val="28"/>
          </w:rPr>
          <w:delText xml:space="preserve">PW2 and PW3 were both threatened by the Appellants before the rains and they were seen with burning grass and they burnt the deceased’s house. </w:delText>
        </w:r>
        <w:r w:rsidR="0090385C">
          <w:rPr>
            <w:rFonts w:ascii="Bookman Old Style" w:hAnsi="Bookman Old Style"/>
            <w:sz w:val="28"/>
            <w:szCs w:val="28"/>
          </w:rPr>
          <w:delText>T</w:delText>
        </w:r>
        <w:r w:rsidR="00D503AF">
          <w:rPr>
            <w:rFonts w:ascii="Bookman Old Style" w:hAnsi="Bookman Old Style"/>
            <w:sz w:val="28"/>
            <w:szCs w:val="28"/>
          </w:rPr>
          <w:delText xml:space="preserve">he lower Court </w:delText>
        </w:r>
        <w:r w:rsidR="007D5989">
          <w:rPr>
            <w:rFonts w:ascii="Bookman Old Style" w:hAnsi="Bookman Old Style"/>
            <w:sz w:val="28"/>
            <w:szCs w:val="28"/>
          </w:rPr>
          <w:delText>rightly f</w:delText>
        </w:r>
        <w:r w:rsidR="00D503AF">
          <w:rPr>
            <w:rFonts w:ascii="Bookman Old Style" w:hAnsi="Bookman Old Style"/>
            <w:sz w:val="28"/>
            <w:szCs w:val="28"/>
          </w:rPr>
          <w:delText xml:space="preserve">ound that the Appellants </w:delText>
        </w:r>
        <w:r w:rsidR="00B60A39">
          <w:rPr>
            <w:rFonts w:ascii="Bookman Old Style" w:hAnsi="Bookman Old Style"/>
            <w:sz w:val="28"/>
            <w:szCs w:val="28"/>
          </w:rPr>
          <w:delText xml:space="preserve">acted in collusion </w:delText>
        </w:r>
        <w:r w:rsidR="00D503AF">
          <w:rPr>
            <w:rFonts w:ascii="Bookman Old Style" w:hAnsi="Bookman Old Style"/>
            <w:sz w:val="28"/>
            <w:szCs w:val="28"/>
          </w:rPr>
          <w:delText>with Helen Mulenga a</w:delText>
        </w:r>
        <w:r w:rsidR="00C208EC">
          <w:rPr>
            <w:rFonts w:ascii="Bookman Old Style" w:hAnsi="Bookman Old Style"/>
            <w:sz w:val="28"/>
            <w:szCs w:val="28"/>
          </w:rPr>
          <w:delText>nd convicted her along with the Appellants.</w:delText>
        </w:r>
        <w:r w:rsidR="00CC5C90" w:rsidRPr="00CC5C90">
          <w:rPr>
            <w:rFonts w:ascii="Bookman Old Style" w:hAnsi="Bookman Old Style"/>
            <w:sz w:val="28"/>
            <w:szCs w:val="28"/>
          </w:rPr>
          <w:delText xml:space="preserve"> </w:delText>
        </w:r>
      </w:del>
    </w:p>
    <w:p w14:paraId="680277DE" w14:textId="77777777" w:rsidR="00691670" w:rsidRDefault="00691670" w:rsidP="00691670">
      <w:pPr>
        <w:spacing w:after="0" w:line="240" w:lineRule="auto"/>
        <w:ind w:firstLine="720"/>
        <w:jc w:val="both"/>
        <w:rPr>
          <w:del w:id="231" w:author="USR" w:date="2026-09-25T20:02:00Z" w16du:dateUtc="2026-09-26T00:02:00Z"/>
          <w:rFonts w:ascii="Bookman Old Style" w:hAnsi="Bookman Old Style"/>
          <w:sz w:val="28"/>
          <w:szCs w:val="28"/>
        </w:rPr>
      </w:pPr>
    </w:p>
    <w:p w14:paraId="41BD74B0" w14:textId="77777777" w:rsidR="00264693" w:rsidRDefault="003B032F" w:rsidP="00264693">
      <w:pPr>
        <w:spacing w:line="480" w:lineRule="auto"/>
        <w:ind w:firstLine="720"/>
        <w:jc w:val="both"/>
        <w:rPr>
          <w:del w:id="232" w:author="USR" w:date="2026-09-25T20:02:00Z" w16du:dateUtc="2026-09-26T00:02:00Z"/>
          <w:rFonts w:ascii="Bookman Old Style" w:hAnsi="Bookman Old Style"/>
          <w:sz w:val="28"/>
          <w:szCs w:val="28"/>
        </w:rPr>
      </w:pPr>
      <w:del w:id="233" w:author="USR" w:date="2026-09-25T20:02:00Z" w16du:dateUtc="2026-09-26T00:02:00Z">
        <w:r>
          <w:rPr>
            <w:rFonts w:ascii="Bookman Old Style" w:hAnsi="Bookman Old Style"/>
            <w:sz w:val="28"/>
            <w:szCs w:val="28"/>
          </w:rPr>
          <w:delText xml:space="preserve"> Looking</w:delText>
        </w:r>
        <w:r w:rsidR="00264693">
          <w:rPr>
            <w:rFonts w:ascii="Bookman Old Style" w:hAnsi="Bookman Old Style"/>
            <w:sz w:val="28"/>
            <w:szCs w:val="28"/>
          </w:rPr>
          <w:delText xml:space="preserve"> at the facts of this case</w:delText>
        </w:r>
        <w:r w:rsidR="00C208EC">
          <w:rPr>
            <w:rFonts w:ascii="Bookman Old Style" w:hAnsi="Bookman Old Style"/>
            <w:sz w:val="28"/>
            <w:szCs w:val="28"/>
          </w:rPr>
          <w:delText>,</w:delText>
        </w:r>
        <w:r>
          <w:rPr>
            <w:rFonts w:ascii="Bookman Old Style" w:hAnsi="Bookman Old Style"/>
            <w:sz w:val="28"/>
            <w:szCs w:val="28"/>
          </w:rPr>
          <w:delText xml:space="preserve"> where</w:delText>
        </w:r>
        <w:r w:rsidR="00264693">
          <w:rPr>
            <w:rFonts w:ascii="Bookman Old Style" w:hAnsi="Bookman Old Style"/>
            <w:sz w:val="28"/>
            <w:szCs w:val="28"/>
          </w:rPr>
          <w:delText xml:space="preserve"> the arres</w:delText>
        </w:r>
        <w:r>
          <w:rPr>
            <w:rFonts w:ascii="Bookman Old Style" w:hAnsi="Bookman Old Style"/>
            <w:sz w:val="28"/>
            <w:szCs w:val="28"/>
          </w:rPr>
          <w:delText>ting officer maintained that as police they</w:delText>
        </w:r>
        <w:r w:rsidR="00264693">
          <w:rPr>
            <w:rFonts w:ascii="Bookman Old Style" w:hAnsi="Bookman Old Style"/>
            <w:sz w:val="28"/>
            <w:szCs w:val="28"/>
          </w:rPr>
          <w:delText xml:space="preserve"> </w:delText>
        </w:r>
        <w:r>
          <w:rPr>
            <w:rFonts w:ascii="Bookman Old Style" w:hAnsi="Bookman Old Style"/>
            <w:sz w:val="28"/>
            <w:szCs w:val="28"/>
          </w:rPr>
          <w:delText xml:space="preserve">faced challenges </w:delText>
        </w:r>
        <w:r w:rsidR="00264693">
          <w:rPr>
            <w:rFonts w:ascii="Bookman Old Style" w:hAnsi="Bookman Old Style"/>
            <w:sz w:val="28"/>
            <w:szCs w:val="28"/>
          </w:rPr>
          <w:delText xml:space="preserve">in </w:delText>
        </w:r>
        <w:r>
          <w:rPr>
            <w:rFonts w:ascii="Bookman Old Style" w:hAnsi="Bookman Old Style"/>
            <w:sz w:val="28"/>
            <w:szCs w:val="28"/>
          </w:rPr>
          <w:delText>their investigations</w:delText>
        </w:r>
        <w:r w:rsidR="00264693">
          <w:rPr>
            <w:rFonts w:ascii="Bookman Old Style" w:hAnsi="Bookman Old Style"/>
            <w:sz w:val="28"/>
            <w:szCs w:val="28"/>
          </w:rPr>
          <w:delText xml:space="preserve"> as it</w:delText>
        </w:r>
        <w:r w:rsidR="004A0ABA">
          <w:rPr>
            <w:rFonts w:ascii="Bookman Old Style" w:hAnsi="Bookman Old Style"/>
            <w:sz w:val="28"/>
            <w:szCs w:val="28"/>
          </w:rPr>
          <w:delText xml:space="preserve"> was a ca</w:delText>
        </w:r>
        <w:r w:rsidR="00BE0772">
          <w:rPr>
            <w:rFonts w:ascii="Bookman Old Style" w:hAnsi="Bookman Old Style"/>
            <w:sz w:val="28"/>
            <w:szCs w:val="28"/>
          </w:rPr>
          <w:delText>se involving relatives, we do not find any motive</w:delText>
        </w:r>
        <w:r w:rsidR="00264693">
          <w:rPr>
            <w:rFonts w:ascii="Bookman Old Style" w:hAnsi="Bookman Old Style"/>
            <w:sz w:val="28"/>
            <w:szCs w:val="28"/>
          </w:rPr>
          <w:delText xml:space="preserve"> </w:delText>
        </w:r>
        <w:r w:rsidR="006067B8">
          <w:rPr>
            <w:rFonts w:ascii="Bookman Old Style" w:hAnsi="Bookman Old Style"/>
            <w:sz w:val="28"/>
            <w:szCs w:val="28"/>
          </w:rPr>
          <w:delText xml:space="preserve"> (and neither did the trial Judge) </w:delText>
        </w:r>
        <w:r w:rsidR="00264693">
          <w:rPr>
            <w:rFonts w:ascii="Bookman Old Style" w:hAnsi="Bookman Old Style"/>
            <w:sz w:val="28"/>
            <w:szCs w:val="28"/>
          </w:rPr>
          <w:delText>for PW2 and PW3 to create the story that the Appellants were among those who assaulted the dece</w:delText>
        </w:r>
        <w:r w:rsidR="006067B8">
          <w:rPr>
            <w:rFonts w:ascii="Bookman Old Style" w:hAnsi="Bookman Old Style"/>
            <w:sz w:val="28"/>
            <w:szCs w:val="28"/>
          </w:rPr>
          <w:delText xml:space="preserve">ased. </w:delText>
        </w:r>
        <w:r>
          <w:rPr>
            <w:rFonts w:ascii="Bookman Old Style" w:hAnsi="Bookman Old Style"/>
            <w:sz w:val="28"/>
            <w:szCs w:val="28"/>
          </w:rPr>
          <w:delText xml:space="preserve"> </w:delText>
        </w:r>
        <w:r w:rsidR="006067B8">
          <w:rPr>
            <w:rFonts w:ascii="Bookman Old Style" w:hAnsi="Bookman Old Style"/>
            <w:sz w:val="28"/>
            <w:szCs w:val="28"/>
          </w:rPr>
          <w:delText>T</w:delText>
        </w:r>
        <w:r>
          <w:rPr>
            <w:rFonts w:ascii="Bookman Old Style" w:hAnsi="Bookman Old Style"/>
            <w:sz w:val="28"/>
            <w:szCs w:val="28"/>
          </w:rPr>
          <w:delText xml:space="preserve">here is no </w:delText>
        </w:r>
        <w:r w:rsidR="0089003A">
          <w:rPr>
            <w:rFonts w:ascii="Bookman Old Style" w:hAnsi="Bookman Old Style"/>
            <w:sz w:val="28"/>
            <w:szCs w:val="28"/>
          </w:rPr>
          <w:delText>evidence</w:delText>
        </w:r>
        <w:r>
          <w:rPr>
            <w:rFonts w:ascii="Bookman Old Style" w:hAnsi="Bookman Old Style"/>
            <w:sz w:val="28"/>
            <w:szCs w:val="28"/>
          </w:rPr>
          <w:delText xml:space="preserve"> to indicate that the Appellants had a bad relationship with the two witnesses prior to this incident.</w:delText>
        </w:r>
        <w:r w:rsidR="00264693">
          <w:rPr>
            <w:rFonts w:ascii="Bookman Old Style" w:hAnsi="Bookman Old Style"/>
            <w:sz w:val="28"/>
            <w:szCs w:val="28"/>
          </w:rPr>
          <w:delText xml:space="preserve">  It is clear to us that the learned trial Judge did not find any reason to disbelieve PW2 and PW3.  We have also held before </w:delText>
        </w:r>
        <w:r w:rsidR="006067B8">
          <w:rPr>
            <w:rFonts w:ascii="Bookman Old Style" w:hAnsi="Bookman Old Style"/>
            <w:sz w:val="28"/>
            <w:szCs w:val="28"/>
          </w:rPr>
          <w:delText>t</w:delText>
        </w:r>
        <w:r w:rsidR="00264693">
          <w:rPr>
            <w:rFonts w:ascii="Bookman Old Style" w:hAnsi="Bookman Old Style"/>
            <w:sz w:val="28"/>
            <w:szCs w:val="28"/>
          </w:rPr>
          <w:delText>hat simply because witnesses are related to the deceased is not a reason to discount their evidence.</w:delText>
        </w:r>
        <w:r w:rsidR="00BE0772">
          <w:rPr>
            <w:rFonts w:ascii="Bookman Old Style" w:hAnsi="Bookman Old Style"/>
            <w:sz w:val="28"/>
            <w:szCs w:val="28"/>
          </w:rPr>
          <w:delText xml:space="preserve"> In our view, the danger of false implication was eliminated.</w:delText>
        </w:r>
      </w:del>
    </w:p>
    <w:p w14:paraId="1C325324" w14:textId="77777777" w:rsidR="0090385C" w:rsidRPr="00674CDD" w:rsidRDefault="0090385C" w:rsidP="00674CDD">
      <w:pPr>
        <w:spacing w:line="480" w:lineRule="auto"/>
        <w:ind w:firstLine="720"/>
        <w:jc w:val="both"/>
        <w:rPr>
          <w:del w:id="234" w:author="USR" w:date="2026-09-25T20:02:00Z" w16du:dateUtc="2026-09-26T00:02:00Z"/>
          <w:rFonts w:ascii="Bookman Old Style" w:hAnsi="Bookman Old Style"/>
          <w:b/>
          <w:sz w:val="28"/>
          <w:szCs w:val="28"/>
        </w:rPr>
      </w:pPr>
      <w:del w:id="235" w:author="USR" w:date="2026-09-25T20:02:00Z" w16du:dateUtc="2026-09-26T00:02:00Z">
        <w:r>
          <w:rPr>
            <w:rFonts w:ascii="Bookman Old Style" w:hAnsi="Bookman Old Style"/>
            <w:sz w:val="28"/>
            <w:szCs w:val="28"/>
          </w:rPr>
          <w:delText>It has also been argued on behalf of the 2</w:delText>
        </w:r>
        <w:r w:rsidRPr="0090385C">
          <w:rPr>
            <w:rFonts w:ascii="Bookman Old Style" w:hAnsi="Bookman Old Style"/>
            <w:sz w:val="28"/>
            <w:szCs w:val="28"/>
            <w:vertAlign w:val="superscript"/>
          </w:rPr>
          <w:delText>nd</w:delText>
        </w:r>
        <w:r>
          <w:rPr>
            <w:rFonts w:ascii="Bookman Old Style" w:hAnsi="Bookman Old Style"/>
            <w:sz w:val="28"/>
            <w:szCs w:val="28"/>
          </w:rPr>
          <w:delText xml:space="preserve"> Appellant that his alibi was not investiga</w:delText>
        </w:r>
        <w:r w:rsidR="003B032F">
          <w:rPr>
            <w:rFonts w:ascii="Bookman Old Style" w:hAnsi="Bookman Old Style"/>
            <w:sz w:val="28"/>
            <w:szCs w:val="28"/>
          </w:rPr>
          <w:delText>ted by the arresting officer as he</w:delText>
        </w:r>
        <w:r>
          <w:rPr>
            <w:rFonts w:ascii="Bookman Old Style" w:hAnsi="Bookman Old Style"/>
            <w:sz w:val="28"/>
            <w:szCs w:val="28"/>
          </w:rPr>
          <w:delText xml:space="preserve"> merely relied on information from his colleagues and the deceased’s relatives. </w:delText>
        </w:r>
        <w:r w:rsidR="002920A1">
          <w:rPr>
            <w:rFonts w:ascii="Bookman Old Style" w:hAnsi="Bookman Old Style"/>
            <w:sz w:val="28"/>
            <w:szCs w:val="28"/>
          </w:rPr>
          <w:delText>In his testimony the 2</w:delText>
        </w:r>
        <w:r w:rsidR="002920A1" w:rsidRPr="002920A1">
          <w:rPr>
            <w:rFonts w:ascii="Bookman Old Style" w:hAnsi="Bookman Old Style"/>
            <w:sz w:val="28"/>
            <w:szCs w:val="28"/>
            <w:vertAlign w:val="superscript"/>
          </w:rPr>
          <w:delText>nd</w:delText>
        </w:r>
        <w:r w:rsidR="002920A1">
          <w:rPr>
            <w:rFonts w:ascii="Bookman Old Style" w:hAnsi="Bookman Old Style"/>
            <w:sz w:val="28"/>
            <w:szCs w:val="28"/>
          </w:rPr>
          <w:delText xml:space="preserve"> Appellant alleged that he was at home throughout that night and did not participate in assaulting the deceased. </w:delText>
        </w:r>
        <w:r w:rsidR="0061600C">
          <w:rPr>
            <w:rFonts w:ascii="Bookman Old Style" w:hAnsi="Bookman Old Style"/>
            <w:sz w:val="28"/>
            <w:szCs w:val="28"/>
          </w:rPr>
          <w:delText>We have examined the evidence in the Court below and t</w:delText>
        </w:r>
        <w:r w:rsidR="002920A1">
          <w:rPr>
            <w:rFonts w:ascii="Bookman Old Style" w:hAnsi="Bookman Old Style"/>
            <w:sz w:val="28"/>
            <w:szCs w:val="28"/>
          </w:rPr>
          <w:delText>here is no evidence to show that the 2</w:delText>
        </w:r>
        <w:r w:rsidR="002920A1" w:rsidRPr="002920A1">
          <w:rPr>
            <w:rFonts w:ascii="Bookman Old Style" w:hAnsi="Bookman Old Style"/>
            <w:sz w:val="28"/>
            <w:szCs w:val="28"/>
            <w:vertAlign w:val="superscript"/>
          </w:rPr>
          <w:delText>nd</w:delText>
        </w:r>
        <w:r w:rsidR="002920A1">
          <w:rPr>
            <w:rFonts w:ascii="Bookman Old Style" w:hAnsi="Bookman Old Style"/>
            <w:sz w:val="28"/>
            <w:szCs w:val="28"/>
          </w:rPr>
          <w:delText xml:space="preserve"> Appellant informed the police about this. In fact this defence was not put to the arresting officer. The line of cross-examination adopted by the defence </w:delText>
        </w:r>
        <w:r w:rsidR="0061600C">
          <w:rPr>
            <w:rFonts w:ascii="Bookman Old Style" w:hAnsi="Bookman Old Style"/>
            <w:sz w:val="28"/>
            <w:szCs w:val="28"/>
          </w:rPr>
          <w:delText>centered</w:delText>
        </w:r>
        <w:r w:rsidR="002920A1">
          <w:rPr>
            <w:rFonts w:ascii="Bookman Old Style" w:hAnsi="Bookman Old Style"/>
            <w:sz w:val="28"/>
            <w:szCs w:val="28"/>
          </w:rPr>
          <w:delText xml:space="preserve"> on whether the witnesses properly identified the Appellant</w:delText>
        </w:r>
        <w:r w:rsidR="00242DE7">
          <w:rPr>
            <w:rFonts w:ascii="Bookman Old Style" w:hAnsi="Bookman Old Style"/>
            <w:sz w:val="28"/>
            <w:szCs w:val="28"/>
          </w:rPr>
          <w:delText xml:space="preserve">s </w:delText>
        </w:r>
        <w:r w:rsidR="002920A1">
          <w:rPr>
            <w:rFonts w:ascii="Bookman Old Style" w:hAnsi="Bookman Old Style"/>
            <w:sz w:val="28"/>
            <w:szCs w:val="28"/>
          </w:rPr>
          <w:delText xml:space="preserve"> as being among those who participated in assaulting the deceased that night. In our view, after perusing the evidence before the Court below, the defence of alibi was raised too late in the day by the 2</w:delText>
        </w:r>
        <w:r w:rsidR="002920A1" w:rsidRPr="002920A1">
          <w:rPr>
            <w:rFonts w:ascii="Bookman Old Style" w:hAnsi="Bookman Old Style"/>
            <w:sz w:val="28"/>
            <w:szCs w:val="28"/>
            <w:vertAlign w:val="superscript"/>
          </w:rPr>
          <w:delText>nd</w:delText>
        </w:r>
        <w:r w:rsidR="002920A1">
          <w:rPr>
            <w:rFonts w:ascii="Bookman Old Style" w:hAnsi="Bookman Old Style"/>
            <w:sz w:val="28"/>
            <w:szCs w:val="28"/>
          </w:rPr>
          <w:delText xml:space="preserve"> Appellant to the extent that there can </w:delText>
        </w:r>
        <w:r w:rsidR="00242DE7">
          <w:rPr>
            <w:rFonts w:ascii="Bookman Old Style" w:hAnsi="Bookman Old Style"/>
            <w:sz w:val="28"/>
            <w:szCs w:val="28"/>
          </w:rPr>
          <w:delText xml:space="preserve">be </w:delText>
        </w:r>
        <w:r w:rsidR="002920A1">
          <w:rPr>
            <w:rFonts w:ascii="Bookman Old Style" w:hAnsi="Bookman Old Style"/>
            <w:sz w:val="28"/>
            <w:szCs w:val="28"/>
          </w:rPr>
          <w:delText xml:space="preserve">no question of dereliction of duty on the part of the arresting officer. </w:delText>
        </w:r>
        <w:r w:rsidR="00674CDD">
          <w:rPr>
            <w:rFonts w:ascii="Bookman Old Style" w:hAnsi="Bookman Old Style"/>
            <w:b/>
            <w:sz w:val="28"/>
            <w:szCs w:val="28"/>
          </w:rPr>
          <w:delText>See Kate</w:delText>
        </w:r>
        <w:r w:rsidR="009D388A">
          <w:rPr>
            <w:rFonts w:ascii="Bookman Old Style" w:hAnsi="Bookman Old Style"/>
            <w:b/>
            <w:sz w:val="28"/>
            <w:szCs w:val="28"/>
          </w:rPr>
          <w:delText>be vs. The People</w:delText>
        </w:r>
        <w:r w:rsidR="009D388A">
          <w:rPr>
            <w:rFonts w:ascii="Bookman Old Style" w:hAnsi="Bookman Old Style"/>
            <w:b/>
            <w:sz w:val="28"/>
            <w:szCs w:val="28"/>
          </w:rPr>
          <w:delText></w:delText>
        </w:r>
        <w:r w:rsidR="00674CDD">
          <w:rPr>
            <w:rFonts w:ascii="Bookman Old Style" w:hAnsi="Bookman Old Style"/>
            <w:b/>
            <w:sz w:val="28"/>
            <w:szCs w:val="28"/>
          </w:rPr>
          <w:delText xml:space="preserve">. </w:delText>
        </w:r>
        <w:r w:rsidR="00674CDD">
          <w:rPr>
            <w:rFonts w:ascii="Bookman Old Style" w:hAnsi="Bookman Old Style"/>
            <w:sz w:val="28"/>
            <w:szCs w:val="28"/>
          </w:rPr>
          <w:delText>The plea by the 2</w:delText>
        </w:r>
        <w:r w:rsidR="00674CDD" w:rsidRPr="00BE0772">
          <w:rPr>
            <w:rFonts w:ascii="Bookman Old Style" w:hAnsi="Bookman Old Style"/>
            <w:sz w:val="28"/>
            <w:szCs w:val="28"/>
            <w:vertAlign w:val="superscript"/>
          </w:rPr>
          <w:delText>nd</w:delText>
        </w:r>
        <w:r w:rsidR="00674CDD">
          <w:rPr>
            <w:rFonts w:ascii="Bookman Old Style" w:hAnsi="Bookman Old Style"/>
            <w:sz w:val="28"/>
            <w:szCs w:val="28"/>
          </w:rPr>
          <w:delText xml:space="preserve"> Appellant that he was not at the scene of crime was an afterthought and it cannot be sustained in view of the overwhelming evidence from the prosecution.</w:delText>
        </w:r>
      </w:del>
    </w:p>
    <w:p w14:paraId="51AC3F54" w14:textId="77777777" w:rsidR="00691670" w:rsidRDefault="00691670" w:rsidP="00691670">
      <w:pPr>
        <w:spacing w:after="0" w:line="240" w:lineRule="auto"/>
        <w:ind w:firstLine="720"/>
        <w:jc w:val="both"/>
        <w:rPr>
          <w:del w:id="236" w:author="USR" w:date="2026-09-25T20:02:00Z" w16du:dateUtc="2026-09-26T00:02:00Z"/>
          <w:rFonts w:ascii="Bookman Old Style" w:hAnsi="Bookman Old Style"/>
          <w:sz w:val="28"/>
          <w:szCs w:val="28"/>
        </w:rPr>
      </w:pPr>
    </w:p>
    <w:p w14:paraId="58065CA5" w14:textId="77777777" w:rsidR="00264693" w:rsidRDefault="00264693" w:rsidP="00264693">
      <w:pPr>
        <w:spacing w:line="480" w:lineRule="auto"/>
        <w:ind w:firstLine="720"/>
        <w:jc w:val="both"/>
        <w:rPr>
          <w:del w:id="237" w:author="USR" w:date="2026-09-25T20:02:00Z" w16du:dateUtc="2026-09-26T00:02:00Z"/>
          <w:rFonts w:ascii="Bookman Old Style" w:hAnsi="Bookman Old Style"/>
          <w:sz w:val="28"/>
          <w:szCs w:val="28"/>
        </w:rPr>
      </w:pPr>
      <w:del w:id="238" w:author="USR" w:date="2026-09-25T20:02:00Z" w16du:dateUtc="2026-09-26T00:02:00Z">
        <w:r>
          <w:rPr>
            <w:rFonts w:ascii="Bookman Old Style" w:hAnsi="Bookman Old Style"/>
            <w:sz w:val="28"/>
            <w:szCs w:val="28"/>
          </w:rPr>
          <w:delText>We</w:delText>
        </w:r>
        <w:r w:rsidR="00884A8D">
          <w:rPr>
            <w:rFonts w:ascii="Bookman Old Style" w:hAnsi="Bookman Old Style"/>
            <w:sz w:val="28"/>
            <w:szCs w:val="28"/>
          </w:rPr>
          <w:delText>,</w:delText>
        </w:r>
        <w:r>
          <w:rPr>
            <w:rFonts w:ascii="Bookman Old Style" w:hAnsi="Bookman Old Style"/>
            <w:sz w:val="28"/>
            <w:szCs w:val="28"/>
          </w:rPr>
          <w:delText xml:space="preserve"> therefore</w:delText>
        </w:r>
        <w:r w:rsidR="00884A8D">
          <w:rPr>
            <w:rFonts w:ascii="Bookman Old Style" w:hAnsi="Bookman Old Style"/>
            <w:sz w:val="28"/>
            <w:szCs w:val="28"/>
          </w:rPr>
          <w:delText>, find no merit in ground one</w:delText>
        </w:r>
        <w:r>
          <w:rPr>
            <w:rFonts w:ascii="Bookman Old Style" w:hAnsi="Bookman Old Style"/>
            <w:sz w:val="28"/>
            <w:szCs w:val="28"/>
          </w:rPr>
          <w:delText xml:space="preserve"> and we hereby uphold the conviction of the </w:delText>
        </w:r>
        <w:r w:rsidR="005B2EA9">
          <w:rPr>
            <w:rFonts w:ascii="Bookman Old Style" w:hAnsi="Bookman Old Style"/>
            <w:sz w:val="28"/>
            <w:szCs w:val="28"/>
          </w:rPr>
          <w:delText xml:space="preserve">Appellants by the </w:delText>
        </w:r>
        <w:r>
          <w:rPr>
            <w:rFonts w:ascii="Bookman Old Style" w:hAnsi="Bookman Old Style"/>
            <w:sz w:val="28"/>
            <w:szCs w:val="28"/>
          </w:rPr>
          <w:delText>lower Court.</w:delText>
        </w:r>
      </w:del>
    </w:p>
    <w:p w14:paraId="071D0BB3" w14:textId="77777777" w:rsidR="00691670" w:rsidRDefault="00691670" w:rsidP="00691670">
      <w:pPr>
        <w:spacing w:after="0" w:line="240" w:lineRule="auto"/>
        <w:ind w:firstLine="720"/>
        <w:jc w:val="both"/>
        <w:rPr>
          <w:del w:id="239" w:author="USR" w:date="2026-09-25T20:02:00Z" w16du:dateUtc="2026-09-26T00:02:00Z"/>
          <w:rFonts w:ascii="Bookman Old Style" w:hAnsi="Bookman Old Style"/>
          <w:sz w:val="28"/>
          <w:szCs w:val="28"/>
        </w:rPr>
      </w:pPr>
    </w:p>
    <w:p w14:paraId="005678C5" w14:textId="77777777" w:rsidR="00264693" w:rsidRDefault="00264693" w:rsidP="00264693">
      <w:pPr>
        <w:spacing w:line="480" w:lineRule="auto"/>
        <w:ind w:firstLine="720"/>
        <w:jc w:val="both"/>
        <w:rPr>
          <w:del w:id="240" w:author="USR" w:date="2026-09-25T20:02:00Z" w16du:dateUtc="2026-09-26T00:02:00Z"/>
          <w:rFonts w:ascii="Bookman Old Style" w:hAnsi="Bookman Old Style"/>
          <w:sz w:val="28"/>
          <w:szCs w:val="28"/>
        </w:rPr>
      </w:pPr>
      <w:del w:id="241" w:author="USR" w:date="2026-09-25T20:02:00Z" w16du:dateUtc="2026-09-26T00:02:00Z">
        <w:r>
          <w:rPr>
            <w:rFonts w:ascii="Bookman Old Style" w:hAnsi="Bookman Old Style"/>
            <w:sz w:val="28"/>
            <w:szCs w:val="28"/>
          </w:rPr>
          <w:delText>In ground two</w:delText>
        </w:r>
        <w:r w:rsidR="00884A8D">
          <w:rPr>
            <w:rFonts w:ascii="Bookman Old Style" w:hAnsi="Bookman Old Style"/>
            <w:sz w:val="28"/>
            <w:szCs w:val="28"/>
          </w:rPr>
          <w:delText>,</w:delText>
        </w:r>
        <w:r>
          <w:rPr>
            <w:rFonts w:ascii="Bookman Old Style" w:hAnsi="Bookman Old Style"/>
            <w:sz w:val="28"/>
            <w:szCs w:val="28"/>
          </w:rPr>
          <w:delText xml:space="preserve"> we are being called upon to find extenuating circumstance</w:delText>
        </w:r>
        <w:r w:rsidR="00242DE7">
          <w:rPr>
            <w:rFonts w:ascii="Bookman Old Style" w:hAnsi="Bookman Old Style"/>
            <w:sz w:val="28"/>
            <w:szCs w:val="28"/>
          </w:rPr>
          <w:delText>s</w:delText>
        </w:r>
        <w:r>
          <w:rPr>
            <w:rFonts w:ascii="Bookman Old Style" w:hAnsi="Bookman Old Style"/>
            <w:sz w:val="28"/>
            <w:szCs w:val="28"/>
          </w:rPr>
          <w:delText xml:space="preserve"> on</w:delText>
        </w:r>
        <w:r w:rsidR="00884A8D">
          <w:rPr>
            <w:rFonts w:ascii="Bookman Old Style" w:hAnsi="Bookman Old Style"/>
            <w:sz w:val="28"/>
            <w:szCs w:val="28"/>
          </w:rPr>
          <w:delText xml:space="preserve"> the basis</w:delText>
        </w:r>
        <w:r>
          <w:rPr>
            <w:rFonts w:ascii="Bookman Old Style" w:hAnsi="Bookman Old Style"/>
            <w:sz w:val="28"/>
            <w:szCs w:val="28"/>
          </w:rPr>
          <w:delText xml:space="preserve"> that there were allegations of witchcraft against the decease</w:delText>
        </w:r>
        <w:r w:rsidR="0061600C">
          <w:rPr>
            <w:rFonts w:ascii="Bookman Old Style" w:hAnsi="Bookman Old Style"/>
            <w:sz w:val="28"/>
            <w:szCs w:val="28"/>
          </w:rPr>
          <w:delText>d.  Indeed, we have held in numerous</w:delText>
        </w:r>
        <w:r>
          <w:rPr>
            <w:rFonts w:ascii="Bookman Old Style" w:hAnsi="Bookman Old Style"/>
            <w:sz w:val="28"/>
            <w:szCs w:val="28"/>
          </w:rPr>
          <w:delText xml:space="preserve"> cases that </w:delText>
        </w:r>
        <w:r w:rsidR="00884A8D">
          <w:rPr>
            <w:rFonts w:ascii="Bookman Old Style" w:hAnsi="Bookman Old Style"/>
            <w:sz w:val="28"/>
            <w:szCs w:val="28"/>
          </w:rPr>
          <w:delText>the</w:delText>
        </w:r>
        <w:r>
          <w:rPr>
            <w:rFonts w:ascii="Bookman Old Style" w:hAnsi="Bookman Old Style"/>
            <w:sz w:val="28"/>
            <w:szCs w:val="28"/>
          </w:rPr>
          <w:delText xml:space="preserve"> belief in witchcraft in our communities is rampant and must be held to be an extenuating circumstance.  In this case, PW1, PW2, PW3 and PW5 confirmed that the deceased was killed under suspicion of being a wizard. </w:delText>
        </w:r>
        <w:r w:rsidR="00076768">
          <w:rPr>
            <w:rFonts w:ascii="Bookman Old Style" w:hAnsi="Bookman Old Style"/>
            <w:sz w:val="28"/>
            <w:szCs w:val="28"/>
          </w:rPr>
          <w:delText>In fact</w:delText>
        </w:r>
        <w:r w:rsidR="005B2EA9">
          <w:rPr>
            <w:rFonts w:ascii="Bookman Old Style" w:hAnsi="Bookman Old Style"/>
            <w:sz w:val="28"/>
            <w:szCs w:val="28"/>
          </w:rPr>
          <w:delText>,</w:delText>
        </w:r>
        <w:r w:rsidR="00076768">
          <w:rPr>
            <w:rFonts w:ascii="Bookman Old Style" w:hAnsi="Bookman Old Style"/>
            <w:sz w:val="28"/>
            <w:szCs w:val="28"/>
          </w:rPr>
          <w:delText xml:space="preserve"> PW1 was beaten on the allegation that he was harbouring the deceased who was a wizard.</w:delText>
        </w:r>
        <w:r>
          <w:rPr>
            <w:rFonts w:ascii="Bookman Old Style" w:hAnsi="Bookman Old Style"/>
            <w:sz w:val="28"/>
            <w:szCs w:val="28"/>
          </w:rPr>
          <w:delText xml:space="preserve"> The trial Judge should have taken this into consideration and should have found that exten</w:delText>
        </w:r>
        <w:r w:rsidR="00EC02C2">
          <w:rPr>
            <w:rFonts w:ascii="Bookman Old Style" w:hAnsi="Bookman Old Style"/>
            <w:sz w:val="28"/>
            <w:szCs w:val="28"/>
          </w:rPr>
          <w:delText xml:space="preserve">uating circumstances existed.  </w:delText>
        </w:r>
        <w:r>
          <w:rPr>
            <w:rFonts w:ascii="Bookman Old Style" w:hAnsi="Bookman Old Style"/>
            <w:sz w:val="28"/>
            <w:szCs w:val="28"/>
          </w:rPr>
          <w:delText>Had he properly directed himself, the learned trial Judge ought not to have pronounced the death sentence in this case.</w:delText>
        </w:r>
      </w:del>
    </w:p>
    <w:p w14:paraId="1063CD86" w14:textId="77777777" w:rsidR="00691670" w:rsidRDefault="00691670" w:rsidP="00691670">
      <w:pPr>
        <w:spacing w:after="0" w:line="240" w:lineRule="auto"/>
        <w:ind w:firstLine="720"/>
        <w:jc w:val="both"/>
        <w:rPr>
          <w:del w:id="242" w:author="USR" w:date="2026-09-25T20:02:00Z" w16du:dateUtc="2026-09-26T00:02:00Z"/>
          <w:rFonts w:ascii="Bookman Old Style" w:hAnsi="Bookman Old Style"/>
          <w:sz w:val="28"/>
          <w:szCs w:val="28"/>
        </w:rPr>
      </w:pPr>
    </w:p>
    <w:p w14:paraId="5FD04ABF" w14:textId="77777777" w:rsidR="00264693" w:rsidRDefault="00264693" w:rsidP="00264693">
      <w:pPr>
        <w:spacing w:line="480" w:lineRule="auto"/>
        <w:ind w:firstLine="720"/>
        <w:jc w:val="both"/>
        <w:rPr>
          <w:del w:id="243" w:author="USR" w:date="2026-09-25T20:02:00Z" w16du:dateUtc="2026-09-26T00:02:00Z"/>
          <w:rFonts w:ascii="Bookman Old Style" w:hAnsi="Bookman Old Style"/>
          <w:sz w:val="28"/>
          <w:szCs w:val="28"/>
        </w:rPr>
      </w:pPr>
      <w:del w:id="244" w:author="USR" w:date="2026-09-25T20:02:00Z" w16du:dateUtc="2026-09-26T00:02:00Z">
        <w:r>
          <w:rPr>
            <w:rFonts w:ascii="Bookman Old Style" w:hAnsi="Bookman Old Style"/>
            <w:sz w:val="28"/>
            <w:szCs w:val="28"/>
          </w:rPr>
          <w:delText>In the circumstances, we set aside the death sentence and in its place</w:delText>
        </w:r>
        <w:r w:rsidR="005B2EA9">
          <w:rPr>
            <w:rFonts w:ascii="Bookman Old Style" w:hAnsi="Bookman Old Style"/>
            <w:sz w:val="28"/>
            <w:szCs w:val="28"/>
          </w:rPr>
          <w:delText>, we sentence each Appellant</w:delText>
        </w:r>
        <w:r>
          <w:rPr>
            <w:rFonts w:ascii="Bookman Old Style" w:hAnsi="Bookman Old Style"/>
            <w:sz w:val="28"/>
            <w:szCs w:val="28"/>
          </w:rPr>
          <w:delText xml:space="preserve"> to 20 years imprisonment with hard labour with effect from the date of arrest. </w:delText>
        </w:r>
      </w:del>
    </w:p>
    <w:p w14:paraId="54D06B04" w14:textId="77777777" w:rsidR="00EF4416" w:rsidRDefault="00264693" w:rsidP="0017514A">
      <w:pPr>
        <w:spacing w:line="480" w:lineRule="auto"/>
        <w:ind w:firstLine="720"/>
        <w:jc w:val="both"/>
        <w:rPr>
          <w:del w:id="245" w:author="USR" w:date="2026-09-25T20:02:00Z" w16du:dateUtc="2026-09-26T00:02:00Z"/>
          <w:rFonts w:ascii="Bookman Old Style" w:hAnsi="Bookman Old Style"/>
          <w:sz w:val="28"/>
          <w:szCs w:val="28"/>
        </w:rPr>
      </w:pPr>
      <w:del w:id="246" w:author="USR" w:date="2026-09-25T20:02:00Z" w16du:dateUtc="2026-09-26T00:02:00Z">
        <w:r>
          <w:rPr>
            <w:rFonts w:ascii="Bookman Old Style" w:hAnsi="Bookman Old Style"/>
            <w:sz w:val="28"/>
            <w:szCs w:val="28"/>
          </w:rPr>
          <w:delText>To</w:delText>
        </w:r>
        <w:r w:rsidR="005B2EA9">
          <w:rPr>
            <w:rFonts w:ascii="Bookman Old Style" w:hAnsi="Bookman Old Style"/>
            <w:sz w:val="28"/>
            <w:szCs w:val="28"/>
          </w:rPr>
          <w:delText xml:space="preserve"> this</w:delText>
        </w:r>
        <w:r>
          <w:rPr>
            <w:rFonts w:ascii="Bookman Old Style" w:hAnsi="Bookman Old Style"/>
            <w:sz w:val="28"/>
            <w:szCs w:val="28"/>
          </w:rPr>
          <w:delText xml:space="preserve"> extent</w:delText>
        </w:r>
        <w:r w:rsidR="005B2EA9">
          <w:rPr>
            <w:rFonts w:ascii="Bookman Old Style" w:hAnsi="Bookman Old Style"/>
            <w:sz w:val="28"/>
            <w:szCs w:val="28"/>
          </w:rPr>
          <w:delText xml:space="preserve">, ground two </w:delText>
        </w:r>
        <w:r>
          <w:rPr>
            <w:rFonts w:ascii="Bookman Old Style" w:hAnsi="Bookman Old Style"/>
            <w:sz w:val="28"/>
            <w:szCs w:val="28"/>
          </w:rPr>
          <w:delText xml:space="preserve">succeeds. </w:delText>
        </w:r>
      </w:del>
    </w:p>
    <w:p w14:paraId="5AA65E81" w14:textId="77777777" w:rsidR="00B76839" w:rsidRDefault="00B76839" w:rsidP="0017514A">
      <w:pPr>
        <w:spacing w:line="480" w:lineRule="auto"/>
        <w:ind w:firstLine="720"/>
        <w:jc w:val="both"/>
        <w:rPr>
          <w:del w:id="247" w:author="USR" w:date="2026-09-25T20:02:00Z" w16du:dateUtc="2026-09-26T00:02:00Z"/>
          <w:rFonts w:ascii="Bookman Old Style" w:hAnsi="Bookman Old Style"/>
          <w:sz w:val="28"/>
          <w:szCs w:val="28"/>
        </w:rPr>
      </w:pPr>
    </w:p>
    <w:p w14:paraId="3B8463D7" w14:textId="77777777" w:rsidR="00B76839" w:rsidRDefault="00B76839" w:rsidP="00B76839">
      <w:pPr>
        <w:spacing w:line="240" w:lineRule="auto"/>
        <w:jc w:val="both"/>
        <w:rPr>
          <w:del w:id="248" w:author="USR" w:date="2026-09-25T20:02:00Z" w16du:dateUtc="2026-09-26T00:02:00Z"/>
          <w:rFonts w:ascii="Bookman Old Style" w:hAnsi="Bookman Old Style"/>
          <w:sz w:val="28"/>
          <w:szCs w:val="28"/>
        </w:rPr>
      </w:pPr>
    </w:p>
    <w:p w14:paraId="60F6F4F0" w14:textId="77777777" w:rsidR="00B76839" w:rsidRPr="00092256" w:rsidRDefault="00B76839" w:rsidP="00B76839">
      <w:pPr>
        <w:spacing w:after="0" w:line="240" w:lineRule="auto"/>
        <w:jc w:val="center"/>
        <w:rPr>
          <w:del w:id="249" w:author="USR" w:date="2026-09-25T20:02:00Z" w16du:dateUtc="2026-09-26T00:02:00Z"/>
          <w:rFonts w:ascii="Bookman Old Style" w:hAnsi="Bookman Old Style"/>
          <w:b/>
          <w:sz w:val="24"/>
          <w:szCs w:val="24"/>
        </w:rPr>
      </w:pPr>
      <w:del w:id="250" w:author="USR" w:date="2026-09-25T20:02:00Z" w16du:dateUtc="2026-09-26T00:02:00Z">
        <w:r>
          <w:rPr>
            <w:rFonts w:ascii="Bookman Old Style" w:hAnsi="Bookman Old Style"/>
            <w:b/>
            <w:sz w:val="24"/>
            <w:szCs w:val="24"/>
          </w:rPr>
          <w:delText>……..</w:delText>
        </w:r>
        <w:r w:rsidRPr="00092256">
          <w:rPr>
            <w:rFonts w:ascii="Bookman Old Style" w:hAnsi="Bookman Old Style"/>
            <w:b/>
            <w:sz w:val="24"/>
            <w:szCs w:val="24"/>
          </w:rPr>
          <w:delText>…………………………</w:delText>
        </w:r>
      </w:del>
    </w:p>
    <w:p w14:paraId="7D1F801D" w14:textId="77777777" w:rsidR="00B76839" w:rsidRPr="00092256" w:rsidRDefault="00B76839" w:rsidP="00B76839">
      <w:pPr>
        <w:spacing w:after="0" w:line="240" w:lineRule="auto"/>
        <w:jc w:val="center"/>
        <w:rPr>
          <w:del w:id="251" w:author="USR" w:date="2026-09-25T20:02:00Z" w16du:dateUtc="2026-09-26T00:02:00Z"/>
          <w:rFonts w:ascii="Bookman Old Style" w:hAnsi="Bookman Old Style"/>
          <w:b/>
          <w:sz w:val="24"/>
          <w:szCs w:val="24"/>
        </w:rPr>
      </w:pPr>
      <w:del w:id="252" w:author="USR" w:date="2026-09-25T20:02:00Z" w16du:dateUtc="2026-09-26T00:02:00Z">
        <w:r>
          <w:rPr>
            <w:rFonts w:ascii="Bookman Old Style" w:hAnsi="Bookman Old Style"/>
            <w:b/>
            <w:sz w:val="24"/>
            <w:szCs w:val="24"/>
          </w:rPr>
          <w:delText>D.K. CHIWRA</w:delText>
        </w:r>
      </w:del>
    </w:p>
    <w:p w14:paraId="3C82CC13" w14:textId="77777777" w:rsidR="00B76839" w:rsidRPr="00092256" w:rsidRDefault="00B76839" w:rsidP="00B76839">
      <w:pPr>
        <w:spacing w:after="0"/>
        <w:jc w:val="center"/>
        <w:rPr>
          <w:del w:id="253" w:author="USR" w:date="2026-09-25T20:02:00Z" w16du:dateUtc="2026-09-26T00:02:00Z"/>
          <w:rFonts w:ascii="Bookman Old Style" w:hAnsi="Bookman Old Style"/>
          <w:b/>
          <w:sz w:val="24"/>
          <w:szCs w:val="24"/>
        </w:rPr>
      </w:pPr>
      <w:del w:id="254" w:author="USR" w:date="2026-09-25T20:02:00Z" w16du:dateUtc="2026-09-26T00:02:00Z">
        <w:r>
          <w:rPr>
            <w:rFonts w:ascii="Bookman Old Style" w:hAnsi="Bookman Old Style"/>
            <w:b/>
            <w:sz w:val="24"/>
            <w:szCs w:val="24"/>
          </w:rPr>
          <w:delText>ACTING DEPUTY CHIEF JUSTICE</w:delText>
        </w:r>
      </w:del>
    </w:p>
    <w:p w14:paraId="00DBD231" w14:textId="77777777" w:rsidR="00B76839" w:rsidRDefault="00B76839" w:rsidP="00B76839">
      <w:pPr>
        <w:rPr>
          <w:del w:id="255" w:author="USR" w:date="2026-09-25T20:02:00Z" w16du:dateUtc="2026-09-26T00:02:00Z"/>
          <w:rFonts w:ascii="Bookman Old Style" w:hAnsi="Bookman Old Style"/>
          <w:b/>
          <w:sz w:val="24"/>
          <w:szCs w:val="24"/>
        </w:rPr>
      </w:pPr>
    </w:p>
    <w:p w14:paraId="0C1B5AC0" w14:textId="77777777" w:rsidR="00B76839" w:rsidRDefault="00B76839" w:rsidP="00B76839">
      <w:pPr>
        <w:spacing w:after="0" w:line="240" w:lineRule="auto"/>
        <w:rPr>
          <w:del w:id="256" w:author="USR" w:date="2026-09-25T20:02:00Z" w16du:dateUtc="2026-09-26T00:02:00Z"/>
          <w:rFonts w:ascii="Bookman Old Style" w:hAnsi="Bookman Old Style"/>
          <w:b/>
          <w:sz w:val="24"/>
          <w:szCs w:val="24"/>
        </w:rPr>
      </w:pPr>
    </w:p>
    <w:p w14:paraId="10752D07" w14:textId="77777777" w:rsidR="00B76839" w:rsidRDefault="00B76839" w:rsidP="00B76839">
      <w:pPr>
        <w:spacing w:after="0" w:line="240" w:lineRule="auto"/>
        <w:rPr>
          <w:del w:id="257" w:author="USR" w:date="2026-09-25T20:02:00Z" w16du:dateUtc="2026-09-26T00:02:00Z"/>
          <w:rFonts w:ascii="Bookman Old Style" w:hAnsi="Bookman Old Style"/>
          <w:b/>
          <w:sz w:val="24"/>
          <w:szCs w:val="24"/>
        </w:rPr>
      </w:pPr>
    </w:p>
    <w:p w14:paraId="7A4D2A23" w14:textId="77777777" w:rsidR="00B76839" w:rsidRDefault="00B76839" w:rsidP="00B76839">
      <w:pPr>
        <w:spacing w:after="0" w:line="240" w:lineRule="auto"/>
        <w:rPr>
          <w:del w:id="258" w:author="USR" w:date="2026-09-25T20:02:00Z" w16du:dateUtc="2026-09-26T00:02:00Z"/>
          <w:rFonts w:ascii="Bookman Old Style" w:hAnsi="Bookman Old Style"/>
          <w:b/>
          <w:sz w:val="24"/>
          <w:szCs w:val="24"/>
        </w:rPr>
      </w:pPr>
    </w:p>
    <w:p w14:paraId="7D5678EF" w14:textId="77777777" w:rsidR="00B76839" w:rsidRDefault="00B76839" w:rsidP="00B76839">
      <w:pPr>
        <w:spacing w:after="0" w:line="240" w:lineRule="auto"/>
        <w:rPr>
          <w:del w:id="259" w:author="USR" w:date="2026-09-25T20:02:00Z" w16du:dateUtc="2026-09-26T00:02:00Z"/>
          <w:rFonts w:ascii="Bookman Old Style" w:hAnsi="Bookman Old Style"/>
          <w:b/>
          <w:sz w:val="24"/>
          <w:szCs w:val="24"/>
        </w:rPr>
      </w:pPr>
    </w:p>
    <w:p w14:paraId="796A66C7" w14:textId="77777777" w:rsidR="00B76839" w:rsidRDefault="00B76839" w:rsidP="00B76839">
      <w:pPr>
        <w:spacing w:after="0" w:line="240" w:lineRule="auto"/>
        <w:rPr>
          <w:del w:id="260" w:author="USR" w:date="2026-09-25T20:02:00Z" w16du:dateUtc="2026-09-26T00:02:00Z"/>
          <w:rFonts w:ascii="Bookman Old Style" w:hAnsi="Bookman Old Style"/>
          <w:b/>
          <w:sz w:val="24"/>
          <w:szCs w:val="24"/>
        </w:rPr>
      </w:pPr>
    </w:p>
    <w:p w14:paraId="01F5C72C" w14:textId="77777777" w:rsidR="00B76839" w:rsidRDefault="00B76839" w:rsidP="00B76839">
      <w:pPr>
        <w:spacing w:after="0" w:line="240" w:lineRule="auto"/>
        <w:rPr>
          <w:del w:id="261" w:author="USR" w:date="2026-09-25T20:02:00Z" w16du:dateUtc="2026-09-26T00:02:00Z"/>
          <w:rFonts w:ascii="Bookman Old Style" w:hAnsi="Bookman Old Style"/>
          <w:b/>
          <w:sz w:val="24"/>
          <w:szCs w:val="24"/>
        </w:rPr>
      </w:pPr>
    </w:p>
    <w:p w14:paraId="4CE6A598" w14:textId="77777777" w:rsidR="00B76839" w:rsidRDefault="00B76839" w:rsidP="00B76839">
      <w:pPr>
        <w:spacing w:after="0" w:line="240" w:lineRule="auto"/>
        <w:rPr>
          <w:del w:id="262" w:author="USR" w:date="2026-09-25T20:02:00Z" w16du:dateUtc="2026-09-26T00:02:00Z"/>
          <w:rFonts w:ascii="Bookman Old Style" w:hAnsi="Bookman Old Style"/>
          <w:b/>
          <w:sz w:val="24"/>
          <w:szCs w:val="24"/>
        </w:rPr>
      </w:pPr>
      <w:del w:id="263" w:author="USR" w:date="2026-09-25T20:02:00Z" w16du:dateUtc="2026-09-26T00:02:00Z">
        <w:r>
          <w:rPr>
            <w:rFonts w:ascii="Bookman Old Style" w:hAnsi="Bookman Old Style"/>
            <w:b/>
            <w:sz w:val="24"/>
            <w:szCs w:val="24"/>
          </w:rPr>
          <w:delText>………………..………………..</w:delText>
        </w:r>
        <w:r>
          <w:rPr>
            <w:rFonts w:ascii="Bookman Old Style" w:hAnsi="Bookman Old Style"/>
            <w:b/>
            <w:sz w:val="24"/>
            <w:szCs w:val="24"/>
          </w:rPr>
          <w:tab/>
        </w:r>
        <w:r>
          <w:rPr>
            <w:rFonts w:ascii="Bookman Old Style" w:hAnsi="Bookman Old Style"/>
            <w:b/>
            <w:sz w:val="24"/>
            <w:szCs w:val="24"/>
          </w:rPr>
          <w:tab/>
        </w:r>
        <w:r>
          <w:rPr>
            <w:rFonts w:ascii="Bookman Old Style" w:hAnsi="Bookman Old Style"/>
            <w:b/>
            <w:sz w:val="24"/>
            <w:szCs w:val="24"/>
          </w:rPr>
          <w:tab/>
        </w:r>
        <w:r>
          <w:rPr>
            <w:rFonts w:ascii="Bookman Old Style" w:hAnsi="Bookman Old Style"/>
            <w:b/>
            <w:sz w:val="24"/>
            <w:szCs w:val="24"/>
          </w:rPr>
          <w:tab/>
          <w:delText xml:space="preserve">    ...……………………………..</w:delText>
        </w:r>
        <w:r>
          <w:rPr>
            <w:rFonts w:ascii="Bookman Old Style" w:hAnsi="Bookman Old Style"/>
            <w:b/>
            <w:sz w:val="24"/>
            <w:szCs w:val="24"/>
          </w:rPr>
          <w:tab/>
        </w:r>
      </w:del>
    </w:p>
    <w:p w14:paraId="476BA46B" w14:textId="77777777" w:rsidR="00B76839" w:rsidRPr="00092256" w:rsidRDefault="00B76839" w:rsidP="00B76839">
      <w:pPr>
        <w:spacing w:after="0" w:line="240" w:lineRule="auto"/>
        <w:rPr>
          <w:del w:id="264" w:author="USR" w:date="2026-09-25T20:02:00Z" w16du:dateUtc="2026-09-26T00:02:00Z"/>
          <w:rFonts w:ascii="Bookman Old Style" w:hAnsi="Bookman Old Style"/>
          <w:b/>
          <w:sz w:val="24"/>
          <w:szCs w:val="24"/>
        </w:rPr>
      </w:pPr>
      <w:del w:id="265" w:author="USR" w:date="2026-09-25T20:02:00Z" w16du:dateUtc="2026-09-26T00:02:00Z">
        <w:r>
          <w:rPr>
            <w:rFonts w:ascii="Bookman Old Style" w:hAnsi="Bookman Old Style"/>
            <w:b/>
            <w:sz w:val="24"/>
            <w:szCs w:val="24"/>
          </w:rPr>
          <w:delText>M.S. MWANANMWAMBWA</w:delText>
        </w:r>
        <w:r>
          <w:rPr>
            <w:rFonts w:ascii="Bookman Old Style" w:hAnsi="Bookman Old Style"/>
            <w:b/>
            <w:sz w:val="24"/>
            <w:szCs w:val="24"/>
          </w:rPr>
          <w:tab/>
        </w:r>
        <w:r>
          <w:rPr>
            <w:rFonts w:ascii="Bookman Old Style" w:hAnsi="Bookman Old Style"/>
            <w:b/>
            <w:sz w:val="24"/>
            <w:szCs w:val="24"/>
          </w:rPr>
          <w:tab/>
        </w:r>
        <w:r>
          <w:rPr>
            <w:rFonts w:ascii="Bookman Old Style" w:hAnsi="Bookman Old Style"/>
            <w:b/>
            <w:sz w:val="24"/>
            <w:szCs w:val="24"/>
          </w:rPr>
          <w:tab/>
        </w:r>
        <w:r>
          <w:rPr>
            <w:rFonts w:ascii="Bookman Old Style" w:hAnsi="Bookman Old Style"/>
            <w:b/>
            <w:sz w:val="24"/>
            <w:szCs w:val="24"/>
          </w:rPr>
          <w:tab/>
          <w:delText xml:space="preserve">    E.N.C. MUYOVWE</w:delText>
        </w:r>
      </w:del>
    </w:p>
    <w:p w14:paraId="078F7271" w14:textId="77777777" w:rsidR="00B76839" w:rsidRDefault="00B76839" w:rsidP="00B76839">
      <w:pPr>
        <w:spacing w:after="0"/>
        <w:rPr>
          <w:del w:id="266" w:author="USR" w:date="2026-09-25T20:02:00Z" w16du:dateUtc="2026-09-26T00:02:00Z"/>
          <w:rFonts w:ascii="Bookman Old Style" w:hAnsi="Bookman Old Style"/>
          <w:b/>
          <w:sz w:val="24"/>
          <w:szCs w:val="24"/>
        </w:rPr>
      </w:pPr>
      <w:del w:id="267" w:author="USR" w:date="2026-09-25T20:02:00Z" w16du:dateUtc="2026-09-26T00:02:00Z">
        <w:r w:rsidRPr="00092256">
          <w:rPr>
            <w:rFonts w:ascii="Bookman Old Style" w:hAnsi="Bookman Old Style"/>
            <w:b/>
            <w:sz w:val="24"/>
            <w:szCs w:val="24"/>
          </w:rPr>
          <w:delText xml:space="preserve">SUPREME </w:delText>
        </w:r>
        <w:r>
          <w:rPr>
            <w:rFonts w:ascii="Bookman Old Style" w:hAnsi="Bookman Old Style"/>
            <w:b/>
            <w:sz w:val="24"/>
            <w:szCs w:val="24"/>
          </w:rPr>
          <w:delText>COURT</w:delText>
        </w:r>
        <w:r w:rsidRPr="00092256">
          <w:rPr>
            <w:rFonts w:ascii="Bookman Old Style" w:hAnsi="Bookman Old Style"/>
            <w:b/>
            <w:sz w:val="24"/>
            <w:szCs w:val="24"/>
          </w:rPr>
          <w:delText xml:space="preserve"> JUDGE</w:delText>
        </w:r>
        <w:r>
          <w:rPr>
            <w:rFonts w:ascii="Bookman Old Style" w:hAnsi="Bookman Old Style"/>
            <w:b/>
            <w:sz w:val="24"/>
            <w:szCs w:val="24"/>
          </w:rPr>
          <w:tab/>
        </w:r>
        <w:r>
          <w:rPr>
            <w:rFonts w:ascii="Bookman Old Style" w:hAnsi="Bookman Old Style"/>
            <w:b/>
            <w:sz w:val="24"/>
            <w:szCs w:val="24"/>
          </w:rPr>
          <w:tab/>
        </w:r>
        <w:r>
          <w:rPr>
            <w:rFonts w:ascii="Bookman Old Style" w:hAnsi="Bookman Old Style"/>
            <w:b/>
            <w:sz w:val="24"/>
            <w:szCs w:val="24"/>
          </w:rPr>
          <w:tab/>
        </w:r>
        <w:r>
          <w:rPr>
            <w:rFonts w:ascii="Bookman Old Style" w:hAnsi="Bookman Old Style"/>
            <w:b/>
            <w:sz w:val="24"/>
            <w:szCs w:val="24"/>
          </w:rPr>
          <w:tab/>
          <w:delText xml:space="preserve">    SUPREME COURT JUDGE</w:delText>
        </w:r>
      </w:del>
    </w:p>
    <w:p w14:paraId="25261D2A" w14:textId="77777777" w:rsidR="00B76839" w:rsidRPr="008A55CD" w:rsidRDefault="00B76839" w:rsidP="00B76839">
      <w:pPr>
        <w:spacing w:line="480" w:lineRule="auto"/>
        <w:jc w:val="both"/>
        <w:rPr>
          <w:del w:id="268" w:author="USR" w:date="2026-09-25T20:02:00Z" w16du:dateUtc="2026-09-26T00:02:00Z"/>
          <w:rFonts w:ascii="Bookman Old Style" w:hAnsi="Bookman Old Style"/>
          <w:sz w:val="28"/>
          <w:szCs w:val="28"/>
        </w:rPr>
      </w:pPr>
    </w:p>
    <w:p w14:paraId="4E1B85C5" w14:textId="77777777" w:rsidR="00436C80" w:rsidRDefault="00436C80" w:rsidP="002E5C5D">
      <w:pPr>
        <w:spacing w:line="480" w:lineRule="auto"/>
        <w:ind w:firstLine="720"/>
        <w:rPr>
          <w:moveTo w:id="269" w:author="USR" w:date="2026-09-25T20:02:00Z" w16du:dateUtc="2026-09-26T00:02:00Z"/>
          <w:rFonts w:ascii="Times New Roman" w:hAnsi="Times New Roman"/>
          <w:sz w:val="24"/>
          <w:rPrChange w:id="270" w:author="USR" w:date="2026-09-25T20:02:00Z" w16du:dateUtc="2026-09-26T00:02:00Z">
            <w:rPr>
              <w:moveTo w:id="271" w:author="USR" w:date="2026-09-25T20:02:00Z" w16du:dateUtc="2026-09-26T00:02:00Z"/>
              <w:rFonts w:ascii="Bookman Old Style" w:hAnsi="Bookman Old Style"/>
              <w:sz w:val="28"/>
              <w:szCs w:val="28"/>
            </w:rPr>
          </w:rPrChange>
        </w:rPr>
        <w:pPrChange w:id="272" w:author="USR" w:date="2026-09-25T20:02:00Z" w16du:dateUtc="2026-09-26T00:02:00Z">
          <w:pPr>
            <w:spacing w:after="0" w:line="240" w:lineRule="auto"/>
          </w:pPr>
        </w:pPrChange>
      </w:pPr>
      <w:moveToRangeStart w:id="273" w:author="USR" w:date="2026-09-25T20:02:00Z" w:name="move241258963"/>
    </w:p>
    <w:p w14:paraId="46AAD351" w14:textId="77777777" w:rsidR="00E079F9" w:rsidRDefault="00421669" w:rsidP="002E5C5D">
      <w:pPr>
        <w:spacing w:line="480" w:lineRule="auto"/>
        <w:ind w:firstLine="720"/>
        <w:rPr>
          <w:ins w:id="274" w:author="USR" w:date="2026-09-25T20:02:00Z" w16du:dateUtc="2026-09-26T00:02:00Z"/>
          <w:rFonts w:ascii="Times New Roman" w:hAnsi="Times New Roman" w:cs="Times New Roman"/>
          <w:bCs/>
          <w:sz w:val="24"/>
          <w:szCs w:val="24"/>
        </w:rPr>
      </w:pPr>
      <w:moveTo w:id="275" w:author="USR" w:date="2026-09-25T20:02:00Z" w16du:dateUtc="2026-09-26T00:02:00Z">
        <w:r>
          <w:rPr>
            <w:rFonts w:ascii="Times New Roman" w:hAnsi="Times New Roman"/>
            <w:sz w:val="24"/>
            <w:rPrChange w:id="276" w:author="USR" w:date="2026-09-25T20:02:00Z" w16du:dateUtc="2026-09-26T00:02:00Z">
              <w:rPr>
                <w:rFonts w:ascii="Bookman Old Style" w:hAnsi="Bookman Old Style"/>
                <w:sz w:val="28"/>
                <w:szCs w:val="28"/>
              </w:rPr>
            </w:rPrChange>
          </w:rPr>
          <w:t xml:space="preserve">For the </w:t>
        </w:r>
      </w:moveTo>
      <w:moveToRangeEnd w:id="273"/>
      <w:ins w:id="277" w:author="USR" w:date="2026-09-25T20:02:00Z" w16du:dateUtc="2026-09-26T00:02:00Z">
        <w:r w:rsidR="00E079F9">
          <w:rPr>
            <w:rFonts w:ascii="Times New Roman" w:hAnsi="Times New Roman" w:cs="Times New Roman"/>
            <w:bCs/>
            <w:sz w:val="24"/>
            <w:szCs w:val="24"/>
          </w:rPr>
          <w:t>aforegoing reasons, the application for bail pending trial is hereby dismissed.</w:t>
        </w:r>
      </w:ins>
    </w:p>
    <w:p w14:paraId="2279997A" w14:textId="77777777" w:rsidR="002E5C5D" w:rsidRDefault="002E5C5D" w:rsidP="002E5C5D">
      <w:pPr>
        <w:spacing w:line="480" w:lineRule="auto"/>
        <w:rPr>
          <w:ins w:id="278" w:author="USR" w:date="2026-09-25T20:02:00Z" w16du:dateUtc="2026-09-26T00:02:00Z"/>
          <w:rFonts w:ascii="Times New Roman" w:hAnsi="Times New Roman" w:cs="Times New Roman"/>
          <w:bCs/>
          <w:sz w:val="24"/>
          <w:szCs w:val="24"/>
        </w:rPr>
      </w:pPr>
    </w:p>
    <w:p w14:paraId="2E01A900" w14:textId="77777777" w:rsidR="002E5C5D" w:rsidRDefault="002E5C5D" w:rsidP="002E5C5D">
      <w:pPr>
        <w:spacing w:line="480" w:lineRule="auto"/>
        <w:rPr>
          <w:ins w:id="279" w:author="USR" w:date="2026-09-25T20:02:00Z" w16du:dateUtc="2026-09-26T00:02:00Z"/>
          <w:rFonts w:ascii="Times New Roman" w:hAnsi="Times New Roman" w:cs="Times New Roman"/>
          <w:bCs/>
          <w:sz w:val="24"/>
          <w:szCs w:val="24"/>
        </w:rPr>
      </w:pPr>
      <w:ins w:id="280" w:author="USR" w:date="2026-09-25T20:02:00Z" w16du:dateUtc="2026-09-26T00:02:00Z">
        <w:r w:rsidRPr="002E5C5D">
          <w:rPr>
            <w:rFonts w:ascii="Times New Roman" w:hAnsi="Times New Roman" w:cs="Times New Roman"/>
            <w:bCs/>
            <w:i/>
            <w:sz w:val="24"/>
            <w:szCs w:val="24"/>
          </w:rPr>
          <w:t>Masawi and Partners</w:t>
        </w:r>
        <w:r>
          <w:rPr>
            <w:rFonts w:ascii="Times New Roman" w:hAnsi="Times New Roman" w:cs="Times New Roman"/>
            <w:bCs/>
            <w:sz w:val="24"/>
            <w:szCs w:val="24"/>
          </w:rPr>
          <w:t>, applicant’s legal practitioners</w:t>
        </w:r>
      </w:ins>
    </w:p>
    <w:p w14:paraId="10BD2A03" w14:textId="77777777" w:rsidR="002E5C5D" w:rsidRPr="00EA6127" w:rsidRDefault="002E5C5D" w:rsidP="002E5C5D">
      <w:pPr>
        <w:spacing w:line="480" w:lineRule="auto"/>
        <w:rPr>
          <w:ins w:id="281" w:author="USR" w:date="2026-09-25T20:02:00Z" w16du:dateUtc="2026-09-26T00:02:00Z"/>
          <w:rFonts w:ascii="Times New Roman" w:hAnsi="Times New Roman" w:cs="Times New Roman"/>
          <w:bCs/>
          <w:sz w:val="24"/>
          <w:szCs w:val="24"/>
        </w:rPr>
      </w:pPr>
      <w:ins w:id="282" w:author="USR" w:date="2026-09-25T20:02:00Z" w16du:dateUtc="2026-09-26T00:02:00Z">
        <w:r w:rsidRPr="002E5C5D">
          <w:rPr>
            <w:rFonts w:ascii="Times New Roman" w:hAnsi="Times New Roman" w:cs="Times New Roman"/>
            <w:bCs/>
            <w:i/>
            <w:sz w:val="24"/>
            <w:szCs w:val="24"/>
          </w:rPr>
          <w:t>National Prosecuting Authority</w:t>
        </w:r>
        <w:r>
          <w:rPr>
            <w:rFonts w:ascii="Times New Roman" w:hAnsi="Times New Roman" w:cs="Times New Roman"/>
            <w:bCs/>
            <w:sz w:val="24"/>
            <w:szCs w:val="24"/>
          </w:rPr>
          <w:t>, respondent’s legal practitioners</w:t>
        </w:r>
      </w:ins>
    </w:p>
    <w:p w14:paraId="42398C01" w14:textId="77777777" w:rsidR="00B76839" w:rsidRDefault="00B76839">
      <w:pPr>
        <w:rPr>
          <w:rPrChange w:id="283" w:author="USR" w:date="2026-09-25T20:02:00Z" w16du:dateUtc="2026-09-26T00:02:00Z">
            <w:rPr>
              <w:rFonts w:ascii="Bookman Old Style" w:hAnsi="Bookman Old Style"/>
              <w:sz w:val="28"/>
              <w:szCs w:val="28"/>
            </w:rPr>
          </w:rPrChange>
        </w:rPr>
        <w:pPrChange w:id="284" w:author="USR" w:date="2026-09-25T20:02:00Z" w16du:dateUtc="2026-09-26T00:02:00Z">
          <w:pPr>
            <w:spacing w:line="480" w:lineRule="auto"/>
            <w:ind w:firstLine="720"/>
            <w:jc w:val="both"/>
          </w:pPr>
        </w:pPrChange>
      </w:pPr>
    </w:p>
    <w:sectPr w:rsidR="00B76839" w:rsidSect="003075A9">
      <w:headerReference w:type="default" r:id="rId7"/>
      <w:footerReference w:type="default" r:id="rId8"/>
      <w:pgSz w:w="11906" w:h="16838"/>
      <w:pgMar w:top="1440" w:right="1440" w:bottom="1440" w:left="1440" w:header="708" w:footer="708" w:gutter="0"/>
      <w:cols w:space="708"/>
      <w:docGrid w:linePitch="360"/>
      <w:sectPrChange w:id="293" w:author="USR" w:date="2026-09-25T20:02:00Z" w16du:dateUtc="2026-09-26T00:02:00Z">
        <w:sectPr w:rsidR="00B76839" w:rsidSect="003075A9">
          <w:pgSz w:w="12240" w:h="15840"/>
          <w:pgMar w:top="1440" w:right="1440" w:bottom="1440" w:left="1440" w:header="720" w:footer="720" w:gutter="0"/>
          <w:cols w:space="72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A3E37B" w14:textId="77777777" w:rsidR="00CA535E" w:rsidRDefault="00CA535E" w:rsidP="00293795">
      <w:pPr>
        <w:spacing w:after="0" w:line="240" w:lineRule="auto"/>
      </w:pPr>
      <w:r>
        <w:separator/>
      </w:r>
    </w:p>
  </w:endnote>
  <w:endnote w:type="continuationSeparator" w:id="0">
    <w:p w14:paraId="7E772F8A" w14:textId="77777777" w:rsidR="00CA535E" w:rsidRDefault="00CA535E" w:rsidP="00293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b/>
      </w:rPr>
      <w:id w:val="29027465"/>
      <w:docPartObj>
        <w:docPartGallery w:val="Page Numbers (Bottom of Page)"/>
        <w:docPartUnique/>
      </w:docPartObj>
    </w:sdtPr>
    <w:sdtEndPr/>
    <w:sdtContent>
      <w:p w14:paraId="34BCE199" w14:textId="77777777" w:rsidR="00FA3EA0" w:rsidRPr="00DF364D" w:rsidRDefault="00FA3EA0">
        <w:pPr>
          <w:pStyle w:val="Footer"/>
          <w:jc w:val="center"/>
          <w:rPr>
            <w:b/>
          </w:rPr>
        </w:pPr>
        <w:del w:id="292" w:author="USR" w:date="2026-09-25T20:02:00Z" w16du:dateUtc="2026-09-26T00:02:00Z">
          <w:r w:rsidRPr="00DF364D">
            <w:rPr>
              <w:b/>
            </w:rPr>
            <w:delText>J</w:delText>
          </w:r>
          <w:r w:rsidR="00AF419E" w:rsidRPr="00DF364D">
            <w:rPr>
              <w:b/>
            </w:rPr>
            <w:fldChar w:fldCharType="begin"/>
          </w:r>
          <w:r w:rsidRPr="00DF364D">
            <w:rPr>
              <w:b/>
            </w:rPr>
            <w:delInstrText xml:space="preserve"> PAGE   \* MERGEFORMAT </w:delInstrText>
          </w:r>
          <w:r w:rsidR="00AF419E" w:rsidRPr="00DF364D">
            <w:rPr>
              <w:b/>
            </w:rPr>
            <w:fldChar w:fldCharType="separate"/>
          </w:r>
          <w:r w:rsidR="00A57E28">
            <w:rPr>
              <w:b/>
              <w:noProof/>
            </w:rPr>
            <w:delText>10</w:delText>
          </w:r>
          <w:r w:rsidR="00AF419E" w:rsidRPr="00DF364D">
            <w:rPr>
              <w:b/>
            </w:rPr>
            <w:fldChar w:fldCharType="end"/>
          </w:r>
        </w:del>
      </w:p>
    </w:sdtContent>
  </w:sdt>
  <w:p w14:paraId="4D277F40" w14:textId="77777777" w:rsidR="00FA3EA0" w:rsidRDefault="00FA3E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E6DA7F" w14:textId="77777777" w:rsidR="00CA535E" w:rsidRDefault="00CA535E" w:rsidP="00293795">
      <w:pPr>
        <w:spacing w:after="0" w:line="240" w:lineRule="auto"/>
      </w:pPr>
      <w:r>
        <w:separator/>
      </w:r>
    </w:p>
  </w:footnote>
  <w:footnote w:type="continuationSeparator" w:id="0">
    <w:p w14:paraId="15AF7B4E" w14:textId="77777777" w:rsidR="00CA535E" w:rsidRDefault="00CA535E" w:rsidP="002937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C1A115" w14:textId="77777777" w:rsidR="002E5C5D" w:rsidRPr="002E5C5D" w:rsidRDefault="003075A9">
    <w:pPr>
      <w:pStyle w:val="Header"/>
      <w:jc w:val="right"/>
      <w:rPr>
        <w:ins w:id="285" w:author="USR" w:date="2026-09-25T20:02:00Z" w16du:dateUtc="2026-09-26T00:02:00Z"/>
        <w:rFonts w:ascii="Times New Roman" w:hAnsi="Times New Roman" w:cs="Times New Roman"/>
        <w:noProof/>
        <w:sz w:val="24"/>
        <w:szCs w:val="24"/>
      </w:rPr>
    </w:pPr>
    <w:ins w:id="286" w:author="USR" w:date="2026-09-25T20:02:00Z" w16du:dateUtc="2026-09-26T00:02:00Z">
      <w:r w:rsidRPr="002E5C5D">
        <w:rPr>
          <w:rFonts w:ascii="Times New Roman" w:hAnsi="Times New Roman" w:cs="Times New Roman"/>
          <w:sz w:val="24"/>
          <w:szCs w:val="24"/>
        </w:rPr>
        <w:fldChar w:fldCharType="begin"/>
      </w:r>
      <w:r w:rsidR="002E5C5D" w:rsidRPr="002E5C5D">
        <w:rPr>
          <w:rFonts w:ascii="Times New Roman" w:hAnsi="Times New Roman" w:cs="Times New Roman"/>
          <w:sz w:val="24"/>
          <w:szCs w:val="24"/>
        </w:rPr>
        <w:instrText xml:space="preserve"> PAGE   \* MERGEFORMAT </w:instrText>
      </w:r>
      <w:r w:rsidRPr="002E5C5D">
        <w:rPr>
          <w:rFonts w:ascii="Times New Roman" w:hAnsi="Times New Roman" w:cs="Times New Roman"/>
          <w:sz w:val="24"/>
          <w:szCs w:val="24"/>
        </w:rPr>
        <w:fldChar w:fldCharType="separate"/>
      </w:r>
      <w:r w:rsidR="003A322A">
        <w:rPr>
          <w:rFonts w:ascii="Times New Roman" w:hAnsi="Times New Roman" w:cs="Times New Roman"/>
          <w:noProof/>
          <w:sz w:val="24"/>
          <w:szCs w:val="24"/>
        </w:rPr>
        <w:t>4</w:t>
      </w:r>
      <w:r w:rsidRPr="002E5C5D">
        <w:rPr>
          <w:rFonts w:ascii="Times New Roman" w:hAnsi="Times New Roman" w:cs="Times New Roman"/>
          <w:noProof/>
          <w:sz w:val="24"/>
          <w:szCs w:val="24"/>
        </w:rPr>
        <w:fldChar w:fldCharType="end"/>
      </w:r>
    </w:ins>
  </w:p>
  <w:p w14:paraId="4D4D556E" w14:textId="77777777" w:rsidR="002E5C5D" w:rsidRPr="002E5C5D" w:rsidRDefault="002E5C5D">
    <w:pPr>
      <w:pStyle w:val="Header"/>
      <w:jc w:val="right"/>
      <w:rPr>
        <w:ins w:id="287" w:author="USR" w:date="2026-09-25T20:02:00Z" w16du:dateUtc="2026-09-26T00:02:00Z"/>
        <w:rFonts w:ascii="Times New Roman" w:hAnsi="Times New Roman" w:cs="Times New Roman"/>
        <w:noProof/>
        <w:sz w:val="24"/>
        <w:szCs w:val="24"/>
      </w:rPr>
    </w:pPr>
    <w:ins w:id="288" w:author="USR" w:date="2026-09-25T20:02:00Z" w16du:dateUtc="2026-09-26T00:02:00Z">
      <w:r w:rsidRPr="002E5C5D">
        <w:rPr>
          <w:rFonts w:ascii="Times New Roman" w:hAnsi="Times New Roman" w:cs="Times New Roman"/>
          <w:noProof/>
          <w:sz w:val="24"/>
          <w:szCs w:val="24"/>
        </w:rPr>
        <w:t>HB</w:t>
      </w:r>
      <w:r w:rsidR="00B578AB">
        <w:rPr>
          <w:rFonts w:ascii="Times New Roman" w:hAnsi="Times New Roman" w:cs="Times New Roman"/>
          <w:noProof/>
          <w:sz w:val="24"/>
          <w:szCs w:val="24"/>
        </w:rPr>
        <w:t xml:space="preserve"> 107/22</w:t>
      </w:r>
    </w:ins>
  </w:p>
  <w:p w14:paraId="2AD33CA5" w14:textId="77777777" w:rsidR="002E5C5D" w:rsidRPr="002E5C5D" w:rsidRDefault="002E5C5D">
    <w:pPr>
      <w:pStyle w:val="Header"/>
      <w:jc w:val="right"/>
      <w:rPr>
        <w:ins w:id="289" w:author="USR" w:date="2026-09-25T20:02:00Z" w16du:dateUtc="2026-09-26T00:02:00Z"/>
        <w:rFonts w:ascii="Times New Roman" w:hAnsi="Times New Roman" w:cs="Times New Roman"/>
        <w:noProof/>
        <w:sz w:val="24"/>
        <w:szCs w:val="24"/>
      </w:rPr>
    </w:pPr>
    <w:ins w:id="290" w:author="USR" w:date="2026-09-25T20:02:00Z" w16du:dateUtc="2026-09-26T00:02:00Z">
      <w:r w:rsidRPr="002E5C5D">
        <w:rPr>
          <w:rFonts w:ascii="Times New Roman" w:hAnsi="Times New Roman" w:cs="Times New Roman"/>
          <w:noProof/>
          <w:sz w:val="24"/>
          <w:szCs w:val="24"/>
        </w:rPr>
        <w:t>HCB 77/22</w:t>
      </w:r>
    </w:ins>
  </w:p>
  <w:p w14:paraId="04CA5E10" w14:textId="77777777" w:rsidR="002E5C5D" w:rsidRPr="002E5C5D" w:rsidRDefault="002E5C5D">
    <w:pPr>
      <w:pStyle w:val="Header"/>
      <w:jc w:val="right"/>
      <w:rPr>
        <w:rFonts w:ascii="Times New Roman" w:hAnsi="Times New Roman" w:cs="Times New Roman"/>
        <w:sz w:val="24"/>
        <w:szCs w:val="24"/>
      </w:rPr>
    </w:pPr>
    <w:ins w:id="291" w:author="USR" w:date="2026-09-25T20:02:00Z" w16du:dateUtc="2026-09-26T00:02:00Z">
      <w:r w:rsidRPr="002E5C5D">
        <w:rPr>
          <w:rFonts w:ascii="Times New Roman" w:hAnsi="Times New Roman" w:cs="Times New Roman"/>
          <w:noProof/>
          <w:sz w:val="24"/>
          <w:szCs w:val="24"/>
        </w:rPr>
        <w:t>XREF CRB 34-36/22</w:t>
      </w:r>
    </w:ins>
  </w:p>
  <w:p w14:paraId="2619386B" w14:textId="77777777" w:rsidR="00C83425" w:rsidRDefault="00C834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443A4D"/>
    <w:multiLevelType w:val="hybridMultilevel"/>
    <w:tmpl w:val="15EEBB8C"/>
    <w:lvl w:ilvl="0" w:tplc="25ACC466">
      <w:start w:val="1"/>
      <w:numFmt w:val="lowerLetter"/>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15:restartNumberingAfterBreak="0">
    <w:nsid w:val="52250F64"/>
    <w:multiLevelType w:val="hybridMultilevel"/>
    <w:tmpl w:val="3EB4CC3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54D24B1F"/>
    <w:multiLevelType w:val="hybridMultilevel"/>
    <w:tmpl w:val="EBD8649C"/>
    <w:lvl w:ilvl="0" w:tplc="FCF60428">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 w15:restartNumberingAfterBreak="0">
    <w:nsid w:val="7AB53FF2"/>
    <w:multiLevelType w:val="hybridMultilevel"/>
    <w:tmpl w:val="5656B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9070625">
    <w:abstractNumId w:val="3"/>
  </w:num>
  <w:num w:numId="2" w16cid:durableId="511066606">
    <w:abstractNumId w:val="2"/>
  </w:num>
  <w:num w:numId="3" w16cid:durableId="1059598357">
    <w:abstractNumId w:val="1"/>
  </w:num>
  <w:num w:numId="4" w16cid:durableId="17784017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21669"/>
    <w:rsid w:val="00002FE3"/>
    <w:rsid w:val="0001374F"/>
    <w:rsid w:val="0002115E"/>
    <w:rsid w:val="0004078D"/>
    <w:rsid w:val="00045F23"/>
    <w:rsid w:val="0006113B"/>
    <w:rsid w:val="00076768"/>
    <w:rsid w:val="00077298"/>
    <w:rsid w:val="00083E7B"/>
    <w:rsid w:val="0008574A"/>
    <w:rsid w:val="000864C7"/>
    <w:rsid w:val="00090FD4"/>
    <w:rsid w:val="0009657D"/>
    <w:rsid w:val="000A3C3B"/>
    <w:rsid w:val="000B2702"/>
    <w:rsid w:val="000E148F"/>
    <w:rsid w:val="000F272A"/>
    <w:rsid w:val="00112743"/>
    <w:rsid w:val="0011555A"/>
    <w:rsid w:val="00160A59"/>
    <w:rsid w:val="001634E2"/>
    <w:rsid w:val="0017514A"/>
    <w:rsid w:val="00183335"/>
    <w:rsid w:val="00196F65"/>
    <w:rsid w:val="001A4AFE"/>
    <w:rsid w:val="001B79B8"/>
    <w:rsid w:val="001D0607"/>
    <w:rsid w:val="001D4B41"/>
    <w:rsid w:val="001E10E2"/>
    <w:rsid w:val="001F1D68"/>
    <w:rsid w:val="001F7330"/>
    <w:rsid w:val="00204C76"/>
    <w:rsid w:val="002123A1"/>
    <w:rsid w:val="00214EDA"/>
    <w:rsid w:val="002226F2"/>
    <w:rsid w:val="00223694"/>
    <w:rsid w:val="00232CFA"/>
    <w:rsid w:val="00234719"/>
    <w:rsid w:val="00235473"/>
    <w:rsid w:val="00240935"/>
    <w:rsid w:val="00242DE7"/>
    <w:rsid w:val="002509EC"/>
    <w:rsid w:val="00252FEC"/>
    <w:rsid w:val="00261C47"/>
    <w:rsid w:val="00263893"/>
    <w:rsid w:val="00264693"/>
    <w:rsid w:val="00276BAA"/>
    <w:rsid w:val="00277B9B"/>
    <w:rsid w:val="00285552"/>
    <w:rsid w:val="00287F20"/>
    <w:rsid w:val="002920A1"/>
    <w:rsid w:val="00293795"/>
    <w:rsid w:val="002B4194"/>
    <w:rsid w:val="002B60AC"/>
    <w:rsid w:val="002B7C8A"/>
    <w:rsid w:val="002C2EC6"/>
    <w:rsid w:val="002C6175"/>
    <w:rsid w:val="002D5C29"/>
    <w:rsid w:val="002E5C5D"/>
    <w:rsid w:val="002F0BA8"/>
    <w:rsid w:val="003031EE"/>
    <w:rsid w:val="003040D6"/>
    <w:rsid w:val="003075A9"/>
    <w:rsid w:val="00310F52"/>
    <w:rsid w:val="003215B5"/>
    <w:rsid w:val="00321FD9"/>
    <w:rsid w:val="0034605B"/>
    <w:rsid w:val="003647DD"/>
    <w:rsid w:val="003801DB"/>
    <w:rsid w:val="003A322A"/>
    <w:rsid w:val="003A65FD"/>
    <w:rsid w:val="003B032F"/>
    <w:rsid w:val="003B0BA6"/>
    <w:rsid w:val="003B187E"/>
    <w:rsid w:val="003B739D"/>
    <w:rsid w:val="00407671"/>
    <w:rsid w:val="00420AD1"/>
    <w:rsid w:val="00421669"/>
    <w:rsid w:val="00424726"/>
    <w:rsid w:val="00430B1E"/>
    <w:rsid w:val="00436C80"/>
    <w:rsid w:val="004442E9"/>
    <w:rsid w:val="004472A9"/>
    <w:rsid w:val="00453169"/>
    <w:rsid w:val="00456B10"/>
    <w:rsid w:val="00477DE3"/>
    <w:rsid w:val="004811D3"/>
    <w:rsid w:val="004903BD"/>
    <w:rsid w:val="00492557"/>
    <w:rsid w:val="004A0ABA"/>
    <w:rsid w:val="004A5B00"/>
    <w:rsid w:val="004B7736"/>
    <w:rsid w:val="004C075D"/>
    <w:rsid w:val="004C4C74"/>
    <w:rsid w:val="004C5B99"/>
    <w:rsid w:val="004C5CF8"/>
    <w:rsid w:val="004E4C0B"/>
    <w:rsid w:val="0051236B"/>
    <w:rsid w:val="0053300C"/>
    <w:rsid w:val="00533EE5"/>
    <w:rsid w:val="00534CFB"/>
    <w:rsid w:val="00540DE2"/>
    <w:rsid w:val="0054173C"/>
    <w:rsid w:val="005441B2"/>
    <w:rsid w:val="005447D0"/>
    <w:rsid w:val="005946B8"/>
    <w:rsid w:val="005A12D9"/>
    <w:rsid w:val="005A2296"/>
    <w:rsid w:val="005B2EA9"/>
    <w:rsid w:val="005C7DCC"/>
    <w:rsid w:val="005E33BB"/>
    <w:rsid w:val="006067B8"/>
    <w:rsid w:val="0061600C"/>
    <w:rsid w:val="0062679C"/>
    <w:rsid w:val="006565D5"/>
    <w:rsid w:val="00674CDD"/>
    <w:rsid w:val="00683E0A"/>
    <w:rsid w:val="006845A2"/>
    <w:rsid w:val="00691670"/>
    <w:rsid w:val="006964FE"/>
    <w:rsid w:val="006A08FD"/>
    <w:rsid w:val="006A365E"/>
    <w:rsid w:val="006C1001"/>
    <w:rsid w:val="006C7C5D"/>
    <w:rsid w:val="006F1821"/>
    <w:rsid w:val="00704A86"/>
    <w:rsid w:val="0071752F"/>
    <w:rsid w:val="00726E46"/>
    <w:rsid w:val="00731D7D"/>
    <w:rsid w:val="00746E21"/>
    <w:rsid w:val="00774B6B"/>
    <w:rsid w:val="007A1D68"/>
    <w:rsid w:val="007B20FE"/>
    <w:rsid w:val="007D5989"/>
    <w:rsid w:val="007D59F8"/>
    <w:rsid w:val="007E54E5"/>
    <w:rsid w:val="007E6AE8"/>
    <w:rsid w:val="007E74DE"/>
    <w:rsid w:val="007F1EA8"/>
    <w:rsid w:val="007F78B2"/>
    <w:rsid w:val="0080150C"/>
    <w:rsid w:val="00804A9E"/>
    <w:rsid w:val="00823620"/>
    <w:rsid w:val="008329DE"/>
    <w:rsid w:val="0083519E"/>
    <w:rsid w:val="00841AE5"/>
    <w:rsid w:val="0084536D"/>
    <w:rsid w:val="00863B21"/>
    <w:rsid w:val="0087548A"/>
    <w:rsid w:val="00883079"/>
    <w:rsid w:val="00884A8D"/>
    <w:rsid w:val="0088683B"/>
    <w:rsid w:val="0089003A"/>
    <w:rsid w:val="0089238E"/>
    <w:rsid w:val="008D695F"/>
    <w:rsid w:val="008F40B2"/>
    <w:rsid w:val="0090385C"/>
    <w:rsid w:val="00911E94"/>
    <w:rsid w:val="00923971"/>
    <w:rsid w:val="00931A4C"/>
    <w:rsid w:val="00933B2B"/>
    <w:rsid w:val="00935BC3"/>
    <w:rsid w:val="009413F3"/>
    <w:rsid w:val="0095077E"/>
    <w:rsid w:val="00955E6C"/>
    <w:rsid w:val="00960E00"/>
    <w:rsid w:val="0096564E"/>
    <w:rsid w:val="0096584F"/>
    <w:rsid w:val="009840BB"/>
    <w:rsid w:val="00993F82"/>
    <w:rsid w:val="009A37D5"/>
    <w:rsid w:val="009A497F"/>
    <w:rsid w:val="009B253F"/>
    <w:rsid w:val="009D388A"/>
    <w:rsid w:val="009E4BE3"/>
    <w:rsid w:val="009F117B"/>
    <w:rsid w:val="00A05B9A"/>
    <w:rsid w:val="00A06512"/>
    <w:rsid w:val="00A21743"/>
    <w:rsid w:val="00A33D39"/>
    <w:rsid w:val="00A36585"/>
    <w:rsid w:val="00A57E28"/>
    <w:rsid w:val="00A63F1E"/>
    <w:rsid w:val="00A64897"/>
    <w:rsid w:val="00A735AB"/>
    <w:rsid w:val="00A84544"/>
    <w:rsid w:val="00AA16BD"/>
    <w:rsid w:val="00AA3108"/>
    <w:rsid w:val="00AA543A"/>
    <w:rsid w:val="00AB7601"/>
    <w:rsid w:val="00AC286A"/>
    <w:rsid w:val="00AF0AB0"/>
    <w:rsid w:val="00AF1E48"/>
    <w:rsid w:val="00AF419E"/>
    <w:rsid w:val="00AF56B6"/>
    <w:rsid w:val="00B00F3D"/>
    <w:rsid w:val="00B00FE1"/>
    <w:rsid w:val="00B06A28"/>
    <w:rsid w:val="00B3040F"/>
    <w:rsid w:val="00B31645"/>
    <w:rsid w:val="00B31D05"/>
    <w:rsid w:val="00B32292"/>
    <w:rsid w:val="00B51E32"/>
    <w:rsid w:val="00B578AB"/>
    <w:rsid w:val="00B60A39"/>
    <w:rsid w:val="00B66EA1"/>
    <w:rsid w:val="00B76839"/>
    <w:rsid w:val="00B82682"/>
    <w:rsid w:val="00BA3ADD"/>
    <w:rsid w:val="00BA7E51"/>
    <w:rsid w:val="00BB3254"/>
    <w:rsid w:val="00BD4C66"/>
    <w:rsid w:val="00BE0772"/>
    <w:rsid w:val="00BE3B7C"/>
    <w:rsid w:val="00C14D22"/>
    <w:rsid w:val="00C208EC"/>
    <w:rsid w:val="00C252CB"/>
    <w:rsid w:val="00C277F7"/>
    <w:rsid w:val="00C32F25"/>
    <w:rsid w:val="00C56B3A"/>
    <w:rsid w:val="00C64C4D"/>
    <w:rsid w:val="00C65A49"/>
    <w:rsid w:val="00C83425"/>
    <w:rsid w:val="00CA199F"/>
    <w:rsid w:val="00CA535E"/>
    <w:rsid w:val="00CA67C7"/>
    <w:rsid w:val="00CB641E"/>
    <w:rsid w:val="00CB6509"/>
    <w:rsid w:val="00CC3619"/>
    <w:rsid w:val="00CC5C90"/>
    <w:rsid w:val="00CE4C6D"/>
    <w:rsid w:val="00CF337B"/>
    <w:rsid w:val="00D21DDB"/>
    <w:rsid w:val="00D24658"/>
    <w:rsid w:val="00D4685B"/>
    <w:rsid w:val="00D503AF"/>
    <w:rsid w:val="00D5605B"/>
    <w:rsid w:val="00D5769E"/>
    <w:rsid w:val="00D70CA7"/>
    <w:rsid w:val="00D74055"/>
    <w:rsid w:val="00D82C5E"/>
    <w:rsid w:val="00DA4900"/>
    <w:rsid w:val="00DC554E"/>
    <w:rsid w:val="00DD65A2"/>
    <w:rsid w:val="00DD7F1B"/>
    <w:rsid w:val="00DE6535"/>
    <w:rsid w:val="00DF364D"/>
    <w:rsid w:val="00DF779C"/>
    <w:rsid w:val="00E01084"/>
    <w:rsid w:val="00E079F9"/>
    <w:rsid w:val="00E56EC6"/>
    <w:rsid w:val="00E72BA6"/>
    <w:rsid w:val="00E86632"/>
    <w:rsid w:val="00E91684"/>
    <w:rsid w:val="00E96B6E"/>
    <w:rsid w:val="00EA1203"/>
    <w:rsid w:val="00EA4FD3"/>
    <w:rsid w:val="00EA6127"/>
    <w:rsid w:val="00EC02C2"/>
    <w:rsid w:val="00EF4416"/>
    <w:rsid w:val="00F0660E"/>
    <w:rsid w:val="00F16FC7"/>
    <w:rsid w:val="00F21E58"/>
    <w:rsid w:val="00F22466"/>
    <w:rsid w:val="00F23E28"/>
    <w:rsid w:val="00F33CCE"/>
    <w:rsid w:val="00F624BC"/>
    <w:rsid w:val="00F7074D"/>
    <w:rsid w:val="00FA0661"/>
    <w:rsid w:val="00FA3EA0"/>
    <w:rsid w:val="00FB6DBB"/>
    <w:rsid w:val="00FF1B80"/>
    <w:rsid w:val="00FF6E46"/>
    <w:rsid w:val="00FF770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5D5"/>
    <w:pPr>
      <w:spacing w:after="160" w:line="252" w:lineRule="auto"/>
      <w:pPrChange w:id="0" w:author="USR" w:date="2026-09-25T20:02:00Z">
        <w:pPr>
          <w:spacing w:after="200" w:line="276" w:lineRule="auto"/>
        </w:pPr>
      </w:pPrChange>
    </w:pPr>
    <w:rPr>
      <w:lang w:val="en-ZW"/>
      <w:rPrChange w:id="0" w:author="USR" w:date="2026-09-25T20:02:00Z">
        <w:rPr>
          <w:rFonts w:asciiTheme="minorHAnsi" w:eastAsiaTheme="minorHAnsi" w:hAnsiTheme="minorHAnsi" w:cstheme="minorBidi"/>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29DE"/>
    <w:pPr>
      <w:ind w:left="720"/>
      <w:contextualSpacing/>
    </w:pPr>
  </w:style>
  <w:style w:type="paragraph" w:styleId="Header">
    <w:name w:val="header"/>
    <w:basedOn w:val="Normal"/>
    <w:link w:val="HeaderChar"/>
    <w:uiPriority w:val="99"/>
    <w:unhideWhenUsed/>
    <w:rsid w:val="002937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3795"/>
  </w:style>
  <w:style w:type="paragraph" w:styleId="Footer">
    <w:name w:val="footer"/>
    <w:basedOn w:val="Normal"/>
    <w:link w:val="FooterChar"/>
    <w:uiPriority w:val="99"/>
    <w:unhideWhenUsed/>
    <w:rsid w:val="002937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3795"/>
  </w:style>
  <w:style w:type="paragraph" w:styleId="NoSpacing">
    <w:name w:val="No Spacing"/>
    <w:uiPriority w:val="1"/>
    <w:qFormat/>
    <w:rsid w:val="00C83425"/>
    <w:pPr>
      <w:keepLines/>
      <w:spacing w:before="100" w:beforeAutospacing="1" w:after="100" w:afterAutospacing="1" w:line="240" w:lineRule="auto"/>
      <w:contextualSpacing/>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32460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4222</Words>
  <Characters>24068</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judge.enmuyovwe</dc:creator>
  <cp:lastModifiedBy>Arthur Souza Rodrigues</cp:lastModifiedBy>
  <cp:revision>1</cp:revision>
  <cp:lastPrinted>2012-06-20T14:12:00Z</cp:lastPrinted>
  <dcterms:created xsi:type="dcterms:W3CDTF">2012-06-14T13:33:00Z</dcterms:created>
  <dcterms:modified xsi:type="dcterms:W3CDTF">2026-09-26T00:02:00Z</dcterms:modified>
</cp:coreProperties>
</file>