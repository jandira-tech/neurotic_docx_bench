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801E0" w14:textId="77777777" w:rsidR="002F5118" w:rsidRDefault="00754E05">
      <w:pPr>
        <w:pPrChange w:id="33" w:author="Comparison" w:date="2026-08-03T22:22:00Z" w16du:dateUtc="2026-08-04T02:22:00Z">
          <w:pPr>
            <w:jc w:val="center"/>
          </w:pPr>
        </w:pPrChange>
      </w:pPr>
      <w:r>
        <w:rPr>
          <w:rPrChange w:id="34" w:author="Comparison" w:date="2026-08-03T22:22:00Z" w16du:dateUtc="2026-08-04T02:22:00Z">
            <w:rPr>
              <w:b/>
            </w:rPr>
          </w:rPrChange>
        </w:rPr>
        <w:t xml:space="preserve">Tab </w:t>
      </w:r>
      <w:ins w:id="35" w:author="Comparison" w:date="2026-08-03T22:22:00Z" w16du:dateUtc="2026-08-04T02:22:00Z">
        <w:r>
          <w:t>Tests:</w:t>
        </w:r>
        <w:r>
          <w:br/>
        </w:r>
      </w:ins>
      <w:del w:id="36" w:author="Comparison" w:date="2026-08-03T22:22:00Z" w16du:dateUtc="2026-08-04T02:22:00Z">
        <w:r>
          <w:rPr>
            <w:b/>
          </w:rPr>
          <w:delText>Alignment Test Document</w:delText>
        </w:r>
      </w:del>
    </w:p>
    <w:p w14:paraId="544CBD80" w14:textId="77777777" w:rsidR="002F5118" w:rsidRDefault="00754E05">
      <w:pPr>
        <w:rPr>
          <w:del w:id="37" w:author="Comparison" w:date="2026-08-03T22:22:00Z" w16du:dateUtc="2026-08-04T02:22:00Z"/>
        </w:rPr>
      </w:pPr>
      <w:ins w:id="38" w:author="Comparison" w:date="2026-08-03T22:22:00Z" w16du:dateUtc="2026-08-04T02:22:00Z">
        <w:r>
          <w:rPr>
            <w:b/>
          </w:rPr>
          <w:t>Left-</w:t>
        </w:r>
      </w:ins>
    </w:p>
    <w:p w14:paraId="1F0EC127" w14:textId="77777777" w:rsidR="002F5118" w:rsidRDefault="00754E05">
      <w:pPr>
        <w:pPrChange w:id="39" w:author="Comparison" w:date="2026-08-03T22:22:00Z" w16du:dateUtc="2026-08-04T02:22:00Z">
          <w:pPr>
            <w:tabs>
              <w:tab w:val="left" w:pos="4320"/>
            </w:tabs>
          </w:pPr>
        </w:pPrChange>
      </w:pPr>
      <w:del w:id="40" w:author="Comparison" w:date="2026-08-03T22:22:00Z" w16du:dateUtc="2026-08-04T02:22:00Z">
        <w:r>
          <w:delText>LEFT TAB:</w:delText>
        </w:r>
        <w:r>
          <w:tab/>
          <w:delText xml:space="preserve">Text </w:delText>
        </w:r>
      </w:del>
      <w:r>
        <w:rPr>
          <w:b/>
          <w:rPrChange w:id="41" w:author="Comparison" w:date="2026-08-03T22:22:00Z" w16du:dateUtc="2026-08-04T02:22:00Z">
            <w:rPr/>
          </w:rPrChange>
        </w:rPr>
        <w:t xml:space="preserve">aligned </w:t>
      </w:r>
      <w:ins w:id="42" w:author="Comparison" w:date="2026-08-03T22:22:00Z" w16du:dateUtc="2026-08-04T02:22:00Z">
        <w:r>
          <w:rPr>
            <w:b/>
          </w:rPr>
          <w:t>tab:</w:t>
        </w:r>
        <w:r>
          <w:rPr>
            <w:b/>
          </w:rPr>
          <w:tab/>
        </w:r>
        <w:r>
          <w:t xml:space="preserve">Text after </w:t>
        </w:r>
      </w:ins>
      <w:r>
        <w:t xml:space="preserve">left </w:t>
      </w:r>
      <w:ins w:id="43" w:author="Comparison" w:date="2026-08-03T22:22:00Z" w16du:dateUtc="2026-08-04T02:22:00Z">
        <w:r>
          <w:t>tab.</w:t>
        </w:r>
      </w:ins>
      <w:del w:id="44" w:author="Comparison" w:date="2026-08-03T22:22:00Z" w16du:dateUtc="2026-08-04T02:22:00Z">
        <w:r>
          <w:delText>at 3"</w:delText>
        </w:r>
      </w:del>
    </w:p>
    <w:p w14:paraId="1414ACFE" w14:textId="77777777" w:rsidR="002F5118" w:rsidRDefault="00754E05">
      <w:pPr>
        <w:tabs>
          <w:tab w:val="right" w:pos="1"/>
        </w:tabs>
        <w:pPrChange w:id="45" w:author="Comparison" w:date="2026-08-03T22:22:00Z" w16du:dateUtc="2026-08-04T02:22:00Z">
          <w:pPr>
            <w:tabs>
              <w:tab w:val="right" w:pos="8640"/>
            </w:tabs>
          </w:pPr>
        </w:pPrChange>
      </w:pPr>
      <w:ins w:id="46" w:author="Comparison" w:date="2026-08-03T22:22:00Z" w16du:dateUtc="2026-08-04T02:22:00Z">
        <w:r>
          <w:t>Label before right tab:</w:t>
        </w:r>
        <w:r>
          <w:tab/>
          <w:t>Right-</w:t>
        </w:r>
      </w:ins>
      <w:del w:id="47" w:author="Comparison" w:date="2026-08-03T22:22:00Z" w16du:dateUtc="2026-08-04T02:22:00Z">
        <w:r>
          <w:delText>RIGHT TAB:</w:delText>
        </w:r>
        <w:r>
          <w:tab/>
          <w:delText xml:space="preserve">Text </w:delText>
        </w:r>
      </w:del>
      <w:r>
        <w:t xml:space="preserve">aligned </w:t>
      </w:r>
      <w:ins w:id="48" w:author="Comparison" w:date="2026-08-03T22:22:00Z" w16du:dateUtc="2026-08-04T02:22:00Z">
        <w:r>
          <w:t>text</w:t>
        </w:r>
      </w:ins>
      <w:del w:id="49" w:author="Comparison" w:date="2026-08-03T22:22:00Z" w16du:dateUtc="2026-08-04T02:22:00Z">
        <w:r>
          <w:delText>right at 6"</w:delText>
        </w:r>
      </w:del>
    </w:p>
    <w:p w14:paraId="783D4C1C" w14:textId="77777777" w:rsidR="002F5118" w:rsidRDefault="00754E05">
      <w:pPr>
        <w:tabs>
          <w:tab w:val="center" w:pos="6480"/>
        </w:tabs>
        <w:rPr>
          <w:del w:id="50" w:author="Comparison" w:date="2026-08-03T22:22:00Z" w16du:dateUtc="2026-08-04T02:22:00Z"/>
        </w:rPr>
      </w:pPr>
      <w:ins w:id="51" w:author="Comparison" w:date="2026-08-03T22:22:00Z" w16du:dateUtc="2026-08-04T02:22:00Z">
        <w:r>
          <w:t>First</w:t>
        </w:r>
        <w:r>
          <w:tab/>
          <w:t>Second</w:t>
        </w:r>
        <w:r>
          <w:tab/>
          <w:t>End</w:t>
        </w:r>
      </w:ins>
      <w:del w:id="52" w:author="Comparison" w:date="2026-08-03T22:22:00Z" w16du:dateUtc="2026-08-04T02:22:00Z">
        <w:r>
          <w:delText>CENTER TAB:</w:delText>
        </w:r>
        <w:r>
          <w:tab/>
          <w:delText>Text centered at 4.5"</w:delText>
        </w:r>
      </w:del>
    </w:p>
    <w:p w14:paraId="629DC515" w14:textId="77777777" w:rsidR="002F5118" w:rsidRDefault="00754E05">
      <w:pPr>
        <w:tabs>
          <w:tab w:val="decimal" w:pos="7200"/>
        </w:tabs>
        <w:rPr>
          <w:del w:id="53" w:author="Comparison" w:date="2026-08-03T22:22:00Z" w16du:dateUtc="2026-08-04T02:22:00Z"/>
        </w:rPr>
      </w:pPr>
      <w:del w:id="54" w:author="Comparison" w:date="2026-08-03T22:22:00Z" w16du:dateUtc="2026-08-04T02:22:00Z">
        <w:r>
          <w:delText>DECIMAL TAB:</w:delText>
        </w:r>
        <w:r>
          <w:tab/>
          <w:delText>123.45</w:delText>
        </w:r>
      </w:del>
    </w:p>
    <w:p w14:paraId="599E9AA8" w14:textId="77777777" w:rsidR="002F5118" w:rsidRDefault="002F5118">
      <w:pPr>
        <w:rPr>
          <w:del w:id="55" w:author="Comparison" w:date="2026-08-03T22:22:00Z" w16du:dateUtc="2026-08-04T02:22:00Z"/>
        </w:rPr>
      </w:pPr>
    </w:p>
    <w:p w14:paraId="34A00BAE" w14:textId="77777777" w:rsidR="002F5118" w:rsidRDefault="00754E05">
      <w:pPr>
        <w:tabs>
          <w:tab w:val="left" w:pos="2880"/>
          <w:tab w:val="right" w:pos="8640"/>
        </w:tabs>
        <w:rPr>
          <w:del w:id="56" w:author="Comparison" w:date="2026-08-03T22:22:00Z" w16du:dateUtc="2026-08-04T02:22:00Z"/>
        </w:rPr>
      </w:pPr>
      <w:del w:id="57" w:author="Comparison" w:date="2026-08-03T22:22:00Z" w16du:dateUtc="2026-08-04T02:22:00Z">
        <w:r>
          <w:delText>Start</w:delText>
        </w:r>
        <w:r>
          <w:tab/>
          <w:delText>Middle (left@2")</w:delText>
        </w:r>
        <w:r>
          <w:tab/>
          <w:delText>End (right@6")</w:delText>
        </w:r>
      </w:del>
    </w:p>
    <w:p w14:paraId="7AECD438" w14:textId="77777777" w:rsidR="002F5118" w:rsidRDefault="00754E05">
      <w:pPr>
        <w:tabs>
          <w:tab w:val="left" w:pos="2880"/>
          <w:tab w:val="center" w:pos="5760"/>
          <w:tab w:val="right" w:pos="8640"/>
        </w:tabs>
        <w:rPr>
          <w:del w:id="58" w:author="Comparison" w:date="2026-08-03T22:22:00Z" w16du:dateUtc="2026-08-04T02:22:00Z"/>
        </w:rPr>
      </w:pPr>
      <w:del w:id="59" w:author="Comparison" w:date="2026-08-03T22:22:00Z" w16du:dateUtc="2026-08-04T02:22:00Z">
        <w:r>
          <w:delText>Col1</w:delText>
        </w:r>
        <w:r>
          <w:tab/>
          <w:delText>Col2-Left</w:delText>
        </w:r>
        <w:r>
          <w:tab/>
          <w:delText>Col3-Center</w:delText>
        </w:r>
        <w:r>
          <w:tab/>
          <w:delText>Col4-Right</w:delText>
        </w:r>
      </w:del>
    </w:p>
    <w:p w14:paraId="6A966985" w14:textId="77777777" w:rsidR="002F5118" w:rsidRDefault="002F5118">
      <w:pPr>
        <w:rPr>
          <w:del w:id="60" w:author="Comparison" w:date="2026-08-03T22:22:00Z" w16du:dateUtc="2026-08-04T02:22:00Z"/>
        </w:rPr>
      </w:pPr>
    </w:p>
    <w:p w14:paraId="275AF2DA" w14:textId="77777777" w:rsidR="002F5118" w:rsidRDefault="00754E05">
      <w:pPr>
        <w:tabs>
          <w:tab w:val="right" w:leader="dot" w:pos="8640"/>
        </w:tabs>
        <w:rPr>
          <w:del w:id="61" w:author="Comparison" w:date="2026-08-03T22:22:00Z" w16du:dateUtc="2026-08-04T02:22:00Z"/>
        </w:rPr>
      </w:pPr>
      <w:del w:id="62" w:author="Comparison" w:date="2026-08-03T22:22:00Z" w16du:dateUtc="2026-08-04T02:22:00Z">
        <w:r>
          <w:delText>Chapter 1</w:delText>
        </w:r>
        <w:r>
          <w:tab/>
          <w:delText>Page 1</w:delText>
        </w:r>
      </w:del>
    </w:p>
    <w:p w14:paraId="67235F5F" w14:textId="77777777" w:rsidR="002F5118" w:rsidRDefault="00754E05">
      <w:pPr>
        <w:tabs>
          <w:tab w:val="right" w:leader="dot" w:pos="8640"/>
        </w:tabs>
        <w:rPr>
          <w:del w:id="63" w:author="Comparison" w:date="2026-08-03T22:22:00Z" w16du:dateUtc="2026-08-04T02:22:00Z"/>
        </w:rPr>
      </w:pPr>
      <w:del w:id="64" w:author="Comparison" w:date="2026-08-03T22:22:00Z" w16du:dateUtc="2026-08-04T02:22:00Z">
        <w:r>
          <w:delText>Chapter 2</w:delText>
        </w:r>
        <w:r>
          <w:tab/>
          <w:delText>Page 15</w:delText>
        </w:r>
      </w:del>
    </w:p>
    <w:p w14:paraId="530EB8F8" w14:textId="77777777" w:rsidR="002F5118" w:rsidRDefault="00754E05">
      <w:pPr>
        <w:tabs>
          <w:tab w:val="right" w:pos="0"/>
          <w:tab w:val="right" w:pos="1"/>
        </w:tabs>
        <w:pPrChange w:id="65" w:author="Comparison" w:date="2026-08-03T22:22:00Z" w16du:dateUtc="2026-08-04T02:22:00Z">
          <w:pPr>
            <w:tabs>
              <w:tab w:val="right" w:leader="underscore" w:pos="8640"/>
            </w:tabs>
          </w:pPr>
        </w:pPrChange>
      </w:pPr>
      <w:del w:id="66" w:author="Comparison" w:date="2026-08-03T22:22:00Z" w16du:dateUtc="2026-08-04T02:22:00Z">
        <w:r>
          <w:delText>Signature</w:delText>
        </w:r>
        <w:r>
          <w:tab/>
          <w:delText>Date</w:delText>
        </w:r>
      </w:del>
    </w:p>
    <w:sectPr w:rsidR="002F5118" w:rsidSect="00034616">
      <w:pgSz w:w="12240" w:h="15840"/>
      <w:pgMar w:top="1440" w:right="1800" w:bottom="1440" w:left="1800" w:header="720" w:footer="720" w:gutter="0"/>
      <w:cols w:space="720"/>
      <w:docGrid w:linePitch="360"/>
      <w:sectPrChange w:id="67" w:author="Comparison" w:date="2026-08-03T22:22:00Z" w16du:dateUtc="2026-08-04T02:22:00Z">
        <w:sectPr w:rsidR="002F5118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9362707">
    <w:abstractNumId w:val="8"/>
  </w:num>
  <w:num w:numId="2" w16cid:durableId="1093748214">
    <w:abstractNumId w:val="6"/>
  </w:num>
  <w:num w:numId="3" w16cid:durableId="386072800">
    <w:abstractNumId w:val="5"/>
  </w:num>
  <w:num w:numId="4" w16cid:durableId="233440718">
    <w:abstractNumId w:val="4"/>
  </w:num>
  <w:num w:numId="5" w16cid:durableId="1158615007">
    <w:abstractNumId w:val="7"/>
  </w:num>
  <w:num w:numId="6" w16cid:durableId="799687128">
    <w:abstractNumId w:val="3"/>
  </w:num>
  <w:num w:numId="7" w16cid:durableId="1660304144">
    <w:abstractNumId w:val="2"/>
  </w:num>
  <w:num w:numId="8" w16cid:durableId="1043948490">
    <w:abstractNumId w:val="1"/>
  </w:num>
  <w:num w:numId="9" w16cid:durableId="241532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5118"/>
    <w:rsid w:val="00034616"/>
    <w:rsid w:val="0006063C"/>
    <w:rsid w:val="00112874"/>
    <w:rsid w:val="0015074B"/>
    <w:rsid w:val="00290327"/>
    <w:rsid w:val="0029639D"/>
    <w:rsid w:val="002F5118"/>
    <w:rsid w:val="00326F90"/>
    <w:rsid w:val="00754E05"/>
    <w:rsid w:val="00AA1D8D"/>
    <w:rsid w:val="00B47730"/>
    <w:rsid w:val="00BA4A63"/>
    <w:rsid w:val="00CB0664"/>
    <w:rsid w:val="00D927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7FB58FE-FF0C-5C43-85E0-E9AE10C0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  <w:pPrChange w:id="0" w:author="Comparison" w:date="2026-08-03T22:22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rPrChange w:id="0" w:author="Comparison" w:date="2026-08-03T22:22:00Z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  <w:pPrChange w:id="1" w:author="Comparison" w:date="2026-08-03T22:22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:rPrChange w:id="1" w:author="Comparison" w:date="2026-08-03T22:22:00Z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  <w:pPrChange w:id="2" w:author="Comparison" w:date="2026-08-03T22:22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:rPrChange w:id="2" w:author="Comparison" w:date="2026-08-03T22:22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3"/>
      <w:pPrChange w:id="3" w:author="Comparison" w:date="2026-08-03T22:22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:rPrChange w:id="3" w:author="Comparison" w:date="2026-08-03T22:22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4"/>
      <w:pPrChange w:id="4" w:author="Comparison" w:date="2026-08-03T22:22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:rPrChange w:id="4" w:author="Comparison" w:date="2026-08-03T22:22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5"/>
      <w:pPrChange w:id="5" w:author="Comparison" w:date="2026-08-03T22:22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:rPrChange w:id="5" w:author="Comparison" w:date="2026-08-03T22:22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6"/>
      <w:pPrChange w:id="6" w:author="Comparison" w:date="2026-08-03T22:22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:rPrChange w:id="6" w:author="Comparison" w:date="2026-08-03T22:22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7"/>
      <w:pPrChange w:id="7" w:author="Comparison" w:date="2026-08-03T22:22:00Z">
        <w:pPr>
          <w:keepNext/>
          <w:keepLines/>
          <w:spacing w:before="200" w:line="276" w:lineRule="auto"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:rPrChange w:id="7" w:author="Comparison" w:date="2026-08-03T22:22:00Z">
        <w:rPr>
          <w:rFonts w:asciiTheme="majorHAnsi" w:eastAsiaTheme="majorEastAsia" w:hAnsiTheme="majorHAnsi" w:cstheme="majorBidi"/>
          <w:color w:val="156082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8"/>
      <w:pPrChange w:id="8" w:author="Comparison" w:date="2026-08-03T22:22:00Z">
        <w:pPr>
          <w:keepNext/>
          <w:keepLines/>
          <w:spacing w:before="200" w:line="276" w:lineRule="auto"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rPrChange w:id="8" w:author="Comparison" w:date="2026-08-03T22:22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7C9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927C9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927C9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7C9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7C9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7C9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7C9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7C9"/>
    <w:rPr>
      <w:rFonts w:asciiTheme="majorHAnsi" w:eastAsiaTheme="majorEastAsia" w:hAnsiTheme="majorHAnsi" w:cstheme="majorBidi"/>
      <w:color w:val="156082" w:themeColor="accent1"/>
      <w:kern w:val="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7C9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9" w:author="Comparison" w:date="2026-08-03T22:22:00Z">
        <w:pPr>
          <w:tabs>
            <w:tab w:val="center" w:pos="4680"/>
            <w:tab w:val="right" w:pos="9360"/>
          </w:tabs>
        </w:pPr>
      </w:pPrChange>
    </w:pPr>
    <w:rPr>
      <w:kern w:val="0"/>
      <w:sz w:val="22"/>
      <w:szCs w:val="22"/>
      <w:rPrChange w:id="9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D927C9"/>
    <w:rPr>
      <w:kern w:val="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0" w:author="Comparison" w:date="2026-08-03T22:22:00Z">
        <w:pPr>
          <w:tabs>
            <w:tab w:val="center" w:pos="4680"/>
            <w:tab w:val="right" w:pos="9360"/>
          </w:tabs>
        </w:pPr>
      </w:pPrChange>
    </w:pPr>
    <w:rPr>
      <w:kern w:val="0"/>
      <w:sz w:val="22"/>
      <w:szCs w:val="22"/>
      <w:rPrChange w:id="10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D927C9"/>
    <w:rPr>
      <w:kern w:val="0"/>
      <w:sz w:val="22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11" w:author="Comparison" w:date="2026-08-03T22:22:00Z">
        <w:pPr/>
      </w:pPrChange>
    </w:pPr>
    <w:rPr>
      <w:kern w:val="0"/>
      <w:sz w:val="22"/>
      <w:szCs w:val="22"/>
      <w14:ligatures w14:val="none"/>
      <w:rPrChange w:id="11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D927C9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927C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2" w:author="Comparison" w:date="2026-08-03T22:22:00Z">
        <w:pPr>
          <w:numPr>
            <w:ilvl w:val="1"/>
          </w:numPr>
          <w:spacing w:after="200" w:line="276" w:lineRule="auto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:rPrChange w:id="12" w:author="Comparison" w:date="2026-08-03T22:22:00Z">
        <w:rPr>
          <w:rFonts w:asciiTheme="majorHAnsi" w:eastAsiaTheme="majorEastAsia" w:hAnsiTheme="majorHAnsi" w:cstheme="majorBidi"/>
          <w:i/>
          <w:iCs/>
          <w:color w:val="156082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D927C9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  <w:pPrChange w:id="13" w:author="Comparison" w:date="2026-08-03T22:22:00Z">
        <w:pPr>
          <w:spacing w:after="200" w:line="276" w:lineRule="auto"/>
          <w:ind w:left="720"/>
          <w:contextualSpacing/>
        </w:pPr>
      </w:pPrChange>
    </w:pPr>
    <w:rPr>
      <w:kern w:val="0"/>
      <w:sz w:val="22"/>
      <w:szCs w:val="22"/>
      <w14:ligatures w14:val="none"/>
      <w:rPrChange w:id="13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4" w:author="Comparison" w:date="2026-08-03T22:22:00Z">
        <w:pPr>
          <w:spacing w:after="120" w:line="276" w:lineRule="auto"/>
        </w:pPr>
      </w:pPrChange>
    </w:pPr>
    <w:rPr>
      <w:kern w:val="0"/>
      <w:sz w:val="22"/>
      <w:szCs w:val="22"/>
      <w:rPrChange w:id="14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D927C9"/>
    <w:rPr>
      <w:kern w:val="0"/>
      <w:sz w:val="22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5" w:author="Comparison" w:date="2026-08-03T22:22:00Z">
        <w:pPr>
          <w:spacing w:after="120" w:line="480" w:lineRule="auto"/>
        </w:pPr>
      </w:pPrChange>
    </w:pPr>
    <w:rPr>
      <w:kern w:val="0"/>
      <w:sz w:val="22"/>
      <w:szCs w:val="22"/>
      <w:rPrChange w:id="15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D927C9"/>
    <w:rPr>
      <w:kern w:val="0"/>
      <w:sz w:val="22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16" w:author="Comparison" w:date="2026-08-03T22:22:00Z">
        <w:pPr>
          <w:spacing w:after="120" w:line="276" w:lineRule="auto"/>
        </w:pPr>
      </w:pPrChange>
    </w:pPr>
    <w:rPr>
      <w:kern w:val="0"/>
      <w:sz w:val="16"/>
      <w:szCs w:val="16"/>
      <w:rPrChange w:id="16" w:author="Comparison" w:date="2026-08-03T22:22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D927C9"/>
    <w:rPr>
      <w:kern w:val="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17" w:author="Comparison" w:date="2026-08-03T22:22:00Z">
        <w:pPr>
          <w:spacing w:after="200" w:line="276" w:lineRule="auto"/>
          <w:ind w:left="360" w:hanging="360"/>
          <w:contextualSpacing/>
        </w:pPr>
      </w:pPrChange>
    </w:pPr>
    <w:rPr>
      <w:kern w:val="0"/>
      <w:sz w:val="22"/>
      <w:szCs w:val="22"/>
      <w14:ligatures w14:val="none"/>
      <w:rPrChange w:id="17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18" w:author="Comparison" w:date="2026-08-03T22:22:00Z">
        <w:pPr>
          <w:spacing w:after="200" w:line="276" w:lineRule="auto"/>
          <w:ind w:left="720" w:hanging="360"/>
          <w:contextualSpacing/>
        </w:pPr>
      </w:pPrChange>
    </w:pPr>
    <w:rPr>
      <w:kern w:val="0"/>
      <w:sz w:val="22"/>
      <w:szCs w:val="22"/>
      <w14:ligatures w14:val="none"/>
      <w:rPrChange w:id="18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19" w:author="Comparison" w:date="2026-08-03T22:22:00Z">
        <w:pPr>
          <w:spacing w:after="200" w:line="276" w:lineRule="auto"/>
          <w:ind w:left="1080" w:hanging="360"/>
          <w:contextualSpacing/>
        </w:pPr>
      </w:pPrChange>
    </w:pPr>
    <w:rPr>
      <w:kern w:val="0"/>
      <w:sz w:val="22"/>
      <w:szCs w:val="22"/>
      <w14:ligatures w14:val="none"/>
      <w:rPrChange w:id="19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  <w:pPrChange w:id="20" w:author="Comparison" w:date="2026-08-03T22:22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kern w:val="0"/>
      <w:sz w:val="22"/>
      <w:szCs w:val="22"/>
      <w14:ligatures w14:val="none"/>
      <w:rPrChange w:id="20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  <w:pPrChange w:id="21" w:author="Comparison" w:date="2026-08-03T22:22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kern w:val="0"/>
      <w:sz w:val="22"/>
      <w:szCs w:val="22"/>
      <w14:ligatures w14:val="none"/>
      <w:rPrChange w:id="21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  <w:pPrChange w:id="22" w:author="Comparison" w:date="2026-08-03T22:22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kern w:val="0"/>
      <w:sz w:val="22"/>
      <w:szCs w:val="22"/>
      <w14:ligatures w14:val="none"/>
      <w:rPrChange w:id="22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3" w:author="Comparison" w:date="2026-08-03T22:22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kern w:val="0"/>
      <w:sz w:val="22"/>
      <w:szCs w:val="22"/>
      <w14:ligatures w14:val="none"/>
      <w:rPrChange w:id="23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  <w:pPrChange w:id="24" w:author="Comparison" w:date="2026-08-03T22:22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kern w:val="0"/>
      <w:sz w:val="22"/>
      <w:szCs w:val="22"/>
      <w14:ligatures w14:val="none"/>
      <w:rPrChange w:id="24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  <w:pPrChange w:id="25" w:author="Comparison" w:date="2026-08-03T22:22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kern w:val="0"/>
      <w:sz w:val="22"/>
      <w:szCs w:val="22"/>
      <w14:ligatures w14:val="none"/>
      <w:rPrChange w:id="25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26" w:author="Comparison" w:date="2026-08-03T22:22:00Z">
        <w:pPr>
          <w:spacing w:after="120" w:line="276" w:lineRule="auto"/>
          <w:ind w:left="360"/>
          <w:contextualSpacing/>
        </w:pPr>
      </w:pPrChange>
    </w:pPr>
    <w:rPr>
      <w:kern w:val="0"/>
      <w:sz w:val="22"/>
      <w:szCs w:val="22"/>
      <w14:ligatures w14:val="none"/>
      <w:rPrChange w:id="26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27" w:author="Comparison" w:date="2026-08-03T22:22:00Z">
        <w:pPr>
          <w:spacing w:after="120" w:line="276" w:lineRule="auto"/>
          <w:ind w:left="720"/>
          <w:contextualSpacing/>
        </w:pPr>
      </w:pPrChange>
    </w:pPr>
    <w:rPr>
      <w:kern w:val="0"/>
      <w:sz w:val="22"/>
      <w:szCs w:val="22"/>
      <w14:ligatures w14:val="none"/>
      <w:rPrChange w:id="27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28" w:author="Comparison" w:date="2026-08-03T22:22:00Z">
        <w:pPr>
          <w:spacing w:after="120" w:line="276" w:lineRule="auto"/>
          <w:ind w:left="1080"/>
          <w:contextualSpacing/>
        </w:pPr>
      </w:pPrChange>
    </w:pPr>
    <w:rPr>
      <w:kern w:val="0"/>
      <w:sz w:val="22"/>
      <w:szCs w:val="22"/>
      <w14:ligatures w14:val="none"/>
      <w:rPrChange w:id="28" w:author="Comparison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29" w:author="Comparison" w:date="2026-08-03T22:22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hAnsi="Courier"/>
      <w:kern w:val="0"/>
      <w:sz w:val="20"/>
      <w:szCs w:val="20"/>
      <w:rPrChange w:id="29" w:author="Comparison" w:date="2026-08-03T22:22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D927C9"/>
    <w:rPr>
      <w:rFonts w:ascii="Courier" w:hAnsi="Courier"/>
      <w:kern w:val="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30" w:author="Comparison" w:date="2026-08-03T22:22:00Z">
        <w:pPr>
          <w:spacing w:after="200" w:line="276" w:lineRule="auto"/>
        </w:pPr>
      </w:pPrChange>
    </w:pPr>
    <w:rPr>
      <w:i/>
      <w:iCs/>
      <w:color w:val="000000" w:themeColor="text1"/>
      <w:kern w:val="0"/>
      <w:sz w:val="22"/>
      <w:szCs w:val="22"/>
      <w:rPrChange w:id="30" w:author="Comparison" w:date="2026-08-03T22:22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D927C9"/>
    <w:rPr>
      <w:i/>
      <w:iCs/>
      <w:color w:val="000000" w:themeColor="text1"/>
      <w:kern w:val="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  <w:pPrChange w:id="31" w:author="Comparison" w:date="2026-08-03T22:22:00Z">
        <w:pPr>
          <w:spacing w:after="200"/>
        </w:pPr>
      </w:pPrChange>
    </w:pPr>
    <w:rPr>
      <w:b/>
      <w:bCs/>
      <w:color w:val="156082" w:themeColor="accent1"/>
      <w:kern w:val="0"/>
      <w:sz w:val="18"/>
      <w:szCs w:val="18"/>
      <w14:ligatures w14:val="none"/>
      <w:rPrChange w:id="31" w:author="Comparison" w:date="2026-08-03T22:22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  <w14:ligatures w14:val="standardContextual"/>
        </w:rPr>
      </w:rPrChange>
    </w:rPr>
  </w:style>
  <w:style w:type="character" w:styleId="Strong">
    <w:name w:val="Strong"/>
    <w:basedOn w:val="DefaultParagraphFont"/>
    <w:uiPriority w:val="22"/>
    <w:qFormat/>
    <w:rsid w:val="00D927C9"/>
    <w:rPr>
      <w:b/>
      <w:bCs/>
    </w:rPr>
  </w:style>
  <w:style w:type="character" w:styleId="Emphasis">
    <w:name w:val="Emphasis"/>
    <w:basedOn w:val="DefaultParagraphFont"/>
    <w:uiPriority w:val="20"/>
    <w:qFormat/>
    <w:rsid w:val="00D927C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32" w:author="Comparison" w:date="2026-08-03T22:22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b/>
      <w:bCs/>
      <w:i/>
      <w:iCs/>
      <w:color w:val="156082" w:themeColor="accent1"/>
      <w:kern w:val="0"/>
      <w:sz w:val="22"/>
      <w:szCs w:val="22"/>
      <w:rPrChange w:id="32" w:author="Comparison" w:date="2026-08-03T22:22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7C9"/>
    <w:rPr>
      <w:b/>
      <w:bCs/>
      <w:i/>
      <w:iCs/>
      <w:color w:val="156082" w:themeColor="accent1"/>
      <w:kern w:val="0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D927C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927C9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D927C9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927C9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927C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927C9"/>
    <w:pPr>
      <w:outlineLvl w:val="9"/>
    </w:pPr>
  </w:style>
  <w:style w:type="table" w:styleId="TableGrid">
    <w:name w:val="Table Grid"/>
    <w:basedOn w:val="TableNormal"/>
    <w:uiPriority w:val="59"/>
    <w:rsid w:val="00D927C9"/>
    <w:pPr>
      <w:spacing w:after="0" w:line="240" w:lineRule="auto"/>
    </w:pPr>
    <w:rPr>
      <w:kern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D927C9"/>
    <w:pPr>
      <w:spacing w:after="0" w:line="240" w:lineRule="auto"/>
    </w:pPr>
    <w:rPr>
      <w:color w:val="000000" w:themeColor="text1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D927C9"/>
    <w:pPr>
      <w:spacing w:after="0" w:line="240" w:lineRule="auto"/>
    </w:pPr>
    <w:rPr>
      <w:color w:val="0F4761" w:themeColor="accent1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D927C9"/>
    <w:pPr>
      <w:spacing w:after="0" w:line="240" w:lineRule="auto"/>
    </w:pPr>
    <w:rPr>
      <w:color w:val="BF4E14" w:themeColor="accent2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D927C9"/>
    <w:pPr>
      <w:spacing w:after="0" w:line="240" w:lineRule="auto"/>
    </w:pPr>
    <w:rPr>
      <w:color w:val="124F1A" w:themeColor="accent3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D927C9"/>
    <w:pPr>
      <w:spacing w:after="0" w:line="240" w:lineRule="auto"/>
    </w:pPr>
    <w:rPr>
      <w:color w:val="0B769F" w:themeColor="accent4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D927C9"/>
    <w:pPr>
      <w:spacing w:after="0" w:line="240" w:lineRule="auto"/>
    </w:pPr>
    <w:rPr>
      <w:color w:val="77206D" w:themeColor="accent5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D927C9"/>
    <w:pPr>
      <w:spacing w:after="0" w:line="240" w:lineRule="auto"/>
    </w:pPr>
    <w:rPr>
      <w:color w:val="3A7C22" w:themeColor="accent6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D927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D927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D927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D927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D927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D927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D927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D927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D927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D927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D927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D927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D927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D927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D927C9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D927C9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D927C9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D927C9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D927C9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D927C9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D927C9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4E6BB0D-4593-E141-9B85-3C20ABBD6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2026-08-04T02:22:00Z</dcterms:created>
  <dcterms:modified xsi:type="dcterms:W3CDTF">2026-08-04T02:22:00Z</dcterms:modified>
</cp:coreProperties>
</file>