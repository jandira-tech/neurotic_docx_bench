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B4D44" w14:textId="77777777" w:rsidR="00540983" w:rsidRDefault="00BF0D64">
      <w:pPr>
        <w:pStyle w:val="Title"/>
        <w:spacing w:after="90"/>
        <w:jc w:val="center"/>
        <w:rPr>
          <w:del w:id="0" w:author="Michael Williamson" w:date="2026-06-29T11:21:00Z" w16du:dateUtc="2026-06-29T15:21:00Z"/>
        </w:rPr>
      </w:pPr>
      <w:ins w:id="1" w:author="Michael Williamson" w:date="2026-06-29T11:21:00Z" w16du:dateUtc="2026-06-29T15:21:00Z">
        <w:r>
          <w:t>Walking on imported air</w:t>
        </w:r>
      </w:ins>
      <w:del w:id="2" w:author="Michael Williamson" w:date="2026-06-29T11:21:00Z" w16du:dateUtc="2026-06-29T15:21:00Z">
        <w:r w:rsidR="00634084">
          <w:delText>CONTRACT FOR CONTRACTS</w:delText>
        </w:r>
      </w:del>
    </w:p>
    <w:p w14:paraId="4E4002CB" w14:textId="77777777" w:rsidR="00540983" w:rsidRDefault="00322D35">
      <w:pPr>
        <w:pStyle w:val="Title"/>
        <w:spacing w:after="90"/>
        <w:jc w:val="center"/>
        <w:rPr>
          <w:del w:id="3" w:author="Michael Williamson" w:date="2026-06-29T11:21:00Z" w16du:dateUtc="2026-06-29T15:21:00Z"/>
        </w:rPr>
      </w:pPr>
      <w:del w:id="4" w:author="Michael Williamson" w:date="2026-06-29T11:21:00Z" w16du:dateUtc="2026-06-29T15:21:00Z">
        <w:r>
          <w:rPr>
            <w:i/>
          </w:rPr>
          <w:delText>aka the most kickass contract system EVER</w:delText>
        </w:r>
      </w:del>
    </w:p>
    <w:p w14:paraId="08B7FE77" w14:textId="77777777" w:rsidR="00540983" w:rsidRDefault="00540983">
      <w:pPr>
        <w:spacing w:after="0" w:line="240" w:lineRule="auto"/>
        <w:rPr>
          <w:del w:id="5" w:author="Michael Williamson" w:date="2026-06-29T11:21:00Z" w16du:dateUtc="2026-06-29T15:21:00Z"/>
        </w:rPr>
      </w:pPr>
    </w:p>
    <w:p w14:paraId="15A9D11B" w14:textId="77777777" w:rsidR="00540983" w:rsidRDefault="0009785E">
      <w:pPr>
        <w:spacing w:after="0"/>
        <w:rPr>
          <w:del w:id="6" w:author="Michael Williamson" w:date="2026-06-29T11:21:00Z" w16du:dateUtc="2026-06-29T15:21:00Z"/>
        </w:rPr>
      </w:pPr>
      <w:del w:id="7" w:author="Michael Williamson" w:date="2026-06-29T11:21:00Z" w16du:dateUtc="2026-06-29T15:21:00Z">
        <w:r>
          <w:rPr>
            <w:noProof/>
          </w:rPr>
        </w:r>
      </w:del>
      <w:r>
        <w:pict w14:anchorId="50B9F4A6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C7C34A" w14:textId="77777777" w:rsidR="00540983" w:rsidRDefault="00634084">
      <w:pPr>
        <w:spacing w:after="0" w:line="240" w:lineRule="auto"/>
        <w:rPr>
          <w:del w:id="8" w:author="Michael Williamson" w:date="2026-06-29T11:21:00Z" w16du:dateUtc="2026-06-29T15:21:00Z"/>
        </w:rPr>
      </w:pPr>
      <w:del w:id="9" w:author="Michael Williamson" w:date="2026-06-29T11:21:00Z" w16du:dateUtc="2026-06-29T15:21:00Z">
        <w:r>
          <w:rPr>
            <w:b/>
          </w:rPr>
          <w:delText>PARTIES</w:delText>
        </w:r>
      </w:del>
    </w:p>
    <w:p w14:paraId="409BB67D" w14:textId="77777777" w:rsidR="00540983" w:rsidRDefault="00634084">
      <w:pPr>
        <w:spacing w:after="0" w:line="240" w:lineRule="auto"/>
        <w:rPr>
          <w:del w:id="10" w:author="Michael Williamson" w:date="2026-06-29T11:21:00Z" w16du:dateUtc="2026-06-29T15:21:00Z"/>
        </w:rPr>
      </w:pPr>
      <w:del w:id="11" w:author="Michael Williamson" w:date="2026-06-29T11:21:00Z" w16du:dateUtc="2026-06-29T15:21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30B4B3A0" w14:textId="77777777" w:rsidR="00540983" w:rsidRDefault="0009785E">
      <w:pPr>
        <w:spacing w:after="0"/>
        <w:rPr>
          <w:del w:id="12" w:author="Michael Williamson" w:date="2026-06-29T11:21:00Z" w16du:dateUtc="2026-06-29T15:21:00Z"/>
        </w:rPr>
      </w:pPr>
      <w:del w:id="13" w:author="Michael Williamson" w:date="2026-06-29T11:21:00Z" w16du:dateUtc="2026-06-29T15:21:00Z">
        <w:r>
          <w:rPr>
            <w:noProof/>
          </w:rPr>
        </w:r>
      </w:del>
      <w:r>
        <w:pict w14:anchorId="7D81F554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5BCF47" w14:textId="77777777" w:rsidR="00540983" w:rsidRDefault="00540983">
      <w:pPr>
        <w:spacing w:after="0" w:line="240" w:lineRule="auto"/>
        <w:rPr>
          <w:del w:id="14" w:author="Michael Williamson" w:date="2026-06-29T11:21:00Z" w16du:dateUtc="2026-06-29T15:21:00Z"/>
          <w:b/>
        </w:rPr>
      </w:pPr>
    </w:p>
    <w:p w14:paraId="202B9B94" w14:textId="77777777" w:rsidR="00540983" w:rsidRDefault="00634084">
      <w:pPr>
        <w:spacing w:after="0" w:line="240" w:lineRule="auto"/>
        <w:rPr>
          <w:del w:id="15" w:author="Michael Williamson" w:date="2026-06-29T11:21:00Z" w16du:dateUtc="2026-06-29T15:21:00Z"/>
        </w:rPr>
      </w:pPr>
      <w:del w:id="16" w:author="Michael Williamson" w:date="2026-06-29T11:21:00Z" w16du:dateUtc="2026-06-29T15:21:00Z">
        <w:r>
          <w:rPr>
            <w:b/>
          </w:rPr>
          <w:delText>WHEREAS</w:delText>
        </w:r>
      </w:del>
    </w:p>
    <w:p w14:paraId="43FC4CDD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17" w:author="Michael Williamson" w:date="2026-06-29T11:21:00Z" w16du:dateUtc="2026-06-29T15:21:00Z"/>
        </w:rPr>
      </w:pPr>
      <w:del w:id="18" w:author="Michael Williamson" w:date="2026-06-29T11:21:00Z" w16du:dateUtc="2026-06-29T15:21:00Z">
        <w:r>
          <w:delText>OG is down with OPP;</w:delText>
        </w:r>
      </w:del>
    </w:p>
    <w:p w14:paraId="411D9ACB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19" w:author="Michael Williamson" w:date="2026-06-29T11:21:00Z" w16du:dateUtc="2026-06-29T15:21:00Z"/>
        </w:rPr>
      </w:pPr>
      <w:del w:id="20" w:author="Michael Williamson" w:date="2026-06-29T11:21:00Z" w16du:dateUtc="2026-06-29T15:21:00Z">
        <w:r>
          <w:delText>OG believes it’s time for public servants to have tools they love;</w:delText>
        </w:r>
      </w:del>
    </w:p>
    <w:p w14:paraId="27C835CA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21" w:author="Michael Williamson" w:date="2026-06-29T11:21:00Z" w16du:dateUtc="2026-06-29T15:21:00Z"/>
        </w:rPr>
      </w:pPr>
      <w:del w:id="22" w:author="Michael Williamson" w:date="2026-06-29T11:21:00Z" w16du:dateUtc="2026-06-29T15:21:00Z">
        <w:r>
          <w:delText>OG has a roadmap it wants to share</w:delText>
        </w:r>
      </w:del>
    </w:p>
    <w:p w14:paraId="46C44A45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23" w:author="Michael Williamson" w:date="2026-06-29T11:21:00Z" w16du:dateUtc="2026-06-29T15:21:00Z"/>
        </w:rPr>
      </w:pPr>
      <w:del w:id="24" w:author="Michael Williamson" w:date="2026-06-29T11:21:00Z" w16du:dateUtc="2026-06-29T15:21:00Z">
        <w:r>
          <w:delText>OPP are willing to get down with OG;</w:delText>
        </w:r>
      </w:del>
    </w:p>
    <w:p w14:paraId="73620245" w14:textId="77777777" w:rsidR="00540983" w:rsidRDefault="00540983">
      <w:pPr>
        <w:spacing w:after="0" w:line="240" w:lineRule="auto"/>
        <w:rPr>
          <w:del w:id="25" w:author="Michael Williamson" w:date="2026-06-29T11:21:00Z" w16du:dateUtc="2026-06-29T15:21:00Z"/>
        </w:rPr>
      </w:pPr>
    </w:p>
    <w:p w14:paraId="11FDFCAB" w14:textId="77777777" w:rsidR="00540983" w:rsidRDefault="00540983">
      <w:pPr>
        <w:pPrChange w:id="26" w:author="Michael Williamson" w:date="2026-06-29T11:21:00Z" w16du:dateUtc="2026-06-29T15:21:00Z">
          <w:pPr>
            <w:spacing w:after="0" w:line="240" w:lineRule="auto"/>
          </w:pPr>
        </w:pPrChange>
      </w:pPr>
    </w:p>
    <w:sectPr w:rsidR="0054098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29" w:author="Michael Williamson" w:date="2026-06-29T11:21:00Z" w16du:dateUtc="2026-06-29T15:21:00Z">
        <w:sectPr w:rsidR="00540983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9BA59" w14:textId="77777777" w:rsidR="0009785E" w:rsidRDefault="0009785E">
      <w:pPr>
        <w:spacing w:after="0" w:line="240" w:lineRule="auto"/>
      </w:pPr>
      <w:r>
        <w:separator/>
      </w:r>
    </w:p>
  </w:endnote>
  <w:endnote w:type="continuationSeparator" w:id="0">
    <w:p w14:paraId="237BBE4D" w14:textId="77777777" w:rsidR="0009785E" w:rsidRDefault="00097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 w:rsidR="00540983" w:rsidRDefault="00540983">
    <w:pPr>
      <w:pStyle w:val="BodyTextChar"/>
      <w:pPrChange w:id="28" w:author="Michael Williamson" w:date="2026-06-29T11:21:00Z" w16du:dateUtc="2026-06-29T15:21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07DF2" w14:textId="77777777" w:rsidR="0009785E" w:rsidRDefault="0009785E">
      <w:pPr>
        <w:spacing w:after="0" w:line="240" w:lineRule="auto"/>
      </w:pPr>
      <w:r>
        <w:separator/>
      </w:r>
    </w:p>
  </w:footnote>
  <w:footnote w:type="continuationSeparator" w:id="0">
    <w:p w14:paraId="53A2DBA3" w14:textId="77777777" w:rsidR="0009785E" w:rsidRDefault="00097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 w:rsidR="00540983" w:rsidRDefault="00540983">
    <w:pPr>
      <w:pPrChange w:id="27" w:author="Michael Williamson" w:date="2026-06-29T11:21:00Z" w16du:dateUtc="2026-06-29T15:21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785E"/>
    <w:rsid w:val="001A6D69"/>
    <w:rsid w:val="001E1635"/>
    <w:rsid w:val="001E32F4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2026-06-29T15:21:00Z</dcterms:modified>
</cp:coreProperties>
</file>