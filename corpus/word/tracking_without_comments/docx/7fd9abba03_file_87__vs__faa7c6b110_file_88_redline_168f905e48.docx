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48820B" w14:textId="77777777" w:rsidR="00D06B62" w:rsidRDefault="00D06B62">
      <w:pPr>
        <w:rPr>
          <w:b/>
          <w:rPrChange w:id="0" w:author="Arthur Souza Rodrigues" w:date="2026-09-26T14:59:00Z" w16du:dateUtc="2026-09-26T18:59:00Z">
            <w:rPr/>
          </w:rPrChange>
        </w:rPr>
      </w:pPr>
      <w:r>
        <w:rPr>
          <w:b/>
          <w:rPrChange w:id="1" w:author="Arthur Souza Rodrigues" w:date="2026-09-26T14:59:00Z" w16du:dateUtc="2026-09-26T18:59:00Z">
            <w:rPr/>
          </w:rPrChange>
        </w:rPr>
        <w:t>file_</w:t>
      </w:r>
      <w:ins w:id="2" w:author="Arthur Souza Rodrigues" w:date="2026-09-26T14:59:00Z" w16du:dateUtc="2026-09-26T18:59:00Z">
        <w:r w:rsidR="00A05E63">
          <w:rPr>
            <w:b/>
            <w:bCs/>
          </w:rPr>
          <w:t>88</w:t>
        </w:r>
      </w:ins>
      <w:del w:id="3" w:author="Arthur Souza Rodrigues" w:date="2026-09-26T14:59:00Z" w16du:dateUtc="2026-09-26T18:59:00Z">
        <w:r>
          <w:delText>87</w:delText>
        </w:r>
      </w:del>
      <w:r>
        <w:rPr>
          <w:b/>
          <w:rPrChange w:id="4" w:author="Arthur Souza Rodrigues" w:date="2026-09-26T14:59:00Z" w16du:dateUtc="2026-09-26T18:59:00Z">
            <w:rPr/>
          </w:rPrChange>
        </w:rPr>
        <w:t>.docx</w:t>
      </w:r>
    </w:p>
    <w:p w14:paraId="5A969090" w14:textId="18357AE6" w:rsidR="002E7DE0" w:rsidRDefault="00DE3781">
      <w:pPr>
        <w:rPr>
          <w:ins w:id="5" w:author="Arthur Souza Rodrigues" w:date="2026-09-26T14:59:00Z" w16du:dateUtc="2026-09-26T18:59:00Z"/>
        </w:rPr>
      </w:pPr>
      <w:ins w:id="6" w:author="Arthur Souza Rodrigues" w:date="2026-09-26T14:59:00Z" w16du:dateUtc="2026-09-26T18:59:00Z">
        <w:r>
          <w:rPr>
            <w:b/>
            <w:bCs/>
          </w:rPr>
          <w:t>Track Changes Suggesting Bold Demo</w:t>
        </w:r>
      </w:ins>
    </w:p>
    <w:p w14:paraId="5D34D65A" w14:textId="77777777" w:rsidR="002E7DE0" w:rsidRDefault="00DE3781">
      <w:pPr>
        <w:rPr>
          <w:ins w:id="7" w:author="Arthur Souza Rodrigues" w:date="2026-09-26T14:59:00Z" w16du:dateUtc="2026-09-26T18:59:00Z"/>
        </w:rPr>
      </w:pPr>
      <w:ins w:id="8" w:author="Arthur Souza Rodrigues" w:date="2026-09-26T14:59:00Z" w16du:dateUtc="2026-09-26T18:59:00Z">
        <w:r>
          <w:rPr>
            <w:b/>
            <w:bCs/>
          </w:rPr>
          <w:t>This document demonstrates Suggesting mode combined with bold formatting.</w:t>
        </w:r>
      </w:ins>
    </w:p>
    <w:p w14:paraId="1B02EB5D" w14:textId="795AB116" w:rsidR="00FD54FC" w:rsidRDefault="00DE3781">
      <w:pPr>
        <w:rPr>
          <w:del w:id="9" w:author="Arthur Souza Rodrigues" w:date="2026-09-26T14:59:00Z" w16du:dateUtc="2026-09-26T18:59:00Z"/>
        </w:rPr>
      </w:pPr>
      <w:ins w:id="10" w:author="Arthur Souza Rodrigues" w:date="2026-09-26T14:59:00Z" w16du:dateUtc="2026-09-26T18:59:00Z">
        <w:r>
          <w:rPr>
            <w:b/>
            <w:bCs/>
          </w:rPr>
          <w:t>Suggestions appear as tracked changes for reviewer approval.</w:t>
        </w:r>
      </w:ins>
      <w:del w:id="11" w:author="Arthur Souza Rodrigues" w:date="2026-09-26T14:59:00Z" w16du:dateUtc="2026-09-26T18:59:00Z">
        <w:r>
          <w:delText>Q1 Sales Summary</w:delText>
        </w:r>
      </w:del>
    </w:p>
    <w:p w14:paraId="5A0C088E" w14:textId="77777777" w:rsidR="00FD54FC" w:rsidRDefault="00FD54FC">
      <w:pPr>
        <w:rPr>
          <w:del w:id="12" w:author="Arthur Souza Rodrigues" w:date="2026-09-26T14:59:00Z" w16du:dateUtc="2026-09-26T18:59:00Z"/>
        </w:rPr>
      </w:pPr>
    </w:p>
    <w:p w14:paraId="1AB10B27" w14:textId="77777777" w:rsidR="00FD54FC" w:rsidRDefault="00FD54FC">
      <w:pPr>
        <w:rPr>
          <w:del w:id="13" w:author="Arthur Souza Rodrigues" w:date="2026-09-26T14:59:00Z" w16du:dateUtc="2026-09-26T18:59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D54FC" w14:paraId="5A3B352C" w14:textId="77777777">
        <w:trPr>
          <w:trHeight w:val="360"/>
          <w:del w:id="14" w:author="Arthur Souza Rodrigues" w:date="2026-09-26T14:59:00Z" w16du:dateUtc="2026-09-26T18:5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5894C" w14:textId="77777777" w:rsidR="00FD54FC" w:rsidRDefault="00DE3781">
            <w:pPr>
              <w:rPr>
                <w:del w:id="15" w:author="Arthur Souza Rodrigues" w:date="2026-09-26T14:59:00Z" w16du:dateUtc="2026-09-26T18:59:00Z"/>
              </w:rPr>
            </w:pPr>
            <w:del w:id="16" w:author="Arthur Souza Rodrigues" w:date="2026-09-26T14:59:00Z" w16du:dateUtc="2026-09-26T18:59:00Z">
              <w:r>
                <w:rPr>
                  <w:b/>
                  <w:bCs/>
                </w:rPr>
                <w:delText>Region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EFF2" w14:textId="77777777" w:rsidR="00FD54FC" w:rsidRDefault="00DE3781">
            <w:pPr>
              <w:rPr>
                <w:del w:id="17" w:author="Arthur Souza Rodrigues" w:date="2026-09-26T14:59:00Z" w16du:dateUtc="2026-09-26T18:59:00Z"/>
              </w:rPr>
            </w:pPr>
            <w:del w:id="18" w:author="Arthur Souza Rodrigues" w:date="2026-09-26T14:59:00Z" w16du:dateUtc="2026-09-26T18:59:00Z">
              <w:r>
                <w:rPr>
                  <w:b/>
                  <w:bCs/>
                </w:rPr>
                <w:delText>Revenue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1C764" w14:textId="77777777" w:rsidR="00FD54FC" w:rsidRDefault="00DE3781">
            <w:pPr>
              <w:rPr>
                <w:del w:id="19" w:author="Arthur Souza Rodrigues" w:date="2026-09-26T14:59:00Z" w16du:dateUtc="2026-09-26T18:59:00Z"/>
              </w:rPr>
            </w:pPr>
            <w:del w:id="20" w:author="Arthur Souza Rodrigues" w:date="2026-09-26T14:59:00Z" w16du:dateUtc="2026-09-26T18:59:00Z">
              <w:r>
                <w:rPr>
                  <w:b/>
                  <w:bCs/>
                </w:rPr>
                <w:delText>Target</w:delText>
              </w:r>
            </w:del>
          </w:p>
        </w:tc>
      </w:tr>
      <w:tr w:rsidR="00FD54FC" w14:paraId="41934F66" w14:textId="77777777">
        <w:trPr>
          <w:trHeight w:val="360"/>
          <w:del w:id="21" w:author="Arthur Souza Rodrigues" w:date="2026-09-26T14:59:00Z" w16du:dateUtc="2026-09-26T18:5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3BDC4" w14:textId="77777777" w:rsidR="00FD54FC" w:rsidRDefault="00DE3781">
            <w:pPr>
              <w:rPr>
                <w:del w:id="22" w:author="Arthur Souza Rodrigues" w:date="2026-09-26T14:59:00Z" w16du:dateUtc="2026-09-26T18:59:00Z"/>
              </w:rPr>
            </w:pPr>
            <w:del w:id="23" w:author="Arthur Souza Rodrigues" w:date="2026-09-26T14:59:00Z" w16du:dateUtc="2026-09-26T18:59:00Z">
              <w:r>
                <w:delText>North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C771" w14:textId="77777777" w:rsidR="00FD54FC" w:rsidRDefault="00DE3781">
            <w:pPr>
              <w:rPr>
                <w:del w:id="24" w:author="Arthur Souza Rodrigues" w:date="2026-09-26T14:59:00Z" w16du:dateUtc="2026-09-26T18:59:00Z"/>
              </w:rPr>
            </w:pPr>
            <w:del w:id="25" w:author="Arthur Souza Rodrigues" w:date="2026-09-26T14:59:00Z" w16du:dateUtc="2026-09-26T18:59:00Z">
              <w:r>
                <w:delText>$450,000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71F95" w14:textId="77777777" w:rsidR="00FD54FC" w:rsidRDefault="00DE3781">
            <w:pPr>
              <w:rPr>
                <w:del w:id="26" w:author="Arthur Souza Rodrigues" w:date="2026-09-26T14:59:00Z" w16du:dateUtc="2026-09-26T18:59:00Z"/>
              </w:rPr>
            </w:pPr>
            <w:del w:id="27" w:author="Arthur Souza Rodrigues" w:date="2026-09-26T14:59:00Z" w16du:dateUtc="2026-09-26T18:59:00Z">
              <w:r>
                <w:delText>$400,000</w:delText>
              </w:r>
            </w:del>
          </w:p>
        </w:tc>
      </w:tr>
      <w:tr w:rsidR="00FD54FC" w14:paraId="3DAE6BDB" w14:textId="77777777">
        <w:trPr>
          <w:trHeight w:val="360"/>
          <w:del w:id="28" w:author="Arthur Souza Rodrigues" w:date="2026-09-26T14:59:00Z" w16du:dateUtc="2026-09-26T18:5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9E5B4" w14:textId="77777777" w:rsidR="00FD54FC" w:rsidRDefault="00DE3781">
            <w:pPr>
              <w:rPr>
                <w:del w:id="29" w:author="Arthur Souza Rodrigues" w:date="2026-09-26T14:59:00Z" w16du:dateUtc="2026-09-26T18:59:00Z"/>
              </w:rPr>
            </w:pPr>
            <w:del w:id="30" w:author="Arthur Souza Rodrigues" w:date="2026-09-26T14:59:00Z" w16du:dateUtc="2026-09-26T18:59:00Z">
              <w:r>
                <w:delText>South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E0893" w14:textId="77777777" w:rsidR="00FD54FC" w:rsidRDefault="00DE3781">
            <w:pPr>
              <w:rPr>
                <w:del w:id="31" w:author="Arthur Souza Rodrigues" w:date="2026-09-26T14:59:00Z" w16du:dateUtc="2026-09-26T18:59:00Z"/>
              </w:rPr>
            </w:pPr>
            <w:del w:id="32" w:author="Arthur Souza Rodrigues" w:date="2026-09-26T14:59:00Z" w16du:dateUtc="2026-09-26T18:59:00Z">
              <w:r>
                <w:delText>$380,000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D59B" w14:textId="77777777" w:rsidR="00FD54FC" w:rsidRDefault="00DE3781">
            <w:pPr>
              <w:rPr>
                <w:del w:id="33" w:author="Arthur Souza Rodrigues" w:date="2026-09-26T14:59:00Z" w16du:dateUtc="2026-09-26T18:59:00Z"/>
              </w:rPr>
            </w:pPr>
            <w:del w:id="34" w:author="Arthur Souza Rodrigues" w:date="2026-09-26T14:59:00Z" w16du:dateUtc="2026-09-26T18:59:00Z">
              <w:r>
                <w:delText>$350,000</w:delText>
              </w:r>
            </w:del>
          </w:p>
        </w:tc>
      </w:tr>
    </w:tbl>
    <w:p w14:paraId="676C9483" w14:textId="77777777" w:rsidR="00FD54FC" w:rsidRDefault="00FD54FC"/>
    <w:sectPr w:rsidR="00FD54F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54FC"/>
    <w:rsid w:val="002E7DE0"/>
    <w:rsid w:val="002F5B90"/>
    <w:rsid w:val="008F523B"/>
    <w:rsid w:val="00A05E63"/>
    <w:rsid w:val="00C87B71"/>
    <w:rsid w:val="00D06B62"/>
    <w:rsid w:val="00D53FE7"/>
    <w:rsid w:val="00FD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1E8C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2026-05-14T20:33:00Z</dcterms:created>
  <dcterms:modified xsi:type="dcterms:W3CDTF">2026-09-26T18:59:00Z</dcterms:modified>
</cp:coreProperties>
</file>