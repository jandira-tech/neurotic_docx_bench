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72DC9" w14:textId="77777777" w:rsidR="00A67210" w:rsidRDefault="00A67210">
      <w:pPr>
        <w:rPr>
          <w:sz w:val="28"/>
          <w:rPrChange w:id="0" w:author="Arthur Souza Rodrigues" w:date="2026-09-26T14:53:00Z" w16du:dateUtc="2026-09-26T18:53:00Z">
            <w:rPr>
              <w:i/>
              <w:iCs/>
              <w:u w:val="single"/>
            </w:rPr>
          </w:rPrChange>
        </w:rPr>
      </w:pPr>
      <w:r>
        <w:rPr>
          <w:sz w:val="28"/>
          <w:rPrChange w:id="1" w:author="Arthur Souza Rodrigues" w:date="2026-09-26T14:53:00Z" w16du:dateUtc="2026-09-26T18:53:00Z">
            <w:rPr>
              <w:i/>
              <w:iCs/>
              <w:u w:val="single"/>
            </w:rPr>
          </w:rPrChange>
        </w:rPr>
        <w:t>file_</w:t>
      </w:r>
      <w:ins w:id="2" w:author="Arthur Souza Rodrigues" w:date="2026-09-26T14:53:00Z" w16du:dateUtc="2026-09-26T18:53:00Z">
        <w:r w:rsidR="003906F1">
          <w:rPr>
            <w:sz w:val="28"/>
            <w:szCs w:val="28"/>
          </w:rPr>
          <w:t>130</w:t>
        </w:r>
      </w:ins>
      <w:del w:id="3" w:author="Arthur Souza Rodrigues" w:date="2026-09-26T14:53:00Z" w16du:dateUtc="2026-09-26T18:53:00Z">
        <w:r>
          <w:rPr>
            <w:i/>
            <w:iCs/>
            <w:u w:val="single"/>
          </w:rPr>
          <w:delText>129</w:delText>
        </w:r>
      </w:del>
      <w:r>
        <w:rPr>
          <w:sz w:val="28"/>
          <w:rPrChange w:id="4" w:author="Arthur Souza Rodrigues" w:date="2026-09-26T14:53:00Z" w16du:dateUtc="2026-09-26T18:53:00Z">
            <w:rPr>
              <w:i/>
              <w:iCs/>
              <w:u w:val="single"/>
            </w:rPr>
          </w:rPrChange>
        </w:rPr>
        <w:t>.docx</w:t>
      </w:r>
    </w:p>
    <w:p w14:paraId="498B24B9" w14:textId="1667E635" w:rsidR="00810309" w:rsidRDefault="007D200E">
      <w:ins w:id="5" w:author="Arthur Souza Rodrigues" w:date="2026-09-26T14:53:00Z" w16du:dateUtc="2026-09-26T18:53:00Z">
        <w:r>
          <w:rPr>
            <w:sz w:val="28"/>
            <w:szCs w:val="28"/>
          </w:rPr>
          <w:t>Large Font Size</w:t>
        </w:r>
      </w:ins>
      <w:del w:id="6" w:author="Arthur Souza Rodrigues" w:date="2026-09-26T14:53:00Z" w16du:dateUtc="2026-09-26T18:53:00Z">
        <w:r>
          <w:rPr>
            <w:i/>
            <w:iCs/>
            <w:u w:val="single"/>
          </w:rPr>
          <w:delText>Italic Underline Combined</w:delText>
        </w:r>
      </w:del>
      <w:r>
        <w:rPr>
          <w:sz w:val="28"/>
          <w:rPrChange w:id="7" w:author="Arthur Souza Rodrigues" w:date="2026-09-26T14:53:00Z" w16du:dateUtc="2026-09-26T18:53:00Z">
            <w:rPr>
              <w:i/>
              <w:iCs/>
              <w:u w:val="single"/>
            </w:rPr>
          </w:rPrChange>
        </w:rPr>
        <w:t xml:space="preserve"> Demo</w:t>
      </w:r>
    </w:p>
    <w:p w14:paraId="7A0CAA91" w14:textId="77777777" w:rsidR="00810309" w:rsidRDefault="007D200E">
      <w:r>
        <w:rPr>
          <w:sz w:val="28"/>
          <w:rPrChange w:id="8" w:author="Arthur Souza Rodrigues" w:date="2026-09-26T14:53:00Z" w16du:dateUtc="2026-09-26T18:53:00Z">
            <w:rPr>
              <w:i/>
              <w:iCs/>
              <w:u w:val="single"/>
            </w:rPr>
          </w:rPrChange>
        </w:rPr>
        <w:t xml:space="preserve">This document </w:t>
      </w:r>
      <w:ins w:id="9" w:author="Arthur Souza Rodrigues" w:date="2026-09-26T14:53:00Z" w16du:dateUtc="2026-09-26T18:53:00Z">
        <w:r>
          <w:rPr>
            <w:sz w:val="28"/>
            <w:szCs w:val="28"/>
          </w:rPr>
          <w:t>demonstrates large 24pt font size</w:t>
        </w:r>
      </w:ins>
      <w:del w:id="10" w:author="Arthur Souza Rodrigues" w:date="2026-09-26T14:53:00Z" w16du:dateUtc="2026-09-26T18:53:00Z">
        <w:r>
          <w:rPr>
            <w:i/>
            <w:iCs/>
            <w:u w:val="single"/>
          </w:rPr>
          <w:delText>combines italic and underline formatting</w:delText>
        </w:r>
      </w:del>
      <w:r>
        <w:rPr>
          <w:sz w:val="28"/>
          <w:rPrChange w:id="11" w:author="Arthur Souza Rodrigues" w:date="2026-09-26T14:53:00Z" w16du:dateUtc="2026-09-26T18:53:00Z">
            <w:rPr>
              <w:i/>
              <w:iCs/>
              <w:u w:val="single"/>
            </w:rPr>
          </w:rPrChange>
        </w:rPr>
        <w:t>.</w:t>
      </w:r>
    </w:p>
    <w:p w14:paraId="52F862F4" w14:textId="77777777" w:rsidR="00810309" w:rsidRDefault="007D200E">
      <w:ins w:id="12" w:author="Arthur Souza Rodrigues" w:date="2026-09-26T14:53:00Z" w16du:dateUtc="2026-09-26T18:53:00Z">
        <w:r>
          <w:rPr>
            <w:sz w:val="28"/>
            <w:szCs w:val="28"/>
          </w:rPr>
          <w:t>Large fonts are great</w:t>
        </w:r>
      </w:ins>
      <w:del w:id="13" w:author="Arthur Souza Rodrigues" w:date="2026-09-26T14:53:00Z" w16du:dateUtc="2026-09-26T18:53:00Z">
        <w:r>
          <w:rPr>
            <w:i/>
            <w:iCs/>
            <w:u w:val="single"/>
          </w:rPr>
          <w:delText>Italic underlined text is often used</w:delText>
        </w:r>
      </w:del>
      <w:r>
        <w:rPr>
          <w:sz w:val="28"/>
          <w:rPrChange w:id="14" w:author="Arthur Souza Rodrigues" w:date="2026-09-26T14:53:00Z" w16du:dateUtc="2026-09-26T18:53:00Z">
            <w:rPr>
              <w:i/>
              <w:iCs/>
              <w:u w:val="single"/>
            </w:rPr>
          </w:rPrChange>
        </w:rPr>
        <w:t xml:space="preserve"> for titles and </w:t>
      </w:r>
      <w:ins w:id="15" w:author="Arthur Souza Rodrigues" w:date="2026-09-26T14:53:00Z" w16du:dateUtc="2026-09-26T18:53:00Z">
        <w:r>
          <w:rPr>
            <w:sz w:val="28"/>
            <w:szCs w:val="28"/>
          </w:rPr>
          <w:t>presentations</w:t>
        </w:r>
      </w:ins>
      <w:del w:id="16" w:author="Arthur Souza Rodrigues" w:date="2026-09-26T14:53:00Z" w16du:dateUtc="2026-09-26T18:53:00Z">
        <w:r>
          <w:rPr>
            <w:i/>
            <w:iCs/>
            <w:u w:val="single"/>
          </w:rPr>
          <w:delText>citations</w:delText>
        </w:r>
      </w:del>
      <w:r>
        <w:rPr>
          <w:sz w:val="28"/>
          <w:rPrChange w:id="17" w:author="Arthur Souza Rodrigues" w:date="2026-09-26T14:53:00Z" w16du:dateUtc="2026-09-26T18:53:00Z">
            <w:rPr>
              <w:i/>
              <w:iCs/>
              <w:u w:val="single"/>
            </w:rPr>
          </w:rPrChange>
        </w:rPr>
        <w:t>.</w:t>
      </w:r>
    </w:p>
    <w:sectPr w:rsidR="008103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309"/>
    <w:rsid w:val="002409AA"/>
    <w:rsid w:val="002D4F46"/>
    <w:rsid w:val="002F5B90"/>
    <w:rsid w:val="003906F1"/>
    <w:rsid w:val="00810309"/>
    <w:rsid w:val="00A67210"/>
    <w:rsid w:val="00D53FE7"/>
    <w:rsid w:val="00F0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A03F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2026-09-26T18:53:00Z</dcterms:modified>
</cp:coreProperties>
</file>