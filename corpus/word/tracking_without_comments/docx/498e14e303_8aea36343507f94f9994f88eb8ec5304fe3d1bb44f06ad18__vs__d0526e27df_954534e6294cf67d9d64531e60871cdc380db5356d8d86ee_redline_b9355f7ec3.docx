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BD7C9D" w14:textId="77777777" w:rsidR="00FC7BA4" w:rsidRDefault="00DF3C56">
      <w:pPr>
        <w:ind w:left="360"/>
        <w:jc w:val="center"/>
        <w:rPr>
          <w:ins w:id="1" w:author="Teacher E-Solutions" w:date="2026-09-25T20:00:00Z" w16du:dateUtc="2026-09-26T00:00:00Z"/>
          <w:b/>
          <w:u w:val="single"/>
        </w:rPr>
      </w:pPr>
      <w:ins w:id="2" w:author="Teacher E-Solutions" w:date="2026-09-25T20:00:00Z" w16du:dateUtc="2026-09-26T00:00:00Z">
        <w:r>
          <w:rPr>
            <w:b/>
            <w:u w:val="single"/>
          </w:rPr>
          <w:t>FORAGE CROPS</w:t>
        </w:r>
      </w:ins>
    </w:p>
    <w:p w14:paraId="48628227" w14:textId="77777777" w:rsidR="00FC7BA4" w:rsidRDefault="00DF3C56">
      <w:pPr>
        <w:ind w:left="360"/>
        <w:rPr>
          <w:ins w:id="3" w:author="Teacher E-Solutions" w:date="2026-09-25T20:00:00Z" w16du:dateUtc="2026-09-26T00:00:00Z"/>
        </w:rPr>
      </w:pPr>
      <w:ins w:id="4" w:author="Teacher E-Solutions" w:date="2026-09-25T20:00:00Z" w16du:dateUtc="2026-09-26T00:00:00Z">
        <w:r>
          <w:t>This topic entails the following:</w:t>
        </w:r>
      </w:ins>
    </w:p>
    <w:p w14:paraId="0627FA52" w14:textId="77777777" w:rsidR="00FC7BA4" w:rsidRDefault="00DF3C56">
      <w:pPr>
        <w:numPr>
          <w:ilvl w:val="0"/>
          <w:numId w:val="3"/>
        </w:numPr>
        <w:rPr>
          <w:ins w:id="5" w:author="Teacher E-Solutions" w:date="2026-09-25T20:00:00Z" w16du:dateUtc="2026-09-26T00:00:00Z"/>
        </w:rPr>
      </w:pPr>
      <w:ins w:id="6" w:author="Teacher E-Solutions" w:date="2026-09-25T20:00:00Z" w16du:dateUtc="2026-09-26T00:00:00Z">
        <w:r>
          <w:t>Definition and classification of pasture crops.</w:t>
        </w:r>
      </w:ins>
    </w:p>
    <w:p w14:paraId="46BAE1B2" w14:textId="77777777" w:rsidR="00FC7BA4" w:rsidRDefault="00DF3C56">
      <w:pPr>
        <w:numPr>
          <w:ilvl w:val="0"/>
          <w:numId w:val="3"/>
        </w:numPr>
        <w:rPr>
          <w:ins w:id="7" w:author="Teacher E-Solutions" w:date="2026-09-25T20:00:00Z" w16du:dateUtc="2026-09-26T00:00:00Z"/>
        </w:rPr>
      </w:pPr>
      <w:ins w:id="8" w:author="Teacher E-Solutions" w:date="2026-09-25T20:00:00Z" w16du:dateUtc="2026-09-26T00:00:00Z">
        <w:r>
          <w:t>Identification of pasture corps</w:t>
        </w:r>
      </w:ins>
    </w:p>
    <w:p w14:paraId="0A715590" w14:textId="77777777" w:rsidR="00FC7BA4" w:rsidRDefault="00DF3C56">
      <w:pPr>
        <w:numPr>
          <w:ilvl w:val="0"/>
          <w:numId w:val="3"/>
        </w:numPr>
        <w:rPr>
          <w:ins w:id="9" w:author="Teacher E-Solutions" w:date="2026-09-25T20:00:00Z" w16du:dateUtc="2026-09-26T00:00:00Z"/>
        </w:rPr>
      </w:pPr>
      <w:ins w:id="10" w:author="Teacher E-Solutions" w:date="2026-09-25T20:00:00Z" w16du:dateUtc="2026-09-26T00:00:00Z">
        <w:r>
          <w:t>Description of ecological requirements of forage crops</w:t>
        </w:r>
      </w:ins>
    </w:p>
    <w:p w14:paraId="38EC3E5E" w14:textId="77777777" w:rsidR="00FC7BA4" w:rsidRDefault="00DF3C56">
      <w:pPr>
        <w:numPr>
          <w:ilvl w:val="0"/>
          <w:numId w:val="3"/>
        </w:numPr>
        <w:rPr>
          <w:ins w:id="11" w:author="Teacher E-Solutions" w:date="2026-09-25T20:00:00Z" w16du:dateUtc="2026-09-26T00:00:00Z"/>
        </w:rPr>
      </w:pPr>
      <w:ins w:id="12" w:author="Teacher E-Solutions" w:date="2026-09-25T20:00:00Z" w16du:dateUtc="2026-09-26T00:00:00Z">
        <w:r>
          <w:t>Description of the establishment of pasture and fodder crops</w:t>
        </w:r>
      </w:ins>
    </w:p>
    <w:p w14:paraId="5A2179CF" w14:textId="77777777" w:rsidR="00FC7BA4" w:rsidRDefault="00DF3C56">
      <w:pPr>
        <w:numPr>
          <w:ilvl w:val="0"/>
          <w:numId w:val="3"/>
        </w:numPr>
        <w:rPr>
          <w:ins w:id="13" w:author="Teacher E-Solutions" w:date="2026-09-25T20:00:00Z" w16du:dateUtc="2026-09-26T00:00:00Z"/>
        </w:rPr>
      </w:pPr>
      <w:ins w:id="14" w:author="Teacher E-Solutions" w:date="2026-09-25T20:00:00Z" w16du:dateUtc="2026-09-26T00:00:00Z">
        <w:r>
          <w:t>Description of forage utilization and conservation.</w:t>
        </w:r>
      </w:ins>
    </w:p>
    <w:p w14:paraId="514AD5FC" w14:textId="77777777" w:rsidR="00FC7BA4" w:rsidRDefault="00DF3C56">
      <w:pPr>
        <w:rPr>
          <w:ins w:id="15" w:author="Teacher E-Solutions" w:date="2026-09-25T20:00:00Z" w16du:dateUtc="2026-09-26T00:00:00Z"/>
        </w:rPr>
      </w:pPr>
      <w:ins w:id="16" w:author="Teacher E-Solutions" w:date="2026-09-25T20:00:00Z" w16du:dateUtc="2026-09-26T00:00:00Z">
        <w:r>
          <w:t>The following relevant questions and their answers in this topic will greatly motivate and help the user to comprehend and understand the required concepts and practices.</w:t>
        </w:r>
      </w:ins>
    </w:p>
    <w:p w14:paraId="3F0011F1" w14:textId="77777777" w:rsidR="00FC7BA4" w:rsidRDefault="00FC7BA4">
      <w:pPr>
        <w:rPr>
          <w:ins w:id="17" w:author="Teacher E-Solutions" w:date="2026-09-25T20:00:00Z" w16du:dateUtc="2026-09-26T00:00:00Z"/>
        </w:rPr>
      </w:pPr>
    </w:p>
    <w:p w14:paraId="00BD2BE3" w14:textId="77777777" w:rsidR="00FC7BA4" w:rsidRDefault="00DF3C56">
      <w:pPr>
        <w:rPr>
          <w:ins w:id="18" w:author="Teacher E-Solutions" w:date="2026-09-25T20:00:00Z" w16du:dateUtc="2026-09-26T00:00:00Z"/>
          <w:b/>
          <w:i/>
        </w:rPr>
      </w:pPr>
      <w:ins w:id="19" w:author="Teacher E-Solutions" w:date="2026-09-25T20:00:00Z" w16du:dateUtc="2026-09-26T00:00:00Z">
        <w:r>
          <w:t>1.</w:t>
        </w:r>
        <w:r>
          <w:tab/>
          <w:t xml:space="preserve">State </w:t>
        </w:r>
        <w:r>
          <w:rPr>
            <w:b/>
          </w:rPr>
          <w:t>three</w:t>
        </w:r>
        <w:r>
          <w:t xml:space="preserve"> factors which affects the quality of standing forage given to  livestock</w:t>
        </w:r>
        <w:r>
          <w:tab/>
        </w:r>
      </w:ins>
    </w:p>
    <w:p w14:paraId="74495511" w14:textId="77777777" w:rsidR="00FC7BA4" w:rsidRDefault="00DF3C56">
      <w:pPr>
        <w:rPr>
          <w:ins w:id="20" w:author="Teacher E-Solutions" w:date="2026-09-25T20:00:00Z" w16du:dateUtc="2026-09-26T00:00:00Z"/>
        </w:rPr>
      </w:pPr>
      <w:ins w:id="21" w:author="Teacher E-Solutions" w:date="2026-09-25T20:00:00Z" w16du:dateUtc="2026-09-26T00:00:00Z">
        <w:r>
          <w:t xml:space="preserve">2. </w:t>
        </w:r>
        <w:r>
          <w:tab/>
          <w:t>Explain Napier grass production under the following sub-headings</w:t>
        </w:r>
        <w:r>
          <w:tab/>
        </w:r>
        <w:r>
          <w:tab/>
        </w:r>
        <w:r>
          <w:tab/>
        </w:r>
        <w:r>
          <w:tab/>
        </w:r>
      </w:ins>
    </w:p>
    <w:p w14:paraId="3C515075" w14:textId="77777777" w:rsidR="00FC7BA4" w:rsidRDefault="00DF3C56">
      <w:pPr>
        <w:rPr>
          <w:ins w:id="22" w:author="Teacher E-Solutions" w:date="2026-09-25T20:00:00Z" w16du:dateUtc="2026-09-26T00:00:00Z"/>
        </w:rPr>
      </w:pPr>
      <w:ins w:id="23" w:author="Teacher E-Solutions" w:date="2026-09-25T20:00:00Z" w16du:dateUtc="2026-09-26T00:00:00Z">
        <w:r>
          <w:t xml:space="preserve">       </w:t>
        </w:r>
        <w:r>
          <w:tab/>
          <w:t xml:space="preserve">i) Seedbed preparation 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1688714C" w14:textId="77777777" w:rsidR="00FC7BA4" w:rsidRDefault="00DF3C56">
      <w:pPr>
        <w:rPr>
          <w:ins w:id="24" w:author="Teacher E-Solutions" w:date="2026-09-25T20:00:00Z" w16du:dateUtc="2026-09-26T00:00:00Z"/>
        </w:rPr>
      </w:pPr>
      <w:ins w:id="25" w:author="Teacher E-Solutions" w:date="2026-09-25T20:00:00Z" w16du:dateUtc="2026-09-26T00:00:00Z">
        <w:r>
          <w:t xml:space="preserve">       </w:t>
        </w:r>
        <w:r>
          <w:tab/>
          <w:t xml:space="preserve">ii) Planting   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0B6F2D74" w14:textId="77777777" w:rsidR="00FC7BA4" w:rsidRDefault="00DF3C56">
      <w:pPr>
        <w:rPr>
          <w:ins w:id="26" w:author="Teacher E-Solutions" w:date="2026-09-25T20:00:00Z" w16du:dateUtc="2026-09-26T00:00:00Z"/>
        </w:rPr>
      </w:pPr>
      <w:ins w:id="27" w:author="Teacher E-Solutions" w:date="2026-09-25T20:00:00Z" w16du:dateUtc="2026-09-26T00:00:00Z">
        <w:r>
          <w:t xml:space="preserve">       </w:t>
        </w:r>
        <w:r>
          <w:tab/>
          <w:t>iii) Fertilizer application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t xml:space="preserve"> </w:t>
        </w:r>
      </w:ins>
    </w:p>
    <w:p w14:paraId="432F8180" w14:textId="77777777" w:rsidR="00FC7BA4" w:rsidRDefault="00DF3C56">
      <w:pPr>
        <w:rPr>
          <w:ins w:id="28" w:author="Teacher E-Solutions" w:date="2026-09-25T20:00:00Z" w16du:dateUtc="2026-09-26T00:00:00Z"/>
        </w:rPr>
      </w:pPr>
      <w:ins w:id="29" w:author="Teacher E-Solutions" w:date="2026-09-25T20:00:00Z" w16du:dateUtc="2026-09-26T00:00:00Z">
        <w:r>
          <w:t xml:space="preserve">       </w:t>
        </w:r>
        <w:r>
          <w:tab/>
          <w:t xml:space="preserve">iv) Weed control 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1087D47C" w14:textId="77777777" w:rsidR="00FC7BA4" w:rsidRDefault="00DF3C56">
      <w:pPr>
        <w:rPr>
          <w:ins w:id="30" w:author="Teacher E-Solutions" w:date="2026-09-25T20:00:00Z" w16du:dateUtc="2026-09-26T00:00:00Z"/>
        </w:rPr>
      </w:pPr>
      <w:ins w:id="31" w:author="Teacher E-Solutions" w:date="2026-09-25T20:00:00Z" w16du:dateUtc="2026-09-26T00:00:00Z">
        <w:r>
          <w:t xml:space="preserve">        </w:t>
        </w:r>
        <w:r>
          <w:tab/>
          <w:t xml:space="preserve">v) Utilization 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45EF4960" w14:textId="77777777" w:rsidR="00FC7BA4" w:rsidRDefault="00DF3C56">
      <w:pPr>
        <w:rPr>
          <w:ins w:id="32" w:author="Teacher E-Solutions" w:date="2026-09-25T20:00:00Z" w16du:dateUtc="2026-09-26T00:00:00Z"/>
        </w:rPr>
      </w:pPr>
      <w:ins w:id="33" w:author="Teacher E-Solutions" w:date="2026-09-25T20:00:00Z" w16du:dateUtc="2026-09-26T00:00:00Z">
        <w:r>
          <w:t xml:space="preserve">3. </w:t>
        </w:r>
        <w:r>
          <w:tab/>
          <w:t xml:space="preserve">Why is it necessary to allow freshly cut nappier grass to wilt before ensiling </w:t>
        </w:r>
        <w:r>
          <w:tab/>
        </w:r>
        <w:r>
          <w:tab/>
        </w:r>
      </w:ins>
    </w:p>
    <w:p w14:paraId="07DEC7C9" w14:textId="77777777" w:rsidR="00FC7BA4" w:rsidRDefault="00DF3C56">
      <w:pPr>
        <w:rPr>
          <w:ins w:id="34" w:author="Teacher E-Solutions" w:date="2026-09-25T20:00:00Z" w16du:dateUtc="2026-09-26T00:00:00Z"/>
        </w:rPr>
      </w:pPr>
      <w:ins w:id="35" w:author="Teacher E-Solutions" w:date="2026-09-25T20:00:00Z" w16du:dateUtc="2026-09-26T00:00:00Z">
        <w:r>
          <w:t xml:space="preserve">4. </w:t>
        </w:r>
        <w:r>
          <w:tab/>
        </w:r>
        <w:r>
          <w:t xml:space="preserve">Describe the establishment of grass pasture from the time the land is ploughed using a mould </w:t>
        </w:r>
      </w:ins>
    </w:p>
    <w:p w14:paraId="08A330AE" w14:textId="77777777" w:rsidR="00FC7BA4" w:rsidRDefault="00DF3C56">
      <w:pPr>
        <w:rPr>
          <w:ins w:id="36" w:author="Teacher E-Solutions" w:date="2026-09-25T20:00:00Z" w16du:dateUtc="2026-09-26T00:00:00Z"/>
        </w:rPr>
      </w:pPr>
      <w:ins w:id="37" w:author="Teacher E-Solutions" w:date="2026-09-25T20:00:00Z" w16du:dateUtc="2026-09-26T00:00:00Z">
        <w:r>
          <w:t xml:space="preserve">           board plough to the time the pasture is ready for grazing</w:t>
        </w:r>
        <w:r>
          <w:tab/>
        </w:r>
        <w:r>
          <w:tab/>
        </w:r>
        <w:r>
          <w:tab/>
        </w:r>
        <w:r>
          <w:tab/>
        </w:r>
      </w:ins>
    </w:p>
    <w:p w14:paraId="778F41B3" w14:textId="77777777" w:rsidR="00FC7BA4" w:rsidRDefault="00DF3C56">
      <w:pPr>
        <w:rPr>
          <w:ins w:id="38" w:author="Teacher E-Solutions" w:date="2026-09-25T20:00:00Z" w16du:dateUtc="2026-09-26T00:00:00Z"/>
        </w:rPr>
      </w:pPr>
      <w:ins w:id="39" w:author="Teacher E-Solutions" w:date="2026-09-25T20:00:00Z" w16du:dateUtc="2026-09-26T00:00:00Z">
        <w:r>
          <w:t xml:space="preserve">5. </w:t>
        </w:r>
        <w:r>
          <w:tab/>
          <w:t xml:space="preserve">State </w:t>
        </w:r>
        <w:r>
          <w:rPr>
            <w:b/>
          </w:rPr>
          <w:t>two</w:t>
        </w:r>
        <w:r>
          <w:t xml:space="preserve"> causes of failure in pasture establishment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4DD85C99" w14:textId="77777777" w:rsidR="00FC7BA4" w:rsidRDefault="00DF3C56">
      <w:pPr>
        <w:rPr>
          <w:ins w:id="40" w:author="Teacher E-Solutions" w:date="2026-09-25T20:00:00Z" w16du:dateUtc="2026-09-26T00:00:00Z"/>
        </w:rPr>
      </w:pPr>
      <w:ins w:id="41" w:author="Teacher E-Solutions" w:date="2026-09-25T20:00:00Z" w16du:dateUtc="2026-09-26T00:00:00Z">
        <w:r>
          <w:t xml:space="preserve">6. </w:t>
        </w:r>
        <w:r>
          <w:tab/>
          <w:t xml:space="preserve">State </w:t>
        </w:r>
        <w:r>
          <w:rPr>
            <w:b/>
          </w:rPr>
          <w:t>two</w:t>
        </w:r>
        <w:r>
          <w:t xml:space="preserve"> advantages of grass-legume mixture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00653B11" w14:textId="77777777" w:rsidR="00FC7BA4" w:rsidRDefault="00DF3C56">
      <w:pPr>
        <w:rPr>
          <w:ins w:id="42" w:author="Teacher E-Solutions" w:date="2026-09-25T20:00:00Z" w16du:dateUtc="2026-09-26T00:00:00Z"/>
        </w:rPr>
      </w:pPr>
      <w:ins w:id="43" w:author="Teacher E-Solutions" w:date="2026-09-25T20:00:00Z" w16du:dateUtc="2026-09-26T00:00:00Z">
        <w:r>
          <w:t xml:space="preserve">7. </w:t>
        </w:r>
        <w:r>
          <w:tab/>
          <w:t>List</w:t>
        </w:r>
        <w:r>
          <w:rPr>
            <w:b/>
          </w:rPr>
          <w:t xml:space="preserve"> four</w:t>
        </w:r>
        <w:r>
          <w:t xml:space="preserve"> factors that determine the quality of hay                                                               </w:t>
        </w:r>
        <w:r>
          <w:tab/>
        </w:r>
      </w:ins>
    </w:p>
    <w:p w14:paraId="4697BAB7" w14:textId="77777777" w:rsidR="00FC7BA4" w:rsidRDefault="00DF3C56">
      <w:pPr>
        <w:rPr>
          <w:ins w:id="44" w:author="Teacher E-Solutions" w:date="2026-09-25T20:00:00Z" w16du:dateUtc="2026-09-26T00:00:00Z"/>
        </w:rPr>
      </w:pPr>
      <w:ins w:id="45" w:author="Teacher E-Solutions" w:date="2026-09-25T20:00:00Z" w16du:dateUtc="2026-09-26T00:00:00Z">
        <w:r>
          <w:t>8.</w:t>
        </w:r>
        <w:r>
          <w:tab/>
          <w:t>i) Discuss the production of Guatemala grass (Trypsacum Laxum) under the following headings</w:t>
        </w:r>
      </w:ins>
    </w:p>
    <w:p w14:paraId="45E2D985" w14:textId="77777777" w:rsidR="00FC7BA4" w:rsidRDefault="00DF3C56">
      <w:pPr>
        <w:rPr>
          <w:ins w:id="46" w:author="Teacher E-Solutions" w:date="2026-09-25T20:00:00Z" w16du:dateUtc="2026-09-26T00:00:00Z"/>
        </w:rPr>
      </w:pPr>
      <w:ins w:id="47" w:author="Teacher E-Solutions" w:date="2026-09-25T20:00:00Z" w16du:dateUtc="2026-09-26T00:00:00Z">
        <w:r>
          <w:tab/>
        </w:r>
        <w:r>
          <w:t>a) Ecological required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2ABF9FC8" w14:textId="77777777" w:rsidR="00FC7BA4" w:rsidRDefault="00DF3C56">
      <w:pPr>
        <w:rPr>
          <w:ins w:id="48" w:author="Teacher E-Solutions" w:date="2026-09-25T20:00:00Z" w16du:dateUtc="2026-09-26T00:00:00Z"/>
        </w:rPr>
      </w:pPr>
      <w:ins w:id="49" w:author="Teacher E-Solutions" w:date="2026-09-25T20:00:00Z" w16du:dateUtc="2026-09-26T00:00:00Z">
        <w:r>
          <w:tab/>
          <w:t>b) Land preparation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146174AE" w14:textId="77777777" w:rsidR="00FC7BA4" w:rsidRDefault="00DF3C56">
      <w:pPr>
        <w:rPr>
          <w:ins w:id="50" w:author="Teacher E-Solutions" w:date="2026-09-25T20:00:00Z" w16du:dateUtc="2026-09-26T00:00:00Z"/>
        </w:rPr>
      </w:pPr>
      <w:ins w:id="51" w:author="Teacher E-Solutions" w:date="2026-09-25T20:00:00Z" w16du:dateUtc="2026-09-26T00:00:00Z">
        <w:r>
          <w:tab/>
          <w:t>c) Planting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79C5F373" w14:textId="77777777" w:rsidR="00FC7BA4" w:rsidRDefault="00DF3C56">
      <w:pPr>
        <w:rPr>
          <w:ins w:id="52" w:author="Teacher E-Solutions" w:date="2026-09-25T20:00:00Z" w16du:dateUtc="2026-09-26T00:00:00Z"/>
        </w:rPr>
      </w:pPr>
      <w:ins w:id="53" w:author="Teacher E-Solutions" w:date="2026-09-25T20:00:00Z" w16du:dateUtc="2026-09-26T00:00:00Z">
        <w:r>
          <w:tab/>
          <w:t>d) (i) Utilization and defoliation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3A19847B" w14:textId="77777777" w:rsidR="00FC7BA4" w:rsidRDefault="00DF3C56">
      <w:pPr>
        <w:rPr>
          <w:ins w:id="54" w:author="Teacher E-Solutions" w:date="2026-09-25T20:00:00Z" w16du:dateUtc="2026-09-26T00:00:00Z"/>
        </w:rPr>
      </w:pPr>
      <w:ins w:id="55" w:author="Teacher E-Solutions" w:date="2026-09-25T20:00:00Z" w16du:dateUtc="2026-09-26T00:00:00Z">
        <w:r>
          <w:tab/>
          <w:t xml:space="preserve">    ii) Discuss </w:t>
        </w:r>
        <w:r>
          <w:rPr>
            <w:b/>
          </w:rPr>
          <w:t xml:space="preserve">six </w:t>
        </w:r>
        <w:r>
          <w:t xml:space="preserve">effects of late defoliation of fodder 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7FFC2657" w14:textId="77777777" w:rsidR="00FC7BA4" w:rsidRDefault="00DF3C56">
      <w:pPr>
        <w:rPr>
          <w:ins w:id="56" w:author="Teacher E-Solutions" w:date="2026-09-25T20:00:00Z" w16du:dateUtc="2026-09-26T00:00:00Z"/>
        </w:rPr>
      </w:pPr>
      <w:ins w:id="57" w:author="Teacher E-Solutions" w:date="2026-09-25T20:00:00Z" w16du:dateUtc="2026-09-26T00:00:00Z">
        <w:r>
          <w:t xml:space="preserve">9. </w:t>
        </w:r>
        <w:r>
          <w:tab/>
          <w:t xml:space="preserve">Give </w:t>
        </w:r>
        <w:r>
          <w:rPr>
            <w:b/>
          </w:rPr>
          <w:t>four</w:t>
        </w:r>
        <w:r>
          <w:t xml:space="preserve"> factors that determine the nutrient content in hay  </w:t>
        </w:r>
        <w:r>
          <w:tab/>
        </w:r>
        <w:r>
          <w:tab/>
        </w:r>
        <w:r>
          <w:tab/>
        </w:r>
        <w:r>
          <w:tab/>
        </w:r>
      </w:ins>
    </w:p>
    <w:p w14:paraId="0757D8A3" w14:textId="77777777" w:rsidR="00FC7BA4" w:rsidRDefault="00DF3C56">
      <w:pPr>
        <w:jc w:val="both"/>
        <w:rPr>
          <w:ins w:id="58" w:author="Teacher E-Solutions" w:date="2026-09-25T20:00:00Z" w16du:dateUtc="2026-09-26T00:00:00Z"/>
        </w:rPr>
      </w:pPr>
      <w:ins w:id="59" w:author="Teacher E-Solutions" w:date="2026-09-25T20:00:00Z" w16du:dateUtc="2026-09-26T00:00:00Z">
        <w:r>
          <w:t xml:space="preserve">10. </w:t>
        </w:r>
        <w:r>
          <w:tab/>
          <w:t>(a) Describe the preparation of the following farm materials:-</w:t>
        </w:r>
        <w:r>
          <w:tab/>
        </w:r>
        <w:r>
          <w:tab/>
        </w:r>
        <w:r>
          <w:tab/>
          <w:t xml:space="preserve">     </w:t>
        </w:r>
        <w:r>
          <w:tab/>
        </w:r>
      </w:ins>
    </w:p>
    <w:p w14:paraId="501E9073" w14:textId="77777777" w:rsidR="00FC7BA4" w:rsidRDefault="00DF3C56">
      <w:pPr>
        <w:jc w:val="both"/>
        <w:rPr>
          <w:ins w:id="60" w:author="Teacher E-Solutions" w:date="2026-09-25T20:00:00Z" w16du:dateUtc="2026-09-26T00:00:00Z"/>
        </w:rPr>
      </w:pPr>
      <w:ins w:id="61" w:author="Teacher E-Solutions" w:date="2026-09-25T20:00:00Z" w16du:dateUtc="2026-09-26T00:00:00Z">
        <w:r>
          <w:t xml:space="preserve">           </w:t>
        </w:r>
        <w:r>
          <w:tab/>
          <w:t xml:space="preserve">    (i) Farm yard manure</w:t>
        </w:r>
      </w:ins>
    </w:p>
    <w:p w14:paraId="3F985E33" w14:textId="77777777" w:rsidR="00FC7BA4" w:rsidRDefault="00DF3C56">
      <w:pPr>
        <w:jc w:val="both"/>
        <w:rPr>
          <w:ins w:id="62" w:author="Teacher E-Solutions" w:date="2026-09-25T20:00:00Z" w16du:dateUtc="2026-09-26T00:00:00Z"/>
        </w:rPr>
      </w:pPr>
      <w:ins w:id="63" w:author="Teacher E-Solutions" w:date="2026-09-25T20:00:00Z" w16du:dateUtc="2026-09-26T00:00:00Z">
        <w:r>
          <w:t xml:space="preserve">          </w:t>
        </w:r>
        <w:r>
          <w:tab/>
          <w:t xml:space="preserve">    (ii) Hay </w:t>
        </w:r>
      </w:ins>
    </w:p>
    <w:p w14:paraId="53629CDF" w14:textId="77777777" w:rsidR="00FC7BA4" w:rsidRDefault="00DF3C56">
      <w:pPr>
        <w:rPr>
          <w:ins w:id="64" w:author="Teacher E-Solutions" w:date="2026-09-25T20:00:00Z" w16du:dateUtc="2026-09-26T00:00:00Z"/>
        </w:rPr>
      </w:pPr>
      <w:ins w:id="65" w:author="Teacher E-Solutions" w:date="2026-09-25T20:00:00Z" w16du:dateUtc="2026-09-26T00:00:00Z">
        <w:r>
          <w:t xml:space="preserve">      </w:t>
        </w:r>
        <w:r>
          <w:tab/>
          <w:t xml:space="preserve">(b) Explain the factors considered in timely planting of annual crops </w:t>
        </w:r>
        <w:r>
          <w:tab/>
        </w:r>
        <w:r>
          <w:tab/>
        </w:r>
        <w:r>
          <w:tab/>
        </w:r>
        <w:r>
          <w:tab/>
          <w:t xml:space="preserve">      </w:t>
        </w:r>
      </w:ins>
    </w:p>
    <w:p w14:paraId="092908C2" w14:textId="77777777" w:rsidR="00FC7BA4" w:rsidRDefault="00DF3C56">
      <w:pPr>
        <w:rPr>
          <w:ins w:id="66" w:author="Teacher E-Solutions" w:date="2026-09-25T20:00:00Z" w16du:dateUtc="2026-09-26T00:00:00Z"/>
        </w:rPr>
      </w:pPr>
      <w:ins w:id="67" w:author="Teacher E-Solutions" w:date="2026-09-25T20:00:00Z" w16du:dateUtc="2026-09-26T00:00:00Z">
        <w:r>
          <w:t xml:space="preserve">11. </w:t>
        </w:r>
        <w:r>
          <w:tab/>
        </w:r>
        <w:r>
          <w:t xml:space="preserve">(a) What is topping in pasture management </w:t>
        </w:r>
      </w:ins>
    </w:p>
    <w:p w14:paraId="0641A39E" w14:textId="77777777" w:rsidR="00FC7BA4" w:rsidRDefault="00DF3C56">
      <w:pPr>
        <w:ind w:left="360"/>
        <w:rPr>
          <w:ins w:id="68" w:author="Teacher E-Solutions" w:date="2026-09-25T20:00:00Z" w16du:dateUtc="2026-09-26T00:00:00Z"/>
        </w:rPr>
      </w:pPr>
      <w:ins w:id="69" w:author="Teacher E-Solutions" w:date="2026-09-25T20:00:00Z" w16du:dateUtc="2026-09-26T00:00:00Z">
        <w:r>
          <w:tab/>
          <w:t>(b)State two methods used in topping in pasture management</w:t>
        </w:r>
      </w:ins>
    </w:p>
    <w:p w14:paraId="1F2E8D29" w14:textId="77777777" w:rsidR="00FC7BA4" w:rsidRDefault="00DF3C56">
      <w:pPr>
        <w:rPr>
          <w:ins w:id="70" w:author="Teacher E-Solutions" w:date="2026-09-25T20:00:00Z" w16du:dateUtc="2026-09-26T00:00:00Z"/>
        </w:rPr>
      </w:pPr>
      <w:ins w:id="71" w:author="Teacher E-Solutions" w:date="2026-09-25T20:00:00Z" w16du:dateUtc="2026-09-26T00:00:00Z">
        <w:r>
          <w:t xml:space="preserve">12. </w:t>
        </w:r>
        <w:r>
          <w:tab/>
          <w:t xml:space="preserve">Give </w:t>
        </w:r>
        <w:r>
          <w:rPr>
            <w:b/>
          </w:rPr>
          <w:t>two</w:t>
        </w:r>
        <w:r>
          <w:t xml:space="preserve"> advantages of grass-legume pasture over pure grass pasture </w:t>
        </w:r>
        <w:r>
          <w:tab/>
        </w:r>
        <w:r>
          <w:tab/>
        </w:r>
        <w:r>
          <w:tab/>
        </w:r>
      </w:ins>
    </w:p>
    <w:p w14:paraId="57EA308A" w14:textId="77777777" w:rsidR="00FC7BA4" w:rsidRDefault="00DF3C56">
      <w:pPr>
        <w:rPr>
          <w:ins w:id="72" w:author="Teacher E-Solutions" w:date="2026-09-25T20:00:00Z" w16du:dateUtc="2026-09-26T00:00:00Z"/>
        </w:rPr>
      </w:pPr>
      <w:ins w:id="73" w:author="Teacher E-Solutions" w:date="2026-09-25T20:00:00Z" w16du:dateUtc="2026-09-26T00:00:00Z">
        <w:r>
          <w:t xml:space="preserve">13. </w:t>
        </w:r>
        <w:r>
          <w:tab/>
          <w:t>Why are farmers encouraged to conserve excess forage in the farm?</w:t>
        </w:r>
        <w:r>
          <w:tab/>
        </w:r>
        <w:r>
          <w:tab/>
        </w:r>
        <w:r>
          <w:tab/>
        </w:r>
      </w:ins>
    </w:p>
    <w:p w14:paraId="4E550562" w14:textId="77777777" w:rsidR="00FC7BA4" w:rsidRDefault="00DF3C56">
      <w:pPr>
        <w:rPr>
          <w:ins w:id="74" w:author="Teacher E-Solutions" w:date="2026-09-25T20:00:00Z" w16du:dateUtc="2026-09-26T00:00:00Z"/>
          <w:b/>
          <w:i/>
        </w:rPr>
      </w:pPr>
      <w:ins w:id="75" w:author="Teacher E-Solutions" w:date="2026-09-25T20:00:00Z" w16du:dateUtc="2026-09-26T00:00:00Z">
        <w:r>
          <w:t xml:space="preserve">14. </w:t>
        </w:r>
        <w:r>
          <w:tab/>
          <w:t>Give</w:t>
        </w:r>
        <w:r>
          <w:rPr>
            <w:b/>
          </w:rPr>
          <w:t xml:space="preserve"> two</w:t>
        </w:r>
        <w:r>
          <w:t xml:space="preserve"> factors affecting the quality of hay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t xml:space="preserve"> </w:t>
        </w:r>
      </w:ins>
    </w:p>
    <w:p w14:paraId="2EBC65FB" w14:textId="77777777" w:rsidR="00FC7BA4" w:rsidRDefault="00FC7BA4">
      <w:pPr>
        <w:rPr>
          <w:ins w:id="76" w:author="Teacher E-Solutions" w:date="2026-09-25T20:00:00Z" w16du:dateUtc="2026-09-26T00:00:00Z"/>
        </w:rPr>
      </w:pPr>
    </w:p>
    <w:p w14:paraId="0CA11ECF" w14:textId="77777777" w:rsidR="00FC7BA4" w:rsidRDefault="00FC7BA4">
      <w:pPr>
        <w:rPr>
          <w:ins w:id="77" w:author="Teacher E-Solutions" w:date="2026-09-25T20:00:00Z" w16du:dateUtc="2026-09-26T00:00:00Z"/>
        </w:rPr>
      </w:pPr>
    </w:p>
    <w:p w14:paraId="1C27AFC3" w14:textId="77777777" w:rsidR="00FC7BA4" w:rsidRDefault="00FC7BA4">
      <w:pPr>
        <w:rPr>
          <w:ins w:id="78" w:author="Teacher E-Solutions" w:date="2026-09-25T20:00:00Z" w16du:dateUtc="2026-09-26T00:00:00Z"/>
        </w:rPr>
      </w:pPr>
    </w:p>
    <w:p w14:paraId="398E8709" w14:textId="77777777" w:rsidR="00FC7BA4" w:rsidRDefault="00FC7BA4">
      <w:pPr>
        <w:rPr>
          <w:ins w:id="79" w:author="Teacher E-Solutions" w:date="2026-09-25T20:00:00Z" w16du:dateUtc="2026-09-26T00:00:00Z"/>
        </w:rPr>
      </w:pPr>
    </w:p>
    <w:p w14:paraId="2BDF2AC7" w14:textId="77777777" w:rsidR="00FC7BA4" w:rsidRDefault="00DF3C56">
      <w:pPr>
        <w:ind w:left="360"/>
        <w:jc w:val="center"/>
        <w:rPr>
          <w:ins w:id="80" w:author="Teacher E-Solutions" w:date="2026-09-25T20:00:00Z" w16du:dateUtc="2026-09-26T00:00:00Z"/>
          <w:b/>
          <w:u w:val="single"/>
        </w:rPr>
      </w:pPr>
      <w:ins w:id="81" w:author="Teacher E-Solutions" w:date="2026-09-25T20:00:00Z" w16du:dateUtc="2026-09-26T00:00:00Z">
        <w:r>
          <w:rPr>
            <w:b/>
            <w:u w:val="single"/>
          </w:rPr>
          <w:t>FORAGE CROPS</w:t>
        </w:r>
      </w:ins>
    </w:p>
    <w:p w14:paraId="2B78EB36" w14:textId="77777777" w:rsidR="00FC7BA4" w:rsidRDefault="00DF3C56">
      <w:pPr>
        <w:rPr>
          <w:ins w:id="82" w:author="Teacher E-Solutions" w:date="2026-09-25T20:00:00Z" w16du:dateUtc="2026-09-26T00:00:00Z"/>
        </w:rPr>
      </w:pPr>
      <w:ins w:id="83" w:author="Teacher E-Solutions" w:date="2026-09-25T20:00:00Z" w16du:dateUtc="2026-09-26T00:00:00Z">
        <w:r>
          <w:t xml:space="preserve">1. </w:t>
        </w:r>
        <w:r>
          <w:tab/>
          <w:t>three factors which affects the quality of standing forage given to livestock</w:t>
        </w:r>
        <w:r>
          <w:tab/>
          <w:t xml:space="preserve"> </w:t>
        </w:r>
        <w:r>
          <w:tab/>
        </w:r>
      </w:ins>
    </w:p>
    <w:p w14:paraId="58E44511" w14:textId="77777777" w:rsidR="00FC7BA4" w:rsidRDefault="00DF3C56">
      <w:pPr>
        <w:numPr>
          <w:ilvl w:val="0"/>
          <w:numId w:val="7"/>
        </w:numPr>
        <w:rPr>
          <w:ins w:id="84" w:author="Teacher E-Solutions" w:date="2026-09-25T20:00:00Z" w16du:dateUtc="2026-09-26T00:00:00Z"/>
        </w:rPr>
      </w:pPr>
      <w:ins w:id="85" w:author="Teacher E-Solutions" w:date="2026-09-25T20:00:00Z" w16du:dateUtc="2026-09-26T00:00:00Z">
        <w:r>
          <w:t>Forage species</w:t>
        </w:r>
      </w:ins>
    </w:p>
    <w:p w14:paraId="483A7DD5" w14:textId="77777777" w:rsidR="00FC7BA4" w:rsidRDefault="00DF3C56">
      <w:pPr>
        <w:numPr>
          <w:ilvl w:val="0"/>
          <w:numId w:val="8"/>
        </w:numPr>
        <w:rPr>
          <w:ins w:id="86" w:author="Teacher E-Solutions" w:date="2026-09-25T20:00:00Z" w16du:dateUtc="2026-09-26T00:00:00Z"/>
        </w:rPr>
      </w:pPr>
      <w:ins w:id="87" w:author="Teacher E-Solutions" w:date="2026-09-25T20:00:00Z" w16du:dateUtc="2026-09-26T00:00:00Z">
        <w:r>
          <w:t>Stage of harvesting</w:t>
        </w:r>
      </w:ins>
    </w:p>
    <w:p w14:paraId="06FA3A5C" w14:textId="77777777" w:rsidR="00FC7BA4" w:rsidRDefault="00DF3C56">
      <w:pPr>
        <w:ind w:firstLine="720"/>
        <w:rPr>
          <w:ins w:id="88" w:author="Teacher E-Solutions" w:date="2026-09-25T20:00:00Z" w16du:dateUtc="2026-09-26T00:00:00Z"/>
        </w:rPr>
      </w:pPr>
      <w:ins w:id="89" w:author="Teacher E-Solutions" w:date="2026-09-25T20:00:00Z" w16du:dateUtc="2026-09-26T00:00:00Z">
        <w:r>
          <w:t>Mode of feeding</w:t>
        </w:r>
      </w:ins>
    </w:p>
    <w:p w14:paraId="489D9711" w14:textId="77777777" w:rsidR="00FC7BA4" w:rsidRDefault="00DF3C56">
      <w:pPr>
        <w:rPr>
          <w:ins w:id="90" w:author="Teacher E-Solutions" w:date="2026-09-25T20:00:00Z" w16du:dateUtc="2026-09-26T00:00:00Z"/>
        </w:rPr>
      </w:pPr>
      <w:ins w:id="91" w:author="Teacher E-Solutions" w:date="2026-09-25T20:00:00Z" w16du:dateUtc="2026-09-26T00:00:00Z">
        <w:r>
          <w:t xml:space="preserve">2. </w:t>
        </w:r>
        <w:r>
          <w:tab/>
          <w:t xml:space="preserve">i) Seedbed preparation 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60B93121" w14:textId="77777777" w:rsidR="00FC7BA4" w:rsidRDefault="00DF3C56">
      <w:pPr>
        <w:numPr>
          <w:ilvl w:val="0"/>
          <w:numId w:val="9"/>
        </w:numPr>
        <w:rPr>
          <w:ins w:id="92" w:author="Teacher E-Solutions" w:date="2026-09-25T20:00:00Z" w16du:dateUtc="2026-09-26T00:00:00Z"/>
        </w:rPr>
      </w:pPr>
      <w:ins w:id="93" w:author="Teacher E-Solutions" w:date="2026-09-25T20:00:00Z" w16du:dateUtc="2026-09-26T00:00:00Z">
        <w:r>
          <w:t>Done during dry period/ done early</w:t>
        </w:r>
      </w:ins>
    </w:p>
    <w:p w14:paraId="3B9EA38B" w14:textId="77777777" w:rsidR="00FC7BA4" w:rsidRDefault="00DF3C56">
      <w:pPr>
        <w:numPr>
          <w:ilvl w:val="0"/>
          <w:numId w:val="9"/>
        </w:numPr>
        <w:rPr>
          <w:ins w:id="94" w:author="Teacher E-Solutions" w:date="2026-09-25T20:00:00Z" w16du:dateUtc="2026-09-26T00:00:00Z"/>
        </w:rPr>
      </w:pPr>
      <w:ins w:id="95" w:author="Teacher E-Solutions" w:date="2026-09-25T20:00:00Z" w16du:dateUtc="2026-09-26T00:00:00Z">
        <w:r>
          <w:t>Clear vegetation/ remove stumps</w:t>
        </w:r>
      </w:ins>
    </w:p>
    <w:p w14:paraId="4FF4DC31" w14:textId="77777777" w:rsidR="00FC7BA4" w:rsidRDefault="00DF3C56">
      <w:pPr>
        <w:numPr>
          <w:ilvl w:val="0"/>
          <w:numId w:val="9"/>
        </w:numPr>
        <w:rPr>
          <w:ins w:id="96" w:author="Teacher E-Solutions" w:date="2026-09-25T20:00:00Z" w16du:dateUtc="2026-09-26T00:00:00Z"/>
        </w:rPr>
      </w:pPr>
      <w:ins w:id="97" w:author="Teacher E-Solutions" w:date="2026-09-25T20:00:00Z" w16du:dateUtc="2026-09-26T00:00:00Z">
        <w:r>
          <w:t xml:space="preserve">Carry primary cultivation/ harrowing to </w:t>
        </w:r>
      </w:ins>
    </w:p>
    <w:p w14:paraId="7FB035B0" w14:textId="77777777" w:rsidR="00FC7BA4" w:rsidRDefault="00DF3C56">
      <w:pPr>
        <w:numPr>
          <w:ilvl w:val="0"/>
          <w:numId w:val="9"/>
        </w:numPr>
        <w:rPr>
          <w:ins w:id="98" w:author="Teacher E-Solutions" w:date="2026-09-25T20:00:00Z" w16du:dateUtc="2026-09-26T00:00:00Z"/>
        </w:rPr>
      </w:pPr>
      <w:ins w:id="99" w:author="Teacher E-Solutions" w:date="2026-09-25T20:00:00Z" w16du:dateUtc="2026-09-26T00:00:00Z">
        <w:r>
          <w:t>Make furrows/ holes</w:t>
        </w:r>
      </w:ins>
    </w:p>
    <w:p w14:paraId="2608A4BD" w14:textId="77777777" w:rsidR="00FC7BA4" w:rsidRDefault="00DF3C56">
      <w:pPr>
        <w:numPr>
          <w:ilvl w:val="0"/>
          <w:numId w:val="9"/>
        </w:numPr>
        <w:rPr>
          <w:ins w:id="100" w:author="Teacher E-Solutions" w:date="2026-09-25T20:00:00Z" w16du:dateUtc="2026-09-26T00:00:00Z"/>
        </w:rPr>
      </w:pPr>
      <w:ins w:id="101" w:author="Teacher E-Solutions" w:date="2026-09-25T20:00:00Z" w16du:dateUtc="2026-09-26T00:00:00Z">
        <w:r>
          <w:t>Spacing 90cm x 50cm for cutting and 90cm x 50cm for splits</w:t>
        </w:r>
      </w:ins>
    </w:p>
    <w:p w14:paraId="34A4AD9E" w14:textId="77777777" w:rsidR="00FC7BA4" w:rsidRDefault="00DF3C56">
      <w:pPr>
        <w:rPr>
          <w:ins w:id="102" w:author="Teacher E-Solutions" w:date="2026-09-25T20:00:00Z" w16du:dateUtc="2026-09-26T00:00:00Z"/>
        </w:rPr>
      </w:pPr>
      <w:ins w:id="103" w:author="Teacher E-Solutions" w:date="2026-09-25T20:00:00Z" w16du:dateUtc="2026-09-26T00:00:00Z">
        <w:r>
          <w:lastRenderedPageBreak/>
          <w:t xml:space="preserve">      </w:t>
        </w:r>
        <w:r>
          <w:tab/>
          <w:t xml:space="preserve"> ii) Planting   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2CA560C3" w14:textId="77777777" w:rsidR="00FC7BA4" w:rsidRDefault="00DF3C56">
      <w:pPr>
        <w:numPr>
          <w:ilvl w:val="0"/>
          <w:numId w:val="10"/>
        </w:numPr>
        <w:rPr>
          <w:ins w:id="104" w:author="Teacher E-Solutions" w:date="2026-09-25T20:00:00Z" w16du:dateUtc="2026-09-26T00:00:00Z"/>
        </w:rPr>
      </w:pPr>
      <w:ins w:id="105" w:author="Teacher E-Solutions" w:date="2026-09-25T20:00:00Z" w16du:dateUtc="2026-09-26T00:00:00Z">
        <w:r>
          <w:t>At on set of rains/ early planting/ irrigate if necessary</w:t>
        </w:r>
      </w:ins>
    </w:p>
    <w:p w14:paraId="5F7DF4ED" w14:textId="77777777" w:rsidR="00FC7BA4" w:rsidRDefault="00DF3C56">
      <w:pPr>
        <w:numPr>
          <w:ilvl w:val="0"/>
          <w:numId w:val="10"/>
        </w:numPr>
        <w:rPr>
          <w:ins w:id="106" w:author="Teacher E-Solutions" w:date="2026-09-25T20:00:00Z" w16du:dateUtc="2026-09-26T00:00:00Z"/>
        </w:rPr>
      </w:pPr>
      <w:ins w:id="107" w:author="Teacher E-Solutions" w:date="2026-09-25T20:00:00Z" w16du:dateUtc="2026-09-26T00:00:00Z">
        <w:r>
          <w:t>Select variety for ecological condition of the area</w:t>
        </w:r>
      </w:ins>
    </w:p>
    <w:p w14:paraId="7E2A0B00" w14:textId="77777777" w:rsidR="00FC7BA4" w:rsidRDefault="00DF3C56">
      <w:pPr>
        <w:numPr>
          <w:ilvl w:val="0"/>
          <w:numId w:val="10"/>
        </w:numPr>
        <w:rPr>
          <w:ins w:id="108" w:author="Teacher E-Solutions" w:date="2026-09-25T20:00:00Z" w16du:dateUtc="2026-09-26T00:00:00Z"/>
        </w:rPr>
      </w:pPr>
      <w:ins w:id="109" w:author="Teacher E-Solutions" w:date="2026-09-25T20:00:00Z" w16du:dateUtc="2026-09-26T00:00:00Z">
        <w:r>
          <w:t>Use health planting material</w:t>
        </w:r>
      </w:ins>
    </w:p>
    <w:p w14:paraId="2DF4F636" w14:textId="77777777" w:rsidR="00FC7BA4" w:rsidRDefault="00DF3C56">
      <w:pPr>
        <w:numPr>
          <w:ilvl w:val="0"/>
          <w:numId w:val="10"/>
        </w:numPr>
        <w:rPr>
          <w:ins w:id="110" w:author="Teacher E-Solutions" w:date="2026-09-25T20:00:00Z" w16du:dateUtc="2026-09-26T00:00:00Z"/>
        </w:rPr>
      </w:pPr>
      <w:ins w:id="111" w:author="Teacher E-Solutions" w:date="2026-09-25T20:00:00Z" w16du:dateUtc="2026-09-26T00:00:00Z">
        <w:r>
          <w:t>Place the planting material in holes/ furrows</w:t>
        </w:r>
      </w:ins>
    </w:p>
    <w:p w14:paraId="29964F28" w14:textId="77777777" w:rsidR="00FC7BA4" w:rsidRDefault="00DF3C56">
      <w:pPr>
        <w:numPr>
          <w:ilvl w:val="0"/>
          <w:numId w:val="10"/>
        </w:numPr>
        <w:rPr>
          <w:ins w:id="112" w:author="Teacher E-Solutions" w:date="2026-09-25T20:00:00Z" w16du:dateUtc="2026-09-26T00:00:00Z"/>
        </w:rPr>
      </w:pPr>
      <w:ins w:id="113" w:author="Teacher E-Solutions" w:date="2026-09-25T20:00:00Z" w16du:dateUtc="2026-09-26T00:00:00Z">
        <w:r>
          <w:t>Cover the planting material with soil to an appropriate depth</w:t>
        </w:r>
      </w:ins>
    </w:p>
    <w:p w14:paraId="06678DB2" w14:textId="77777777" w:rsidR="00FC7BA4" w:rsidRDefault="00DF3C56">
      <w:pPr>
        <w:numPr>
          <w:ilvl w:val="0"/>
          <w:numId w:val="10"/>
        </w:numPr>
        <w:rPr>
          <w:ins w:id="114" w:author="Teacher E-Solutions" w:date="2026-09-25T20:00:00Z" w16du:dateUtc="2026-09-26T00:00:00Z"/>
        </w:rPr>
      </w:pPr>
      <w:ins w:id="115" w:author="Teacher E-Solutions" w:date="2026-09-25T20:00:00Z" w16du:dateUtc="2026-09-26T00:00:00Z">
        <w:r>
          <w:t>Use cuttings or splits</w:t>
        </w:r>
      </w:ins>
    </w:p>
    <w:p w14:paraId="4DB3A92D" w14:textId="77777777" w:rsidR="00FC7BA4" w:rsidRDefault="00DF3C56">
      <w:pPr>
        <w:numPr>
          <w:ilvl w:val="0"/>
          <w:numId w:val="10"/>
        </w:numPr>
        <w:rPr>
          <w:ins w:id="116" w:author="Teacher E-Solutions" w:date="2026-09-25T20:00:00Z" w16du:dateUtc="2026-09-26T00:00:00Z"/>
        </w:rPr>
      </w:pPr>
      <w:ins w:id="117" w:author="Teacher E-Solutions" w:date="2026-09-25T20:00:00Z" w16du:dateUtc="2026-09-26T00:00:00Z">
        <w:r>
          <w:t>Select cutting from mature cane/ stems</w:t>
        </w:r>
      </w:ins>
    </w:p>
    <w:p w14:paraId="006DF014" w14:textId="77777777" w:rsidR="00FC7BA4" w:rsidRDefault="00DF3C56">
      <w:pPr>
        <w:numPr>
          <w:ilvl w:val="0"/>
          <w:numId w:val="10"/>
        </w:numPr>
        <w:rPr>
          <w:ins w:id="118" w:author="Teacher E-Solutions" w:date="2026-09-25T20:00:00Z" w16du:dateUtc="2026-09-26T00:00:00Z"/>
        </w:rPr>
      </w:pPr>
      <w:ins w:id="119" w:author="Teacher E-Solutions" w:date="2026-09-25T20:00:00Z" w16du:dateUtc="2026-09-26T00:00:00Z">
        <w:r>
          <w:t xml:space="preserve">Cutting should have 3-5 nodes </w:t>
        </w:r>
      </w:ins>
    </w:p>
    <w:p w14:paraId="149FE2BF" w14:textId="77777777" w:rsidR="00FC7BA4" w:rsidRDefault="00DF3C56">
      <w:pPr>
        <w:rPr>
          <w:ins w:id="120" w:author="Teacher E-Solutions" w:date="2026-09-25T20:00:00Z" w16du:dateUtc="2026-09-26T00:00:00Z"/>
        </w:rPr>
      </w:pPr>
      <w:ins w:id="121" w:author="Teacher E-Solutions" w:date="2026-09-25T20:00:00Z" w16du:dateUtc="2026-09-26T00:00:00Z">
        <w:r>
          <w:t xml:space="preserve">      </w:t>
        </w:r>
        <w:r>
          <w:tab/>
          <w:t xml:space="preserve"> iii) Fertilizer application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54CA64B2" w14:textId="77777777" w:rsidR="00FC7BA4" w:rsidRDefault="00DF3C56">
      <w:pPr>
        <w:numPr>
          <w:ilvl w:val="0"/>
          <w:numId w:val="11"/>
        </w:numPr>
        <w:rPr>
          <w:ins w:id="122" w:author="Teacher E-Solutions" w:date="2026-09-25T20:00:00Z" w16du:dateUtc="2026-09-26T00:00:00Z"/>
        </w:rPr>
      </w:pPr>
      <w:ins w:id="123" w:author="Teacher E-Solutions" w:date="2026-09-25T20:00:00Z" w16du:dateUtc="2026-09-26T00:00:00Z">
        <w:r>
          <w:t>Apply phosphatic fertilizer at planting 200kg/ha</w:t>
        </w:r>
      </w:ins>
    </w:p>
    <w:p w14:paraId="7385E58D" w14:textId="77777777" w:rsidR="00FC7BA4" w:rsidRDefault="00DF3C56">
      <w:pPr>
        <w:numPr>
          <w:ilvl w:val="0"/>
          <w:numId w:val="11"/>
        </w:numPr>
        <w:rPr>
          <w:ins w:id="124" w:author="Teacher E-Solutions" w:date="2026-09-25T20:00:00Z" w16du:dateUtc="2026-09-26T00:00:00Z"/>
        </w:rPr>
      </w:pPr>
      <w:ins w:id="125" w:author="Teacher E-Solutions" w:date="2026-09-25T20:00:00Z" w16du:dateUtc="2026-09-26T00:00:00Z">
        <w:r>
          <w:t>Apply manure before planting, 7-10 tonnes/ha</w:t>
        </w:r>
      </w:ins>
    </w:p>
    <w:p w14:paraId="72C4557F" w14:textId="77777777" w:rsidR="00FC7BA4" w:rsidRDefault="00DF3C56">
      <w:pPr>
        <w:numPr>
          <w:ilvl w:val="0"/>
          <w:numId w:val="11"/>
        </w:numPr>
        <w:rPr>
          <w:ins w:id="126" w:author="Teacher E-Solutions" w:date="2026-09-25T20:00:00Z" w16du:dateUtc="2026-09-26T00:00:00Z"/>
        </w:rPr>
      </w:pPr>
      <w:ins w:id="127" w:author="Teacher E-Solutions" w:date="2026-09-25T20:00:00Z" w16du:dateUtc="2026-09-26T00:00:00Z">
        <w:r>
          <w:t>Top dress phosphorous fertilizer after 8 weeks after planting</w:t>
        </w:r>
      </w:ins>
    </w:p>
    <w:p w14:paraId="7110CBF7" w14:textId="77777777" w:rsidR="00FC7BA4" w:rsidRDefault="00DF3C56">
      <w:pPr>
        <w:numPr>
          <w:ilvl w:val="0"/>
          <w:numId w:val="11"/>
        </w:numPr>
        <w:rPr>
          <w:ins w:id="128" w:author="Teacher E-Solutions" w:date="2026-09-25T20:00:00Z" w16du:dateUtc="2026-09-26T00:00:00Z"/>
        </w:rPr>
      </w:pPr>
      <w:ins w:id="129" w:author="Teacher E-Solutions" w:date="2026-09-25T20:00:00Z" w16du:dateUtc="2026-09-26T00:00:00Z">
        <w:r>
          <w:t xml:space="preserve">Apply manure after harvesting and dig it </w:t>
        </w:r>
        <w:r>
          <w:tab/>
        </w:r>
      </w:ins>
    </w:p>
    <w:p w14:paraId="2C6DB30D" w14:textId="77777777" w:rsidR="00FC7BA4" w:rsidRDefault="00DF3C56">
      <w:pPr>
        <w:rPr>
          <w:ins w:id="130" w:author="Teacher E-Solutions" w:date="2026-09-25T20:00:00Z" w16du:dateUtc="2026-09-26T00:00:00Z"/>
        </w:rPr>
      </w:pPr>
      <w:ins w:id="131" w:author="Teacher E-Solutions" w:date="2026-09-25T20:00:00Z" w16du:dateUtc="2026-09-26T00:00:00Z">
        <w:r>
          <w:t xml:space="preserve">      </w:t>
        </w:r>
        <w:r>
          <w:tab/>
          <w:t xml:space="preserve"> iv) Weed control 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077AB7FE" w14:textId="77777777" w:rsidR="00FC7BA4" w:rsidRDefault="00DF3C56">
      <w:pPr>
        <w:numPr>
          <w:ilvl w:val="0"/>
          <w:numId w:val="12"/>
        </w:numPr>
        <w:rPr>
          <w:ins w:id="132" w:author="Teacher E-Solutions" w:date="2026-09-25T20:00:00Z" w16du:dateUtc="2026-09-26T00:00:00Z"/>
        </w:rPr>
      </w:pPr>
      <w:ins w:id="133" w:author="Teacher E-Solutions" w:date="2026-09-25T20:00:00Z" w16du:dateUtc="2026-09-26T00:00:00Z">
        <w:r>
          <w:t>Cultivation/ tillage/ mechanical</w:t>
        </w:r>
      </w:ins>
    </w:p>
    <w:p w14:paraId="09F13C94" w14:textId="77777777" w:rsidR="00FC7BA4" w:rsidRDefault="00DF3C56">
      <w:pPr>
        <w:numPr>
          <w:ilvl w:val="0"/>
          <w:numId w:val="12"/>
        </w:numPr>
        <w:rPr>
          <w:ins w:id="134" w:author="Teacher E-Solutions" w:date="2026-09-25T20:00:00Z" w16du:dateUtc="2026-09-26T00:00:00Z"/>
        </w:rPr>
      </w:pPr>
      <w:ins w:id="135" w:author="Teacher E-Solutions" w:date="2026-09-25T20:00:00Z" w16du:dateUtc="2026-09-26T00:00:00Z">
        <w:r>
          <w:t>Uprooting</w:t>
        </w:r>
      </w:ins>
    </w:p>
    <w:p w14:paraId="06ADC12D" w14:textId="77777777" w:rsidR="00FC7BA4" w:rsidRDefault="00DF3C56">
      <w:pPr>
        <w:numPr>
          <w:ilvl w:val="0"/>
          <w:numId w:val="12"/>
        </w:numPr>
        <w:rPr>
          <w:ins w:id="136" w:author="Teacher E-Solutions" w:date="2026-09-25T20:00:00Z" w16du:dateUtc="2026-09-26T00:00:00Z"/>
        </w:rPr>
      </w:pPr>
      <w:ins w:id="137" w:author="Teacher E-Solutions" w:date="2026-09-25T20:00:00Z" w16du:dateUtc="2026-09-26T00:00:00Z">
        <w:r>
          <w:t>Slashing</w:t>
        </w:r>
      </w:ins>
    </w:p>
    <w:p w14:paraId="52D892CB" w14:textId="77777777" w:rsidR="00FC7BA4" w:rsidRDefault="00DF3C56">
      <w:pPr>
        <w:numPr>
          <w:ilvl w:val="0"/>
          <w:numId w:val="12"/>
        </w:numPr>
        <w:rPr>
          <w:ins w:id="138" w:author="Teacher E-Solutions" w:date="2026-09-25T20:00:00Z" w16du:dateUtc="2026-09-26T00:00:00Z"/>
        </w:rPr>
      </w:pPr>
      <w:ins w:id="139" w:author="Teacher E-Solutions" w:date="2026-09-25T20:00:00Z" w16du:dateUtc="2026-09-26T00:00:00Z">
        <w:r>
          <w:t>Suitable herbicide application</w:t>
        </w:r>
      </w:ins>
    </w:p>
    <w:p w14:paraId="59845F78" w14:textId="77777777" w:rsidR="00FC7BA4" w:rsidRDefault="00DF3C56">
      <w:pPr>
        <w:numPr>
          <w:ilvl w:val="0"/>
          <w:numId w:val="12"/>
        </w:numPr>
        <w:rPr>
          <w:ins w:id="140" w:author="Teacher E-Solutions" w:date="2026-09-25T20:00:00Z" w16du:dateUtc="2026-09-26T00:00:00Z"/>
        </w:rPr>
      </w:pPr>
      <w:ins w:id="141" w:author="Teacher E-Solutions" w:date="2026-09-25T20:00:00Z" w16du:dateUtc="2026-09-26T00:00:00Z">
        <w:r>
          <w:t xml:space="preserve">Interplanting legumes as cover crops e.g. Desmodium, </w:t>
        </w:r>
      </w:ins>
    </w:p>
    <w:p w14:paraId="464F63BF" w14:textId="77777777" w:rsidR="00FC7BA4" w:rsidRDefault="00DF3C56">
      <w:pPr>
        <w:rPr>
          <w:ins w:id="142" w:author="Teacher E-Solutions" w:date="2026-09-25T20:00:00Z" w16du:dateUtc="2026-09-26T00:00:00Z"/>
        </w:rPr>
      </w:pPr>
      <w:ins w:id="143" w:author="Teacher E-Solutions" w:date="2026-09-25T20:00:00Z" w16du:dateUtc="2026-09-26T00:00:00Z">
        <w:r>
          <w:t xml:space="preserve">        </w:t>
        </w:r>
        <w:r>
          <w:tab/>
          <w:t xml:space="preserve">v) Utilization 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6EB27877" w14:textId="77777777" w:rsidR="00FC7BA4" w:rsidRDefault="00DF3C56">
      <w:pPr>
        <w:numPr>
          <w:ilvl w:val="0"/>
          <w:numId w:val="13"/>
        </w:numPr>
        <w:rPr>
          <w:ins w:id="144" w:author="Teacher E-Solutions" w:date="2026-09-25T20:00:00Z" w16du:dateUtc="2026-09-26T00:00:00Z"/>
        </w:rPr>
      </w:pPr>
      <w:ins w:id="145" w:author="Teacher E-Solutions" w:date="2026-09-25T20:00:00Z" w16du:dateUtc="2026-09-26T00:00:00Z">
        <w:r>
          <w:t>Cut and take to animals when proportion of leaf is higher than the stem/ 3-5 months after planting/ frequency 8 weeks</w:t>
        </w:r>
      </w:ins>
    </w:p>
    <w:p w14:paraId="4FC46484" w14:textId="77777777" w:rsidR="00FC7BA4" w:rsidRDefault="00DF3C56">
      <w:pPr>
        <w:numPr>
          <w:ilvl w:val="0"/>
          <w:numId w:val="13"/>
        </w:numPr>
        <w:rPr>
          <w:ins w:id="146" w:author="Teacher E-Solutions" w:date="2026-09-25T20:00:00Z" w16du:dateUtc="2026-09-26T00:00:00Z"/>
        </w:rPr>
      </w:pPr>
      <w:ins w:id="147" w:author="Teacher E-Solutions" w:date="2026-09-25T20:00:00Z" w16du:dateUtc="2026-09-26T00:00:00Z">
        <w:r>
          <w:t>Cut down excess foliage to conserve as silage or hay</w:t>
        </w:r>
      </w:ins>
    </w:p>
    <w:p w14:paraId="3C50FC63" w14:textId="77777777" w:rsidR="00FC7BA4" w:rsidRDefault="00DF3C56">
      <w:pPr>
        <w:numPr>
          <w:ilvl w:val="0"/>
          <w:numId w:val="13"/>
        </w:numPr>
        <w:rPr>
          <w:ins w:id="148" w:author="Teacher E-Solutions" w:date="2026-09-25T20:00:00Z" w16du:dateUtc="2026-09-26T00:00:00Z"/>
        </w:rPr>
      </w:pPr>
      <w:ins w:id="149" w:author="Teacher E-Solutions" w:date="2026-09-25T20:00:00Z" w16du:dateUtc="2026-09-26T00:00:00Z">
        <w:r>
          <w:t>Cut and sold</w:t>
        </w:r>
      </w:ins>
    </w:p>
    <w:p w14:paraId="09EF330A" w14:textId="77777777" w:rsidR="00FC7BA4" w:rsidRDefault="00DF3C56">
      <w:pPr>
        <w:numPr>
          <w:ilvl w:val="0"/>
          <w:numId w:val="13"/>
        </w:numPr>
        <w:rPr>
          <w:ins w:id="150" w:author="Teacher E-Solutions" w:date="2026-09-25T20:00:00Z" w16du:dateUtc="2026-09-26T00:00:00Z"/>
        </w:rPr>
      </w:pPr>
      <w:ins w:id="151" w:author="Teacher E-Solutions" w:date="2026-09-25T20:00:00Z" w16du:dateUtc="2026-09-26T00:00:00Z">
        <w:r>
          <w:t>Cut when mature to get stem cuttings for planting</w:t>
        </w:r>
      </w:ins>
    </w:p>
    <w:p w14:paraId="3885CEA4" w14:textId="77777777" w:rsidR="00FC7BA4" w:rsidRDefault="00DF3C56">
      <w:pPr>
        <w:numPr>
          <w:ilvl w:val="0"/>
          <w:numId w:val="13"/>
        </w:numPr>
        <w:rPr>
          <w:ins w:id="152" w:author="Teacher E-Solutions" w:date="2026-09-25T20:00:00Z" w16du:dateUtc="2026-09-26T00:00:00Z"/>
        </w:rPr>
      </w:pPr>
      <w:ins w:id="153" w:author="Teacher E-Solutions" w:date="2026-09-25T20:00:00Z" w16du:dateUtc="2026-09-26T00:00:00Z">
        <w:r>
          <w:t>Cut stems at 2.5 – 5cm above the ground surface</w:t>
        </w:r>
      </w:ins>
    </w:p>
    <w:p w14:paraId="0055326A" w14:textId="77777777" w:rsidR="00FC7BA4" w:rsidRDefault="00DF3C56">
      <w:pPr>
        <w:numPr>
          <w:ilvl w:val="0"/>
          <w:numId w:val="13"/>
        </w:numPr>
        <w:rPr>
          <w:ins w:id="154" w:author="Teacher E-Solutions" w:date="2026-09-25T20:00:00Z" w16du:dateUtc="2026-09-26T00:00:00Z"/>
        </w:rPr>
      </w:pPr>
      <w:ins w:id="155" w:author="Teacher E-Solutions" w:date="2026-09-25T20:00:00Z" w16du:dateUtc="2026-09-26T00:00:00Z">
        <w:r>
          <w:t>Use a sharp panga for harvesting</w:t>
        </w:r>
      </w:ins>
    </w:p>
    <w:p w14:paraId="5F7BAEE6" w14:textId="77777777" w:rsidR="00FC7BA4" w:rsidRDefault="00DF3C56">
      <w:pPr>
        <w:numPr>
          <w:ilvl w:val="0"/>
          <w:numId w:val="13"/>
        </w:numPr>
        <w:rPr>
          <w:ins w:id="156" w:author="Teacher E-Solutions" w:date="2026-09-25T20:00:00Z" w16du:dateUtc="2026-09-26T00:00:00Z"/>
        </w:rPr>
      </w:pPr>
      <w:ins w:id="157" w:author="Teacher E-Solutions" w:date="2026-09-25T20:00:00Z" w16du:dateUtc="2026-09-26T00:00:00Z">
        <w:r>
          <w:t>Chop forage into small pieces before feeding</w:t>
        </w:r>
      </w:ins>
    </w:p>
    <w:p w14:paraId="26F195B5" w14:textId="77777777" w:rsidR="00FC7BA4" w:rsidRDefault="00DF3C56">
      <w:pPr>
        <w:numPr>
          <w:ilvl w:val="0"/>
          <w:numId w:val="13"/>
        </w:numPr>
        <w:rPr>
          <w:ins w:id="158" w:author="Teacher E-Solutions" w:date="2026-09-25T20:00:00Z" w16du:dateUtc="2026-09-26T00:00:00Z"/>
        </w:rPr>
      </w:pPr>
      <w:ins w:id="159" w:author="Teacher E-Solutions" w:date="2026-09-25T20:00:00Z" w16du:dateUtc="2026-09-26T00:00:00Z">
        <w:r>
          <w:t xml:space="preserve">Na[pier grass is cut, dried and used as mulching material </w:t>
        </w:r>
      </w:ins>
    </w:p>
    <w:p w14:paraId="1D09150D" w14:textId="77777777" w:rsidR="00FC7BA4" w:rsidRDefault="00DF3C56">
      <w:pPr>
        <w:rPr>
          <w:ins w:id="160" w:author="Teacher E-Solutions" w:date="2026-09-25T20:00:00Z" w16du:dateUtc="2026-09-26T00:00:00Z"/>
        </w:rPr>
      </w:pPr>
      <w:ins w:id="161" w:author="Teacher E-Solutions" w:date="2026-09-25T20:00:00Z" w16du:dateUtc="2026-09-26T00:00:00Z">
        <w:r>
          <w:t xml:space="preserve">3. </w:t>
        </w:r>
        <w:r>
          <w:tab/>
          <w:t xml:space="preserve">to reduce moisture content </w:t>
        </w:r>
        <w:r>
          <w:rPr>
            <w:rFonts w:ascii="Lucida Sans Unicode" w:hAnsi="Lucida Sans Unicode"/>
          </w:rPr>
          <w:t>√</w:t>
        </w:r>
        <w:r>
          <w:t xml:space="preserve"> which can lead  to  rotting  instead of formation  during   ensiling</w:t>
        </w:r>
      </w:ins>
    </w:p>
    <w:p w14:paraId="00795477" w14:textId="77777777" w:rsidR="00FC7BA4" w:rsidRDefault="00DF3C56">
      <w:pPr>
        <w:rPr>
          <w:ins w:id="162" w:author="Teacher E-Solutions" w:date="2026-09-25T20:00:00Z" w16du:dateUtc="2026-09-26T00:00:00Z"/>
        </w:rPr>
      </w:pPr>
      <w:ins w:id="163" w:author="Teacher E-Solutions" w:date="2026-09-25T20:00:00Z" w16du:dateUtc="2026-09-26T00:00:00Z">
        <w:r>
          <w:t>4.</w:t>
        </w:r>
        <w:r>
          <w:tab/>
          <w:t>(a) - Harrow the land to a fine filth;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49AA0A4F" w14:textId="77777777" w:rsidR="00FC7BA4" w:rsidRDefault="00DF3C56">
      <w:pPr>
        <w:rPr>
          <w:ins w:id="164" w:author="Teacher E-Solutions" w:date="2026-09-25T20:00:00Z" w16du:dateUtc="2026-09-26T00:00:00Z"/>
        </w:rPr>
      </w:pPr>
      <w:ins w:id="165" w:author="Teacher E-Solutions" w:date="2026-09-25T20:00:00Z" w16du:dateUtc="2026-09-26T00:00:00Z">
        <w:r>
          <w:tab/>
          <w:t>- Harrow during the dry or before the rains;</w:t>
        </w:r>
      </w:ins>
    </w:p>
    <w:p w14:paraId="1B5A5191" w14:textId="77777777" w:rsidR="00FC7BA4" w:rsidRDefault="00DF3C56">
      <w:pPr>
        <w:rPr>
          <w:ins w:id="166" w:author="Teacher E-Solutions" w:date="2026-09-25T20:00:00Z" w16du:dateUtc="2026-09-26T00:00:00Z"/>
        </w:rPr>
      </w:pPr>
      <w:ins w:id="167" w:author="Teacher E-Solutions" w:date="2026-09-25T20:00:00Z" w16du:dateUtc="2026-09-26T00:00:00Z">
        <w:r>
          <w:tab/>
          <w:t>- Make the seed be weed – free / ensure clean seed bed;</w:t>
        </w:r>
      </w:ins>
    </w:p>
    <w:p w14:paraId="72F7F6F2" w14:textId="77777777" w:rsidR="00FC7BA4" w:rsidRDefault="00DF3C56">
      <w:pPr>
        <w:rPr>
          <w:ins w:id="168" w:author="Teacher E-Solutions" w:date="2026-09-25T20:00:00Z" w16du:dateUtc="2026-09-26T00:00:00Z"/>
        </w:rPr>
      </w:pPr>
      <w:ins w:id="169" w:author="Teacher E-Solutions" w:date="2026-09-25T20:00:00Z" w16du:dateUtc="2026-09-26T00:00:00Z">
        <w:r>
          <w:tab/>
          <w:t>- Firm the seed bed using rollers after sowing;</w:t>
        </w:r>
      </w:ins>
    </w:p>
    <w:p w14:paraId="2DC9A8DD" w14:textId="77777777" w:rsidR="00FC7BA4" w:rsidRDefault="00DF3C56">
      <w:pPr>
        <w:rPr>
          <w:ins w:id="170" w:author="Teacher E-Solutions" w:date="2026-09-25T20:00:00Z" w16du:dateUtc="2026-09-26T00:00:00Z"/>
        </w:rPr>
      </w:pPr>
      <w:ins w:id="171" w:author="Teacher E-Solutions" w:date="2026-09-25T20:00:00Z" w16du:dateUtc="2026-09-26T00:00:00Z">
        <w:r>
          <w:tab/>
          <w:t>- Select a desirable variety of seed for the ecological zone,;</w:t>
        </w:r>
      </w:ins>
    </w:p>
    <w:p w14:paraId="2C5FDF02" w14:textId="77777777" w:rsidR="00FC7BA4" w:rsidRDefault="00DF3C56">
      <w:pPr>
        <w:rPr>
          <w:ins w:id="172" w:author="Teacher E-Solutions" w:date="2026-09-25T20:00:00Z" w16du:dateUtc="2026-09-26T00:00:00Z"/>
        </w:rPr>
      </w:pPr>
      <w:ins w:id="173" w:author="Teacher E-Solutions" w:date="2026-09-25T20:00:00Z" w16du:dateUtc="2026-09-26T00:00:00Z">
        <w:r>
          <w:tab/>
          <w:t>- Sow seeds at the onset rains/ early planting;</w:t>
        </w:r>
      </w:ins>
    </w:p>
    <w:p w14:paraId="74FB1675" w14:textId="77777777" w:rsidR="00FC7BA4" w:rsidRDefault="00DF3C56">
      <w:pPr>
        <w:rPr>
          <w:ins w:id="174" w:author="Teacher E-Solutions" w:date="2026-09-25T20:00:00Z" w16du:dateUtc="2026-09-26T00:00:00Z"/>
        </w:rPr>
      </w:pPr>
      <w:ins w:id="175" w:author="Teacher E-Solutions" w:date="2026-09-25T20:00:00Z" w16du:dateUtc="2026-09-26T00:00:00Z">
        <w:r>
          <w:tab/>
          <w:t>- Apply phosphatic fertilizers at appropriate rate of 200 – 300 kgs/ ha at planting time;</w:t>
        </w:r>
      </w:ins>
    </w:p>
    <w:p w14:paraId="5F997253" w14:textId="77777777" w:rsidR="00FC7BA4" w:rsidRDefault="00DF3C56">
      <w:pPr>
        <w:rPr>
          <w:ins w:id="176" w:author="Teacher E-Solutions" w:date="2026-09-25T20:00:00Z" w16du:dateUtc="2026-09-26T00:00:00Z"/>
        </w:rPr>
      </w:pPr>
      <w:ins w:id="177" w:author="Teacher E-Solutions" w:date="2026-09-25T20:00:00Z" w16du:dateUtc="2026-09-26T00:00:00Z">
        <w:r>
          <w:tab/>
        </w:r>
        <w:r>
          <w:t>- Drill or broadcast  the seeds evenly;</w:t>
        </w:r>
      </w:ins>
    </w:p>
    <w:p w14:paraId="1CC3C2AE" w14:textId="77777777" w:rsidR="00FC7BA4" w:rsidRDefault="00DF3C56">
      <w:pPr>
        <w:rPr>
          <w:ins w:id="178" w:author="Teacher E-Solutions" w:date="2026-09-25T20:00:00Z" w16du:dateUtc="2026-09-26T00:00:00Z"/>
        </w:rPr>
      </w:pPr>
      <w:ins w:id="179" w:author="Teacher E-Solutions" w:date="2026-09-25T20:00:00Z" w16du:dateUtc="2026-09-26T00:00:00Z">
        <w:r>
          <w:tab/>
          <w:t>- Use a recommended seed rate for the variety / seed rate of 1.5 – 2.0 kh/ha pure seeds;</w:t>
        </w:r>
      </w:ins>
    </w:p>
    <w:p w14:paraId="1D104F9A" w14:textId="77777777" w:rsidR="00FC7BA4" w:rsidRDefault="00DF3C56">
      <w:pPr>
        <w:rPr>
          <w:ins w:id="180" w:author="Teacher E-Solutions" w:date="2026-09-25T20:00:00Z" w16du:dateUtc="2026-09-26T00:00:00Z"/>
        </w:rPr>
      </w:pPr>
      <w:ins w:id="181" w:author="Teacher E-Solutions" w:date="2026-09-25T20:00:00Z" w16du:dateUtc="2026-09-26T00:00:00Z">
        <w:r>
          <w:tab/>
          <w:t>- Bury seeds at 2 ½ times their diameter;</w:t>
        </w:r>
      </w:ins>
    </w:p>
    <w:p w14:paraId="15CA77E0" w14:textId="77777777" w:rsidR="00FC7BA4" w:rsidRDefault="00DF3C56">
      <w:pPr>
        <w:rPr>
          <w:ins w:id="182" w:author="Teacher E-Solutions" w:date="2026-09-25T20:00:00Z" w16du:dateUtc="2026-09-26T00:00:00Z"/>
        </w:rPr>
      </w:pPr>
      <w:ins w:id="183" w:author="Teacher E-Solutions" w:date="2026-09-25T20:00:00Z" w16du:dateUtc="2026-09-26T00:00:00Z">
        <w:r>
          <w:tab/>
          <w:t>- Control weeds by uprooting/ apply a suitable herbicide;</w:t>
        </w:r>
      </w:ins>
    </w:p>
    <w:p w14:paraId="1365974E" w14:textId="77777777" w:rsidR="00FC7BA4" w:rsidRDefault="00DF3C56">
      <w:pPr>
        <w:rPr>
          <w:ins w:id="184" w:author="Teacher E-Solutions" w:date="2026-09-25T20:00:00Z" w16du:dateUtc="2026-09-26T00:00:00Z"/>
        </w:rPr>
      </w:pPr>
      <w:ins w:id="185" w:author="Teacher E-Solutions" w:date="2026-09-25T20:00:00Z" w16du:dateUtc="2026-09-26T00:00:00Z">
        <w:r>
          <w:tab/>
          <w:t>- Apply nitrogenous fertilizers about 6 weeks after germination in split application.</w:t>
        </w:r>
      </w:ins>
    </w:p>
    <w:p w14:paraId="3B6A5764" w14:textId="77777777" w:rsidR="00FC7BA4" w:rsidRDefault="00DF3C56">
      <w:pPr>
        <w:rPr>
          <w:ins w:id="186" w:author="Teacher E-Solutions" w:date="2026-09-25T20:00:00Z" w16du:dateUtc="2026-09-26T00:00:00Z"/>
        </w:rPr>
      </w:pPr>
      <w:ins w:id="187" w:author="Teacher E-Solutions" w:date="2026-09-25T20:00:00Z" w16du:dateUtc="2026-09-26T00:00:00Z">
        <w:r>
          <w:tab/>
          <w:t>- Avoid grazing when the pasture is too young.</w:t>
        </w:r>
      </w:ins>
    </w:p>
    <w:p w14:paraId="79A758D0" w14:textId="77777777" w:rsidR="00FC7BA4" w:rsidRDefault="00DF3C56">
      <w:pPr>
        <w:rPr>
          <w:ins w:id="188" w:author="Teacher E-Solutions" w:date="2026-09-25T20:00:00Z" w16du:dateUtc="2026-09-26T00:00:00Z"/>
        </w:rPr>
      </w:pPr>
      <w:ins w:id="189" w:author="Teacher E-Solutions" w:date="2026-09-25T20:00:00Z" w16du:dateUtc="2026-09-26T00:00:00Z">
        <w:r>
          <w:tab/>
          <w:t>- Practice light grazing in the field phase of pasture establishment.</w:t>
        </w:r>
        <w:r>
          <w:tab/>
          <w:t>(10 x 1 = 10 mk)</w:t>
        </w:r>
      </w:ins>
    </w:p>
    <w:p w14:paraId="24071A53" w14:textId="77777777" w:rsidR="00FC7BA4" w:rsidRDefault="00DF3C56">
      <w:pPr>
        <w:rPr>
          <w:ins w:id="190" w:author="Teacher E-Solutions" w:date="2026-09-25T20:00:00Z" w16du:dateUtc="2026-09-26T00:00:00Z"/>
        </w:rPr>
      </w:pPr>
      <w:ins w:id="191" w:author="Teacher E-Solutions" w:date="2026-09-25T20:00:00Z" w16du:dateUtc="2026-09-26T00:00:00Z">
        <w:r>
          <w:t xml:space="preserve">5. </w:t>
        </w:r>
        <w:r>
          <w:tab/>
          <w:t>Two causes of failure in pasture establishment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3F89B83F" w14:textId="77777777" w:rsidR="00FC7BA4" w:rsidRDefault="00DF3C56">
      <w:pPr>
        <w:numPr>
          <w:ilvl w:val="0"/>
          <w:numId w:val="4"/>
        </w:numPr>
        <w:rPr>
          <w:ins w:id="192" w:author="Teacher E-Solutions" w:date="2026-09-25T20:00:00Z" w16du:dateUtc="2026-09-26T00:00:00Z"/>
        </w:rPr>
      </w:pPr>
      <w:ins w:id="193" w:author="Teacher E-Solutions" w:date="2026-09-25T20:00:00Z" w16du:dateUtc="2026-09-26T00:00:00Z">
        <w:r>
          <w:t>Poor seed germination due to wrong placement of seeds</w:t>
        </w:r>
      </w:ins>
    </w:p>
    <w:p w14:paraId="216E176A" w14:textId="77777777" w:rsidR="00FC7BA4" w:rsidRDefault="00DF3C56">
      <w:pPr>
        <w:numPr>
          <w:ilvl w:val="0"/>
          <w:numId w:val="4"/>
        </w:numPr>
        <w:rPr>
          <w:ins w:id="194" w:author="Teacher E-Solutions" w:date="2026-09-25T20:00:00Z" w16du:dateUtc="2026-09-26T00:00:00Z"/>
        </w:rPr>
      </w:pPr>
      <w:ins w:id="195" w:author="Teacher E-Solutions" w:date="2026-09-25T20:00:00Z" w16du:dateUtc="2026-09-26T00:00:00Z">
        <w:r>
          <w:t>Poor inoculation of legume seeds</w:t>
        </w:r>
      </w:ins>
    </w:p>
    <w:p w14:paraId="1784FEC6" w14:textId="77777777" w:rsidR="00FC7BA4" w:rsidRDefault="00DF3C56">
      <w:pPr>
        <w:numPr>
          <w:ilvl w:val="0"/>
          <w:numId w:val="4"/>
        </w:numPr>
        <w:rPr>
          <w:ins w:id="196" w:author="Teacher E-Solutions" w:date="2026-09-25T20:00:00Z" w16du:dateUtc="2026-09-26T00:00:00Z"/>
        </w:rPr>
      </w:pPr>
      <w:ins w:id="197" w:author="Teacher E-Solutions" w:date="2026-09-25T20:00:00Z" w16du:dateUtc="2026-09-26T00:00:00Z">
        <w:r>
          <w:t>Lack f nutrients in the soil</w:t>
        </w:r>
      </w:ins>
    </w:p>
    <w:p w14:paraId="642EAD6C" w14:textId="77777777" w:rsidR="00FC7BA4" w:rsidRDefault="00DF3C56">
      <w:pPr>
        <w:numPr>
          <w:ilvl w:val="0"/>
          <w:numId w:val="4"/>
        </w:numPr>
        <w:rPr>
          <w:ins w:id="198" w:author="Teacher E-Solutions" w:date="2026-09-25T20:00:00Z" w16du:dateUtc="2026-09-26T00:00:00Z"/>
        </w:rPr>
      </w:pPr>
      <w:ins w:id="199" w:author="Teacher E-Solutions" w:date="2026-09-25T20:00:00Z" w16du:dateUtc="2026-09-26T00:00:00Z">
        <w:r>
          <w:t>Unfavourable chemical conditions in the soil</w:t>
        </w:r>
      </w:ins>
    </w:p>
    <w:p w14:paraId="6DBFEA9D" w14:textId="77777777" w:rsidR="00FC7BA4" w:rsidRDefault="00DF3C56">
      <w:pPr>
        <w:numPr>
          <w:ilvl w:val="0"/>
          <w:numId w:val="4"/>
        </w:numPr>
        <w:rPr>
          <w:ins w:id="200" w:author="Teacher E-Solutions" w:date="2026-09-25T20:00:00Z" w16du:dateUtc="2026-09-26T00:00:00Z"/>
        </w:rPr>
      </w:pPr>
      <w:ins w:id="201" w:author="Teacher E-Solutions" w:date="2026-09-25T20:00:00Z" w16du:dateUtc="2026-09-26T00:00:00Z">
        <w:r>
          <w:t xml:space="preserve">Poor drainage </w:t>
        </w:r>
      </w:ins>
    </w:p>
    <w:p w14:paraId="769875D4" w14:textId="77777777" w:rsidR="00FC7BA4" w:rsidRDefault="00DF3C56">
      <w:pPr>
        <w:rPr>
          <w:ins w:id="202" w:author="Teacher E-Solutions" w:date="2026-09-25T20:00:00Z" w16du:dateUtc="2026-09-26T00:00:00Z"/>
        </w:rPr>
      </w:pPr>
      <w:ins w:id="203" w:author="Teacher E-Solutions" w:date="2026-09-25T20:00:00Z" w16du:dateUtc="2026-09-26T00:00:00Z">
        <w:r>
          <w:t xml:space="preserve">      -     Pest and disease attacks</w:t>
        </w:r>
        <w:r>
          <w:tab/>
        </w:r>
      </w:ins>
    </w:p>
    <w:p w14:paraId="51ED3C54" w14:textId="77777777" w:rsidR="00FC7BA4" w:rsidRDefault="00DF3C56">
      <w:pPr>
        <w:rPr>
          <w:ins w:id="204" w:author="Teacher E-Solutions" w:date="2026-09-25T20:00:00Z" w16du:dateUtc="2026-09-26T00:00:00Z"/>
        </w:rPr>
      </w:pPr>
      <w:ins w:id="205" w:author="Teacher E-Solutions" w:date="2026-09-25T20:00:00Z" w16du:dateUtc="2026-09-26T00:00:00Z">
        <w:r>
          <w:t xml:space="preserve">14. </w:t>
        </w:r>
        <w:r>
          <w:tab/>
          <w:t>- High nutritive value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1530352A" w14:textId="77777777" w:rsidR="00FC7BA4" w:rsidRDefault="00DF3C56">
      <w:pPr>
        <w:numPr>
          <w:ilvl w:val="0"/>
          <w:numId w:val="14"/>
        </w:numPr>
        <w:rPr>
          <w:ins w:id="206" w:author="Teacher E-Solutions" w:date="2026-09-25T20:00:00Z" w16du:dateUtc="2026-09-26T00:00:00Z"/>
        </w:rPr>
      </w:pPr>
      <w:ins w:id="207" w:author="Teacher E-Solutions" w:date="2026-09-25T20:00:00Z" w16du:dateUtc="2026-09-26T00:00:00Z">
        <w:r>
          <w:t>relieve bloat</w:t>
        </w:r>
      </w:ins>
    </w:p>
    <w:p w14:paraId="75744D25" w14:textId="77777777" w:rsidR="00FC7BA4" w:rsidRDefault="00DF3C56">
      <w:pPr>
        <w:numPr>
          <w:ilvl w:val="0"/>
          <w:numId w:val="14"/>
        </w:numPr>
        <w:rPr>
          <w:ins w:id="208" w:author="Teacher E-Solutions" w:date="2026-09-25T20:00:00Z" w16du:dateUtc="2026-09-26T00:00:00Z"/>
        </w:rPr>
      </w:pPr>
      <w:ins w:id="209" w:author="Teacher E-Solutions" w:date="2026-09-25T20:00:00Z" w16du:dateUtc="2026-09-26T00:00:00Z">
        <w:r>
          <w:t>Higher yields of forage per unit area</w:t>
        </w:r>
      </w:ins>
    </w:p>
    <w:p w14:paraId="09C069D3" w14:textId="77777777" w:rsidR="00FC7BA4" w:rsidRDefault="00DF3C56">
      <w:pPr>
        <w:numPr>
          <w:ilvl w:val="0"/>
          <w:numId w:val="14"/>
        </w:numPr>
        <w:rPr>
          <w:ins w:id="210" w:author="Teacher E-Solutions" w:date="2026-09-25T20:00:00Z" w16du:dateUtc="2026-09-26T00:00:00Z"/>
        </w:rPr>
      </w:pPr>
      <w:ins w:id="211" w:author="Teacher E-Solutions" w:date="2026-09-25T20:00:00Z" w16du:dateUtc="2026-09-26T00:00:00Z">
        <w:r>
          <w:t>Improve soil fertility due to nitrogen fixation</w:t>
        </w:r>
      </w:ins>
    </w:p>
    <w:p w14:paraId="35A86DFD" w14:textId="77777777" w:rsidR="00FC7BA4" w:rsidRDefault="00DF3C56">
      <w:pPr>
        <w:ind w:firstLine="720"/>
        <w:rPr>
          <w:ins w:id="212" w:author="Teacher E-Solutions" w:date="2026-09-25T20:00:00Z" w16du:dateUtc="2026-09-26T00:00:00Z"/>
        </w:rPr>
      </w:pPr>
      <w:ins w:id="213" w:author="Teacher E-Solutions" w:date="2026-09-25T20:00:00Z" w16du:dateUtc="2026-09-26T00:00:00Z">
        <w:r>
          <w:t>Economy in use of nitrogen fertilizers</w:t>
        </w:r>
        <w:r>
          <w:tab/>
        </w:r>
      </w:ins>
    </w:p>
    <w:p w14:paraId="19904E71" w14:textId="77777777" w:rsidR="00FC7BA4" w:rsidRDefault="00DF3C56">
      <w:pPr>
        <w:rPr>
          <w:ins w:id="214" w:author="Teacher E-Solutions" w:date="2026-09-25T20:00:00Z" w16du:dateUtc="2026-09-26T00:00:00Z"/>
        </w:rPr>
      </w:pPr>
      <w:ins w:id="215" w:author="Teacher E-Solutions" w:date="2026-09-25T20:00:00Z" w16du:dateUtc="2026-09-26T00:00:00Z">
        <w:r>
          <w:t xml:space="preserve">6. </w:t>
        </w:r>
        <w:r>
          <w:tab/>
          <w:t xml:space="preserve">four factors that determine the quality of hay                                                       </w:t>
        </w:r>
        <w:r>
          <w:tab/>
        </w:r>
      </w:ins>
    </w:p>
    <w:p w14:paraId="501DFC1F" w14:textId="77777777" w:rsidR="00FC7BA4" w:rsidRDefault="00DF3C56">
      <w:pPr>
        <w:numPr>
          <w:ilvl w:val="0"/>
          <w:numId w:val="15"/>
        </w:numPr>
        <w:rPr>
          <w:ins w:id="216" w:author="Teacher E-Solutions" w:date="2026-09-25T20:00:00Z" w16du:dateUtc="2026-09-26T00:00:00Z"/>
        </w:rPr>
      </w:pPr>
      <w:ins w:id="217" w:author="Teacher E-Solutions" w:date="2026-09-25T20:00:00Z" w16du:dateUtc="2026-09-26T00:00:00Z">
        <w:r>
          <w:t>Forage species  used</w:t>
        </w:r>
      </w:ins>
    </w:p>
    <w:p w14:paraId="295E1E82" w14:textId="77777777" w:rsidR="00FC7BA4" w:rsidRDefault="00DF3C56">
      <w:pPr>
        <w:numPr>
          <w:ilvl w:val="0"/>
          <w:numId w:val="15"/>
        </w:numPr>
        <w:rPr>
          <w:ins w:id="218" w:author="Teacher E-Solutions" w:date="2026-09-25T20:00:00Z" w16du:dateUtc="2026-09-26T00:00:00Z"/>
        </w:rPr>
      </w:pPr>
      <w:ins w:id="219" w:author="Teacher E-Solutions" w:date="2026-09-25T20:00:00Z" w16du:dateUtc="2026-09-26T00:00:00Z">
        <w:r>
          <w:t>Stage  of  harvesting i.e. leaf-stem ratio</w:t>
        </w:r>
      </w:ins>
    </w:p>
    <w:p w14:paraId="1AC534A0" w14:textId="77777777" w:rsidR="00FC7BA4" w:rsidRDefault="00DF3C56">
      <w:pPr>
        <w:numPr>
          <w:ilvl w:val="0"/>
          <w:numId w:val="15"/>
        </w:numPr>
        <w:rPr>
          <w:ins w:id="220" w:author="Teacher E-Solutions" w:date="2026-09-25T20:00:00Z" w16du:dateUtc="2026-09-26T00:00:00Z"/>
        </w:rPr>
      </w:pPr>
      <w:ins w:id="221" w:author="Teacher E-Solutions" w:date="2026-09-25T20:00:00Z" w16du:dateUtc="2026-09-26T00:00:00Z">
        <w:r>
          <w:t>Length of drying period</w:t>
        </w:r>
      </w:ins>
    </w:p>
    <w:p w14:paraId="1A8097F9" w14:textId="77777777" w:rsidR="00FC7BA4" w:rsidRDefault="00DF3C56">
      <w:pPr>
        <w:numPr>
          <w:ilvl w:val="0"/>
          <w:numId w:val="15"/>
        </w:numPr>
        <w:rPr>
          <w:ins w:id="222" w:author="Teacher E-Solutions" w:date="2026-09-25T20:00:00Z" w16du:dateUtc="2026-09-26T00:00:00Z"/>
        </w:rPr>
      </w:pPr>
      <w:ins w:id="223" w:author="Teacher E-Solutions" w:date="2026-09-25T20:00:00Z" w16du:dateUtc="2026-09-26T00:00:00Z">
        <w:r>
          <w:t>Weather condition during process</w:t>
        </w:r>
      </w:ins>
    </w:p>
    <w:p w14:paraId="5252E7A0" w14:textId="77777777" w:rsidR="00FC7BA4" w:rsidRDefault="00DF3C56">
      <w:pPr>
        <w:numPr>
          <w:ilvl w:val="0"/>
          <w:numId w:val="15"/>
        </w:numPr>
        <w:rPr>
          <w:ins w:id="224" w:author="Teacher E-Solutions" w:date="2026-09-25T20:00:00Z" w16du:dateUtc="2026-09-26T00:00:00Z"/>
        </w:rPr>
      </w:pPr>
      <w:ins w:id="225" w:author="Teacher E-Solutions" w:date="2026-09-25T20:00:00Z" w16du:dateUtc="2026-09-26T00:00:00Z">
        <w:r>
          <w:t>Conditions of storage  structure</w:t>
        </w:r>
      </w:ins>
    </w:p>
    <w:p w14:paraId="518CB97E" w14:textId="77777777" w:rsidR="00FC7BA4" w:rsidRDefault="00DF3C56">
      <w:pPr>
        <w:rPr>
          <w:ins w:id="226" w:author="Teacher E-Solutions" w:date="2026-09-25T20:00:00Z" w16du:dateUtc="2026-09-26T00:00:00Z"/>
        </w:rPr>
      </w:pPr>
      <w:ins w:id="227" w:author="Teacher E-Solutions" w:date="2026-09-25T20:00:00Z" w16du:dateUtc="2026-09-26T00:00:00Z">
        <w:r>
          <w:t>7.</w:t>
        </w:r>
        <w:r>
          <w:tab/>
          <w:t xml:space="preserve">a) </w:t>
        </w:r>
        <w:r>
          <w:tab/>
          <w:t>Altitude</w:t>
        </w:r>
        <w:r>
          <w:tab/>
          <w:t>- High altitude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1EB504D8" w14:textId="77777777" w:rsidR="00FC7BA4" w:rsidRDefault="00DF3C56">
      <w:pPr>
        <w:rPr>
          <w:ins w:id="228" w:author="Teacher E-Solutions" w:date="2026-09-25T20:00:00Z" w16du:dateUtc="2026-09-26T00:00:00Z"/>
        </w:rPr>
      </w:pPr>
      <w:ins w:id="229" w:author="Teacher E-Solutions" w:date="2026-09-25T20:00:00Z" w16du:dateUtc="2026-09-26T00:00:00Z">
        <w:r>
          <w:tab/>
        </w:r>
        <w:r>
          <w:tab/>
        </w:r>
        <w:r>
          <w:tab/>
        </w:r>
        <w:r>
          <w:tab/>
          <w:t>- 2000 m above sea level</w:t>
        </w:r>
      </w:ins>
    </w:p>
    <w:p w14:paraId="2187A5CB" w14:textId="77777777" w:rsidR="00FC7BA4" w:rsidRDefault="00DF3C56">
      <w:pPr>
        <w:rPr>
          <w:ins w:id="230" w:author="Teacher E-Solutions" w:date="2026-09-25T20:00:00Z" w16du:dateUtc="2026-09-26T00:00:00Z"/>
        </w:rPr>
      </w:pPr>
      <w:ins w:id="231" w:author="Teacher E-Solutions" w:date="2026-09-25T20:00:00Z" w16du:dateUtc="2026-09-26T00:00:00Z">
        <w:r>
          <w:tab/>
        </w:r>
        <w:r>
          <w:tab/>
          <w:t xml:space="preserve">Soils </w:t>
        </w:r>
        <w:r>
          <w:tab/>
        </w:r>
        <w:r>
          <w:tab/>
          <w:t>- well drained</w:t>
        </w:r>
      </w:ins>
    </w:p>
    <w:p w14:paraId="6BF00F9F" w14:textId="77777777" w:rsidR="00FC7BA4" w:rsidRDefault="00DF3C56">
      <w:pPr>
        <w:rPr>
          <w:ins w:id="232" w:author="Teacher E-Solutions" w:date="2026-09-25T20:00:00Z" w16du:dateUtc="2026-09-26T00:00:00Z"/>
        </w:rPr>
      </w:pPr>
      <w:ins w:id="233" w:author="Teacher E-Solutions" w:date="2026-09-25T20:00:00Z" w16du:dateUtc="2026-09-26T00:00:00Z">
        <w:r>
          <w:tab/>
        </w:r>
        <w:r>
          <w:tab/>
        </w:r>
        <w:r>
          <w:tab/>
        </w:r>
        <w:r>
          <w:tab/>
          <w:t>- deep fertile</w:t>
        </w:r>
      </w:ins>
    </w:p>
    <w:p w14:paraId="73942D69" w14:textId="77777777" w:rsidR="00FC7BA4" w:rsidRDefault="00DF3C56">
      <w:pPr>
        <w:rPr>
          <w:ins w:id="234" w:author="Teacher E-Solutions" w:date="2026-09-25T20:00:00Z" w16du:dateUtc="2026-09-26T00:00:00Z"/>
        </w:rPr>
      </w:pPr>
      <w:ins w:id="235" w:author="Teacher E-Solutions" w:date="2026-09-25T20:00:00Z" w16du:dateUtc="2026-09-26T00:00:00Z">
        <w:r>
          <w:tab/>
        </w:r>
        <w:r>
          <w:tab/>
          <w:t xml:space="preserve">Rainfall </w:t>
        </w:r>
        <w:r>
          <w:tab/>
          <w:t>High rainfall above 900mm per annum</w:t>
        </w:r>
      </w:ins>
    </w:p>
    <w:p w14:paraId="169F0F81" w14:textId="77777777" w:rsidR="00FC7BA4" w:rsidRDefault="00DF3C56">
      <w:pPr>
        <w:rPr>
          <w:ins w:id="236" w:author="Teacher E-Solutions" w:date="2026-09-25T20:00:00Z" w16du:dateUtc="2026-09-26T00:00:00Z"/>
        </w:rPr>
      </w:pPr>
      <w:ins w:id="237" w:author="Teacher E-Solutions" w:date="2026-09-25T20:00:00Z" w16du:dateUtc="2026-09-26T00:00:00Z">
        <w:r>
          <w:tab/>
        </w:r>
        <w:r>
          <w:tab/>
        </w:r>
        <w:r>
          <w:tab/>
        </w:r>
        <w:r>
          <w:tab/>
          <w:t>Well distributed throughout the growing period</w:t>
        </w:r>
      </w:ins>
    </w:p>
    <w:p w14:paraId="6F22932A" w14:textId="77777777" w:rsidR="00FC7BA4" w:rsidRDefault="00DF3C56">
      <w:pPr>
        <w:rPr>
          <w:ins w:id="238" w:author="Teacher E-Solutions" w:date="2026-09-25T20:00:00Z" w16du:dateUtc="2026-09-26T00:00:00Z"/>
        </w:rPr>
      </w:pPr>
      <w:ins w:id="239" w:author="Teacher E-Solutions" w:date="2026-09-25T20:00:00Z" w16du:dateUtc="2026-09-26T00:00:00Z">
        <w:r>
          <w:tab/>
          <w:t xml:space="preserve">b) </w:t>
        </w:r>
      </w:ins>
    </w:p>
    <w:p w14:paraId="1C74A127" w14:textId="77777777" w:rsidR="00FC7BA4" w:rsidRDefault="00DF3C56">
      <w:pPr>
        <w:numPr>
          <w:ilvl w:val="0"/>
          <w:numId w:val="16"/>
        </w:numPr>
        <w:rPr>
          <w:ins w:id="240" w:author="Teacher E-Solutions" w:date="2026-09-25T20:00:00Z" w16du:dateUtc="2026-09-26T00:00:00Z"/>
        </w:rPr>
      </w:pPr>
      <w:ins w:id="241" w:author="Teacher E-Solutions" w:date="2026-09-25T20:00:00Z" w16du:dateUtc="2026-09-26T00:00:00Z">
        <w:r>
          <w:t>Prepare land early enough/ during dry season/ before onset of rains</w:t>
        </w:r>
      </w:ins>
    </w:p>
    <w:p w14:paraId="4157286A" w14:textId="77777777" w:rsidR="00FC7BA4" w:rsidRDefault="00DF3C56">
      <w:pPr>
        <w:numPr>
          <w:ilvl w:val="0"/>
          <w:numId w:val="16"/>
        </w:numPr>
        <w:rPr>
          <w:ins w:id="242" w:author="Teacher E-Solutions" w:date="2026-09-25T20:00:00Z" w16du:dateUtc="2026-09-26T00:00:00Z"/>
        </w:rPr>
      </w:pPr>
      <w:ins w:id="243" w:author="Teacher E-Solutions" w:date="2026-09-25T20:00:00Z" w16du:dateUtc="2026-09-26T00:00:00Z">
        <w:r>
          <w:t>Carry out primary cultivation appropriately</w:t>
        </w:r>
      </w:ins>
    </w:p>
    <w:p w14:paraId="47B63CC7" w14:textId="77777777" w:rsidR="00FC7BA4" w:rsidRDefault="00DF3C56">
      <w:pPr>
        <w:numPr>
          <w:ilvl w:val="0"/>
          <w:numId w:val="16"/>
        </w:numPr>
        <w:rPr>
          <w:ins w:id="244" w:author="Teacher E-Solutions" w:date="2026-09-25T20:00:00Z" w16du:dateUtc="2026-09-26T00:00:00Z"/>
        </w:rPr>
      </w:pPr>
      <w:ins w:id="245" w:author="Teacher E-Solutions" w:date="2026-09-25T20:00:00Z" w16du:dateUtc="2026-09-26T00:00:00Z">
        <w:r>
          <w:t>Harrow to a medium tilth</w:t>
        </w:r>
      </w:ins>
    </w:p>
    <w:p w14:paraId="35468911" w14:textId="77777777" w:rsidR="00FC7BA4" w:rsidRDefault="00DF3C56">
      <w:pPr>
        <w:numPr>
          <w:ilvl w:val="0"/>
          <w:numId w:val="16"/>
        </w:numPr>
        <w:rPr>
          <w:ins w:id="246" w:author="Teacher E-Solutions" w:date="2026-09-25T20:00:00Z" w16du:dateUtc="2026-09-26T00:00:00Z"/>
        </w:rPr>
      </w:pPr>
      <w:ins w:id="247" w:author="Teacher E-Solutions" w:date="2026-09-25T20:00:00Z" w16du:dateUtc="2026-09-26T00:00:00Z">
        <w:r>
          <w:t>Remove all perennial weeds</w:t>
        </w:r>
      </w:ins>
    </w:p>
    <w:p w14:paraId="6E0524CB" w14:textId="77777777" w:rsidR="00FC7BA4" w:rsidRDefault="00FC7BA4">
      <w:pPr>
        <w:rPr>
          <w:ins w:id="248" w:author="Teacher E-Solutions" w:date="2026-09-25T20:00:00Z" w16du:dateUtc="2026-09-26T00:00:00Z"/>
        </w:rPr>
      </w:pPr>
    </w:p>
    <w:p w14:paraId="566174DC" w14:textId="77777777" w:rsidR="00FC7BA4" w:rsidRDefault="00DF3C56">
      <w:pPr>
        <w:numPr>
          <w:ilvl w:val="0"/>
          <w:numId w:val="17"/>
        </w:numPr>
        <w:rPr>
          <w:ins w:id="249" w:author="Teacher E-Solutions" w:date="2026-09-25T20:00:00Z" w16du:dateUtc="2026-09-26T00:00:00Z"/>
        </w:rPr>
      </w:pPr>
      <w:ins w:id="250" w:author="Teacher E-Solutions" w:date="2026-09-25T20:00:00Z" w16du:dateUtc="2026-09-26T00:00:00Z">
        <w:r>
          <w:t>- Establishment from stem cutting or splits or seeds makes furrows at a spacing 1m apart. Plant the grass 0.5m apart within the rows. Holes may also be used</w:t>
        </w:r>
      </w:ins>
    </w:p>
    <w:p w14:paraId="73CCF229" w14:textId="77777777" w:rsidR="00FC7BA4" w:rsidRDefault="00DF3C56">
      <w:pPr>
        <w:ind w:left="1440"/>
        <w:rPr>
          <w:ins w:id="251" w:author="Teacher E-Solutions" w:date="2026-09-25T20:00:00Z" w16du:dateUtc="2026-09-26T00:00:00Z"/>
        </w:rPr>
      </w:pPr>
      <w:ins w:id="252" w:author="Teacher E-Solutions" w:date="2026-09-25T20:00:00Z" w16du:dateUtc="2026-09-26T00:00:00Z">
        <w:r>
          <w:t>Planting is done on the onset of long rains</w:t>
        </w:r>
      </w:ins>
    </w:p>
    <w:p w14:paraId="187311B9" w14:textId="77777777" w:rsidR="00FC7BA4" w:rsidRDefault="00DF3C56">
      <w:pPr>
        <w:ind w:left="1440"/>
        <w:rPr>
          <w:ins w:id="253" w:author="Teacher E-Solutions" w:date="2026-09-25T20:00:00Z" w16du:dateUtc="2026-09-26T00:00:00Z"/>
        </w:rPr>
      </w:pPr>
      <w:ins w:id="254" w:author="Teacher E-Solutions" w:date="2026-09-25T20:00:00Z" w16du:dateUtc="2026-09-26T00:00:00Z">
        <w:r>
          <w:t>Phosphate fertilizers are used as planting fertilizers</w:t>
        </w:r>
      </w:ins>
    </w:p>
    <w:p w14:paraId="117B9F3B" w14:textId="77777777" w:rsidR="00FC7BA4" w:rsidRDefault="00DF3C56">
      <w:pPr>
        <w:ind w:left="1440"/>
        <w:rPr>
          <w:ins w:id="255" w:author="Teacher E-Solutions" w:date="2026-09-25T20:00:00Z" w16du:dateUtc="2026-09-26T00:00:00Z"/>
        </w:rPr>
      </w:pPr>
      <w:ins w:id="256" w:author="Teacher E-Solutions" w:date="2026-09-25T20:00:00Z" w16du:dateUtc="2026-09-26T00:00:00Z">
        <w:r>
          <w:t>DAP fertilizer is applied at the rate of 100 – 150kg/ ha</w:t>
        </w:r>
      </w:ins>
    </w:p>
    <w:p w14:paraId="4E9856AD" w14:textId="77777777" w:rsidR="00FC7BA4" w:rsidRDefault="00DF3C56">
      <w:pPr>
        <w:ind w:left="1440"/>
        <w:rPr>
          <w:ins w:id="257" w:author="Teacher E-Solutions" w:date="2026-09-25T20:00:00Z" w16du:dateUtc="2026-09-26T00:00:00Z"/>
        </w:rPr>
      </w:pPr>
      <w:ins w:id="258" w:author="Teacher E-Solutions" w:date="2026-09-25T20:00:00Z" w16du:dateUtc="2026-09-26T00:00:00Z">
        <w:r>
          <w:t xml:space="preserve">Organic manure is applied at the rate 10 tones/ ha </w:t>
        </w:r>
      </w:ins>
    </w:p>
    <w:p w14:paraId="4542062F" w14:textId="77777777" w:rsidR="00FC7BA4" w:rsidRDefault="00FC7BA4">
      <w:pPr>
        <w:ind w:left="1440"/>
        <w:rPr>
          <w:ins w:id="259" w:author="Teacher E-Solutions" w:date="2026-09-25T20:00:00Z" w16du:dateUtc="2026-09-26T00:00:00Z"/>
        </w:rPr>
      </w:pPr>
    </w:p>
    <w:p w14:paraId="10F42307" w14:textId="77777777" w:rsidR="00FC7BA4" w:rsidRDefault="00DF3C56">
      <w:pPr>
        <w:rPr>
          <w:ins w:id="260" w:author="Teacher E-Solutions" w:date="2026-09-25T20:00:00Z" w16du:dateUtc="2026-09-26T00:00:00Z"/>
        </w:rPr>
      </w:pPr>
      <w:ins w:id="261" w:author="Teacher E-Solutions" w:date="2026-09-25T20:00:00Z" w16du:dateUtc="2026-09-26T00:00:00Z">
        <w:r>
          <w:tab/>
          <w:t xml:space="preserve">d) </w:t>
        </w:r>
      </w:ins>
    </w:p>
    <w:p w14:paraId="00F070E1" w14:textId="77777777" w:rsidR="00FC7BA4" w:rsidRDefault="00DF3C56">
      <w:pPr>
        <w:rPr>
          <w:ins w:id="262" w:author="Teacher E-Solutions" w:date="2026-09-25T20:00:00Z" w16du:dateUtc="2026-09-26T00:00:00Z"/>
        </w:rPr>
      </w:pPr>
      <w:ins w:id="263" w:author="Teacher E-Solutions" w:date="2026-09-25T20:00:00Z" w16du:dateUtc="2026-09-26T00:00:00Z">
        <w:r>
          <w:tab/>
        </w:r>
        <w:r>
          <w:tab/>
          <w:t>Utilization – chopped and fed to livestock as green fodder</w:t>
        </w:r>
      </w:ins>
    </w:p>
    <w:p w14:paraId="23271718" w14:textId="77777777" w:rsidR="00FC7BA4" w:rsidRDefault="00DF3C56">
      <w:pPr>
        <w:rPr>
          <w:ins w:id="264" w:author="Teacher E-Solutions" w:date="2026-09-25T20:00:00Z" w16du:dateUtc="2026-09-26T00:00:00Z"/>
        </w:rPr>
      </w:pPr>
      <w:ins w:id="265" w:author="Teacher E-Solutions" w:date="2026-09-25T20:00:00Z" w16du:dateUtc="2026-09-26T00:00:00Z">
        <w:r>
          <w:tab/>
        </w:r>
        <w:r>
          <w:tab/>
        </w:r>
        <w:r>
          <w:t>Detoliation – can be harvested when it is over 8 – 12 weeks</w:t>
        </w:r>
      </w:ins>
    </w:p>
    <w:p w14:paraId="2DADC5C5" w14:textId="77777777" w:rsidR="00FC7BA4" w:rsidRDefault="00FC7BA4">
      <w:pPr>
        <w:rPr>
          <w:ins w:id="266" w:author="Teacher E-Solutions" w:date="2026-09-25T20:00:00Z" w16du:dateUtc="2026-09-26T00:00:00Z"/>
        </w:rPr>
      </w:pPr>
    </w:p>
    <w:p w14:paraId="7E88D192" w14:textId="77777777" w:rsidR="00FC7BA4" w:rsidRDefault="00DF3C56">
      <w:pPr>
        <w:rPr>
          <w:ins w:id="267" w:author="Teacher E-Solutions" w:date="2026-09-25T20:00:00Z" w16du:dateUtc="2026-09-26T00:00:00Z"/>
        </w:rPr>
      </w:pPr>
      <w:ins w:id="268" w:author="Teacher E-Solutions" w:date="2026-09-25T20:00:00Z" w16du:dateUtc="2026-09-26T00:00:00Z">
        <w:r>
          <w:tab/>
        </w:r>
        <w:r>
          <w:tab/>
          <w:t xml:space="preserve">ii) </w:t>
        </w:r>
      </w:ins>
    </w:p>
    <w:p w14:paraId="61DCBCAB" w14:textId="77777777" w:rsidR="00FC7BA4" w:rsidRDefault="00DF3C56">
      <w:pPr>
        <w:numPr>
          <w:ilvl w:val="0"/>
          <w:numId w:val="18"/>
        </w:numPr>
        <w:rPr>
          <w:ins w:id="269" w:author="Teacher E-Solutions" w:date="2026-09-25T20:00:00Z" w16du:dateUtc="2026-09-26T00:00:00Z"/>
        </w:rPr>
      </w:pPr>
      <w:ins w:id="270" w:author="Teacher E-Solutions" w:date="2026-09-25T20:00:00Z" w16du:dateUtc="2026-09-26T00:00:00Z">
        <w:r>
          <w:t>Forage has high DM content hence high DM yield</w:t>
        </w:r>
      </w:ins>
    </w:p>
    <w:p w14:paraId="6C3EE07B" w14:textId="77777777" w:rsidR="00FC7BA4" w:rsidRDefault="00DF3C56">
      <w:pPr>
        <w:numPr>
          <w:ilvl w:val="0"/>
          <w:numId w:val="18"/>
        </w:numPr>
        <w:rPr>
          <w:ins w:id="271" w:author="Teacher E-Solutions" w:date="2026-09-25T20:00:00Z" w16du:dateUtc="2026-09-26T00:00:00Z"/>
        </w:rPr>
      </w:pPr>
      <w:ins w:id="272" w:author="Teacher E-Solutions" w:date="2026-09-25T20:00:00Z" w16du:dateUtc="2026-09-26T00:00:00Z">
        <w:r>
          <w:t>High cellulose content hence it is woody and fibrous</w:t>
        </w:r>
      </w:ins>
    </w:p>
    <w:p w14:paraId="4336D242" w14:textId="77777777" w:rsidR="00FC7BA4" w:rsidRDefault="00DF3C56">
      <w:pPr>
        <w:numPr>
          <w:ilvl w:val="0"/>
          <w:numId w:val="18"/>
        </w:numPr>
        <w:rPr>
          <w:ins w:id="273" w:author="Teacher E-Solutions" w:date="2026-09-25T20:00:00Z" w16du:dateUtc="2026-09-26T00:00:00Z"/>
        </w:rPr>
      </w:pPr>
      <w:ins w:id="274" w:author="Teacher E-Solutions" w:date="2026-09-25T20:00:00Z" w16du:dateUtc="2026-09-26T00:00:00Z">
        <w:r>
          <w:t>High lignin cuten lannin and silia content which are all indigestible</w:t>
        </w:r>
      </w:ins>
    </w:p>
    <w:p w14:paraId="292D0652" w14:textId="77777777" w:rsidR="00FC7BA4" w:rsidRDefault="00DF3C56">
      <w:pPr>
        <w:numPr>
          <w:ilvl w:val="0"/>
          <w:numId w:val="18"/>
        </w:numPr>
        <w:rPr>
          <w:ins w:id="275" w:author="Teacher E-Solutions" w:date="2026-09-25T20:00:00Z" w16du:dateUtc="2026-09-26T00:00:00Z"/>
        </w:rPr>
      </w:pPr>
      <w:ins w:id="276" w:author="Teacher E-Solutions" w:date="2026-09-25T20:00:00Z" w16du:dateUtc="2026-09-26T00:00:00Z">
        <w:r>
          <w:t>It has low crude protein content</w:t>
        </w:r>
      </w:ins>
    </w:p>
    <w:p w14:paraId="3F58312F" w14:textId="77777777" w:rsidR="00FC7BA4" w:rsidRDefault="00DF3C56">
      <w:pPr>
        <w:numPr>
          <w:ilvl w:val="0"/>
          <w:numId w:val="18"/>
        </w:numPr>
        <w:rPr>
          <w:ins w:id="277" w:author="Teacher E-Solutions" w:date="2026-09-25T20:00:00Z" w16du:dateUtc="2026-09-26T00:00:00Z"/>
        </w:rPr>
      </w:pPr>
      <w:ins w:id="278" w:author="Teacher E-Solutions" w:date="2026-09-25T20:00:00Z" w16du:dateUtc="2026-09-26T00:00:00Z">
        <w:r>
          <w:t>It has low leaf stem – ratio</w:t>
        </w:r>
      </w:ins>
    </w:p>
    <w:p w14:paraId="3563B729" w14:textId="77777777" w:rsidR="00FC7BA4" w:rsidRDefault="00DF3C56">
      <w:pPr>
        <w:numPr>
          <w:ilvl w:val="0"/>
          <w:numId w:val="18"/>
        </w:numPr>
        <w:rPr>
          <w:ins w:id="279" w:author="Teacher E-Solutions" w:date="2026-09-25T20:00:00Z" w16du:dateUtc="2026-09-26T00:00:00Z"/>
        </w:rPr>
      </w:pPr>
      <w:ins w:id="280" w:author="Teacher E-Solutions" w:date="2026-09-25T20:00:00Z" w16du:dateUtc="2026-09-26T00:00:00Z">
        <w:r>
          <w:t>It has low dry matter digestibility</w:t>
        </w:r>
      </w:ins>
    </w:p>
    <w:p w14:paraId="4D7666A0" w14:textId="77777777" w:rsidR="00FC7BA4" w:rsidRDefault="00DF3C56">
      <w:pPr>
        <w:rPr>
          <w:ins w:id="281" w:author="Teacher E-Solutions" w:date="2026-09-25T20:00:00Z" w16du:dateUtc="2026-09-26T00:00:00Z"/>
        </w:rPr>
      </w:pPr>
      <w:ins w:id="282" w:author="Teacher E-Solutions" w:date="2026-09-25T20:00:00Z" w16du:dateUtc="2026-09-26T00:00:00Z">
        <w:r>
          <w:t xml:space="preserve">8. </w:t>
        </w:r>
        <w:r>
          <w:tab/>
          <w:t>– Weather conditions during dry process;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524BF3F2" w14:textId="77777777" w:rsidR="00FC7BA4" w:rsidRDefault="00DF3C56">
      <w:pPr>
        <w:ind w:left="720"/>
        <w:rPr>
          <w:ins w:id="283" w:author="Teacher E-Solutions" w:date="2026-09-25T20:00:00Z" w16du:dateUtc="2026-09-26T00:00:00Z"/>
        </w:rPr>
      </w:pPr>
      <w:ins w:id="284" w:author="Teacher E-Solutions" w:date="2026-09-25T20:00:00Z" w16du:dateUtc="2026-09-26T00:00:00Z">
        <w:r>
          <w:t>-Length of the drying period</w:t>
        </w:r>
      </w:ins>
    </w:p>
    <w:p w14:paraId="46DA735D" w14:textId="77777777" w:rsidR="00FC7BA4" w:rsidRDefault="00DF3C56">
      <w:pPr>
        <w:ind w:left="720"/>
        <w:rPr>
          <w:ins w:id="285" w:author="Teacher E-Solutions" w:date="2026-09-25T20:00:00Z" w16du:dateUtc="2026-09-26T00:00:00Z"/>
        </w:rPr>
      </w:pPr>
      <w:ins w:id="286" w:author="Teacher E-Solutions" w:date="2026-09-25T20:00:00Z" w16du:dateUtc="2026-09-26T00:00:00Z">
        <w:r>
          <w:t>- Stage of growth at harvesting time/leaf-stem ratio of the plant species;</w:t>
        </w:r>
      </w:ins>
    </w:p>
    <w:p w14:paraId="45889891" w14:textId="77777777" w:rsidR="00FC7BA4" w:rsidRDefault="00DF3C56">
      <w:pPr>
        <w:ind w:left="720"/>
        <w:rPr>
          <w:ins w:id="287" w:author="Teacher E-Solutions" w:date="2026-09-25T20:00:00Z" w16du:dateUtc="2026-09-26T00:00:00Z"/>
        </w:rPr>
      </w:pPr>
      <w:ins w:id="288" w:author="Teacher E-Solutions" w:date="2026-09-25T20:00:00Z" w16du:dateUtc="2026-09-26T00:00:00Z">
        <w:r>
          <w:t>- Species of the hay crop;</w:t>
        </w:r>
      </w:ins>
    </w:p>
    <w:p w14:paraId="2451CE17" w14:textId="77777777" w:rsidR="00FC7BA4" w:rsidRDefault="00DF3C56">
      <w:pPr>
        <w:ind w:left="720"/>
        <w:rPr>
          <w:ins w:id="289" w:author="Teacher E-Solutions" w:date="2026-09-25T20:00:00Z" w16du:dateUtc="2026-09-26T00:00:00Z"/>
        </w:rPr>
      </w:pPr>
      <w:ins w:id="290" w:author="Teacher E-Solutions" w:date="2026-09-25T20:00:00Z" w16du:dateUtc="2026-09-26T00:00:00Z">
        <w:r>
          <w:t>- Storage facilities/method of storage;</w:t>
        </w:r>
      </w:ins>
    </w:p>
    <w:p w14:paraId="715C12E8" w14:textId="77777777" w:rsidR="00FC7BA4" w:rsidRDefault="00DF3C56">
      <w:pPr>
        <w:ind w:left="720"/>
        <w:rPr>
          <w:ins w:id="291" w:author="Teacher E-Solutions" w:date="2026-09-25T20:00:00Z" w16du:dateUtc="2026-09-26T00:00:00Z"/>
        </w:rPr>
      </w:pPr>
      <w:ins w:id="292" w:author="Teacher E-Solutions" w:date="2026-09-25T20:00:00Z" w16du:dateUtc="2026-09-26T00:00:00Z">
        <w:r>
          <w:t>- Period of storage</w:t>
        </w:r>
      </w:ins>
    </w:p>
    <w:p w14:paraId="744E4437" w14:textId="77777777" w:rsidR="00FC7BA4" w:rsidRDefault="00DF3C56">
      <w:pPr>
        <w:ind w:left="720"/>
        <w:rPr>
          <w:ins w:id="293" w:author="Teacher E-Solutions" w:date="2026-09-25T20:00:00Z" w16du:dateUtc="2026-09-26T00:00:00Z"/>
        </w:rPr>
      </w:pPr>
      <w:ins w:id="294" w:author="Teacher E-Solutions" w:date="2026-09-25T20:00:00Z" w16du:dateUtc="2026-09-26T00:00:00Z">
        <w:r>
          <w:t>- Disease and pest attack on the crop;</w:t>
        </w:r>
      </w:ins>
    </w:p>
    <w:p w14:paraId="799BEE6F" w14:textId="77777777" w:rsidR="00FC7BA4" w:rsidRDefault="00DF3C56">
      <w:pPr>
        <w:ind w:left="720"/>
        <w:rPr>
          <w:ins w:id="295" w:author="Teacher E-Solutions" w:date="2026-09-25T20:00:00Z" w16du:dateUtc="2026-09-26T00:00:00Z"/>
        </w:rPr>
      </w:pPr>
      <w:ins w:id="296" w:author="Teacher E-Solutions" w:date="2026-09-25T20:00:00Z" w16du:dateUtc="2026-09-26T00:00:00Z">
        <w:r>
          <w:t>- Fertility of the soil;</w:t>
        </w:r>
      </w:ins>
    </w:p>
    <w:p w14:paraId="6E170D49" w14:textId="77777777" w:rsidR="00FC7BA4" w:rsidRDefault="00DF3C56">
      <w:pPr>
        <w:rPr>
          <w:ins w:id="297" w:author="Teacher E-Solutions" w:date="2026-09-25T20:00:00Z" w16du:dateUtc="2026-09-26T00:00:00Z"/>
        </w:rPr>
      </w:pPr>
      <w:ins w:id="298" w:author="Teacher E-Solutions" w:date="2026-09-25T20:00:00Z" w16du:dateUtc="2026-09-26T00:00:00Z">
        <w:r>
          <w:t xml:space="preserve">9. </w:t>
        </w:r>
        <w:r>
          <w:tab/>
          <w:t>(a) (i) Preparation of farm yard manure:-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</w:p>
    <w:p w14:paraId="05659831" w14:textId="77777777" w:rsidR="00FC7BA4" w:rsidRDefault="00DF3C56">
      <w:pPr>
        <w:numPr>
          <w:ilvl w:val="0"/>
          <w:numId w:val="5"/>
        </w:numPr>
        <w:rPr>
          <w:ins w:id="299" w:author="Teacher E-Solutions" w:date="2026-09-25T20:00:00Z" w16du:dateUtc="2026-09-26T00:00:00Z"/>
        </w:rPr>
      </w:pPr>
      <w:ins w:id="300" w:author="Teacher E-Solutions" w:date="2026-09-25T20:00:00Z" w16du:dateUtc="2026-09-26T00:00:00Z">
        <w:r>
          <w:t>Collect animal waste/refuse/dung and urine;</w:t>
        </w:r>
      </w:ins>
    </w:p>
    <w:p w14:paraId="258C4E38" w14:textId="77777777" w:rsidR="00FC7BA4" w:rsidRDefault="00DF3C56">
      <w:pPr>
        <w:numPr>
          <w:ilvl w:val="0"/>
          <w:numId w:val="5"/>
        </w:numPr>
        <w:rPr>
          <w:ins w:id="301" w:author="Teacher E-Solutions" w:date="2026-09-25T20:00:00Z" w16du:dateUtc="2026-09-26T00:00:00Z"/>
        </w:rPr>
      </w:pPr>
      <w:ins w:id="302" w:author="Teacher E-Solutions" w:date="2026-09-25T20:00:00Z" w16du:dateUtc="2026-09-26T00:00:00Z">
        <w:r>
          <w:t>Collect animal bedding/litter and other rotten plant residues;</w:t>
        </w:r>
      </w:ins>
    </w:p>
    <w:p w14:paraId="12A17996" w14:textId="77777777" w:rsidR="00FC7BA4" w:rsidRDefault="00DF3C56">
      <w:pPr>
        <w:numPr>
          <w:ilvl w:val="0"/>
          <w:numId w:val="5"/>
        </w:numPr>
        <w:rPr>
          <w:ins w:id="303" w:author="Teacher E-Solutions" w:date="2026-09-25T20:00:00Z" w16du:dateUtc="2026-09-26T00:00:00Z"/>
        </w:rPr>
      </w:pPr>
      <w:ins w:id="304" w:author="Teacher E-Solutions" w:date="2026-09-25T20:00:00Z" w16du:dateUtc="2026-09-26T00:00:00Z">
        <w:r>
          <w:t>Store collected materials under roof/shed to prevent leaching and oxidization of nutrients;</w:t>
        </w:r>
      </w:ins>
    </w:p>
    <w:p w14:paraId="57C22EA8" w14:textId="77777777" w:rsidR="00FC7BA4" w:rsidRDefault="00DF3C56">
      <w:pPr>
        <w:numPr>
          <w:ilvl w:val="0"/>
          <w:numId w:val="5"/>
        </w:numPr>
        <w:rPr>
          <w:ins w:id="305" w:author="Teacher E-Solutions" w:date="2026-09-25T20:00:00Z" w16du:dateUtc="2026-09-26T00:00:00Z"/>
        </w:rPr>
      </w:pPr>
      <w:ins w:id="306" w:author="Teacher E-Solutions" w:date="2026-09-25T20:00:00Z" w16du:dateUtc="2026-09-26T00:00:00Z">
        <w:r>
          <w:t>Turnover the materials regularly;</w:t>
        </w:r>
      </w:ins>
    </w:p>
    <w:p w14:paraId="4F84C197" w14:textId="77777777" w:rsidR="00FC7BA4" w:rsidRDefault="00DF3C56">
      <w:pPr>
        <w:numPr>
          <w:ilvl w:val="0"/>
          <w:numId w:val="5"/>
        </w:numPr>
        <w:rPr>
          <w:ins w:id="307" w:author="Teacher E-Solutions" w:date="2026-09-25T20:00:00Z" w16du:dateUtc="2026-09-26T00:00:00Z"/>
        </w:rPr>
      </w:pPr>
      <w:ins w:id="308" w:author="Teacher E-Solutions" w:date="2026-09-25T20:00:00Z" w16du:dateUtc="2026-09-26T00:00:00Z">
        <w:r>
          <w:t>Sprinkle water if dry;</w:t>
        </w:r>
      </w:ins>
    </w:p>
    <w:p w14:paraId="3303A08A" w14:textId="77777777" w:rsidR="00FC7BA4" w:rsidRDefault="00DF3C56">
      <w:pPr>
        <w:numPr>
          <w:ilvl w:val="0"/>
          <w:numId w:val="5"/>
        </w:numPr>
        <w:rPr>
          <w:ins w:id="309" w:author="Teacher E-Solutions" w:date="2026-09-25T20:00:00Z" w16du:dateUtc="2026-09-26T00:00:00Z"/>
        </w:rPr>
      </w:pPr>
      <w:ins w:id="310" w:author="Teacher E-Solutions" w:date="2026-09-25T20:00:00Z" w16du:dateUtc="2026-09-26T00:00:00Z">
        <w:r>
          <w:t>leave the material to rote completely before use;</w:t>
        </w:r>
        <w:r>
          <w:tab/>
        </w:r>
        <w:r>
          <w:tab/>
        </w:r>
        <w:r>
          <w:t xml:space="preserve">(6x1=6mks)   </w:t>
        </w:r>
      </w:ins>
    </w:p>
    <w:p w14:paraId="2D328A14" w14:textId="77777777" w:rsidR="00FC7BA4" w:rsidRDefault="00DF3C56">
      <w:pPr>
        <w:ind w:firstLine="720"/>
        <w:rPr>
          <w:ins w:id="311" w:author="Teacher E-Solutions" w:date="2026-09-25T20:00:00Z" w16du:dateUtc="2026-09-26T00:00:00Z"/>
        </w:rPr>
      </w:pPr>
      <w:ins w:id="312" w:author="Teacher E-Solutions" w:date="2026-09-25T20:00:00Z" w16du:dateUtc="2026-09-26T00:00:00Z">
        <w:r>
          <w:t xml:space="preserve"> (ii) Preparation of Hay</w:t>
        </w:r>
      </w:ins>
    </w:p>
    <w:p w14:paraId="06E7E0BC" w14:textId="77777777" w:rsidR="00FC7BA4" w:rsidRDefault="00DF3C56">
      <w:pPr>
        <w:numPr>
          <w:ilvl w:val="0"/>
          <w:numId w:val="5"/>
        </w:numPr>
        <w:rPr>
          <w:ins w:id="313" w:author="Teacher E-Solutions" w:date="2026-09-25T20:00:00Z" w16du:dateUtc="2026-09-26T00:00:00Z"/>
        </w:rPr>
      </w:pPr>
      <w:ins w:id="314" w:author="Teacher E-Solutions" w:date="2026-09-25T20:00:00Z" w16du:dateUtc="2026-09-26T00:00:00Z">
        <w:r>
          <w:t>Cut the grass /legume in the field when 50% of it is starting to flower;</w:t>
        </w:r>
      </w:ins>
    </w:p>
    <w:p w14:paraId="08A53A02" w14:textId="77777777" w:rsidR="00FC7BA4" w:rsidRDefault="00DF3C56">
      <w:pPr>
        <w:numPr>
          <w:ilvl w:val="0"/>
          <w:numId w:val="5"/>
        </w:numPr>
        <w:rPr>
          <w:ins w:id="315" w:author="Teacher E-Solutions" w:date="2026-09-25T20:00:00Z" w16du:dateUtc="2026-09-26T00:00:00Z"/>
        </w:rPr>
      </w:pPr>
      <w:ins w:id="316" w:author="Teacher E-Solutions" w:date="2026-09-25T20:00:00Z" w16du:dateUtc="2026-09-26T00:00:00Z">
        <w:r>
          <w:t>The cut forage is spread in the field for four continuous days (sunny days)</w:t>
        </w:r>
      </w:ins>
    </w:p>
    <w:p w14:paraId="45AF0A8F" w14:textId="77777777" w:rsidR="00FC7BA4" w:rsidRDefault="00DF3C56">
      <w:pPr>
        <w:numPr>
          <w:ilvl w:val="0"/>
          <w:numId w:val="5"/>
        </w:numPr>
        <w:rPr>
          <w:ins w:id="317" w:author="Teacher E-Solutions" w:date="2026-09-25T20:00:00Z" w16du:dateUtc="2026-09-26T00:00:00Z"/>
        </w:rPr>
      </w:pPr>
      <w:ins w:id="318" w:author="Teacher E-Solutions" w:date="2026-09-25T20:00:00Z" w16du:dateUtc="2026-09-26T00:00:00Z">
        <w:r>
          <w:t>The cut forage is turned daily for even for four uniform drying;</w:t>
        </w:r>
      </w:ins>
    </w:p>
    <w:p w14:paraId="6734F3C0" w14:textId="77777777" w:rsidR="00FC7BA4" w:rsidRDefault="00DF3C56">
      <w:pPr>
        <w:numPr>
          <w:ilvl w:val="0"/>
          <w:numId w:val="5"/>
        </w:numPr>
        <w:rPr>
          <w:ins w:id="319" w:author="Teacher E-Solutions" w:date="2026-09-25T20:00:00Z" w16du:dateUtc="2026-09-26T00:00:00Z"/>
        </w:rPr>
      </w:pPr>
      <w:ins w:id="320" w:author="Teacher E-Solutions" w:date="2026-09-25T20:00:00Z" w16du:dateUtc="2026-09-26T00:00:00Z">
        <w:r>
          <w:t>Gather the dried material in a central spot;</w:t>
        </w:r>
      </w:ins>
    </w:p>
    <w:p w14:paraId="75780ADA" w14:textId="77777777" w:rsidR="00FC7BA4" w:rsidRDefault="00DF3C56">
      <w:pPr>
        <w:numPr>
          <w:ilvl w:val="0"/>
          <w:numId w:val="5"/>
        </w:numPr>
        <w:rPr>
          <w:ins w:id="321" w:author="Teacher E-Solutions" w:date="2026-09-25T20:00:00Z" w16du:dateUtc="2026-09-26T00:00:00Z"/>
        </w:rPr>
      </w:pPr>
      <w:ins w:id="322" w:author="Teacher E-Solutions" w:date="2026-09-25T20:00:00Z" w16du:dateUtc="2026-09-26T00:00:00Z">
        <w:r>
          <w:t>Bale the material;</w:t>
        </w:r>
      </w:ins>
    </w:p>
    <w:p w14:paraId="194541F0" w14:textId="77777777" w:rsidR="00FC7BA4" w:rsidRDefault="00DF3C56">
      <w:pPr>
        <w:numPr>
          <w:ilvl w:val="0"/>
          <w:numId w:val="5"/>
        </w:numPr>
        <w:rPr>
          <w:ins w:id="323" w:author="Teacher E-Solutions" w:date="2026-09-25T20:00:00Z" w16du:dateUtc="2026-09-26T00:00:00Z"/>
        </w:rPr>
      </w:pPr>
      <w:ins w:id="324" w:author="Teacher E-Solutions" w:date="2026-09-25T20:00:00Z" w16du:dateUtc="2026-09-26T00:00:00Z">
        <w:r>
          <w:t>Properly store the baled hay</w:t>
        </w:r>
        <w:r>
          <w:tab/>
          <w:t>(6x1=6mks)</w:t>
        </w:r>
      </w:ins>
    </w:p>
    <w:p w14:paraId="10FF4784" w14:textId="77777777" w:rsidR="00FC7BA4" w:rsidRDefault="00DF3C56">
      <w:pPr>
        <w:ind w:firstLine="720"/>
        <w:rPr>
          <w:ins w:id="325" w:author="Teacher E-Solutions" w:date="2026-09-25T20:00:00Z" w16du:dateUtc="2026-09-26T00:00:00Z"/>
        </w:rPr>
      </w:pPr>
      <w:ins w:id="326" w:author="Teacher E-Solutions" w:date="2026-09-25T20:00:00Z" w16du:dateUtc="2026-09-26T00:00:00Z">
        <w:r>
          <w:t xml:space="preserve"> (b) Factors to consider in timely planting of annual crops</w:t>
        </w:r>
      </w:ins>
    </w:p>
    <w:p w14:paraId="2C6756B1" w14:textId="77777777" w:rsidR="00FC7BA4" w:rsidRDefault="00DF3C56">
      <w:pPr>
        <w:numPr>
          <w:ilvl w:val="0"/>
          <w:numId w:val="5"/>
        </w:numPr>
        <w:rPr>
          <w:ins w:id="327" w:author="Teacher E-Solutions" w:date="2026-09-25T20:00:00Z" w16du:dateUtc="2026-09-26T00:00:00Z"/>
        </w:rPr>
      </w:pPr>
      <w:ins w:id="328" w:author="Teacher E-Solutions" w:date="2026-09-25T20:00:00Z" w16du:dateUtc="2026-09-26T00:00:00Z">
        <w:r>
          <w:t>Escape from serious weed competition;</w:t>
        </w:r>
      </w:ins>
    </w:p>
    <w:p w14:paraId="13757F92" w14:textId="77777777" w:rsidR="00FC7BA4" w:rsidRDefault="00DF3C56">
      <w:pPr>
        <w:numPr>
          <w:ilvl w:val="0"/>
          <w:numId w:val="5"/>
        </w:numPr>
        <w:rPr>
          <w:ins w:id="329" w:author="Teacher E-Solutions" w:date="2026-09-25T20:00:00Z" w16du:dateUtc="2026-09-26T00:00:00Z"/>
        </w:rPr>
      </w:pPr>
      <w:ins w:id="330" w:author="Teacher E-Solutions" w:date="2026-09-25T20:00:00Z" w16du:dateUtc="2026-09-26T00:00:00Z">
        <w:r>
          <w:t>Utilization of early rainfall;</w:t>
        </w:r>
      </w:ins>
    </w:p>
    <w:p w14:paraId="1DABD184" w14:textId="77777777" w:rsidR="00FC7BA4" w:rsidRDefault="00DF3C56">
      <w:pPr>
        <w:numPr>
          <w:ilvl w:val="0"/>
          <w:numId w:val="6"/>
        </w:numPr>
        <w:rPr>
          <w:ins w:id="331" w:author="Teacher E-Solutions" w:date="2026-09-25T20:00:00Z" w16du:dateUtc="2026-09-26T00:00:00Z"/>
        </w:rPr>
      </w:pPr>
      <w:ins w:id="332" w:author="Teacher E-Solutions" w:date="2026-09-25T20:00:00Z" w16du:dateUtc="2026-09-26T00:00:00Z">
        <w:r>
          <w:t>Exploitation of Nitrogen flush in the soil that has accumulated during dry season;</w:t>
        </w:r>
      </w:ins>
    </w:p>
    <w:p w14:paraId="639187BF" w14:textId="77777777" w:rsidR="00FC7BA4" w:rsidRDefault="00DF3C56">
      <w:pPr>
        <w:numPr>
          <w:ilvl w:val="0"/>
          <w:numId w:val="6"/>
        </w:numPr>
        <w:rPr>
          <w:ins w:id="333" w:author="Teacher E-Solutions" w:date="2026-09-25T20:00:00Z" w16du:dateUtc="2026-09-26T00:00:00Z"/>
        </w:rPr>
      </w:pPr>
      <w:ins w:id="334" w:author="Teacher E-Solutions" w:date="2026-09-25T20:00:00Z" w16du:dateUtc="2026-09-26T00:00:00Z">
        <w:r>
          <w:t>Escape from serious pest + disease attack e.g. stalk borer in maize;</w:t>
        </w:r>
      </w:ins>
    </w:p>
    <w:p w14:paraId="61119F93" w14:textId="77777777" w:rsidR="00FC7BA4" w:rsidRDefault="00DF3C56">
      <w:pPr>
        <w:numPr>
          <w:ilvl w:val="0"/>
          <w:numId w:val="6"/>
        </w:numPr>
        <w:rPr>
          <w:ins w:id="335" w:author="Teacher E-Solutions" w:date="2026-09-25T20:00:00Z" w16du:dateUtc="2026-09-26T00:00:00Z"/>
        </w:rPr>
      </w:pPr>
      <w:ins w:id="336" w:author="Teacher E-Solutions" w:date="2026-09-25T20:00:00Z" w16du:dateUtc="2026-09-26T00:00:00Z">
        <w:r>
          <w:t>Fetch high market prices when harvested early;</w:t>
        </w:r>
      </w:ins>
    </w:p>
    <w:p w14:paraId="7C23A789" w14:textId="77777777" w:rsidR="00FC7BA4" w:rsidRDefault="00DF3C56">
      <w:pPr>
        <w:numPr>
          <w:ilvl w:val="0"/>
          <w:numId w:val="6"/>
        </w:numPr>
        <w:rPr>
          <w:ins w:id="337" w:author="Teacher E-Solutions" w:date="2026-09-25T20:00:00Z" w16du:dateUtc="2026-09-26T00:00:00Z"/>
        </w:rPr>
      </w:pPr>
      <w:ins w:id="338" w:author="Teacher E-Solutions" w:date="2026-09-25T20:00:00Z" w16du:dateUtc="2026-09-26T00:00:00Z">
        <w:r>
          <w:t>Reduce competition for labour during labour peak period;</w:t>
        </w:r>
      </w:ins>
    </w:p>
    <w:p w14:paraId="7EDF2A80" w14:textId="77777777" w:rsidR="00FC7BA4" w:rsidRDefault="00DF3C56">
      <w:pPr>
        <w:numPr>
          <w:ilvl w:val="0"/>
          <w:numId w:val="6"/>
        </w:numPr>
        <w:rPr>
          <w:ins w:id="339" w:author="Teacher E-Solutions" w:date="2026-09-25T20:00:00Z" w16du:dateUtc="2026-09-26T00:00:00Z"/>
        </w:rPr>
      </w:pPr>
      <w:ins w:id="340" w:author="Teacher E-Solutions" w:date="2026-09-25T20:00:00Z" w16du:dateUtc="2026-09-26T00:00:00Z">
        <w:r>
          <w:t>For harvesting season to coincide with dry period to reduce losses e.g. cotton</w:t>
        </w:r>
      </w:ins>
    </w:p>
    <w:p w14:paraId="526E7ABE" w14:textId="77777777" w:rsidR="00FC7BA4" w:rsidRDefault="00DF3C56">
      <w:pPr>
        <w:ind w:left="720"/>
        <w:rPr>
          <w:ins w:id="341" w:author="Teacher E-Solutions" w:date="2026-09-25T20:00:00Z" w16du:dateUtc="2026-09-26T00:00:00Z"/>
        </w:rPr>
      </w:pPr>
      <w:ins w:id="342" w:author="Teacher E-Solutions" w:date="2026-09-25T20:00:00Z" w16du:dateUtc="2026-09-26T00:00:00Z">
        <w:r>
          <w:t>Early planting means early farming/calendar for the farmer to enable him /her to finish up other farm activities;</w:t>
        </w:r>
        <w:r>
          <w:tab/>
          <w:t>(8x1=8mks)</w:t>
        </w:r>
        <w:r>
          <w:tab/>
        </w:r>
      </w:ins>
    </w:p>
    <w:p w14:paraId="7367A9CE" w14:textId="77777777" w:rsidR="00FC7BA4" w:rsidRDefault="00DF3C56">
      <w:pPr>
        <w:rPr>
          <w:ins w:id="343" w:author="Teacher E-Solutions" w:date="2026-09-25T20:00:00Z" w16du:dateUtc="2026-09-26T00:00:00Z"/>
        </w:rPr>
      </w:pPr>
      <w:ins w:id="344" w:author="Teacher E-Solutions" w:date="2026-09-25T20:00:00Z" w16du:dateUtc="2026-09-26T00:00:00Z">
        <w:r>
          <w:t xml:space="preserve">10. </w:t>
        </w:r>
        <w:r>
          <w:tab/>
        </w:r>
        <w:r>
          <w:t>(a)It is the constant removal of the steruny fibrous material left behind after continuous grazing</w:t>
        </w:r>
      </w:ins>
    </w:p>
    <w:p w14:paraId="6AEA3B6B" w14:textId="77777777" w:rsidR="00FC7BA4" w:rsidRDefault="00DF3C56">
      <w:pPr>
        <w:ind w:left="360"/>
        <w:rPr>
          <w:ins w:id="345" w:author="Teacher E-Solutions" w:date="2026-09-25T20:00:00Z" w16du:dateUtc="2026-09-26T00:00:00Z"/>
        </w:rPr>
      </w:pPr>
      <w:ins w:id="346" w:author="Teacher E-Solutions" w:date="2026-09-25T20:00:00Z" w16du:dateUtc="2026-09-26T00:00:00Z">
        <w:r>
          <w:tab/>
          <w:t>(b) -Done by slashing the whole pasture to the base, leaving only the maintenance forage.</w:t>
        </w:r>
      </w:ins>
    </w:p>
    <w:p w14:paraId="36F6742E" w14:textId="77777777" w:rsidR="00FC7BA4" w:rsidRDefault="00DF3C56">
      <w:pPr>
        <w:ind w:left="360"/>
        <w:rPr>
          <w:ins w:id="347" w:author="Teacher E-Solutions" w:date="2026-09-25T20:00:00Z" w16du:dateUtc="2026-09-26T00:00:00Z"/>
        </w:rPr>
      </w:pPr>
      <w:ins w:id="348" w:author="Teacher E-Solutions" w:date="2026-09-25T20:00:00Z" w16du:dateUtc="2026-09-26T00:00:00Z">
        <w:r>
          <w:tab/>
          <w:t>- Burning is also done.</w:t>
        </w:r>
      </w:ins>
    </w:p>
    <w:p w14:paraId="27D3C960" w14:textId="77777777" w:rsidR="00FC7BA4" w:rsidRDefault="00DF3C56">
      <w:pPr>
        <w:rPr>
          <w:ins w:id="349" w:author="Teacher E-Solutions" w:date="2026-09-25T20:00:00Z" w16du:dateUtc="2026-09-26T00:00:00Z"/>
        </w:rPr>
      </w:pPr>
      <w:ins w:id="350" w:author="Teacher E-Solutions" w:date="2026-09-25T20:00:00Z" w16du:dateUtc="2026-09-26T00:00:00Z">
        <w:r>
          <w:t xml:space="preserve">11. </w:t>
        </w:r>
        <w:r>
          <w:tab/>
          <w:t xml:space="preserve">two advantages of grass-legume pasture over pure grass pasture </w:t>
        </w:r>
        <w:r>
          <w:tab/>
        </w:r>
        <w:r>
          <w:tab/>
        </w:r>
        <w:r>
          <w:tab/>
        </w:r>
      </w:ins>
    </w:p>
    <w:p w14:paraId="02E1385A" w14:textId="77777777" w:rsidR="00FC7BA4" w:rsidRDefault="00DF3C56">
      <w:pPr>
        <w:numPr>
          <w:ilvl w:val="0"/>
          <w:numId w:val="19"/>
        </w:numPr>
        <w:rPr>
          <w:ins w:id="351" w:author="Teacher E-Solutions" w:date="2026-09-25T20:00:00Z" w16du:dateUtc="2026-09-26T00:00:00Z"/>
        </w:rPr>
      </w:pPr>
      <w:ins w:id="352" w:author="Teacher E-Solutions" w:date="2026-09-25T20:00:00Z" w16du:dateUtc="2026-09-26T00:00:00Z">
        <w:r>
          <w:t>More  nutritious to livestock</w:t>
        </w:r>
      </w:ins>
    </w:p>
    <w:p w14:paraId="153B8B52" w14:textId="77777777" w:rsidR="00FC7BA4" w:rsidRDefault="00DF3C56">
      <w:pPr>
        <w:numPr>
          <w:ilvl w:val="0"/>
          <w:numId w:val="19"/>
        </w:numPr>
        <w:rPr>
          <w:ins w:id="353" w:author="Teacher E-Solutions" w:date="2026-09-25T20:00:00Z" w16du:dateUtc="2026-09-26T00:00:00Z"/>
        </w:rPr>
      </w:pPr>
      <w:ins w:id="354" w:author="Teacher E-Solutions" w:date="2026-09-25T20:00:00Z" w16du:dateUtc="2026-09-26T00:00:00Z">
        <w:r>
          <w:t>Improves soil fertility through nitrogen fixation</w:t>
        </w:r>
      </w:ins>
    </w:p>
    <w:p w14:paraId="285C8C3B" w14:textId="77777777" w:rsidR="00FC7BA4" w:rsidRDefault="00DF3C56">
      <w:pPr>
        <w:numPr>
          <w:ilvl w:val="0"/>
          <w:numId w:val="19"/>
        </w:numPr>
        <w:rPr>
          <w:ins w:id="355" w:author="Teacher E-Solutions" w:date="2026-09-25T20:00:00Z" w16du:dateUtc="2026-09-26T00:00:00Z"/>
        </w:rPr>
      </w:pPr>
      <w:ins w:id="356" w:author="Teacher E-Solutions" w:date="2026-09-25T20:00:00Z" w16du:dateUtc="2026-09-26T00:00:00Z">
        <w:r>
          <w:t>More total  yield per unit  area</w:t>
        </w:r>
      </w:ins>
    </w:p>
    <w:p w14:paraId="017C69D6" w14:textId="77777777" w:rsidR="00FC7BA4" w:rsidRDefault="00DF3C56">
      <w:pPr>
        <w:numPr>
          <w:ilvl w:val="0"/>
          <w:numId w:val="19"/>
        </w:numPr>
        <w:rPr>
          <w:ins w:id="357" w:author="Teacher E-Solutions" w:date="2026-09-25T20:00:00Z" w16du:dateUtc="2026-09-26T00:00:00Z"/>
        </w:rPr>
      </w:pPr>
      <w:ins w:id="358" w:author="Teacher E-Solutions" w:date="2026-09-25T20:00:00Z" w16du:dateUtc="2026-09-26T00:00:00Z">
        <w:r>
          <w:t>Security against total  pasture lose (2x1=2mks)</w:t>
        </w:r>
      </w:ins>
    </w:p>
    <w:p w14:paraId="1CF4E546" w14:textId="77777777" w:rsidR="00FC7BA4" w:rsidRDefault="00DF3C56">
      <w:pPr>
        <w:rPr>
          <w:ins w:id="359" w:author="Teacher E-Solutions" w:date="2026-09-25T20:00:00Z" w16du:dateUtc="2026-09-26T00:00:00Z"/>
        </w:rPr>
      </w:pPr>
      <w:ins w:id="360" w:author="Teacher E-Solutions" w:date="2026-09-25T20:00:00Z" w16du:dateUtc="2026-09-26T00:00:00Z">
        <w:r>
          <w:tab/>
          <w:t>-to feed animals during the dry seasons</w:t>
        </w:r>
      </w:ins>
    </w:p>
    <w:p w14:paraId="7A0C808D" w14:textId="77777777" w:rsidR="00FC7BA4" w:rsidRDefault="00DF3C56">
      <w:pPr>
        <w:rPr>
          <w:ins w:id="361" w:author="Teacher E-Solutions" w:date="2026-09-25T20:00:00Z" w16du:dateUtc="2026-09-26T00:00:00Z"/>
        </w:rPr>
      </w:pPr>
      <w:ins w:id="362" w:author="Teacher E-Solutions" w:date="2026-09-25T20:00:00Z" w16du:dateUtc="2026-09-26T00:00:00Z">
        <w:r>
          <w:tab/>
          <w:t>- forage species used</w:t>
        </w:r>
      </w:ins>
    </w:p>
    <w:p w14:paraId="4CAC898F" w14:textId="77777777" w:rsidR="00FC7BA4" w:rsidRDefault="00DF3C56">
      <w:pPr>
        <w:rPr>
          <w:ins w:id="363" w:author="Teacher E-Solutions" w:date="2026-09-25T20:00:00Z" w16du:dateUtc="2026-09-26T00:00:00Z"/>
        </w:rPr>
      </w:pPr>
      <w:ins w:id="364" w:author="Teacher E-Solutions" w:date="2026-09-25T20:00:00Z" w16du:dateUtc="2026-09-26T00:00:00Z">
        <w:r>
          <w:tab/>
          <w:t>-Stage of harvesting / leaf to stem ratio</w:t>
        </w:r>
      </w:ins>
    </w:p>
    <w:p w14:paraId="12261D6D" w14:textId="77777777" w:rsidR="00FC7BA4" w:rsidRDefault="00DF3C56">
      <w:pPr>
        <w:rPr>
          <w:ins w:id="365" w:author="Teacher E-Solutions" w:date="2026-09-25T20:00:00Z" w16du:dateUtc="2026-09-26T00:00:00Z"/>
        </w:rPr>
      </w:pPr>
      <w:ins w:id="366" w:author="Teacher E-Solutions" w:date="2026-09-25T20:00:00Z" w16du:dateUtc="2026-09-26T00:00:00Z">
        <w:r>
          <w:tab/>
          <w:t>-Length of drying period</w:t>
        </w:r>
      </w:ins>
    </w:p>
    <w:p w14:paraId="5B439658" w14:textId="77777777" w:rsidR="00FC7BA4" w:rsidRDefault="00DF3C56">
      <w:pPr>
        <w:rPr>
          <w:ins w:id="367" w:author="Teacher E-Solutions" w:date="2026-09-25T20:00:00Z" w16du:dateUtc="2026-09-26T00:00:00Z"/>
        </w:rPr>
      </w:pPr>
      <w:ins w:id="368" w:author="Teacher E-Solutions" w:date="2026-09-25T20:00:00Z" w16du:dateUtc="2026-09-26T00:00:00Z">
        <w:r>
          <w:tab/>
          <w:t>-Weather conditions</w:t>
        </w:r>
      </w:ins>
    </w:p>
    <w:p w14:paraId="4AEB8D34" w14:textId="77777777" w:rsidR="00FC7BA4" w:rsidRDefault="00DF3C56">
      <w:pPr>
        <w:rPr>
          <w:ins w:id="369" w:author="Teacher E-Solutions" w:date="2026-09-25T20:00:00Z" w16du:dateUtc="2026-09-26T00:00:00Z"/>
        </w:rPr>
      </w:pPr>
      <w:ins w:id="370" w:author="Teacher E-Solutions" w:date="2026-09-25T20:00:00Z" w16du:dateUtc="2026-09-26T00:00:00Z">
        <w:r>
          <w:tab/>
          <w:t>-Storage conditions</w:t>
        </w:r>
      </w:ins>
    </w:p>
    <w:p w14:paraId="17906800" w14:textId="77777777" w:rsidR="00870451" w:rsidRDefault="00870451">
      <w:pPr>
        <w:pStyle w:val="BodyText"/>
        <w:rPr>
          <w:del w:id="371" w:author="Teacher E-Solutions" w:date="2026-09-25T20:00:00Z" w16du:dateUtc="2026-09-26T00:00:00Z"/>
        </w:rPr>
      </w:pPr>
    </w:p>
    <w:p w14:paraId="19F279D4" w14:textId="77777777" w:rsidR="00870451" w:rsidRDefault="00870451">
      <w:pPr>
        <w:pStyle w:val="BodyText"/>
        <w:spacing w:before="6"/>
        <w:rPr>
          <w:del w:id="372" w:author="Teacher E-Solutions" w:date="2026-09-25T20:00:00Z" w16du:dateUtc="2026-09-26T00:00:00Z"/>
          <w:sz w:val="21"/>
        </w:rPr>
      </w:pPr>
    </w:p>
    <w:p w14:paraId="06388BD7" w14:textId="77777777" w:rsidR="00870451" w:rsidRDefault="00A52A1F">
      <w:pPr>
        <w:pStyle w:val="BodyText"/>
        <w:ind w:left="98"/>
        <w:rPr>
          <w:del w:id="373" w:author="Teacher E-Solutions" w:date="2026-09-25T20:00:00Z" w16du:dateUtc="2026-09-26T00:00:00Z"/>
        </w:rPr>
      </w:pPr>
      <w:del w:id="374" w:author="Teacher E-Solutions" w:date="2026-09-25T20:00:00Z" w16du:dateUtc="2026-09-26T00:00:00Z">
        <w:r>
          <w:rPr>
            <w:noProof/>
          </w:rPr>
          <mc:AlternateContent>
            <mc:Choice Requires="wps">
              <w:drawing>
                <wp:inline distT="0" distB="0" distL="0" distR="0" wp14:anchorId="77325988" wp14:editId="3AD5BCCD">
                  <wp:extent cx="5905500" cy="510746"/>
                  <wp:effectExtent l="0" t="0" r="12700" b="10160"/>
                  <wp:docPr id="980070867" name="Text Box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5905500" cy="510746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7633B0" w14:textId="77777777" w:rsidR="00870451" w:rsidRDefault="005A1C47">
                              <w:pPr>
                                <w:spacing w:before="19"/>
                                <w:ind w:left="2533" w:right="2534"/>
                                <w:jc w:val="center"/>
                                <w:rPr>
                                  <w:del w:id="375" w:author="Teacher E-Solutions" w:date="2026-09-25T20:00:00Z" w16du:dateUtc="2026-09-26T00:00:00Z"/>
                                  <w:rFonts w:ascii="Arial"/>
                                  <w:b/>
                                  <w:sz w:val="20"/>
                                </w:rPr>
                              </w:pPr>
                              <w:del w:id="376" w:author="Teacher E-Solutions" w:date="2026-09-25T20:00:00Z" w16du:dateUtc="2026-09-26T00:00:00Z"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delText>INTERVIEW</w:del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0"/>
                                  </w:rPr>
                                  <w:delText xml:space="preserve"> </w:delTex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delText>GRID</w:del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delText xml:space="preserve"> </w:delTex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delText>(completion)</w:delText>
                                </w:r>
                              </w:del>
                            </w:p>
                            <w:p w14:paraId="45A9A414" w14:textId="77777777" w:rsidR="00870451" w:rsidRDefault="00DF3C56">
                              <w:pPr>
                                <w:pStyle w:val="BodyText"/>
                                <w:spacing w:before="3"/>
                                <w:ind w:left="2533" w:right="2535"/>
                                <w:jc w:val="center"/>
                                <w:rPr>
                                  <w:del w:id="377" w:author="Teacher E-Solutions" w:date="2026-09-25T20:00:00Z" w16du:dateUtc="2026-09-26T00:00:00Z"/>
                                </w:rPr>
                              </w:pPr>
                              <w:del w:id="378" w:author="Teacher E-Solutions" w:date="2026-09-25T20:00:00Z" w16du:dateUtc="2026-09-26T00:00:00Z">
                                <w:r>
                                  <w:delText>Evaluation</w:delText>
                                </w:r>
                                <w:r>
                                  <w:rPr>
                                    <w:spacing w:val="-1"/>
                                  </w:rPr>
                                  <w:delText xml:space="preserve"> </w:delText>
                                </w:r>
                                <w:r>
                                  <w:delText>of</w:delText>
                                </w:r>
                                <w:r>
                                  <w:rPr>
                                    <w:spacing w:val="-3"/>
                                  </w:rPr>
                                  <w:delText xml:space="preserve"> </w:delText>
                                </w:r>
                                <w:r>
                                  <w:delText>the</w:delText>
                                </w:r>
                                <w:r>
                                  <w:rPr>
                                    <w:spacing w:val="-3"/>
                                  </w:rPr>
                                  <w:delText xml:space="preserve"> </w:delText>
                                </w:r>
                                <w:r>
                                  <w:delText>MOOC on</w:delText>
                                </w:r>
                                <w:r>
                                  <w:rPr>
                                    <w:spacing w:val="-1"/>
                                  </w:rPr>
                                  <w:delText xml:space="preserve"> </w:delText>
                                </w:r>
                                <w:r>
                                  <w:delText>knowledge</w:delText>
                                </w:r>
                                <w:r>
                                  <w:rPr>
                                    <w:spacing w:val="-2"/>
                                  </w:rPr>
                                  <w:delText xml:space="preserve"> </w:delText>
                                </w:r>
                                <w:r>
                                  <w:delText>trans</w:delText>
                                </w:r>
                                <w:r w:rsidR="00193FEB">
                                  <w:delText>lation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7325988"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26" type="#_x0000_t202" style="width:465pt;height:4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" filled="f" strokeweight=".48pt">
                  <v:path arrowok="t"/>
                  <v:textbox inset="0,0,0,0">
                    <w:txbxContent>
                      <w:p w14:paraId="047633B0" w14:textId="77777777" w:rsidR="00870451" w:rsidRDefault="005A1C47">
                        <w:pPr>
                          <w:spacing w:before="19"/>
                          <w:ind w:left="2533" w:right="2534"/>
                          <w:jc w:val="center"/>
                          <w:rPr>
                            <w:del w:id="379" w:author="Teacher E-Solutions" w:date="2026-09-25T20:00:00Z" w16du:dateUtc="2026-09-26T00:00:00Z"/>
                            <w:rFonts w:ascii="Arial"/>
                            <w:b/>
                            <w:sz w:val="20"/>
                          </w:rPr>
                        </w:pPr>
                        <w:del w:id="380" w:author="Teacher E-Solutions" w:date="2026-09-25T20:00:00Z" w16du:dateUtc="2026-09-26T00:00:00Z"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delText>INTERVIEW</w:delTex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delText xml:space="preserve"> </w:delTex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delText>GRID</w:delTex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delText xml:space="preserve"> </w:delTex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delText>(completion)</w:delText>
                          </w:r>
                        </w:del>
                      </w:p>
                      <w:p w14:paraId="45A9A414" w14:textId="77777777" w:rsidR="00870451" w:rsidRDefault="00DF3C56">
                        <w:pPr>
                          <w:pStyle w:val="BodyText"/>
                          <w:spacing w:before="3"/>
                          <w:ind w:left="2533" w:right="2535"/>
                          <w:jc w:val="center"/>
                          <w:rPr>
                            <w:del w:id="381" w:author="Teacher E-Solutions" w:date="2026-09-25T20:00:00Z" w16du:dateUtc="2026-09-26T00:00:00Z"/>
                          </w:rPr>
                        </w:pPr>
                        <w:del w:id="382" w:author="Teacher E-Solutions" w:date="2026-09-25T20:00:00Z" w16du:dateUtc="2026-09-26T00:00:00Z">
                          <w:r>
                            <w:delText>Evaluation</w:delText>
                          </w:r>
                          <w:r>
                            <w:rPr>
                              <w:spacing w:val="-1"/>
                            </w:rPr>
                            <w:delText xml:space="preserve"> </w:delText>
                          </w:r>
                          <w:r>
                            <w:delText>of</w:delText>
                          </w:r>
                          <w:r>
                            <w:rPr>
                              <w:spacing w:val="-3"/>
                            </w:rPr>
                            <w:delText xml:space="preserve"> </w:delText>
                          </w:r>
                          <w:r>
                            <w:delText>the</w:delText>
                          </w:r>
                          <w:r>
                            <w:rPr>
                              <w:spacing w:val="-3"/>
                            </w:rPr>
                            <w:delText xml:space="preserve"> </w:delText>
                          </w:r>
                          <w:r>
                            <w:delText>MOOC on</w:delText>
                          </w:r>
                          <w:r>
                            <w:rPr>
                              <w:spacing w:val="-1"/>
                            </w:rPr>
                            <w:delText xml:space="preserve"> </w:delText>
                          </w:r>
                          <w:r>
                            <w:delText>knowledge</w:delText>
                          </w:r>
                          <w:r>
                            <w:rPr>
                              <w:spacing w:val="-2"/>
                            </w:rPr>
                            <w:delText xml:space="preserve"> </w:delText>
                          </w:r>
                          <w:r>
                            <w:delText>trans</w:delText>
                          </w:r>
                          <w:r w:rsidR="00193FEB">
                            <w:delText>lation</w:delText>
                          </w:r>
                        </w:del>
                      </w:p>
                    </w:txbxContent>
                  </v:textbox>
                  <w10:anchorlock/>
                </v:shape>
              </w:pict>
            </mc:Fallback>
          </mc:AlternateContent>
        </w:r>
      </w:del>
    </w:p>
    <w:p w14:paraId="42597812" w14:textId="77777777" w:rsidR="00870451" w:rsidRDefault="00870451">
      <w:pPr>
        <w:pStyle w:val="BodyText"/>
        <w:spacing w:before="4"/>
        <w:rPr>
          <w:del w:id="383" w:author="Teacher E-Solutions" w:date="2026-09-25T20:00:00Z" w16du:dateUtc="2026-09-26T00:00:00Z"/>
          <w:sz w:val="9"/>
        </w:rPr>
      </w:pPr>
    </w:p>
    <w:p w14:paraId="7D601085" w14:textId="77777777" w:rsidR="00236EAE" w:rsidRDefault="00DF3C56" w:rsidP="00236EAE">
      <w:pPr>
        <w:pStyle w:val="BodyText"/>
        <w:spacing w:before="93" w:line="480" w:lineRule="auto"/>
        <w:ind w:left="216" w:right="154"/>
        <w:jc w:val="both"/>
        <w:rPr>
          <w:del w:id="384" w:author="Teacher E-Solutions" w:date="2026-09-25T20:00:00Z" w16du:dateUtc="2026-09-26T00:00:00Z"/>
          <w:spacing w:val="-54"/>
        </w:rPr>
      </w:pPr>
      <w:del w:id="385" w:author="Teacher E-Solutions" w:date="2026-09-25T20:00:00Z" w16du:dateUtc="2026-09-26T00:00:00Z">
        <w:r>
          <w:delText>Before we begin the interview and recording, I'd like to quickly introduce myself.</w:delText>
        </w:r>
        <w:r w:rsidR="00236EAE">
          <w:rPr>
            <w:spacing w:val="-54"/>
          </w:rPr>
          <w:delText xml:space="preserve"> </w:delText>
        </w:r>
        <w:r w:rsidR="00193FEB">
          <w:rPr>
            <w:spacing w:val="-54"/>
          </w:rPr>
          <w:delText xml:space="preserve">       </w:delText>
        </w:r>
        <w:r w:rsidR="00193FEB">
          <w:delText xml:space="preserve"> </w:delText>
        </w:r>
        <w:r>
          <w:delText>My</w:delText>
        </w:r>
        <w:r>
          <w:rPr>
            <w:spacing w:val="-1"/>
          </w:rPr>
          <w:delText xml:space="preserve"> </w:delText>
        </w:r>
        <w:r>
          <w:delText>name</w:delText>
        </w:r>
        <w:r>
          <w:rPr>
            <w:spacing w:val="-1"/>
          </w:rPr>
          <w:delText xml:space="preserve"> </w:delText>
        </w:r>
        <w:r>
          <w:delText xml:space="preserve">is </w:delText>
        </w:r>
        <w:r w:rsidR="00193FEB">
          <w:delText>RV</w:delText>
        </w:r>
        <w:r>
          <w:delText>.</w:delText>
        </w:r>
        <w:r w:rsidR="00193FEB">
          <w:delText xml:space="preserve"> </w:delText>
        </w:r>
        <w:r w:rsidR="00236EAE">
          <w:rPr>
            <w:spacing w:val="-54"/>
          </w:rPr>
          <w:delText xml:space="preserve"> </w:delText>
        </w:r>
        <w:r w:rsidR="00193FEB">
          <w:rPr>
            <w:spacing w:val="-54"/>
          </w:rPr>
          <w:delText xml:space="preserve">   </w:delText>
        </w:r>
        <w:r>
          <w:delText>I'm doing a master's degree in psychology at the Université de Montréal under the supervision of</w:delText>
        </w:r>
        <w:r>
          <w:rPr>
            <w:spacing w:val="1"/>
          </w:rPr>
          <w:delText xml:space="preserve"> </w:delText>
        </w:r>
        <w:r>
          <w:delText>Professor</w:delText>
        </w:r>
        <w:r>
          <w:rPr>
            <w:spacing w:val="-8"/>
          </w:rPr>
          <w:delText xml:space="preserve"> </w:delText>
        </w:r>
        <w:r w:rsidR="00193FEB">
          <w:delText>CD</w:delText>
        </w:r>
        <w:r>
          <w:delText>.</w:delText>
        </w:r>
        <w:r>
          <w:rPr>
            <w:spacing w:val="-8"/>
          </w:rPr>
          <w:delText xml:space="preserve"> </w:delText>
        </w:r>
        <w:r>
          <w:delText>My</w:delText>
        </w:r>
        <w:r>
          <w:rPr>
            <w:spacing w:val="-7"/>
          </w:rPr>
          <w:delText xml:space="preserve"> </w:delText>
        </w:r>
        <w:r>
          <w:delText>thesis</w:delText>
        </w:r>
        <w:r>
          <w:rPr>
            <w:spacing w:val="-8"/>
          </w:rPr>
          <w:delText xml:space="preserve"> </w:delText>
        </w:r>
        <w:r>
          <w:delText>project</w:delText>
        </w:r>
        <w:r>
          <w:rPr>
            <w:spacing w:val="-8"/>
          </w:rPr>
          <w:delText xml:space="preserve"> </w:delText>
        </w:r>
        <w:r>
          <w:delText>involves</w:delText>
        </w:r>
        <w:r>
          <w:rPr>
            <w:spacing w:val="-7"/>
          </w:rPr>
          <w:delText xml:space="preserve"> </w:delText>
        </w:r>
        <w:r>
          <w:delText>evaluating</w:delText>
        </w:r>
        <w:r>
          <w:rPr>
            <w:spacing w:val="-8"/>
          </w:rPr>
          <w:delText xml:space="preserve"> </w:delText>
        </w:r>
        <w:r>
          <w:delText>the</w:delText>
        </w:r>
        <w:r>
          <w:rPr>
            <w:spacing w:val="-9"/>
          </w:rPr>
          <w:delText xml:space="preserve"> </w:delText>
        </w:r>
        <w:r>
          <w:delText>effectiveness</w:delText>
        </w:r>
        <w:r w:rsidR="005A1C47">
          <w:delText xml:space="preserve"> </w:delText>
        </w:r>
        <w:r>
          <w:delText>and</w:delText>
        </w:r>
        <w:r>
          <w:rPr>
            <w:spacing w:val="-8"/>
          </w:rPr>
          <w:delText xml:space="preserve"> </w:delText>
        </w:r>
        <w:r w:rsidR="005A1C47">
          <w:delText>quality</w:delText>
        </w:r>
        <w:r>
          <w:rPr>
            <w:spacing w:val="-7"/>
          </w:rPr>
          <w:delText xml:space="preserve"> </w:delText>
        </w:r>
        <w:r>
          <w:delText>of</w:delText>
        </w:r>
        <w:r>
          <w:rPr>
            <w:spacing w:val="-53"/>
          </w:rPr>
          <w:delText xml:space="preserve"> </w:delText>
        </w:r>
        <w:r>
          <w:delText xml:space="preserve">the MOOCs on </w:delText>
        </w:r>
        <w:r w:rsidR="005A1C47">
          <w:delText>K</w:delText>
        </w:r>
        <w:r>
          <w:delText xml:space="preserve">T developed by the RENARD research team. Thus, your participation is solicited </w:delText>
        </w:r>
        <w:r w:rsidR="005A1C47">
          <w:delText>to</w:delText>
        </w:r>
        <w:r>
          <w:delText xml:space="preserve"> evaluate the content, structure, </w:delText>
        </w:r>
        <w:r w:rsidR="005A1C47">
          <w:delText>progress,</w:delText>
        </w:r>
        <w:r>
          <w:delText xml:space="preserve"> and potential effects of the MOOC on your practices</w:delText>
        </w:r>
        <w:r w:rsidR="005A1C47">
          <w:delText>.</w:delText>
        </w:r>
      </w:del>
    </w:p>
    <w:p w14:paraId="6966B12E" w14:textId="77777777" w:rsidR="00236EAE" w:rsidRPr="00236EAE" w:rsidRDefault="00236EAE" w:rsidP="00236EAE">
      <w:pPr>
        <w:pStyle w:val="BodyText"/>
        <w:spacing w:before="93" w:line="480" w:lineRule="auto"/>
        <w:ind w:left="216" w:right="154"/>
        <w:jc w:val="both"/>
        <w:rPr>
          <w:del w:id="386" w:author="Teacher E-Solutions" w:date="2026-09-25T20:00:00Z" w16du:dateUtc="2026-09-26T00:00:00Z"/>
          <w:spacing w:val="-54"/>
        </w:rPr>
      </w:pPr>
    </w:p>
    <w:p w14:paraId="23A81D16" w14:textId="77777777" w:rsidR="005A1C47" w:rsidRDefault="00DF3C56" w:rsidP="00236EAE">
      <w:pPr>
        <w:pStyle w:val="BodyText"/>
        <w:spacing w:line="480" w:lineRule="auto"/>
        <w:ind w:left="216" w:right="3332"/>
        <w:rPr>
          <w:del w:id="387" w:author="Teacher E-Solutions" w:date="2026-09-25T20:00:00Z" w16du:dateUtc="2026-09-26T00:00:00Z"/>
        </w:rPr>
      </w:pPr>
      <w:del w:id="388" w:author="Teacher E-Solutions" w:date="2026-09-25T20:00:00Z" w16du:dateUtc="2026-09-26T00:00:00Z">
        <w:r>
          <w:delText>I'm going to ask you around forty questions, divided into 4 sections.</w:delText>
        </w:r>
      </w:del>
    </w:p>
    <w:p w14:paraId="037093A3" w14:textId="77777777" w:rsidR="00236EAE" w:rsidRDefault="00236EAE" w:rsidP="00236EAE">
      <w:pPr>
        <w:pStyle w:val="BodyText"/>
        <w:spacing w:line="480" w:lineRule="auto"/>
        <w:ind w:left="216" w:right="154"/>
        <w:rPr>
          <w:del w:id="389" w:author="Teacher E-Solutions" w:date="2026-09-25T20:00:00Z" w16du:dateUtc="2026-09-26T00:00:00Z"/>
        </w:rPr>
      </w:pPr>
    </w:p>
    <w:p w14:paraId="10DC8200" w14:textId="77777777" w:rsidR="00870451" w:rsidRDefault="00DF3C56" w:rsidP="00236EAE">
      <w:pPr>
        <w:pStyle w:val="BodyText"/>
        <w:spacing w:line="480" w:lineRule="auto"/>
        <w:ind w:left="216" w:right="154"/>
        <w:rPr>
          <w:del w:id="390" w:author="Teacher E-Solutions" w:date="2026-09-25T20:00:00Z" w16du:dateUtc="2026-09-26T00:00:00Z"/>
          <w:spacing w:val="-53"/>
        </w:rPr>
      </w:pPr>
      <w:del w:id="391" w:author="Teacher E-Solutions" w:date="2026-09-25T20:00:00Z" w16du:dateUtc="2026-09-26T00:00:00Z">
        <w:r w:rsidRPr="005A1C47">
          <w:delText>The</w:delText>
        </w:r>
        <w:r w:rsidRPr="005A1C47">
          <w:rPr>
            <w:spacing w:val="-13"/>
          </w:rPr>
          <w:delText xml:space="preserve"> </w:delText>
        </w:r>
        <w:r w:rsidRPr="005A1C47">
          <w:delText>recording</w:delText>
        </w:r>
        <w:r w:rsidRPr="005A1C47">
          <w:rPr>
            <w:spacing w:val="-13"/>
          </w:rPr>
          <w:delText xml:space="preserve"> </w:delText>
        </w:r>
        <w:r w:rsidRPr="005A1C47">
          <w:delText>will</w:delText>
        </w:r>
        <w:r w:rsidRPr="005A1C47">
          <w:rPr>
            <w:spacing w:val="-12"/>
          </w:rPr>
          <w:delText xml:space="preserve"> </w:delText>
        </w:r>
        <w:r w:rsidRPr="005A1C47">
          <w:delText>be</w:delText>
        </w:r>
        <w:r w:rsidRPr="005A1C47">
          <w:rPr>
            <w:spacing w:val="-13"/>
          </w:rPr>
          <w:delText xml:space="preserve"> </w:delText>
        </w:r>
        <w:r w:rsidRPr="005A1C47">
          <w:delText>kept</w:delText>
        </w:r>
        <w:r w:rsidRPr="005A1C47">
          <w:rPr>
            <w:spacing w:val="-12"/>
          </w:rPr>
          <w:delText xml:space="preserve"> </w:delText>
        </w:r>
        <w:r w:rsidRPr="005A1C47">
          <w:delText>securely</w:delText>
        </w:r>
        <w:r w:rsidRPr="005A1C47">
          <w:rPr>
            <w:spacing w:val="-11"/>
          </w:rPr>
          <w:delText xml:space="preserve"> </w:delText>
        </w:r>
        <w:r w:rsidRPr="005A1C47">
          <w:delText>by</w:delText>
        </w:r>
        <w:r w:rsidRPr="005A1C47">
          <w:rPr>
            <w:spacing w:val="-11"/>
          </w:rPr>
          <w:delText xml:space="preserve"> </w:delText>
        </w:r>
        <w:r w:rsidRPr="005A1C47">
          <w:delText>me,</w:delText>
        </w:r>
        <w:r w:rsidRPr="005A1C47">
          <w:rPr>
            <w:spacing w:val="-10"/>
          </w:rPr>
          <w:delText xml:space="preserve"> </w:delText>
        </w:r>
        <w:r w:rsidRPr="005A1C47">
          <w:delText>and</w:delText>
        </w:r>
        <w:r w:rsidRPr="005A1C47">
          <w:rPr>
            <w:spacing w:val="-7"/>
          </w:rPr>
          <w:delText xml:space="preserve"> </w:delText>
        </w:r>
        <w:r w:rsidRPr="005A1C47">
          <w:delText>only</w:delText>
        </w:r>
        <w:r w:rsidRPr="005A1C47">
          <w:rPr>
            <w:spacing w:val="-10"/>
          </w:rPr>
          <w:delText xml:space="preserve"> </w:delText>
        </w:r>
        <w:r w:rsidRPr="005A1C47">
          <w:delText>members</w:delText>
        </w:r>
        <w:r w:rsidRPr="005A1C47">
          <w:rPr>
            <w:spacing w:val="-11"/>
          </w:rPr>
          <w:delText xml:space="preserve"> </w:delText>
        </w:r>
        <w:r w:rsidRPr="005A1C47">
          <w:delText>of</w:delText>
        </w:r>
        <w:r w:rsidRPr="005A1C47">
          <w:rPr>
            <w:spacing w:val="-13"/>
          </w:rPr>
          <w:delText xml:space="preserve"> </w:delText>
        </w:r>
        <w:r w:rsidRPr="005A1C47">
          <w:delText>the</w:delText>
        </w:r>
        <w:r w:rsidR="005A1C47">
          <w:rPr>
            <w:spacing w:val="-12"/>
          </w:rPr>
          <w:delText xml:space="preserve"> </w:delText>
        </w:r>
        <w:r w:rsidRPr="005A1C47">
          <w:delText>research</w:delText>
        </w:r>
        <w:r w:rsidRPr="005A1C47">
          <w:rPr>
            <w:spacing w:val="-13"/>
          </w:rPr>
          <w:delText xml:space="preserve"> </w:delText>
        </w:r>
        <w:r w:rsidRPr="005A1C47">
          <w:delText>team</w:delText>
        </w:r>
        <w:r w:rsidRPr="005A1C47">
          <w:rPr>
            <w:spacing w:val="-10"/>
          </w:rPr>
          <w:delText xml:space="preserve"> </w:delText>
        </w:r>
        <w:r w:rsidRPr="005A1C47">
          <w:delText>will</w:delText>
        </w:r>
        <w:r w:rsidRPr="005A1C47">
          <w:rPr>
            <w:spacing w:val="-13"/>
          </w:rPr>
          <w:delText xml:space="preserve"> </w:delText>
        </w:r>
        <w:r w:rsidRPr="005A1C47">
          <w:delText>have</w:delText>
        </w:r>
        <w:r w:rsidRPr="005A1C47">
          <w:rPr>
            <w:spacing w:val="-9"/>
          </w:rPr>
          <w:delText xml:space="preserve"> </w:delText>
        </w:r>
        <w:r w:rsidR="00193FEB" w:rsidRPr="005A1C47">
          <w:delText>access</w:delText>
        </w:r>
        <w:r w:rsidR="00193FEB">
          <w:delText xml:space="preserve"> to its </w:delText>
        </w:r>
        <w:r w:rsidRPr="005A1C47">
          <w:delText>contents.</w:delText>
        </w:r>
        <w:r w:rsidR="005A1C47">
          <w:delText xml:space="preserve"> D</w:delText>
        </w:r>
        <w:r w:rsidRPr="005A1C47">
          <w:delText>o</w:delText>
        </w:r>
        <w:r w:rsidRPr="005A1C47">
          <w:rPr>
            <w:spacing w:val="-3"/>
          </w:rPr>
          <w:delText xml:space="preserve"> </w:delText>
        </w:r>
        <w:r w:rsidRPr="005A1C47">
          <w:delText>you</w:delText>
        </w:r>
        <w:r w:rsidRPr="005A1C47">
          <w:rPr>
            <w:spacing w:val="-1"/>
          </w:rPr>
          <w:delText xml:space="preserve"> </w:delText>
        </w:r>
        <w:r w:rsidRPr="005A1C47">
          <w:delText>agree</w:delText>
        </w:r>
        <w:r w:rsidRPr="005A1C47">
          <w:rPr>
            <w:spacing w:val="-1"/>
          </w:rPr>
          <w:delText xml:space="preserve"> </w:delText>
        </w:r>
        <w:r w:rsidRPr="005A1C47">
          <w:delText>to</w:delText>
        </w:r>
        <w:r w:rsidRPr="005A1C47">
          <w:rPr>
            <w:spacing w:val="-3"/>
          </w:rPr>
          <w:delText xml:space="preserve"> </w:delText>
        </w:r>
        <w:r w:rsidRPr="005A1C47">
          <w:delText>the interview</w:delText>
        </w:r>
        <w:r w:rsidRPr="005A1C47">
          <w:rPr>
            <w:spacing w:val="-1"/>
          </w:rPr>
          <w:delText xml:space="preserve"> </w:delText>
        </w:r>
        <w:r w:rsidRPr="005A1C47">
          <w:delText>being</w:delText>
        </w:r>
        <w:r w:rsidRPr="005A1C47">
          <w:rPr>
            <w:spacing w:val="-3"/>
          </w:rPr>
          <w:delText xml:space="preserve"> </w:delText>
        </w:r>
        <w:r w:rsidRPr="005A1C47">
          <w:delText>recorded?</w:delText>
        </w:r>
        <w:r w:rsidRPr="005A1C47">
          <w:rPr>
            <w:spacing w:val="7"/>
          </w:rPr>
          <w:delText xml:space="preserve"> </w:delText>
        </w:r>
      </w:del>
    </w:p>
    <w:p w14:paraId="7673ECCC" w14:textId="77777777" w:rsidR="00236EAE" w:rsidRPr="00236EAE" w:rsidRDefault="00236EAE" w:rsidP="00236EAE">
      <w:pPr>
        <w:pStyle w:val="BodyText"/>
        <w:spacing w:line="480" w:lineRule="auto"/>
        <w:ind w:left="216" w:right="154"/>
        <w:rPr>
          <w:del w:id="392" w:author="Teacher E-Solutions" w:date="2026-09-25T20:00:00Z" w16du:dateUtc="2026-09-26T00:00:00Z"/>
          <w:spacing w:val="-53"/>
        </w:rPr>
      </w:pPr>
    </w:p>
    <w:p w14:paraId="58505428" w14:textId="77777777" w:rsidR="00870451" w:rsidRDefault="00DF3C56" w:rsidP="00236EAE">
      <w:pPr>
        <w:pStyle w:val="BodyText"/>
        <w:spacing w:line="480" w:lineRule="auto"/>
        <w:ind w:left="216" w:right="327"/>
        <w:jc w:val="both"/>
        <w:rPr>
          <w:del w:id="393" w:author="Teacher E-Solutions" w:date="2026-09-25T20:00:00Z" w16du:dateUtc="2026-09-26T00:00:00Z"/>
        </w:rPr>
      </w:pPr>
      <w:del w:id="394" w:author="Teacher E-Solutions" w:date="2026-09-25T20:00:00Z" w16du:dateUtc="2026-09-26T00:00:00Z">
        <w:r>
          <w:delText>During</w:delText>
        </w:r>
        <w:r>
          <w:rPr>
            <w:spacing w:val="-3"/>
          </w:rPr>
          <w:delText xml:space="preserve"> </w:delText>
        </w:r>
        <w:r>
          <w:delText>the</w:delText>
        </w:r>
        <w:r>
          <w:rPr>
            <w:spacing w:val="-3"/>
          </w:rPr>
          <w:delText xml:space="preserve"> </w:delText>
        </w:r>
        <w:r>
          <w:delText>interview</w:delText>
        </w:r>
        <w:r>
          <w:rPr>
            <w:spacing w:val="-3"/>
          </w:rPr>
          <w:delText xml:space="preserve"> </w:delText>
        </w:r>
        <w:r>
          <w:delText>period,</w:delText>
        </w:r>
        <w:r>
          <w:rPr>
            <w:spacing w:val="-1"/>
          </w:rPr>
          <w:delText xml:space="preserve"> </w:delText>
        </w:r>
        <w:r>
          <w:delText>don't</w:delText>
        </w:r>
        <w:r>
          <w:rPr>
            <w:spacing w:val="-1"/>
          </w:rPr>
          <w:delText xml:space="preserve"> </w:delText>
        </w:r>
        <w:r>
          <w:delText>hesitate</w:delText>
        </w:r>
        <w:r>
          <w:rPr>
            <w:spacing w:val="-1"/>
          </w:rPr>
          <w:delText xml:space="preserve"> </w:delText>
        </w:r>
        <w:r>
          <w:delText>to</w:delText>
        </w:r>
        <w:r>
          <w:rPr>
            <w:spacing w:val="-3"/>
          </w:rPr>
          <w:delText xml:space="preserve"> </w:delText>
        </w:r>
        <w:r>
          <w:delText>expand</w:delText>
        </w:r>
        <w:r>
          <w:rPr>
            <w:spacing w:val="-3"/>
          </w:rPr>
          <w:delText xml:space="preserve"> </w:delText>
        </w:r>
        <w:r>
          <w:delText>on</w:delText>
        </w:r>
        <w:r>
          <w:rPr>
            <w:spacing w:val="-1"/>
          </w:rPr>
          <w:delText xml:space="preserve"> </w:delText>
        </w:r>
        <w:r>
          <w:delText>your</w:delText>
        </w:r>
        <w:r>
          <w:rPr>
            <w:spacing w:val="-2"/>
          </w:rPr>
          <w:delText xml:space="preserve"> </w:delText>
        </w:r>
        <w:r>
          <w:delText>answers,</w:delText>
        </w:r>
        <w:r>
          <w:rPr>
            <w:spacing w:val="-3"/>
          </w:rPr>
          <w:delText xml:space="preserve"> </w:delText>
        </w:r>
        <w:r>
          <w:delText>even</w:delText>
        </w:r>
        <w:r>
          <w:rPr>
            <w:spacing w:val="-3"/>
          </w:rPr>
          <w:delText xml:space="preserve"> </w:delText>
        </w:r>
        <w:r>
          <w:delText>if</w:delText>
        </w:r>
        <w:r>
          <w:rPr>
            <w:spacing w:val="-3"/>
          </w:rPr>
          <w:delText xml:space="preserve"> </w:delText>
        </w:r>
        <w:r>
          <w:delText>it's</w:delText>
        </w:r>
        <w:r>
          <w:rPr>
            <w:spacing w:val="1"/>
          </w:rPr>
          <w:delText xml:space="preserve"> </w:delText>
        </w:r>
        <w:r>
          <w:delText>outside</w:delText>
        </w:r>
        <w:r>
          <w:rPr>
            <w:spacing w:val="-1"/>
          </w:rPr>
          <w:delText xml:space="preserve"> </w:delText>
        </w:r>
        <w:r>
          <w:delText>the</w:delText>
        </w:r>
        <w:r>
          <w:rPr>
            <w:spacing w:val="-1"/>
          </w:rPr>
          <w:delText xml:space="preserve"> </w:delText>
        </w:r>
        <w:r>
          <w:delText>scope</w:delText>
        </w:r>
        <w:r>
          <w:rPr>
            <w:spacing w:val="-3"/>
          </w:rPr>
          <w:delText xml:space="preserve"> </w:delText>
        </w:r>
        <w:r>
          <w:delText>of</w:delText>
        </w:r>
        <w:r>
          <w:rPr>
            <w:spacing w:val="-53"/>
          </w:rPr>
          <w:delText xml:space="preserve"> </w:delText>
        </w:r>
        <w:r>
          <w:delText>the</w:delText>
        </w:r>
        <w:r>
          <w:rPr>
            <w:spacing w:val="-2"/>
          </w:rPr>
          <w:delText xml:space="preserve"> </w:delText>
        </w:r>
        <w:r>
          <w:delText>question.</w:delText>
        </w:r>
      </w:del>
    </w:p>
    <w:p w14:paraId="1CB95AB9" w14:textId="77777777" w:rsidR="00870451" w:rsidRDefault="00870451" w:rsidP="00236EAE">
      <w:pPr>
        <w:pStyle w:val="BodyText"/>
        <w:spacing w:before="10" w:line="480" w:lineRule="auto"/>
        <w:rPr>
          <w:del w:id="395" w:author="Teacher E-Solutions" w:date="2026-09-25T20:00:00Z" w16du:dateUtc="2026-09-26T00:00:00Z"/>
          <w:sz w:val="19"/>
        </w:rPr>
      </w:pPr>
    </w:p>
    <w:p w14:paraId="0DDA3D08" w14:textId="77777777" w:rsidR="00870451" w:rsidRDefault="00DF3C56" w:rsidP="00236EAE">
      <w:pPr>
        <w:pStyle w:val="BodyText"/>
        <w:spacing w:line="480" w:lineRule="auto"/>
        <w:ind w:left="216"/>
        <w:jc w:val="both"/>
        <w:rPr>
          <w:del w:id="396" w:author="Teacher E-Solutions" w:date="2026-09-25T20:00:00Z" w16du:dateUtc="2026-09-26T00:00:00Z"/>
        </w:rPr>
      </w:pPr>
      <w:del w:id="397" w:author="Teacher E-Solutions" w:date="2026-09-25T20:00:00Z" w16du:dateUtc="2026-09-26T00:00:00Z">
        <w:r>
          <w:delText>The</w:delText>
        </w:r>
        <w:r>
          <w:rPr>
            <w:spacing w:val="-3"/>
          </w:rPr>
          <w:delText xml:space="preserve"> </w:delText>
        </w:r>
        <w:r>
          <w:delText>interview</w:delText>
        </w:r>
        <w:r>
          <w:rPr>
            <w:spacing w:val="-3"/>
          </w:rPr>
          <w:delText xml:space="preserve"> </w:delText>
        </w:r>
        <w:r>
          <w:delText>is likely</w:delText>
        </w:r>
        <w:r>
          <w:rPr>
            <w:spacing w:val="-2"/>
          </w:rPr>
          <w:delText xml:space="preserve"> </w:delText>
        </w:r>
        <w:r>
          <w:delText>to last</w:delText>
        </w:r>
        <w:r>
          <w:rPr>
            <w:spacing w:val="-3"/>
          </w:rPr>
          <w:delText xml:space="preserve"> </w:delText>
        </w:r>
        <w:r>
          <w:delText>between</w:delText>
        </w:r>
        <w:r>
          <w:rPr>
            <w:spacing w:val="-1"/>
          </w:rPr>
          <w:delText xml:space="preserve"> </w:delText>
        </w:r>
        <w:r>
          <w:delText>45</w:delText>
        </w:r>
        <w:r>
          <w:rPr>
            <w:spacing w:val="-1"/>
          </w:rPr>
          <w:delText xml:space="preserve"> </w:delText>
        </w:r>
        <w:r>
          <w:delText>and 60</w:delText>
        </w:r>
        <w:r>
          <w:rPr>
            <w:spacing w:val="-1"/>
          </w:rPr>
          <w:delText xml:space="preserve"> </w:delText>
        </w:r>
        <w:r>
          <w:delText>minutes.</w:delText>
        </w:r>
      </w:del>
    </w:p>
    <w:p w14:paraId="08641CDF" w14:textId="77777777" w:rsidR="00870451" w:rsidRDefault="00870451" w:rsidP="00236EAE">
      <w:pPr>
        <w:pStyle w:val="BodyText"/>
        <w:spacing w:before="1" w:line="480" w:lineRule="auto"/>
        <w:rPr>
          <w:del w:id="398" w:author="Teacher E-Solutions" w:date="2026-09-25T20:00:00Z" w16du:dateUtc="2026-09-26T00:00:00Z"/>
        </w:rPr>
      </w:pPr>
    </w:p>
    <w:p w14:paraId="03B45D00" w14:textId="77777777" w:rsidR="00870451" w:rsidRDefault="00DF3C56">
      <w:pPr>
        <w:ind w:left="240" w:right="246"/>
        <w:jc w:val="center"/>
        <w:rPr>
          <w:del w:id="399" w:author="Teacher E-Solutions" w:date="2026-09-25T20:00:00Z" w16du:dateUtc="2026-09-26T00:00:00Z"/>
          <w:rFonts w:ascii="Arial"/>
          <w:b/>
          <w:i/>
          <w:sz w:val="20"/>
        </w:rPr>
      </w:pPr>
      <w:del w:id="400" w:author="Teacher E-Solutions" w:date="2026-09-25T20:00:00Z" w16du:dateUtc="2026-09-26T00:00:00Z">
        <w:r>
          <w:rPr>
            <w:rFonts w:ascii="Arial"/>
            <w:b/>
            <w:i/>
            <w:color w:val="2E5395"/>
            <w:sz w:val="20"/>
          </w:rPr>
          <w:delText>Do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you</w:delText>
        </w:r>
        <w:r>
          <w:rPr>
            <w:rFonts w:ascii="Arial"/>
            <w:b/>
            <w:i/>
            <w:color w:val="2E5395"/>
            <w:spacing w:val="-1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have</w:delText>
        </w:r>
        <w:r>
          <w:rPr>
            <w:rFonts w:ascii="Arial"/>
            <w:b/>
            <w:i/>
            <w:color w:val="2E5395"/>
            <w:spacing w:val="-3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any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questions</w:delText>
        </w:r>
        <w:r>
          <w:rPr>
            <w:rFonts w:ascii="Arial"/>
            <w:b/>
            <w:i/>
            <w:color w:val="2E5395"/>
            <w:spacing w:val="-3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before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we get</w:delText>
        </w:r>
        <w:r>
          <w:rPr>
            <w:rFonts w:ascii="Arial"/>
            <w:b/>
            <w:i/>
            <w:color w:val="2E5395"/>
            <w:spacing w:val="-1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started?</w:delText>
        </w:r>
      </w:del>
    </w:p>
    <w:p w14:paraId="39606F24" w14:textId="77777777" w:rsidR="00870451" w:rsidRDefault="00870451">
      <w:pPr>
        <w:pStyle w:val="BodyText"/>
        <w:spacing w:before="10"/>
        <w:rPr>
          <w:del w:id="401" w:author="Teacher E-Solutions" w:date="2026-09-25T20:00:00Z" w16du:dateUtc="2026-09-26T00:00:00Z"/>
          <w:rFonts w:ascii="Arial"/>
          <w:b/>
          <w:i/>
          <w:sz w:val="19"/>
        </w:rPr>
      </w:pPr>
    </w:p>
    <w:p w14:paraId="43947D03" w14:textId="77777777" w:rsidR="00870451" w:rsidRDefault="00DF3C56">
      <w:pPr>
        <w:ind w:left="283" w:right="294"/>
        <w:jc w:val="center"/>
        <w:rPr>
          <w:del w:id="402" w:author="Teacher E-Solutions" w:date="2026-09-25T20:00:00Z" w16du:dateUtc="2026-09-26T00:00:00Z"/>
          <w:rFonts w:ascii="Arial"/>
          <w:b/>
          <w:i/>
          <w:sz w:val="20"/>
        </w:rPr>
      </w:pPr>
      <w:del w:id="403" w:author="Teacher E-Solutions" w:date="2026-09-25T20:00:00Z" w16du:dateUtc="2026-09-26T00:00:00Z">
        <w:r>
          <w:rPr>
            <w:rFonts w:ascii="Arial"/>
            <w:b/>
            <w:i/>
            <w:color w:val="2E5395"/>
            <w:sz w:val="20"/>
          </w:rPr>
          <w:delText>I'm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going</w:delText>
        </w:r>
        <w:r>
          <w:rPr>
            <w:rFonts w:ascii="Arial"/>
            <w:b/>
            <w:i/>
            <w:color w:val="2E5395"/>
            <w:spacing w:val="-1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to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start</w:delText>
        </w:r>
        <w:r>
          <w:rPr>
            <w:rFonts w:ascii="Arial"/>
            <w:b/>
            <w:i/>
            <w:color w:val="2E5395"/>
            <w:spacing w:val="-1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with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some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questions</w:delText>
        </w:r>
        <w:r>
          <w:rPr>
            <w:rFonts w:ascii="Arial"/>
            <w:b/>
            <w:i/>
            <w:color w:val="2E5395"/>
            <w:spacing w:val="-3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that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will</w:delText>
        </w:r>
        <w:r>
          <w:rPr>
            <w:rFonts w:ascii="Arial"/>
            <w:b/>
            <w:i/>
            <w:color w:val="2E5395"/>
            <w:spacing w:val="-3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allow</w:delText>
        </w:r>
        <w:r>
          <w:rPr>
            <w:rFonts w:ascii="Arial"/>
            <w:b/>
            <w:i/>
            <w:color w:val="2E5395"/>
            <w:spacing w:val="-1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me</w:delText>
        </w:r>
        <w:r>
          <w:rPr>
            <w:rFonts w:ascii="Arial"/>
            <w:b/>
            <w:i/>
            <w:color w:val="2E5395"/>
            <w:spacing w:val="-3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to</w:delText>
        </w:r>
        <w:r>
          <w:rPr>
            <w:rFonts w:ascii="Arial"/>
            <w:b/>
            <w:i/>
            <w:color w:val="2E5395"/>
            <w:spacing w:val="-1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get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to</w:delText>
        </w:r>
        <w:r>
          <w:rPr>
            <w:rFonts w:ascii="Arial"/>
            <w:b/>
            <w:i/>
            <w:color w:val="2E5395"/>
            <w:spacing w:val="-1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know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you</w:delText>
        </w:r>
        <w:r>
          <w:rPr>
            <w:rFonts w:ascii="Arial"/>
            <w:b/>
            <w:i/>
            <w:color w:val="2E5395"/>
            <w:spacing w:val="1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and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the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context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in</w:delText>
        </w:r>
        <w:r>
          <w:rPr>
            <w:rFonts w:ascii="Arial"/>
            <w:b/>
            <w:i/>
            <w:color w:val="2E5395"/>
            <w:spacing w:val="-5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which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you've</w:delText>
        </w:r>
        <w:r>
          <w:rPr>
            <w:rFonts w:ascii="Arial"/>
            <w:b/>
            <w:i/>
            <w:color w:val="2E5395"/>
            <w:spacing w:val="-1"/>
            <w:sz w:val="20"/>
          </w:rPr>
          <w:delText xml:space="preserve"> </w:delText>
        </w:r>
        <w:r w:rsidR="00236EAE">
          <w:rPr>
            <w:rFonts w:ascii="Arial"/>
            <w:b/>
            <w:i/>
            <w:color w:val="2E5395"/>
            <w:sz w:val="20"/>
          </w:rPr>
          <w:delText>taken the</w:delText>
        </w:r>
        <w:r>
          <w:rPr>
            <w:rFonts w:ascii="Arial"/>
            <w:b/>
            <w:i/>
            <w:color w:val="2E5395"/>
            <w:sz w:val="20"/>
          </w:rPr>
          <w:delText xml:space="preserve"> MOOCs.</w:delText>
        </w:r>
      </w:del>
    </w:p>
    <w:p w14:paraId="328CBA20" w14:textId="77777777" w:rsidR="00870451" w:rsidRDefault="00A52A1F">
      <w:pPr>
        <w:pStyle w:val="BodyText"/>
        <w:spacing w:before="11"/>
        <w:rPr>
          <w:del w:id="404" w:author="Teacher E-Solutions" w:date="2026-09-25T20:00:00Z" w16du:dateUtc="2026-09-26T00:00:00Z"/>
          <w:rFonts w:ascii="Arial"/>
          <w:b/>
          <w:i/>
          <w:sz w:val="16"/>
        </w:rPr>
      </w:pPr>
      <w:del w:id="405" w:author="Teacher E-Solutions" w:date="2026-09-25T20:00:00Z" w16du:dateUtc="2026-09-26T00:00:00Z">
        <w:r>
          <w:rPr>
            <w:noProof/>
          </w:rPr>
          <mc:AlternateContent>
            <mc:Choice Requires="wps">
              <w:drawing>
                <wp:anchor distT="0" distB="0" distL="0" distR="0" simplePos="0" relativeHeight="487588352" behindDoc="1" locked="0" layoutInCell="1" allowOverlap="1" wp14:anchorId="61A1A945">
                  <wp:simplePos x="0" y="0"/>
                  <wp:positionH relativeFrom="page">
                    <wp:posOffset>881380</wp:posOffset>
                  </wp:positionH>
                  <wp:positionV relativeFrom="paragraph">
                    <wp:posOffset>148590</wp:posOffset>
                  </wp:positionV>
                  <wp:extent cx="5798185" cy="6350"/>
                  <wp:effectExtent l="0" t="0" r="5715" b="6350"/>
                  <wp:wrapTopAndBottom/>
                  <wp:docPr id="2029629903" name="Rectangl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98185" cy="63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A35CC6F" id="Rectangle 20" o:spid="_x0000_s1026" style="position:absolute;margin-left:69.4pt;margin-top:11.7pt;width:456.5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" fillcolor="black" stroked="f">
                  <v:path arrowok="t"/>
                  <w10:wrap type="topAndBottom" anchorx="page"/>
                </v:rect>
              </w:pict>
            </mc:Fallback>
          </mc:AlternateContent>
        </w:r>
      </w:del>
    </w:p>
    <w:p w14:paraId="5BCD35E4" w14:textId="77777777" w:rsidR="00870451" w:rsidRDefault="00DF3C56">
      <w:pPr>
        <w:pStyle w:val="Heading1"/>
        <w:spacing w:after="10"/>
        <w:ind w:right="247"/>
        <w:rPr>
          <w:del w:id="406" w:author="Teacher E-Solutions" w:date="2026-09-25T20:00:00Z" w16du:dateUtc="2026-09-26T00:00:00Z"/>
        </w:rPr>
      </w:pPr>
      <w:del w:id="407" w:author="Teacher E-Solutions" w:date="2026-09-25T20:00:00Z" w16du:dateUtc="2026-09-26T00:00:00Z">
        <w:r>
          <w:delText>Contextualization/contextual</w:delText>
        </w:r>
        <w:r>
          <w:rPr>
            <w:spacing w:val="-8"/>
          </w:rPr>
          <w:delText xml:space="preserve"> </w:delText>
        </w:r>
        <w:r>
          <w:delText>factors</w:delText>
        </w:r>
      </w:del>
    </w:p>
    <w:p w14:paraId="6A99449E" w14:textId="77777777" w:rsidR="00870451" w:rsidRDefault="00A52A1F">
      <w:pPr>
        <w:pStyle w:val="BodyText"/>
        <w:spacing w:line="20" w:lineRule="exact"/>
        <w:ind w:left="187"/>
        <w:rPr>
          <w:del w:id="408" w:author="Teacher E-Solutions" w:date="2026-09-25T20:00:00Z" w16du:dateUtc="2026-09-26T00:00:00Z"/>
          <w:rFonts w:ascii="Arial"/>
          <w:sz w:val="2"/>
        </w:rPr>
      </w:pPr>
      <w:del w:id="409" w:author="Teacher E-Solutions" w:date="2026-09-25T20:00:00Z" w16du:dateUtc="2026-09-26T00:00:00Z">
        <w:r>
          <w:rPr>
            <w:rFonts w:ascii="Arial"/>
            <w:noProof/>
            <w:sz w:val="2"/>
          </w:rPr>
          <mc:AlternateContent>
            <mc:Choice Requires="wpg">
              <w:drawing>
                <wp:inline distT="0" distB="0" distL="0" distR="0" wp14:anchorId="7F0F58B0">
                  <wp:extent cx="5798185" cy="6350"/>
                  <wp:effectExtent l="0" t="0" r="5715" b="6350"/>
                  <wp:docPr id="140890625" name="Group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98185" cy="6350"/>
                            <a:chOff x="0" y="0"/>
                            <a:chExt cx="9131" cy="10"/>
                          </a:xfrm>
                        </wpg:grpSpPr>
                        <wps:wsp>
                          <wps:cNvPr id="1163451252" name="Rectangle 19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9131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5C1BB2C5" id="Group 18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">
                  <v:rect id="Rectangle 19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" fillcolor="black" stroked="f">
                    <v:path arrowok="t"/>
                  </v:rect>
                  <w10:anchorlock/>
                </v:group>
              </w:pict>
            </mc:Fallback>
          </mc:AlternateContent>
        </w:r>
      </w:del>
    </w:p>
    <w:p w14:paraId="14EA449B" w14:textId="77777777" w:rsidR="00870451" w:rsidRDefault="00870451">
      <w:pPr>
        <w:pStyle w:val="BodyText"/>
        <w:spacing w:before="9"/>
        <w:rPr>
          <w:del w:id="410" w:author="Teacher E-Solutions" w:date="2026-09-25T20:00:00Z" w16du:dateUtc="2026-09-26T00:00:00Z"/>
          <w:rFonts w:ascii="Arial"/>
          <w:b/>
          <w:sz w:val="10"/>
        </w:rPr>
      </w:pPr>
    </w:p>
    <w:p w14:paraId="7A56B4AA" w14:textId="77777777" w:rsidR="00870451" w:rsidRDefault="009F107B">
      <w:pPr>
        <w:pStyle w:val="ListParagraph"/>
        <w:numPr>
          <w:ilvl w:val="0"/>
          <w:numId w:val="1"/>
        </w:numPr>
        <w:tabs>
          <w:tab w:val="left" w:pos="577"/>
        </w:tabs>
        <w:spacing w:before="93"/>
        <w:ind w:hanging="361"/>
        <w:rPr>
          <w:del w:id="411" w:author="Teacher E-Solutions" w:date="2026-09-25T20:00:00Z" w16du:dateUtc="2026-09-26T00:00:00Z"/>
          <w:sz w:val="20"/>
        </w:rPr>
      </w:pPr>
      <w:del w:id="412" w:author="Teacher E-Solutions" w:date="2026-09-25T20:00:00Z" w16du:dateUtc="2026-09-26T00:00:00Z">
        <w:r>
          <w:rPr>
            <w:sz w:val="20"/>
          </w:rPr>
          <w:delText>Where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did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1"/>
            <w:sz w:val="20"/>
          </w:rPr>
          <w:delText xml:space="preserve"> </w:delText>
        </w:r>
        <w:r w:rsidR="00193FEB">
          <w:rPr>
            <w:sz w:val="20"/>
          </w:rPr>
          <w:delText>access the</w:delText>
        </w:r>
        <w:r w:rsidR="00236EAE">
          <w:rPr>
            <w:sz w:val="20"/>
          </w:rPr>
          <w:delText xml:space="preserve"> course</w:delText>
        </w:r>
        <w:r>
          <w:rPr>
            <w:sz w:val="20"/>
          </w:rPr>
          <w:delText xml:space="preserve"> (country)?</w:delText>
        </w:r>
      </w:del>
    </w:p>
    <w:p w14:paraId="6B5DCD19" w14:textId="77777777" w:rsidR="00870451" w:rsidRDefault="00870451">
      <w:pPr>
        <w:pStyle w:val="BodyText"/>
        <w:rPr>
          <w:del w:id="413" w:author="Teacher E-Solutions" w:date="2026-09-25T20:00:00Z" w16du:dateUtc="2026-09-26T00:00:00Z"/>
          <w:sz w:val="22"/>
        </w:rPr>
      </w:pPr>
    </w:p>
    <w:p w14:paraId="08923524" w14:textId="77777777" w:rsidR="00870451" w:rsidRDefault="00870451">
      <w:pPr>
        <w:pStyle w:val="BodyText"/>
        <w:spacing w:before="1"/>
        <w:rPr>
          <w:del w:id="414" w:author="Teacher E-Solutions" w:date="2026-09-25T20:00:00Z" w16du:dateUtc="2026-09-26T00:00:00Z"/>
          <w:sz w:val="18"/>
        </w:rPr>
      </w:pPr>
    </w:p>
    <w:p w14:paraId="6C0D5FB2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hanging="361"/>
        <w:rPr>
          <w:del w:id="415" w:author="Teacher E-Solutions" w:date="2026-09-25T20:00:00Z" w16du:dateUtc="2026-09-26T00:00:00Z"/>
          <w:sz w:val="20"/>
        </w:rPr>
      </w:pPr>
      <w:del w:id="416" w:author="Teacher E-Solutions" w:date="2026-09-25T20:00:00Z" w16du:dateUtc="2026-09-26T00:00:00Z">
        <w:r>
          <w:rPr>
            <w:sz w:val="20"/>
          </w:rPr>
          <w:delText>What</w:delText>
        </w:r>
        <w:r>
          <w:rPr>
            <w:spacing w:val="-3"/>
            <w:sz w:val="20"/>
          </w:rPr>
          <w:delText xml:space="preserve"> </w:delText>
        </w:r>
        <w:r w:rsidR="00193FEB">
          <w:rPr>
            <w:spacing w:val="-3"/>
            <w:sz w:val="20"/>
          </w:rPr>
          <w:delText xml:space="preserve">was the last </w:delText>
        </w:r>
        <w:r>
          <w:rPr>
            <w:sz w:val="20"/>
          </w:rPr>
          <w:delText>diploma</w:delText>
        </w:r>
        <w:r>
          <w:rPr>
            <w:spacing w:val="-2"/>
            <w:sz w:val="20"/>
          </w:rPr>
          <w:delText xml:space="preserve"> </w:delText>
        </w:r>
        <w:r w:rsidR="00193FEB">
          <w:rPr>
            <w:sz w:val="20"/>
          </w:rPr>
          <w:delText>you obtained</w:delText>
        </w:r>
        <w:r>
          <w:rPr>
            <w:sz w:val="20"/>
          </w:rPr>
          <w:delText>?</w:delText>
        </w:r>
      </w:del>
    </w:p>
    <w:p w14:paraId="581D23A7" w14:textId="77777777" w:rsidR="00870451" w:rsidRDefault="00870451">
      <w:pPr>
        <w:pStyle w:val="BodyText"/>
        <w:rPr>
          <w:del w:id="417" w:author="Teacher E-Solutions" w:date="2026-09-25T20:00:00Z" w16du:dateUtc="2026-09-26T00:00:00Z"/>
          <w:sz w:val="22"/>
        </w:rPr>
      </w:pPr>
    </w:p>
    <w:p w14:paraId="70ED9E66" w14:textId="77777777" w:rsidR="00870451" w:rsidRDefault="00870451">
      <w:pPr>
        <w:pStyle w:val="BodyText"/>
        <w:spacing w:before="10"/>
        <w:rPr>
          <w:del w:id="418" w:author="Teacher E-Solutions" w:date="2026-09-25T20:00:00Z" w16du:dateUtc="2026-09-26T00:00:00Z"/>
          <w:sz w:val="17"/>
        </w:rPr>
      </w:pPr>
    </w:p>
    <w:p w14:paraId="66E29C00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"/>
        <w:ind w:hanging="361"/>
        <w:rPr>
          <w:del w:id="419" w:author="Teacher E-Solutions" w:date="2026-09-25T20:00:00Z" w16du:dateUtc="2026-09-26T00:00:00Z"/>
          <w:sz w:val="20"/>
        </w:rPr>
      </w:pPr>
      <w:del w:id="420" w:author="Teacher E-Solutions" w:date="2026-09-25T20:00:00Z" w16du:dateUtc="2026-09-26T00:00:00Z">
        <w:r>
          <w:rPr>
            <w:sz w:val="20"/>
          </w:rPr>
          <w:delText>What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job/position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do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currently</w:delText>
        </w:r>
        <w:r>
          <w:rPr>
            <w:spacing w:val="-3"/>
            <w:sz w:val="20"/>
          </w:rPr>
          <w:delText xml:space="preserve"> </w:delText>
        </w:r>
        <w:r w:rsidR="009F107B">
          <w:rPr>
            <w:sz w:val="20"/>
          </w:rPr>
          <w:delText>hold</w:delText>
        </w:r>
        <w:r>
          <w:rPr>
            <w:sz w:val="20"/>
          </w:rPr>
          <w:delText>?</w:delText>
        </w:r>
      </w:del>
    </w:p>
    <w:p w14:paraId="1E8789E3" w14:textId="77777777" w:rsidR="00870451" w:rsidRDefault="00870451">
      <w:pPr>
        <w:pStyle w:val="BodyText"/>
        <w:rPr>
          <w:del w:id="421" w:author="Teacher E-Solutions" w:date="2026-09-25T20:00:00Z" w16du:dateUtc="2026-09-26T00:00:00Z"/>
          <w:sz w:val="22"/>
        </w:rPr>
      </w:pPr>
    </w:p>
    <w:p w14:paraId="50C193CB" w14:textId="77777777" w:rsidR="00870451" w:rsidRDefault="00870451">
      <w:pPr>
        <w:pStyle w:val="BodyText"/>
        <w:spacing w:before="1"/>
        <w:rPr>
          <w:del w:id="422" w:author="Teacher E-Solutions" w:date="2026-09-25T20:00:00Z" w16du:dateUtc="2026-09-26T00:00:00Z"/>
          <w:sz w:val="18"/>
        </w:rPr>
      </w:pPr>
    </w:p>
    <w:p w14:paraId="2D4FB3C8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hanging="361"/>
        <w:rPr>
          <w:del w:id="423" w:author="Teacher E-Solutions" w:date="2026-09-25T20:00:00Z" w16du:dateUtc="2026-09-26T00:00:00Z"/>
          <w:sz w:val="20"/>
        </w:rPr>
      </w:pPr>
      <w:del w:id="424" w:author="Teacher E-Solutions" w:date="2026-09-25T20:00:00Z" w16du:dateUtc="2026-09-26T00:00:00Z">
        <w:r>
          <w:rPr>
            <w:sz w:val="20"/>
          </w:rPr>
          <w:delText>Could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briefly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describe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your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organization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and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its missions?</w:delText>
        </w:r>
      </w:del>
    </w:p>
    <w:p w14:paraId="65B0BBBF" w14:textId="77777777" w:rsidR="00870451" w:rsidRDefault="00870451">
      <w:pPr>
        <w:pStyle w:val="BodyText"/>
        <w:rPr>
          <w:del w:id="425" w:author="Teacher E-Solutions" w:date="2026-09-25T20:00:00Z" w16du:dateUtc="2026-09-26T00:00:00Z"/>
          <w:sz w:val="22"/>
        </w:rPr>
      </w:pPr>
    </w:p>
    <w:p w14:paraId="481F8227" w14:textId="77777777" w:rsidR="00870451" w:rsidRDefault="00870451">
      <w:pPr>
        <w:pStyle w:val="BodyText"/>
        <w:spacing w:before="10"/>
        <w:rPr>
          <w:del w:id="426" w:author="Teacher E-Solutions" w:date="2026-09-25T20:00:00Z" w16du:dateUtc="2026-09-26T00:00:00Z"/>
          <w:sz w:val="17"/>
        </w:rPr>
      </w:pPr>
    </w:p>
    <w:p w14:paraId="7BD0DDFE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hanging="361"/>
        <w:rPr>
          <w:del w:id="427" w:author="Teacher E-Solutions" w:date="2026-09-25T20:00:00Z" w16du:dateUtc="2026-09-26T00:00:00Z"/>
          <w:sz w:val="20"/>
        </w:rPr>
      </w:pPr>
      <w:del w:id="428" w:author="Teacher E-Solutions" w:date="2026-09-25T20:00:00Z" w16du:dateUtc="2026-09-26T00:00:00Z">
        <w:r>
          <w:rPr>
            <w:sz w:val="20"/>
          </w:rPr>
          <w:delText>How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important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is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knowledge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trans</w:delText>
        </w:r>
        <w:r w:rsidR="009F107B">
          <w:rPr>
            <w:sz w:val="20"/>
          </w:rPr>
          <w:delText>lation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in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your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work?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Why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or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why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not?</w:delText>
        </w:r>
      </w:del>
    </w:p>
    <w:p w14:paraId="16E15296" w14:textId="77777777" w:rsidR="00870451" w:rsidRDefault="00DF3C56">
      <w:pPr>
        <w:pStyle w:val="ListParagraph"/>
        <w:numPr>
          <w:ilvl w:val="1"/>
          <w:numId w:val="1"/>
        </w:numPr>
        <w:tabs>
          <w:tab w:val="left" w:pos="1296"/>
          <w:tab w:val="left" w:pos="1297"/>
        </w:tabs>
        <w:ind w:left="1296" w:hanging="361"/>
        <w:rPr>
          <w:del w:id="429" w:author="Teacher E-Solutions" w:date="2026-09-25T20:00:00Z" w16du:dateUtc="2026-09-26T00:00:00Z"/>
          <w:rFonts w:ascii="Calibri" w:hAnsi="Calibri"/>
          <w:i/>
          <w:sz w:val="20"/>
        </w:rPr>
      </w:pPr>
      <w:del w:id="430" w:author="Teacher E-Solutions" w:date="2026-09-25T20:00:00Z" w16du:dateUtc="2026-09-26T00:00:00Z">
        <w:r>
          <w:rPr>
            <w:rFonts w:ascii="Arial" w:hAnsi="Arial"/>
            <w:i/>
            <w:sz w:val="20"/>
          </w:rPr>
          <w:delText>Does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this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have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any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bearing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on</w:delText>
        </w:r>
        <w:r>
          <w:rPr>
            <w:rFonts w:ascii="Arial" w:hAnsi="Arial"/>
            <w:i/>
            <w:spacing w:val="-3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your</w:delText>
        </w:r>
        <w:r>
          <w:rPr>
            <w:rFonts w:ascii="Arial" w:hAnsi="Arial"/>
            <w:i/>
            <w:spacing w:val="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professional</w:delText>
        </w:r>
        <w:r>
          <w:rPr>
            <w:rFonts w:ascii="Arial" w:hAnsi="Arial"/>
            <w:i/>
            <w:spacing w:val="-4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activities?</w:delText>
        </w:r>
      </w:del>
    </w:p>
    <w:p w14:paraId="5D29FAF7" w14:textId="77777777" w:rsidR="00870451" w:rsidRDefault="00870451">
      <w:pPr>
        <w:pStyle w:val="BodyText"/>
        <w:spacing w:before="1"/>
        <w:rPr>
          <w:del w:id="431" w:author="Teacher E-Solutions" w:date="2026-09-25T20:00:00Z" w16du:dateUtc="2026-09-26T00:00:00Z"/>
          <w:rFonts w:ascii="Arial"/>
          <w:i/>
          <w:sz w:val="19"/>
        </w:rPr>
      </w:pPr>
    </w:p>
    <w:p w14:paraId="2E8DB198" w14:textId="77777777" w:rsidR="00870451" w:rsidRDefault="00DF3C56">
      <w:pPr>
        <w:pStyle w:val="ListParagraph"/>
        <w:numPr>
          <w:ilvl w:val="1"/>
          <w:numId w:val="1"/>
        </w:numPr>
        <w:tabs>
          <w:tab w:val="left" w:pos="1296"/>
          <w:tab w:val="left" w:pos="1297"/>
        </w:tabs>
        <w:ind w:left="1296" w:hanging="361"/>
        <w:rPr>
          <w:del w:id="432" w:author="Teacher E-Solutions" w:date="2026-09-25T20:00:00Z" w16du:dateUtc="2026-09-26T00:00:00Z"/>
          <w:rFonts w:ascii="Calibri" w:hAnsi="Calibri"/>
          <w:sz w:val="20"/>
        </w:rPr>
      </w:pPr>
      <w:del w:id="433" w:author="Teacher E-Solutions" w:date="2026-09-25T20:00:00Z" w16du:dateUtc="2026-09-26T00:00:00Z">
        <w:r>
          <w:rPr>
            <w:rFonts w:ascii="Arial" w:hAnsi="Arial"/>
            <w:i/>
            <w:sz w:val="20"/>
          </w:rPr>
          <w:delText>Do</w:delText>
        </w:r>
        <w:r>
          <w:rPr>
            <w:rFonts w:ascii="Arial" w:hAnsi="Arial"/>
            <w:i/>
            <w:spacing w:val="-3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you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think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that developing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your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 w:rsidR="00236EAE">
          <w:rPr>
            <w:rFonts w:ascii="Arial" w:hAnsi="Arial"/>
            <w:i/>
            <w:sz w:val="20"/>
          </w:rPr>
          <w:delText>K</w:delText>
        </w:r>
        <w:r>
          <w:rPr>
            <w:rFonts w:ascii="Arial" w:hAnsi="Arial"/>
            <w:i/>
            <w:sz w:val="20"/>
          </w:rPr>
          <w:delText>T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skills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is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useful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for you?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In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what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way</w:delText>
        </w:r>
        <w:r>
          <w:rPr>
            <w:sz w:val="20"/>
          </w:rPr>
          <w:delText>?</w:delText>
        </w:r>
      </w:del>
    </w:p>
    <w:p w14:paraId="0CE2E239" w14:textId="77777777" w:rsidR="00870451" w:rsidRDefault="00870451">
      <w:pPr>
        <w:pStyle w:val="BodyText"/>
        <w:rPr>
          <w:del w:id="434" w:author="Teacher E-Solutions" w:date="2026-09-25T20:00:00Z" w16du:dateUtc="2026-09-26T00:00:00Z"/>
          <w:sz w:val="22"/>
        </w:rPr>
      </w:pPr>
    </w:p>
    <w:p w14:paraId="770D5B8D" w14:textId="77777777" w:rsidR="00870451" w:rsidRDefault="00DF3C56">
      <w:pPr>
        <w:pStyle w:val="Heading1"/>
        <w:numPr>
          <w:ilvl w:val="0"/>
          <w:numId w:val="1"/>
        </w:numPr>
        <w:tabs>
          <w:tab w:val="left" w:pos="577"/>
        </w:tabs>
        <w:spacing w:before="197"/>
        <w:ind w:hanging="361"/>
        <w:rPr>
          <w:del w:id="435" w:author="Teacher E-Solutions" w:date="2026-09-25T20:00:00Z" w16du:dateUtc="2026-09-26T00:00:00Z"/>
        </w:rPr>
      </w:pPr>
      <w:del w:id="436" w:author="Teacher E-Solutions" w:date="2026-09-25T20:00:00Z" w16du:dateUtc="2026-09-26T00:00:00Z">
        <w:r>
          <w:delText>For</w:delText>
        </w:r>
        <w:r>
          <w:rPr>
            <w:spacing w:val="-3"/>
          </w:rPr>
          <w:delText xml:space="preserve"> </w:delText>
        </w:r>
        <w:r>
          <w:delText>those</w:delText>
        </w:r>
        <w:r>
          <w:rPr>
            <w:spacing w:val="-3"/>
          </w:rPr>
          <w:delText xml:space="preserve"> </w:delText>
        </w:r>
        <w:r>
          <w:delText>who</w:delText>
        </w:r>
        <w:r>
          <w:rPr>
            <w:spacing w:val="-2"/>
          </w:rPr>
          <w:delText xml:space="preserve"> </w:delText>
        </w:r>
        <w:r>
          <w:delText>have</w:delText>
        </w:r>
        <w:r>
          <w:rPr>
            <w:spacing w:val="-2"/>
          </w:rPr>
          <w:delText xml:space="preserve"> </w:delText>
        </w:r>
        <w:r>
          <w:delText>requested</w:delText>
        </w:r>
        <w:r>
          <w:rPr>
            <w:spacing w:val="-3"/>
          </w:rPr>
          <w:delText xml:space="preserve"> </w:delText>
        </w:r>
        <w:r>
          <w:delText>a</w:delText>
        </w:r>
        <w:r>
          <w:rPr>
            <w:spacing w:val="-1"/>
          </w:rPr>
          <w:delText xml:space="preserve"> </w:delText>
        </w:r>
        <w:r>
          <w:delText>certificate</w:delText>
        </w:r>
        <w:r>
          <w:rPr>
            <w:spacing w:val="-2"/>
          </w:rPr>
          <w:delText xml:space="preserve"> </w:delText>
        </w:r>
        <w:r>
          <w:delText>of</w:delText>
        </w:r>
        <w:r>
          <w:rPr>
            <w:spacing w:val="-2"/>
          </w:rPr>
          <w:delText xml:space="preserve"> </w:delText>
        </w:r>
        <w:r w:rsidR="00236EAE">
          <w:delText>completion</w:delText>
        </w:r>
        <w:r w:rsidR="00236EAE">
          <w:rPr>
            <w:spacing w:val="-2"/>
          </w:rPr>
          <w:delText>:</w:delText>
        </w:r>
      </w:del>
    </w:p>
    <w:p w14:paraId="567E2EED" w14:textId="77777777" w:rsidR="009F107B" w:rsidRPr="009F107B" w:rsidRDefault="009F107B" w:rsidP="009F107B">
      <w:pPr>
        <w:pStyle w:val="ListParagraph"/>
        <w:numPr>
          <w:ilvl w:val="1"/>
          <w:numId w:val="1"/>
        </w:numPr>
        <w:tabs>
          <w:tab w:val="left" w:pos="1296"/>
          <w:tab w:val="left" w:pos="1297"/>
          <w:tab w:val="left" w:pos="1963"/>
          <w:tab w:val="left" w:pos="2596"/>
          <w:tab w:val="left" w:pos="3120"/>
          <w:tab w:val="left" w:pos="3768"/>
          <w:tab w:val="left" w:pos="4324"/>
          <w:tab w:val="left" w:pos="4835"/>
          <w:tab w:val="left" w:pos="6005"/>
          <w:tab w:val="left" w:pos="6672"/>
          <w:tab w:val="left" w:pos="7197"/>
          <w:tab w:val="left" w:pos="7542"/>
          <w:tab w:val="left" w:pos="8060"/>
          <w:tab w:val="left" w:pos="9118"/>
        </w:tabs>
        <w:spacing w:before="10" w:line="228" w:lineRule="auto"/>
        <w:ind w:left="1296" w:right="217"/>
        <w:rPr>
          <w:del w:id="437" w:author="Teacher E-Solutions" w:date="2026-09-25T20:00:00Z" w16du:dateUtc="2026-09-26T00:00:00Z"/>
          <w:rFonts w:ascii="Calibri" w:hAnsi="Calibri"/>
          <w:sz w:val="20"/>
        </w:rPr>
      </w:pPr>
      <w:del w:id="438" w:author="Teacher E-Solutions" w:date="2026-09-25T20:00:00Z" w16du:dateUtc="2026-09-26T00:00:00Z">
        <w:r>
          <w:rPr>
            <w:sz w:val="20"/>
          </w:rPr>
          <w:delText>How did you use</w:delText>
        </w:r>
        <w:r w:rsidR="00236EAE">
          <w:rPr>
            <w:sz w:val="20"/>
          </w:rPr>
          <w:delText xml:space="preserve"> this certificate?</w:delText>
        </w:r>
      </w:del>
    </w:p>
    <w:p w14:paraId="41DB19EE" w14:textId="77777777" w:rsidR="00870451" w:rsidRDefault="00870451">
      <w:pPr>
        <w:pStyle w:val="BodyText"/>
        <w:rPr>
          <w:del w:id="439" w:author="Teacher E-Solutions" w:date="2026-09-25T20:00:00Z" w16du:dateUtc="2026-09-26T00:00:00Z"/>
          <w:sz w:val="22"/>
        </w:rPr>
      </w:pPr>
    </w:p>
    <w:p w14:paraId="0D7EA584" w14:textId="77777777" w:rsidR="00870451" w:rsidRDefault="00870451">
      <w:pPr>
        <w:pStyle w:val="BodyText"/>
        <w:spacing w:before="2"/>
        <w:rPr>
          <w:del w:id="440" w:author="Teacher E-Solutions" w:date="2026-09-25T20:00:00Z" w16du:dateUtc="2026-09-26T00:00:00Z"/>
          <w:sz w:val="18"/>
        </w:rPr>
      </w:pPr>
    </w:p>
    <w:p w14:paraId="4EA07B90" w14:textId="77777777" w:rsidR="00870451" w:rsidRDefault="00DF3C56">
      <w:pPr>
        <w:pStyle w:val="Heading1"/>
        <w:numPr>
          <w:ilvl w:val="0"/>
          <w:numId w:val="1"/>
        </w:numPr>
        <w:tabs>
          <w:tab w:val="left" w:pos="577"/>
        </w:tabs>
        <w:ind w:hanging="361"/>
        <w:rPr>
          <w:del w:id="441" w:author="Teacher E-Solutions" w:date="2026-09-25T20:00:00Z" w16du:dateUtc="2026-09-26T00:00:00Z"/>
        </w:rPr>
      </w:pPr>
      <w:del w:id="442" w:author="Teacher E-Solutions" w:date="2026-09-25T20:00:00Z" w16du:dateUtc="2026-09-26T00:00:00Z">
        <w:r>
          <w:delText>Why</w:delText>
        </w:r>
        <w:r>
          <w:rPr>
            <w:spacing w:val="-3"/>
          </w:rPr>
          <w:delText xml:space="preserve"> </w:delText>
        </w:r>
        <w:r>
          <w:delText>did you</w:delText>
        </w:r>
        <w:r>
          <w:rPr>
            <w:spacing w:val="-2"/>
          </w:rPr>
          <w:delText xml:space="preserve"> </w:delText>
        </w:r>
        <w:r>
          <w:delText>take</w:delText>
        </w:r>
        <w:r>
          <w:rPr>
            <w:spacing w:val="-2"/>
          </w:rPr>
          <w:delText xml:space="preserve"> </w:delText>
        </w:r>
        <w:r>
          <w:delText>this</w:delText>
        </w:r>
        <w:r>
          <w:rPr>
            <w:spacing w:val="-3"/>
          </w:rPr>
          <w:delText xml:space="preserve"> </w:delText>
        </w:r>
        <w:r>
          <w:delText>course? What</w:delText>
        </w:r>
        <w:r>
          <w:rPr>
            <w:spacing w:val="-3"/>
          </w:rPr>
          <w:delText xml:space="preserve"> </w:delText>
        </w:r>
        <w:r>
          <w:delText>were</w:delText>
        </w:r>
        <w:r>
          <w:rPr>
            <w:spacing w:val="-2"/>
          </w:rPr>
          <w:delText xml:space="preserve"> </w:delText>
        </w:r>
        <w:r>
          <w:delText>your</w:delText>
        </w:r>
        <w:r>
          <w:rPr>
            <w:spacing w:val="-3"/>
          </w:rPr>
          <w:delText xml:space="preserve"> </w:delText>
        </w:r>
        <w:r>
          <w:delText>motivations?</w:delText>
        </w:r>
      </w:del>
    </w:p>
    <w:p w14:paraId="7DB12F81" w14:textId="77777777" w:rsidR="00870451" w:rsidRDefault="00870451">
      <w:pPr>
        <w:pStyle w:val="BodyText"/>
        <w:rPr>
          <w:del w:id="443" w:author="Teacher E-Solutions" w:date="2026-09-25T20:00:00Z" w16du:dateUtc="2026-09-26T00:00:00Z"/>
          <w:rFonts w:ascii="Arial"/>
          <w:b/>
        </w:rPr>
      </w:pPr>
    </w:p>
    <w:p w14:paraId="11787328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"/>
        <w:ind w:hanging="361"/>
        <w:rPr>
          <w:del w:id="444" w:author="Teacher E-Solutions" w:date="2026-09-25T20:00:00Z" w16du:dateUtc="2026-09-26T00:00:00Z"/>
          <w:sz w:val="20"/>
        </w:rPr>
      </w:pPr>
      <w:del w:id="445" w:author="Teacher E-Solutions" w:date="2026-09-25T20:00:00Z" w16du:dateUtc="2026-09-26T00:00:00Z">
        <w:r>
          <w:rPr>
            <w:sz w:val="20"/>
          </w:rPr>
          <w:delText>A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slightly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different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question now,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what do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think</w:delText>
        </w:r>
        <w:r>
          <w:rPr>
            <w:spacing w:val="-2"/>
            <w:sz w:val="20"/>
          </w:rPr>
          <w:delText xml:space="preserve"> </w:delText>
        </w:r>
        <w:r w:rsidR="009F107B">
          <w:rPr>
            <w:sz w:val="20"/>
          </w:rPr>
          <w:delText>helped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 make it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end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of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course?</w:delText>
        </w:r>
      </w:del>
    </w:p>
    <w:p w14:paraId="54E692C8" w14:textId="77777777" w:rsidR="00870451" w:rsidRDefault="00870451">
      <w:pPr>
        <w:rPr>
          <w:del w:id="446" w:author="Teacher E-Solutions" w:date="2026-09-25T20:00:00Z" w16du:dateUtc="2026-09-26T00:00:00Z"/>
          <w:sz w:val="20"/>
        </w:rPr>
        <w:sectPr w:rsidR="00870451">
          <w:type w:val="continuous"/>
          <w:pgSz w:w="11910" w:h="16840"/>
          <w:pgMar w:top="0" w:right="1200" w:bottom="280" w:left="1200" w:header="720" w:footer="720" w:gutter="0"/>
          <w:cols w:space="720"/>
        </w:sectPr>
      </w:pPr>
    </w:p>
    <w:p w14:paraId="2C99E6E9" w14:textId="77777777" w:rsidR="00870451" w:rsidRDefault="00DF3C56" w:rsidP="009F107B">
      <w:pPr>
        <w:spacing w:before="68"/>
        <w:ind w:left="929"/>
        <w:rPr>
          <w:del w:id="447" w:author="Teacher E-Solutions" w:date="2026-09-25T20:00:00Z" w16du:dateUtc="2026-09-26T00:00:00Z"/>
          <w:rFonts w:ascii="Arial"/>
          <w:b/>
          <w:i/>
          <w:sz w:val="20"/>
        </w:rPr>
      </w:pPr>
      <w:del w:id="448" w:author="Teacher E-Solutions" w:date="2026-09-25T20:00:00Z" w16du:dateUtc="2026-09-26T00:00:00Z">
        <w:r>
          <w:rPr>
            <w:rFonts w:ascii="Arial"/>
            <w:b/>
            <w:i/>
            <w:color w:val="2E5395"/>
            <w:sz w:val="20"/>
          </w:rPr>
          <w:delText>Now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I'm</w:delText>
        </w:r>
        <w:r>
          <w:rPr>
            <w:rFonts w:ascii="Arial"/>
            <w:b/>
            <w:i/>
            <w:color w:val="2E5395"/>
            <w:spacing w:val="-1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going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to</w:delText>
        </w:r>
        <w:r>
          <w:rPr>
            <w:rFonts w:ascii="Arial"/>
            <w:b/>
            <w:i/>
            <w:color w:val="2E5395"/>
            <w:spacing w:val="-1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ask you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some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related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to</w:delText>
        </w:r>
        <w:r>
          <w:rPr>
            <w:rFonts w:ascii="Arial"/>
            <w:b/>
            <w:i/>
            <w:color w:val="2E5395"/>
            <w:spacing w:val="-1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the</w:delText>
        </w:r>
        <w:r>
          <w:rPr>
            <w:rFonts w:ascii="Arial"/>
            <w:b/>
            <w:i/>
            <w:color w:val="2E5395"/>
            <w:spacing w:val="-3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technology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and</w:delText>
        </w:r>
        <w:r w:rsidR="009F107B">
          <w:rPr>
            <w:rFonts w:ascii="Arial"/>
            <w:b/>
            <w:i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accessibility</w:delText>
        </w:r>
        <w:r>
          <w:rPr>
            <w:rFonts w:ascii="Arial"/>
            <w:b/>
            <w:i/>
            <w:color w:val="2E5395"/>
            <w:spacing w:val="-3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of</w:delText>
        </w:r>
        <w:r>
          <w:rPr>
            <w:rFonts w:ascii="Arial"/>
            <w:b/>
            <w:i/>
            <w:color w:val="2E5395"/>
            <w:spacing w:val="-2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the</w:delText>
        </w:r>
        <w:r>
          <w:rPr>
            <w:rFonts w:ascii="Arial"/>
            <w:b/>
            <w:i/>
            <w:color w:val="2E5395"/>
            <w:spacing w:val="-3"/>
            <w:sz w:val="20"/>
          </w:rPr>
          <w:delText xml:space="preserve"> </w:delText>
        </w:r>
        <w:r>
          <w:rPr>
            <w:rFonts w:ascii="Arial"/>
            <w:b/>
            <w:i/>
            <w:color w:val="2E5395"/>
            <w:sz w:val="20"/>
          </w:rPr>
          <w:delText>course.</w:delText>
        </w:r>
      </w:del>
    </w:p>
    <w:p w14:paraId="273C53D6" w14:textId="77777777" w:rsidR="00870451" w:rsidRDefault="00870451">
      <w:pPr>
        <w:pStyle w:val="BodyText"/>
        <w:rPr>
          <w:del w:id="449" w:author="Teacher E-Solutions" w:date="2026-09-25T20:00:00Z" w16du:dateUtc="2026-09-26T00:00:00Z"/>
          <w:rFonts w:ascii="Arial"/>
          <w:b/>
          <w:i/>
        </w:rPr>
      </w:pPr>
    </w:p>
    <w:p w14:paraId="5068EE64" w14:textId="77777777" w:rsidR="00870451" w:rsidRDefault="00A52A1F">
      <w:pPr>
        <w:pStyle w:val="BodyText"/>
        <w:spacing w:before="5"/>
        <w:rPr>
          <w:del w:id="450" w:author="Teacher E-Solutions" w:date="2026-09-25T20:00:00Z" w16du:dateUtc="2026-09-26T00:00:00Z"/>
          <w:rFonts w:ascii="Arial"/>
          <w:b/>
          <w:i/>
          <w:sz w:val="18"/>
        </w:rPr>
      </w:pPr>
      <w:del w:id="451" w:author="Teacher E-Solutions" w:date="2026-09-25T20:00:00Z" w16du:dateUtc="2026-09-26T00:00:00Z">
        <w:r>
          <w:rPr>
            <w:noProof/>
          </w:rPr>
          <mc:AlternateContent>
            <mc:Choice Requires="wps">
              <w:drawing>
                <wp:anchor distT="0" distB="0" distL="0" distR="0" simplePos="0" relativeHeight="487589888" behindDoc="1" locked="0" layoutInCell="1" allowOverlap="1" wp14:anchorId="0ACA5273">
                  <wp:simplePos x="0" y="0"/>
                  <wp:positionH relativeFrom="page">
                    <wp:posOffset>881380</wp:posOffset>
                  </wp:positionH>
                  <wp:positionV relativeFrom="paragraph">
                    <wp:posOffset>159385</wp:posOffset>
                  </wp:positionV>
                  <wp:extent cx="5798185" cy="6350"/>
                  <wp:effectExtent l="0" t="0" r="5715" b="6350"/>
                  <wp:wrapTopAndBottom/>
                  <wp:docPr id="1025673668" name="Rectangl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98185" cy="63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4F48B99" id="Rectangle 17" o:spid="_x0000_s1026" style="position:absolute;margin-left:69.4pt;margin-top:12.55pt;width:456.55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" fillcolor="black" stroked="f">
                  <v:path arrowok="t"/>
                  <w10:wrap type="topAndBottom" anchorx="page"/>
                </v:rect>
              </w:pict>
            </mc:Fallback>
          </mc:AlternateContent>
        </w:r>
      </w:del>
    </w:p>
    <w:p w14:paraId="648E4E43" w14:textId="77777777" w:rsidR="00870451" w:rsidRDefault="00DF3C56">
      <w:pPr>
        <w:pStyle w:val="Heading1"/>
        <w:spacing w:after="12"/>
        <w:ind w:right="243"/>
        <w:rPr>
          <w:del w:id="452" w:author="Teacher E-Solutions" w:date="2026-09-25T20:00:00Z" w16du:dateUtc="2026-09-26T00:00:00Z"/>
        </w:rPr>
      </w:pPr>
      <w:del w:id="453" w:author="Teacher E-Solutions" w:date="2026-09-25T20:00:00Z" w16du:dateUtc="2026-09-26T00:00:00Z">
        <w:r>
          <w:delText>Technological</w:delText>
        </w:r>
        <w:r>
          <w:rPr>
            <w:spacing w:val="-7"/>
          </w:rPr>
          <w:delText xml:space="preserve"> </w:delText>
        </w:r>
        <w:r>
          <w:delText>factors/accessibility</w:delText>
        </w:r>
      </w:del>
    </w:p>
    <w:p w14:paraId="425D5BAC" w14:textId="77777777" w:rsidR="00870451" w:rsidRDefault="00A52A1F">
      <w:pPr>
        <w:pStyle w:val="BodyText"/>
        <w:spacing w:line="20" w:lineRule="exact"/>
        <w:ind w:left="187"/>
        <w:rPr>
          <w:del w:id="454" w:author="Teacher E-Solutions" w:date="2026-09-25T20:00:00Z" w16du:dateUtc="2026-09-26T00:00:00Z"/>
          <w:rFonts w:ascii="Arial"/>
          <w:sz w:val="2"/>
        </w:rPr>
      </w:pPr>
      <w:del w:id="455" w:author="Teacher E-Solutions" w:date="2026-09-25T20:00:00Z" w16du:dateUtc="2026-09-26T00:00:00Z">
        <w:r>
          <w:rPr>
            <w:rFonts w:ascii="Arial"/>
            <w:noProof/>
            <w:sz w:val="2"/>
          </w:rPr>
          <mc:AlternateContent>
            <mc:Choice Requires="wpg">
              <w:drawing>
                <wp:inline distT="0" distB="0" distL="0" distR="0" wp14:anchorId="6BBDC551">
                  <wp:extent cx="5798185" cy="6350"/>
                  <wp:effectExtent l="0" t="0" r="5715" b="6350"/>
                  <wp:docPr id="847794204" name="Group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98185" cy="6350"/>
                            <a:chOff x="0" y="0"/>
                            <a:chExt cx="9131" cy="10"/>
                          </a:xfrm>
                        </wpg:grpSpPr>
                        <wps:wsp>
                          <wps:cNvPr id="1636811963" name="Rectangle 1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9131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7350E934" id="Group 15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">
                  <v:rect id="Rectangle 16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" fillcolor="black" stroked="f">
                    <v:path arrowok="t"/>
                  </v:rect>
                  <w10:anchorlock/>
                </v:group>
              </w:pict>
            </mc:Fallback>
          </mc:AlternateContent>
        </w:r>
      </w:del>
    </w:p>
    <w:p w14:paraId="1292AE94" w14:textId="77777777" w:rsidR="00870451" w:rsidRDefault="00870451">
      <w:pPr>
        <w:pStyle w:val="BodyText"/>
        <w:spacing w:before="8"/>
        <w:rPr>
          <w:del w:id="456" w:author="Teacher E-Solutions" w:date="2026-09-25T20:00:00Z" w16du:dateUtc="2026-09-26T00:00:00Z"/>
          <w:rFonts w:ascii="Arial"/>
          <w:b/>
          <w:sz w:val="12"/>
        </w:rPr>
      </w:pPr>
    </w:p>
    <w:p w14:paraId="2040161F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93"/>
        <w:ind w:hanging="361"/>
        <w:rPr>
          <w:del w:id="457" w:author="Teacher E-Solutions" w:date="2026-09-25T20:00:00Z" w16du:dateUtc="2026-09-26T00:00:00Z"/>
          <w:sz w:val="20"/>
        </w:rPr>
      </w:pPr>
      <w:del w:id="458" w:author="Teacher E-Solutions" w:date="2026-09-25T20:00:00Z" w16du:dateUtc="2026-09-26T00:00:00Z">
        <w:r>
          <w:rPr>
            <w:sz w:val="20"/>
          </w:rPr>
          <w:delText>What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did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 use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access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course?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(Laptop,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tablet...)</w:delText>
        </w:r>
      </w:del>
    </w:p>
    <w:p w14:paraId="559D5922" w14:textId="77777777" w:rsidR="00870451" w:rsidRDefault="00DF3C56">
      <w:pPr>
        <w:pStyle w:val="ListParagraph"/>
        <w:numPr>
          <w:ilvl w:val="1"/>
          <w:numId w:val="1"/>
        </w:numPr>
        <w:tabs>
          <w:tab w:val="left" w:pos="936"/>
          <w:tab w:val="left" w:pos="937"/>
        </w:tabs>
        <w:spacing w:line="238" w:lineRule="exact"/>
        <w:ind w:hanging="361"/>
        <w:rPr>
          <w:del w:id="459" w:author="Teacher E-Solutions" w:date="2026-09-25T20:00:00Z" w16du:dateUtc="2026-09-26T00:00:00Z"/>
          <w:rFonts w:ascii="Calibri" w:hAnsi="Calibri"/>
          <w:i/>
          <w:sz w:val="20"/>
        </w:rPr>
      </w:pPr>
      <w:del w:id="460" w:author="Teacher E-Solutions" w:date="2026-09-25T20:00:00Z" w16du:dateUtc="2026-09-26T00:00:00Z">
        <w:r>
          <w:rPr>
            <w:rFonts w:ascii="Arial" w:hAnsi="Arial"/>
            <w:i/>
            <w:sz w:val="20"/>
          </w:rPr>
          <w:delText>Would</w:delText>
        </w:r>
        <w:r>
          <w:rPr>
            <w:rFonts w:ascii="Arial" w:hAnsi="Arial"/>
            <w:i/>
            <w:spacing w:val="-3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you</w:delText>
        </w:r>
        <w:r>
          <w:rPr>
            <w:rFonts w:ascii="Arial" w:hAnsi="Arial"/>
            <w:i/>
            <w:spacing w:val="-3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prefer</w:delText>
        </w:r>
        <w:r>
          <w:rPr>
            <w:rFonts w:ascii="Arial" w:hAnsi="Arial"/>
            <w:i/>
            <w:spacing w:val="-3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to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have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access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via</w:delText>
        </w:r>
        <w:r>
          <w:rPr>
            <w:rFonts w:ascii="Arial" w:hAnsi="Arial"/>
            <w:i/>
            <w:spacing w:val="-3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your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smartphone?</w:delText>
        </w:r>
      </w:del>
    </w:p>
    <w:p w14:paraId="10715E32" w14:textId="77777777" w:rsidR="00870451" w:rsidRDefault="00DF3C56">
      <w:pPr>
        <w:pStyle w:val="ListParagraph"/>
        <w:numPr>
          <w:ilvl w:val="1"/>
          <w:numId w:val="1"/>
        </w:numPr>
        <w:tabs>
          <w:tab w:val="left" w:pos="937"/>
        </w:tabs>
        <w:spacing w:before="3" w:line="228" w:lineRule="auto"/>
        <w:ind w:right="230"/>
        <w:jc w:val="both"/>
        <w:rPr>
          <w:del w:id="461" w:author="Teacher E-Solutions" w:date="2026-09-25T20:00:00Z" w16du:dateUtc="2026-09-26T00:00:00Z"/>
          <w:rFonts w:ascii="Calibri" w:hAnsi="Calibri"/>
          <w:i/>
          <w:sz w:val="20"/>
        </w:rPr>
      </w:pPr>
      <w:del w:id="462" w:author="Teacher E-Solutions" w:date="2026-09-25T20:00:00Z" w16du:dateUtc="2026-09-26T00:00:00Z">
        <w:r>
          <w:rPr>
            <w:rFonts w:ascii="Arial" w:hAnsi="Arial"/>
            <w:i/>
            <w:sz w:val="20"/>
          </w:rPr>
          <w:delText>Was the content compatible with the IT tool you used? For example, was your computer or its</w:delText>
        </w:r>
        <w:r>
          <w:rPr>
            <w:rFonts w:ascii="Arial" w:hAnsi="Arial"/>
            <w:i/>
            <w:spacing w:val="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system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recent enough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to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host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the</w:delText>
        </w:r>
        <w:r>
          <w:rPr>
            <w:rFonts w:ascii="Arial" w:hAnsi="Arial"/>
            <w:i/>
            <w:spacing w:val="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platform?</w:delText>
        </w:r>
      </w:del>
    </w:p>
    <w:p w14:paraId="68376CC4" w14:textId="77777777" w:rsidR="00870451" w:rsidRDefault="00870451">
      <w:pPr>
        <w:pStyle w:val="BodyText"/>
        <w:rPr>
          <w:del w:id="463" w:author="Teacher E-Solutions" w:date="2026-09-25T20:00:00Z" w16du:dateUtc="2026-09-26T00:00:00Z"/>
          <w:rFonts w:ascii="Arial"/>
          <w:i/>
          <w:sz w:val="22"/>
        </w:rPr>
      </w:pPr>
    </w:p>
    <w:p w14:paraId="31549BC8" w14:textId="77777777" w:rsidR="00870451" w:rsidRDefault="00870451">
      <w:pPr>
        <w:pStyle w:val="BodyText"/>
        <w:spacing w:before="2"/>
        <w:rPr>
          <w:del w:id="464" w:author="Teacher E-Solutions" w:date="2026-09-25T20:00:00Z" w16du:dateUtc="2026-09-26T00:00:00Z"/>
          <w:rFonts w:ascii="Arial"/>
          <w:i/>
          <w:sz w:val="18"/>
        </w:rPr>
      </w:pPr>
    </w:p>
    <w:p w14:paraId="15E915CF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"/>
        <w:ind w:hanging="361"/>
        <w:rPr>
          <w:del w:id="465" w:author="Teacher E-Solutions" w:date="2026-09-25T20:00:00Z" w16du:dateUtc="2026-09-26T00:00:00Z"/>
          <w:sz w:val="20"/>
        </w:rPr>
      </w:pPr>
      <w:del w:id="466" w:author="Teacher E-Solutions" w:date="2026-09-25T20:00:00Z" w16du:dateUtc="2026-09-26T00:00:00Z">
        <w:r>
          <w:rPr>
            <w:sz w:val="20"/>
          </w:rPr>
          <w:delText>Did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encounter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any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difficulties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connecting?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Or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any other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technical/technological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difficulties?</w:delText>
        </w:r>
      </w:del>
    </w:p>
    <w:p w14:paraId="29F66AFC" w14:textId="77777777" w:rsidR="00870451" w:rsidRDefault="00DF3C56">
      <w:pPr>
        <w:pStyle w:val="ListParagraph"/>
        <w:numPr>
          <w:ilvl w:val="1"/>
          <w:numId w:val="1"/>
        </w:numPr>
        <w:tabs>
          <w:tab w:val="left" w:pos="936"/>
          <w:tab w:val="left" w:pos="937"/>
        </w:tabs>
        <w:spacing w:line="238" w:lineRule="exact"/>
        <w:ind w:hanging="361"/>
        <w:rPr>
          <w:del w:id="467" w:author="Teacher E-Solutions" w:date="2026-09-25T20:00:00Z" w16du:dateUtc="2026-09-26T00:00:00Z"/>
          <w:rFonts w:ascii="Calibri" w:hAnsi="Calibri"/>
          <w:i/>
          <w:sz w:val="20"/>
        </w:rPr>
      </w:pPr>
      <w:del w:id="468" w:author="Teacher E-Solutions" w:date="2026-09-25T20:00:00Z" w16du:dateUtc="2026-09-26T00:00:00Z">
        <w:r>
          <w:rPr>
            <w:rFonts w:ascii="Arial" w:hAnsi="Arial"/>
            <w:i/>
            <w:sz w:val="20"/>
          </w:rPr>
          <w:delText>Do</w:delText>
        </w:r>
        <w:r>
          <w:rPr>
            <w:rFonts w:ascii="Arial" w:hAnsi="Arial"/>
            <w:i/>
            <w:spacing w:val="-3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you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have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a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good</w:delText>
        </w:r>
        <w:r>
          <w:rPr>
            <w:rFonts w:ascii="Arial" w:hAnsi="Arial"/>
            <w:i/>
            <w:spacing w:val="-3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Internet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connection?</w:delText>
        </w:r>
      </w:del>
    </w:p>
    <w:p w14:paraId="6D7315A5" w14:textId="77777777" w:rsidR="00870451" w:rsidRDefault="00DF3C56">
      <w:pPr>
        <w:pStyle w:val="ListParagraph"/>
        <w:numPr>
          <w:ilvl w:val="1"/>
          <w:numId w:val="1"/>
        </w:numPr>
        <w:tabs>
          <w:tab w:val="left" w:pos="936"/>
          <w:tab w:val="left" w:pos="937"/>
        </w:tabs>
        <w:spacing w:line="238" w:lineRule="exact"/>
        <w:ind w:hanging="361"/>
        <w:rPr>
          <w:del w:id="469" w:author="Teacher E-Solutions" w:date="2026-09-25T20:00:00Z" w16du:dateUtc="2026-09-26T00:00:00Z"/>
          <w:rFonts w:ascii="Calibri" w:hAnsi="Calibri"/>
          <w:i/>
          <w:sz w:val="20"/>
        </w:rPr>
      </w:pPr>
      <w:del w:id="470" w:author="Teacher E-Solutions" w:date="2026-09-25T20:00:00Z" w16du:dateUtc="2026-09-26T00:00:00Z">
        <w:r>
          <w:rPr>
            <w:rFonts w:ascii="Arial" w:hAnsi="Arial"/>
            <w:i/>
            <w:sz w:val="20"/>
          </w:rPr>
          <w:delText>Has</w:delText>
        </w:r>
        <w:r>
          <w:rPr>
            <w:rFonts w:ascii="Arial" w:hAnsi="Arial"/>
            <w:i/>
            <w:spacing w:val="-3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this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affected</w:delText>
        </w:r>
        <w:r>
          <w:rPr>
            <w:rFonts w:ascii="Arial" w:hAnsi="Arial"/>
            <w:i/>
            <w:spacing w:val="-4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your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experience?</w:delText>
        </w:r>
      </w:del>
    </w:p>
    <w:p w14:paraId="73123B72" w14:textId="77777777" w:rsidR="00870451" w:rsidRDefault="00870451">
      <w:pPr>
        <w:pStyle w:val="BodyText"/>
        <w:rPr>
          <w:del w:id="471" w:author="Teacher E-Solutions" w:date="2026-09-25T20:00:00Z" w16du:dateUtc="2026-09-26T00:00:00Z"/>
          <w:rFonts w:ascii="Arial"/>
          <w:i/>
          <w:sz w:val="22"/>
        </w:rPr>
      </w:pPr>
    </w:p>
    <w:p w14:paraId="1D7F82D2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95"/>
        <w:ind w:right="221"/>
        <w:rPr>
          <w:del w:id="472" w:author="Teacher E-Solutions" w:date="2026-09-25T20:00:00Z" w16du:dateUtc="2026-09-26T00:00:00Z"/>
          <w:sz w:val="20"/>
        </w:rPr>
      </w:pPr>
      <w:del w:id="473" w:author="Teacher E-Solutions" w:date="2026-09-25T20:00:00Z" w16du:dateUtc="2026-09-26T00:00:00Z">
        <w:r>
          <w:rPr>
            <w:sz w:val="20"/>
          </w:rPr>
          <w:delText>Did</w:delText>
        </w:r>
        <w:r>
          <w:rPr>
            <w:spacing w:val="6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6"/>
            <w:sz w:val="20"/>
          </w:rPr>
          <w:delText xml:space="preserve"> </w:delText>
        </w:r>
        <w:r>
          <w:rPr>
            <w:sz w:val="20"/>
          </w:rPr>
          <w:delText>find</w:delText>
        </w:r>
        <w:r>
          <w:rPr>
            <w:spacing w:val="6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5"/>
            <w:sz w:val="20"/>
          </w:rPr>
          <w:delText xml:space="preserve"> </w:delText>
        </w:r>
        <w:r>
          <w:rPr>
            <w:sz w:val="20"/>
          </w:rPr>
          <w:delText>course</w:delText>
        </w:r>
        <w:r>
          <w:rPr>
            <w:spacing w:val="8"/>
            <w:sz w:val="20"/>
          </w:rPr>
          <w:delText xml:space="preserve"> </w:delText>
        </w:r>
        <w:r>
          <w:rPr>
            <w:sz w:val="20"/>
          </w:rPr>
          <w:delText>interface</w:delText>
        </w:r>
        <w:r>
          <w:rPr>
            <w:spacing w:val="6"/>
            <w:sz w:val="20"/>
          </w:rPr>
          <w:delText xml:space="preserve"> </w:delText>
        </w:r>
        <w:r>
          <w:rPr>
            <w:sz w:val="20"/>
          </w:rPr>
          <w:delText>user-friendly?</w:delText>
        </w:r>
        <w:r>
          <w:rPr>
            <w:spacing w:val="8"/>
            <w:sz w:val="20"/>
          </w:rPr>
          <w:delText xml:space="preserve"> </w:delText>
        </w:r>
        <w:r>
          <w:rPr>
            <w:sz w:val="20"/>
          </w:rPr>
          <w:delText>What</w:delText>
        </w:r>
        <w:r>
          <w:rPr>
            <w:spacing w:val="6"/>
            <w:sz w:val="20"/>
          </w:rPr>
          <w:delText xml:space="preserve"> </w:delText>
        </w:r>
        <w:r>
          <w:rPr>
            <w:sz w:val="20"/>
          </w:rPr>
          <w:delText>would</w:delText>
        </w:r>
        <w:r>
          <w:rPr>
            <w:spacing w:val="6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6"/>
            <w:sz w:val="20"/>
          </w:rPr>
          <w:delText xml:space="preserve"> </w:delText>
        </w:r>
        <w:r>
          <w:rPr>
            <w:sz w:val="20"/>
          </w:rPr>
          <w:delText>change</w:delText>
        </w:r>
        <w:r>
          <w:rPr>
            <w:spacing w:val="6"/>
            <w:sz w:val="20"/>
          </w:rPr>
          <w:delText xml:space="preserve"> </w:delText>
        </w:r>
        <w:r>
          <w:rPr>
            <w:sz w:val="20"/>
          </w:rPr>
          <w:delText>(font</w:delText>
        </w:r>
        <w:r>
          <w:rPr>
            <w:spacing w:val="6"/>
            <w:sz w:val="20"/>
          </w:rPr>
          <w:delText xml:space="preserve"> </w:delText>
        </w:r>
        <w:r>
          <w:rPr>
            <w:sz w:val="20"/>
          </w:rPr>
          <w:delText>size,</w:delText>
        </w:r>
        <w:r>
          <w:rPr>
            <w:spacing w:val="6"/>
            <w:sz w:val="20"/>
          </w:rPr>
          <w:delText xml:space="preserve"> </w:delText>
        </w:r>
        <w:r>
          <w:rPr>
            <w:sz w:val="20"/>
          </w:rPr>
          <w:delText>colors,</w:delText>
        </w:r>
        <w:r>
          <w:rPr>
            <w:spacing w:val="-53"/>
            <w:sz w:val="20"/>
          </w:rPr>
          <w:delText xml:space="preserve"> </w:delText>
        </w:r>
        <w:r>
          <w:rPr>
            <w:sz w:val="20"/>
          </w:rPr>
          <w:delText>video/image quality)?</w:delText>
        </w:r>
      </w:del>
    </w:p>
    <w:p w14:paraId="3FCA7640" w14:textId="77777777" w:rsidR="00870451" w:rsidRDefault="00870451">
      <w:pPr>
        <w:pStyle w:val="BodyText"/>
        <w:rPr>
          <w:del w:id="474" w:author="Teacher E-Solutions" w:date="2026-09-25T20:00:00Z" w16du:dateUtc="2026-09-26T00:00:00Z"/>
          <w:sz w:val="22"/>
        </w:rPr>
      </w:pPr>
    </w:p>
    <w:p w14:paraId="5527456C" w14:textId="77777777" w:rsidR="00870451" w:rsidRDefault="00870451">
      <w:pPr>
        <w:pStyle w:val="BodyText"/>
        <w:spacing w:before="4"/>
        <w:rPr>
          <w:del w:id="475" w:author="Teacher E-Solutions" w:date="2026-09-25T20:00:00Z" w16du:dateUtc="2026-09-26T00:00:00Z"/>
          <w:sz w:val="18"/>
        </w:rPr>
      </w:pPr>
    </w:p>
    <w:p w14:paraId="5E9F27B5" w14:textId="77777777" w:rsidR="00870451" w:rsidRPr="0052465F" w:rsidRDefault="00DF3C56" w:rsidP="0052465F">
      <w:pPr>
        <w:pStyle w:val="ListParagraph"/>
        <w:numPr>
          <w:ilvl w:val="1"/>
          <w:numId w:val="1"/>
        </w:numPr>
        <w:tabs>
          <w:tab w:val="left" w:pos="937"/>
        </w:tabs>
        <w:spacing w:before="3" w:line="235" w:lineRule="auto"/>
        <w:ind w:right="221"/>
        <w:jc w:val="both"/>
        <w:rPr>
          <w:del w:id="476" w:author="Teacher E-Solutions" w:date="2026-09-25T20:00:00Z" w16du:dateUtc="2026-09-26T00:00:00Z"/>
          <w:rFonts w:ascii="Arial"/>
          <w:i/>
        </w:rPr>
      </w:pPr>
      <w:del w:id="477" w:author="Teacher E-Solutions" w:date="2026-09-25T20:00:00Z" w16du:dateUtc="2026-09-26T00:00:00Z">
        <w:r w:rsidRPr="0052465F">
          <w:rPr>
            <w:rFonts w:ascii="Arial" w:hAnsi="Arial"/>
            <w:i/>
            <w:sz w:val="20"/>
          </w:rPr>
          <w:delText>Was the course structure well organized and easy to follow? If not, what would you change?</w:delText>
        </w:r>
        <w:r w:rsidRPr="0052465F">
          <w:rPr>
            <w:rFonts w:ascii="Arial" w:hAnsi="Arial"/>
            <w:i/>
            <w:spacing w:val="1"/>
            <w:sz w:val="20"/>
          </w:rPr>
          <w:delText xml:space="preserve"> </w:delText>
        </w:r>
      </w:del>
    </w:p>
    <w:p w14:paraId="1AC3450A" w14:textId="77777777" w:rsidR="0052465F" w:rsidRPr="0052465F" w:rsidRDefault="0052465F" w:rsidP="0052465F">
      <w:pPr>
        <w:pStyle w:val="ListParagraph"/>
        <w:tabs>
          <w:tab w:val="left" w:pos="937"/>
        </w:tabs>
        <w:spacing w:before="3" w:line="235" w:lineRule="auto"/>
        <w:ind w:left="936" w:right="221" w:firstLine="0"/>
        <w:jc w:val="both"/>
        <w:rPr>
          <w:del w:id="478" w:author="Teacher E-Solutions" w:date="2026-09-25T20:00:00Z" w16du:dateUtc="2026-09-26T00:00:00Z"/>
          <w:rFonts w:ascii="Arial"/>
          <w:i/>
        </w:rPr>
      </w:pPr>
    </w:p>
    <w:p w14:paraId="503C54E4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hanging="361"/>
        <w:rPr>
          <w:del w:id="479" w:author="Teacher E-Solutions" w:date="2026-09-25T20:00:00Z" w16du:dateUtc="2026-09-26T00:00:00Z"/>
          <w:sz w:val="20"/>
        </w:rPr>
      </w:pPr>
      <w:del w:id="480" w:author="Teacher E-Solutions" w:date="2026-09-25T20:00:00Z" w16du:dateUtc="2026-09-26T00:00:00Z">
        <w:r>
          <w:rPr>
            <w:sz w:val="20"/>
          </w:rPr>
          <w:delText>Did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use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the discussion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forum? Was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it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relevant? Why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or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why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not?</w:delText>
        </w:r>
      </w:del>
    </w:p>
    <w:p w14:paraId="35919AE0" w14:textId="77777777" w:rsidR="00870451" w:rsidRDefault="00870451">
      <w:pPr>
        <w:pStyle w:val="BodyText"/>
        <w:rPr>
          <w:del w:id="481" w:author="Teacher E-Solutions" w:date="2026-09-25T20:00:00Z" w16du:dateUtc="2026-09-26T00:00:00Z"/>
          <w:sz w:val="22"/>
        </w:rPr>
      </w:pPr>
    </w:p>
    <w:p w14:paraId="2DEF5A5E" w14:textId="77777777" w:rsidR="00870451" w:rsidRDefault="00870451">
      <w:pPr>
        <w:pStyle w:val="BodyText"/>
        <w:spacing w:before="1"/>
        <w:rPr>
          <w:del w:id="482" w:author="Teacher E-Solutions" w:date="2026-09-25T20:00:00Z" w16du:dateUtc="2026-09-26T00:00:00Z"/>
          <w:sz w:val="18"/>
        </w:rPr>
      </w:pPr>
    </w:p>
    <w:p w14:paraId="526A9D91" w14:textId="77777777" w:rsidR="00870451" w:rsidRDefault="00DF3C56">
      <w:pPr>
        <w:pStyle w:val="Heading1"/>
        <w:ind w:right="251"/>
        <w:rPr>
          <w:del w:id="483" w:author="Teacher E-Solutions" w:date="2026-09-25T20:00:00Z" w16du:dateUtc="2026-09-26T00:00:00Z"/>
        </w:rPr>
      </w:pPr>
      <w:del w:id="484" w:author="Teacher E-Solutions" w:date="2026-09-25T20:00:00Z" w16du:dateUtc="2026-09-26T00:00:00Z">
        <w:r>
          <w:rPr>
            <w:color w:val="4471C4"/>
          </w:rPr>
          <w:delText>I'm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>going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>to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>ask you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>some</w:delText>
        </w:r>
        <w:r>
          <w:rPr>
            <w:color w:val="4471C4"/>
            <w:spacing w:val="-3"/>
          </w:rPr>
          <w:delText xml:space="preserve"> </w:delText>
        </w:r>
        <w:r>
          <w:rPr>
            <w:color w:val="4471C4"/>
          </w:rPr>
          <w:delText>questions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 xml:space="preserve">that </w:delText>
        </w:r>
        <w:r w:rsidR="009F107B">
          <w:rPr>
            <w:color w:val="4471C4"/>
          </w:rPr>
          <w:delText>focus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>on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>the</w:delText>
        </w:r>
        <w:r>
          <w:rPr>
            <w:color w:val="4471C4"/>
            <w:spacing w:val="-3"/>
          </w:rPr>
          <w:delText xml:space="preserve"> </w:delText>
        </w:r>
        <w:r>
          <w:rPr>
            <w:color w:val="4471C4"/>
          </w:rPr>
          <w:delText>content</w:delText>
        </w:r>
        <w:r>
          <w:rPr>
            <w:color w:val="4471C4"/>
            <w:spacing w:val="-1"/>
          </w:rPr>
          <w:delText xml:space="preserve"> </w:delText>
        </w:r>
        <w:r>
          <w:rPr>
            <w:color w:val="4471C4"/>
          </w:rPr>
          <w:delText>of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>the</w:delText>
        </w:r>
        <w:r>
          <w:rPr>
            <w:color w:val="4471C4"/>
            <w:spacing w:val="-3"/>
          </w:rPr>
          <w:delText xml:space="preserve"> </w:delText>
        </w:r>
        <w:r>
          <w:rPr>
            <w:color w:val="4471C4"/>
          </w:rPr>
          <w:delText>course.</w:delText>
        </w:r>
      </w:del>
    </w:p>
    <w:p w14:paraId="5F2BA036" w14:textId="77777777" w:rsidR="00870451" w:rsidRDefault="00A52A1F">
      <w:pPr>
        <w:pStyle w:val="BodyText"/>
        <w:spacing w:before="5"/>
        <w:rPr>
          <w:del w:id="485" w:author="Teacher E-Solutions" w:date="2026-09-25T20:00:00Z" w16du:dateUtc="2026-09-26T00:00:00Z"/>
          <w:rFonts w:ascii="Arial"/>
          <w:b/>
          <w:sz w:val="18"/>
        </w:rPr>
      </w:pPr>
      <w:del w:id="486" w:author="Teacher E-Solutions" w:date="2026-09-25T20:00:00Z" w16du:dateUtc="2026-09-26T00:00:00Z">
        <w:r>
          <w:rPr>
            <w:noProof/>
          </w:rPr>
          <mc:AlternateContent>
            <mc:Choice Requires="wps">
              <w:drawing>
                <wp:anchor distT="0" distB="0" distL="0" distR="0" simplePos="0" relativeHeight="487590912" behindDoc="1" locked="0" layoutInCell="1" allowOverlap="1" wp14:anchorId="6A47AEC8">
                  <wp:simplePos x="0" y="0"/>
                  <wp:positionH relativeFrom="page">
                    <wp:posOffset>881380</wp:posOffset>
                  </wp:positionH>
                  <wp:positionV relativeFrom="paragraph">
                    <wp:posOffset>159385</wp:posOffset>
                  </wp:positionV>
                  <wp:extent cx="5798185" cy="6350"/>
                  <wp:effectExtent l="0" t="0" r="5715" b="6350"/>
                  <wp:wrapTopAndBottom/>
                  <wp:docPr id="1570996663" name="Rectangl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98185" cy="63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CFCB099" id="Rectangle 14" o:spid="_x0000_s1026" style="position:absolute;margin-left:69.4pt;margin-top:12.55pt;width:456.55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" fillcolor="black" stroked="f">
                  <v:path arrowok="t"/>
                  <w10:wrap type="topAndBottom" anchorx="page"/>
                </v:rect>
              </w:pict>
            </mc:Fallback>
          </mc:AlternateContent>
        </w:r>
      </w:del>
    </w:p>
    <w:p w14:paraId="27AE1DF9" w14:textId="77777777" w:rsidR="00870451" w:rsidRDefault="00DF3C56">
      <w:pPr>
        <w:spacing w:after="10"/>
        <w:ind w:left="240" w:right="245"/>
        <w:jc w:val="center"/>
        <w:rPr>
          <w:del w:id="487" w:author="Teacher E-Solutions" w:date="2026-09-25T20:00:00Z" w16du:dateUtc="2026-09-26T00:00:00Z"/>
          <w:rFonts w:ascii="Arial"/>
          <w:b/>
          <w:sz w:val="20"/>
        </w:rPr>
      </w:pPr>
      <w:del w:id="488" w:author="Teacher E-Solutions" w:date="2026-09-25T20:00:00Z" w16du:dateUtc="2026-09-26T00:00:00Z">
        <w:r>
          <w:rPr>
            <w:rFonts w:ascii="Arial"/>
            <w:b/>
            <w:sz w:val="20"/>
          </w:rPr>
          <w:delText>Pedagogical</w:delText>
        </w:r>
        <w:r>
          <w:rPr>
            <w:rFonts w:ascii="Arial"/>
            <w:b/>
            <w:spacing w:val="-4"/>
            <w:sz w:val="20"/>
          </w:rPr>
          <w:delText xml:space="preserve"> </w:delText>
        </w:r>
        <w:r>
          <w:rPr>
            <w:rFonts w:ascii="Arial"/>
            <w:b/>
            <w:sz w:val="20"/>
          </w:rPr>
          <w:delText>factors</w:delText>
        </w:r>
        <w:r>
          <w:rPr>
            <w:rFonts w:ascii="Arial"/>
            <w:b/>
            <w:spacing w:val="-4"/>
            <w:sz w:val="20"/>
          </w:rPr>
          <w:delText xml:space="preserve"> </w:delText>
        </w:r>
        <w:r>
          <w:rPr>
            <w:rFonts w:ascii="Arial"/>
            <w:b/>
            <w:sz w:val="20"/>
          </w:rPr>
          <w:delText>and</w:delText>
        </w:r>
        <w:r>
          <w:rPr>
            <w:rFonts w:ascii="Arial"/>
            <w:b/>
            <w:spacing w:val="-1"/>
            <w:sz w:val="20"/>
          </w:rPr>
          <w:delText xml:space="preserve"> </w:delText>
        </w:r>
        <w:r>
          <w:rPr>
            <w:rFonts w:ascii="Arial"/>
            <w:b/>
            <w:sz w:val="20"/>
          </w:rPr>
          <w:delText>content</w:delText>
        </w:r>
        <w:r>
          <w:rPr>
            <w:rFonts w:ascii="Arial"/>
            <w:b/>
            <w:spacing w:val="-3"/>
            <w:sz w:val="20"/>
          </w:rPr>
          <w:delText xml:space="preserve"> </w:delText>
        </w:r>
        <w:r>
          <w:rPr>
            <w:rFonts w:ascii="Arial"/>
            <w:b/>
            <w:sz w:val="20"/>
          </w:rPr>
          <w:delText>assessment</w:delText>
        </w:r>
      </w:del>
    </w:p>
    <w:p w14:paraId="5DC09194" w14:textId="77777777" w:rsidR="00870451" w:rsidRDefault="00A52A1F">
      <w:pPr>
        <w:pStyle w:val="BodyText"/>
        <w:spacing w:line="20" w:lineRule="exact"/>
        <w:ind w:left="187"/>
        <w:rPr>
          <w:del w:id="489" w:author="Teacher E-Solutions" w:date="2026-09-25T20:00:00Z" w16du:dateUtc="2026-09-26T00:00:00Z"/>
          <w:rFonts w:ascii="Arial"/>
          <w:sz w:val="2"/>
        </w:rPr>
      </w:pPr>
      <w:del w:id="490" w:author="Teacher E-Solutions" w:date="2026-09-25T20:00:00Z" w16du:dateUtc="2026-09-26T00:00:00Z">
        <w:r>
          <w:rPr>
            <w:rFonts w:ascii="Arial"/>
            <w:noProof/>
            <w:sz w:val="2"/>
          </w:rPr>
          <mc:AlternateContent>
            <mc:Choice Requires="wpg">
              <w:drawing>
                <wp:inline distT="0" distB="0" distL="0" distR="0" wp14:anchorId="0829D8B0">
                  <wp:extent cx="5798185" cy="6350"/>
                  <wp:effectExtent l="0" t="0" r="5715" b="6350"/>
                  <wp:docPr id="1245135697" name="Group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98185" cy="6350"/>
                            <a:chOff x="0" y="0"/>
                            <a:chExt cx="9131" cy="10"/>
                          </a:xfrm>
                        </wpg:grpSpPr>
                        <wps:wsp>
                          <wps:cNvPr id="172664540" name="Rectangle 1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9131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075ADBF4" id="Group 12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">
                  <v:rect id="Rectangle 13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" fillcolor="black" stroked="f">
                    <v:path arrowok="t"/>
                  </v:rect>
                  <w10:anchorlock/>
                </v:group>
              </w:pict>
            </mc:Fallback>
          </mc:AlternateContent>
        </w:r>
      </w:del>
    </w:p>
    <w:p w14:paraId="3F9DB67A" w14:textId="77777777" w:rsidR="00870451" w:rsidRDefault="00870451">
      <w:pPr>
        <w:pStyle w:val="BodyText"/>
        <w:spacing w:before="10"/>
        <w:rPr>
          <w:del w:id="491" w:author="Teacher E-Solutions" w:date="2026-09-25T20:00:00Z" w16du:dateUtc="2026-09-26T00:00:00Z"/>
          <w:rFonts w:ascii="Arial"/>
          <w:b/>
          <w:sz w:val="12"/>
        </w:rPr>
      </w:pPr>
    </w:p>
    <w:p w14:paraId="206E4CC0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93"/>
        <w:ind w:right="227"/>
        <w:rPr>
          <w:del w:id="492" w:author="Teacher E-Solutions" w:date="2026-09-25T20:00:00Z" w16du:dateUtc="2026-09-26T00:00:00Z"/>
          <w:sz w:val="20"/>
        </w:rPr>
      </w:pPr>
      <w:del w:id="493" w:author="Teacher E-Solutions" w:date="2026-09-25T20:00:00Z" w16du:dateUtc="2026-09-26T00:00:00Z">
        <w:r>
          <w:rPr>
            <w:sz w:val="20"/>
          </w:rPr>
          <w:delText>Based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on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your</w:delText>
        </w:r>
        <w:r>
          <w:rPr>
            <w:spacing w:val="-6"/>
            <w:sz w:val="20"/>
          </w:rPr>
          <w:delText xml:space="preserve"> </w:delText>
        </w:r>
        <w:r>
          <w:rPr>
            <w:sz w:val="20"/>
          </w:rPr>
          <w:delText>lifestyle/values/culture,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your</w:delText>
        </w:r>
        <w:r>
          <w:rPr>
            <w:spacing w:val="-8"/>
            <w:sz w:val="20"/>
          </w:rPr>
          <w:delText xml:space="preserve"> </w:delText>
        </w:r>
        <w:r>
          <w:rPr>
            <w:sz w:val="20"/>
          </w:rPr>
          <w:delText>job,</w:delText>
        </w:r>
        <w:r>
          <w:rPr>
            <w:spacing w:val="-9"/>
            <w:sz w:val="20"/>
          </w:rPr>
          <w:delText xml:space="preserve"> </w:delText>
        </w:r>
        <w:r>
          <w:rPr>
            <w:sz w:val="20"/>
          </w:rPr>
          <w:delText>does</w:delText>
        </w:r>
        <w:r>
          <w:rPr>
            <w:spacing w:val="-8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9"/>
            <w:sz w:val="20"/>
          </w:rPr>
          <w:delText xml:space="preserve"> </w:delText>
        </w:r>
        <w:r>
          <w:rPr>
            <w:sz w:val="20"/>
          </w:rPr>
          <w:delText>course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lack</w:delText>
        </w:r>
        <w:r>
          <w:rPr>
            <w:spacing w:val="-8"/>
            <w:sz w:val="20"/>
          </w:rPr>
          <w:delText xml:space="preserve"> </w:delText>
        </w:r>
        <w:r>
          <w:rPr>
            <w:sz w:val="20"/>
          </w:rPr>
          <w:delText>personalization/adaptability</w:delText>
        </w:r>
        <w:r>
          <w:rPr>
            <w:spacing w:val="-5"/>
            <w:sz w:val="20"/>
          </w:rPr>
          <w:delText xml:space="preserve"> </w:delText>
        </w:r>
        <w:r>
          <w:rPr>
            <w:sz w:val="20"/>
          </w:rPr>
          <w:delText>of</w:delText>
        </w:r>
        <w:r>
          <w:rPr>
            <w:spacing w:val="-52"/>
            <w:sz w:val="20"/>
          </w:rPr>
          <w:delText xml:space="preserve"> </w:delText>
        </w:r>
        <w:r>
          <w:rPr>
            <w:sz w:val="20"/>
          </w:rPr>
          <w:delText>content?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Did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it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offend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your</w:delText>
        </w:r>
        <w:r>
          <w:rPr>
            <w:spacing w:val="2"/>
            <w:sz w:val="20"/>
          </w:rPr>
          <w:delText xml:space="preserve"> </w:delText>
        </w:r>
        <w:r>
          <w:rPr>
            <w:sz w:val="20"/>
          </w:rPr>
          <w:delText>values?</w:delText>
        </w:r>
      </w:del>
    </w:p>
    <w:p w14:paraId="428320D7" w14:textId="77777777" w:rsidR="00870451" w:rsidRDefault="00870451">
      <w:pPr>
        <w:pStyle w:val="BodyText"/>
        <w:rPr>
          <w:del w:id="494" w:author="Teacher E-Solutions" w:date="2026-09-25T20:00:00Z" w16du:dateUtc="2026-09-26T00:00:00Z"/>
          <w:sz w:val="22"/>
        </w:rPr>
      </w:pPr>
    </w:p>
    <w:p w14:paraId="3B8FAFB2" w14:textId="77777777" w:rsidR="00870451" w:rsidRDefault="00870451">
      <w:pPr>
        <w:pStyle w:val="BodyText"/>
        <w:spacing w:before="11"/>
        <w:rPr>
          <w:del w:id="495" w:author="Teacher E-Solutions" w:date="2026-09-25T20:00:00Z" w16du:dateUtc="2026-09-26T00:00:00Z"/>
          <w:sz w:val="17"/>
        </w:rPr>
      </w:pPr>
    </w:p>
    <w:p w14:paraId="12542678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hanging="361"/>
        <w:rPr>
          <w:del w:id="496" w:author="Teacher E-Solutions" w:date="2026-09-25T20:00:00Z" w16du:dateUtc="2026-09-26T00:00:00Z"/>
          <w:sz w:val="20"/>
        </w:rPr>
      </w:pPr>
      <w:del w:id="497" w:author="Teacher E-Solutions" w:date="2026-09-25T20:00:00Z" w16du:dateUtc="2026-09-26T00:00:00Z">
        <w:r>
          <w:rPr>
            <w:sz w:val="20"/>
          </w:rPr>
          <w:delText>Do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subjects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correspond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closely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enough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your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reality?</w:delText>
        </w:r>
      </w:del>
    </w:p>
    <w:p w14:paraId="41548529" w14:textId="77777777" w:rsidR="00870451" w:rsidRDefault="0052465F">
      <w:pPr>
        <w:pStyle w:val="ListParagraph"/>
        <w:numPr>
          <w:ilvl w:val="1"/>
          <w:numId w:val="1"/>
        </w:numPr>
        <w:tabs>
          <w:tab w:val="left" w:pos="1145"/>
          <w:tab w:val="left" w:pos="1146"/>
        </w:tabs>
        <w:spacing w:line="238" w:lineRule="exact"/>
        <w:ind w:left="1145" w:hanging="361"/>
        <w:rPr>
          <w:del w:id="498" w:author="Teacher E-Solutions" w:date="2026-09-25T20:00:00Z" w16du:dateUtc="2026-09-26T00:00:00Z"/>
          <w:rFonts w:ascii="Calibri" w:hAnsi="Calibri"/>
          <w:i/>
          <w:sz w:val="20"/>
        </w:rPr>
      </w:pPr>
      <w:del w:id="499" w:author="Teacher E-Solutions" w:date="2026-09-25T20:00:00Z" w16du:dateUtc="2026-09-26T00:00:00Z">
        <w:r w:rsidRPr="0052465F">
          <w:rPr>
            <w:rFonts w:ascii="Arial" w:hAnsi="Arial"/>
            <w:i/>
            <w:sz w:val="20"/>
          </w:rPr>
          <w:delText>Were there any examples you didn't like</w:delText>
        </w:r>
        <w:r>
          <w:rPr>
            <w:rFonts w:ascii="Arial" w:hAnsi="Arial"/>
            <w:i/>
            <w:sz w:val="20"/>
          </w:rPr>
          <w:delText>?</w:delText>
        </w:r>
        <w:r>
          <w:rPr>
            <w:rFonts w:ascii="Arial" w:hAnsi="Arial"/>
            <w:i/>
            <w:spacing w:val="-3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Which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ones?</w:delText>
        </w:r>
      </w:del>
    </w:p>
    <w:p w14:paraId="62855F3E" w14:textId="77777777" w:rsidR="00870451" w:rsidRDefault="00DF3C56">
      <w:pPr>
        <w:pStyle w:val="ListParagraph"/>
        <w:numPr>
          <w:ilvl w:val="1"/>
          <w:numId w:val="1"/>
        </w:numPr>
        <w:tabs>
          <w:tab w:val="left" w:pos="1145"/>
          <w:tab w:val="left" w:pos="1146"/>
        </w:tabs>
        <w:spacing w:line="238" w:lineRule="exact"/>
        <w:ind w:left="1145" w:hanging="361"/>
        <w:rPr>
          <w:del w:id="500" w:author="Teacher E-Solutions" w:date="2026-09-25T20:00:00Z" w16du:dateUtc="2026-09-26T00:00:00Z"/>
          <w:rFonts w:ascii="Calibri" w:hAnsi="Calibri"/>
          <w:i/>
          <w:sz w:val="20"/>
        </w:rPr>
      </w:pPr>
      <w:del w:id="501" w:author="Teacher E-Solutions" w:date="2026-09-25T20:00:00Z" w16du:dateUtc="2026-09-26T00:00:00Z">
        <w:r>
          <w:rPr>
            <w:rFonts w:ascii="Arial" w:hAnsi="Arial"/>
            <w:i/>
            <w:sz w:val="20"/>
          </w:rPr>
          <w:delText>Is</w:delText>
        </w:r>
        <w:r>
          <w:rPr>
            <w:rFonts w:ascii="Arial" w:hAnsi="Arial"/>
            <w:i/>
            <w:spacing w:val="-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the</w:delText>
        </w:r>
        <w:r>
          <w:rPr>
            <w:rFonts w:ascii="Arial" w:hAnsi="Arial"/>
            <w:i/>
            <w:spacing w:val="-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language</w:delText>
        </w:r>
        <w:r>
          <w:rPr>
            <w:rFonts w:ascii="Arial" w:hAnsi="Arial"/>
            <w:i/>
            <w:spacing w:val="-3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appropriate?</w:delText>
        </w:r>
      </w:del>
    </w:p>
    <w:p w14:paraId="31A3B633" w14:textId="77777777" w:rsidR="00870451" w:rsidRDefault="00870451">
      <w:pPr>
        <w:pStyle w:val="BodyText"/>
        <w:rPr>
          <w:del w:id="502" w:author="Teacher E-Solutions" w:date="2026-09-25T20:00:00Z" w16du:dateUtc="2026-09-26T00:00:00Z"/>
          <w:rFonts w:ascii="Arial"/>
          <w:i/>
          <w:sz w:val="22"/>
        </w:rPr>
      </w:pPr>
    </w:p>
    <w:p w14:paraId="709192D9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94"/>
        <w:ind w:hanging="361"/>
        <w:rPr>
          <w:del w:id="503" w:author="Teacher E-Solutions" w:date="2026-09-25T20:00:00Z" w16du:dateUtc="2026-09-26T00:00:00Z"/>
          <w:sz w:val="20"/>
        </w:rPr>
      </w:pPr>
      <w:del w:id="504" w:author="Teacher E-Solutions" w:date="2026-09-25T20:00:00Z" w16du:dateUtc="2026-09-26T00:00:00Z">
        <w:r>
          <w:rPr>
            <w:sz w:val="20"/>
          </w:rPr>
          <w:delText>What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did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think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of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exams?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Were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they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too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difficult?</w:delText>
        </w:r>
      </w:del>
    </w:p>
    <w:p w14:paraId="1BBB843F" w14:textId="77777777" w:rsidR="00870451" w:rsidRDefault="00870451">
      <w:pPr>
        <w:pStyle w:val="BodyText"/>
        <w:rPr>
          <w:del w:id="505" w:author="Teacher E-Solutions" w:date="2026-09-25T20:00:00Z" w16du:dateUtc="2026-09-26T00:00:00Z"/>
          <w:sz w:val="22"/>
        </w:rPr>
      </w:pPr>
    </w:p>
    <w:p w14:paraId="03CD30A5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86"/>
        <w:ind w:hanging="361"/>
        <w:rPr>
          <w:del w:id="506" w:author="Teacher E-Solutions" w:date="2026-09-25T20:00:00Z" w16du:dateUtc="2026-09-26T00:00:00Z"/>
          <w:sz w:val="20"/>
        </w:rPr>
      </w:pPr>
      <w:del w:id="507" w:author="Teacher E-Solutions" w:date="2026-09-25T20:00:00Z" w16du:dateUtc="2026-09-26T00:00:00Z">
        <w:r>
          <w:rPr>
            <w:sz w:val="20"/>
          </w:rPr>
          <w:delText>Was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general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content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relevant?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What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would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add?</w:delText>
        </w:r>
      </w:del>
    </w:p>
    <w:p w14:paraId="71CFCF8D" w14:textId="77777777" w:rsidR="00870451" w:rsidRDefault="00870451">
      <w:pPr>
        <w:pStyle w:val="BodyText"/>
        <w:rPr>
          <w:del w:id="508" w:author="Teacher E-Solutions" w:date="2026-09-25T20:00:00Z" w16du:dateUtc="2026-09-26T00:00:00Z"/>
          <w:sz w:val="22"/>
        </w:rPr>
      </w:pPr>
    </w:p>
    <w:p w14:paraId="4C5A5B78" w14:textId="77777777" w:rsidR="00870451" w:rsidRDefault="00870451">
      <w:pPr>
        <w:pStyle w:val="BodyText"/>
        <w:spacing w:before="11"/>
        <w:rPr>
          <w:del w:id="509" w:author="Teacher E-Solutions" w:date="2026-09-25T20:00:00Z" w16du:dateUtc="2026-09-26T00:00:00Z"/>
          <w:sz w:val="17"/>
        </w:rPr>
      </w:pPr>
    </w:p>
    <w:p w14:paraId="4173DF30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right="222"/>
        <w:rPr>
          <w:del w:id="510" w:author="Teacher E-Solutions" w:date="2026-09-25T20:00:00Z" w16du:dateUtc="2026-09-26T00:00:00Z"/>
          <w:sz w:val="20"/>
        </w:rPr>
      </w:pPr>
      <w:del w:id="511" w:author="Teacher E-Solutions" w:date="2026-09-25T20:00:00Z" w16du:dateUtc="2026-09-26T00:00:00Z">
        <w:r>
          <w:rPr>
            <w:sz w:val="20"/>
          </w:rPr>
          <w:delText>Do</w:delText>
        </w:r>
        <w:r>
          <w:rPr>
            <w:spacing w:val="9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8"/>
            <w:sz w:val="20"/>
          </w:rPr>
          <w:delText xml:space="preserve"> </w:delText>
        </w:r>
        <w:r>
          <w:rPr>
            <w:sz w:val="20"/>
          </w:rPr>
          <w:delText>plan</w:delText>
        </w:r>
        <w:r>
          <w:rPr>
            <w:spacing w:val="9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9"/>
            <w:sz w:val="20"/>
          </w:rPr>
          <w:delText xml:space="preserve"> </w:delText>
        </w:r>
        <w:r>
          <w:rPr>
            <w:sz w:val="20"/>
          </w:rPr>
          <w:delText>refer</w:delText>
        </w:r>
        <w:r>
          <w:rPr>
            <w:spacing w:val="9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8"/>
            <w:sz w:val="20"/>
          </w:rPr>
          <w:delText xml:space="preserve"> </w:delText>
        </w:r>
        <w:r>
          <w:rPr>
            <w:sz w:val="20"/>
          </w:rPr>
          <w:delText>and</w:delText>
        </w:r>
        <w:r>
          <w:rPr>
            <w:spacing w:val="11"/>
            <w:sz w:val="20"/>
          </w:rPr>
          <w:delText xml:space="preserve"> </w:delText>
        </w:r>
        <w:r>
          <w:rPr>
            <w:sz w:val="20"/>
          </w:rPr>
          <w:delText>re-use</w:delText>
        </w:r>
        <w:r>
          <w:rPr>
            <w:spacing w:val="9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8"/>
            <w:sz w:val="20"/>
          </w:rPr>
          <w:delText xml:space="preserve"> </w:delText>
        </w:r>
        <w:r>
          <w:rPr>
            <w:sz w:val="20"/>
          </w:rPr>
          <w:delText>notes,</w:delText>
        </w:r>
        <w:r>
          <w:rPr>
            <w:spacing w:val="10"/>
            <w:sz w:val="20"/>
          </w:rPr>
          <w:delText xml:space="preserve"> </w:delText>
        </w:r>
        <w:r>
          <w:rPr>
            <w:sz w:val="20"/>
          </w:rPr>
          <w:delText>resources</w:delText>
        </w:r>
        <w:r>
          <w:rPr>
            <w:spacing w:val="10"/>
            <w:sz w:val="20"/>
          </w:rPr>
          <w:delText xml:space="preserve"> </w:delText>
        </w:r>
        <w:r>
          <w:rPr>
            <w:sz w:val="20"/>
          </w:rPr>
          <w:delText>and</w:delText>
        </w:r>
        <w:r>
          <w:rPr>
            <w:spacing w:val="9"/>
            <w:sz w:val="20"/>
          </w:rPr>
          <w:delText xml:space="preserve"> </w:delText>
        </w:r>
        <w:r>
          <w:rPr>
            <w:sz w:val="20"/>
          </w:rPr>
          <w:delText>summary</w:delText>
        </w:r>
        <w:r>
          <w:rPr>
            <w:spacing w:val="10"/>
            <w:sz w:val="20"/>
          </w:rPr>
          <w:delText xml:space="preserve"> </w:delText>
        </w:r>
        <w:r>
          <w:rPr>
            <w:sz w:val="20"/>
          </w:rPr>
          <w:delText>sheets</w:delText>
        </w:r>
        <w:r>
          <w:rPr>
            <w:spacing w:val="10"/>
            <w:sz w:val="20"/>
          </w:rPr>
          <w:delText xml:space="preserve"> </w:delText>
        </w:r>
        <w:r>
          <w:rPr>
            <w:sz w:val="20"/>
          </w:rPr>
          <w:delText>provided</w:delText>
        </w:r>
        <w:r>
          <w:rPr>
            <w:spacing w:val="9"/>
            <w:sz w:val="20"/>
          </w:rPr>
          <w:delText xml:space="preserve"> </w:delText>
        </w:r>
        <w:r>
          <w:rPr>
            <w:sz w:val="20"/>
          </w:rPr>
          <w:delText>during</w:delText>
        </w:r>
        <w:r>
          <w:rPr>
            <w:spacing w:val="9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52"/>
            <w:sz w:val="20"/>
          </w:rPr>
          <w:delText xml:space="preserve"> </w:delText>
        </w:r>
        <w:r>
          <w:rPr>
            <w:sz w:val="20"/>
          </w:rPr>
          <w:delText>course?</w:delText>
        </w:r>
      </w:del>
    </w:p>
    <w:p w14:paraId="1546110D" w14:textId="77777777" w:rsidR="00870451" w:rsidRDefault="00870451">
      <w:pPr>
        <w:pStyle w:val="BodyText"/>
        <w:rPr>
          <w:del w:id="512" w:author="Teacher E-Solutions" w:date="2026-09-25T20:00:00Z" w16du:dateUtc="2026-09-26T00:00:00Z"/>
          <w:sz w:val="22"/>
        </w:rPr>
      </w:pPr>
    </w:p>
    <w:p w14:paraId="3C08E6AE" w14:textId="77777777" w:rsidR="00870451" w:rsidRDefault="00870451">
      <w:pPr>
        <w:pStyle w:val="BodyText"/>
        <w:spacing w:before="1"/>
        <w:rPr>
          <w:del w:id="513" w:author="Teacher E-Solutions" w:date="2026-09-25T20:00:00Z" w16du:dateUtc="2026-09-26T00:00:00Z"/>
          <w:sz w:val="19"/>
        </w:rPr>
      </w:pPr>
    </w:p>
    <w:p w14:paraId="3C867B93" w14:textId="77777777" w:rsidR="00870451" w:rsidRDefault="00DF3C56">
      <w:pPr>
        <w:pStyle w:val="ListParagraph"/>
        <w:numPr>
          <w:ilvl w:val="1"/>
          <w:numId w:val="1"/>
        </w:numPr>
        <w:tabs>
          <w:tab w:val="left" w:pos="1296"/>
          <w:tab w:val="left" w:pos="1297"/>
        </w:tabs>
        <w:spacing w:line="225" w:lineRule="auto"/>
        <w:ind w:left="1296" w:right="224"/>
        <w:rPr>
          <w:del w:id="514" w:author="Teacher E-Solutions" w:date="2026-09-25T20:00:00Z" w16du:dateUtc="2026-09-26T00:00:00Z"/>
          <w:rFonts w:ascii="Calibri" w:hAnsi="Calibri"/>
          <w:sz w:val="20"/>
        </w:rPr>
      </w:pPr>
      <w:del w:id="515" w:author="Teacher E-Solutions" w:date="2026-09-25T20:00:00Z" w16du:dateUtc="2026-09-26T00:00:00Z">
        <w:r>
          <w:rPr>
            <w:sz w:val="20"/>
          </w:rPr>
          <w:delText>Do</w:delText>
        </w:r>
        <w:r>
          <w:rPr>
            <w:spacing w:val="2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still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use</w:delText>
        </w:r>
        <w:r>
          <w:rPr>
            <w:spacing w:val="2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materials</w:delText>
        </w:r>
        <w:r>
          <w:rPr>
            <w:spacing w:val="3"/>
            <w:sz w:val="20"/>
          </w:rPr>
          <w:delText xml:space="preserve"> </w:delText>
        </w:r>
        <w:r>
          <w:rPr>
            <w:sz w:val="20"/>
          </w:rPr>
          <w:delText>provided</w:delText>
        </w:r>
        <w:r>
          <w:rPr>
            <w:spacing w:val="2"/>
            <w:sz w:val="20"/>
          </w:rPr>
          <w:delText xml:space="preserve"> </w:delText>
        </w:r>
        <w:r>
          <w:rPr>
            <w:sz w:val="20"/>
          </w:rPr>
          <w:delText>(summary</w:delText>
        </w:r>
        <w:r>
          <w:rPr>
            <w:spacing w:val="3"/>
            <w:sz w:val="20"/>
          </w:rPr>
          <w:delText xml:space="preserve"> </w:delText>
        </w:r>
        <w:r>
          <w:rPr>
            <w:sz w:val="20"/>
          </w:rPr>
          <w:delText>sheets,</w:delText>
        </w:r>
        <w:r>
          <w:rPr>
            <w:spacing w:val="2"/>
            <w:sz w:val="20"/>
          </w:rPr>
          <w:delText xml:space="preserve"> </w:delText>
        </w:r>
        <w:r>
          <w:rPr>
            <w:sz w:val="20"/>
          </w:rPr>
          <w:delText>readings)</w:delText>
        </w:r>
        <w:r>
          <w:rPr>
            <w:spacing w:val="2"/>
            <w:sz w:val="20"/>
          </w:rPr>
          <w:delText xml:space="preserve"> </w:delText>
        </w:r>
        <w:r>
          <w:rPr>
            <w:sz w:val="20"/>
          </w:rPr>
          <w:delText>or</w:delText>
        </w:r>
        <w:r>
          <w:rPr>
            <w:spacing w:val="3"/>
            <w:sz w:val="20"/>
          </w:rPr>
          <w:delText xml:space="preserve"> </w:delText>
        </w:r>
        <w:r>
          <w:rPr>
            <w:sz w:val="20"/>
          </w:rPr>
          <w:delText>do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re</w:delText>
        </w:r>
        <w:r w:rsidR="009F107B">
          <w:rPr>
            <w:sz w:val="20"/>
          </w:rPr>
          <w:delText>visit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53"/>
            <w:sz w:val="20"/>
          </w:rPr>
          <w:delText xml:space="preserve"> </w:delText>
        </w:r>
        <w:r>
          <w:rPr>
            <w:sz w:val="20"/>
          </w:rPr>
          <w:delText>platform if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necessary?</w:delText>
        </w:r>
      </w:del>
    </w:p>
    <w:p w14:paraId="0E3F927E" w14:textId="77777777" w:rsidR="00870451" w:rsidRDefault="00870451">
      <w:pPr>
        <w:pStyle w:val="BodyText"/>
        <w:spacing w:before="4"/>
        <w:rPr>
          <w:del w:id="516" w:author="Teacher E-Solutions" w:date="2026-09-25T20:00:00Z" w16du:dateUtc="2026-09-26T00:00:00Z"/>
        </w:rPr>
      </w:pPr>
    </w:p>
    <w:p w14:paraId="37E3A851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hanging="361"/>
        <w:rPr>
          <w:del w:id="517" w:author="Teacher E-Solutions" w:date="2026-09-25T20:00:00Z" w16du:dateUtc="2026-09-26T00:00:00Z"/>
          <w:sz w:val="20"/>
        </w:rPr>
      </w:pPr>
      <w:del w:id="518" w:author="Teacher E-Solutions" w:date="2026-09-25T20:00:00Z" w16du:dateUtc="2026-09-26T00:00:00Z">
        <w:r>
          <w:rPr>
            <w:sz w:val="20"/>
          </w:rPr>
          <w:delText>Was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there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enough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variety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in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materials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provided?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Quality?</w:delText>
        </w:r>
      </w:del>
    </w:p>
    <w:p w14:paraId="33BCFC46" w14:textId="77777777" w:rsidR="00870451" w:rsidRDefault="00870451">
      <w:pPr>
        <w:rPr>
          <w:del w:id="519" w:author="Teacher E-Solutions" w:date="2026-09-25T20:00:00Z" w16du:dateUtc="2026-09-26T00:00:00Z"/>
          <w:sz w:val="20"/>
        </w:rPr>
        <w:sectPr w:rsidR="00870451">
          <w:pgSz w:w="11910" w:h="16840"/>
          <w:pgMar w:top="1560" w:right="1200" w:bottom="280" w:left="1200" w:header="720" w:footer="720" w:gutter="0"/>
          <w:cols w:space="720"/>
        </w:sectPr>
      </w:pPr>
    </w:p>
    <w:p w14:paraId="7426E2E4" w14:textId="77777777" w:rsidR="00870451" w:rsidRDefault="00DF3C56">
      <w:pPr>
        <w:pStyle w:val="ListParagraph"/>
        <w:numPr>
          <w:ilvl w:val="1"/>
          <w:numId w:val="1"/>
        </w:numPr>
        <w:tabs>
          <w:tab w:val="left" w:pos="936"/>
          <w:tab w:val="left" w:pos="937"/>
        </w:tabs>
        <w:spacing w:before="84" w:line="230" w:lineRule="auto"/>
        <w:ind w:right="430"/>
        <w:rPr>
          <w:del w:id="520" w:author="Teacher E-Solutions" w:date="2026-09-25T20:00:00Z" w16du:dateUtc="2026-09-26T00:00:00Z"/>
          <w:rFonts w:ascii="Calibri" w:hAnsi="Calibri"/>
          <w:sz w:val="20"/>
        </w:rPr>
      </w:pPr>
      <w:del w:id="521" w:author="Teacher E-Solutions" w:date="2026-09-25T20:00:00Z" w16du:dateUtc="2026-09-26T00:00:00Z">
        <w:r>
          <w:rPr>
            <w:sz w:val="20"/>
          </w:rPr>
          <w:delText>Which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activity(ies)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did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prefer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(educational</w:delText>
        </w:r>
        <w:r>
          <w:rPr>
            <w:spacing w:val="-5"/>
            <w:sz w:val="20"/>
          </w:rPr>
          <w:delText xml:space="preserve"> </w:delText>
        </w:r>
        <w:r>
          <w:rPr>
            <w:sz w:val="20"/>
          </w:rPr>
          <w:delText>videos,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quizzes,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readings,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practical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exercises,</w:delText>
        </w:r>
        <w:r>
          <w:rPr>
            <w:spacing w:val="-52"/>
            <w:sz w:val="20"/>
          </w:rPr>
          <w:delText xml:space="preserve"> </w:delText>
        </w:r>
        <w:r>
          <w:rPr>
            <w:sz w:val="20"/>
          </w:rPr>
          <w:delText>Vox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pop,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summary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sheets)?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Why?</w:delText>
        </w:r>
      </w:del>
    </w:p>
    <w:p w14:paraId="12DB4063" w14:textId="77777777" w:rsidR="00870451" w:rsidRDefault="00870451">
      <w:pPr>
        <w:pStyle w:val="BodyText"/>
        <w:rPr>
          <w:del w:id="522" w:author="Teacher E-Solutions" w:date="2026-09-25T20:00:00Z" w16du:dateUtc="2026-09-26T00:00:00Z"/>
          <w:sz w:val="22"/>
        </w:rPr>
      </w:pPr>
    </w:p>
    <w:p w14:paraId="0041DDAD" w14:textId="77777777" w:rsidR="00870451" w:rsidRDefault="00870451">
      <w:pPr>
        <w:pStyle w:val="BodyText"/>
        <w:spacing w:before="2"/>
        <w:rPr>
          <w:del w:id="523" w:author="Teacher E-Solutions" w:date="2026-09-25T20:00:00Z" w16du:dateUtc="2026-09-26T00:00:00Z"/>
          <w:sz w:val="18"/>
        </w:rPr>
      </w:pPr>
    </w:p>
    <w:p w14:paraId="79E1E2CD" w14:textId="77777777" w:rsidR="00870451" w:rsidRDefault="00DF3C56">
      <w:pPr>
        <w:pStyle w:val="ListParagraph"/>
        <w:numPr>
          <w:ilvl w:val="1"/>
          <w:numId w:val="1"/>
        </w:numPr>
        <w:tabs>
          <w:tab w:val="left" w:pos="936"/>
          <w:tab w:val="left" w:pos="937"/>
        </w:tabs>
        <w:ind w:hanging="361"/>
        <w:rPr>
          <w:del w:id="524" w:author="Teacher E-Solutions" w:date="2026-09-25T20:00:00Z" w16du:dateUtc="2026-09-26T00:00:00Z"/>
          <w:rFonts w:ascii="Calibri" w:hAnsi="Calibri"/>
          <w:sz w:val="20"/>
        </w:rPr>
      </w:pPr>
      <w:del w:id="525" w:author="Teacher E-Solutions" w:date="2026-09-25T20:00:00Z" w16du:dateUtc="2026-09-26T00:00:00Z">
        <w:r>
          <w:rPr>
            <w:sz w:val="20"/>
          </w:rPr>
          <w:delText>Which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activity(ies)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did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enjoy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least? Why?</w:delText>
        </w:r>
      </w:del>
    </w:p>
    <w:p w14:paraId="69C6D213" w14:textId="77777777" w:rsidR="00870451" w:rsidRDefault="00870451">
      <w:pPr>
        <w:pStyle w:val="BodyText"/>
        <w:rPr>
          <w:del w:id="526" w:author="Teacher E-Solutions" w:date="2026-09-25T20:00:00Z" w16du:dateUtc="2026-09-26T00:00:00Z"/>
          <w:sz w:val="22"/>
        </w:rPr>
      </w:pPr>
    </w:p>
    <w:p w14:paraId="0B7617DE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94"/>
        <w:ind w:hanging="361"/>
        <w:rPr>
          <w:del w:id="527" w:author="Teacher E-Solutions" w:date="2026-09-25T20:00:00Z" w16du:dateUtc="2026-09-26T00:00:00Z"/>
          <w:sz w:val="20"/>
        </w:rPr>
      </w:pPr>
      <w:del w:id="528" w:author="Teacher E-Solutions" w:date="2026-09-25T20:00:00Z" w16du:dateUtc="2026-09-26T00:00:00Z">
        <w:r>
          <w:rPr>
            <w:sz w:val="20"/>
          </w:rPr>
          <w:delText>What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do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think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of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references/resources/readings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available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(quantity/quality)?</w:delText>
        </w:r>
      </w:del>
    </w:p>
    <w:p w14:paraId="4C7E67E1" w14:textId="77777777" w:rsidR="00870451" w:rsidRDefault="00DF3C56">
      <w:pPr>
        <w:pStyle w:val="ListParagraph"/>
        <w:numPr>
          <w:ilvl w:val="1"/>
          <w:numId w:val="1"/>
        </w:numPr>
        <w:tabs>
          <w:tab w:val="left" w:pos="1296"/>
          <w:tab w:val="left" w:pos="1297"/>
        </w:tabs>
        <w:ind w:left="1296" w:hanging="361"/>
        <w:rPr>
          <w:del w:id="529" w:author="Teacher E-Solutions" w:date="2026-09-25T20:00:00Z" w16du:dateUtc="2026-09-26T00:00:00Z"/>
          <w:rFonts w:ascii="Calibri" w:hAnsi="Calibri"/>
          <w:sz w:val="20"/>
        </w:rPr>
      </w:pPr>
      <w:del w:id="530" w:author="Teacher E-Solutions" w:date="2026-09-25T20:00:00Z" w16du:dateUtc="2026-09-26T00:00:00Z">
        <w:r>
          <w:rPr>
            <w:sz w:val="20"/>
          </w:rPr>
          <w:delText>Have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read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them?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(All,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most,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just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a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few...)</w:delText>
        </w:r>
      </w:del>
    </w:p>
    <w:p w14:paraId="2864007A" w14:textId="77777777" w:rsidR="00870451" w:rsidRDefault="00870451">
      <w:pPr>
        <w:pStyle w:val="BodyText"/>
        <w:rPr>
          <w:del w:id="531" w:author="Teacher E-Solutions" w:date="2026-09-25T20:00:00Z" w16du:dateUtc="2026-09-26T00:00:00Z"/>
          <w:sz w:val="22"/>
        </w:rPr>
      </w:pPr>
    </w:p>
    <w:p w14:paraId="1F7304B7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97"/>
        <w:ind w:hanging="361"/>
        <w:rPr>
          <w:del w:id="532" w:author="Teacher E-Solutions" w:date="2026-09-25T20:00:00Z" w16du:dateUtc="2026-09-26T00:00:00Z"/>
          <w:sz w:val="20"/>
        </w:rPr>
      </w:pPr>
      <w:del w:id="533" w:author="Teacher E-Solutions" w:date="2026-09-25T20:00:00Z" w16du:dateUtc="2026-09-26T00:00:00Z">
        <w:r>
          <w:rPr>
            <w:sz w:val="20"/>
          </w:rPr>
          <w:delText>What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do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think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would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be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best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way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to get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professional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learners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involved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in such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activities?</w:delText>
        </w:r>
      </w:del>
    </w:p>
    <w:p w14:paraId="1A88A365" w14:textId="77777777" w:rsidR="00870451" w:rsidRDefault="00870451">
      <w:pPr>
        <w:pStyle w:val="BodyText"/>
        <w:spacing w:before="1"/>
        <w:rPr>
          <w:del w:id="534" w:author="Teacher E-Solutions" w:date="2026-09-25T20:00:00Z" w16du:dateUtc="2026-09-26T00:00:00Z"/>
        </w:rPr>
      </w:pPr>
    </w:p>
    <w:p w14:paraId="06F1150A" w14:textId="77777777" w:rsidR="00870451" w:rsidRDefault="00DF3C56">
      <w:pPr>
        <w:pStyle w:val="Heading1"/>
        <w:spacing w:line="229" w:lineRule="exact"/>
        <w:ind w:left="116" w:right="476"/>
        <w:rPr>
          <w:del w:id="535" w:author="Teacher E-Solutions" w:date="2026-09-25T20:00:00Z" w16du:dateUtc="2026-09-26T00:00:00Z"/>
        </w:rPr>
      </w:pPr>
      <w:del w:id="536" w:author="Teacher E-Solutions" w:date="2026-09-25T20:00:00Z" w16du:dateUtc="2026-09-26T00:00:00Z">
        <w:r>
          <w:rPr>
            <w:color w:val="4471C4"/>
          </w:rPr>
          <w:delText>Now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>I'm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>going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>to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>ask</w:delText>
        </w:r>
        <w:r>
          <w:rPr>
            <w:color w:val="4471C4"/>
            <w:spacing w:val="-1"/>
          </w:rPr>
          <w:delText xml:space="preserve"> </w:delText>
        </w:r>
        <w:r>
          <w:rPr>
            <w:color w:val="4471C4"/>
          </w:rPr>
          <w:delText>you</w:delText>
        </w:r>
        <w:r>
          <w:rPr>
            <w:color w:val="4471C4"/>
            <w:spacing w:val="-2"/>
          </w:rPr>
          <w:delText xml:space="preserve"> </w:delText>
        </w:r>
        <w:r>
          <w:rPr>
            <w:color w:val="4471C4"/>
          </w:rPr>
          <w:delText>some</w:delText>
        </w:r>
        <w:r>
          <w:rPr>
            <w:color w:val="4471C4"/>
            <w:spacing w:val="-3"/>
          </w:rPr>
          <w:delText xml:space="preserve"> </w:delText>
        </w:r>
        <w:r>
          <w:rPr>
            <w:color w:val="4471C4"/>
          </w:rPr>
          <w:delText>knowledge-based</w:delText>
        </w:r>
        <w:r>
          <w:rPr>
            <w:color w:val="4471C4"/>
            <w:spacing w:val="-3"/>
          </w:rPr>
          <w:delText xml:space="preserve"> </w:delText>
        </w:r>
        <w:r>
          <w:rPr>
            <w:color w:val="4471C4"/>
          </w:rPr>
          <w:delText>questions.</w:delText>
        </w:r>
        <w:r>
          <w:rPr>
            <w:color w:val="4471C4"/>
            <w:spacing w:val="-1"/>
          </w:rPr>
          <w:delText xml:space="preserve"> </w:delText>
        </w:r>
        <w:r>
          <w:rPr>
            <w:color w:val="4471C4"/>
          </w:rPr>
          <w:delText>We've</w:delText>
        </w:r>
        <w:r>
          <w:rPr>
            <w:color w:val="4471C4"/>
            <w:spacing w:val="-3"/>
          </w:rPr>
          <w:delText xml:space="preserve"> </w:delText>
        </w:r>
        <w:r>
          <w:rPr>
            <w:color w:val="4471C4"/>
          </w:rPr>
          <w:delText>reached</w:delText>
        </w:r>
        <w:r>
          <w:rPr>
            <w:color w:val="4471C4"/>
            <w:spacing w:val="-3"/>
          </w:rPr>
          <w:delText xml:space="preserve"> </w:delText>
        </w:r>
        <w:r>
          <w:rPr>
            <w:color w:val="4471C4"/>
          </w:rPr>
          <w:delText>the</w:delText>
        </w:r>
        <w:r>
          <w:rPr>
            <w:color w:val="4471C4"/>
            <w:spacing w:val="-1"/>
          </w:rPr>
          <w:delText xml:space="preserve"> </w:delText>
        </w:r>
        <w:r>
          <w:rPr>
            <w:color w:val="4471C4"/>
          </w:rPr>
          <w:delText>20</w:delText>
        </w:r>
        <w:r w:rsidR="0052465F">
          <w:rPr>
            <w:color w:val="4471C4"/>
            <w:vertAlign w:val="superscript"/>
          </w:rPr>
          <w:delText>th</w:delText>
        </w:r>
      </w:del>
    </w:p>
    <w:p w14:paraId="69C0CEB6" w14:textId="77777777" w:rsidR="00870451" w:rsidRDefault="00DF3C56">
      <w:pPr>
        <w:spacing w:line="229" w:lineRule="exact"/>
        <w:ind w:left="831" w:right="476"/>
        <w:jc w:val="center"/>
        <w:rPr>
          <w:del w:id="537" w:author="Teacher E-Solutions" w:date="2026-09-25T20:00:00Z" w16du:dateUtc="2026-09-26T00:00:00Z"/>
          <w:rFonts w:ascii="Arial"/>
          <w:b/>
          <w:sz w:val="20"/>
        </w:rPr>
      </w:pPr>
      <w:del w:id="538" w:author="Teacher E-Solutions" w:date="2026-09-25T20:00:00Z" w16du:dateUtc="2026-09-26T00:00:00Z">
        <w:r>
          <w:rPr>
            <w:rFonts w:ascii="Arial"/>
            <w:b/>
            <w:color w:val="4471C4"/>
            <w:sz w:val="20"/>
          </w:rPr>
          <w:delText>question</w:delText>
        </w:r>
        <w:r>
          <w:rPr>
            <w:rFonts w:ascii="Arial"/>
            <w:b/>
            <w:color w:val="4471C4"/>
            <w:spacing w:val="-3"/>
            <w:sz w:val="20"/>
          </w:rPr>
          <w:delText xml:space="preserve"> </w:delText>
        </w:r>
        <w:r>
          <w:rPr>
            <w:rFonts w:ascii="Arial"/>
            <w:b/>
            <w:color w:val="4471C4"/>
            <w:sz w:val="20"/>
          </w:rPr>
          <w:delText>(half).</w:delText>
        </w:r>
      </w:del>
    </w:p>
    <w:p w14:paraId="24C71128" w14:textId="77777777" w:rsidR="00870451" w:rsidRDefault="00870451">
      <w:pPr>
        <w:pStyle w:val="BodyText"/>
        <w:rPr>
          <w:del w:id="539" w:author="Teacher E-Solutions" w:date="2026-09-25T20:00:00Z" w16du:dateUtc="2026-09-26T00:00:00Z"/>
          <w:rFonts w:ascii="Arial"/>
          <w:b/>
        </w:rPr>
      </w:pPr>
    </w:p>
    <w:p w14:paraId="03E9FABC" w14:textId="77777777" w:rsidR="00870451" w:rsidRDefault="00A52A1F">
      <w:pPr>
        <w:pStyle w:val="BodyText"/>
        <w:rPr>
          <w:del w:id="540" w:author="Teacher E-Solutions" w:date="2026-09-25T20:00:00Z" w16du:dateUtc="2026-09-26T00:00:00Z"/>
          <w:rFonts w:ascii="Arial"/>
          <w:b/>
          <w:sz w:val="17"/>
        </w:rPr>
      </w:pPr>
      <w:del w:id="541" w:author="Teacher E-Solutions" w:date="2026-09-25T20:00:00Z" w16du:dateUtc="2026-09-26T00:00:00Z">
        <w:r>
          <w:rPr>
            <w:noProof/>
          </w:rPr>
          <mc:AlternateContent>
            <mc:Choice Requires="wps">
              <w:drawing>
                <wp:anchor distT="0" distB="0" distL="0" distR="0" simplePos="0" relativeHeight="487591936" behindDoc="1" locked="0" layoutInCell="1" allowOverlap="1" wp14:anchorId="486A84D2">
                  <wp:simplePos x="0" y="0"/>
                  <wp:positionH relativeFrom="page">
                    <wp:posOffset>881380</wp:posOffset>
                  </wp:positionH>
                  <wp:positionV relativeFrom="paragraph">
                    <wp:posOffset>149225</wp:posOffset>
                  </wp:positionV>
                  <wp:extent cx="5798185" cy="6350"/>
                  <wp:effectExtent l="0" t="0" r="5715" b="6350"/>
                  <wp:wrapTopAndBottom/>
                  <wp:docPr id="1026962263" name="Rectangl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98185" cy="63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483B3A9" id="Rectangle 11" o:spid="_x0000_s1026" style="position:absolute;margin-left:69.4pt;margin-top:11.75pt;width:456.55pt;height:.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" fillcolor="black" stroked="f">
                  <v:path arrowok="t"/>
                  <w10:wrap type="topAndBottom" anchorx="page"/>
                </v:rect>
              </w:pict>
            </mc:Fallback>
          </mc:AlternateContent>
        </w:r>
      </w:del>
    </w:p>
    <w:p w14:paraId="4244B18C" w14:textId="77777777" w:rsidR="00870451" w:rsidRDefault="00DF3C56">
      <w:pPr>
        <w:pStyle w:val="Heading1"/>
        <w:spacing w:after="10"/>
        <w:ind w:right="242"/>
        <w:rPr>
          <w:del w:id="542" w:author="Teacher E-Solutions" w:date="2026-09-25T20:00:00Z" w16du:dateUtc="2026-09-26T00:00:00Z"/>
        </w:rPr>
      </w:pPr>
      <w:del w:id="543" w:author="Teacher E-Solutions" w:date="2026-09-25T20:00:00Z" w16du:dateUtc="2026-09-26T00:00:00Z">
        <w:r>
          <w:delText>Individual</w:delText>
        </w:r>
        <w:r>
          <w:rPr>
            <w:spacing w:val="-4"/>
          </w:rPr>
          <w:delText xml:space="preserve"> </w:delText>
        </w:r>
        <w:r>
          <w:delText>factors</w:delText>
        </w:r>
      </w:del>
    </w:p>
    <w:p w14:paraId="605C2AFD" w14:textId="77777777" w:rsidR="00870451" w:rsidRDefault="00A52A1F">
      <w:pPr>
        <w:pStyle w:val="BodyText"/>
        <w:spacing w:line="20" w:lineRule="exact"/>
        <w:ind w:left="187"/>
        <w:rPr>
          <w:del w:id="544" w:author="Teacher E-Solutions" w:date="2026-09-25T20:00:00Z" w16du:dateUtc="2026-09-26T00:00:00Z"/>
          <w:rFonts w:ascii="Arial"/>
          <w:sz w:val="2"/>
        </w:rPr>
      </w:pPr>
      <w:del w:id="545" w:author="Teacher E-Solutions" w:date="2026-09-25T20:00:00Z" w16du:dateUtc="2026-09-26T00:00:00Z">
        <w:r>
          <w:rPr>
            <w:rFonts w:ascii="Arial"/>
            <w:noProof/>
            <w:sz w:val="2"/>
          </w:rPr>
          <mc:AlternateContent>
            <mc:Choice Requires="wpg">
              <w:drawing>
                <wp:inline distT="0" distB="0" distL="0" distR="0" wp14:anchorId="084ADEBA">
                  <wp:extent cx="5798185" cy="6350"/>
                  <wp:effectExtent l="0" t="0" r="5715" b="6350"/>
                  <wp:docPr id="760331311" name="Group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98185" cy="6350"/>
                            <a:chOff x="0" y="0"/>
                            <a:chExt cx="9131" cy="10"/>
                          </a:xfrm>
                        </wpg:grpSpPr>
                        <wps:wsp>
                          <wps:cNvPr id="587544840" name="Rectangle 10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9131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0DA4D928" id="Group 9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">
                  <v:rect id="Rectangle 10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" fillcolor="black" stroked="f">
                    <v:path arrowok="t"/>
                  </v:rect>
                  <w10:anchorlock/>
                </v:group>
              </w:pict>
            </mc:Fallback>
          </mc:AlternateContent>
        </w:r>
      </w:del>
    </w:p>
    <w:p w14:paraId="4AEA11AA" w14:textId="77777777" w:rsidR="00870451" w:rsidRDefault="00870451">
      <w:pPr>
        <w:pStyle w:val="BodyText"/>
        <w:spacing w:before="8"/>
        <w:rPr>
          <w:del w:id="546" w:author="Teacher E-Solutions" w:date="2026-09-25T20:00:00Z" w16du:dateUtc="2026-09-26T00:00:00Z"/>
          <w:rFonts w:ascii="Arial"/>
          <w:b/>
          <w:sz w:val="12"/>
        </w:rPr>
      </w:pPr>
    </w:p>
    <w:p w14:paraId="10B473DD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93"/>
        <w:ind w:hanging="361"/>
        <w:rPr>
          <w:del w:id="547" w:author="Teacher E-Solutions" w:date="2026-09-25T20:00:00Z" w16du:dateUtc="2026-09-26T00:00:00Z"/>
          <w:sz w:val="20"/>
        </w:rPr>
      </w:pPr>
      <w:del w:id="548" w:author="Teacher E-Solutions" w:date="2026-09-25T20:00:00Z" w16du:dateUtc="2026-09-26T00:00:00Z">
        <w:r>
          <w:rPr>
            <w:sz w:val="20"/>
          </w:rPr>
          <w:delText>Did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already have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basic</w:delText>
        </w:r>
        <w:r>
          <w:rPr>
            <w:spacing w:val="2"/>
            <w:sz w:val="20"/>
          </w:rPr>
          <w:delText xml:space="preserve"> </w:delText>
        </w:r>
        <w:r>
          <w:rPr>
            <w:sz w:val="20"/>
          </w:rPr>
          <w:delText>knowledge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of the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course</w:delText>
        </w:r>
        <w:r w:rsidR="0052465F">
          <w:rPr>
            <w:sz w:val="20"/>
          </w:rPr>
          <w:delText xml:space="preserve"> notions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(in</w:delText>
        </w:r>
        <w:r>
          <w:rPr>
            <w:spacing w:val="-2"/>
            <w:sz w:val="20"/>
          </w:rPr>
          <w:delText xml:space="preserve"> </w:delText>
        </w:r>
        <w:r w:rsidR="0052465F">
          <w:rPr>
            <w:sz w:val="20"/>
          </w:rPr>
          <w:delText>K</w:delText>
        </w:r>
        <w:r>
          <w:rPr>
            <w:sz w:val="20"/>
          </w:rPr>
          <w:delText>T)?</w:delText>
        </w:r>
      </w:del>
    </w:p>
    <w:p w14:paraId="75CD953C" w14:textId="77777777" w:rsidR="00870451" w:rsidRDefault="00870451">
      <w:pPr>
        <w:pStyle w:val="BodyText"/>
        <w:spacing w:before="9"/>
        <w:rPr>
          <w:del w:id="549" w:author="Teacher E-Solutions" w:date="2026-09-25T20:00:00Z" w16du:dateUtc="2026-09-26T00:00:00Z"/>
          <w:sz w:val="19"/>
        </w:rPr>
      </w:pPr>
    </w:p>
    <w:p w14:paraId="6AE32896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right="218"/>
        <w:rPr>
          <w:del w:id="550" w:author="Teacher E-Solutions" w:date="2026-09-25T20:00:00Z" w16du:dateUtc="2026-09-26T00:00:00Z"/>
          <w:sz w:val="20"/>
        </w:rPr>
      </w:pPr>
      <w:del w:id="551" w:author="Teacher E-Solutions" w:date="2026-09-25T20:00:00Z" w16du:dateUtc="2026-09-26T00:00:00Z">
        <w:r>
          <w:rPr>
            <w:sz w:val="20"/>
          </w:rPr>
          <w:delText>Do</w:delText>
        </w:r>
        <w:r>
          <w:rPr>
            <w:spacing w:val="-8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feel</w:delText>
        </w:r>
        <w:r>
          <w:rPr>
            <w:spacing w:val="-8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5"/>
            <w:sz w:val="20"/>
          </w:rPr>
          <w:delText xml:space="preserve"> </w:delText>
        </w:r>
        <w:r>
          <w:rPr>
            <w:sz w:val="20"/>
          </w:rPr>
          <w:delText>lack</w:delText>
        </w:r>
        <w:r>
          <w:rPr>
            <w:spacing w:val="-6"/>
            <w:sz w:val="20"/>
          </w:rPr>
          <w:delText xml:space="preserve"> </w:delText>
        </w:r>
        <w:r>
          <w:rPr>
            <w:sz w:val="20"/>
          </w:rPr>
          <w:delText>computer</w:delText>
        </w:r>
        <w:r>
          <w:rPr>
            <w:spacing w:val="-6"/>
            <w:sz w:val="20"/>
          </w:rPr>
          <w:delText xml:space="preserve"> </w:delText>
        </w:r>
        <w:r>
          <w:rPr>
            <w:sz w:val="20"/>
          </w:rPr>
          <w:delText>skills?</w:delText>
        </w:r>
        <w:r>
          <w:rPr>
            <w:spacing w:val="-5"/>
            <w:sz w:val="20"/>
          </w:rPr>
          <w:delText xml:space="preserve"> </w:delText>
        </w:r>
        <w:r>
          <w:rPr>
            <w:sz w:val="20"/>
          </w:rPr>
          <w:delText>For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example,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are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able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5"/>
            <w:sz w:val="20"/>
          </w:rPr>
          <w:delText xml:space="preserve"> </w:delText>
        </w:r>
        <w:r>
          <w:rPr>
            <w:sz w:val="20"/>
          </w:rPr>
          <w:delText>solve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problems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or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perform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basic</w:delText>
        </w:r>
        <w:r>
          <w:rPr>
            <w:spacing w:val="-52"/>
            <w:sz w:val="20"/>
          </w:rPr>
          <w:delText xml:space="preserve"> </w:delText>
        </w:r>
        <w:r>
          <w:rPr>
            <w:sz w:val="20"/>
          </w:rPr>
          <w:delText>tasks?</w:delText>
        </w:r>
      </w:del>
    </w:p>
    <w:p w14:paraId="27990432" w14:textId="77777777" w:rsidR="00870451" w:rsidRDefault="00870451">
      <w:pPr>
        <w:pStyle w:val="BodyText"/>
        <w:spacing w:before="2"/>
        <w:rPr>
          <w:del w:id="552" w:author="Teacher E-Solutions" w:date="2026-09-25T20:00:00Z" w16du:dateUtc="2026-09-26T00:00:00Z"/>
        </w:rPr>
      </w:pPr>
    </w:p>
    <w:p w14:paraId="3442B5D3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hanging="361"/>
        <w:rPr>
          <w:del w:id="553" w:author="Teacher E-Solutions" w:date="2026-09-25T20:00:00Z" w16du:dateUtc="2026-09-26T00:00:00Z"/>
          <w:sz w:val="20"/>
        </w:rPr>
      </w:pPr>
      <w:del w:id="554" w:author="Teacher E-Solutions" w:date="2026-09-25T20:00:00Z" w16du:dateUtc="2026-09-26T00:00:00Z">
        <w:r>
          <w:rPr>
            <w:sz w:val="20"/>
          </w:rPr>
          <w:delText>Do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enjoy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taking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online courses?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Why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or why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not?</w:delText>
        </w:r>
      </w:del>
    </w:p>
    <w:p w14:paraId="7E463A50" w14:textId="77777777" w:rsidR="00870451" w:rsidRDefault="00870451">
      <w:pPr>
        <w:pStyle w:val="BodyText"/>
        <w:rPr>
          <w:del w:id="555" w:author="Teacher E-Solutions" w:date="2026-09-25T20:00:00Z" w16du:dateUtc="2026-09-26T00:00:00Z"/>
        </w:rPr>
      </w:pPr>
    </w:p>
    <w:p w14:paraId="67380705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"/>
        <w:ind w:hanging="361"/>
        <w:rPr>
          <w:del w:id="556" w:author="Teacher E-Solutions" w:date="2026-09-25T20:00:00Z" w16du:dateUtc="2026-09-26T00:00:00Z"/>
          <w:sz w:val="20"/>
        </w:rPr>
      </w:pPr>
      <w:del w:id="557" w:author="Teacher E-Solutions" w:date="2026-09-25T20:00:00Z" w16du:dateUtc="2026-09-26T00:00:00Z">
        <w:r>
          <w:rPr>
            <w:sz w:val="20"/>
          </w:rPr>
          <w:delText>Did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find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course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easy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use?</w:delText>
        </w:r>
      </w:del>
    </w:p>
    <w:p w14:paraId="6B7243AC" w14:textId="77777777" w:rsidR="00870451" w:rsidRDefault="00870451">
      <w:pPr>
        <w:pStyle w:val="BodyText"/>
        <w:spacing w:before="9"/>
        <w:rPr>
          <w:del w:id="558" w:author="Teacher E-Solutions" w:date="2026-09-25T20:00:00Z" w16du:dateUtc="2026-09-26T00:00:00Z"/>
          <w:sz w:val="19"/>
        </w:rPr>
      </w:pPr>
    </w:p>
    <w:p w14:paraId="199B1D2A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hanging="361"/>
        <w:rPr>
          <w:del w:id="559" w:author="Teacher E-Solutions" w:date="2026-09-25T20:00:00Z" w16du:dateUtc="2026-09-26T00:00:00Z"/>
          <w:sz w:val="20"/>
        </w:rPr>
      </w:pPr>
      <w:del w:id="560" w:author="Teacher E-Solutions" w:date="2026-09-25T20:00:00Z" w16du:dateUtc="2026-09-26T00:00:00Z">
        <w:r>
          <w:rPr>
            <w:sz w:val="20"/>
          </w:rPr>
          <w:delText>Was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asynchronous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mode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relevant?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Or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did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feel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a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lack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of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interaction?</w:delText>
        </w:r>
      </w:del>
    </w:p>
    <w:p w14:paraId="6EBA9B83" w14:textId="77777777" w:rsidR="00870451" w:rsidRDefault="00DF3C56">
      <w:pPr>
        <w:pStyle w:val="ListParagraph"/>
        <w:numPr>
          <w:ilvl w:val="1"/>
          <w:numId w:val="1"/>
        </w:numPr>
        <w:tabs>
          <w:tab w:val="left" w:pos="936"/>
          <w:tab w:val="left" w:pos="937"/>
        </w:tabs>
        <w:spacing w:line="238" w:lineRule="exact"/>
        <w:ind w:hanging="361"/>
        <w:rPr>
          <w:del w:id="561" w:author="Teacher E-Solutions" w:date="2026-09-25T20:00:00Z" w16du:dateUtc="2026-09-26T00:00:00Z"/>
          <w:rFonts w:ascii="Calibri" w:hAnsi="Calibri"/>
          <w:sz w:val="20"/>
        </w:rPr>
      </w:pPr>
      <w:del w:id="562" w:author="Teacher E-Solutions" w:date="2026-09-25T20:00:00Z" w16du:dateUtc="2026-09-26T00:00:00Z">
        <w:r>
          <w:rPr>
            <w:sz w:val="20"/>
          </w:rPr>
          <w:delText>With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an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instructor</w:delText>
        </w:r>
      </w:del>
    </w:p>
    <w:p w14:paraId="07ECE6D5" w14:textId="77777777" w:rsidR="00870451" w:rsidRDefault="00DF3C56">
      <w:pPr>
        <w:pStyle w:val="ListParagraph"/>
        <w:numPr>
          <w:ilvl w:val="1"/>
          <w:numId w:val="1"/>
        </w:numPr>
        <w:tabs>
          <w:tab w:val="left" w:pos="936"/>
          <w:tab w:val="left" w:pos="937"/>
        </w:tabs>
        <w:spacing w:line="238" w:lineRule="exact"/>
        <w:ind w:hanging="361"/>
        <w:rPr>
          <w:del w:id="563" w:author="Teacher E-Solutions" w:date="2026-09-25T20:00:00Z" w16du:dateUtc="2026-09-26T00:00:00Z"/>
          <w:rFonts w:ascii="Calibri" w:hAnsi="Calibri"/>
          <w:sz w:val="20"/>
        </w:rPr>
      </w:pPr>
      <w:del w:id="564" w:author="Teacher E-Solutions" w:date="2026-09-25T20:00:00Z" w16du:dateUtc="2026-09-26T00:00:00Z">
        <w:r>
          <w:rPr>
            <w:sz w:val="20"/>
          </w:rPr>
          <w:delText>With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other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learners</w:delText>
        </w:r>
      </w:del>
    </w:p>
    <w:p w14:paraId="26601E9F" w14:textId="77777777" w:rsidR="00870451" w:rsidRDefault="00870451">
      <w:pPr>
        <w:pStyle w:val="BodyText"/>
        <w:rPr>
          <w:del w:id="565" w:author="Teacher E-Solutions" w:date="2026-09-25T20:00:00Z" w16du:dateUtc="2026-09-26T00:00:00Z"/>
          <w:sz w:val="22"/>
        </w:rPr>
      </w:pPr>
    </w:p>
    <w:p w14:paraId="508377CD" w14:textId="77777777" w:rsidR="00870451" w:rsidRDefault="00870451">
      <w:pPr>
        <w:pStyle w:val="BodyText"/>
        <w:spacing w:before="2"/>
        <w:rPr>
          <w:del w:id="566" w:author="Teacher E-Solutions" w:date="2026-09-25T20:00:00Z" w16du:dateUtc="2026-09-26T00:00:00Z"/>
          <w:sz w:val="17"/>
        </w:rPr>
      </w:pPr>
    </w:p>
    <w:p w14:paraId="5E97DC98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hanging="361"/>
        <w:rPr>
          <w:del w:id="567" w:author="Teacher E-Solutions" w:date="2026-09-25T20:00:00Z" w16du:dateUtc="2026-09-26T00:00:00Z"/>
          <w:sz w:val="20"/>
        </w:rPr>
      </w:pPr>
      <w:del w:id="568" w:author="Teacher E-Solutions" w:date="2026-09-25T20:00:00Z" w16du:dateUtc="2026-09-26T00:00:00Z">
        <w:r>
          <w:rPr>
            <w:sz w:val="20"/>
          </w:rPr>
          <w:delText>Do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find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this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MOOC-type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course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format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attractive? Why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or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why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not?</w:delText>
        </w:r>
      </w:del>
    </w:p>
    <w:p w14:paraId="02F6AD5B" w14:textId="77777777" w:rsidR="00870451" w:rsidRDefault="00870451">
      <w:pPr>
        <w:pStyle w:val="BodyText"/>
        <w:spacing w:before="10"/>
        <w:rPr>
          <w:del w:id="569" w:author="Teacher E-Solutions" w:date="2026-09-25T20:00:00Z" w16du:dateUtc="2026-09-26T00:00:00Z"/>
          <w:sz w:val="19"/>
        </w:rPr>
      </w:pPr>
    </w:p>
    <w:p w14:paraId="4C653262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right="216"/>
        <w:rPr>
          <w:del w:id="570" w:author="Teacher E-Solutions" w:date="2026-09-25T20:00:00Z" w16du:dateUtc="2026-09-26T00:00:00Z"/>
          <w:sz w:val="20"/>
        </w:rPr>
      </w:pPr>
      <w:del w:id="571" w:author="Teacher E-Solutions" w:date="2026-09-25T20:00:00Z" w16du:dateUtc="2026-09-26T00:00:00Z">
        <w:r>
          <w:rPr>
            <w:sz w:val="20"/>
          </w:rPr>
          <w:delText>In</w:delText>
        </w:r>
        <w:r>
          <w:rPr>
            <w:spacing w:val="30"/>
            <w:sz w:val="20"/>
          </w:rPr>
          <w:delText xml:space="preserve"> </w:delText>
        </w:r>
        <w:r>
          <w:rPr>
            <w:sz w:val="20"/>
          </w:rPr>
          <w:delText>your</w:delText>
        </w:r>
        <w:r>
          <w:rPr>
            <w:spacing w:val="32"/>
            <w:sz w:val="20"/>
          </w:rPr>
          <w:delText xml:space="preserve"> </w:delText>
        </w:r>
        <w:r>
          <w:rPr>
            <w:sz w:val="20"/>
          </w:rPr>
          <w:delText>opinion,</w:delText>
        </w:r>
        <w:r>
          <w:rPr>
            <w:spacing w:val="34"/>
            <w:sz w:val="20"/>
          </w:rPr>
          <w:delText xml:space="preserve"> </w:delText>
        </w:r>
        <w:r>
          <w:rPr>
            <w:sz w:val="20"/>
          </w:rPr>
          <w:delText>what</w:delText>
        </w:r>
        <w:r>
          <w:rPr>
            <w:spacing w:val="33"/>
            <w:sz w:val="20"/>
          </w:rPr>
          <w:delText xml:space="preserve"> </w:delText>
        </w:r>
        <w:r>
          <w:rPr>
            <w:sz w:val="20"/>
          </w:rPr>
          <w:delText>does</w:delText>
        </w:r>
        <w:r>
          <w:rPr>
            <w:spacing w:val="32"/>
            <w:sz w:val="20"/>
          </w:rPr>
          <w:delText xml:space="preserve"> </w:delText>
        </w:r>
        <w:r>
          <w:rPr>
            <w:sz w:val="20"/>
          </w:rPr>
          <w:delText>an</w:delText>
        </w:r>
        <w:r>
          <w:rPr>
            <w:spacing w:val="31"/>
            <w:sz w:val="20"/>
          </w:rPr>
          <w:delText xml:space="preserve"> </w:delText>
        </w:r>
        <w:r>
          <w:rPr>
            <w:sz w:val="20"/>
          </w:rPr>
          <w:delText>online</w:delText>
        </w:r>
        <w:r>
          <w:rPr>
            <w:spacing w:val="31"/>
            <w:sz w:val="20"/>
          </w:rPr>
          <w:delText xml:space="preserve"> </w:delText>
        </w:r>
        <w:r>
          <w:rPr>
            <w:sz w:val="20"/>
          </w:rPr>
          <w:delText>course</w:delText>
        </w:r>
        <w:r>
          <w:rPr>
            <w:spacing w:val="32"/>
            <w:sz w:val="20"/>
          </w:rPr>
          <w:delText xml:space="preserve"> </w:delText>
        </w:r>
        <w:r>
          <w:rPr>
            <w:sz w:val="20"/>
          </w:rPr>
          <w:delText>like</w:delText>
        </w:r>
        <w:r>
          <w:rPr>
            <w:spacing w:val="31"/>
            <w:sz w:val="20"/>
          </w:rPr>
          <w:delText xml:space="preserve"> </w:delText>
        </w:r>
        <w:r>
          <w:rPr>
            <w:sz w:val="20"/>
          </w:rPr>
          <w:delText>this</w:delText>
        </w:r>
        <w:r>
          <w:rPr>
            <w:spacing w:val="32"/>
            <w:sz w:val="20"/>
          </w:rPr>
          <w:delText xml:space="preserve"> </w:delText>
        </w:r>
        <w:r>
          <w:rPr>
            <w:sz w:val="20"/>
          </w:rPr>
          <w:delText>offer</w:delText>
        </w:r>
        <w:r>
          <w:rPr>
            <w:spacing w:val="32"/>
            <w:sz w:val="20"/>
          </w:rPr>
          <w:delText xml:space="preserve"> </w:delText>
        </w:r>
        <w:r>
          <w:rPr>
            <w:sz w:val="20"/>
          </w:rPr>
          <w:delText>(</w:delText>
        </w:r>
        <w:r>
          <w:rPr>
            <w:rFonts w:ascii="Arial"/>
            <w:i/>
            <w:sz w:val="20"/>
          </w:rPr>
          <w:delText>or</w:delText>
        </w:r>
        <w:r>
          <w:rPr>
            <w:rFonts w:ascii="Arial"/>
            <w:i/>
            <w:spacing w:val="31"/>
            <w:sz w:val="20"/>
          </w:rPr>
          <w:delText xml:space="preserve"> </w:delText>
        </w:r>
        <w:r>
          <w:rPr>
            <w:rFonts w:ascii="Arial"/>
            <w:i/>
            <w:sz w:val="20"/>
          </w:rPr>
          <w:delText>not)</w:delText>
        </w:r>
        <w:r>
          <w:rPr>
            <w:rFonts w:ascii="Arial"/>
            <w:i/>
            <w:spacing w:val="31"/>
            <w:sz w:val="20"/>
          </w:rPr>
          <w:delText xml:space="preserve"> </w:delText>
        </w:r>
        <w:r>
          <w:rPr>
            <w:rFonts w:ascii="Arial"/>
            <w:i/>
            <w:sz w:val="20"/>
          </w:rPr>
          <w:delText>compared</w:delText>
        </w:r>
        <w:r>
          <w:rPr>
            <w:rFonts w:ascii="Arial"/>
            <w:i/>
            <w:spacing w:val="34"/>
            <w:sz w:val="20"/>
          </w:rPr>
          <w:delText xml:space="preserve"> </w:delText>
        </w:r>
        <w:r>
          <w:rPr>
            <w:rFonts w:ascii="Arial"/>
            <w:i/>
            <w:sz w:val="20"/>
          </w:rPr>
          <w:delText>to</w:delText>
        </w:r>
        <w:r>
          <w:rPr>
            <w:rFonts w:ascii="Arial"/>
            <w:i/>
            <w:spacing w:val="33"/>
            <w:sz w:val="20"/>
          </w:rPr>
          <w:delText xml:space="preserve"> </w:delText>
        </w:r>
        <w:r>
          <w:rPr>
            <w:sz w:val="20"/>
          </w:rPr>
          <w:delText>a</w:delText>
        </w:r>
        <w:r>
          <w:rPr>
            <w:spacing w:val="32"/>
            <w:sz w:val="20"/>
          </w:rPr>
          <w:delText xml:space="preserve"> </w:delText>
        </w:r>
        <w:r>
          <w:rPr>
            <w:sz w:val="20"/>
          </w:rPr>
          <w:delText>face-to-face</w:delText>
        </w:r>
        <w:r>
          <w:rPr>
            <w:spacing w:val="-53"/>
            <w:sz w:val="20"/>
          </w:rPr>
          <w:delText xml:space="preserve"> </w:delText>
        </w:r>
        <w:r>
          <w:rPr>
            <w:sz w:val="20"/>
          </w:rPr>
          <w:delText>course?</w:delText>
        </w:r>
      </w:del>
    </w:p>
    <w:p w14:paraId="614AA787" w14:textId="77777777" w:rsidR="00870451" w:rsidRDefault="00DF3C56">
      <w:pPr>
        <w:pStyle w:val="ListParagraph"/>
        <w:numPr>
          <w:ilvl w:val="1"/>
          <w:numId w:val="1"/>
        </w:numPr>
        <w:tabs>
          <w:tab w:val="left" w:pos="936"/>
          <w:tab w:val="left" w:pos="937"/>
        </w:tabs>
        <w:spacing w:before="10" w:line="228" w:lineRule="auto"/>
        <w:ind w:right="217"/>
        <w:rPr>
          <w:del w:id="572" w:author="Teacher E-Solutions" w:date="2026-09-25T20:00:00Z" w16du:dateUtc="2026-09-26T00:00:00Z"/>
          <w:rFonts w:ascii="Calibri" w:hAnsi="Calibri"/>
          <w:color w:val="767070"/>
          <w:sz w:val="20"/>
        </w:rPr>
      </w:pPr>
      <w:del w:id="573" w:author="Teacher E-Solutions" w:date="2026-09-25T20:00:00Z" w16du:dateUtc="2026-09-26T00:00:00Z">
        <w:r>
          <w:rPr>
            <w:sz w:val="20"/>
          </w:rPr>
          <w:delText>If</w:delText>
        </w:r>
        <w:r>
          <w:rPr>
            <w:spacing w:val="-14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12"/>
            <w:sz w:val="20"/>
          </w:rPr>
          <w:delText xml:space="preserve"> </w:delText>
        </w:r>
        <w:r>
          <w:rPr>
            <w:sz w:val="20"/>
          </w:rPr>
          <w:delText>were</w:delText>
        </w:r>
        <w:r>
          <w:rPr>
            <w:spacing w:val="-14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11"/>
            <w:sz w:val="20"/>
          </w:rPr>
          <w:delText xml:space="preserve"> </w:delText>
        </w:r>
        <w:r>
          <w:rPr>
            <w:sz w:val="20"/>
          </w:rPr>
          <w:delText>make</w:delText>
        </w:r>
        <w:r>
          <w:rPr>
            <w:spacing w:val="-12"/>
            <w:sz w:val="20"/>
          </w:rPr>
          <w:delText xml:space="preserve"> </w:delText>
        </w:r>
        <w:r>
          <w:rPr>
            <w:sz w:val="20"/>
          </w:rPr>
          <w:delText>a</w:delText>
        </w:r>
        <w:r>
          <w:rPr>
            <w:spacing w:val="-12"/>
            <w:sz w:val="20"/>
          </w:rPr>
          <w:delText xml:space="preserve"> </w:delText>
        </w:r>
        <w:r>
          <w:rPr>
            <w:sz w:val="20"/>
          </w:rPr>
          <w:delText>comparison</w:delText>
        </w:r>
        <w:r>
          <w:rPr>
            <w:spacing w:val="-11"/>
            <w:sz w:val="20"/>
          </w:rPr>
          <w:delText xml:space="preserve"> </w:delText>
        </w:r>
        <w:r>
          <w:rPr>
            <w:sz w:val="20"/>
          </w:rPr>
          <w:delText>between</w:delText>
        </w:r>
        <w:r>
          <w:rPr>
            <w:spacing w:val="-14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12"/>
            <w:sz w:val="20"/>
          </w:rPr>
          <w:delText xml:space="preserve"> </w:delText>
        </w:r>
        <w:r>
          <w:rPr>
            <w:sz w:val="20"/>
          </w:rPr>
          <w:delText>two</w:delText>
        </w:r>
        <w:r>
          <w:rPr>
            <w:spacing w:val="-11"/>
            <w:sz w:val="20"/>
          </w:rPr>
          <w:delText xml:space="preserve"> </w:delText>
        </w:r>
        <w:r>
          <w:rPr>
            <w:sz w:val="20"/>
          </w:rPr>
          <w:delText>(</w:delText>
        </w:r>
        <w:r>
          <w:rPr>
            <w:rFonts w:ascii="Arial" w:hAnsi="Arial"/>
            <w:i/>
            <w:sz w:val="20"/>
          </w:rPr>
          <w:delText>face-to-face</w:delText>
        </w:r>
        <w:r>
          <w:rPr>
            <w:rFonts w:ascii="Arial" w:hAnsi="Arial"/>
            <w:i/>
            <w:spacing w:val="-12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versus</w:delText>
        </w:r>
        <w:r>
          <w:rPr>
            <w:rFonts w:ascii="Arial" w:hAnsi="Arial"/>
            <w:i/>
            <w:spacing w:val="-13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distance</w:delText>
        </w:r>
        <w:r>
          <w:rPr>
            <w:rFonts w:ascii="Arial" w:hAnsi="Arial"/>
            <w:i/>
            <w:spacing w:val="-11"/>
            <w:sz w:val="20"/>
          </w:rPr>
          <w:delText xml:space="preserve"> </w:delText>
        </w:r>
        <w:r>
          <w:rPr>
            <w:rFonts w:ascii="Arial" w:hAnsi="Arial"/>
            <w:i/>
            <w:sz w:val="20"/>
          </w:rPr>
          <w:delText>learning</w:delText>
        </w:r>
        <w:r>
          <w:rPr>
            <w:sz w:val="20"/>
          </w:rPr>
          <w:delText>),</w:delText>
        </w:r>
        <w:r>
          <w:rPr>
            <w:spacing w:val="-14"/>
            <w:sz w:val="20"/>
          </w:rPr>
          <w:delText xml:space="preserve"> </w:delText>
        </w:r>
        <w:r>
          <w:rPr>
            <w:sz w:val="20"/>
          </w:rPr>
          <w:delText>what</w:delText>
        </w:r>
        <w:r>
          <w:rPr>
            <w:spacing w:val="-53"/>
            <w:sz w:val="20"/>
          </w:rPr>
          <w:delText xml:space="preserve"> </w:delText>
        </w:r>
        <w:r>
          <w:rPr>
            <w:sz w:val="20"/>
          </w:rPr>
          <w:delText>would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be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advantages of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MOOC?</w:delText>
        </w:r>
      </w:del>
    </w:p>
    <w:p w14:paraId="0809D34B" w14:textId="77777777" w:rsidR="00870451" w:rsidRDefault="00870451">
      <w:pPr>
        <w:pStyle w:val="BodyText"/>
        <w:spacing w:before="4"/>
        <w:rPr>
          <w:del w:id="574" w:author="Teacher E-Solutions" w:date="2026-09-25T20:00:00Z" w16du:dateUtc="2026-09-26T00:00:00Z"/>
        </w:rPr>
      </w:pPr>
    </w:p>
    <w:p w14:paraId="7BFB9146" w14:textId="77777777" w:rsidR="00870451" w:rsidRDefault="00DF3C56">
      <w:pPr>
        <w:pStyle w:val="ListParagraph"/>
        <w:numPr>
          <w:ilvl w:val="1"/>
          <w:numId w:val="1"/>
        </w:numPr>
        <w:tabs>
          <w:tab w:val="left" w:pos="936"/>
          <w:tab w:val="left" w:pos="937"/>
        </w:tabs>
        <w:ind w:hanging="361"/>
        <w:rPr>
          <w:del w:id="575" w:author="Teacher E-Solutions" w:date="2026-09-25T20:00:00Z" w16du:dateUtc="2026-09-26T00:00:00Z"/>
          <w:rFonts w:ascii="Calibri" w:hAnsi="Calibri"/>
          <w:color w:val="767070"/>
          <w:sz w:val="20"/>
        </w:rPr>
      </w:pPr>
      <w:del w:id="576" w:author="Teacher E-Solutions" w:date="2026-09-25T20:00:00Z" w16du:dateUtc="2026-09-26T00:00:00Z">
        <w:r>
          <w:rPr>
            <w:sz w:val="20"/>
          </w:rPr>
          <w:delText>What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are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disadvantages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of</w:delText>
        </w:r>
        <w:r>
          <w:rPr>
            <w:spacing w:val="-3"/>
            <w:sz w:val="20"/>
          </w:rPr>
          <w:delText xml:space="preserve"> </w:delText>
        </w:r>
        <w:r w:rsidR="0052465F">
          <w:rPr>
            <w:sz w:val="20"/>
          </w:rPr>
          <w:delText>the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MOOC?</w:delText>
        </w:r>
      </w:del>
    </w:p>
    <w:p w14:paraId="7D0130FF" w14:textId="77777777" w:rsidR="00870451" w:rsidRDefault="00870451">
      <w:pPr>
        <w:pStyle w:val="BodyText"/>
        <w:rPr>
          <w:del w:id="577" w:author="Teacher E-Solutions" w:date="2026-09-25T20:00:00Z" w16du:dateUtc="2026-09-26T00:00:00Z"/>
          <w:sz w:val="22"/>
        </w:rPr>
      </w:pPr>
    </w:p>
    <w:p w14:paraId="31C1AF88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94"/>
        <w:ind w:right="227"/>
        <w:rPr>
          <w:del w:id="578" w:author="Teacher E-Solutions" w:date="2026-09-25T20:00:00Z" w16du:dateUtc="2026-09-26T00:00:00Z"/>
          <w:sz w:val="20"/>
        </w:rPr>
      </w:pPr>
      <w:del w:id="579" w:author="Teacher E-Solutions" w:date="2026-09-25T20:00:00Z" w16du:dateUtc="2026-09-26T00:00:00Z">
        <w:r>
          <w:rPr>
            <w:sz w:val="20"/>
          </w:rPr>
          <w:delText>Has</w:delText>
        </w:r>
        <w:r>
          <w:rPr>
            <w:spacing w:val="29"/>
            <w:sz w:val="20"/>
          </w:rPr>
          <w:delText xml:space="preserve"> </w:delText>
        </w:r>
        <w:r>
          <w:rPr>
            <w:sz w:val="20"/>
          </w:rPr>
          <w:delText>taking</w:delText>
        </w:r>
        <w:r>
          <w:rPr>
            <w:spacing w:val="28"/>
            <w:sz w:val="20"/>
          </w:rPr>
          <w:delText xml:space="preserve"> </w:delText>
        </w:r>
        <w:r>
          <w:rPr>
            <w:sz w:val="20"/>
          </w:rPr>
          <w:delText>this</w:delText>
        </w:r>
        <w:r>
          <w:rPr>
            <w:spacing w:val="30"/>
            <w:sz w:val="20"/>
          </w:rPr>
          <w:delText xml:space="preserve"> </w:delText>
        </w:r>
        <w:r>
          <w:rPr>
            <w:sz w:val="20"/>
          </w:rPr>
          <w:delText>course</w:delText>
        </w:r>
        <w:r>
          <w:rPr>
            <w:spacing w:val="28"/>
            <w:sz w:val="20"/>
          </w:rPr>
          <w:delText xml:space="preserve"> </w:delText>
        </w:r>
        <w:r>
          <w:rPr>
            <w:sz w:val="20"/>
          </w:rPr>
          <w:delText>put</w:delText>
        </w:r>
        <w:r>
          <w:rPr>
            <w:spacing w:val="31"/>
            <w:sz w:val="20"/>
          </w:rPr>
          <w:delText xml:space="preserve"> </w:delText>
        </w:r>
        <w:r>
          <w:rPr>
            <w:sz w:val="20"/>
          </w:rPr>
          <w:delText>any</w:delText>
        </w:r>
        <w:r>
          <w:rPr>
            <w:spacing w:val="30"/>
            <w:sz w:val="20"/>
          </w:rPr>
          <w:delText xml:space="preserve"> </w:delText>
        </w:r>
        <w:r>
          <w:rPr>
            <w:sz w:val="20"/>
          </w:rPr>
          <w:delText>constraints</w:delText>
        </w:r>
        <w:r>
          <w:rPr>
            <w:spacing w:val="29"/>
            <w:sz w:val="20"/>
          </w:rPr>
          <w:delText xml:space="preserve"> </w:delText>
        </w:r>
        <w:r>
          <w:rPr>
            <w:sz w:val="20"/>
          </w:rPr>
          <w:delText>on</w:delText>
        </w:r>
        <w:r>
          <w:rPr>
            <w:spacing w:val="28"/>
            <w:sz w:val="20"/>
          </w:rPr>
          <w:delText xml:space="preserve"> </w:delText>
        </w:r>
        <w:r>
          <w:rPr>
            <w:sz w:val="20"/>
          </w:rPr>
          <w:delText>your</w:delText>
        </w:r>
        <w:r>
          <w:rPr>
            <w:spacing w:val="30"/>
            <w:sz w:val="20"/>
          </w:rPr>
          <w:delText xml:space="preserve"> </w:delText>
        </w:r>
        <w:r>
          <w:rPr>
            <w:sz w:val="20"/>
          </w:rPr>
          <w:delText>schedule?</w:delText>
        </w:r>
        <w:r>
          <w:rPr>
            <w:spacing w:val="28"/>
            <w:sz w:val="20"/>
          </w:rPr>
          <w:delText xml:space="preserve"> </w:delText>
        </w:r>
        <w:r>
          <w:rPr>
            <w:sz w:val="20"/>
          </w:rPr>
          <w:delText>How</w:delText>
        </w:r>
        <w:r>
          <w:rPr>
            <w:spacing w:val="28"/>
            <w:sz w:val="20"/>
          </w:rPr>
          <w:delText xml:space="preserve"> </w:delText>
        </w:r>
        <w:r>
          <w:rPr>
            <w:sz w:val="20"/>
          </w:rPr>
          <w:delText>did</w:delText>
        </w:r>
        <w:r>
          <w:rPr>
            <w:spacing w:val="28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28"/>
            <w:sz w:val="20"/>
          </w:rPr>
          <w:delText xml:space="preserve"> </w:delText>
        </w:r>
        <w:r>
          <w:rPr>
            <w:sz w:val="20"/>
          </w:rPr>
          <w:delText>organize</w:delText>
        </w:r>
        <w:r>
          <w:rPr>
            <w:spacing w:val="28"/>
            <w:sz w:val="20"/>
          </w:rPr>
          <w:delText xml:space="preserve"> </w:delText>
        </w:r>
        <w:r>
          <w:rPr>
            <w:sz w:val="20"/>
          </w:rPr>
          <w:delText>your</w:delText>
        </w:r>
        <w:r>
          <w:rPr>
            <w:spacing w:val="29"/>
            <w:sz w:val="20"/>
          </w:rPr>
          <w:delText xml:space="preserve"> </w:delText>
        </w:r>
        <w:r>
          <w:rPr>
            <w:sz w:val="20"/>
          </w:rPr>
          <w:delText>time</w:delText>
        </w:r>
        <w:r>
          <w:rPr>
            <w:spacing w:val="-52"/>
            <w:sz w:val="20"/>
          </w:rPr>
          <w:delText xml:space="preserve"> </w:delText>
        </w:r>
        <w:r>
          <w:rPr>
            <w:sz w:val="20"/>
          </w:rPr>
          <w:delText>(work/family/study)?</w:delText>
        </w:r>
      </w:del>
    </w:p>
    <w:p w14:paraId="6E77C8D9" w14:textId="77777777" w:rsidR="00870451" w:rsidRDefault="00DF3C56">
      <w:pPr>
        <w:pStyle w:val="ListParagraph"/>
        <w:numPr>
          <w:ilvl w:val="1"/>
          <w:numId w:val="1"/>
        </w:numPr>
        <w:tabs>
          <w:tab w:val="left" w:pos="936"/>
          <w:tab w:val="left" w:pos="937"/>
        </w:tabs>
        <w:spacing w:before="1" w:line="238" w:lineRule="exact"/>
        <w:ind w:hanging="361"/>
        <w:rPr>
          <w:del w:id="580" w:author="Teacher E-Solutions" w:date="2026-09-25T20:00:00Z" w16du:dateUtc="2026-09-26T00:00:00Z"/>
          <w:rFonts w:ascii="Calibri" w:hAnsi="Calibri"/>
          <w:sz w:val="20"/>
        </w:rPr>
      </w:pPr>
      <w:del w:id="581" w:author="Teacher E-Solutions" w:date="2026-09-25T20:00:00Z" w16du:dateUtc="2026-09-26T00:00:00Z">
        <w:r>
          <w:rPr>
            <w:sz w:val="20"/>
          </w:rPr>
          <w:delText>During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e-learning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sessions,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were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in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a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supportive,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distraction-free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environment?</w:delText>
        </w:r>
      </w:del>
    </w:p>
    <w:p w14:paraId="046121E0" w14:textId="77777777" w:rsidR="00870451" w:rsidRDefault="00DF3C56">
      <w:pPr>
        <w:pStyle w:val="ListParagraph"/>
        <w:numPr>
          <w:ilvl w:val="1"/>
          <w:numId w:val="1"/>
        </w:numPr>
        <w:tabs>
          <w:tab w:val="left" w:pos="936"/>
          <w:tab w:val="left" w:pos="937"/>
        </w:tabs>
        <w:spacing w:line="238" w:lineRule="exact"/>
        <w:ind w:hanging="361"/>
        <w:rPr>
          <w:del w:id="582" w:author="Teacher E-Solutions" w:date="2026-09-25T20:00:00Z" w16du:dateUtc="2026-09-26T00:00:00Z"/>
          <w:rFonts w:ascii="Calibri" w:hAnsi="Calibri"/>
          <w:sz w:val="20"/>
        </w:rPr>
      </w:pPr>
      <w:del w:id="583" w:author="Teacher E-Solutions" w:date="2026-09-25T20:00:00Z" w16du:dateUtc="2026-09-26T00:00:00Z">
        <w:r>
          <w:rPr>
            <w:sz w:val="20"/>
          </w:rPr>
          <w:delText>Did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have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support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of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your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family and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friends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or your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employer?</w:delText>
        </w:r>
      </w:del>
    </w:p>
    <w:p w14:paraId="1D5D3737" w14:textId="77777777" w:rsidR="00870451" w:rsidRDefault="00870451">
      <w:pPr>
        <w:pStyle w:val="BodyText"/>
        <w:rPr>
          <w:del w:id="584" w:author="Teacher E-Solutions" w:date="2026-09-25T20:00:00Z" w16du:dateUtc="2026-09-26T00:00:00Z"/>
          <w:sz w:val="22"/>
        </w:rPr>
      </w:pPr>
    </w:p>
    <w:p w14:paraId="1C1BEC3C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97"/>
        <w:ind w:hanging="361"/>
        <w:rPr>
          <w:del w:id="585" w:author="Teacher E-Solutions" w:date="2026-09-25T20:00:00Z" w16du:dateUtc="2026-09-26T00:00:00Z"/>
          <w:sz w:val="20"/>
        </w:rPr>
      </w:pPr>
      <w:del w:id="586" w:author="Teacher E-Solutions" w:date="2026-09-25T20:00:00Z" w16du:dateUtc="2026-09-26T00:00:00Z">
        <w:r>
          <w:rPr>
            <w:sz w:val="20"/>
          </w:rPr>
          <w:delText>What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are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your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expectations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for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a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future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course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like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this?</w:delText>
        </w:r>
      </w:del>
    </w:p>
    <w:p w14:paraId="76427690" w14:textId="77777777" w:rsidR="00870451" w:rsidRDefault="00870451">
      <w:pPr>
        <w:pStyle w:val="BodyText"/>
        <w:spacing w:before="10"/>
        <w:rPr>
          <w:del w:id="587" w:author="Teacher E-Solutions" w:date="2026-09-25T20:00:00Z" w16du:dateUtc="2026-09-26T00:00:00Z"/>
          <w:sz w:val="19"/>
        </w:rPr>
      </w:pPr>
    </w:p>
    <w:p w14:paraId="6ECB5810" w14:textId="77777777" w:rsidR="00870451" w:rsidRDefault="00DF3C56">
      <w:pPr>
        <w:pStyle w:val="Heading1"/>
        <w:spacing w:after="4"/>
        <w:ind w:right="240"/>
        <w:rPr>
          <w:del w:id="588" w:author="Teacher E-Solutions" w:date="2026-09-25T20:00:00Z" w16du:dateUtc="2026-09-26T00:00:00Z"/>
          <w:rFonts w:ascii="Arial MT"/>
          <w:b w:val="0"/>
        </w:rPr>
      </w:pPr>
      <w:del w:id="589" w:author="Teacher E-Solutions" w:date="2026-09-25T20:00:00Z" w16du:dateUtc="2026-09-26T00:00:00Z">
        <w:r>
          <w:rPr>
            <w:color w:val="2E5395"/>
          </w:rPr>
          <w:delText>I'll</w:delText>
        </w:r>
        <w:r>
          <w:rPr>
            <w:color w:val="2E5395"/>
            <w:spacing w:val="-2"/>
          </w:rPr>
          <w:delText xml:space="preserve"> </w:delText>
        </w:r>
        <w:r>
          <w:rPr>
            <w:color w:val="2E5395"/>
          </w:rPr>
          <w:delText>move</w:delText>
        </w:r>
        <w:r>
          <w:rPr>
            <w:color w:val="2E5395"/>
            <w:spacing w:val="-2"/>
          </w:rPr>
          <w:delText xml:space="preserve"> </w:delText>
        </w:r>
        <w:r>
          <w:rPr>
            <w:color w:val="2E5395"/>
          </w:rPr>
          <w:delText>on</w:delText>
        </w:r>
        <w:r>
          <w:rPr>
            <w:color w:val="2E5395"/>
            <w:spacing w:val="-1"/>
          </w:rPr>
          <w:delText xml:space="preserve"> </w:delText>
        </w:r>
        <w:r>
          <w:rPr>
            <w:color w:val="2E5395"/>
          </w:rPr>
          <w:delText>to</w:delText>
        </w:r>
        <w:r>
          <w:rPr>
            <w:color w:val="2E5395"/>
            <w:spacing w:val="-1"/>
          </w:rPr>
          <w:delText xml:space="preserve"> </w:delText>
        </w:r>
        <w:r>
          <w:rPr>
            <w:color w:val="2E5395"/>
          </w:rPr>
          <w:delText>questions about</w:delText>
        </w:r>
        <w:r>
          <w:rPr>
            <w:color w:val="2E5395"/>
            <w:spacing w:val="-1"/>
          </w:rPr>
          <w:delText xml:space="preserve"> </w:delText>
        </w:r>
        <w:r>
          <w:rPr>
            <w:color w:val="2E5395"/>
          </w:rPr>
          <w:delText>the</w:delText>
        </w:r>
        <w:r>
          <w:rPr>
            <w:color w:val="2E5395"/>
            <w:spacing w:val="-2"/>
          </w:rPr>
          <w:delText xml:space="preserve"> </w:delText>
        </w:r>
        <w:r>
          <w:rPr>
            <w:color w:val="2E5395"/>
          </w:rPr>
          <w:delText>potential</w:delText>
        </w:r>
        <w:r>
          <w:rPr>
            <w:color w:val="2E5395"/>
            <w:spacing w:val="-2"/>
          </w:rPr>
          <w:delText xml:space="preserve"> </w:delText>
        </w:r>
        <w:r>
          <w:rPr>
            <w:color w:val="2E5395"/>
          </w:rPr>
          <w:delText>impact</w:delText>
        </w:r>
        <w:r>
          <w:rPr>
            <w:color w:val="2E5395"/>
            <w:spacing w:val="-1"/>
          </w:rPr>
          <w:delText xml:space="preserve"> </w:delText>
        </w:r>
        <w:r>
          <w:rPr>
            <w:color w:val="2E5395"/>
          </w:rPr>
          <w:delText>the</w:delText>
        </w:r>
        <w:r>
          <w:rPr>
            <w:color w:val="2E5395"/>
            <w:spacing w:val="-1"/>
          </w:rPr>
          <w:delText xml:space="preserve"> </w:delText>
        </w:r>
        <w:r>
          <w:rPr>
            <w:color w:val="2E5395"/>
          </w:rPr>
          <w:delText>course has</w:delText>
        </w:r>
        <w:r>
          <w:rPr>
            <w:color w:val="2E5395"/>
            <w:spacing w:val="-2"/>
          </w:rPr>
          <w:delText xml:space="preserve"> </w:delText>
        </w:r>
        <w:r>
          <w:rPr>
            <w:color w:val="2E5395"/>
          </w:rPr>
          <w:delText>had</w:delText>
        </w:r>
        <w:r>
          <w:rPr>
            <w:color w:val="2E5395"/>
            <w:spacing w:val="-2"/>
          </w:rPr>
          <w:delText xml:space="preserve"> </w:delText>
        </w:r>
        <w:r>
          <w:rPr>
            <w:color w:val="2E5395"/>
          </w:rPr>
          <w:delText>on</w:delText>
        </w:r>
        <w:r>
          <w:rPr>
            <w:color w:val="2E5395"/>
            <w:spacing w:val="-1"/>
          </w:rPr>
          <w:delText xml:space="preserve"> </w:delText>
        </w:r>
        <w:r>
          <w:rPr>
            <w:color w:val="2E5395"/>
          </w:rPr>
          <w:delText>your</w:delText>
        </w:r>
        <w:r>
          <w:rPr>
            <w:color w:val="2E5395"/>
            <w:spacing w:val="-2"/>
          </w:rPr>
          <w:delText xml:space="preserve"> </w:delText>
        </w:r>
        <w:r>
          <w:rPr>
            <w:color w:val="2E5395"/>
          </w:rPr>
          <w:delText>practices</w:delText>
        </w:r>
        <w:r>
          <w:rPr>
            <w:rFonts w:ascii="Arial MT"/>
            <w:b w:val="0"/>
          </w:rPr>
          <w:delText>.</w:delText>
        </w:r>
      </w:del>
    </w:p>
    <w:p w14:paraId="09FE5148" w14:textId="77777777" w:rsidR="00870451" w:rsidRDefault="00A52A1F">
      <w:pPr>
        <w:pStyle w:val="BodyText"/>
        <w:spacing w:line="20" w:lineRule="exact"/>
        <w:ind w:left="187"/>
        <w:rPr>
          <w:del w:id="590" w:author="Teacher E-Solutions" w:date="2026-09-25T20:00:00Z" w16du:dateUtc="2026-09-26T00:00:00Z"/>
          <w:sz w:val="2"/>
        </w:rPr>
      </w:pPr>
      <w:del w:id="591" w:author="Teacher E-Solutions" w:date="2026-09-25T20:00:00Z" w16du:dateUtc="2026-09-26T00:00:00Z">
        <w:r>
          <w:rPr>
            <w:noProof/>
            <w:sz w:val="2"/>
          </w:rPr>
          <mc:AlternateContent>
            <mc:Choice Requires="wpg">
              <w:drawing>
                <wp:inline distT="0" distB="0" distL="0" distR="0" wp14:anchorId="685DBDC3">
                  <wp:extent cx="5798185" cy="6350"/>
                  <wp:effectExtent l="0" t="0" r="5715" b="6350"/>
                  <wp:docPr id="977837819" name="Group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98185" cy="6350"/>
                            <a:chOff x="0" y="0"/>
                            <a:chExt cx="9131" cy="10"/>
                          </a:xfrm>
                        </wpg:grpSpPr>
                        <wps:wsp>
                          <wps:cNvPr id="93719770" name="Rectangle 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9131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49D5705D" id="Group 7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">
                  <v:rect id="Rectangle 8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" fillcolor="black" stroked="f">
                    <v:path arrowok="t"/>
                  </v:rect>
                  <w10:anchorlock/>
                </v:group>
              </w:pict>
            </mc:Fallback>
          </mc:AlternateContent>
        </w:r>
      </w:del>
    </w:p>
    <w:p w14:paraId="7C80E72F" w14:textId="77777777" w:rsidR="00870451" w:rsidRDefault="00DF3C56">
      <w:pPr>
        <w:spacing w:before="8" w:after="19"/>
        <w:ind w:left="283" w:right="292"/>
        <w:jc w:val="center"/>
        <w:rPr>
          <w:del w:id="592" w:author="Teacher E-Solutions" w:date="2026-09-25T20:00:00Z" w16du:dateUtc="2026-09-26T00:00:00Z"/>
          <w:rFonts w:ascii="Arial"/>
          <w:b/>
          <w:sz w:val="20"/>
        </w:rPr>
      </w:pPr>
      <w:del w:id="593" w:author="Teacher E-Solutions" w:date="2026-09-25T20:00:00Z" w16du:dateUtc="2026-09-26T00:00:00Z">
        <w:r>
          <w:rPr>
            <w:rFonts w:ascii="Arial"/>
            <w:b/>
            <w:sz w:val="20"/>
          </w:rPr>
          <w:delText>Application</w:delText>
        </w:r>
        <w:r>
          <w:rPr>
            <w:rFonts w:ascii="Arial"/>
            <w:b/>
            <w:spacing w:val="-3"/>
            <w:sz w:val="20"/>
          </w:rPr>
          <w:delText xml:space="preserve"> </w:delText>
        </w:r>
        <w:r>
          <w:rPr>
            <w:rFonts w:ascii="Arial"/>
            <w:b/>
            <w:sz w:val="20"/>
          </w:rPr>
          <w:delText>of</w:delText>
        </w:r>
        <w:r>
          <w:rPr>
            <w:rFonts w:ascii="Arial"/>
            <w:b/>
            <w:spacing w:val="-1"/>
            <w:sz w:val="20"/>
          </w:rPr>
          <w:delText xml:space="preserve"> </w:delText>
        </w:r>
        <w:r>
          <w:rPr>
            <w:rFonts w:ascii="Arial"/>
            <w:b/>
            <w:sz w:val="20"/>
          </w:rPr>
          <w:delText>knowledge</w:delText>
        </w:r>
        <w:r>
          <w:rPr>
            <w:rFonts w:ascii="Arial"/>
            <w:b/>
            <w:spacing w:val="-1"/>
            <w:sz w:val="20"/>
          </w:rPr>
          <w:delText xml:space="preserve"> </w:delText>
        </w:r>
        <w:r>
          <w:rPr>
            <w:rFonts w:ascii="Arial"/>
            <w:b/>
            <w:sz w:val="20"/>
          </w:rPr>
          <w:delText>and</w:delText>
        </w:r>
        <w:r>
          <w:rPr>
            <w:rFonts w:ascii="Arial"/>
            <w:b/>
            <w:spacing w:val="-2"/>
            <w:sz w:val="20"/>
          </w:rPr>
          <w:delText xml:space="preserve"> </w:delText>
        </w:r>
        <w:r>
          <w:rPr>
            <w:rFonts w:ascii="Arial"/>
            <w:b/>
            <w:sz w:val="20"/>
          </w:rPr>
          <w:delText>potential</w:delText>
        </w:r>
        <w:r>
          <w:rPr>
            <w:rFonts w:ascii="Arial"/>
            <w:b/>
            <w:spacing w:val="-3"/>
            <w:sz w:val="20"/>
          </w:rPr>
          <w:delText xml:space="preserve"> </w:delText>
        </w:r>
        <w:r>
          <w:rPr>
            <w:rFonts w:ascii="Arial"/>
            <w:b/>
            <w:sz w:val="20"/>
          </w:rPr>
          <w:delText>impact</w:delText>
        </w:r>
        <w:r>
          <w:rPr>
            <w:rFonts w:ascii="Arial"/>
            <w:b/>
            <w:spacing w:val="-3"/>
            <w:sz w:val="20"/>
          </w:rPr>
          <w:delText xml:space="preserve"> </w:delText>
        </w:r>
        <w:r>
          <w:rPr>
            <w:rFonts w:ascii="Arial"/>
            <w:b/>
            <w:sz w:val="20"/>
          </w:rPr>
          <w:delText>of</w:delText>
        </w:r>
        <w:r>
          <w:rPr>
            <w:rFonts w:ascii="Arial"/>
            <w:b/>
            <w:spacing w:val="-2"/>
            <w:sz w:val="20"/>
          </w:rPr>
          <w:delText xml:space="preserve"> </w:delText>
        </w:r>
        <w:r>
          <w:rPr>
            <w:rFonts w:ascii="Arial"/>
            <w:b/>
            <w:sz w:val="20"/>
          </w:rPr>
          <w:delText>the</w:delText>
        </w:r>
        <w:r>
          <w:rPr>
            <w:rFonts w:ascii="Arial"/>
            <w:b/>
            <w:spacing w:val="-4"/>
            <w:sz w:val="20"/>
          </w:rPr>
          <w:delText xml:space="preserve"> </w:delText>
        </w:r>
        <w:r>
          <w:rPr>
            <w:rFonts w:ascii="Arial"/>
            <w:b/>
            <w:sz w:val="20"/>
          </w:rPr>
          <w:delText>MOOC</w:delText>
        </w:r>
      </w:del>
    </w:p>
    <w:p w14:paraId="7831E078" w14:textId="77777777" w:rsidR="00870451" w:rsidRDefault="00A52A1F">
      <w:pPr>
        <w:pStyle w:val="BodyText"/>
        <w:spacing w:line="20" w:lineRule="exact"/>
        <w:ind w:left="187"/>
        <w:rPr>
          <w:del w:id="594" w:author="Teacher E-Solutions" w:date="2026-09-25T20:00:00Z" w16du:dateUtc="2026-09-26T00:00:00Z"/>
          <w:rFonts w:ascii="Arial"/>
          <w:sz w:val="2"/>
        </w:rPr>
      </w:pPr>
      <w:del w:id="595" w:author="Teacher E-Solutions" w:date="2026-09-25T20:00:00Z" w16du:dateUtc="2026-09-26T00:00:00Z">
        <w:r>
          <w:rPr>
            <w:rFonts w:ascii="Arial"/>
            <w:noProof/>
            <w:sz w:val="2"/>
          </w:rPr>
          <mc:AlternateContent>
            <mc:Choice Requires="wpg">
              <w:drawing>
                <wp:inline distT="0" distB="0" distL="0" distR="0" wp14:anchorId="6670B801">
                  <wp:extent cx="5798185" cy="6350"/>
                  <wp:effectExtent l="0" t="0" r="5715" b="6350"/>
                  <wp:docPr id="1427355404" name="Group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98185" cy="6350"/>
                            <a:chOff x="0" y="0"/>
                            <a:chExt cx="9131" cy="10"/>
                          </a:xfrm>
                        </wpg:grpSpPr>
                        <wps:wsp>
                          <wps:cNvPr id="1581850768" name="Rectangl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9131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2B1B8A9E" id="Group 5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">
                  <v:rect id="Rectangle 6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" fillcolor="black" stroked="f">
                    <v:path arrowok="t"/>
                  </v:rect>
                  <w10:anchorlock/>
                </v:group>
              </w:pict>
            </mc:Fallback>
          </mc:AlternateContent>
        </w:r>
      </w:del>
    </w:p>
    <w:p w14:paraId="2C7D591A" w14:textId="77777777" w:rsidR="00870451" w:rsidRDefault="00870451">
      <w:pPr>
        <w:pStyle w:val="BodyText"/>
        <w:rPr>
          <w:del w:id="596" w:author="Teacher E-Solutions" w:date="2026-09-25T20:00:00Z" w16du:dateUtc="2026-09-26T00:00:00Z"/>
          <w:rFonts w:ascii="Arial"/>
          <w:b/>
        </w:rPr>
      </w:pPr>
    </w:p>
    <w:p w14:paraId="5FCFF783" w14:textId="77777777" w:rsidR="00870451" w:rsidRDefault="00870451">
      <w:pPr>
        <w:pStyle w:val="BodyText"/>
        <w:spacing w:before="1"/>
        <w:rPr>
          <w:del w:id="597" w:author="Teacher E-Solutions" w:date="2026-09-25T20:00:00Z" w16du:dateUtc="2026-09-26T00:00:00Z"/>
          <w:rFonts w:ascii="Arial"/>
          <w:b/>
          <w:sz w:val="19"/>
        </w:rPr>
      </w:pPr>
    </w:p>
    <w:p w14:paraId="485737DA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hanging="361"/>
        <w:rPr>
          <w:del w:id="598" w:author="Teacher E-Solutions" w:date="2026-09-25T20:00:00Z" w16du:dateUtc="2026-09-26T00:00:00Z"/>
          <w:sz w:val="20"/>
        </w:rPr>
      </w:pPr>
      <w:del w:id="599" w:author="Teacher E-Solutions" w:date="2026-09-25T20:00:00Z" w16du:dateUtc="2026-09-26T00:00:00Z">
        <w:r>
          <w:rPr>
            <w:sz w:val="20"/>
          </w:rPr>
          <w:delText>Do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 have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or plan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apply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any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of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what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you've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learned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in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the course?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Which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ones?</w:delText>
        </w:r>
      </w:del>
    </w:p>
    <w:p w14:paraId="5506892D" w14:textId="77777777" w:rsidR="00870451" w:rsidRDefault="00DF3C56">
      <w:pPr>
        <w:pStyle w:val="ListParagraph"/>
        <w:numPr>
          <w:ilvl w:val="1"/>
          <w:numId w:val="1"/>
        </w:numPr>
        <w:tabs>
          <w:tab w:val="left" w:pos="1296"/>
          <w:tab w:val="left" w:pos="1297"/>
        </w:tabs>
        <w:ind w:left="1296" w:hanging="361"/>
        <w:rPr>
          <w:del w:id="600" w:author="Teacher E-Solutions" w:date="2026-09-25T20:00:00Z" w16du:dateUtc="2026-09-26T00:00:00Z"/>
          <w:rFonts w:ascii="Calibri" w:hAnsi="Calibri"/>
          <w:sz w:val="20"/>
        </w:rPr>
      </w:pPr>
      <w:del w:id="601" w:author="Teacher E-Solutions" w:date="2026-09-25T20:00:00Z" w16du:dateUtc="2026-09-26T00:00:00Z">
        <w:r>
          <w:rPr>
            <w:sz w:val="20"/>
          </w:rPr>
          <w:delText>How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can I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help?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What do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think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will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be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most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useful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you? Why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or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why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not?</w:delText>
        </w:r>
      </w:del>
    </w:p>
    <w:p w14:paraId="76C95B29" w14:textId="77777777" w:rsidR="00870451" w:rsidRDefault="00870451">
      <w:pPr>
        <w:rPr>
          <w:del w:id="602" w:author="Teacher E-Solutions" w:date="2026-09-25T20:00:00Z" w16du:dateUtc="2026-09-26T00:00:00Z"/>
          <w:rFonts w:ascii="Calibri" w:hAnsi="Calibri"/>
          <w:sz w:val="20"/>
        </w:rPr>
        <w:sectPr w:rsidR="00870451">
          <w:pgSz w:w="11910" w:h="16840"/>
          <w:pgMar w:top="1320" w:right="1200" w:bottom="280" w:left="1200" w:header="720" w:footer="720" w:gutter="0"/>
          <w:cols w:space="720"/>
        </w:sectPr>
      </w:pPr>
    </w:p>
    <w:p w14:paraId="25BB2F9A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77"/>
        <w:ind w:right="500"/>
        <w:rPr>
          <w:del w:id="603" w:author="Teacher E-Solutions" w:date="2026-09-25T20:00:00Z" w16du:dateUtc="2026-09-26T00:00:00Z"/>
          <w:sz w:val="20"/>
        </w:rPr>
      </w:pPr>
      <w:del w:id="604" w:author="Teacher E-Solutions" w:date="2026-09-25T20:00:00Z" w16du:dateUtc="2026-09-26T00:00:00Z">
        <w:r>
          <w:rPr>
            <w:sz w:val="20"/>
          </w:rPr>
          <w:delText xml:space="preserve">How do you put what you've learned to </w:delText>
        </w:r>
        <w:r>
          <w:rPr>
            <w:rFonts w:ascii="Arial"/>
            <w:b/>
            <w:sz w:val="20"/>
            <w:u w:val="thick"/>
          </w:rPr>
          <w:delText xml:space="preserve">practical </w:delText>
        </w:r>
        <w:r>
          <w:rPr>
            <w:sz w:val="20"/>
          </w:rPr>
          <w:delText xml:space="preserve">use? Could you </w:delText>
        </w:r>
        <w:r>
          <w:rPr>
            <w:rFonts w:ascii="Arial"/>
            <w:b/>
            <w:sz w:val="20"/>
            <w:u w:val="thick"/>
          </w:rPr>
          <w:delText xml:space="preserve">give </w:delText>
        </w:r>
        <w:r>
          <w:rPr>
            <w:sz w:val="20"/>
          </w:rPr>
          <w:delText xml:space="preserve">me </w:delText>
        </w:r>
        <w:r>
          <w:rPr>
            <w:rFonts w:ascii="Arial"/>
            <w:b/>
            <w:sz w:val="20"/>
            <w:u w:val="thick"/>
          </w:rPr>
          <w:delText xml:space="preserve">an example of a </w:delText>
        </w:r>
        <w:r w:rsidR="0052465F">
          <w:rPr>
            <w:rFonts w:ascii="Arial"/>
            <w:b/>
            <w:sz w:val="20"/>
            <w:u w:val="thick"/>
          </w:rPr>
          <w:delText>K</w:delText>
        </w:r>
        <w:r>
          <w:rPr>
            <w:rFonts w:ascii="Arial"/>
            <w:b/>
            <w:sz w:val="20"/>
            <w:u w:val="thick"/>
          </w:rPr>
          <w:delText>T</w:delText>
        </w:r>
        <w:r>
          <w:rPr>
            <w:rFonts w:ascii="Arial"/>
            <w:b/>
            <w:spacing w:val="-54"/>
            <w:sz w:val="20"/>
          </w:rPr>
          <w:delText xml:space="preserve"> </w:delText>
        </w:r>
        <w:r>
          <w:rPr>
            <w:rFonts w:ascii="Arial"/>
            <w:b/>
            <w:sz w:val="20"/>
            <w:u w:val="thick"/>
          </w:rPr>
          <w:delText>application</w:delText>
        </w:r>
        <w:r>
          <w:rPr>
            <w:sz w:val="20"/>
          </w:rPr>
          <w:delText>?</w:delText>
        </w:r>
      </w:del>
    </w:p>
    <w:p w14:paraId="191DFC97" w14:textId="77777777" w:rsidR="00870451" w:rsidRDefault="00870451">
      <w:pPr>
        <w:pStyle w:val="BodyText"/>
        <w:rPr>
          <w:del w:id="605" w:author="Teacher E-Solutions" w:date="2026-09-25T20:00:00Z" w16du:dateUtc="2026-09-26T00:00:00Z"/>
        </w:rPr>
      </w:pPr>
    </w:p>
    <w:p w14:paraId="2E6FF7EF" w14:textId="77777777" w:rsidR="00870451" w:rsidRDefault="00870451">
      <w:pPr>
        <w:pStyle w:val="BodyText"/>
        <w:spacing w:before="2"/>
        <w:rPr>
          <w:del w:id="606" w:author="Teacher E-Solutions" w:date="2026-09-25T20:00:00Z" w16du:dateUtc="2026-09-26T00:00:00Z"/>
        </w:rPr>
      </w:pPr>
    </w:p>
    <w:p w14:paraId="188765D1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hanging="361"/>
        <w:rPr>
          <w:del w:id="607" w:author="Teacher E-Solutions" w:date="2026-09-25T20:00:00Z" w16du:dateUtc="2026-09-26T00:00:00Z"/>
          <w:sz w:val="20"/>
        </w:rPr>
      </w:pPr>
      <w:del w:id="608" w:author="Teacher E-Solutions" w:date="2026-09-25T20:00:00Z" w16du:dateUtc="2026-09-26T00:00:00Z">
        <w:r>
          <w:rPr>
            <w:sz w:val="20"/>
          </w:rPr>
          <w:delText>Have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any of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your practices changed?</w:delText>
        </w:r>
      </w:del>
    </w:p>
    <w:p w14:paraId="1D59BC2C" w14:textId="77777777" w:rsidR="00870451" w:rsidRDefault="00DF3C56">
      <w:pPr>
        <w:pStyle w:val="ListParagraph"/>
        <w:numPr>
          <w:ilvl w:val="1"/>
          <w:numId w:val="1"/>
        </w:numPr>
        <w:tabs>
          <w:tab w:val="left" w:pos="1145"/>
          <w:tab w:val="left" w:pos="1146"/>
        </w:tabs>
        <w:spacing w:line="238" w:lineRule="exact"/>
        <w:ind w:left="1145" w:hanging="361"/>
        <w:rPr>
          <w:del w:id="609" w:author="Teacher E-Solutions" w:date="2026-09-25T20:00:00Z" w16du:dateUtc="2026-09-26T00:00:00Z"/>
          <w:rFonts w:ascii="Calibri" w:hAnsi="Calibri"/>
          <w:sz w:val="20"/>
        </w:rPr>
      </w:pPr>
      <w:del w:id="610" w:author="Teacher E-Solutions" w:date="2026-09-25T20:00:00Z" w16du:dateUtc="2026-09-26T00:00:00Z">
        <w:r>
          <w:rPr>
            <w:sz w:val="20"/>
          </w:rPr>
          <w:delText>Can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give me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a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concrete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example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of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a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change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in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your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practices?</w:delText>
        </w:r>
      </w:del>
    </w:p>
    <w:p w14:paraId="1694B522" w14:textId="77777777" w:rsidR="00870451" w:rsidRDefault="00DF3C56">
      <w:pPr>
        <w:pStyle w:val="ListParagraph"/>
        <w:numPr>
          <w:ilvl w:val="1"/>
          <w:numId w:val="1"/>
        </w:numPr>
        <w:tabs>
          <w:tab w:val="left" w:pos="1145"/>
          <w:tab w:val="left" w:pos="1146"/>
        </w:tabs>
        <w:spacing w:line="238" w:lineRule="exact"/>
        <w:ind w:left="1145" w:hanging="361"/>
        <w:rPr>
          <w:del w:id="611" w:author="Teacher E-Solutions" w:date="2026-09-25T20:00:00Z" w16du:dateUtc="2026-09-26T00:00:00Z"/>
          <w:rFonts w:ascii="Calibri" w:hAnsi="Calibri"/>
          <w:sz w:val="20"/>
        </w:rPr>
      </w:pPr>
      <w:del w:id="612" w:author="Teacher E-Solutions" w:date="2026-09-25T20:00:00Z" w16du:dateUtc="2026-09-26T00:00:00Z">
        <w:r>
          <w:rPr>
            <w:sz w:val="20"/>
          </w:rPr>
          <w:delText>How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has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this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changed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way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do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business?</w:delText>
        </w:r>
      </w:del>
    </w:p>
    <w:p w14:paraId="61F5A853" w14:textId="77777777" w:rsidR="00870451" w:rsidRDefault="00870451">
      <w:pPr>
        <w:pStyle w:val="BodyText"/>
        <w:rPr>
          <w:del w:id="613" w:author="Teacher E-Solutions" w:date="2026-09-25T20:00:00Z" w16du:dateUtc="2026-09-26T00:00:00Z"/>
          <w:sz w:val="22"/>
        </w:rPr>
      </w:pPr>
    </w:p>
    <w:p w14:paraId="2847633A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  <w:tab w:val="left" w:leader="dot" w:pos="1507"/>
        </w:tabs>
        <w:spacing w:before="194"/>
        <w:ind w:right="229"/>
        <w:rPr>
          <w:del w:id="614" w:author="Teacher E-Solutions" w:date="2026-09-25T20:00:00Z" w16du:dateUtc="2026-09-26T00:00:00Z"/>
          <w:sz w:val="20"/>
        </w:rPr>
      </w:pPr>
      <w:del w:id="615" w:author="Teacher E-Solutions" w:date="2026-09-25T20:00:00Z" w16du:dateUtc="2026-09-26T00:00:00Z">
        <w:r>
          <w:rPr>
            <w:sz w:val="20"/>
          </w:rPr>
          <w:delText>Has</w:delText>
        </w:r>
        <w:r>
          <w:rPr>
            <w:spacing w:val="5"/>
            <w:sz w:val="20"/>
          </w:rPr>
          <w:delText xml:space="preserve"> </w:delText>
        </w:r>
        <w:r>
          <w:rPr>
            <w:sz w:val="20"/>
          </w:rPr>
          <w:delText>anything</w:delText>
        </w:r>
        <w:r>
          <w:rPr>
            <w:spacing w:val="5"/>
            <w:sz w:val="20"/>
          </w:rPr>
          <w:delText xml:space="preserve"> </w:delText>
        </w:r>
        <w:r>
          <w:rPr>
            <w:sz w:val="20"/>
          </w:rPr>
          <w:delText>changed</w:delText>
        </w:r>
        <w:r>
          <w:rPr>
            <w:spacing w:val="6"/>
            <w:sz w:val="20"/>
          </w:rPr>
          <w:delText xml:space="preserve"> </w:delText>
        </w:r>
        <w:r>
          <w:rPr>
            <w:sz w:val="20"/>
          </w:rPr>
          <w:delText>in</w:delText>
        </w:r>
        <w:r>
          <w:rPr>
            <w:spacing w:val="7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3"/>
            <w:sz w:val="20"/>
          </w:rPr>
          <w:delText xml:space="preserve"> </w:delText>
        </w:r>
        <w:r>
          <w:rPr>
            <w:sz w:val="20"/>
          </w:rPr>
          <w:delText>way</w:delText>
        </w:r>
        <w:r>
          <w:rPr>
            <w:spacing w:val="5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6"/>
            <w:sz w:val="20"/>
          </w:rPr>
          <w:delText xml:space="preserve"> </w:delText>
        </w:r>
        <w:r>
          <w:rPr>
            <w:sz w:val="20"/>
          </w:rPr>
          <w:delText>communicate?</w:delText>
        </w:r>
      </w:del>
    </w:p>
    <w:p w14:paraId="55B67133" w14:textId="77777777" w:rsidR="0052465F" w:rsidRPr="0052465F" w:rsidRDefault="00DF3C56">
      <w:pPr>
        <w:pStyle w:val="ListParagraph"/>
        <w:numPr>
          <w:ilvl w:val="1"/>
          <w:numId w:val="1"/>
        </w:numPr>
        <w:tabs>
          <w:tab w:val="left" w:pos="1296"/>
          <w:tab w:val="left" w:pos="1297"/>
        </w:tabs>
        <w:spacing w:before="10" w:line="228" w:lineRule="auto"/>
        <w:ind w:left="576" w:right="2498" w:firstLine="359"/>
        <w:rPr>
          <w:del w:id="616" w:author="Teacher E-Solutions" w:date="2026-09-25T20:00:00Z" w16du:dateUtc="2026-09-26T00:00:00Z"/>
          <w:rFonts w:ascii="Calibri" w:hAnsi="Calibri"/>
          <w:sz w:val="20"/>
        </w:rPr>
      </w:pPr>
      <w:del w:id="617" w:author="Teacher E-Solutions" w:date="2026-09-25T20:00:00Z" w16du:dateUtc="2026-09-26T00:00:00Z">
        <w:r>
          <w:rPr>
            <w:sz w:val="20"/>
          </w:rPr>
          <w:delText>Can you give me a concrete example related to your practice?</w:delText>
        </w:r>
      </w:del>
    </w:p>
    <w:p w14:paraId="53219628" w14:textId="77777777" w:rsidR="00870451" w:rsidRDefault="00870451">
      <w:pPr>
        <w:pStyle w:val="BodyText"/>
        <w:rPr>
          <w:del w:id="618" w:author="Teacher E-Solutions" w:date="2026-09-25T20:00:00Z" w16du:dateUtc="2026-09-26T00:00:00Z"/>
          <w:sz w:val="22"/>
        </w:rPr>
      </w:pPr>
    </w:p>
    <w:p w14:paraId="4A8A5432" w14:textId="77777777" w:rsidR="00870451" w:rsidRDefault="00870451">
      <w:pPr>
        <w:pStyle w:val="BodyText"/>
        <w:spacing w:before="2"/>
        <w:rPr>
          <w:del w:id="619" w:author="Teacher E-Solutions" w:date="2026-09-25T20:00:00Z" w16du:dateUtc="2026-09-26T00:00:00Z"/>
          <w:sz w:val="18"/>
        </w:rPr>
      </w:pPr>
    </w:p>
    <w:p w14:paraId="37CCEFEF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"/>
        <w:ind w:right="224"/>
        <w:rPr>
          <w:del w:id="620" w:author="Teacher E-Solutions" w:date="2026-09-25T20:00:00Z" w16du:dateUtc="2026-09-26T00:00:00Z"/>
          <w:sz w:val="20"/>
        </w:rPr>
      </w:pPr>
      <w:del w:id="621" w:author="Teacher E-Solutions" w:date="2026-09-25T20:00:00Z" w16du:dateUtc="2026-09-26T00:00:00Z">
        <w:r>
          <w:rPr>
            <w:sz w:val="20"/>
          </w:rPr>
          <w:delText>What</w:delText>
        </w:r>
        <w:r>
          <w:rPr>
            <w:spacing w:val="-8"/>
            <w:sz w:val="20"/>
          </w:rPr>
          <w:delText xml:space="preserve"> </w:delText>
        </w:r>
        <w:r>
          <w:rPr>
            <w:sz w:val="20"/>
          </w:rPr>
          <w:delText>are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barriers</w:delText>
        </w:r>
        <w:r>
          <w:rPr>
            <w:spacing w:val="-6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7"/>
            <w:sz w:val="20"/>
          </w:rPr>
          <w:delText xml:space="preserve"> </w:delText>
        </w:r>
        <w:r>
          <w:rPr>
            <w:sz w:val="20"/>
          </w:rPr>
          <w:delText>changing</w:delText>
        </w:r>
        <w:r>
          <w:rPr>
            <w:spacing w:val="-8"/>
            <w:sz w:val="20"/>
          </w:rPr>
          <w:delText xml:space="preserve"> </w:delText>
        </w:r>
        <w:r w:rsidR="0052465F">
          <w:rPr>
            <w:sz w:val="20"/>
          </w:rPr>
          <w:delText>K</w:delText>
        </w:r>
        <w:r>
          <w:rPr>
            <w:sz w:val="20"/>
          </w:rPr>
          <w:delText>T</w:delText>
        </w:r>
        <w:r>
          <w:rPr>
            <w:spacing w:val="-6"/>
            <w:sz w:val="20"/>
          </w:rPr>
          <w:delText xml:space="preserve"> </w:delText>
        </w:r>
        <w:r>
          <w:rPr>
            <w:sz w:val="20"/>
          </w:rPr>
          <w:delText>practices?</w:delText>
        </w:r>
      </w:del>
    </w:p>
    <w:p w14:paraId="4C1D81A2" w14:textId="77777777" w:rsidR="00870451" w:rsidRDefault="00870451">
      <w:pPr>
        <w:pStyle w:val="BodyText"/>
        <w:rPr>
          <w:del w:id="622" w:author="Teacher E-Solutions" w:date="2026-09-25T20:00:00Z" w16du:dateUtc="2026-09-26T00:00:00Z"/>
          <w:sz w:val="22"/>
        </w:rPr>
      </w:pPr>
    </w:p>
    <w:p w14:paraId="23030D94" w14:textId="77777777" w:rsidR="00870451" w:rsidRDefault="00870451">
      <w:pPr>
        <w:pStyle w:val="BodyText"/>
        <w:spacing w:before="11"/>
        <w:rPr>
          <w:del w:id="623" w:author="Teacher E-Solutions" w:date="2026-09-25T20:00:00Z" w16du:dateUtc="2026-09-26T00:00:00Z"/>
          <w:sz w:val="17"/>
        </w:rPr>
      </w:pPr>
    </w:p>
    <w:p w14:paraId="472CA58E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ind w:left="216" w:right="2198" w:firstLine="0"/>
        <w:rPr>
          <w:del w:id="624" w:author="Teacher E-Solutions" w:date="2026-09-25T20:00:00Z" w16du:dateUtc="2026-09-26T00:00:00Z"/>
          <w:sz w:val="20"/>
        </w:rPr>
      </w:pPr>
      <w:del w:id="625" w:author="Teacher E-Solutions" w:date="2026-09-25T20:00:00Z" w16du:dateUtc="2026-09-26T00:00:00Z">
        <w:r>
          <w:rPr>
            <w:sz w:val="20"/>
          </w:rPr>
          <w:delText>Are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the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people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around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(researchers,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people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work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with)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open to</w:delText>
        </w:r>
        <w:r>
          <w:rPr>
            <w:spacing w:val="-3"/>
            <w:sz w:val="20"/>
          </w:rPr>
          <w:delText xml:space="preserve"> </w:delText>
        </w:r>
        <w:r w:rsidR="0052465F">
          <w:rPr>
            <w:sz w:val="20"/>
          </w:rPr>
          <w:delText>K</w:delText>
        </w:r>
        <w:r>
          <w:rPr>
            <w:sz w:val="20"/>
          </w:rPr>
          <w:delText>T</w:delText>
        </w:r>
        <w:r w:rsidR="0052465F">
          <w:rPr>
            <w:sz w:val="20"/>
          </w:rPr>
          <w:delText>?</w:delText>
        </w:r>
      </w:del>
    </w:p>
    <w:p w14:paraId="16D81AAB" w14:textId="77777777" w:rsidR="00870451" w:rsidRDefault="00870451">
      <w:pPr>
        <w:pStyle w:val="BodyText"/>
        <w:rPr>
          <w:del w:id="626" w:author="Teacher E-Solutions" w:date="2026-09-25T20:00:00Z" w16du:dateUtc="2026-09-26T00:00:00Z"/>
          <w:sz w:val="22"/>
        </w:rPr>
      </w:pPr>
    </w:p>
    <w:p w14:paraId="7B83E30A" w14:textId="77777777" w:rsidR="00870451" w:rsidRDefault="00870451">
      <w:pPr>
        <w:pStyle w:val="BodyText"/>
        <w:spacing w:before="1"/>
        <w:rPr>
          <w:del w:id="627" w:author="Teacher E-Solutions" w:date="2026-09-25T20:00:00Z" w16du:dateUtc="2026-09-26T00:00:00Z"/>
          <w:sz w:val="18"/>
        </w:rPr>
      </w:pPr>
    </w:p>
    <w:p w14:paraId="0DA9FD6F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"/>
        <w:ind w:hanging="361"/>
        <w:rPr>
          <w:del w:id="628" w:author="Teacher E-Solutions" w:date="2026-09-25T20:00:00Z" w16du:dateUtc="2026-09-26T00:00:00Z"/>
          <w:sz w:val="20"/>
        </w:rPr>
      </w:pPr>
      <w:del w:id="629" w:author="Teacher E-Solutions" w:date="2026-09-25T20:00:00Z" w16du:dateUtc="2026-09-26T00:00:00Z">
        <w:r>
          <w:rPr>
            <w:sz w:val="20"/>
          </w:rPr>
          <w:delText>Would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recommend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this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course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others?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Why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or why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not?</w:delText>
        </w:r>
      </w:del>
    </w:p>
    <w:p w14:paraId="4D6C361C" w14:textId="77777777" w:rsidR="00870451" w:rsidRDefault="00870451">
      <w:pPr>
        <w:pStyle w:val="BodyText"/>
        <w:rPr>
          <w:del w:id="630" w:author="Teacher E-Solutions" w:date="2026-09-25T20:00:00Z" w16du:dateUtc="2026-09-26T00:00:00Z"/>
        </w:rPr>
      </w:pPr>
    </w:p>
    <w:p w14:paraId="4B649F25" w14:textId="77777777" w:rsidR="00870451" w:rsidRDefault="00A52A1F">
      <w:pPr>
        <w:pStyle w:val="BodyText"/>
        <w:spacing w:before="8"/>
        <w:rPr>
          <w:del w:id="631" w:author="Teacher E-Solutions" w:date="2026-09-25T20:00:00Z" w16du:dateUtc="2026-09-26T00:00:00Z"/>
          <w:sz w:val="16"/>
        </w:rPr>
      </w:pPr>
      <w:del w:id="632" w:author="Teacher E-Solutions" w:date="2026-09-25T20:00:00Z" w16du:dateUtc="2026-09-26T00:00:00Z">
        <w:r>
          <w:rPr>
            <w:noProof/>
          </w:rPr>
          <mc:AlternateContent>
            <mc:Choice Requires="wps">
              <w:drawing>
                <wp:anchor distT="0" distB="0" distL="0" distR="0" simplePos="0" relativeHeight="487593984" behindDoc="1" locked="0" layoutInCell="1" allowOverlap="1" wp14:anchorId="0D4FE1F2">
                  <wp:simplePos x="0" y="0"/>
                  <wp:positionH relativeFrom="page">
                    <wp:posOffset>881380</wp:posOffset>
                  </wp:positionH>
                  <wp:positionV relativeFrom="paragraph">
                    <wp:posOffset>147320</wp:posOffset>
                  </wp:positionV>
                  <wp:extent cx="5798185" cy="6350"/>
                  <wp:effectExtent l="0" t="0" r="5715" b="6350"/>
                  <wp:wrapTopAndBottom/>
                  <wp:docPr id="2065088497" name="Rectangl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98185" cy="63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CFE8AEB" id="Rectangle 4" o:spid="_x0000_s1026" style="position:absolute;margin-left:69.4pt;margin-top:11.6pt;width:456.55pt;height:.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" fillcolor="black" stroked="f">
                  <v:path arrowok="t"/>
                  <w10:wrap type="topAndBottom" anchorx="page"/>
                </v:rect>
              </w:pict>
            </mc:Fallback>
          </mc:AlternateContent>
        </w:r>
      </w:del>
    </w:p>
    <w:p w14:paraId="6E3A3983" w14:textId="77777777" w:rsidR="00870451" w:rsidRDefault="00DF3C56">
      <w:pPr>
        <w:pStyle w:val="Heading1"/>
        <w:spacing w:after="10"/>
        <w:ind w:right="240"/>
        <w:rPr>
          <w:del w:id="633" w:author="Teacher E-Solutions" w:date="2026-09-25T20:00:00Z" w16du:dateUtc="2026-09-26T00:00:00Z"/>
        </w:rPr>
      </w:pPr>
      <w:del w:id="634" w:author="Teacher E-Solutions" w:date="2026-09-25T20:00:00Z" w16du:dateUtc="2026-09-26T00:00:00Z">
        <w:r>
          <w:delText>Other</w:delText>
        </w:r>
      </w:del>
    </w:p>
    <w:p w14:paraId="4ABD4615" w14:textId="77777777" w:rsidR="00870451" w:rsidRDefault="00A52A1F">
      <w:pPr>
        <w:pStyle w:val="BodyText"/>
        <w:spacing w:line="20" w:lineRule="exact"/>
        <w:ind w:left="187"/>
        <w:rPr>
          <w:del w:id="635" w:author="Teacher E-Solutions" w:date="2026-09-25T20:00:00Z" w16du:dateUtc="2026-09-26T00:00:00Z"/>
          <w:rFonts w:ascii="Arial"/>
          <w:sz w:val="2"/>
        </w:rPr>
      </w:pPr>
      <w:del w:id="636" w:author="Teacher E-Solutions" w:date="2026-09-25T20:00:00Z" w16du:dateUtc="2026-09-26T00:00:00Z">
        <w:r>
          <w:rPr>
            <w:rFonts w:ascii="Arial"/>
            <w:noProof/>
            <w:sz w:val="2"/>
          </w:rPr>
          <mc:AlternateContent>
            <mc:Choice Requires="wpg">
              <w:drawing>
                <wp:inline distT="0" distB="0" distL="0" distR="0" wp14:anchorId="0EB1777E">
                  <wp:extent cx="5798185" cy="6350"/>
                  <wp:effectExtent l="0" t="0" r="5715" b="6350"/>
                  <wp:docPr id="731934432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98185" cy="6350"/>
                            <a:chOff x="0" y="0"/>
                            <a:chExt cx="9131" cy="10"/>
                          </a:xfrm>
                        </wpg:grpSpPr>
                        <wps:wsp>
                          <wps:cNvPr id="1794966226" name="Rectangle 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9131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41E31E3C" id="Group 2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">
                  <v:rect id="Rectangle 3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" fillcolor="black" stroked="f">
                    <v:path arrowok="t"/>
                  </v:rect>
                  <w10:anchorlock/>
                </v:group>
              </w:pict>
            </mc:Fallback>
          </mc:AlternateContent>
        </w:r>
      </w:del>
    </w:p>
    <w:p w14:paraId="5A367842" w14:textId="77777777" w:rsidR="00870451" w:rsidRDefault="00870451">
      <w:pPr>
        <w:pStyle w:val="BodyText"/>
        <w:rPr>
          <w:del w:id="637" w:author="Teacher E-Solutions" w:date="2026-09-25T20:00:00Z" w16du:dateUtc="2026-09-26T00:00:00Z"/>
          <w:rFonts w:ascii="Arial"/>
          <w:b/>
          <w:sz w:val="11"/>
        </w:rPr>
      </w:pPr>
    </w:p>
    <w:p w14:paraId="76B053A4" w14:textId="77777777" w:rsidR="00870451" w:rsidRDefault="00870451">
      <w:pPr>
        <w:pStyle w:val="BodyText"/>
        <w:rPr>
          <w:del w:id="638" w:author="Teacher E-Solutions" w:date="2026-09-25T20:00:00Z" w16du:dateUtc="2026-09-26T00:00:00Z"/>
          <w:rFonts w:ascii="Arial"/>
          <w:i/>
        </w:rPr>
      </w:pPr>
    </w:p>
    <w:p w14:paraId="6585A859" w14:textId="77777777" w:rsidR="00870451" w:rsidRDefault="00DF3C56">
      <w:pPr>
        <w:pStyle w:val="ListParagraph"/>
        <w:numPr>
          <w:ilvl w:val="0"/>
          <w:numId w:val="1"/>
        </w:numPr>
        <w:tabs>
          <w:tab w:val="left" w:pos="577"/>
        </w:tabs>
        <w:spacing w:before="1"/>
        <w:ind w:hanging="361"/>
        <w:rPr>
          <w:del w:id="639" w:author="Teacher E-Solutions" w:date="2026-09-25T20:00:00Z" w16du:dateUtc="2026-09-26T00:00:00Z"/>
          <w:sz w:val="20"/>
        </w:rPr>
      </w:pPr>
      <w:del w:id="640" w:author="Teacher E-Solutions" w:date="2026-09-25T20:00:00Z" w16du:dateUtc="2026-09-26T00:00:00Z">
        <w:r>
          <w:rPr>
            <w:sz w:val="20"/>
          </w:rPr>
          <w:delText>Do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you have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any other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comments? Is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there</w:delText>
        </w:r>
        <w:r>
          <w:rPr>
            <w:spacing w:val="1"/>
            <w:sz w:val="20"/>
          </w:rPr>
          <w:delText xml:space="preserve"> </w:delText>
        </w:r>
        <w:r>
          <w:rPr>
            <w:sz w:val="20"/>
          </w:rPr>
          <w:delText>anything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else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you'd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like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talk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about?</w:delText>
        </w:r>
      </w:del>
    </w:p>
    <w:p w14:paraId="53983C37" w14:textId="77777777" w:rsidR="00C70FA4" w:rsidRPr="00C70FA4" w:rsidRDefault="00DF3C56">
      <w:pPr>
        <w:pStyle w:val="ListParagraph"/>
        <w:numPr>
          <w:ilvl w:val="1"/>
          <w:numId w:val="1"/>
        </w:numPr>
        <w:tabs>
          <w:tab w:val="left" w:pos="936"/>
          <w:tab w:val="left" w:pos="937"/>
        </w:tabs>
        <w:ind w:hanging="361"/>
        <w:rPr>
          <w:del w:id="641" w:author="Teacher E-Solutions" w:date="2026-09-25T20:00:00Z" w16du:dateUtc="2026-09-26T00:00:00Z"/>
          <w:rFonts w:ascii="Calibri" w:hAnsi="Calibri"/>
          <w:sz w:val="20"/>
        </w:rPr>
      </w:pPr>
      <w:del w:id="642" w:author="Teacher E-Solutions" w:date="2026-09-25T20:00:00Z" w16du:dateUtc="2026-09-26T00:00:00Z">
        <w:r>
          <w:rPr>
            <w:sz w:val="20"/>
          </w:rPr>
          <w:delText>What</w:delText>
        </w:r>
        <w:r>
          <w:rPr>
            <w:spacing w:val="-4"/>
            <w:sz w:val="20"/>
          </w:rPr>
          <w:delText xml:space="preserve"> </w:delText>
        </w:r>
        <w:r>
          <w:rPr>
            <w:sz w:val="20"/>
          </w:rPr>
          <w:delText>do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you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think</w:delText>
        </w:r>
        <w:r>
          <w:rPr>
            <w:spacing w:val="-2"/>
            <w:sz w:val="20"/>
          </w:rPr>
          <w:delText xml:space="preserve"> </w:delText>
        </w:r>
        <w:r>
          <w:rPr>
            <w:sz w:val="20"/>
          </w:rPr>
          <w:delText>could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be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done</w:delText>
        </w:r>
        <w:r>
          <w:rPr>
            <w:spacing w:val="-3"/>
            <w:sz w:val="20"/>
          </w:rPr>
          <w:delText xml:space="preserve"> </w:delText>
        </w:r>
        <w:r>
          <w:rPr>
            <w:sz w:val="20"/>
          </w:rPr>
          <w:delText>to</w:delText>
        </w:r>
        <w:r>
          <w:rPr>
            <w:spacing w:val="-1"/>
            <w:sz w:val="20"/>
          </w:rPr>
          <w:delText xml:space="preserve"> </w:delText>
        </w:r>
        <w:r>
          <w:rPr>
            <w:sz w:val="20"/>
          </w:rPr>
          <w:delText>improve</w:delText>
        </w:r>
        <w:r>
          <w:rPr>
            <w:spacing w:val="-3"/>
            <w:sz w:val="20"/>
          </w:rPr>
          <w:delText xml:space="preserve"> </w:delText>
        </w:r>
        <w:r w:rsidR="00C70FA4">
          <w:rPr>
            <w:spacing w:val="-3"/>
            <w:sz w:val="20"/>
          </w:rPr>
          <w:delText xml:space="preserve">this </w:delText>
        </w:r>
        <w:r w:rsidR="00C70FA4">
          <w:rPr>
            <w:sz w:val="20"/>
          </w:rPr>
          <w:delText>course</w:delText>
        </w:r>
        <w:r>
          <w:rPr>
            <w:sz w:val="20"/>
          </w:rPr>
          <w:delText>?</w:delText>
        </w:r>
        <w:r>
          <w:rPr>
            <w:spacing w:val="4"/>
            <w:sz w:val="20"/>
          </w:rPr>
          <w:delText xml:space="preserve"> </w:delText>
        </w:r>
      </w:del>
    </w:p>
    <w:p w14:paraId="124AFAAD" w14:textId="77777777" w:rsidR="00C70FA4" w:rsidRDefault="00C70FA4" w:rsidP="00C70FA4">
      <w:pPr>
        <w:tabs>
          <w:tab w:val="left" w:pos="936"/>
          <w:tab w:val="left" w:pos="937"/>
        </w:tabs>
        <w:rPr>
          <w:del w:id="643" w:author="Teacher E-Solutions" w:date="2026-09-25T20:00:00Z" w16du:dateUtc="2026-09-26T00:00:00Z"/>
          <w:sz w:val="20"/>
        </w:rPr>
      </w:pPr>
    </w:p>
    <w:p w14:paraId="617F7984" w14:textId="77777777" w:rsidR="00C70FA4" w:rsidRDefault="00C70FA4" w:rsidP="00C70FA4">
      <w:pPr>
        <w:tabs>
          <w:tab w:val="left" w:pos="936"/>
          <w:tab w:val="left" w:pos="937"/>
        </w:tabs>
        <w:ind w:left="936"/>
        <w:rPr>
          <w:del w:id="644" w:author="Teacher E-Solutions" w:date="2026-09-25T20:00:00Z" w16du:dateUtc="2026-09-26T00:00:00Z"/>
          <w:sz w:val="20"/>
        </w:rPr>
      </w:pPr>
    </w:p>
    <w:p w14:paraId="72659F68" w14:textId="77777777" w:rsidR="00870451" w:rsidRDefault="00C70FA4">
      <w:pPr>
        <w:rPr>
          <w:rPrChange w:id="645" w:author="Teacher E-Solutions" w:date="2026-09-25T20:00:00Z" w16du:dateUtc="2026-09-26T00:00:00Z">
            <w:rPr>
              <w:rFonts w:ascii="Calibri" w:hAnsi="Calibri"/>
              <w:sz w:val="20"/>
            </w:rPr>
          </w:rPrChange>
        </w:rPr>
        <w:pPrChange w:id="646" w:author="Teacher E-Solutions" w:date="2026-09-25T20:00:00Z" w16du:dateUtc="2026-09-26T00:00:00Z">
          <w:pPr>
            <w:tabs>
              <w:tab w:val="left" w:pos="936"/>
              <w:tab w:val="left" w:pos="937"/>
            </w:tabs>
          </w:pPr>
        </w:pPrChange>
      </w:pPr>
      <w:del w:id="647" w:author="Teacher E-Solutions" w:date="2026-09-25T20:00:00Z" w16du:dateUtc="2026-09-26T00:00:00Z">
        <w:r>
          <w:rPr>
            <w:sz w:val="20"/>
          </w:rPr>
          <w:tab/>
        </w:r>
        <w:r w:rsidRPr="00C70FA4">
          <w:rPr>
            <w:sz w:val="20"/>
          </w:rPr>
          <w:delText>Thank</w:delText>
        </w:r>
        <w:r w:rsidRPr="00C70FA4">
          <w:rPr>
            <w:spacing w:val="-2"/>
            <w:sz w:val="20"/>
          </w:rPr>
          <w:delText xml:space="preserve"> </w:delText>
        </w:r>
        <w:r w:rsidRPr="00C70FA4">
          <w:rPr>
            <w:sz w:val="20"/>
          </w:rPr>
          <w:delText>you</w:delText>
        </w:r>
        <w:r w:rsidRPr="00C70FA4">
          <w:rPr>
            <w:spacing w:val="-3"/>
            <w:sz w:val="20"/>
          </w:rPr>
          <w:delText xml:space="preserve"> </w:delText>
        </w:r>
        <w:r w:rsidRPr="00C70FA4">
          <w:rPr>
            <w:sz w:val="20"/>
          </w:rPr>
          <w:delText>for</w:delText>
        </w:r>
        <w:r w:rsidRPr="00C70FA4">
          <w:rPr>
            <w:spacing w:val="-3"/>
            <w:sz w:val="20"/>
          </w:rPr>
          <w:delText xml:space="preserve"> </w:delText>
        </w:r>
        <w:r w:rsidRPr="00C70FA4">
          <w:rPr>
            <w:sz w:val="20"/>
          </w:rPr>
          <w:delText>your</w:delText>
        </w:r>
        <w:r w:rsidRPr="00C70FA4">
          <w:rPr>
            <w:spacing w:val="-2"/>
            <w:sz w:val="20"/>
          </w:rPr>
          <w:delText xml:space="preserve"> </w:delText>
        </w:r>
        <w:r w:rsidRPr="00C70FA4">
          <w:rPr>
            <w:sz w:val="20"/>
          </w:rPr>
          <w:delText>cooperation!</w:delText>
        </w:r>
      </w:del>
    </w:p>
    <w:sectPr w:rsidR="00870451">
      <w:pgSz w:w="11906" w:h="16838"/>
      <w:pgMar w:top="1440" w:right="1800" w:bottom="1440" w:left="1800" w:header="708" w:footer="708" w:gutter="0"/>
      <w:cols w:space="720"/>
      <w:sectPrChange w:id="648" w:author="Teacher E-Solutions" w:date="2026-09-25T20:00:00Z" w16du:dateUtc="2026-09-26T00:00:00Z">
        <w:sectPr w:rsidR="00870451">
          <w:pgSz w:w="11910" w:h="16840"/>
          <w:pgMar w:top="1320" w:right="1200" w:bottom="280" w:left="12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577FB"/>
    <w:multiLevelType w:val="hybridMultilevel"/>
    <w:tmpl w:val="7856170C"/>
    <w:lvl w:ilvl="0" w:tplc="3716940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  <w:lvl w:ilvl="1" w:tplc="6C1F7DDD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/>
      </w:rPr>
    </w:lvl>
    <w:lvl w:ilvl="2" w:tplc="21F85A5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</w:rPr>
    </w:lvl>
    <w:lvl w:ilvl="3" w:tplc="1477B0CB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/>
      </w:rPr>
    </w:lvl>
    <w:lvl w:ilvl="4" w:tplc="2F5671EE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/>
      </w:rPr>
    </w:lvl>
    <w:lvl w:ilvl="5" w:tplc="0FDAD23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</w:rPr>
    </w:lvl>
    <w:lvl w:ilvl="6" w:tplc="26EFC37A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/>
      </w:rPr>
    </w:lvl>
    <w:lvl w:ilvl="7" w:tplc="669C0CAD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/>
      </w:rPr>
    </w:lvl>
    <w:lvl w:ilvl="8" w:tplc="24FAA6DB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/>
      </w:rPr>
    </w:lvl>
  </w:abstractNum>
  <w:abstractNum w:abstractNumId="1" w15:restartNumberingAfterBreak="0">
    <w:nsid w:val="1B6A6E84"/>
    <w:multiLevelType w:val="hybridMultilevel"/>
    <w:tmpl w:val="3A1800BC"/>
    <w:lvl w:ilvl="0" w:tplc="13EE54E5">
      <w:start w:val="17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</w:rPr>
    </w:lvl>
    <w:lvl w:ilvl="1" w:tplc="62A7154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5A4E12DE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588B980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4A5BC93F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7ACC3B2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5CD2C26B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46429CB8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35A365F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1D8A72E8"/>
    <w:multiLevelType w:val="hybridMultilevel"/>
    <w:tmpl w:val="E46EF998"/>
    <w:lvl w:ilvl="0" w:tplc="762D313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  <w:lvl w:ilvl="1" w:tplc="611C7FB7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/>
      </w:rPr>
    </w:lvl>
    <w:lvl w:ilvl="2" w:tplc="0E51E4EF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</w:rPr>
    </w:lvl>
    <w:lvl w:ilvl="3" w:tplc="4A29CCA8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/>
      </w:rPr>
    </w:lvl>
    <w:lvl w:ilvl="4" w:tplc="64C76EB9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/>
      </w:rPr>
    </w:lvl>
    <w:lvl w:ilvl="5" w:tplc="5807A49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</w:rPr>
    </w:lvl>
    <w:lvl w:ilvl="6" w:tplc="66A7FA19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/>
      </w:rPr>
    </w:lvl>
    <w:lvl w:ilvl="7" w:tplc="6414508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/>
      </w:rPr>
    </w:lvl>
    <w:lvl w:ilvl="8" w:tplc="25DBD1A7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/>
      </w:rPr>
    </w:lvl>
  </w:abstractNum>
  <w:abstractNum w:abstractNumId="3" w15:restartNumberingAfterBreak="0">
    <w:nsid w:val="251B370F"/>
    <w:multiLevelType w:val="hybridMultilevel"/>
    <w:tmpl w:val="C1429EBA"/>
    <w:lvl w:ilvl="0" w:tplc="45D78F7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  <w:lvl w:ilvl="1" w:tplc="27156B46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/>
      </w:rPr>
    </w:lvl>
    <w:lvl w:ilvl="2" w:tplc="4BD7960A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</w:rPr>
    </w:lvl>
    <w:lvl w:ilvl="3" w:tplc="65EA387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/>
      </w:rPr>
    </w:lvl>
    <w:lvl w:ilvl="4" w:tplc="20F2C4AD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/>
      </w:rPr>
    </w:lvl>
    <w:lvl w:ilvl="5" w:tplc="289AF289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</w:rPr>
    </w:lvl>
    <w:lvl w:ilvl="6" w:tplc="3273CCAE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/>
      </w:rPr>
    </w:lvl>
    <w:lvl w:ilvl="7" w:tplc="5E031DD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/>
      </w:rPr>
    </w:lvl>
    <w:lvl w:ilvl="8" w:tplc="6E5F4559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/>
      </w:rPr>
    </w:lvl>
  </w:abstractNum>
  <w:abstractNum w:abstractNumId="4" w15:restartNumberingAfterBreak="0">
    <w:nsid w:val="33F56F49"/>
    <w:multiLevelType w:val="hybridMultilevel"/>
    <w:tmpl w:val="ABB6F956"/>
    <w:lvl w:ilvl="0" w:tplc="63C2F4FE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 w:tplc="16FC6FC2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7AA3F1E8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43EF14E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12B98A5E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711E2B2B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0CD06F13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36F948A9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307D6259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3B736EF3"/>
    <w:multiLevelType w:val="hybridMultilevel"/>
    <w:tmpl w:val="A1AA6674"/>
    <w:lvl w:ilvl="0" w:tplc="6501A509">
      <w:start w:val="5"/>
      <w:numFmt w:val="bullet"/>
      <w:lvlText w:val="-"/>
      <w:lvlJc w:val="left"/>
      <w:pPr>
        <w:tabs>
          <w:tab w:val="left" w:pos="1860"/>
        </w:tabs>
        <w:ind w:left="1860" w:hanging="360"/>
      </w:pPr>
      <w:rPr>
        <w:rFonts w:ascii="Times New Roman" w:hAnsi="Times New Roman"/>
      </w:rPr>
    </w:lvl>
    <w:lvl w:ilvl="1" w:tplc="7883FA63">
      <w:start w:val="1"/>
      <w:numFmt w:val="bullet"/>
      <w:lvlText w:val="o"/>
      <w:lvlJc w:val="left"/>
      <w:pPr>
        <w:tabs>
          <w:tab w:val="left" w:pos="2220"/>
        </w:tabs>
        <w:ind w:left="2220" w:hanging="360"/>
      </w:pPr>
      <w:rPr>
        <w:rFonts w:ascii="Courier New" w:hAnsi="Courier New"/>
      </w:rPr>
    </w:lvl>
    <w:lvl w:ilvl="2" w:tplc="15947F3D">
      <w:start w:val="1"/>
      <w:numFmt w:val="bullet"/>
      <w:lvlText w:val=""/>
      <w:lvlJc w:val="left"/>
      <w:pPr>
        <w:tabs>
          <w:tab w:val="left" w:pos="2940"/>
        </w:tabs>
        <w:ind w:left="2940" w:hanging="360"/>
      </w:pPr>
      <w:rPr>
        <w:rFonts w:ascii="Wingdings" w:hAnsi="Wingdings"/>
      </w:rPr>
    </w:lvl>
    <w:lvl w:ilvl="3" w:tplc="540D8EF7">
      <w:start w:val="1"/>
      <w:numFmt w:val="bullet"/>
      <w:lvlText w:val=""/>
      <w:lvlJc w:val="left"/>
      <w:pPr>
        <w:tabs>
          <w:tab w:val="left" w:pos="3660"/>
        </w:tabs>
        <w:ind w:left="3660" w:hanging="360"/>
      </w:pPr>
      <w:rPr>
        <w:rFonts w:ascii="Symbol" w:hAnsi="Symbol"/>
      </w:rPr>
    </w:lvl>
    <w:lvl w:ilvl="4" w:tplc="1826512A">
      <w:start w:val="1"/>
      <w:numFmt w:val="bullet"/>
      <w:lvlText w:val="o"/>
      <w:lvlJc w:val="left"/>
      <w:pPr>
        <w:tabs>
          <w:tab w:val="left" w:pos="4380"/>
        </w:tabs>
        <w:ind w:left="4380" w:hanging="360"/>
      </w:pPr>
      <w:rPr>
        <w:rFonts w:ascii="Courier New" w:hAnsi="Courier New"/>
      </w:rPr>
    </w:lvl>
    <w:lvl w:ilvl="5" w:tplc="36AF5973">
      <w:start w:val="1"/>
      <w:numFmt w:val="bullet"/>
      <w:lvlText w:val=""/>
      <w:lvlJc w:val="left"/>
      <w:pPr>
        <w:tabs>
          <w:tab w:val="left" w:pos="5100"/>
        </w:tabs>
        <w:ind w:left="5100" w:hanging="360"/>
      </w:pPr>
      <w:rPr>
        <w:rFonts w:ascii="Wingdings" w:hAnsi="Wingdings"/>
      </w:rPr>
    </w:lvl>
    <w:lvl w:ilvl="6" w:tplc="735CD7E7">
      <w:start w:val="1"/>
      <w:numFmt w:val="bullet"/>
      <w:lvlText w:val=""/>
      <w:lvlJc w:val="left"/>
      <w:pPr>
        <w:tabs>
          <w:tab w:val="left" w:pos="5820"/>
        </w:tabs>
        <w:ind w:left="5820" w:hanging="360"/>
      </w:pPr>
      <w:rPr>
        <w:rFonts w:ascii="Symbol" w:hAnsi="Symbol"/>
      </w:rPr>
    </w:lvl>
    <w:lvl w:ilvl="7" w:tplc="4882C7DC">
      <w:start w:val="1"/>
      <w:numFmt w:val="bullet"/>
      <w:lvlText w:val="o"/>
      <w:lvlJc w:val="left"/>
      <w:pPr>
        <w:tabs>
          <w:tab w:val="left" w:pos="6540"/>
        </w:tabs>
        <w:ind w:left="6540" w:hanging="360"/>
      </w:pPr>
      <w:rPr>
        <w:rFonts w:ascii="Courier New" w:hAnsi="Courier New"/>
      </w:rPr>
    </w:lvl>
    <w:lvl w:ilvl="8" w:tplc="63458F4C">
      <w:start w:val="1"/>
      <w:numFmt w:val="bullet"/>
      <w:lvlText w:val=""/>
      <w:lvlJc w:val="left"/>
      <w:pPr>
        <w:tabs>
          <w:tab w:val="left" w:pos="7260"/>
        </w:tabs>
        <w:ind w:left="7260" w:hanging="360"/>
      </w:pPr>
      <w:rPr>
        <w:rFonts w:ascii="Wingdings" w:hAnsi="Wingdings"/>
      </w:rPr>
    </w:lvl>
  </w:abstractNum>
  <w:abstractNum w:abstractNumId="6" w15:restartNumberingAfterBreak="0">
    <w:nsid w:val="4B1648BB"/>
    <w:multiLevelType w:val="hybridMultilevel"/>
    <w:tmpl w:val="9F867BE2"/>
    <w:lvl w:ilvl="0" w:tplc="5094497F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  <w:lvl w:ilvl="1" w:tplc="6CECC757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/>
      </w:rPr>
    </w:lvl>
    <w:lvl w:ilvl="2" w:tplc="07581024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</w:rPr>
    </w:lvl>
    <w:lvl w:ilvl="3" w:tplc="49F0B5BB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/>
      </w:rPr>
    </w:lvl>
    <w:lvl w:ilvl="4" w:tplc="2DCFB6B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/>
      </w:rPr>
    </w:lvl>
    <w:lvl w:ilvl="5" w:tplc="4B42216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</w:rPr>
    </w:lvl>
    <w:lvl w:ilvl="6" w:tplc="69FF008D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/>
      </w:rPr>
    </w:lvl>
    <w:lvl w:ilvl="7" w:tplc="6118340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/>
      </w:rPr>
    </w:lvl>
    <w:lvl w:ilvl="8" w:tplc="3F86A266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/>
      </w:rPr>
    </w:lvl>
  </w:abstractNum>
  <w:abstractNum w:abstractNumId="7" w15:restartNumberingAfterBreak="0">
    <w:nsid w:val="4CAA5A93"/>
    <w:multiLevelType w:val="hybridMultilevel"/>
    <w:tmpl w:val="266AFD80"/>
    <w:lvl w:ilvl="0" w:tplc="592310CF">
      <w:start w:val="3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</w:rPr>
    </w:lvl>
    <w:lvl w:ilvl="1" w:tplc="2E041C7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41B45196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31B32154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2617CC58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6C58AB6D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0C6CF6C8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790FCD6B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2F462DF6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553C2760"/>
    <w:multiLevelType w:val="hybridMultilevel"/>
    <w:tmpl w:val="74962178"/>
    <w:lvl w:ilvl="0" w:tplc="3AFF7408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  <w:lvl w:ilvl="1" w:tplc="323E1D5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/>
      </w:rPr>
    </w:lvl>
    <w:lvl w:ilvl="2" w:tplc="4E62F659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</w:rPr>
    </w:lvl>
    <w:lvl w:ilvl="3" w:tplc="1D33B9C2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/>
      </w:rPr>
    </w:lvl>
    <w:lvl w:ilvl="4" w:tplc="3D595E9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/>
      </w:rPr>
    </w:lvl>
    <w:lvl w:ilvl="5" w:tplc="2DCE271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</w:rPr>
    </w:lvl>
    <w:lvl w:ilvl="6" w:tplc="278A433C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/>
      </w:rPr>
    </w:lvl>
    <w:lvl w:ilvl="7" w:tplc="01A6560F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/>
      </w:rPr>
    </w:lvl>
    <w:lvl w:ilvl="8" w:tplc="6B905622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/>
      </w:rPr>
    </w:lvl>
  </w:abstractNum>
  <w:abstractNum w:abstractNumId="9" w15:restartNumberingAfterBreak="0">
    <w:nsid w:val="56570643"/>
    <w:multiLevelType w:val="hybridMultilevel"/>
    <w:tmpl w:val="3C224FB8"/>
    <w:lvl w:ilvl="0" w:tplc="10475369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  <w:lvl w:ilvl="1" w:tplc="71CA0078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/>
      </w:rPr>
    </w:lvl>
    <w:lvl w:ilvl="2" w:tplc="0EEF1B1C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/>
      </w:rPr>
    </w:lvl>
    <w:lvl w:ilvl="3" w:tplc="15283D96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/>
      </w:rPr>
    </w:lvl>
    <w:lvl w:ilvl="4" w:tplc="728D608A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/>
      </w:rPr>
    </w:lvl>
    <w:lvl w:ilvl="5" w:tplc="586FFCCF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/>
      </w:rPr>
    </w:lvl>
    <w:lvl w:ilvl="6" w:tplc="4555633C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/>
      </w:rPr>
    </w:lvl>
    <w:lvl w:ilvl="7" w:tplc="61DF832D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/>
      </w:rPr>
    </w:lvl>
    <w:lvl w:ilvl="8" w:tplc="7116567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/>
      </w:rPr>
    </w:lvl>
  </w:abstractNum>
  <w:abstractNum w:abstractNumId="10" w15:restartNumberingAfterBreak="0">
    <w:nsid w:val="5BB873FA"/>
    <w:multiLevelType w:val="hybridMultilevel"/>
    <w:tmpl w:val="40B496C2"/>
    <w:lvl w:ilvl="0" w:tplc="25D24ECA">
      <w:numFmt w:val="bullet"/>
      <w:lvlText w:val="-"/>
      <w:lvlJc w:val="left"/>
      <w:pPr>
        <w:ind w:left="636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CA4DE1A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36364498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CA4EC554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B950B7DC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2A847F14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C76C1106">
      <w:numFmt w:val="bullet"/>
      <w:lvlText w:val="•"/>
      <w:lvlJc w:val="left"/>
      <w:pPr>
        <w:ind w:left="5959" w:hanging="360"/>
      </w:pPr>
      <w:rPr>
        <w:rFonts w:hint="default"/>
        <w:lang w:val="en-US" w:eastAsia="en-US" w:bidi="ar-SA"/>
      </w:rPr>
    </w:lvl>
    <w:lvl w:ilvl="7" w:tplc="85D6D8B6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 w:tplc="497A4B02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3A57066"/>
    <w:multiLevelType w:val="hybridMultilevel"/>
    <w:tmpl w:val="B322C346"/>
    <w:lvl w:ilvl="0" w:tplc="67073634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 w:tplc="19D2404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692CB91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2F61D18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59F01452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31A1565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319789C4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33AD5E42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08F52D3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65540EDF"/>
    <w:multiLevelType w:val="hybridMultilevel"/>
    <w:tmpl w:val="D53C1904"/>
    <w:lvl w:ilvl="0" w:tplc="6EC910C1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</w:rPr>
    </w:lvl>
    <w:lvl w:ilvl="1" w:tplc="334E84B5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526C2F0B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293BD3CF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47A0992F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1F1683BD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07692C7D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385D64DF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1644AB8C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68BD60B1"/>
    <w:multiLevelType w:val="hybridMultilevel"/>
    <w:tmpl w:val="A0BA85F6"/>
    <w:lvl w:ilvl="0" w:tplc="14E299F3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 w:tplc="336090BD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2F9369C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5989E912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2266737E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2C2961A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5FB1CB4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59B7AE2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6F4E338E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6B613703"/>
    <w:multiLevelType w:val="hybridMultilevel"/>
    <w:tmpl w:val="DF12426C"/>
    <w:lvl w:ilvl="0" w:tplc="3097884A">
      <w:start w:val="3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</w:rPr>
    </w:lvl>
    <w:lvl w:ilvl="1" w:tplc="43FAD439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3B76BBE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694454C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6C5DBE17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4438492A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7B4254F3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2565C092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5F3D8E2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6EAD3822"/>
    <w:multiLevelType w:val="hybridMultilevel"/>
    <w:tmpl w:val="3AECFF02"/>
    <w:lvl w:ilvl="0" w:tplc="8BE44DBC">
      <w:start w:val="1"/>
      <w:numFmt w:val="decimal"/>
      <w:lvlText w:val="%1."/>
      <w:lvlJc w:val="left"/>
      <w:pPr>
        <w:ind w:left="576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81006B88">
      <w:numFmt w:val="bullet"/>
      <w:lvlText w:val="●"/>
      <w:lvlJc w:val="left"/>
      <w:pPr>
        <w:ind w:left="936" w:hanging="360"/>
      </w:pPr>
      <w:rPr>
        <w:rFonts w:hint="default"/>
        <w:w w:val="99"/>
        <w:lang w:val="en-US" w:eastAsia="en-US" w:bidi="ar-SA"/>
      </w:rPr>
    </w:lvl>
    <w:lvl w:ilvl="2" w:tplc="D8F0E714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3" w:tplc="68B2016A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4" w:tplc="A76A21D8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C34490FA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6" w:tplc="31842018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7" w:tplc="BF5019F8">
      <w:numFmt w:val="bullet"/>
      <w:lvlText w:val="•"/>
      <w:lvlJc w:val="left"/>
      <w:pPr>
        <w:ind w:left="5989" w:hanging="360"/>
      </w:pPr>
      <w:rPr>
        <w:rFonts w:hint="default"/>
        <w:lang w:val="en-US" w:eastAsia="en-US" w:bidi="ar-SA"/>
      </w:rPr>
    </w:lvl>
    <w:lvl w:ilvl="8" w:tplc="85EC38CE">
      <w:numFmt w:val="bullet"/>
      <w:lvlText w:val="•"/>
      <w:lvlJc w:val="left"/>
      <w:pPr>
        <w:ind w:left="716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5E1083A"/>
    <w:multiLevelType w:val="hybridMultilevel"/>
    <w:tmpl w:val="99A0320C"/>
    <w:lvl w:ilvl="0" w:tplc="461974E4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 w:tplc="0B9DA384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584E08FD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1CC1A10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6B9C2FFC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09AC015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24D8FAD8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38C1327A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4E57D159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7AEE401A"/>
    <w:multiLevelType w:val="multilevel"/>
    <w:tmpl w:val="357E6E90"/>
    <w:lvl w:ilvl="0">
      <w:start w:val="3"/>
      <w:numFmt w:val="lowerLetter"/>
      <w:lvlText w:val="%1)"/>
      <w:lvlJc w:val="left"/>
      <w:pPr>
        <w:tabs>
          <w:tab w:val="left" w:pos="1440"/>
        </w:tabs>
        <w:ind w:left="1440" w:hanging="720"/>
      </w:p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18" w15:restartNumberingAfterBreak="0">
    <w:nsid w:val="7C74362D"/>
    <w:multiLevelType w:val="hybridMultilevel"/>
    <w:tmpl w:val="74A666A2"/>
    <w:lvl w:ilvl="0" w:tplc="19242817">
      <w:start w:val="5"/>
      <w:numFmt w:val="bullet"/>
      <w:lvlText w:val="-"/>
      <w:lvlJc w:val="left"/>
      <w:pPr>
        <w:tabs>
          <w:tab w:val="left" w:pos="2520"/>
        </w:tabs>
        <w:ind w:left="2520" w:hanging="360"/>
      </w:pPr>
      <w:rPr>
        <w:rFonts w:ascii="Times New Roman" w:hAnsi="Times New Roman"/>
      </w:rPr>
    </w:lvl>
    <w:lvl w:ilvl="1" w:tplc="670B7F98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/>
      </w:rPr>
    </w:lvl>
    <w:lvl w:ilvl="2" w:tplc="2A296848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</w:rPr>
    </w:lvl>
    <w:lvl w:ilvl="3" w:tplc="6FD8975D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/>
      </w:rPr>
    </w:lvl>
    <w:lvl w:ilvl="4" w:tplc="0DBF1219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/>
      </w:rPr>
    </w:lvl>
    <w:lvl w:ilvl="5" w:tplc="3A2FFCAB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</w:rPr>
    </w:lvl>
    <w:lvl w:ilvl="6" w:tplc="422B5242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/>
      </w:rPr>
    </w:lvl>
    <w:lvl w:ilvl="7" w:tplc="3072CA49">
      <w:start w:val="1"/>
      <w:numFmt w:val="bullet"/>
      <w:lvlText w:val="o"/>
      <w:lvlJc w:val="left"/>
      <w:pPr>
        <w:tabs>
          <w:tab w:val="left" w:pos="7200"/>
        </w:tabs>
        <w:ind w:left="7200" w:hanging="360"/>
      </w:pPr>
      <w:rPr>
        <w:rFonts w:ascii="Courier New" w:hAnsi="Courier New"/>
      </w:rPr>
    </w:lvl>
    <w:lvl w:ilvl="8" w:tplc="2E7EF370">
      <w:start w:val="1"/>
      <w:numFmt w:val="bullet"/>
      <w:lvlText w:val=""/>
      <w:lvlJc w:val="left"/>
      <w:pPr>
        <w:tabs>
          <w:tab w:val="left" w:pos="7920"/>
        </w:tabs>
        <w:ind w:left="7920" w:hanging="360"/>
      </w:pPr>
      <w:rPr>
        <w:rFonts w:ascii="Wingdings" w:hAnsi="Wingdings"/>
      </w:rPr>
    </w:lvl>
  </w:abstractNum>
  <w:num w:numId="1" w16cid:durableId="77598647">
    <w:abstractNumId w:val="15"/>
  </w:num>
  <w:num w:numId="2" w16cid:durableId="145560868">
    <w:abstractNumId w:val="10"/>
  </w:num>
  <w:num w:numId="3" w16cid:durableId="1966619529">
    <w:abstractNumId w:val="9"/>
  </w:num>
  <w:num w:numId="4" w16cid:durableId="614101865">
    <w:abstractNumId w:val="14"/>
  </w:num>
  <w:num w:numId="5" w16cid:durableId="448010491">
    <w:abstractNumId w:val="1"/>
  </w:num>
  <w:num w:numId="6" w16cid:durableId="1144546972">
    <w:abstractNumId w:val="7"/>
  </w:num>
  <w:num w:numId="7" w16cid:durableId="65802876">
    <w:abstractNumId w:val="4"/>
  </w:num>
  <w:num w:numId="8" w16cid:durableId="1412848049">
    <w:abstractNumId w:val="16"/>
  </w:num>
  <w:num w:numId="9" w16cid:durableId="1062172398">
    <w:abstractNumId w:val="8"/>
  </w:num>
  <w:num w:numId="10" w16cid:durableId="1338389908">
    <w:abstractNumId w:val="2"/>
  </w:num>
  <w:num w:numId="11" w16cid:durableId="1376079814">
    <w:abstractNumId w:val="6"/>
  </w:num>
  <w:num w:numId="12" w16cid:durableId="1371416039">
    <w:abstractNumId w:val="3"/>
  </w:num>
  <w:num w:numId="13" w16cid:durableId="287973171">
    <w:abstractNumId w:val="0"/>
  </w:num>
  <w:num w:numId="14" w16cid:durableId="223613937">
    <w:abstractNumId w:val="12"/>
  </w:num>
  <w:num w:numId="15" w16cid:durableId="1623729551">
    <w:abstractNumId w:val="13"/>
  </w:num>
  <w:num w:numId="16" w16cid:durableId="1425032266">
    <w:abstractNumId w:val="5"/>
  </w:num>
  <w:num w:numId="17" w16cid:durableId="808863006">
    <w:abstractNumId w:val="17"/>
  </w:num>
  <w:num w:numId="18" w16cid:durableId="2122414038">
    <w:abstractNumId w:val="18"/>
  </w:num>
  <w:num w:numId="19" w16cid:durableId="110114964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51"/>
    <w:rsid w:val="00193FEB"/>
    <w:rsid w:val="00236EAE"/>
    <w:rsid w:val="004F4D58"/>
    <w:rsid w:val="0052465F"/>
    <w:rsid w:val="005A1C47"/>
    <w:rsid w:val="005E33BB"/>
    <w:rsid w:val="00870451"/>
    <w:rsid w:val="008B5913"/>
    <w:rsid w:val="009F107B"/>
    <w:rsid w:val="00A52A1F"/>
    <w:rsid w:val="00C70FA4"/>
    <w:rsid w:val="00DF3C56"/>
    <w:rsid w:val="00FC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3D9B50-A1A3-47B0-A3F7-086C28C1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autoSpaceDE/>
      <w:autoSpaceDN/>
      <w:pPrChange w:id="0" w:author="Teacher E-Solutions" w:date="2026-09-25T20:00:00Z">
        <w:pPr>
          <w:widowControl w:val="0"/>
          <w:autoSpaceDE w:val="0"/>
          <w:autoSpaceDN w:val="0"/>
        </w:pPr>
      </w:pPrChange>
    </w:pPr>
    <w:rPr>
      <w:rFonts w:ascii="Times New Roman" w:eastAsia="Times New Roman" w:hAnsi="Times New Roman" w:cs="Times New Roman"/>
      <w:sz w:val="24"/>
      <w:szCs w:val="20"/>
      <w:rPrChange w:id="0" w:author="Teacher E-Solutions" w:date="2026-09-25T20:00:00Z">
        <w:rPr>
          <w:rFonts w:ascii="Arial MT" w:eastAsia="Arial MT" w:hAnsi="Arial MT" w:cs="Arial MT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uiPriority w:val="9"/>
    <w:qFormat/>
    <w:pPr>
      <w:ind w:left="240"/>
      <w:jc w:val="center"/>
      <w:outlineLvl w:val="0"/>
    </w:pPr>
    <w:rPr>
      <w:rFonts w:ascii="Arial" w:eastAsia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</w:rPr>
  </w:style>
  <w:style w:type="paragraph" w:styleId="ListParagraph">
    <w:name w:val="List Paragraph"/>
    <w:basedOn w:val="Normal"/>
    <w:uiPriority w:val="1"/>
    <w:qFormat/>
    <w:pPr>
      <w:ind w:left="57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LineNumber">
    <w:name w:val="line number"/>
    <w:basedOn w:val="DefaultParagraphFont"/>
    <w:semiHidden/>
    <w:rsid w:val="008B5913"/>
  </w:style>
  <w:style w:type="character" w:styleId="Hyperlink">
    <w:name w:val="Hyperlink"/>
    <w:rsid w:val="008B5913"/>
    <w:rPr>
      <w:color w:val="0000FF"/>
      <w:u w:val="single"/>
    </w:rPr>
  </w:style>
  <w:style w:type="table" w:styleId="TableSimple1">
    <w:name w:val="Table Simple 1"/>
    <w:basedOn w:val="TableNormal"/>
    <w:rsid w:val="008B5913"/>
    <w:pPr>
      <w:widowControl/>
      <w:autoSpaceDE/>
      <w:autoSpaceDN/>
    </w:pPr>
    <w:rPr>
      <w:rFonts w:ascii="Times New Roman" w:eastAsia="Times New Roman" w:hAnsi="Times New Roman" w:cs="Times New Roman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2235</Words>
  <Characters>12745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ROMANE</dc:creator>
  <cp:keywords>, docId:4483A662B97072167287EBB115F4215B</cp:keywords>
  <cp:lastModifiedBy>Arthur Souza Rodrigues</cp:lastModifiedBy>
  <cp:revision>1</cp:revision>
  <dcterms:created xsi:type="dcterms:W3CDTF">2023-08-24T19:28:00Z</dcterms:created>
  <dcterms:modified xsi:type="dcterms:W3CDTF">2026-09-26T00:00:00Z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2023-08-24T00:00:00Z</vt:filetime>
  </property>
</Properties>
</file>