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51DFE1" w14:textId="77777777" w:rsidR="005D1C6C" w:rsidRDefault="009B4E84">
      <w:pPr>
        <w:rPr>
          <w:ins w:id="0" w:author="Comparison" w:date="2026-07-05T01:30:00Z" w16du:dateUtc="2026-07-05T05:30:00Z"/>
        </w:rPr>
      </w:pPr>
      <w:ins w:id="1" w:author="Comparison" w:date="2026-07-05T01:30:00Z" w16du:dateUtc="2026-07-05T05:30:00Z">
        <w:r>
          <w:t>Product Roadmap 2026</w:t>
        </w:r>
      </w:ins>
    </w:p>
    <w:p w14:paraId="7C06A715" w14:textId="77777777" w:rsidR="005D1C6C" w:rsidRDefault="009B4E84">
      <w:pPr>
        <w:rPr>
          <w:ins w:id="2" w:author="Comparison" w:date="2026-07-05T01:30:00Z" w16du:dateUtc="2026-07-05T05:30:00Z"/>
        </w:rPr>
      </w:pPr>
      <w:ins w:id="3" w:author="Comparison" w:date="2026-07-05T01:30:00Z" w16du:dateUtc="2026-07-05T05:30:00Z">
        <w:r>
          <w:t>Q1: Launch v2.0 with new dashboard</w:t>
        </w:r>
      </w:ins>
    </w:p>
    <w:p w14:paraId="2644C37F" w14:textId="77777777" w:rsidR="005D1C6C" w:rsidRDefault="009B4E84">
      <w:pPr>
        <w:rPr>
          <w:ins w:id="4" w:author="Comparison" w:date="2026-07-05T01:30:00Z" w16du:dateUtc="2026-07-05T05:30:00Z"/>
        </w:rPr>
      </w:pPr>
      <w:ins w:id="5" w:author="Comparison" w:date="2026-07-05T01:30:00Z" w16du:dateUtc="2026-07-05T05:30:00Z">
        <w:r>
          <w:t>Q2: Mobile app release</w:t>
        </w:r>
      </w:ins>
    </w:p>
    <w:p w14:paraId="370CA426" w14:textId="77777777" w:rsidR="005D1C6C" w:rsidRDefault="009B4E84">
      <w:pPr>
        <w:rPr>
          <w:ins w:id="6" w:author="Comparison" w:date="2026-07-05T01:30:00Z" w16du:dateUtc="2026-07-05T05:30:00Z"/>
        </w:rPr>
      </w:pPr>
      <w:ins w:id="7" w:author="Comparison" w:date="2026-07-05T01:30:00Z" w16du:dateUtc="2026-07-05T05:30:00Z">
        <w:r>
          <w:t xml:space="preserve">Q3: API integrations </w:t>
        </w:r>
        <w:proofErr w:type="gramStart"/>
        <w:r>
          <w:t xml:space="preserve">with </w:t>
        </w:r>
        <w:r>
          <w:t xml:space="preserve"> and</w:t>
        </w:r>
        <w:proofErr w:type="gramEnd"/>
        <w:r>
          <w:t xml:space="preserve"> 5 enterprise clients</w:t>
        </w:r>
        <w:r>
          <w:t>10 partners</w:t>
        </w:r>
      </w:ins>
    </w:p>
    <w:p w14:paraId="7B020471" w14:textId="77777777" w:rsidR="005D1C6C" w:rsidRDefault="009B4E84">
      <w:pPr>
        <w:rPr>
          <w:ins w:id="8" w:author="Comparison" w:date="2026-07-05T01:30:00Z" w16du:dateUtc="2026-07-05T05:30:00Z"/>
        </w:rPr>
      </w:pPr>
      <w:ins w:id="9" w:author="Comparison" w:date="2026-07-05T01:30:00Z" w16du:dateUtc="2026-07-05T05:30:00Z">
        <w:r>
          <w:t>Q4: AI features implementation</w:t>
        </w:r>
      </w:ins>
    </w:p>
    <w:p w14:paraId="17715D90" w14:textId="77777777" w:rsidR="005D1C6C" w:rsidRDefault="009B4E84">
      <w:pPr>
        <w:rPr>
          <w:ins w:id="10" w:author="Comparison" w:date="2026-07-05T01:30:00Z" w16du:dateUtc="2026-07-05T05:30:00Z"/>
        </w:rPr>
      </w:pPr>
      <w:ins w:id="11" w:author="Comparison" w:date="2026-07-05T01:30:00Z" w16du:dateUtc="2026-07-05T05:30:00Z">
        <w:r>
          <w:t>Team Size: 30 developers</w:t>
        </w:r>
      </w:ins>
    </w:p>
    <w:p w14:paraId="731F1030" w14:textId="77777777" w:rsidR="005D1C6C" w:rsidRDefault="009B4E84">
      <w:pPr>
        <w:rPr>
          <w:ins w:id="12" w:author="Comparison" w:date="2026-07-05T01:30:00Z" w16du:dateUtc="2026-07-05T05:30:00Z"/>
        </w:rPr>
      </w:pPr>
      <w:ins w:id="13" w:author="Comparison" w:date="2026-07-05T01:30:00Z" w16du:dateUtc="2026-07-05T05:30:00Z">
        <w:r>
          <w:t>Technology Stack: React, Node.js, AWS</w:t>
        </w:r>
      </w:ins>
    </w:p>
    <w:p w14:paraId="785D5E53" w14:textId="77777777" w:rsidR="00F51F1D" w:rsidRDefault="009B4E84">
      <w:pPr>
        <w:rPr>
          <w:del w:id="14" w:author="Comparison" w:date="2026-07-05T01:30:00Z" w16du:dateUtc="2026-07-05T05:30:00Z"/>
        </w:rPr>
      </w:pPr>
      <w:ins w:id="15" w:author="Comparison" w:date="2026-07-05T01:30:00Z" w16du:dateUtc="2026-07-05T05:30:00Z">
        <w:r>
          <w:t>Release Frequency: Monthly sprints</w:t>
        </w:r>
      </w:ins>
      <w:del w:id="16" w:author="Comparison" w:date="2026-07-05T01:30:00Z" w16du:dateUtc="2026-07-05T05:30:00Z">
        <w:r>
          <w:rPr>
            <w:rFonts w:ascii="&quot;Open Sans&quot;, sans-serif" w:hAnsi="&quot;Open Sans&quot;, sans-serif" w:cs="&quot;Open Sans&quot;, sans-serif"/>
          </w:rPr>
          <w:delText>Open Sans Font Demo</w:delText>
        </w:r>
      </w:del>
    </w:p>
    <w:p w14:paraId="30F88A98" w14:textId="77777777" w:rsidR="00F51F1D" w:rsidRDefault="009B4E84">
      <w:pPr>
        <w:rPr>
          <w:del w:id="17" w:author="Comparison" w:date="2026-07-05T01:30:00Z" w16du:dateUtc="2026-07-05T05:30:00Z"/>
        </w:rPr>
      </w:pPr>
      <w:del w:id="18" w:author="Comparison" w:date="2026-07-05T01:30:00Z" w16du:dateUtc="2026-07-05T05:30:00Z">
        <w:r>
          <w:rPr>
            <w:rFonts w:ascii="&quot;Open Sans&quot;, sans-serif" w:hAnsi="&quot;Open Sans&quot;, sans-serif" w:cs="&quot;Open Sans&quot;, sans-serif"/>
          </w:rPr>
          <w:delText>This document uses the Open Sans font family.</w:delText>
        </w:r>
      </w:del>
    </w:p>
    <w:p w14:paraId="49E9A709" w14:textId="77777777" w:rsidR="00F51F1D" w:rsidRDefault="009B4E84">
      <w:del w:id="19" w:author="Comparison" w:date="2026-07-05T01:30:00Z" w16du:dateUtc="2026-07-05T05:30:00Z">
        <w:r>
          <w:rPr>
            <w:rFonts w:ascii="&quot;Open Sans&quot;, sans-serif" w:hAnsi="&quot;Open Sans&quot;, sans-serif" w:cs="&quot;Open Sans&quot;, sans-serif"/>
          </w:rPr>
          <w:delText>Open Sans is a clean, modern sans-serif typeface.</w:delText>
        </w:r>
      </w:del>
    </w:p>
    <w:sectPr w:rsidR="00F51F1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F1D"/>
    <w:rsid w:val="002C6A8C"/>
    <w:rsid w:val="00595ACF"/>
    <w:rsid w:val="005D1C6C"/>
    <w:rsid w:val="009B4E84"/>
    <w:rsid w:val="00BF0F5F"/>
    <w:rsid w:val="00F5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CF2F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2026-07-05T05:30:00Z</dcterms:modified>
</cp:coreProperties>
</file>