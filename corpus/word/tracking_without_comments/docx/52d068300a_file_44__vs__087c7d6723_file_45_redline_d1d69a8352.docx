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263336" w14:textId="77777777" w:rsidR="00CA5067" w:rsidRDefault="00CA5067">
      <w:r>
        <w:t>file_</w:t>
      </w:r>
      <w:ins w:id="0" w:author="Arthur Souza Rodrigues" w:date="2026-07-10T21:43:00Z" w16du:dateUtc="2026-07-11T01:43:00Z">
        <w:r>
          <w:t>45</w:t>
        </w:r>
      </w:ins>
      <w:del w:id="1" w:author="Arthur Souza Rodrigues" w:date="2026-07-10T21:43:00Z" w16du:dateUtc="2026-07-11T01:43:00Z">
        <w:r>
          <w:delText>44</w:delText>
        </w:r>
      </w:del>
      <w:r>
        <w:t>.docx</w:t>
      </w:r>
    </w:p>
    <w:p w14:paraId="3854F5A6" w14:textId="40DA4F6F" w:rsidR="00E91518" w:rsidRDefault="006C5E4B">
      <w:ins w:id="2" w:author="Arthur Souza Rodrigues" w:date="2026-07-10T21:43:00Z" w16du:dateUtc="2026-07-11T01:43:00Z">
        <w:r>
          <w:t>Numbered</w:t>
        </w:r>
      </w:ins>
      <w:del w:id="3" w:author="Arthur Souza Rodrigues" w:date="2026-07-10T21:43:00Z" w16du:dateUtc="2026-07-11T01:43:00Z">
        <w:r>
          <w:delText>Inventory</w:delText>
        </w:r>
      </w:del>
      <w:r>
        <w:t xml:space="preserve"> List</w:t>
      </w:r>
      <w:ins w:id="4" w:author="Arthur Souza Rodrigues" w:date="2026-07-10T21:43:00Z" w16du:dateUtc="2026-07-11T01:43:00Z">
        <w:r>
          <w:t xml:space="preserve"> Demo</w:t>
        </w:r>
      </w:ins>
    </w:p>
    <w:p w14:paraId="410BDB57" w14:textId="77777777" w:rsidR="00BF030A" w:rsidRDefault="006C5E4B">
      <w:pPr>
        <w:numPr>
          <w:ilvl w:val="0"/>
          <w:numId w:val="1"/>
        </w:numPr>
        <w:rPr>
          <w:ins w:id="5" w:author="Arthur Souza Rodrigues" w:date="2026-07-10T21:43:00Z" w16du:dateUtc="2026-07-11T01:43:00Z"/>
        </w:rPr>
      </w:pPr>
      <w:ins w:id="6" w:author="Arthur Souza Rodrigues" w:date="2026-07-10T21:43:00Z" w16du:dateUtc="2026-07-11T01:43:00Z">
        <w:r>
          <w:t>First item</w:t>
        </w:r>
      </w:ins>
    </w:p>
    <w:p w14:paraId="7EEA5D50" w14:textId="77777777" w:rsidR="00BF030A" w:rsidRDefault="006C5E4B">
      <w:pPr>
        <w:numPr>
          <w:ilvl w:val="0"/>
          <w:numId w:val="1"/>
        </w:numPr>
        <w:rPr>
          <w:ins w:id="7" w:author="Arthur Souza Rodrigues" w:date="2026-07-10T21:43:00Z" w16du:dateUtc="2026-07-11T01:43:00Z"/>
        </w:rPr>
      </w:pPr>
      <w:ins w:id="8" w:author="Arthur Souza Rodrigues" w:date="2026-07-10T21:43:00Z" w16du:dateUtc="2026-07-11T01:43:00Z">
        <w:r>
          <w:t>Second item</w:t>
        </w:r>
      </w:ins>
    </w:p>
    <w:p w14:paraId="000AB58F" w14:textId="77777777" w:rsidR="00BF030A" w:rsidRDefault="006C5E4B">
      <w:pPr>
        <w:numPr>
          <w:ilvl w:val="0"/>
          <w:numId w:val="1"/>
        </w:numPr>
        <w:rPr>
          <w:ins w:id="9" w:author="Arthur Souza Rodrigues" w:date="2026-07-10T21:43:00Z" w16du:dateUtc="2026-07-11T01:43:00Z"/>
        </w:rPr>
      </w:pPr>
      <w:ins w:id="10" w:author="Arthur Souza Rodrigues" w:date="2026-07-10T21:43:00Z" w16du:dateUtc="2026-07-11T01:43:00Z">
        <w:r>
          <w:t>Third item</w:t>
        </w:r>
      </w:ins>
    </w:p>
    <w:p w14:paraId="2E60B1B4" w14:textId="630CB0E6" w:rsidR="00E91518" w:rsidRDefault="006C5E4B">
      <w:pPr>
        <w:numPr>
          <w:ilvl w:val="0"/>
          <w:numId w:val="1"/>
        </w:numPr>
        <w:pPrChange w:id="11" w:author="Arthur Souza Rodrigues" w:date="2026-07-10T21:43:00Z" w16du:dateUtc="2026-07-11T01:43:00Z"/>
      </w:pPr>
      <w:ins w:id="12" w:author="Arthur Souza Rodrigues" w:date="2026-07-10T21:43:00Z" w16du:dateUtc="2026-07-11T01:43:00Z">
        <w:r>
          <w:t>Fourth item</w:t>
        </w:r>
      </w:ins>
      <w:del w:id="13" w:author="Arthur Souza Rodrigues" w:date="2026-07-10T21:43:00Z" w16du:dateUtc="2026-07-11T01:43:00Z">
        <w:r>
          <w:delText>Item</w:delText>
        </w:r>
        <w:r>
          <w:tab/>
        </w:r>
        <w:r>
          <w:delText>Qty</w:delText>
        </w:r>
        <w:r>
          <w:tab/>
        </w:r>
        <w:r>
          <w:delText>Price</w:delText>
        </w:r>
        <w:r>
          <w:tab/>
        </w:r>
        <w:r>
          <w:delText>Lapt</w:delText>
        </w:r>
        <w:r>
          <w:delText>MacBook</w:delText>
        </w:r>
        <w:r>
          <w:delText>Pro 15</w:delText>
        </w:r>
        <w:r>
          <w:tab/>
        </w:r>
        <w:r>
          <w:delText>10</w:delText>
        </w:r>
        <w:r>
          <w:tab/>
        </w:r>
        <w:r>
          <w:delText>$1,200</w:delText>
        </w:r>
        <w:r>
          <w:tab/>
        </w:r>
        <w:r>
          <w:delText>Wireless Mouse</w:delText>
        </w:r>
        <w:r>
          <w:tab/>
        </w:r>
        <w:r>
          <w:delText>50</w:delText>
        </w:r>
        <w:r>
          <w:tab/>
        </w:r>
        <w:r>
          <w:delText>$25</w:delText>
        </w:r>
        <w:r>
          <w:tab/>
        </w:r>
        <w:r>
          <w:delText>USB-C Hub</w:delText>
        </w:r>
        <w:r>
          <w:tab/>
        </w:r>
        <w:r>
          <w:delText>30</w:delText>
        </w:r>
        <w:r>
          <w:tab/>
        </w:r>
        <w:r>
          <w:delText>$45</w:delText>
        </w:r>
      </w:del>
    </w:p>
    <w:sectPr w:rsidR="00E9151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7474BC"/>
    <w:multiLevelType w:val="multilevel"/>
    <w:tmpl w:val="49FC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295326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518"/>
    <w:rsid w:val="00BF030A"/>
    <w:rsid w:val="00C31C1E"/>
    <w:rsid w:val="00CA5067"/>
    <w:rsid w:val="00D24CFD"/>
    <w:rsid w:val="00D53FE7"/>
    <w:rsid w:val="00E0296E"/>
    <w:rsid w:val="00E9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8EFA6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2026-07-11T01:43:00Z</dcterms:modified>
</cp:coreProperties>
</file>