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B45A59" w14:textId="77777777" w:rsidR="004740A0" w:rsidRDefault="00AC63B7">
      <w:r>
        <w:rPr>
          <w:rFonts w:ascii="Roboto, sans-serif" w:hAnsi="Roboto, sans-serif"/>
          <w:u w:val="single"/>
          <w:rPrChange w:id="0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 xml:space="preserve">Roboto </w:t>
      </w:r>
      <w:ins w:id="1" w:author="Comparison" w:date="2026-07-05T01:10:00Z" w16du:dateUtc="2026-07-05T05:10:00Z">
        <w:r>
          <w:rPr>
            <w:rFonts w:ascii="Roboto, sans-serif" w:hAnsi="Roboto, sans-serif" w:cs="Roboto, sans-serif"/>
            <w:u w:val="single"/>
          </w:rPr>
          <w:t>Underline</w:t>
        </w:r>
      </w:ins>
      <w:del w:id="2" w:author="Comparison" w:date="2026-07-05T01:10:00Z" w16du:dateUtc="2026-07-05T05:10:00Z">
        <w:r>
          <w:rPr>
            <w:rFonts w:ascii="Roboto, sans-serif" w:hAnsi="Roboto, sans-serif" w:cs="Roboto, sans-serif"/>
          </w:rPr>
          <w:delText>Font</w:delText>
        </w:r>
      </w:del>
      <w:r>
        <w:rPr>
          <w:rFonts w:ascii="Roboto, sans-serif" w:hAnsi="Roboto, sans-serif"/>
          <w:u w:val="single"/>
          <w:rPrChange w:id="3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 xml:space="preserve"> Demo</w:t>
      </w:r>
    </w:p>
    <w:p w14:paraId="29FAD7FC" w14:textId="77777777" w:rsidR="004740A0" w:rsidRDefault="00AC63B7">
      <w:r>
        <w:rPr>
          <w:rFonts w:ascii="Roboto, sans-serif" w:hAnsi="Roboto, sans-serif"/>
          <w:u w:val="single"/>
          <w:rPrChange w:id="4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 xml:space="preserve">This document </w:t>
      </w:r>
      <w:ins w:id="5" w:author="Comparison" w:date="2026-07-05T01:10:00Z" w16du:dateUtc="2026-07-05T05:10:00Z">
        <w:r>
          <w:rPr>
            <w:rFonts w:ascii="Roboto, sans-serif" w:hAnsi="Roboto, sans-serif" w:cs="Roboto, sans-serif"/>
            <w:u w:val="single"/>
          </w:rPr>
          <w:t>shows</w:t>
        </w:r>
      </w:ins>
      <w:del w:id="6" w:author="Comparison" w:date="2026-07-05T01:10:00Z" w16du:dateUtc="2026-07-05T05:10:00Z">
        <w:r>
          <w:rPr>
            <w:rFonts w:ascii="Roboto, sans-serif" w:hAnsi="Roboto, sans-serif" w:cs="Roboto, sans-serif"/>
          </w:rPr>
          <w:delText>uses the</w:delText>
        </w:r>
      </w:del>
      <w:r>
        <w:rPr>
          <w:rFonts w:ascii="Roboto, sans-serif" w:hAnsi="Roboto, sans-serif"/>
          <w:u w:val="single"/>
          <w:rPrChange w:id="7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 xml:space="preserve"> Roboto font </w:t>
      </w:r>
      <w:ins w:id="8" w:author="Comparison" w:date="2026-07-05T01:10:00Z" w16du:dateUtc="2026-07-05T05:10:00Z">
        <w:r>
          <w:rPr>
            <w:rFonts w:ascii="Roboto, sans-serif" w:hAnsi="Roboto, sans-serif" w:cs="Roboto, sans-serif"/>
            <w:u w:val="single"/>
          </w:rPr>
          <w:t>with underline formatting</w:t>
        </w:r>
      </w:ins>
      <w:del w:id="9" w:author="Comparison" w:date="2026-07-05T01:10:00Z" w16du:dateUtc="2026-07-05T05:10:00Z">
        <w:r>
          <w:rPr>
            <w:rFonts w:ascii="Roboto, sans-serif" w:hAnsi="Roboto, sans-serif" w:cs="Roboto, sans-serif"/>
          </w:rPr>
          <w:delText>family</w:delText>
        </w:r>
      </w:del>
      <w:r>
        <w:rPr>
          <w:rFonts w:ascii="Roboto, sans-serif" w:hAnsi="Roboto, sans-serif"/>
          <w:u w:val="single"/>
          <w:rPrChange w:id="10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>.</w:t>
      </w:r>
    </w:p>
    <w:p w14:paraId="173C953F" w14:textId="77777777" w:rsidR="004740A0" w:rsidRDefault="00AC63B7">
      <w:r>
        <w:rPr>
          <w:rFonts w:ascii="Roboto, sans-serif" w:hAnsi="Roboto, sans-serif"/>
          <w:u w:val="single"/>
          <w:rPrChange w:id="11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 xml:space="preserve">Roboto </w:t>
      </w:r>
      <w:ins w:id="12" w:author="Comparison" w:date="2026-07-05T01:10:00Z" w16du:dateUtc="2026-07-05T05:10:00Z">
        <w:r>
          <w:rPr>
            <w:rFonts w:ascii="Roboto, sans-serif" w:hAnsi="Roboto, sans-serif" w:cs="Roboto, sans-serif"/>
            <w:u w:val="single"/>
          </w:rPr>
          <w:t>underlined text creates a clean modern appearance</w:t>
        </w:r>
      </w:ins>
      <w:del w:id="13" w:author="Comparison" w:date="2026-07-05T01:10:00Z" w16du:dateUtc="2026-07-05T05:10:00Z">
        <w:r>
          <w:rPr>
            <w:rFonts w:ascii="Roboto, sans-serif" w:hAnsi="Roboto, sans-serif" w:cs="Roboto, sans-serif"/>
          </w:rPr>
          <w:delText>is used in Material Design and Android apps</w:delText>
        </w:r>
      </w:del>
      <w:r>
        <w:rPr>
          <w:rFonts w:ascii="Roboto, sans-serif" w:hAnsi="Roboto, sans-serif"/>
          <w:u w:val="single"/>
          <w:rPrChange w:id="14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>.</w:t>
      </w:r>
    </w:p>
    <w:sectPr w:rsidR="004740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0A0"/>
    <w:rsid w:val="00131234"/>
    <w:rsid w:val="004740A0"/>
    <w:rsid w:val="00955349"/>
    <w:rsid w:val="00AC63B7"/>
    <w:rsid w:val="00B37A4C"/>
    <w:rsid w:val="00E5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C1C7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2026-07-05T05:10:00Z</dcterms:modified>
</cp:coreProperties>
</file>