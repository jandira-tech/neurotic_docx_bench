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A7D0DF" w14:textId="77777777" w:rsidR="00D8558D" w:rsidRDefault="00D037CE">
      <w:pPr>
        <w:rPr>
          <w:ins w:id="14" w:author="Caio Pizzol" w:date="2026-09-26T15:17:00Z" w16du:dateUtc="2026-09-26T19:17:00Z"/>
        </w:rPr>
      </w:pPr>
      <m:oMathPara>
        <m:oMath>
          <m:eqArr>
            <m:eqArrPr>
              <m:ctrlPr>
                <w:ins w:id="15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16" w:author="Caio Pizzol" w:date="2026-09-26T15:17:00Z" w16du:dateUtc="2026-09-26T19:17:00Z">
                  <w:rPr>
                    <w:rFonts w:ascii="Cambria Math" w:hAnsi="Cambria Math"/>
                  </w:rPr>
                  <m:t>x</m:t>
                </w:ins>
              </m:r>
              <m:r>
                <w:ins w:id="17" w:author="Caio Pizzol" w:date="2026-09-26T15:17:00Z" w16du:dateUtc="2026-09-26T19:17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18" w:author="Caio Pizzol" w:date="2026-09-26T15:17:00Z" w16du:dateUtc="2026-09-26T19:17:00Z">
                  <w:rPr>
                    <w:rFonts w:ascii="Cambria Math" w:hAnsi="Cambria Math"/>
                  </w:rPr>
                  <m:t>y</m:t>
                </w:ins>
              </m:r>
              <m:r>
                <w:ins w:id="19" w:author="Caio Pizzol" w:date="2026-09-26T15:17:00Z" w16du:dateUtc="2026-09-26T19:17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3004BDA0" w14:textId="77777777" w:rsidR="00D8558D" w:rsidRDefault="00D037CE">
      <w:pPr>
        <w:rPr>
          <w:ins w:id="20" w:author="Caio Pizzol" w:date="2026-09-26T15:17:00Z" w16du:dateUtc="2026-09-26T19:17:00Z"/>
        </w:rPr>
      </w:pPr>
      <m:oMathPara>
        <m:oMath>
          <m:eqArr>
            <m:eqArrPr>
              <m:ctrlPr>
                <w:ins w:id="21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22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3" w:author="Caio Pizzol" w:date="2026-09-26T15:17:00Z" w16du:dateUtc="2026-09-26T19:17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24" w:author="Caio Pizzol" w:date="2026-09-26T15:17:00Z" w16du:dateUtc="2026-09-26T19:17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25" w:author="Caio Pizzol" w:date="2026-09-26T15:17:00Z" w16du:dateUtc="2026-09-26T19:17:00Z">
                  <w:rPr>
                    <w:rFonts w:ascii="Cambria Math" w:hAnsi="Cambria Math"/>
                  </w:rPr>
                  <m:t>=</m:t>
                </w:ins>
              </m:r>
              <m:r>
                <w:ins w:id="26" w:author="Caio Pizzol" w:date="2026-09-26T15:17:00Z" w16du:dateUtc="2026-09-26T19:17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27" w:author="Caio Pizzol" w:date="2026-09-26T15:17:00Z" w16du:dateUtc="2026-09-26T19:17:00Z">
                  <w:rPr>
                    <w:rFonts w:ascii="Cambria Math" w:hAnsi="Cambria Math"/>
                  </w:rPr>
                  <m:t>x</m:t>
                </w:ins>
              </m:r>
              <m:r>
                <w:ins w:id="28" w:author="Caio Pizzol" w:date="2026-09-26T15:17:00Z" w16du:dateUtc="2026-09-26T19:17:00Z">
                  <w:rPr>
                    <w:rFonts w:ascii="Cambria Math" w:hAnsi="Cambria Math"/>
                  </w:rPr>
                  <m:t>=</m:t>
                </w:ins>
              </m:r>
              <m:r>
                <w:ins w:id="29" w:author="Caio Pizzol" w:date="2026-09-26T15:17:00Z" w16du:dateUtc="2026-09-26T19:17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40EB68F5" w14:textId="77777777" w:rsidR="00D8558D" w:rsidRDefault="00D037CE">
      <w:pPr>
        <w:rPr>
          <w:ins w:id="30" w:author="Caio Pizzol" w:date="2026-09-26T15:17:00Z" w16du:dateUtc="2026-09-26T19:17:00Z"/>
        </w:rPr>
      </w:pPr>
      <m:oMathPara>
        <m:oMath>
          <m:eqArr>
            <m:eqArrPr>
              <m:ctrlPr>
                <w:ins w:id="31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32" w:author="Caio Pizzol" w:date="2026-09-26T15:17:00Z" w16du:dateUtc="2026-09-26T19:17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33" w:author="Caio Pizzol" w:date="2026-09-26T15:17:00Z" w16du:dateUtc="2026-09-26T19:17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34" w:author="Caio Pizzol" w:date="2026-09-26T15:17:00Z" w16du:dateUtc="2026-09-26T19:17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35" w:author="Caio Pizzol" w:date="2026-09-26T15:17:00Z" w16du:dateUtc="2026-09-26T19:17:00Z">
                  <w:rPr>
                    <w:rFonts w:ascii="Cambria Math" w:hAnsi="Cambria Math"/>
                  </w:rPr>
                  <m:t>=</m:t>
                </w:ins>
              </m:r>
              <m:r>
                <w:ins w:id="36" w:author="Caio Pizzol" w:date="2026-09-26T15:17:00Z" w16du:dateUtc="2026-09-26T19:17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37" w:author="Caio Pizzol" w:date="2026-09-26T15:17:00Z" w16du:dateUtc="2026-09-26T19:17:00Z">
                  <w:rPr>
                    <w:rFonts w:ascii="Cambria Math" w:hAnsi="Cambria Math"/>
                  </w:rPr>
                  <m:t>y</m:t>
                </w:ins>
              </m:r>
              <m:r>
                <w:ins w:id="38" w:author="Caio Pizzol" w:date="2026-09-26T15:17:00Z" w16du:dateUtc="2026-09-26T19:17:00Z">
                  <w:rPr>
                    <w:rFonts w:ascii="Cambria Math" w:hAnsi="Cambria Math"/>
                  </w:rPr>
                  <m:t>=</m:t>
                </w:ins>
              </m:r>
              <m:r>
                <w:ins w:id="39" w:author="Caio Pizzol" w:date="2026-09-26T15:17:00Z" w16du:dateUtc="2026-09-26T19:17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222663EF" w14:textId="77777777" w:rsidR="00D8558D" w:rsidRDefault="00D037CE">
      <w:pPr>
        <w:rPr>
          <w:ins w:id="40" w:author="Caio Pizzol" w:date="2026-09-26T15:17:00Z" w16du:dateUtc="2026-09-26T19:17:00Z"/>
        </w:rPr>
      </w:pPr>
      <m:oMathPara>
        <m:oMath>
          <m:eqArr>
            <m:eqArrPr>
              <m:ctrlPr>
                <w:ins w:id="41" w:author="Caio Pizzol" w:date="2026-09-26T15:17:00Z" w16du:dateUtc="2026-09-26T19:17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42" w:author="Caio Pizzol" w:date="2026-09-26T15:17:00Z" w16du:dateUtc="2026-09-26T19:17:00Z">
                  <w:rPr>
                    <w:rFonts w:ascii="Cambria Math" w:hAnsi="Cambria Math"/>
                  </w:rPr>
                  <m:t>x</m:t>
                </w:ins>
              </m:r>
              <m:r>
                <w:ins w:id="43" w:author="Caio Pizzol" w:date="2026-09-26T15:17:00Z" w16du:dateUtc="2026-09-26T19:17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44" w:author="Caio Pizzol" w:date="2026-09-26T15:17:00Z" w16du:dateUtc="2026-09-26T19:17:00Z">
                  <w:rPr>
                    <w:rFonts w:ascii="Cambria Math" w:hAnsi="Cambria Math"/>
                  </w:rPr>
                  <m:t>yy</m:t>
                </w:ins>
              </m:r>
              <m:r>
                <w:ins w:id="45" w:author="Caio Pizzol" w:date="2026-09-26T15:17:00Z" w16du:dateUtc="2026-09-26T19:17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670B0FD4" w14:textId="02E56ABC" w:rsidR="00C80F43" w:rsidRDefault="00D037CE">
      <w:pPr>
        <w:rPr>
          <w:del w:id="46" w:author="Caio Pizzol" w:date="2026-09-26T15:17:00Z" w16du:dateUtc="2026-09-26T19:17:00Z"/>
        </w:rPr>
      </w:pPr>
      <m:oMath>
        <m:eqArr>
          <m:eqArrPr>
            <m:maxDist m:val="1"/>
            <m:ctrlPr>
              <w:ins w:id="47" w:author="Caio Pizzol" w:date="2026-09-26T15:17:00Z" w16du:dateUtc="2026-09-26T19:17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48" w:author="Caio Pizzol" w:date="2026-09-26T15:17:00Z" w16du:dateUtc="2026-09-26T19:17:00Z">
                <w:rPr>
                  <w:rFonts w:ascii="Cambria Math" w:hAnsi="Cambria Math"/>
                </w:rPr>
                <m:t>x</m:t>
              </w:ins>
            </m:r>
            <m:r>
              <w:ins w:id="49" w:author="Caio Pizzol" w:date="2026-09-26T15:17:00Z" w16du:dateUtc="2026-09-26T19:17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50" w:author="Caio Pizzol" w:date="2026-09-26T15:17:00Z" w16du:dateUtc="2026-09-26T19:17:00Z">
                <w:rPr>
                  <w:rFonts w:ascii="Cambria Math" w:hAnsi="Cambria Math"/>
                </w:rPr>
                <m:t>y</m:t>
              </w:ins>
            </m:r>
            <m:r>
              <w:ins w:id="51" w:author="Caio Pizzol" w:date="2026-09-26T15:17:00Z" w16du:dateUtc="2026-09-26T19:17:00Z">
                <w:rPr>
                  <w:rFonts w:ascii="Cambria Math" w:hAnsi="Cambria Math"/>
                </w:rPr>
                <m:t>=2</m:t>
              </w:ins>
            </m:r>
          </m:e>
        </m:eqArr>
      </m:oMath>
      <w:del w:id="52" w:author="Caio Pizzol" w:date="2026-09-26T15:17:00Z" w16du:dateUtc="2026-09-26T19:17:00Z">
        <w:r w:rsidR="00C80F43">
          <w:delText>Page 1</w:delText>
        </w:r>
      </w:del>
    </w:p>
    <w:p w14:paraId="363C6EBC" w14:textId="77777777" w:rsidR="00C80F43" w:rsidRDefault="00C80F43">
      <w:pPr>
        <w:rPr>
          <w:del w:id="53" w:author="Caio Pizzol" w:date="2026-09-26T15:17:00Z" w16du:dateUtc="2026-09-26T19:17:00Z"/>
        </w:rPr>
      </w:pPr>
      <w:del w:id="54" w:author="Caio Pizzol" w:date="2026-09-26T15:17:00Z" w16du:dateUtc="2026-09-26T19:17:00Z">
        <w:r>
          <w:br w:type="page"/>
        </w:r>
      </w:del>
    </w:p>
    <w:p w14:paraId="57EEE574" w14:textId="05030C65" w:rsidR="003C58BC" w:rsidRDefault="00C80F43">
      <w:del w:id="55" w:author="Caio Pizzol" w:date="2026-09-26T15:17:00Z" w16du:dateUtc="2026-09-26T19:17:00Z">
        <w:r>
          <w:lastRenderedPageBreak/>
          <w:delText>Page 2</w:delText>
        </w:r>
      </w:del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5647D7" w14:textId="77777777" w:rsidR="00D037CE" w:rsidRDefault="00D037CE" w:rsidP="007B0B5E">
      <w:pPr>
        <w:pPrChange w:id="12" w:author="Caio Pizzol" w:date="2026-09-26T15:17:00Z" w16du:dateUtc="2026-09-26T19:17:00Z">
          <w:pPr/>
        </w:pPrChange>
      </w:pPr>
      <w:r>
        <w:separator/>
      </w:r>
    </w:p>
  </w:endnote>
  <w:endnote w:type="continuationSeparator" w:id="0">
    <w:p w14:paraId="14B83EB0" w14:textId="77777777" w:rsidR="00D037CE" w:rsidRDefault="00D037CE" w:rsidP="007B0B5E">
      <w:pPr>
        <w:pPrChange w:id="13" w:author="Caio Pizzol" w:date="2026-09-26T15:17:00Z" w16du:dateUtc="2026-09-26T19:1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del w:id="56" w:author="Caio Pizzol" w:date="2026-09-26T15:17:00Z" w16du:dateUtc="2026-09-26T19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30F29ED1" w14:textId="77777777" w:rsidR="00C80F43" w:rsidRDefault="00C80F43">
    <w:pPr>
      <w:pStyle w:val="Footer"/>
      <w:pPrChange w:id="57" w:author="Caio Pizzol" w:date="2026-09-26T15:17:00Z" w16du:dateUtc="2026-09-26T19:17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del w:id="58" w:author="Caio Pizzol" w:date="2026-09-26T15:17:00Z" w16du:dateUtc="2026-09-26T19:17:00Z"/>
            <w:rStyle w:val="PageNumber"/>
          </w:rPr>
        </w:pPr>
        <w:del w:id="59" w:author="Caio Pizzol" w:date="2026-09-26T15:17:00Z" w16du:dateUtc="2026-09-26T19:17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1</w:delText>
          </w:r>
          <w:r>
            <w:rPr>
              <w:rStyle w:val="PageNumber"/>
            </w:rPr>
            <w:fldChar w:fldCharType="end"/>
          </w:r>
        </w:del>
      </w:p>
    </w:sdtContent>
  </w:sdt>
  <w:p w14:paraId="778B0012" w14:textId="33E7D95D" w:rsidR="00C80F43" w:rsidRDefault="00C80F43">
    <w:pPr>
      <w:pStyle w:val="Footer"/>
      <w:pPrChange w:id="60" w:author="Caio Pizzol" w:date="2026-09-26T15:17:00Z" w16du:dateUtc="2026-09-26T19:17:00Z">
        <w:pPr>
          <w:pStyle w:val="Footer"/>
          <w:ind w:right="360"/>
        </w:pPr>
      </w:pPrChange>
    </w:pPr>
    <w:del w:id="61" w:author="Caio Pizzol" w:date="2026-09-26T15:17:00Z" w16du:dateUtc="2026-09-26T19:17:00Z">
      <w:r>
        <w:delText>Footer – right side page num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CD18D" w14:textId="77777777" w:rsidR="00D037CE" w:rsidRDefault="00D037CE" w:rsidP="007B0B5E">
      <w:pPr>
        <w:pPrChange w:id="10" w:author="Caio Pizzol" w:date="2026-09-26T15:17:00Z" w16du:dateUtc="2026-09-26T19:17:00Z">
          <w:pPr/>
        </w:pPrChange>
      </w:pPr>
      <w:r>
        <w:separator/>
      </w:r>
    </w:p>
  </w:footnote>
  <w:footnote w:type="continuationSeparator" w:id="0">
    <w:p w14:paraId="6F8A646A" w14:textId="77777777" w:rsidR="00D037CE" w:rsidRDefault="00D037CE" w:rsidP="007B0B5E">
      <w:pPr>
        <w:pPrChange w:id="11" w:author="Caio Pizzol" w:date="2026-09-26T15:17:00Z" w16du:dateUtc="2026-09-26T19:1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00B36" w14:textId="77777777" w:rsidR="00C72320" w:rsidRDefault="00C7232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2031F9"/>
    <w:rsid w:val="00360F1B"/>
    <w:rsid w:val="003C1D14"/>
    <w:rsid w:val="003C58BC"/>
    <w:rsid w:val="00744453"/>
    <w:rsid w:val="007B0B5E"/>
    <w:rsid w:val="007E0713"/>
    <w:rsid w:val="008D6DE0"/>
    <w:rsid w:val="00922A29"/>
    <w:rsid w:val="00931F1A"/>
    <w:rsid w:val="00AF4127"/>
    <w:rsid w:val="00B33473"/>
    <w:rsid w:val="00C72320"/>
    <w:rsid w:val="00C80F43"/>
    <w:rsid w:val="00D037CE"/>
    <w:rsid w:val="00D8558D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 w:line="278" w:lineRule="auto"/>
      <w:outlineLvl w:val="2"/>
      <w:pPrChange w:id="0" w:author="Caio Pizzol" w:date="2026-09-26T15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9-26T15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3"/>
      <w:pPrChange w:id="1" w:author="Caio Pizzol" w:date="2026-09-26T15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9-26T15:1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 w:line="278" w:lineRule="auto"/>
      <w:outlineLvl w:val="4"/>
      <w:pPrChange w:id="2" w:author="Caio Pizzol" w:date="2026-09-26T15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9-26T15:1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line="278" w:lineRule="auto"/>
      <w:outlineLvl w:val="5"/>
      <w:pPrChange w:id="3" w:author="Caio Pizzol" w:date="2026-09-26T15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9-26T15:1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line="278" w:lineRule="auto"/>
      <w:outlineLvl w:val="6"/>
      <w:pPrChange w:id="4" w:author="Caio Pizzol" w:date="2026-09-26T15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9-26T15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line="278" w:lineRule="auto"/>
      <w:outlineLvl w:val="7"/>
      <w:pPrChange w:id="5" w:author="Caio Pizzol" w:date="2026-09-26T15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9-26T15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line="278" w:lineRule="auto"/>
      <w:outlineLvl w:val="8"/>
      <w:pPrChange w:id="6" w:author="Caio Pizzol" w:date="2026-09-26T15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9-26T15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/>
      <w:contextualSpacing/>
      <w:pPrChange w:id="7" w:author="Caio Pizzol" w:date="2026-09-26T15:1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9-26T15:1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  <w:spacing w:after="160" w:line="278" w:lineRule="auto"/>
      <w:pPrChange w:id="8" w:author="Caio Pizzol" w:date="2026-09-26T15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9-26T15:1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 w:after="160" w:line="278" w:lineRule="auto"/>
      <w:jc w:val="center"/>
      <w:pPrChange w:id="9" w:author="Caio Pizzol" w:date="2026-09-26T15:17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9-26T15:1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2025-11-13T22:54:00Z</dcterms:created>
  <dcterms:modified xsi:type="dcterms:W3CDTF">2026-09-26T19:17:00Z</dcterms:modified>
</cp:coreProperties>
</file>