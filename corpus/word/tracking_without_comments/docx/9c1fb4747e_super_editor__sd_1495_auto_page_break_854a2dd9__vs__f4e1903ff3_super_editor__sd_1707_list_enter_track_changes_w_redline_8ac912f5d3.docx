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2ADF" w:rsidRDefault="00593DBD">
      <w:pPr>
        <w:rPr>
          <w:ins w:id="9" w:author="Comparison" w:date="2026-08-03T22:22:00Z" w16du:dateUtc="2026-08-04T02:22:00Z"/>
        </w:rPr>
      </w:pPr>
      <w:ins w:id="10" w:author="Comparison" w:date="2026-08-03T22:22:00Z" w16du:dateUtc="2026-08-04T02:22:00Z">
        <w:r>
          <w:t>Minimal tracked changes fixture (candidate)</w:t>
        </w:r>
      </w:ins>
    </w:p>
    <w:p w14:paraId="00000002" w14:textId="77777777" w:rsidR="00842ADF" w:rsidRDefault="00593DBD">
      <w:pPr>
        <w:numPr>
          <w:ilvl w:val="0"/>
          <w:numId w:val="1"/>
        </w:numPr>
        <w:rPr>
          <w:ins w:id="11" w:author="Comparison" w:date="2026-08-03T22:22:00Z" w16du:dateUtc="2026-08-04T02:22:00Z"/>
        </w:rPr>
      </w:pPr>
      <w:ins w:id="12" w:author="Comparison" w:date="2026-08-03T22:22:00Z" w16du:dateUtc="2026-08-04T02:22:00Z">
        <w:r>
          <w:rPr>
            <w:b/>
            <w:bCs/>
          </w:rPr>
          <w:t>Heading.</w:t>
        </w:r>
        <w:r>
          <w:t xml:space="preserve"> Body copy for repro</w:t>
        </w:r>
        <w:r>
          <w:br/>
        </w:r>
      </w:ins>
    </w:p>
    <w:p w14:paraId="6DA2D7B5" w14:textId="670AA228" w:rsidR="001B0BB6" w:rsidRDefault="00A7053F">
      <w:pPr>
        <w:rPr>
          <w:del w:id="13" w:author="Comparison" w:date="2026-08-03T22:22:00Z" w16du:dateUtc="2026-08-04T02:22:00Z"/>
        </w:rPr>
      </w:pPr>
      <w:del w:id="14" w:author="Comparison" w:date="2026-08-03T22:22:00Z" w16du:dateUtc="2026-08-04T02:22:00Z">
        <w:r w:rsidRPr="00A7053F">
          <w:delTex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delText>
        </w:r>
        <w:r w:rsidR="00186BFF">
          <w:br/>
        </w:r>
        <w:r w:rsidR="00186BFF">
          <w:br/>
        </w:r>
      </w:del>
    </w:p>
    <w:p w14:paraId="1D5CE2B3" w14:textId="77777777" w:rsidR="00A7053F" w:rsidRPr="00A7053F" w:rsidRDefault="00A7053F" w:rsidP="00186BFF">
      <w:pPr>
        <w:pStyle w:val="Heading1"/>
        <w:rPr>
          <w:del w:id="15" w:author="Comparison" w:date="2026-08-03T22:22:00Z" w16du:dateUtc="2026-08-04T02:22:00Z"/>
        </w:rPr>
      </w:pPr>
      <w:del w:id="16" w:author="Comparison" w:date="2026-08-03T22:22:00Z" w16du:dateUtc="2026-08-04T02:22:00Z">
        <w:r w:rsidRPr="00A7053F">
          <w:delText>Throughout this form</w:delText>
        </w:r>
      </w:del>
    </w:p>
    <w:p w14:paraId="0228CA9E" w14:textId="0F71A8E6" w:rsidR="00A7053F" w:rsidRDefault="00A7053F" w:rsidP="00A7053F">
      <w:pPr>
        <w:rPr>
          <w:del w:id="17" w:author="Comparison" w:date="2026-08-03T22:22:00Z" w16du:dateUtc="2026-08-04T02:22:00Z"/>
        </w:rPr>
      </w:pPr>
      <w:del w:id="18" w:author="Comparison" w:date="2026-08-03T22:22:00Z" w16du:dateUtc="2026-08-04T02:22:00Z">
        <w:r>
          <w:delText>This icon appears throughout the form. It indicates information to help you complete the form.</w:delText>
        </w:r>
      </w:del>
    </w:p>
    <w:p w14:paraId="2F09CD0A" w14:textId="77777777" w:rsidR="00A7053F" w:rsidRDefault="00A7053F">
      <w:pPr>
        <w:rPr>
          <w:del w:id="19" w:author="Comparison" w:date="2026-08-03T22:22:00Z" w16du:dateUtc="2026-08-04T02:22:00Z"/>
        </w:rPr>
      </w:pPr>
    </w:p>
    <w:p w14:paraId="2E57007A" w14:textId="77777777" w:rsidR="00A7053F" w:rsidRDefault="00A7053F">
      <w:pPr>
        <w:rPr>
          <w:del w:id="20" w:author="Comparison" w:date="2026-08-03T22:22:00Z" w16du:dateUtc="2026-08-04T02:22:00Z"/>
        </w:rPr>
      </w:pPr>
    </w:p>
    <w:p w14:paraId="5352EB15" w14:textId="77777777" w:rsidR="00A7053F" w:rsidRDefault="00A7053F"/>
    <w:sectPr w:rsidR="00A7053F">
      <w:pgSz w:w="12240" w:h="15840"/>
      <w:pgMar w:top="1440" w:right="1440" w:bottom="1440" w:left="1440" w:header="720" w:footer="720" w:gutter="0"/>
      <w:pgNumType w:start="1"/>
      <w:cols w:space="720"/>
      <w:docGrid w:linePitch="0"/>
      <w:sectPrChange w:id="21" w:author="Comparison" w:date="2026-08-03T22:22:00Z" w16du:dateUtc="2026-08-04T02:22:00Z">
        <w:sectPr w:rsidR="00A7053F">
          <w:pgMar w:top="1440" w:right="1440" w:bottom="1440" w:left="1440" w:header="720" w:footer="720" w:gutter="0"/>
          <w:pgNumType w:start="0"/>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6CD"/>
    <w:multiLevelType w:val="multilevel"/>
    <w:tmpl w:val="9364F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8D618A"/>
    <w:multiLevelType w:val="multilevel"/>
    <w:tmpl w:val="4F247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C62324C"/>
    <w:multiLevelType w:val="multilevel"/>
    <w:tmpl w:val="A73C1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510163">
    <w:abstractNumId w:val="2"/>
  </w:num>
  <w:num w:numId="2" w16cid:durableId="1900364573">
    <w:abstractNumId w:val="1"/>
  </w:num>
  <w:num w:numId="3" w16cid:durableId="90757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112874"/>
    <w:rsid w:val="00124CEA"/>
    <w:rsid w:val="00186BFF"/>
    <w:rsid w:val="001B0BB6"/>
    <w:rsid w:val="002E1CBC"/>
    <w:rsid w:val="003361CB"/>
    <w:rsid w:val="00342942"/>
    <w:rsid w:val="00394854"/>
    <w:rsid w:val="00593DBD"/>
    <w:rsid w:val="00744FED"/>
    <w:rsid w:val="00842ADF"/>
    <w:rsid w:val="00A11DDD"/>
    <w:rsid w:val="00A7053F"/>
    <w:rsid w:val="00C61D86"/>
    <w:rsid w:val="00DD3505"/>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Change w:id="0" w:author="Comparison" w:date="2026-08-03T22:22:00Z">
        <w:pPr>
          <w:spacing w:after="160" w:line="278" w:lineRule="auto"/>
        </w:pPr>
      </w:pPrChange>
    </w:pPr>
    <w:rPr>
      <w:rFonts w:ascii="Arial" w:eastAsia="Arial" w:hAnsi="Arial" w:cs="Arial"/>
      <w:kern w:val="0"/>
      <w:sz w:val="22"/>
      <w:szCs w:val="22"/>
      <w:lang w:val="en"/>
      <w14:ligatures w14:val="none"/>
      <w:rPrChange w:id="0" w:author="Comparison" w:date="2026-08-03T22:22:00Z">
        <w:rPr>
          <w:rFonts w:eastAsiaTheme="minorHAnsi"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pPr>
      <w:keepNext/>
      <w:keepLines/>
      <w:spacing w:before="400" w:after="120"/>
      <w:outlineLvl w:val="0"/>
      <w:pPrChange w:id="1" w:author="Comparison" w:date="2026-08-03T22:22:00Z">
        <w:pPr>
          <w:keepNext/>
          <w:keepLines/>
          <w:spacing w:before="360" w:after="80" w:line="276" w:lineRule="auto"/>
          <w:outlineLvl w:val="0"/>
        </w:pPr>
      </w:pPrChange>
    </w:pPr>
    <w:rPr>
      <w:sz w:val="40"/>
      <w:szCs w:val="40"/>
      <w:rPrChange w:id="1" w:author="Comparison" w:date="2026-08-03T22:22:00Z">
        <w:rPr>
          <w:rFonts w:asciiTheme="majorHAnsi" w:eastAsiaTheme="majorEastAsia" w:hAnsiTheme="majorHAnsi" w:cstheme="majorBidi"/>
          <w:color w:val="0F4761" w:themeColor="accent1" w:themeShade="BF"/>
          <w:sz w:val="40"/>
          <w:szCs w:val="40"/>
          <w:lang w:val="en" w:eastAsia="en-US" w:bidi="ar-SA"/>
        </w:rPr>
      </w:rPrChange>
    </w:rPr>
  </w:style>
  <w:style w:type="paragraph" w:styleId="Heading2">
    <w:name w:val="heading 2"/>
    <w:basedOn w:val="Normal"/>
    <w:next w:val="Normal"/>
    <w:link w:val="Heading2Char"/>
    <w:uiPriority w:val="9"/>
    <w:semiHidden/>
    <w:unhideWhenUsed/>
    <w:qFormat/>
    <w:pPr>
      <w:keepNext/>
      <w:keepLines/>
      <w:spacing w:before="360" w:after="120"/>
      <w:outlineLvl w:val="1"/>
      <w:pPrChange w:id="2" w:author="Comparison" w:date="2026-08-03T22:22:00Z">
        <w:pPr>
          <w:keepNext/>
          <w:keepLines/>
          <w:spacing w:before="160" w:after="80" w:line="276" w:lineRule="auto"/>
          <w:outlineLvl w:val="1"/>
        </w:pPr>
      </w:pPrChange>
    </w:pPr>
    <w:rPr>
      <w:sz w:val="32"/>
      <w:szCs w:val="32"/>
      <w:rPrChange w:id="2" w:author="Comparison" w:date="2026-08-03T22:22:00Z">
        <w:rPr>
          <w:rFonts w:asciiTheme="majorHAnsi" w:eastAsiaTheme="majorEastAsia" w:hAnsiTheme="majorHAnsi" w:cstheme="majorBidi"/>
          <w:color w:val="0F4761" w:themeColor="accent1" w:themeShade="BF"/>
          <w:sz w:val="32"/>
          <w:szCs w:val="32"/>
          <w:lang w:val="en" w:eastAsia="en-US" w:bidi="ar-SA"/>
        </w:rPr>
      </w:rPrChange>
    </w:rPr>
  </w:style>
  <w:style w:type="paragraph" w:styleId="Heading3">
    <w:name w:val="heading 3"/>
    <w:basedOn w:val="Normal"/>
    <w:next w:val="Normal"/>
    <w:link w:val="Heading3Char"/>
    <w:uiPriority w:val="9"/>
    <w:semiHidden/>
    <w:unhideWhenUsed/>
    <w:qFormat/>
    <w:pPr>
      <w:keepNext/>
      <w:keepLines/>
      <w:spacing w:before="320" w:after="80"/>
      <w:outlineLvl w:val="2"/>
      <w:pPrChange w:id="3" w:author="Comparison" w:date="2026-08-03T22:22:00Z">
        <w:pPr>
          <w:keepNext/>
          <w:keepLines/>
          <w:spacing w:before="160" w:after="80" w:line="276" w:lineRule="auto"/>
          <w:outlineLvl w:val="2"/>
        </w:pPr>
      </w:pPrChange>
    </w:pPr>
    <w:rPr>
      <w:color w:val="434343"/>
      <w:sz w:val="28"/>
      <w:szCs w:val="28"/>
      <w:rPrChange w:id="3" w:author="Comparison" w:date="2026-08-03T22:22:00Z">
        <w:rPr>
          <w:rFonts w:asciiTheme="minorHAnsi" w:eastAsiaTheme="majorEastAsia" w:hAnsiTheme="minorHAnsi" w:cstheme="majorBidi"/>
          <w:color w:val="0F4761" w:themeColor="accent1" w:themeShade="BF"/>
          <w:sz w:val="28"/>
          <w:szCs w:val="28"/>
          <w:lang w:val="en" w:eastAsia="en-US" w:bidi="ar-SA"/>
        </w:rPr>
      </w:rPrChange>
    </w:rPr>
  </w:style>
  <w:style w:type="paragraph" w:styleId="Heading4">
    <w:name w:val="heading 4"/>
    <w:basedOn w:val="Normal"/>
    <w:next w:val="Normal"/>
    <w:link w:val="Heading4Char"/>
    <w:uiPriority w:val="9"/>
    <w:semiHidden/>
    <w:unhideWhenUsed/>
    <w:qFormat/>
    <w:pPr>
      <w:keepNext/>
      <w:keepLines/>
      <w:spacing w:before="280" w:after="80"/>
      <w:outlineLvl w:val="3"/>
      <w:pPrChange w:id="4" w:author="Comparison" w:date="2026-08-03T22:22:00Z">
        <w:pPr>
          <w:keepNext/>
          <w:keepLines/>
          <w:spacing w:before="80" w:after="40" w:line="276" w:lineRule="auto"/>
          <w:outlineLvl w:val="3"/>
        </w:pPr>
      </w:pPrChange>
    </w:pPr>
    <w:rPr>
      <w:color w:val="666666"/>
      <w:sz w:val="24"/>
      <w:szCs w:val="24"/>
      <w:rPrChange w:id="4" w:author="Comparison" w:date="2026-08-03T22:22:00Z">
        <w:rPr>
          <w:rFonts w:asciiTheme="minorHAnsi" w:eastAsiaTheme="majorEastAsia" w:hAnsiTheme="minorHAnsi" w:cstheme="majorBidi"/>
          <w:i/>
          <w:iCs/>
          <w:color w:val="0F4761" w:themeColor="accent1" w:themeShade="BF"/>
          <w:sz w:val="22"/>
          <w:szCs w:val="22"/>
          <w:lang w:val="en" w:eastAsia="en-US" w:bidi="ar-SA"/>
        </w:rPr>
      </w:rPrChange>
    </w:rPr>
  </w:style>
  <w:style w:type="paragraph" w:styleId="Heading5">
    <w:name w:val="heading 5"/>
    <w:basedOn w:val="Normal"/>
    <w:next w:val="Normal"/>
    <w:link w:val="Heading5Char"/>
    <w:uiPriority w:val="9"/>
    <w:semiHidden/>
    <w:unhideWhenUsed/>
    <w:qFormat/>
    <w:pPr>
      <w:keepNext/>
      <w:keepLines/>
      <w:spacing w:before="240" w:after="80"/>
      <w:outlineLvl w:val="4"/>
      <w:pPrChange w:id="5" w:author="Comparison" w:date="2026-08-03T22:22:00Z">
        <w:pPr>
          <w:keepNext/>
          <w:keepLines/>
          <w:spacing w:before="80" w:after="40" w:line="276" w:lineRule="auto"/>
          <w:outlineLvl w:val="4"/>
        </w:pPr>
      </w:pPrChange>
    </w:pPr>
    <w:rPr>
      <w:color w:val="666666"/>
      <w:rPrChange w:id="5" w:author="Comparison" w:date="2026-08-03T22:22:00Z">
        <w:rPr>
          <w:rFonts w:asciiTheme="minorHAnsi" w:eastAsiaTheme="majorEastAsia" w:hAnsiTheme="minorHAnsi" w:cstheme="majorBidi"/>
          <w:color w:val="0F4761" w:themeColor="accent1" w:themeShade="BF"/>
          <w:sz w:val="22"/>
          <w:szCs w:val="22"/>
          <w:lang w:val="en" w:eastAsia="en-US" w:bidi="ar-SA"/>
        </w:rPr>
      </w:rPrChange>
    </w:rPr>
  </w:style>
  <w:style w:type="paragraph" w:styleId="Heading6">
    <w:name w:val="heading 6"/>
    <w:basedOn w:val="Normal"/>
    <w:next w:val="Normal"/>
    <w:link w:val="Heading6Char"/>
    <w:uiPriority w:val="9"/>
    <w:semiHidden/>
    <w:unhideWhenUsed/>
    <w:qFormat/>
    <w:pPr>
      <w:keepNext/>
      <w:keepLines/>
      <w:spacing w:before="240" w:after="80"/>
      <w:outlineLvl w:val="5"/>
      <w:pPrChange w:id="6" w:author="Comparison" w:date="2026-08-03T22:22:00Z">
        <w:pPr>
          <w:keepNext/>
          <w:keepLines/>
          <w:spacing w:before="40" w:line="276" w:lineRule="auto"/>
          <w:outlineLvl w:val="5"/>
        </w:pPr>
      </w:pPrChange>
    </w:pPr>
    <w:rPr>
      <w:i/>
      <w:iCs/>
      <w:color w:val="666666"/>
      <w:rPrChange w:id="6" w:author="Comparison" w:date="2026-08-03T22:22:00Z">
        <w:rPr>
          <w:rFonts w:asciiTheme="minorHAnsi" w:eastAsiaTheme="majorEastAsia" w:hAnsiTheme="minorHAnsi" w:cstheme="majorBidi"/>
          <w:i/>
          <w:iCs/>
          <w:color w:val="595959" w:themeColor="text1" w:themeTint="A6"/>
          <w:sz w:val="22"/>
          <w:szCs w:val="22"/>
          <w:lang w:val="en" w:eastAsia="en-US" w:bidi="ar-SA"/>
        </w:rPr>
      </w:rPrChange>
    </w:rPr>
  </w:style>
  <w:style w:type="paragraph" w:styleId="Heading7">
    <w:name w:val="heading 7"/>
    <w:basedOn w:val="Normal"/>
    <w:next w:val="Normal"/>
    <w:link w:val="Heading7Char"/>
    <w:uiPriority w:val="9"/>
    <w:semiHidden/>
    <w:unhideWhenUsed/>
    <w:qFormat/>
    <w:rsid w:val="00A705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05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05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rsid w:val="00A7053F"/>
    <w:rPr>
      <w:rFonts w:ascii="Arial" w:eastAsia="Arial" w:hAnsi="Arial" w:cs="Arial"/>
      <w:kern w:val="0"/>
      <w:sz w:val="32"/>
      <w:szCs w:val="32"/>
      <w:lang w:val="en"/>
      <w14:ligatures w14:val="none"/>
    </w:rPr>
  </w:style>
  <w:style w:type="character" w:customStyle="1" w:styleId="Heading3Char">
    <w:name w:val="Heading 3 Char"/>
    <w:basedOn w:val="DefaultParagraphFont"/>
    <w:link w:val="Heading3"/>
    <w:uiPriority w:val="9"/>
    <w:semiHidden/>
    <w:rsid w:val="00A7053F"/>
    <w:rPr>
      <w:rFonts w:ascii="Arial" w:eastAsia="Arial" w:hAnsi="Arial" w:cs="Arial"/>
      <w:color w:val="434343"/>
      <w:kern w:val="0"/>
      <w:sz w:val="28"/>
      <w:szCs w:val="28"/>
      <w:lang w:val="en"/>
      <w14:ligatures w14:val="none"/>
    </w:rPr>
  </w:style>
  <w:style w:type="character" w:customStyle="1" w:styleId="Heading4Char">
    <w:name w:val="Heading 4 Char"/>
    <w:basedOn w:val="DefaultParagraphFont"/>
    <w:link w:val="Heading4"/>
    <w:uiPriority w:val="9"/>
    <w:semiHidden/>
    <w:rsid w:val="00A7053F"/>
    <w:rPr>
      <w:rFonts w:ascii="Arial" w:eastAsia="Arial" w:hAnsi="Arial" w:cs="Arial"/>
      <w:color w:val="666666"/>
      <w:kern w:val="0"/>
      <w:lang w:val="en"/>
      <w14:ligatures w14:val="none"/>
    </w:rPr>
  </w:style>
  <w:style w:type="character" w:customStyle="1" w:styleId="Heading5Char">
    <w:name w:val="Heading 5 Char"/>
    <w:basedOn w:val="DefaultParagraphFont"/>
    <w:link w:val="Heading5"/>
    <w:uiPriority w:val="9"/>
    <w:semiHidden/>
    <w:rsid w:val="00A7053F"/>
    <w:rPr>
      <w:rFonts w:ascii="Arial" w:eastAsia="Arial" w:hAnsi="Arial" w:cs="Arial"/>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A7053F"/>
    <w:rPr>
      <w:rFonts w:ascii="Arial" w:eastAsia="Arial" w:hAnsi="Arial" w:cs="Arial"/>
      <w:i/>
      <w:iCs/>
      <w:color w:val="666666"/>
      <w:kern w:val="0"/>
      <w:sz w:val="22"/>
      <w:szCs w:val="22"/>
      <w:lang w:val="en"/>
      <w14:ligatures w14:val="none"/>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pPr>
      <w:keepNext/>
      <w:keepLines/>
      <w:spacing w:after="60"/>
      <w:pPrChange w:id="7" w:author="Comparison" w:date="2026-08-03T22:22:00Z">
        <w:pPr>
          <w:spacing w:after="80"/>
          <w:contextualSpacing/>
        </w:pPr>
      </w:pPrChange>
    </w:pPr>
    <w:rPr>
      <w:sz w:val="52"/>
      <w:szCs w:val="52"/>
      <w:rPrChange w:id="7" w:author="Comparison" w:date="2026-08-03T22:22:00Z">
        <w:rPr>
          <w:rFonts w:asciiTheme="majorHAnsi" w:eastAsiaTheme="majorEastAsia" w:hAnsiTheme="majorHAnsi" w:cstheme="majorBidi"/>
          <w:spacing w:val="-10"/>
          <w:kern w:val="28"/>
          <w:sz w:val="56"/>
          <w:szCs w:val="56"/>
          <w:lang w:val="en" w:eastAsia="en-US" w:bidi="ar-SA"/>
        </w:rPr>
      </w:rPrChange>
    </w:rPr>
  </w:style>
  <w:style w:type="character" w:customStyle="1" w:styleId="TitleChar">
    <w:name w:val="Title Char"/>
    <w:basedOn w:val="DefaultParagraphFont"/>
    <w:link w:val="Title"/>
    <w:uiPriority w:val="10"/>
    <w:rsid w:val="00A7053F"/>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pPr>
      <w:keepNext/>
      <w:keepLines/>
      <w:spacing w:after="320"/>
      <w:pPrChange w:id="8" w:author="Comparison" w:date="2026-08-03T22:22:00Z">
        <w:pPr>
          <w:numPr>
            <w:ilvl w:val="1"/>
          </w:numPr>
          <w:spacing w:line="276" w:lineRule="auto"/>
        </w:pPr>
      </w:pPrChange>
    </w:pPr>
    <w:rPr>
      <w:color w:val="666666"/>
      <w:sz w:val="30"/>
      <w:szCs w:val="30"/>
      <w:rPrChange w:id="8" w:author="Comparison" w:date="2026-08-03T22:22:00Z">
        <w:rPr>
          <w:rFonts w:asciiTheme="minorHAnsi" w:eastAsiaTheme="majorEastAsia" w:hAnsiTheme="minorHAnsi" w:cstheme="majorBidi"/>
          <w:color w:val="595959" w:themeColor="text1" w:themeTint="A6"/>
          <w:spacing w:val="15"/>
          <w:sz w:val="28"/>
          <w:szCs w:val="28"/>
          <w:lang w:val="en" w:eastAsia="en-US" w:bidi="ar-SA"/>
        </w:rPr>
      </w:rPrChange>
    </w:rPr>
  </w:style>
  <w:style w:type="character" w:customStyle="1" w:styleId="SubtitleChar">
    <w:name w:val="Subtitle Char"/>
    <w:basedOn w:val="DefaultParagraphFont"/>
    <w:link w:val="Subtitle"/>
    <w:uiPriority w:val="11"/>
    <w:rsid w:val="00A7053F"/>
    <w:rPr>
      <w:rFonts w:ascii="Arial" w:eastAsia="Arial" w:hAnsi="Arial" w:cs="Arial"/>
      <w:color w:val="666666"/>
      <w:kern w:val="0"/>
      <w:sz w:val="30"/>
      <w:szCs w:val="30"/>
      <w:lang w:val="en"/>
      <w14:ligatures w14:val="none"/>
    </w:rPr>
  </w:style>
  <w:style w:type="paragraph" w:styleId="Quote">
    <w:name w:val="Quote"/>
    <w:basedOn w:val="Normal"/>
    <w:next w:val="Normal"/>
    <w:link w:val="QuoteChar"/>
    <w:uiPriority w:val="29"/>
    <w:qFormat/>
    <w:rsid w:val="00A7053F"/>
    <w:pPr>
      <w:spacing w:before="160"/>
      <w:jc w:val="center"/>
    </w:pPr>
    <w:rPr>
      <w:i/>
      <w:iCs/>
      <w:color w:val="404040" w:themeColor="text1" w:themeTint="BF"/>
    </w:rPr>
  </w:style>
  <w:style w:type="character" w:customStyle="1" w:styleId="QuoteChar">
    <w:name w:val="Quote Char"/>
    <w:basedOn w:val="DefaultParagraphFont"/>
    <w:link w:val="Quote"/>
    <w:uiPriority w:val="29"/>
    <w:rsid w:val="00A7053F"/>
    <w:rPr>
      <w:rFonts w:ascii="Times New Roman" w:hAnsi="Times New Roman"/>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 w:type="table" w:customStyle="1" w:styleId="TableNormal0">
    <w:name w:val="TableNormal"/>
    <w:rsid w:val="00A11DDD"/>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2026-01-14T19:21:00Z</dcterms:created>
  <dcterms:modified xsi:type="dcterms:W3CDTF">2026-08-04T02:22:00Z</dcterms:modified>
</cp:coreProperties>
</file>