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0A540" w14:textId="77777777" w:rsidR="000C209D" w:rsidRDefault="000C209D">
      <w:pPr>
        <w:rPr>
          <w:rFonts w:ascii="Verdana, Geneva, sans-serif" w:hAnsi="Verdana, Geneva, sans-serif"/>
          <w:b/>
          <w:sz w:val="32"/>
          <w:rPrChange w:id="0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</w:pPr>
      <w:r>
        <w:rPr>
          <w:rFonts w:ascii="Verdana, Geneva, sans-serif" w:hAnsi="Verdana, Geneva, sans-serif"/>
          <w:b/>
          <w:sz w:val="32"/>
          <w:rPrChange w:id="1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>file_</w:t>
      </w:r>
      <w:ins w:id="2" w:author="Arthur Souza Rodrigues" w:date="2026-07-10T21:46:00Z" w16du:dateUtc="2026-07-11T01:46:00Z">
        <w:r w:rsidR="00DF12FE"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96</w:t>
        </w:r>
      </w:ins>
      <w:del w:id="3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95</w:delText>
        </w:r>
      </w:del>
      <w:r>
        <w:rPr>
          <w:rFonts w:ascii="Verdana, Geneva, sans-serif" w:hAnsi="Verdana, Geneva, sans-serif"/>
          <w:b/>
          <w:sz w:val="32"/>
          <w:rPrChange w:id="4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>.docx</w:t>
      </w:r>
    </w:p>
    <w:p w14:paraId="43CB1011" w14:textId="61F3145A" w:rsidR="00D2317E" w:rsidRDefault="009445E5">
      <w:ins w:id="5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Large</w:t>
        </w:r>
      </w:ins>
      <w:del w:id="6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Calibri</w:delText>
        </w:r>
      </w:del>
      <w:r>
        <w:rPr>
          <w:rFonts w:ascii="Verdana, Geneva, sans-serif" w:hAnsi="Verdana, Geneva, sans-serif"/>
          <w:b/>
          <w:sz w:val="32"/>
          <w:rPrChange w:id="7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Font Demo</w:t>
      </w:r>
    </w:p>
    <w:p w14:paraId="6034369D" w14:textId="77777777" w:rsidR="00D2317E" w:rsidRDefault="009445E5">
      <w:r>
        <w:rPr>
          <w:rFonts w:ascii="Verdana, Geneva, sans-serif" w:hAnsi="Verdana, Geneva, sans-serif"/>
          <w:b/>
          <w:sz w:val="32"/>
          <w:rPrChange w:id="8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This document </w:t>
      </w:r>
      <w:ins w:id="9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shows Verdana</w:t>
        </w:r>
      </w:ins>
      <w:del w:id="10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uses the Calibri</w:delText>
        </w:r>
      </w:del>
      <w:r>
        <w:rPr>
          <w:rFonts w:ascii="Verdana, Geneva, sans-serif" w:hAnsi="Verdana, Geneva, sans-serif"/>
          <w:b/>
          <w:sz w:val="32"/>
          <w:rPrChange w:id="11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font </w:t>
      </w:r>
      <w:ins w:id="12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at size 16 with bold formatting</w:t>
        </w:r>
      </w:ins>
      <w:del w:id="13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family</w:delText>
        </w:r>
      </w:del>
      <w:r>
        <w:rPr>
          <w:rFonts w:ascii="Verdana, Geneva, sans-serif" w:hAnsi="Verdana, Geneva, sans-serif"/>
          <w:b/>
          <w:sz w:val="32"/>
          <w:rPrChange w:id="14" w:author="Arthur Souza Rodrigues" w:date="2026-07-10T21:46:00Z" w16du:dateUtc="2026-07-11T01:46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4E200817" w14:textId="77777777" w:rsidR="00D2317E" w:rsidRDefault="009445E5">
      <w:ins w:id="15" w:author="Arthur Souza Rodrigues" w:date="2026-07-10T21:46:00Z" w16du:dateUtc="2026-07-11T01:46:00Z">
        <w:r>
          <w:rPr>
            <w:rFonts w:ascii="Verdana, Geneva, sans-serif" w:hAnsi="Verdana, Geneva, sans-serif" w:cs="Verdana, Geneva, sans-serif"/>
            <w:b/>
            <w:bCs/>
            <w:sz w:val="32"/>
            <w:szCs w:val="32"/>
          </w:rPr>
          <w:t>Verdana bold at 16pt is highly readable for presentations.</w:t>
        </w:r>
      </w:ins>
      <w:del w:id="16" w:author="Arthur Souza Rodrigues" w:date="2026-07-10T21:46:00Z" w16du:dateUtc="2026-07-11T01:46:00Z">
        <w:r>
          <w:rPr>
            <w:rFonts w:ascii="&quot;Calibri&quot;, Arial, sans-serif" w:hAnsi="&quot;Calibri&quot;, Arial, sans-serif" w:cs="&quot;Calibri&quot;, Arial, sans-serif"/>
          </w:rPr>
          <w:delText>Calibri is the default font in Microsoft Office.</w:delText>
        </w:r>
      </w:del>
    </w:p>
    <w:sectPr w:rsidR="00D231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317E"/>
    <w:rsid w:val="000C209D"/>
    <w:rsid w:val="0019469E"/>
    <w:rsid w:val="006920B1"/>
    <w:rsid w:val="00D2317E"/>
    <w:rsid w:val="00D434AF"/>
    <w:rsid w:val="00D53FE7"/>
    <w:rsid w:val="00DF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FDF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2026-07-11T01:46:00Z</dcterms:modified>
</cp:coreProperties>
</file>