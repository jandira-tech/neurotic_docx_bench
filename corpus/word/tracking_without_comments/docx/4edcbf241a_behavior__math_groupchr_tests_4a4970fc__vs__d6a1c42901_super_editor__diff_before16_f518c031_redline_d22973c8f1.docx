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9FBAB" w14:textId="55E7A5AC" w:rsidR="00BF2CA6" w:rsidRDefault="00BF2CA6" w:rsidP="00BF2CA6">
      <w:pPr>
        <w:pStyle w:val="Heading1"/>
        <w:rPr>
          <w:ins w:id="0" w:author="Luccas Correa" w:date="2026-08-03T22:24:00Z" w16du:dateUtc="2026-08-04T02:24:00Z"/>
        </w:rPr>
      </w:pPr>
      <w:ins w:id="1" w:author="Luccas Correa" w:date="2026-08-03T22:24:00Z" w16du:dateUtc="2026-08-04T02:24:00Z">
        <w:r>
          <w:t>Diffing feature</w:t>
        </w:r>
      </w:ins>
    </w:p>
    <w:tbl>
      <w:tblPr>
        <w:tblStyle w:val="TableGrid"/>
        <w:tblW w:w="0" w:type="auto"/>
        <w:tblLook w:val="04A0" w:firstRow="1" w:lastRow="0" w:firstColumn="1" w:lastColumn="0" w:noHBand="0" w:noVBand="1"/>
      </w:tblPr>
      <w:tblGrid>
        <w:gridCol w:w="9350"/>
      </w:tblGrid>
      <w:tr w:rsidR="00523539" w14:paraId="718AB3DC" w14:textId="77777777" w:rsidTr="00523539">
        <w:trPr>
          <w:ins w:id="2" w:author="Luccas Correa" w:date="2026-08-03T22:24:00Z" w16du:dateUtc="2026-08-04T02:24:00Z"/>
        </w:trPr>
        <w:tc>
          <w:tcPr>
            <w:tcW w:w="9350" w:type="dxa"/>
          </w:tcPr>
          <w:p w14:paraId="71D0C7B7" w14:textId="0D6B1B09" w:rsidR="00523539" w:rsidRDefault="00523539" w:rsidP="00BF2CA6">
            <w:pPr>
              <w:rPr>
                <w:ins w:id="3" w:author="Luccas Correa" w:date="2026-08-03T22:24:00Z" w16du:dateUtc="2026-08-04T02:24:00Z"/>
              </w:rPr>
            </w:pPr>
            <w:ins w:id="4" w:author="Luccas Correa" w:date="2026-08-03T22:24:00Z" w16du:dateUtc="2026-08-04T02:24:00Z">
              <w:r>
                <w:t>Diffing allows users to compare two versions of a document and quickly identify what changed between them. Instead of reading both files line by line, the editor highlights insertions, deletions, and updates so reviewers can focus on meaningful edits.</w:t>
              </w:r>
            </w:ins>
          </w:p>
        </w:tc>
      </w:tr>
      <w:tr w:rsidR="00523539" w14:paraId="63E4DFED" w14:textId="77777777" w:rsidTr="00523539">
        <w:trPr>
          <w:ins w:id="5" w:author="Luccas Correa" w:date="2026-08-03T22:24:00Z" w16du:dateUtc="2026-08-04T02:24:00Z"/>
        </w:trPr>
        <w:tc>
          <w:tcPr>
            <w:tcW w:w="9350" w:type="dxa"/>
          </w:tcPr>
          <w:p w14:paraId="7122ECD7" w14:textId="2344E7E7" w:rsidR="00523539" w:rsidRDefault="00523539" w:rsidP="00BF2CA6">
            <w:pPr>
              <w:rPr>
                <w:ins w:id="6" w:author="Luccas Correa" w:date="2026-08-03T22:24:00Z" w16du:dateUtc="2026-08-04T02:24:00Z"/>
              </w:rPr>
            </w:pPr>
            <w:ins w:id="7" w:author="Luccas Correa" w:date="2026-08-03T22:24:00Z" w16du:dateUtc="2026-08-04T02:24:00Z">
              <w:r>
                <w: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w:t>
              </w:r>
            </w:ins>
          </w:p>
        </w:tc>
      </w:tr>
      <w:tr w:rsidR="00523539" w14:paraId="741A0F82" w14:textId="77777777" w:rsidTr="00523539">
        <w:trPr>
          <w:ins w:id="8" w:author="Luccas Correa" w:date="2026-08-03T22:24:00Z" w16du:dateUtc="2026-08-04T02:24:00Z"/>
        </w:trPr>
        <w:tc>
          <w:tcPr>
            <w:tcW w:w="9350" w:type="dxa"/>
          </w:tcPr>
          <w:p w14:paraId="5E6F6F9F" w14:textId="7C87E125" w:rsidR="00523539" w:rsidRDefault="00523539" w:rsidP="00BF2CA6">
            <w:pPr>
              <w:rPr>
                <w:ins w:id="9" w:author="Luccas Correa" w:date="2026-08-03T22:24:00Z" w16du:dateUtc="2026-08-04T02:24:00Z"/>
              </w:rPr>
            </w:pPr>
            <w:ins w:id="10" w:author="Luccas Correa" w:date="2026-08-03T22:24:00Z" w16du:dateUtc="2026-08-04T02:24:00Z">
              <w:r>
                <w: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t>
              </w:r>
            </w:ins>
          </w:p>
        </w:tc>
      </w:tr>
      <w:tr w:rsidR="00523539" w14:paraId="5E53081A" w14:textId="77777777" w:rsidTr="00523539">
        <w:trPr>
          <w:ins w:id="11" w:author="Luccas Correa" w:date="2026-08-03T22:24:00Z" w16du:dateUtc="2026-08-04T02:24:00Z"/>
        </w:trPr>
        <w:tc>
          <w:tcPr>
            <w:tcW w:w="9350" w:type="dxa"/>
          </w:tcPr>
          <w:p w14:paraId="26D1EBE2" w14:textId="15B91767" w:rsidR="00523539" w:rsidRDefault="00523539" w:rsidP="00BF2CA6">
            <w:pPr>
              <w:rPr>
                <w:ins w:id="12" w:author="Luccas Correa" w:date="2026-08-03T22:24:00Z" w16du:dateUtc="2026-08-04T02:24:00Z"/>
              </w:rPr>
            </w:pPr>
            <w:ins w:id="13" w:author="Luccas Correa" w:date="2026-08-03T22:24:00Z" w16du:dateUtc="2026-08-04T02:24:00Z">
              <w:r>
                <w:t>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w:t>
              </w:r>
            </w:ins>
          </w:p>
        </w:tc>
      </w:tr>
      <w:tr w:rsidR="00523539" w14:paraId="455A96BF" w14:textId="77777777" w:rsidTr="00523539">
        <w:trPr>
          <w:ins w:id="14" w:author="Luccas Correa" w:date="2026-08-03T22:24:00Z" w16du:dateUtc="2026-08-04T02:24:00Z"/>
        </w:trPr>
        <w:tc>
          <w:tcPr>
            <w:tcW w:w="9350" w:type="dxa"/>
          </w:tcPr>
          <w:p w14:paraId="326AC6D5" w14:textId="657A841B" w:rsidR="00523539" w:rsidRDefault="00523539" w:rsidP="00BF2CA6">
            <w:pPr>
              <w:rPr>
                <w:ins w:id="15" w:author="Luccas Correa" w:date="2026-08-03T22:24:00Z" w16du:dateUtc="2026-08-04T02:24:00Z"/>
              </w:rPr>
            </w:pPr>
            <w:ins w:id="16" w:author="Luccas Correa" w:date="2026-08-03T22:24:00Z" w16du:dateUtc="2026-08-04T02:24:00Z">
              <w:r>
                <w: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w:t>
              </w:r>
            </w:ins>
          </w:p>
        </w:tc>
      </w:tr>
      <w:tr w:rsidR="00523539" w14:paraId="5E9E6D64" w14:textId="77777777" w:rsidTr="00523539">
        <w:trPr>
          <w:ins w:id="17" w:author="Luccas Correa" w:date="2026-08-03T22:24:00Z" w16du:dateUtc="2026-08-04T02:24:00Z"/>
        </w:trPr>
        <w:tc>
          <w:tcPr>
            <w:tcW w:w="9350" w:type="dxa"/>
          </w:tcPr>
          <w:p w14:paraId="3F55EE29" w14:textId="46510B01" w:rsidR="00523539" w:rsidRDefault="00523539" w:rsidP="00BF2CA6">
            <w:pPr>
              <w:rPr>
                <w:ins w:id="18" w:author="Luccas Correa" w:date="2026-08-03T22:24:00Z" w16du:dateUtc="2026-08-04T02:24:00Z"/>
              </w:rPr>
            </w:pPr>
            <w:ins w:id="19" w:author="Luccas Correa" w:date="2026-08-03T22:24:00Z" w16du:dateUtc="2026-08-04T02:24:00Z">
              <w:r>
                <w:t>A reliable diff and replay pipeline gives teams confidence when validating revisions. It supports faster reviews, clearer audit trails, and safer document updates, especially in complex workflows with tracked changes, threaded comments, and repeated compare/replay cycles.</w:t>
              </w:r>
            </w:ins>
          </w:p>
        </w:tc>
      </w:tr>
    </w:tbl>
    <w:p w14:paraId="661F96AA" w14:textId="77777777" w:rsidR="00D50187" w:rsidRDefault="0034068A">
      <w:pPr>
        <w:rPr>
          <w:del w:id="20" w:author="Luccas Correa" w:date="2026-08-03T22:24:00Z" w16du:dateUtc="2026-08-04T02:24:00Z"/>
        </w:rPr>
      </w:pPr>
      <w:del w:id="21" w:author="Luccas Correa" w:date="2026-08-03T22:24:00Z" w16du:dateUtc="2026-08-04T02:24:00Z">
        <w:r>
          <w:rPr>
            <w:b/>
            <w:sz w:val="32"/>
          </w:rPr>
          <w:delText>m:groupChr ECMA-376 §22.1.2.41 — All Variations</w:delText>
        </w:r>
      </w:del>
    </w:p>
    <w:p w14:paraId="64E3DE2F" w14:textId="77777777" w:rsidR="00D50187" w:rsidRDefault="0034068A">
      <w:pPr>
        <w:rPr>
          <w:del w:id="22" w:author="Luccas Correa" w:date="2026-08-03T22:24:00Z" w16du:dateUtc="2026-08-04T02:24:00Z"/>
        </w:rPr>
      </w:pPr>
      <w:del w:id="23" w:author="Luccas Correa" w:date="2026-08-03T22:24:00Z" w16du:dateUtc="2026-08-04T02:24:00Z">
        <w:r>
          <w:delText>Each labeled line below is followed by the math object it describes. Empty m:chr should render with no bracket/arrow.</w:delText>
        </w:r>
      </w:del>
    </w:p>
    <w:p w14:paraId="14CF9688" w14:textId="77777777" w:rsidR="00D50187" w:rsidRDefault="0034068A">
      <w:pPr>
        <w:rPr>
          <w:del w:id="24" w:author="Luccas Correa" w:date="2026-08-03T22:24:00Z" w16du:dateUtc="2026-08-04T02:24:00Z"/>
        </w:rPr>
      </w:pPr>
      <w:del w:id="25" w:author="Luccas Correa" w:date="2026-08-03T22:24:00Z" w16du:dateUtc="2026-08-04T02:24:00Z">
        <w:r>
          <w:rPr>
            <w:b/>
          </w:rPr>
          <w:delText>1. Default (no groupChrPr) — expect U+23DF bottom curly, below base</w:delText>
        </w:r>
      </w:del>
    </w:p>
    <w:p w14:paraId="7ACE90A2" w14:textId="77777777" w:rsidR="00D50187" w:rsidRDefault="0034068A">
      <w:pPr>
        <w:rPr>
          <w:del w:id="26" w:author="Luccas Correa" w:date="2026-08-03T22:24:00Z" w16du:dateUtc="2026-08-04T02:24:00Z"/>
        </w:rPr>
      </w:pPr>
      <m:oMathPara>
        <m:oMath>
          <m:groupChr>
            <m:groupChrPr>
              <m:ctrlPr>
                <w:del w:id="27" w:author="Luccas Correa" w:date="2026-08-03T22:24:00Z" w16du:dateUtc="2026-08-04T02:24:00Z">
                  <w:rPr>
                    <w:rFonts w:ascii="Cambria Math" w:hAnsi="Cambria Math"/>
                  </w:rPr>
                </w:del>
              </m:ctrlPr>
            </m:groupChrPr>
            <m:e>
              <m:r>
                <w:del w:id="28" w:author="Luccas Correa" w:date="2026-08-03T22:24:00Z" w16du:dateUtc="2026-08-04T02:24:00Z">
                  <w:rPr>
                    <w:rFonts w:ascii="Cambria Math" w:hAnsi="Cambria Math"/>
                  </w:rPr>
                  <m:t>x</m:t>
                </w:del>
              </m:r>
              <m:r>
                <w:del w:id="29" w:author="Luccas Correa" w:date="2026-08-03T22:24:00Z" w16du:dateUtc="2026-08-04T02:24:00Z">
                  <w:rPr>
                    <w:rFonts w:ascii="Cambria Math" w:hAnsi="Cambria Math"/>
                  </w:rPr>
                  <m:t>+</m:t>
                </w:del>
              </m:r>
              <m:r>
                <w:del w:id="30" w:author="Luccas Correa" w:date="2026-08-03T22:24:00Z" w16du:dateUtc="2026-08-04T02:24:00Z">
                  <w:rPr>
                    <w:rFonts w:ascii="Cambria Math" w:hAnsi="Cambria Math"/>
                  </w:rPr>
                  <m:t>y</m:t>
                </w:del>
              </m:r>
              <m:r>
                <w:del w:id="31" w:author="Luccas Correa" w:date="2026-08-03T22:24:00Z" w16du:dateUtc="2026-08-04T02:24:00Z">
                  <w:rPr>
                    <w:rFonts w:ascii="Cambria Math" w:hAnsi="Cambria Math"/>
                  </w:rPr>
                  <m:t>+</m:t>
                </w:del>
              </m:r>
              <m:r>
                <w:del w:id="32" w:author="Luccas Correa" w:date="2026-08-03T22:24:00Z" w16du:dateUtc="2026-08-04T02:24:00Z">
                  <w:rPr>
                    <w:rFonts w:ascii="Cambria Math" w:hAnsi="Cambria Math"/>
                  </w:rPr>
                  <m:t>z</m:t>
                </w:del>
              </m:r>
            </m:e>
          </m:groupChr>
        </m:oMath>
      </m:oMathPara>
    </w:p>
    <w:p w14:paraId="618F7DA7" w14:textId="77777777" w:rsidR="00D50187" w:rsidRDefault="0034068A">
      <w:pPr>
        <w:rPr>
          <w:del w:id="33" w:author="Luccas Correa" w:date="2026-08-03T22:24:00Z" w16du:dateUtc="2026-08-04T02:24:00Z"/>
        </w:rPr>
      </w:pPr>
      <w:del w:id="34" w:author="Luccas Correa" w:date="2026-08-03T22:24:00Z" w16du:dateUtc="2026-08-04T02:24:00Z">
        <w:r>
          <w:rPr>
            <w:b/>
          </w:rPr>
          <w:delText>2. Empty m:chr (no m:val) — spec says character is hidden</w:delText>
        </w:r>
      </w:del>
    </w:p>
    <w:p w14:paraId="58D45199" w14:textId="77777777" w:rsidR="00D50187" w:rsidRDefault="0034068A">
      <w:pPr>
        <w:rPr>
          <w:del w:id="35" w:author="Luccas Correa" w:date="2026-08-03T22:24:00Z" w16du:dateUtc="2026-08-04T02:24:00Z"/>
        </w:rPr>
      </w:pPr>
      <m:oMathPara>
        <m:oMath>
          <m:groupChr>
            <m:groupChrPr>
              <m:chr m:val=""/>
              <m:ctrlPr>
                <w:del w:id="36" w:author="Luccas Correa" w:date="2026-08-03T22:24:00Z" w16du:dateUtc="2026-08-04T02:24:00Z">
                  <w:rPr>
                    <w:rFonts w:ascii="Cambria Math" w:hAnsi="Cambria Math"/>
                  </w:rPr>
                </w:del>
              </m:ctrlPr>
            </m:groupChrPr>
            <m:e>
              <m:r>
                <w:del w:id="37" w:author="Luccas Correa" w:date="2026-08-03T22:24:00Z" w16du:dateUtc="2026-08-04T02:24:00Z">
                  <w:rPr>
                    <w:rFonts w:ascii="Cambria Math" w:hAnsi="Cambria Math"/>
                  </w:rPr>
                  <m:t>a</m:t>
                </w:del>
              </m:r>
              <m:r>
                <w:del w:id="38" w:author="Luccas Correa" w:date="2026-08-03T22:24:00Z" w16du:dateUtc="2026-08-04T02:24:00Z">
                  <w:rPr>
                    <w:rFonts w:ascii="Cambria Math" w:hAnsi="Cambria Math"/>
                  </w:rPr>
                  <m:t>+</m:t>
                </w:del>
              </m:r>
              <m:r>
                <w:del w:id="39" w:author="Luccas Correa" w:date="2026-08-03T22:24:00Z" w16du:dateUtc="2026-08-04T02:24:00Z">
                  <w:rPr>
                    <w:rFonts w:ascii="Cambria Math" w:hAnsi="Cambria Math"/>
                  </w:rPr>
                  <m:t>b</m:t>
                </w:del>
              </m:r>
            </m:e>
          </m:groupChr>
        </m:oMath>
      </m:oMathPara>
    </w:p>
    <w:p w14:paraId="644B43EE" w14:textId="77777777" w:rsidR="00D50187" w:rsidRDefault="0034068A">
      <w:pPr>
        <w:rPr>
          <w:del w:id="40" w:author="Luccas Correa" w:date="2026-08-03T22:24:00Z" w16du:dateUtc="2026-08-04T02:24:00Z"/>
        </w:rPr>
      </w:pPr>
      <w:del w:id="41" w:author="Luccas Correa" w:date="2026-08-03T22:24:00Z" w16du:dateUtc="2026-08-04T02:24:00Z">
        <w:r>
          <w:rPr>
            <w:b/>
          </w:rPr>
          <w:delText>3. Explicit bottom curly bracket U+23DF, pos=bot (underbrace)</w:delText>
        </w:r>
      </w:del>
    </w:p>
    <w:p w14:paraId="3679EA23" w14:textId="77777777" w:rsidR="00D50187" w:rsidRDefault="0034068A">
      <w:pPr>
        <w:rPr>
          <w:del w:id="42" w:author="Luccas Correa" w:date="2026-08-03T22:24:00Z" w16du:dateUtc="2026-08-04T02:24:00Z"/>
        </w:rPr>
      </w:pPr>
      <m:oMathPara>
        <m:oMath>
          <m:groupChr>
            <m:groupChrPr>
              <m:ctrlPr>
                <w:del w:id="43" w:author="Luccas Correa" w:date="2026-08-03T22:24:00Z" w16du:dateUtc="2026-08-04T02:24:00Z">
                  <w:rPr>
                    <w:rFonts w:ascii="Cambria Math" w:hAnsi="Cambria Math"/>
                  </w:rPr>
                </w:del>
              </m:ctrlPr>
            </m:groupChrPr>
            <m:e>
              <m:r>
                <w:del w:id="44" w:author="Luccas Correa" w:date="2026-08-03T22:24:00Z" w16du:dateUtc="2026-08-04T02:24:00Z">
                  <w:rPr>
                    <w:rFonts w:ascii="Cambria Math" w:hAnsi="Cambria Math"/>
                  </w:rPr>
                  <m:t>a</m:t>
                </w:del>
              </m:r>
              <m:r>
                <w:del w:id="45" w:author="Luccas Correa" w:date="2026-08-03T22:24:00Z" w16du:dateUtc="2026-08-04T02:24:00Z">
                  <w:rPr>
                    <w:rFonts w:ascii="Cambria Math" w:hAnsi="Cambria Math"/>
                  </w:rPr>
                  <m:t>+</m:t>
                </w:del>
              </m:r>
              <m:r>
                <w:del w:id="46" w:author="Luccas Correa" w:date="2026-08-03T22:24:00Z" w16du:dateUtc="2026-08-04T02:24:00Z">
                  <w:rPr>
                    <w:rFonts w:ascii="Cambria Math" w:hAnsi="Cambria Math"/>
                  </w:rPr>
                  <m:t>b</m:t>
                </w:del>
              </m:r>
              <m:r>
                <w:del w:id="47" w:author="Luccas Correa" w:date="2026-08-03T22:24:00Z" w16du:dateUtc="2026-08-04T02:24:00Z">
                  <w:rPr>
                    <w:rFonts w:ascii="Cambria Math" w:hAnsi="Cambria Math"/>
                  </w:rPr>
                  <m:t>+</m:t>
                </w:del>
              </m:r>
              <m:r>
                <w:del w:id="48" w:author="Luccas Correa" w:date="2026-08-03T22:24:00Z" w16du:dateUtc="2026-08-04T02:24:00Z">
                  <w:rPr>
                    <w:rFonts w:ascii="Cambria Math" w:hAnsi="Cambria Math"/>
                  </w:rPr>
                  <m:t>c</m:t>
                </w:del>
              </m:r>
            </m:e>
          </m:groupChr>
        </m:oMath>
      </m:oMathPara>
    </w:p>
    <w:p w14:paraId="7E181109" w14:textId="77777777" w:rsidR="00D50187" w:rsidRDefault="0034068A">
      <w:pPr>
        <w:rPr>
          <w:del w:id="49" w:author="Luccas Correa" w:date="2026-08-03T22:24:00Z" w16du:dateUtc="2026-08-04T02:24:00Z"/>
        </w:rPr>
      </w:pPr>
      <w:del w:id="50" w:author="Luccas Correa" w:date="2026-08-03T22:24:00Z" w16du:dateUtc="2026-08-04T02:24:00Z">
        <w:r>
          <w:rPr>
            <w:b/>
          </w:rPr>
          <w:delText>4. Top curly bracket U+23DE, pos=top (overbrace)</w:delText>
        </w:r>
      </w:del>
    </w:p>
    <w:p w14:paraId="7C527BAE" w14:textId="77777777" w:rsidR="00D50187" w:rsidRDefault="0034068A">
      <w:pPr>
        <w:rPr>
          <w:del w:id="51" w:author="Luccas Correa" w:date="2026-08-03T22:24:00Z" w16du:dateUtc="2026-08-04T02:24:00Z"/>
        </w:rPr>
      </w:pPr>
      <m:oMathPara>
        <m:oMath>
          <m:groupChr>
            <m:groupChrPr>
              <m:chr m:val="⏞"/>
              <m:pos m:val="top"/>
              <m:ctrlPr>
                <w:del w:id="52" w:author="Luccas Correa" w:date="2026-08-03T22:24:00Z" w16du:dateUtc="2026-08-04T02:24:00Z">
                  <w:rPr>
                    <w:rFonts w:ascii="Cambria Math" w:hAnsi="Cambria Math"/>
                  </w:rPr>
                </w:del>
              </m:ctrlPr>
            </m:groupChrPr>
            <m:e>
              <m:r>
                <w:del w:id="53" w:author="Luccas Correa" w:date="2026-08-03T22:24:00Z" w16du:dateUtc="2026-08-04T02:24:00Z">
                  <w:rPr>
                    <w:rFonts w:ascii="Cambria Math" w:hAnsi="Cambria Math"/>
                  </w:rPr>
                  <m:t>x</m:t>
                </w:del>
              </m:r>
              <m:r>
                <w:del w:id="54" w:author="Luccas Correa" w:date="2026-08-03T22:24:00Z" w16du:dateUtc="2026-08-04T02:24:00Z">
                  <w:rPr>
                    <w:rFonts w:ascii="Cambria Math" w:hAnsi="Cambria Math"/>
                  </w:rPr>
                  <m:t>+</m:t>
                </w:del>
              </m:r>
              <m:r>
                <w:del w:id="55" w:author="Luccas Correa" w:date="2026-08-03T22:24:00Z" w16du:dateUtc="2026-08-04T02:24:00Z">
                  <w:rPr>
                    <w:rFonts w:ascii="Cambria Math" w:hAnsi="Cambria Math"/>
                  </w:rPr>
                  <m:t>y</m:t>
                </w:del>
              </m:r>
            </m:e>
          </m:groupChr>
        </m:oMath>
      </m:oMathPara>
    </w:p>
    <w:p w14:paraId="035FB455" w14:textId="77777777" w:rsidR="00D50187" w:rsidRDefault="0034068A">
      <w:pPr>
        <w:rPr>
          <w:del w:id="56" w:author="Luccas Correa" w:date="2026-08-03T22:24:00Z" w16du:dateUtc="2026-08-04T02:24:00Z"/>
        </w:rPr>
      </w:pPr>
      <w:del w:id="57" w:author="Luccas Correa" w:date="2026-08-03T22:24:00Z" w16du:dateUtc="2026-08-04T02:24:00Z">
        <w:r>
          <w:rPr>
            <w:b/>
          </w:rPr>
          <w:delText>5. Leftward arrow U+2190, pos=top</w:delText>
        </w:r>
      </w:del>
    </w:p>
    <w:p w14:paraId="0995C692" w14:textId="77777777" w:rsidR="00D50187" w:rsidRDefault="0034068A">
      <w:pPr>
        <w:rPr>
          <w:del w:id="58" w:author="Luccas Correa" w:date="2026-08-03T22:24:00Z" w16du:dateUtc="2026-08-04T02:24:00Z"/>
        </w:rPr>
      </w:pPr>
      <m:oMathPara>
        <m:oMath>
          <m:groupChr>
            <m:groupChrPr>
              <m:chr m:val="←"/>
              <m:pos m:val="top"/>
              <m:ctrlPr>
                <w:del w:id="59" w:author="Luccas Correa" w:date="2026-08-03T22:24:00Z" w16du:dateUtc="2026-08-04T02:24:00Z">
                  <w:rPr>
                    <w:rFonts w:ascii="Cambria Math" w:hAnsi="Cambria Math"/>
                  </w:rPr>
                </w:del>
              </m:ctrlPr>
            </m:groupChrPr>
            <m:e>
              <m:r>
                <w:del w:id="60" w:author="Luccas Correa" w:date="2026-08-03T22:24:00Z" w16du:dateUtc="2026-08-04T02:24:00Z">
                  <w:rPr>
                    <w:rFonts w:ascii="Cambria Math" w:hAnsi="Cambria Math"/>
                  </w:rPr>
                  <m:t>n</m:t>
                </w:del>
              </m:r>
              <m:r>
                <w:del w:id="61" w:author="Luccas Correa" w:date="2026-08-03T22:24:00Z" w16du:dateUtc="2026-08-04T02:24:00Z">
                  <w:rPr>
                    <w:rFonts w:ascii="Cambria Math" w:hAnsi="Cambria Math"/>
                  </w:rPr>
                  <m:t xml:space="preserve"> </m:t>
                </w:del>
              </m:r>
              <m:r>
                <w:del w:id="62" w:author="Luccas Correa" w:date="2026-08-03T22:24:00Z" w16du:dateUtc="2026-08-04T02:24:00Z">
                  <w:rPr>
                    <w:rFonts w:ascii="Cambria Math" w:hAnsi="Cambria Math"/>
                  </w:rPr>
                  <m:t>terms</m:t>
                </w:del>
              </m:r>
            </m:e>
          </m:groupChr>
        </m:oMath>
      </m:oMathPara>
    </w:p>
    <w:p w14:paraId="51EF9087" w14:textId="77777777" w:rsidR="00D50187" w:rsidRDefault="0034068A">
      <w:pPr>
        <w:rPr>
          <w:del w:id="63" w:author="Luccas Correa" w:date="2026-08-03T22:24:00Z" w16du:dateUtc="2026-08-04T02:24:00Z"/>
        </w:rPr>
      </w:pPr>
      <w:del w:id="64" w:author="Luccas Correa" w:date="2026-08-03T22:24:00Z" w16du:dateUtc="2026-08-04T02:24:00Z">
        <w:r>
          <w:rPr>
            <w:b/>
          </w:rPr>
          <w:delText>6. Rightward arrow U+2192, pos=bot</w:delText>
        </w:r>
      </w:del>
    </w:p>
    <w:p w14:paraId="6E885B70" w14:textId="77777777" w:rsidR="00D50187" w:rsidRDefault="0034068A">
      <w:pPr>
        <w:rPr>
          <w:del w:id="65" w:author="Luccas Correa" w:date="2026-08-03T22:24:00Z" w16du:dateUtc="2026-08-04T02:24:00Z"/>
        </w:rPr>
      </w:pPr>
      <m:oMathPara>
        <m:oMath>
          <m:groupChr>
            <m:groupChrPr>
              <m:chr m:val="→"/>
              <m:ctrlPr>
                <w:del w:id="66" w:author="Luccas Correa" w:date="2026-08-03T22:24:00Z" w16du:dateUtc="2026-08-04T02:24:00Z">
                  <w:rPr>
                    <w:rFonts w:ascii="Cambria Math" w:hAnsi="Cambria Math"/>
                  </w:rPr>
                </w:del>
              </m:ctrlPr>
            </m:groupChrPr>
            <m:e>
              <m:r>
                <w:del w:id="67" w:author="Luccas Correa" w:date="2026-08-03T22:24:00Z" w16du:dateUtc="2026-08-04T02:24:00Z">
                  <w:rPr>
                    <w:rFonts w:ascii="Cambria Math" w:hAnsi="Cambria Math"/>
                  </w:rPr>
                  <m:t>vector</m:t>
                </w:del>
              </m:r>
            </m:e>
          </m:groupChr>
        </m:oMath>
      </m:oMathPara>
    </w:p>
    <w:p w14:paraId="0028D413" w14:textId="77777777" w:rsidR="00D50187" w:rsidRDefault="0034068A">
      <w:pPr>
        <w:rPr>
          <w:del w:id="68" w:author="Luccas Correa" w:date="2026-08-03T22:24:00Z" w16du:dateUtc="2026-08-04T02:24:00Z"/>
        </w:rPr>
      </w:pPr>
      <w:del w:id="69" w:author="Luccas Correa" w:date="2026-08-03T22:24:00Z" w16du:dateUtc="2026-08-04T02:24:00Z">
        <w:r>
          <w:rPr>
            <w:b/>
          </w:rPr>
          <w:delText>7. vertJc combo: pos=top, vertJc=top</w:delText>
        </w:r>
      </w:del>
    </w:p>
    <w:p w14:paraId="395C7E19" w14:textId="77777777" w:rsidR="00D50187" w:rsidRDefault="0034068A">
      <w:pPr>
        <w:rPr>
          <w:del w:id="70" w:author="Luccas Correa" w:date="2026-08-03T22:24:00Z" w16du:dateUtc="2026-08-04T02:24:00Z"/>
        </w:rPr>
      </w:pPr>
      <m:oMathPara>
        <m:oMath>
          <m:groupChr>
            <m:groupChrPr>
              <m:chr m:val="⏞"/>
              <m:pos m:val="top"/>
              <m:ctrlPr>
                <w:del w:id="71" w:author="Luccas Correa" w:date="2026-08-03T22:24:00Z" w16du:dateUtc="2026-08-04T02:24:00Z">
                  <w:rPr>
                    <w:rFonts w:ascii="Cambria Math" w:hAnsi="Cambria Math"/>
                  </w:rPr>
                </w:del>
              </m:ctrlPr>
            </m:groupChrPr>
            <m:e>
              <m:r>
                <w:del w:id="72" w:author="Luccas Correa" w:date="2026-08-03T22:24:00Z" w16du:dateUtc="2026-08-04T02:24:00Z">
                  <w:rPr>
                    <w:rFonts w:ascii="Cambria Math" w:hAnsi="Cambria Math"/>
                  </w:rPr>
                  <m:t>p</m:t>
                </w:del>
              </m:r>
              <m:r>
                <w:del w:id="73" w:author="Luccas Correa" w:date="2026-08-03T22:24:00Z" w16du:dateUtc="2026-08-04T02:24:00Z">
                  <w:rPr>
                    <w:rFonts w:ascii="Cambria Math" w:hAnsi="Cambria Math"/>
                  </w:rPr>
                  <m:t>+</m:t>
                </w:del>
              </m:r>
              <m:r>
                <w:del w:id="74" w:author="Luccas Correa" w:date="2026-08-03T22:24:00Z" w16du:dateUtc="2026-08-04T02:24:00Z">
                  <w:rPr>
                    <w:rFonts w:ascii="Cambria Math" w:hAnsi="Cambria Math"/>
                  </w:rPr>
                  <m:t>q</m:t>
                </w:del>
              </m:r>
            </m:e>
          </m:groupChr>
        </m:oMath>
      </m:oMathPara>
    </w:p>
    <w:p w14:paraId="2C5E4A78" w14:textId="77777777" w:rsidR="00D50187" w:rsidRDefault="0034068A">
      <w:pPr>
        <w:rPr>
          <w:del w:id="75" w:author="Luccas Correa" w:date="2026-08-03T22:24:00Z" w16du:dateUtc="2026-08-04T02:24:00Z"/>
        </w:rPr>
      </w:pPr>
      <w:del w:id="76" w:author="Luccas Correa" w:date="2026-08-03T22:24:00Z" w16du:dateUtc="2026-08-04T02:24:00Z">
        <w:r>
          <w:rPr>
            <w:b/>
          </w:rPr>
          <w:delText>8. vertJc combo: pos=top, vertJc=bot</w:delText>
        </w:r>
      </w:del>
    </w:p>
    <w:p w14:paraId="385BA719" w14:textId="77777777" w:rsidR="00D50187" w:rsidRDefault="0034068A">
      <w:pPr>
        <w:rPr>
          <w:del w:id="77" w:author="Luccas Correa" w:date="2026-08-03T22:24:00Z" w16du:dateUtc="2026-08-04T02:24:00Z"/>
        </w:rPr>
      </w:pPr>
      <m:oMathPara>
        <m:oMath>
          <m:groupChr>
            <m:groupChrPr>
              <m:chr m:val="⏞"/>
              <m:pos m:val="top"/>
              <m:vertJc m:val="bot"/>
              <m:ctrlPr>
                <w:del w:id="78" w:author="Luccas Correa" w:date="2026-08-03T22:24:00Z" w16du:dateUtc="2026-08-04T02:24:00Z">
                  <w:rPr>
                    <w:rFonts w:ascii="Cambria Math" w:hAnsi="Cambria Math"/>
                  </w:rPr>
                </w:del>
              </m:ctrlPr>
            </m:groupChrPr>
            <m:e>
              <m:r>
                <w:del w:id="79" w:author="Luccas Correa" w:date="2026-08-03T22:24:00Z" w16du:dateUtc="2026-08-04T02:24:00Z">
                  <w:rPr>
                    <w:rFonts w:ascii="Cambria Math" w:hAnsi="Cambria Math"/>
                  </w:rPr>
                  <m:t>r</m:t>
                </w:del>
              </m:r>
              <m:r>
                <w:del w:id="80" w:author="Luccas Correa" w:date="2026-08-03T22:24:00Z" w16du:dateUtc="2026-08-04T02:24:00Z">
                  <w:rPr>
                    <w:rFonts w:ascii="Cambria Math" w:hAnsi="Cambria Math"/>
                  </w:rPr>
                  <m:t>+</m:t>
                </w:del>
              </m:r>
              <m:r>
                <w:del w:id="81" w:author="Luccas Correa" w:date="2026-08-03T22:24:00Z" w16du:dateUtc="2026-08-04T02:24:00Z">
                  <w:rPr>
                    <w:rFonts w:ascii="Cambria Math" w:hAnsi="Cambria Math"/>
                  </w:rPr>
                  <m:t>s</m:t>
                </w:del>
              </m:r>
            </m:e>
          </m:groupChr>
        </m:oMath>
      </m:oMathPara>
    </w:p>
    <w:p w14:paraId="2F264B31" w14:textId="77777777" w:rsidR="00D50187" w:rsidRDefault="0034068A">
      <w:pPr>
        <w:rPr>
          <w:del w:id="82" w:author="Luccas Correa" w:date="2026-08-03T22:24:00Z" w16du:dateUtc="2026-08-04T02:24:00Z"/>
        </w:rPr>
      </w:pPr>
      <w:del w:id="83" w:author="Luccas Correa" w:date="2026-08-03T22:24:00Z" w16du:dateUtc="2026-08-04T02:24:00Z">
        <w:r>
          <w:rPr>
            <w:b/>
          </w:rPr>
          <w:delText>9. vertJc combo: pos=bot, vertJc=top</w:delText>
        </w:r>
      </w:del>
    </w:p>
    <w:p w14:paraId="6B1F59DC" w14:textId="77777777" w:rsidR="00D50187" w:rsidRDefault="0034068A">
      <w:pPr>
        <w:rPr>
          <w:del w:id="84" w:author="Luccas Correa" w:date="2026-08-03T22:24:00Z" w16du:dateUtc="2026-08-04T02:24:00Z"/>
        </w:rPr>
      </w:pPr>
      <m:oMathPara>
        <m:oMath>
          <m:groupChr>
            <m:groupChrPr>
              <m:ctrlPr>
                <w:del w:id="85" w:author="Luccas Correa" w:date="2026-08-03T22:24:00Z" w16du:dateUtc="2026-08-04T02:24:00Z">
                  <w:rPr>
                    <w:rFonts w:ascii="Cambria Math" w:hAnsi="Cambria Math"/>
                  </w:rPr>
                </w:del>
              </m:ctrlPr>
            </m:groupChrPr>
            <m:e>
              <m:r>
                <w:del w:id="86" w:author="Luccas Correa" w:date="2026-08-03T22:24:00Z" w16du:dateUtc="2026-08-04T02:24:00Z">
                  <w:rPr>
                    <w:rFonts w:ascii="Cambria Math" w:hAnsi="Cambria Math"/>
                  </w:rPr>
                  <m:t>t</m:t>
                </w:del>
              </m:r>
              <m:r>
                <w:del w:id="87" w:author="Luccas Correa" w:date="2026-08-03T22:24:00Z" w16du:dateUtc="2026-08-04T02:24:00Z">
                  <w:rPr>
                    <w:rFonts w:ascii="Cambria Math" w:hAnsi="Cambria Math"/>
                  </w:rPr>
                  <m:t>+</m:t>
                </w:del>
              </m:r>
              <m:r>
                <w:del w:id="88" w:author="Luccas Correa" w:date="2026-08-03T22:24:00Z" w16du:dateUtc="2026-08-04T02:24:00Z">
                  <w:rPr>
                    <w:rFonts w:ascii="Cambria Math" w:hAnsi="Cambria Math"/>
                  </w:rPr>
                  <m:t>u</m:t>
                </w:del>
              </m:r>
            </m:e>
          </m:groupChr>
        </m:oMath>
      </m:oMathPara>
    </w:p>
    <w:p w14:paraId="2CC73C91" w14:textId="77777777" w:rsidR="00D50187" w:rsidRDefault="0034068A">
      <w:pPr>
        <w:rPr>
          <w:del w:id="89" w:author="Luccas Correa" w:date="2026-08-03T22:24:00Z" w16du:dateUtc="2026-08-04T02:24:00Z"/>
        </w:rPr>
      </w:pPr>
      <w:del w:id="90" w:author="Luccas Correa" w:date="2026-08-03T22:24:00Z" w16du:dateUtc="2026-08-04T02:24:00Z">
        <w:r>
          <w:rPr>
            <w:b/>
          </w:rPr>
          <w:delText>10. vertJc combo: pos=bot, vertJc=bot</w:delText>
        </w:r>
      </w:del>
    </w:p>
    <w:p w14:paraId="726B52E0" w14:textId="77777777" w:rsidR="00D50187" w:rsidRDefault="0034068A">
      <w:pPr>
        <w:rPr>
          <w:del w:id="91" w:author="Luccas Correa" w:date="2026-08-03T22:24:00Z" w16du:dateUtc="2026-08-04T02:24:00Z"/>
        </w:rPr>
      </w:pPr>
      <m:oMathPara>
        <m:oMath>
          <m:groupChr>
            <m:groupChrPr>
              <m:vertJc m:val="bot"/>
              <m:ctrlPr>
                <w:del w:id="92" w:author="Luccas Correa" w:date="2026-08-03T22:24:00Z" w16du:dateUtc="2026-08-04T02:24:00Z">
                  <w:rPr>
                    <w:rFonts w:ascii="Cambria Math" w:hAnsi="Cambria Math"/>
                  </w:rPr>
                </w:del>
              </m:ctrlPr>
            </m:groupChrPr>
            <m:e>
              <m:r>
                <w:del w:id="93" w:author="Luccas Correa" w:date="2026-08-03T22:24:00Z" w16du:dateUtc="2026-08-04T02:24:00Z">
                  <w:rPr>
                    <w:rFonts w:ascii="Cambria Math" w:hAnsi="Cambria Math"/>
                  </w:rPr>
                  <m:t>v</m:t>
                </w:del>
              </m:r>
              <m:r>
                <w:del w:id="94" w:author="Luccas Correa" w:date="2026-08-03T22:24:00Z" w16du:dateUtc="2026-08-04T02:24:00Z">
                  <w:rPr>
                    <w:rFonts w:ascii="Cambria Math" w:hAnsi="Cambria Math"/>
                  </w:rPr>
                  <m:t>+</m:t>
                </w:del>
              </m:r>
              <m:r>
                <w:del w:id="95" w:author="Luccas Correa" w:date="2026-08-03T22:24:00Z" w16du:dateUtc="2026-08-04T02:24:00Z">
                  <w:rPr>
                    <w:rFonts w:ascii="Cambria Math" w:hAnsi="Cambria Math"/>
                  </w:rPr>
                  <m:t>w</m:t>
                </w:del>
              </m:r>
            </m:e>
          </m:groupChr>
        </m:oMath>
      </m:oMathPara>
    </w:p>
    <w:p w14:paraId="1A57512A" w14:textId="77777777" w:rsidR="00D50187" w:rsidRDefault="0034068A">
      <w:pPr>
        <w:rPr>
          <w:del w:id="96" w:author="Luccas Correa" w:date="2026-08-03T22:24:00Z" w16du:dateUtc="2026-08-04T02:24:00Z"/>
        </w:rPr>
      </w:pPr>
      <w:del w:id="97" w:author="Luccas Correa" w:date="2026-08-03T22:24:00Z" w16du:dateUtc="2026-08-04T02:24:00Z">
        <w:r>
          <w:rPr>
            <w:b/>
          </w:rPr>
          <w:delText>11. vertJc with empty m:val (defaults to bot per spec)</w:delText>
        </w:r>
      </w:del>
    </w:p>
    <w:p w14:paraId="22D1806A" w14:textId="77777777" w:rsidR="00D50187" w:rsidRDefault="0034068A">
      <w:pPr>
        <w:rPr>
          <w:del w:id="98" w:author="Luccas Correa" w:date="2026-08-03T22:24:00Z" w16du:dateUtc="2026-08-04T02:24:00Z"/>
        </w:rPr>
      </w:pPr>
      <m:oMathPara>
        <m:oMath>
          <m:groupChr>
            <m:groupChrPr>
              <m:chr m:val="⏞"/>
              <m:pos m:val="top"/>
              <m:vertJc m:val="bot"/>
              <m:ctrlPr>
                <w:del w:id="99" w:author="Luccas Correa" w:date="2026-08-03T22:24:00Z" w16du:dateUtc="2026-08-04T02:24:00Z">
                  <w:rPr>
                    <w:rFonts w:ascii="Cambria Math" w:hAnsi="Cambria Math"/>
                  </w:rPr>
                </w:del>
              </m:ctrlPr>
            </m:groupChrPr>
            <m:e>
              <m:r>
                <w:del w:id="100" w:author="Luccas Correa" w:date="2026-08-03T22:24:00Z" w16du:dateUtc="2026-08-04T02:24:00Z">
                  <w:rPr>
                    <w:rFonts w:ascii="Cambria Math" w:hAnsi="Cambria Math"/>
                  </w:rPr>
                  <m:t>x</m:t>
                </w:del>
              </m:r>
            </m:e>
          </m:groupChr>
        </m:oMath>
      </m:oMathPara>
    </w:p>
    <w:p w14:paraId="5A383946" w14:textId="77777777" w:rsidR="00D50187" w:rsidRDefault="0034068A">
      <w:pPr>
        <w:rPr>
          <w:del w:id="101" w:author="Luccas Correa" w:date="2026-08-03T22:24:00Z" w16du:dateUtc="2026-08-04T02:24:00Z"/>
        </w:rPr>
      </w:pPr>
      <w:del w:id="102" w:author="Luccas Correa" w:date="2026-08-03T22:24:00Z" w16du:dateUtc="2026-08-04T02:24:00Z">
        <w:r>
          <w:rPr>
            <w:b/>
          </w:rPr>
          <w:delText>12. Complex base — summation inside groupChr</w:delText>
        </w:r>
      </w:del>
    </w:p>
    <w:p w14:paraId="39FA194F" w14:textId="77777777" w:rsidR="00D50187" w:rsidRDefault="0034068A">
      <m:oMathPara>
        <m:oMath>
          <m:groupChr>
            <m:groupChrPr>
              <m:ctrlPr>
                <w:del w:id="103" w:author="Luccas Correa" w:date="2026-08-03T22:24:00Z" w16du:dateUtc="2026-08-04T02:24:00Z">
                  <w:rPr>
                    <w:rFonts w:ascii="Cambria Math" w:hAnsi="Cambria Math"/>
                  </w:rPr>
                </w:del>
              </m:ctrlPr>
            </m:groupChrPr>
            <m:e>
              <m:r>
                <w:del w:id="104" w:author="Luccas Correa" w:date="2026-08-03T22:24:00Z" w16du:dateUtc="2026-08-04T02:24:00Z">
                  <w:rPr>
                    <w:rFonts w:ascii="Cambria Math" w:hAnsi="Cambria Math"/>
                  </w:rPr>
                  <m:t>x</m:t>
                </w:del>
              </m:r>
              <m:r>
                <w:del w:id="105" w:author="Luccas Correa" w:date="2026-08-03T22:24:00Z" w16du:dateUtc="2026-08-04T02:24:00Z">
                  <w:rPr>
                    <w:rFonts w:ascii="Cambria Math" w:hAnsi="Cambria Math"/>
                  </w:rPr>
                  <m:t>₁+</m:t>
                </w:del>
              </m:r>
              <m:r>
                <w:del w:id="106" w:author="Luccas Correa" w:date="2026-08-03T22:24:00Z" w16du:dateUtc="2026-08-04T02:24:00Z">
                  <w:rPr>
                    <w:rFonts w:ascii="Cambria Math" w:hAnsi="Cambria Math"/>
                  </w:rPr>
                  <m:t>x</m:t>
                </w:del>
              </m:r>
              <m:r>
                <w:del w:id="107" w:author="Luccas Correa" w:date="2026-08-03T22:24:00Z" w16du:dateUtc="2026-08-04T02:24:00Z">
                  <w:rPr>
                    <w:rFonts w:ascii="Cambria Math" w:hAnsi="Cambria Math"/>
                  </w:rPr>
                  <m:t>₂+⋯+</m:t>
                </w:del>
              </m:r>
              <m:r>
                <w:del w:id="108" w:author="Luccas Correa" w:date="2026-08-03T22:24:00Z" w16du:dateUtc="2026-08-04T02:24:00Z">
                  <w:rPr>
                    <w:rFonts w:ascii="Cambria Math" w:hAnsi="Cambria Math"/>
                  </w:rPr>
                  <m:t>x</m:t>
                </w:del>
              </m:r>
              <m:r>
                <w:del w:id="109" w:author="Luccas Correa" w:date="2026-08-03T22:24:00Z" w16du:dateUtc="2026-08-04T02:24:00Z">
                  <w:rPr>
                    <w:rFonts w:ascii="Cambria Math" w:hAnsi="Cambria Math"/>
                  </w:rPr>
                  <m:t>ₙ</m:t>
                </w:del>
              </m:r>
            </m:e>
          </m:groupChr>
        </m:oMath>
      </m:oMathPara>
    </w:p>
    <w:sectPr w:rsidR="00D50187">
      <w:pgSz w:w="12240" w:h="15840"/>
      <w:pgMar w:top="1440" w:right="1440" w:bottom="1440" w:left="1440" w:header="708" w:footer="708" w:gutter="0"/>
      <w:cols w:space="708"/>
      <w:docGrid w:linePitch="360"/>
      <w:sectPrChange w:id="110" w:author="Luccas Correa" w:date="2026-08-03T22:24:00Z" w16du:dateUtc="2026-08-04T02:24:00Z">
        <w:sectPr w:rsidR="00D50187">
          <w:pgMar w:top="1440" w:right="1440" w:bottom="1440" w:left="144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cas Correa">
    <w15:presenceInfo w15:providerId="AD" w15:userId="S::luccas@harbourteam.onmicrosoft.com::6b456913-ee82-49db-8f20-f0d928c05c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146"/>
    <w:rsid w:val="000822B1"/>
    <w:rsid w:val="00133146"/>
    <w:rsid w:val="002031F9"/>
    <w:rsid w:val="00523539"/>
    <w:rsid w:val="00630CC7"/>
    <w:rsid w:val="00744453"/>
    <w:rsid w:val="00765E93"/>
    <w:rsid w:val="007F7AD5"/>
    <w:rsid w:val="00B76A40"/>
    <w:rsid w:val="00BF2CA6"/>
    <w:rsid w:val="00D50187"/>
    <w:rsid w:val="00DE0A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6ED2BF-3F60-4BFC-B53C-F18BCCFB0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146"/>
    <w:rPr>
      <w:rFonts w:eastAsiaTheme="majorEastAsia" w:cstheme="majorBidi"/>
      <w:color w:val="272727" w:themeColor="text1" w:themeTint="D8"/>
    </w:rPr>
  </w:style>
  <w:style w:type="paragraph" w:styleId="Title">
    <w:name w:val="Title"/>
    <w:basedOn w:val="Normal"/>
    <w:next w:val="Normal"/>
    <w:link w:val="TitleChar"/>
    <w:uiPriority w:val="10"/>
    <w:qFormat/>
    <w:rsid w:val="00133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146"/>
    <w:pPr>
      <w:spacing w:before="160"/>
      <w:jc w:val="center"/>
    </w:pPr>
    <w:rPr>
      <w:i/>
      <w:iCs/>
      <w:color w:val="404040" w:themeColor="text1" w:themeTint="BF"/>
    </w:rPr>
  </w:style>
  <w:style w:type="character" w:customStyle="1" w:styleId="QuoteChar">
    <w:name w:val="Quote Char"/>
    <w:basedOn w:val="DefaultParagraphFont"/>
    <w:link w:val="Quote"/>
    <w:uiPriority w:val="29"/>
    <w:rsid w:val="00133146"/>
    <w:rPr>
      <w:i/>
      <w:iCs/>
      <w:color w:val="404040" w:themeColor="text1" w:themeTint="BF"/>
    </w:rPr>
  </w:style>
  <w:style w:type="paragraph" w:styleId="ListParagraph">
    <w:name w:val="List Paragraph"/>
    <w:basedOn w:val="Normal"/>
    <w:uiPriority w:val="34"/>
    <w:qFormat/>
    <w:rsid w:val="00133146"/>
    <w:pPr>
      <w:ind w:left="720"/>
      <w:contextualSpacing/>
    </w:pPr>
  </w:style>
  <w:style w:type="character" w:styleId="IntenseEmphasis">
    <w:name w:val="Intense Emphasis"/>
    <w:basedOn w:val="DefaultParagraphFont"/>
    <w:uiPriority w:val="21"/>
    <w:qFormat/>
    <w:rsid w:val="00133146"/>
    <w:rPr>
      <w:i/>
      <w:iCs/>
      <w:color w:val="0F4761" w:themeColor="accent1" w:themeShade="BF"/>
    </w:rPr>
  </w:style>
  <w:style w:type="paragraph" w:styleId="IntenseQuote">
    <w:name w:val="Intense Quote"/>
    <w:basedOn w:val="Normal"/>
    <w:next w:val="Normal"/>
    <w:link w:val="IntenseQuoteChar"/>
    <w:uiPriority w:val="30"/>
    <w:qFormat/>
    <w:rsid w:val="00133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146"/>
    <w:rPr>
      <w:i/>
      <w:iCs/>
      <w:color w:val="0F4761" w:themeColor="accent1" w:themeShade="BF"/>
    </w:rPr>
  </w:style>
  <w:style w:type="character" w:styleId="IntenseReference">
    <w:name w:val="Intense Reference"/>
    <w:basedOn w:val="DefaultParagraphFont"/>
    <w:uiPriority w:val="32"/>
    <w:qFormat/>
    <w:rsid w:val="00133146"/>
    <w:rPr>
      <w:b/>
      <w:bCs/>
      <w:smallCaps/>
      <w:color w:val="0F4761" w:themeColor="accent1" w:themeShade="BF"/>
      <w:spacing w:val="5"/>
    </w:rPr>
  </w:style>
  <w:style w:type="table" w:styleId="TableGrid">
    <w:name w:val="Table Grid"/>
    <w:basedOn w:val="TableNormal"/>
    <w:uiPriority w:val="39"/>
    <w:rsid w:val="00630C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390</Words>
  <Characters>2225</Characters>
  <Application>Microsoft Office Word</Application>
  <DocSecurity>0</DocSecurity>
  <Lines>18</Lines>
  <Paragraphs>5</Paragraphs>
  <ScaleCrop>false</ScaleCrop>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Pizzol</dc:creator>
  <cp:keywords/>
  <dc:description/>
  <cp:lastModifiedBy>Arthur Souza Rodrigues</cp:lastModifiedBy>
  <cp:revision>1</cp:revision>
  <dcterms:created xsi:type="dcterms:W3CDTF">2026-03-27T17:00:00Z</dcterms:created>
  <dcterms:modified xsi:type="dcterms:W3CDTF">2026-08-04T02:24:00Z</dcterms:modified>
</cp:coreProperties>
</file>