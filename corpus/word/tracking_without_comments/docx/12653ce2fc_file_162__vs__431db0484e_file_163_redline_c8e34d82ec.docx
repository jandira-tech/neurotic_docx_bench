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AB69181" w14:textId="77777777" w:rsidR="00C908F0" w:rsidRDefault="00C908F0">
      <w:pPr>
        <w:rPr>
          <w:rFonts w:ascii="&quot;Times New Roman&quot;, Times, serif" w:hAnsi="&quot;Times New Roman&quot;, Times, serif"/>
          <w:b/>
          <w:i/>
          <w:rPrChange w:id="0" w:author="Arthur Souza Rodrigues" w:date="2026-07-10T21:50:00Z" w16du:dateUtc="2026-07-11T01:50:00Z"/>
        </w:rPr>
      </w:pPr>
      <w:r>
        <w:rPr>
          <w:rFonts w:ascii="&quot;Times New Roman&quot;, Times, serif" w:hAnsi="&quot;Times New Roman&quot;, Times, serif"/>
          <w:b/>
          <w:i/>
          <w:rPrChange w:id="1" w:author="Arthur Souza Rodrigues" w:date="2026-07-10T21:50:00Z" w16du:dateUtc="2026-07-11T01:50:00Z"/>
        </w:rPr>
        <w:t>file_</w:t>
      </w:r>
      <w:ins w:id="2" w:author="Arthur Souza Rodrigues" w:date="2026-07-10T21:50:00Z" w16du:dateUtc="2026-07-11T01:50:00Z">
        <w:r>
          <w:rPr>
            <w:rFonts w:ascii="&quot;Times New Roman&quot;, Times, serif" w:hAnsi="&quot;Times New Roman&quot;, Times, serif" w:cs="&quot;Times New Roman&quot;, Times, serif"/>
            <w:b/>
            <w:bCs/>
            <w:i/>
            <w:iCs/>
          </w:rPr>
          <w:t>163</w:t>
        </w:r>
      </w:ins>
      <w:del w:id="3" w:author="Arthur Souza Rodrigues" w:date="2026-07-10T21:50:00Z" w16du:dateUtc="2026-07-11T01:50:00Z">
        <w:r>
          <w:delText>162</w:delText>
        </w:r>
      </w:del>
      <w:r>
        <w:rPr>
          <w:rFonts w:ascii="&quot;Times New Roman&quot;, Times, serif" w:hAnsi="&quot;Times New Roman&quot;, Times, serif"/>
          <w:b/>
          <w:i/>
          <w:rPrChange w:id="4" w:author="Arthur Souza Rodrigues" w:date="2026-07-10T21:50:00Z" w16du:dateUtc="2026-07-11T01:50:00Z"/>
        </w:rPr>
        <w:t>.docx</w:t>
      </w:r>
    </w:p>
    <w:p w14:paraId="5653BD67" w14:textId="7A3C6C85" w:rsidR="00141C8F" w:rsidRDefault="00497EF9">
      <w:pPr>
        <w:rPr>
          <w:ins w:id="5" w:author="Arthur Souza Rodrigues" w:date="2026-07-10T21:50:00Z" w16du:dateUtc="2026-07-11T01:50:00Z"/>
        </w:rPr>
      </w:pPr>
      <w:ins w:id="6" w:author="Arthur Souza Rodrigues" w:date="2026-07-10T21:50:00Z" w16du:dateUtc="2026-07-11T01:50:00Z">
        <w:r>
          <w:rPr>
            <w:rFonts w:ascii="&quot;Times New Roman&quot;, Times, serif" w:hAnsi="&quot;Times New Roman&quot;, Times, serif" w:cs="&quot;Times New Roman&quot;, Times, serif"/>
            <w:b/>
            <w:bCs/>
            <w:i/>
            <w:iCs/>
          </w:rPr>
          <w:t>Times New Roman Bold Italic Demo</w:t>
        </w:r>
      </w:ins>
    </w:p>
    <w:p w14:paraId="65960C8E" w14:textId="77777777" w:rsidR="00141C8F" w:rsidRDefault="00497EF9">
      <w:pPr>
        <w:rPr>
          <w:ins w:id="7" w:author="Arthur Souza Rodrigues" w:date="2026-07-10T21:50:00Z" w16du:dateUtc="2026-07-11T01:50:00Z"/>
        </w:rPr>
      </w:pPr>
      <w:ins w:id="8" w:author="Arthur Souza Rodrigues" w:date="2026-07-10T21:50:00Z" w16du:dateUtc="2026-07-11T01:50:00Z">
        <w:r>
          <w:rPr>
            <w:rFonts w:ascii="&quot;Times New Roman&quot;, Times, serif" w:hAnsi="&quot;Times New Roman&quot;, Times, serif" w:cs="&quot;Times New Roman&quot;, Times, serif"/>
            <w:b/>
            <w:bCs/>
            <w:i/>
            <w:iCs/>
          </w:rPr>
          <w:t>This document shows Times New Roman with bold italic styles.</w:t>
        </w:r>
      </w:ins>
    </w:p>
    <w:p w14:paraId="6E638403" w14:textId="659BF298" w:rsidR="00AE4690" w:rsidRDefault="00497EF9">
      <w:pPr>
        <w:rPr>
          <w:del w:id="9" w:author="Arthur Souza Rodrigues" w:date="2026-07-10T21:50:00Z" w16du:dateUtc="2026-07-11T01:50:00Z"/>
        </w:rPr>
      </w:pPr>
      <w:ins w:id="10" w:author="Arthur Souza Rodrigues" w:date="2026-07-10T21:50:00Z" w16du:dateUtc="2026-07-11T01:50:00Z">
        <w:r>
          <w:rPr>
            <w:rFonts w:ascii="&quot;Times New Roman&quot;, Times, serif" w:hAnsi="&quot;Times New Roman&quot;, Times, serif" w:cs="&quot;Times New Roman&quot;, Times, serif"/>
            <w:b/>
            <w:bCs/>
            <w:i/>
            <w:iCs/>
          </w:rPr>
          <w:t>Times bold italic is traditional for formal academic papers.</w:t>
        </w:r>
      </w:ins>
      <w:del w:id="11" w:author="Arthur Souza Rodrigues" w:date="2026-07-10T21:50:00Z" w16du:dateUtc="2026-07-11T01:50:00Z">
        <w:r>
          <w:delText>Customer Satisfaction Survey - Q4 2025</w:delText>
        </w:r>
      </w:del>
    </w:p>
    <w:p w14:paraId="7ACC5C93" w14:textId="77777777" w:rsidR="00AE4690" w:rsidRDefault="00497EF9">
      <w:pPr>
        <w:rPr>
          <w:del w:id="12" w:author="Arthur Souza Rodrigues" w:date="2026-07-10T21:50:00Z" w16du:dateUtc="2026-07-11T01:50:00Z"/>
        </w:rPr>
      </w:pPr>
      <w:del w:id="13" w:author="Arthur Souza Rodrigues" w:date="2026-07-10T21:50:00Z" w16du:dateUtc="2026-07-11T01:50:00Z">
        <w:r>
          <w:delText>Total Respondents: 1,245</w:delText>
        </w:r>
      </w:del>
    </w:p>
    <w:p w14:paraId="0D086C6A" w14:textId="77777777" w:rsidR="00AE4690" w:rsidRDefault="00497EF9">
      <w:pPr>
        <w:rPr>
          <w:del w:id="14" w:author="Arthur Souza Rodrigues" w:date="2026-07-10T21:50:00Z" w16du:dateUtc="2026-07-11T01:50:00Z"/>
        </w:rPr>
      </w:pPr>
      <w:del w:id="15" w:author="Arthur Souza Rodrigues" w:date="2026-07-10T21:50:00Z" w16du:dateUtc="2026-07-11T01:50:00Z">
        <w:r>
          <w:delText>Overall Satisfaction: 4.2/5</w:delText>
        </w:r>
      </w:del>
    </w:p>
    <w:p w14:paraId="1733DF79" w14:textId="77777777" w:rsidR="00AE4690" w:rsidRDefault="00497EF9">
      <w:pPr>
        <w:rPr>
          <w:del w:id="16" w:author="Arthur Souza Rodrigues" w:date="2026-07-10T21:50:00Z" w16du:dateUtc="2026-07-11T01:50:00Z"/>
        </w:rPr>
      </w:pPr>
      <w:del w:id="17" w:author="Arthur Souza Rodrigues" w:date="2026-07-10T21:50:00Z" w16du:dateUtc="2026-07-11T01:50:00Z">
        <w:r>
          <w:delText>Product Quality: 4.5/5</w:delText>
        </w:r>
      </w:del>
    </w:p>
    <w:p w14:paraId="3C10EAF1" w14:textId="77777777" w:rsidR="00AE4690" w:rsidRDefault="00497EF9">
      <w:pPr>
        <w:rPr>
          <w:del w:id="18" w:author="Arthur Souza Rodrigues" w:date="2026-07-10T21:50:00Z" w16du:dateUtc="2026-07-11T01:50:00Z"/>
        </w:rPr>
      </w:pPr>
      <w:del w:id="19" w:author="Arthur Souza Rodrigues" w:date="2026-07-10T21:50:00Z" w16du:dateUtc="2026-07-11T01:50:00Z">
        <w:r>
          <w:delText>Customer Support: 3.9/5</w:delText>
        </w:r>
      </w:del>
    </w:p>
    <w:p w14:paraId="7011EC0D" w14:textId="77777777" w:rsidR="00AE4690" w:rsidRDefault="00497EF9">
      <w:pPr>
        <w:rPr>
          <w:del w:id="20" w:author="Arthur Souza Rodrigues" w:date="2026-07-10T21:50:00Z" w16du:dateUtc="2026-07-11T01:50:00Z"/>
        </w:rPr>
      </w:pPr>
      <w:del w:id="21" w:author="Arthur Souza Rodrigues" w:date="2026-07-10T21:50:00Z" w16du:dateUtc="2026-07-11T01:50:00Z">
        <w:r>
          <w:delText>Ease of Use: 4.3/5</w:delText>
        </w:r>
      </w:del>
    </w:p>
    <w:p w14:paraId="7A999A04" w14:textId="77777777" w:rsidR="00AE4690" w:rsidRDefault="00497EF9">
      <w:pPr>
        <w:rPr>
          <w:del w:id="22" w:author="Arthur Souza Rodrigues" w:date="2026-07-10T21:50:00Z" w16du:dateUtc="2026-07-11T01:50:00Z"/>
        </w:rPr>
      </w:pPr>
      <w:del w:id="23" w:author="Arthur Souza Rodrigues" w:date="2026-07-10T21:50:00Z" w16du:dateUtc="2026-07-11T01:50:00Z">
        <w:r>
          <w:delText>Net Promoter Score: 7</w:delText>
        </w:r>
        <w:r>
          <w:delText xml:space="preserve"> (up from 65)</w:delText>
        </w:r>
        <w:r>
          <w:delText>2</w:delText>
        </w:r>
      </w:del>
    </w:p>
    <w:p w14:paraId="71B68FD9" w14:textId="77777777" w:rsidR="00AE4690" w:rsidRDefault="00497EF9">
      <w:pPr>
        <w:rPr>
          <w:del w:id="24" w:author="Arthur Souza Rodrigues" w:date="2026-07-10T21:50:00Z" w16du:dateUtc="2026-07-11T01:50:00Z"/>
        </w:rPr>
      </w:pPr>
      <w:del w:id="25" w:author="Arthur Souza Rodrigues" w:date="2026-07-10T21:50:00Z" w16du:dateUtc="2026-07-11T01:50:00Z">
        <w:r>
          <w:delText>Key Feedback: More integrations requested</w:delText>
        </w:r>
      </w:del>
    </w:p>
    <w:p w14:paraId="03B9768A" w14:textId="77777777" w:rsidR="00AE4690" w:rsidRDefault="00497EF9">
      <w:del w:id="26" w:author="Arthur Souza Rodrigues" w:date="2026-07-10T21:50:00Z" w16du:dateUtc="2026-07-11T01:50:00Z">
        <w:r>
          <w:delText>Follow-up Actions: Improve support response time</w:delText>
        </w:r>
      </w:del>
    </w:p>
    <w:sectPr w:rsidR="00AE4690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&quot;Times New Roman&quot;, Times, serif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E4690"/>
    <w:rsid w:val="00141C8F"/>
    <w:rsid w:val="00767677"/>
    <w:rsid w:val="00914F98"/>
    <w:rsid w:val="00AE4690"/>
    <w:rsid w:val="00C908F0"/>
    <w:rsid w:val="00CE45C5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6669DF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68</Words>
  <Characters>388</Characters>
  <Application>Microsoft Office Word</Application>
  <DocSecurity>0</DocSecurity>
  <Lines>3</Lines>
  <Paragraphs>1</Paragraphs>
  <ScaleCrop>false</ScaleCrop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2026-05-14T20:23:00Z</dcterms:created>
  <dcterms:modified xsi:type="dcterms:W3CDTF">2026-07-11T01:50:00Z</dcterms:modified>
</cp:coreProperties>
</file>