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DFCF84" w14:textId="77777777" w:rsidR="00D46904" w:rsidRDefault="00A5391B" w:rsidP="00A5391B">
      <w:pPr>
        <w:jc w:val="center"/>
        <w:rPr>
          <w:ins w:id="6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  <w:ins w:id="7" w:author="mary.inoue@fap.local" w:date="2026-09-22T12:32:00Z" w16du:dateUtc="2026-09-22T16:3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728D971" w14:textId="77777777" w:rsidR="00EB0E11" w:rsidRDefault="00EB0E11" w:rsidP="00A5391B">
      <w:pPr>
        <w:jc w:val="center"/>
        <w:rPr>
          <w:ins w:id="8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</w:p>
    <w:p w14:paraId="452A7966" w14:textId="77777777" w:rsidR="00EB0E11" w:rsidRPr="00AC2557" w:rsidRDefault="00EB0E11" w:rsidP="00EB0E11">
      <w:pPr>
        <w:rPr>
          <w:ins w:id="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" w:author="mary.inoue@fap.local" w:date="2026-09-22T12:32:00Z" w16du:dateUtc="2026-09-22T16:3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0980247C" w14:textId="77777777" w:rsidR="00A5391B" w:rsidRDefault="00A5391B" w:rsidP="00A5391B">
      <w:pPr>
        <w:jc w:val="center"/>
        <w:rPr>
          <w:ins w:id="11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</w:p>
    <w:p w14:paraId="14046824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3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81BDE4F" w14:textId="77777777" w:rsidR="00132F7D" w:rsidRDefault="00132F7D" w:rsidP="00A5391B">
      <w:pPr>
        <w:jc w:val="center"/>
        <w:rPr>
          <w:ins w:id="14" w:author="mary.inoue@fap.local" w:date="2026-09-22T12:32:00Z" w16du:dateUtc="2026-09-22T16:32:00Z"/>
          <w:rFonts w:ascii="Arial" w:hAnsi="Arial" w:cs="Arial"/>
          <w:b/>
          <w:sz w:val="28"/>
          <w:szCs w:val="28"/>
        </w:rPr>
      </w:pPr>
    </w:p>
    <w:p w14:paraId="302C3D24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6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C3249A6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2040284B" w14:textId="77777777" w:rsidR="00A5391B" w:rsidRDefault="00A5391B" w:rsidP="00A5391B">
      <w:pPr>
        <w:rPr>
          <w:ins w:id="1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9" w:author="mary.inoue@fap.local" w:date="2026-09-22T12:32:00Z" w16du:dateUtc="2026-09-22T16:3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5856878E" w14:textId="77777777" w:rsidR="00EB0E11" w:rsidRDefault="00EB0E11" w:rsidP="00A5391B">
      <w:pPr>
        <w:rPr>
          <w:ins w:id="2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1" w:author="mary.inoue@fap.local" w:date="2026-09-22T12:32:00Z" w16du:dateUtc="2026-09-22T16:32:00Z">
        <w:r>
          <w:rPr>
            <w:rFonts w:ascii="Arial" w:hAnsi="Arial" w:cs="Arial"/>
            <w:sz w:val="24"/>
            <w:szCs w:val="24"/>
          </w:rPr>
          <w:tab/>
        </w:r>
      </w:ins>
    </w:p>
    <w:p w14:paraId="0A9B4947" w14:textId="77777777" w:rsidR="0065070B" w:rsidRPr="00345AD1" w:rsidRDefault="0065070B" w:rsidP="0065070B">
      <w:pPr>
        <w:pStyle w:val="Default"/>
        <w:rPr>
          <w:ins w:id="22" w:author="mary.inoue@fap.local" w:date="2026-09-22T12:32:00Z" w16du:dateUtc="2026-09-22T16:32:00Z"/>
        </w:rPr>
      </w:pPr>
      <w:ins w:id="23" w:author="mary.inoue@fap.local" w:date="2026-09-22T12:32:00Z" w16du:dateUtc="2026-09-22T16:3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256D17C" w14:textId="77777777" w:rsidR="0065070B" w:rsidRDefault="0065070B" w:rsidP="00A5391B">
      <w:pPr>
        <w:rPr>
          <w:ins w:id="2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7AF275C" w14:textId="77777777" w:rsidR="00640AED" w:rsidRPr="00345AD1" w:rsidRDefault="00640AED" w:rsidP="00640AED">
      <w:pPr>
        <w:pStyle w:val="Default"/>
        <w:rPr>
          <w:ins w:id="25" w:author="mary.inoue@fap.local" w:date="2026-09-22T12:32:00Z" w16du:dateUtc="2026-09-22T16:32:00Z"/>
        </w:rPr>
      </w:pPr>
      <w:ins w:id="26" w:author="mary.inoue@fap.local" w:date="2026-09-22T12:32:00Z" w16du:dateUtc="2026-09-22T16:3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7585DFCB" w14:textId="77777777" w:rsidR="00640AED" w:rsidRPr="00345AD1" w:rsidRDefault="00640AED" w:rsidP="00640AED">
      <w:pPr>
        <w:rPr>
          <w:ins w:id="2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BE76AC1" w14:textId="77777777" w:rsidR="00C9492A" w:rsidRDefault="00C9492A" w:rsidP="00C9492A">
      <w:pPr>
        <w:rPr>
          <w:ins w:id="2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9" w:author="mary.inoue@fap.local" w:date="2026-09-22T12:32:00Z" w16du:dateUtc="2026-09-22T16:3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67F73944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31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125CC6AA" w14:textId="77777777" w:rsidR="00C9492A" w:rsidRDefault="00C9492A" w:rsidP="00C9492A">
      <w:pPr>
        <w:rPr>
          <w:ins w:id="3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C3E1CE3" w14:textId="77777777" w:rsidR="00A5391B" w:rsidRDefault="00A5391B" w:rsidP="00A5391B">
      <w:pPr>
        <w:rPr>
          <w:ins w:id="3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34" w:author="mary.inoue@fap.local" w:date="2026-09-22T12:32:00Z" w16du:dateUtc="2026-09-22T16:3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45E6DBA0" w14:textId="77777777" w:rsidR="00EB0E11" w:rsidRPr="002D0CC2" w:rsidRDefault="00EB0E11" w:rsidP="00EB0E11">
      <w:pPr>
        <w:rPr>
          <w:ins w:id="3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36" w:author="mary.inoue@fap.local" w:date="2026-09-22T12:32:00Z" w16du:dateUtc="2026-09-22T16:3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44845494" w14:textId="77777777" w:rsidR="00EB0E11" w:rsidRDefault="00EB0E11" w:rsidP="00A5391B">
      <w:pPr>
        <w:rPr>
          <w:ins w:id="3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3AD883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39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535030CD" w14:textId="77777777" w:rsidR="00C9492A" w:rsidRDefault="00C9492A" w:rsidP="00C9492A">
      <w:pPr>
        <w:rPr>
          <w:ins w:id="40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66CFB7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42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DF8F480" w14:textId="77777777" w:rsidR="00C9492A" w:rsidRDefault="00C9492A" w:rsidP="00C9492A">
      <w:pPr>
        <w:rPr>
          <w:ins w:id="4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2C8C9A3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45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5BEC44B6" w14:textId="77777777" w:rsidR="002D511D" w:rsidRDefault="002D511D" w:rsidP="002D511D">
      <w:pPr>
        <w:rPr>
          <w:ins w:id="4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214D36F" w14:textId="77777777" w:rsidR="00F11D9F" w:rsidRDefault="00F11D9F" w:rsidP="00F11D9F">
      <w:pPr>
        <w:rPr>
          <w:ins w:id="47" w:author="mary.inoue@fap.local" w:date="2026-09-22T12:32:00Z" w16du:dateUtc="2026-09-22T16:32:00Z"/>
          <w:rFonts w:ascii="Arial" w:hAnsi="Arial" w:cs="Arial"/>
          <w:b/>
        </w:rPr>
      </w:pPr>
      <w:ins w:id="48" w:author="mary.inoue@fap.local" w:date="2026-09-22T12:32:00Z" w16du:dateUtc="2026-09-22T16:3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4001095" w14:textId="77777777" w:rsidR="00F11D9F" w:rsidRPr="00F11D9F" w:rsidRDefault="00F11D9F" w:rsidP="00F11D9F">
      <w:pPr>
        <w:rPr>
          <w:ins w:id="4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50" w:author="mary.inoue@fap.local" w:date="2026-09-22T12:32:00Z" w16du:dateUtc="2026-09-22T16:3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5188F400" w14:textId="77777777" w:rsidR="00F11D9F" w:rsidRDefault="00F11D9F" w:rsidP="00F11D9F">
      <w:pPr>
        <w:rPr>
          <w:ins w:id="5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E0595F8" w14:textId="77777777" w:rsidR="00F11D9F" w:rsidRDefault="00F11D9F" w:rsidP="002D511D">
      <w:pPr>
        <w:rPr>
          <w:ins w:id="5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7570923" w14:textId="77777777" w:rsidR="00A5391B" w:rsidRDefault="002D22E0" w:rsidP="00A5391B">
      <w:pPr>
        <w:rPr>
          <w:ins w:id="5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54" w:author="mary.inoue@fap.local" w:date="2026-09-22T12:32:00Z" w16du:dateUtc="2026-09-22T16:3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3106467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56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8CA8A17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6D20710A" w14:textId="77777777" w:rsidR="008C61C6" w:rsidRPr="00791921" w:rsidRDefault="008C61C6" w:rsidP="008C61C6">
      <w:pPr>
        <w:rPr>
          <w:ins w:id="5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59" w:author="mary.inoue@fap.local" w:date="2026-09-22T12:32:00Z" w16du:dateUtc="2026-09-22T16:3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09D80ED" w14:textId="77777777" w:rsidR="001F3B9E" w:rsidRDefault="001F3B9E" w:rsidP="00A5391B">
      <w:pPr>
        <w:rPr>
          <w:ins w:id="60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567B3FB" w14:textId="77777777" w:rsidR="001F3B9E" w:rsidRDefault="001F3B9E" w:rsidP="00A5391B">
      <w:pPr>
        <w:rPr>
          <w:ins w:id="6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6705A47" w14:textId="77777777" w:rsidR="00DC250C" w:rsidRDefault="00DC250C" w:rsidP="00A5391B">
      <w:pPr>
        <w:rPr>
          <w:ins w:id="6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63" w:author="mary.inoue@fap.local" w:date="2026-09-22T12:32:00Z" w16du:dateUtc="2026-09-22T16:3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4F445B8A" w14:textId="77777777" w:rsidR="008C61C6" w:rsidRPr="002D0CC2" w:rsidRDefault="008C61C6" w:rsidP="008C61C6">
      <w:pPr>
        <w:rPr>
          <w:ins w:id="6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65" w:author="mary.inoue@fap.local" w:date="2026-09-22T12:32:00Z" w16du:dateUtc="2026-09-22T16:3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0C789FD1" w14:textId="77777777" w:rsidR="003E02AD" w:rsidRDefault="003E02AD" w:rsidP="003E02AD">
      <w:pPr>
        <w:rPr>
          <w:ins w:id="6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A97D0DF" w14:textId="77777777" w:rsidR="003E02AD" w:rsidRDefault="003E02AD" w:rsidP="003E02AD">
      <w:pPr>
        <w:rPr>
          <w:ins w:id="6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68" w:author="mary.inoue@fap.local" w:date="2026-09-22T12:32:00Z" w16du:dateUtc="2026-09-22T16:3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7D34BA79" w14:textId="77777777" w:rsidR="008C61C6" w:rsidRDefault="008C61C6" w:rsidP="00A5391B">
      <w:pPr>
        <w:rPr>
          <w:ins w:id="6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AE2AE63" w14:textId="77777777" w:rsidR="00AF3743" w:rsidRDefault="00AF3743" w:rsidP="00AF3743">
      <w:pPr>
        <w:pStyle w:val="Default"/>
        <w:rPr>
          <w:ins w:id="70" w:author="mary.inoue@fap.local" w:date="2026-09-22T12:32:00Z" w16du:dateUtc="2026-09-22T16:32:00Z"/>
          <w:rFonts w:ascii="ArialMT" w:hAnsi="ArialMT" w:cs="ArialMT"/>
        </w:rPr>
      </w:pPr>
      <w:ins w:id="71" w:author="mary.inoue@fap.local" w:date="2026-09-22T12:32:00Z" w16du:dateUtc="2026-09-22T16:3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15490487" w14:textId="77777777" w:rsidR="00AF3743" w:rsidRDefault="00AF3743" w:rsidP="00A5391B">
      <w:pPr>
        <w:rPr>
          <w:ins w:id="7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D3F6C90" w14:textId="77777777" w:rsidR="00500EF8" w:rsidRPr="00500EF8" w:rsidRDefault="00500EF8" w:rsidP="00A5391B">
      <w:pPr>
        <w:rPr>
          <w:ins w:id="73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  <w:ins w:id="74" w:author="mary.inoue@fap.local" w:date="2026-09-22T12:32:00Z" w16du:dateUtc="2026-09-22T16:3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53488A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76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7B6B85A5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66F30B71" w14:textId="77777777" w:rsidR="005120F2" w:rsidRPr="000759E6" w:rsidRDefault="005120F2" w:rsidP="005120F2">
      <w:pPr>
        <w:rPr>
          <w:ins w:id="78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  <w:ins w:id="79" w:author="mary.inoue@fap.local" w:date="2026-09-22T12:32:00Z" w16du:dateUtc="2026-09-22T16:3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50ADBAC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5C9A255B" w14:textId="77777777" w:rsidR="009C4CE8" w:rsidRPr="00345AD1" w:rsidRDefault="009C4CE8" w:rsidP="009C4CE8">
      <w:pPr>
        <w:pStyle w:val="Default"/>
        <w:rPr>
          <w:ins w:id="81" w:author="mary.inoue@fap.local" w:date="2026-09-22T12:32:00Z" w16du:dateUtc="2026-09-22T16:32:00Z"/>
          <w:rFonts w:ascii="ArialMT" w:hAnsi="ArialMT" w:cs="ArialMT"/>
        </w:rPr>
      </w:pPr>
    </w:p>
    <w:p w14:paraId="20980607" w14:textId="77777777" w:rsidR="009C4CE8" w:rsidRDefault="009C4CE8" w:rsidP="009C4CE8">
      <w:pPr>
        <w:pStyle w:val="Default"/>
        <w:rPr>
          <w:ins w:id="82" w:author="mary.inoue@fap.local" w:date="2026-09-22T12:32:00Z" w16du:dateUtc="2026-09-22T16:32:00Z"/>
          <w:rFonts w:ascii="ArialMT" w:hAnsi="ArialMT" w:cs="ArialMT"/>
        </w:rPr>
      </w:pPr>
    </w:p>
    <w:p w14:paraId="032BF89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84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48EC554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2D8F7263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87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3240D4A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491EBB1B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90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3AFCD1F3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100F3AA3" w14:textId="77777777" w:rsidR="004B4464" w:rsidRPr="000759E6" w:rsidRDefault="004B4464" w:rsidP="004B4464">
      <w:pPr>
        <w:rPr>
          <w:ins w:id="9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93" w:author="mary.inoue@fap.local" w:date="2026-09-22T12:32:00Z" w16du:dateUtc="2026-09-22T16:32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3492D26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1955CB8C" w14:textId="77777777" w:rsidR="009C4CE8" w:rsidRDefault="009C4CE8" w:rsidP="00A5391B">
      <w:pPr>
        <w:rPr>
          <w:ins w:id="95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</w:p>
    <w:p w14:paraId="0B6E6AF1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97" w:author="mary.inoue@fap.local" w:date="2026-09-22T12:32:00Z" w16du:dateUtc="2026-09-22T16:3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609520E" w14:textId="77777777" w:rsidR="00AA2126" w:rsidRDefault="00AA2126" w:rsidP="00A5391B">
      <w:pPr>
        <w:rPr>
          <w:ins w:id="98" w:author="mary.inoue@fap.local" w:date="2026-09-22T12:32:00Z" w16du:dateUtc="2026-09-22T16:32:00Z"/>
          <w:rFonts w:ascii="Arial" w:hAnsi="Arial" w:cs="Arial"/>
          <w:sz w:val="24"/>
          <w:szCs w:val="24"/>
          <w:lang w:val="en-US"/>
        </w:rPr>
      </w:pPr>
    </w:p>
    <w:p w14:paraId="4E9DA6E5" w14:textId="77777777" w:rsidR="00DC250C" w:rsidRDefault="00500EF8" w:rsidP="00A5391B">
      <w:pPr>
        <w:rPr>
          <w:ins w:id="99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0" w:author="mary.inoue@fap.local" w:date="2026-09-22T12:32:00Z" w16du:dateUtc="2026-09-22T16:32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11887CB" w14:textId="77777777" w:rsidR="00ED46E8" w:rsidRPr="002D0762" w:rsidRDefault="00ED46E8" w:rsidP="00ED46E8">
      <w:pPr>
        <w:rPr>
          <w:ins w:id="101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2" w:author="mary.inoue@fap.local" w:date="2026-09-22T12:32:00Z" w16du:dateUtc="2026-09-22T16:3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751E4019" w14:textId="77777777" w:rsidR="00ED46E8" w:rsidRPr="00500EF8" w:rsidRDefault="00ED46E8" w:rsidP="00A5391B">
      <w:pPr>
        <w:rPr>
          <w:ins w:id="10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48DF89E" w14:textId="77777777" w:rsidR="00DC250C" w:rsidRDefault="005B3636" w:rsidP="00A5391B">
      <w:pPr>
        <w:rPr>
          <w:ins w:id="10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5" w:author="mary.inoue@fap.local" w:date="2026-09-22T12:32:00Z" w16du:dateUtc="2026-09-22T16:3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58790B3" w14:textId="77777777" w:rsidR="00E0284E" w:rsidRPr="00674D51" w:rsidRDefault="00E0284E" w:rsidP="00A5391B">
      <w:pPr>
        <w:rPr>
          <w:ins w:id="106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07" w:author="mary.inoue@fap.local" w:date="2026-09-22T12:32:00Z" w16du:dateUtc="2026-09-22T16:3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CC711EB" w14:textId="77777777" w:rsidR="00AA2126" w:rsidRDefault="00AA2126" w:rsidP="00AA2126">
      <w:pPr>
        <w:pStyle w:val="Default"/>
        <w:rPr>
          <w:ins w:id="108" w:author="mary.inoue@fap.local" w:date="2026-09-22T12:32:00Z" w16du:dateUtc="2026-09-22T16:32:00Z"/>
        </w:rPr>
      </w:pPr>
      <w:ins w:id="109" w:author="mary.inoue@fap.local" w:date="2026-09-22T12:32:00Z" w16du:dateUtc="2026-09-22T16:3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C075DFB" w14:textId="77777777" w:rsidR="000172AA" w:rsidRDefault="000172AA" w:rsidP="00AA2126">
      <w:pPr>
        <w:pStyle w:val="Default"/>
        <w:rPr>
          <w:ins w:id="110" w:author="mary.inoue@fap.local" w:date="2026-09-22T12:32:00Z" w16du:dateUtc="2026-09-22T16:32:00Z"/>
        </w:rPr>
      </w:pPr>
    </w:p>
    <w:p w14:paraId="31AD3888" w14:textId="77777777" w:rsidR="000172AA" w:rsidRDefault="000172AA" w:rsidP="000172AA">
      <w:pPr>
        <w:rPr>
          <w:ins w:id="111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12" w:author="mary.inoue@fap.local" w:date="2026-09-22T12:32:00Z" w16du:dateUtc="2026-09-22T16:3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5D5E84C8" w14:textId="77777777" w:rsidR="000172AA" w:rsidRDefault="000172AA" w:rsidP="00AA2126">
      <w:pPr>
        <w:pStyle w:val="Default"/>
        <w:rPr>
          <w:ins w:id="113" w:author="mary.inoue@fap.local" w:date="2026-09-22T12:32:00Z" w16du:dateUtc="2026-09-22T16:32:00Z"/>
        </w:rPr>
      </w:pPr>
    </w:p>
    <w:p w14:paraId="0E18E286" w14:textId="77777777" w:rsidR="00AA2126" w:rsidRPr="00345AD1" w:rsidRDefault="00AA2126" w:rsidP="00AA2126">
      <w:pPr>
        <w:pStyle w:val="Default"/>
        <w:rPr>
          <w:ins w:id="114" w:author="mary.inoue@fap.local" w:date="2026-09-22T12:32:00Z" w16du:dateUtc="2026-09-22T16:32:00Z"/>
        </w:rPr>
      </w:pPr>
    </w:p>
    <w:p w14:paraId="6BB6D770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16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073DCB2" w14:textId="77777777" w:rsidR="00AA2126" w:rsidRDefault="00AA2126" w:rsidP="00A5391B">
      <w:pPr>
        <w:rPr>
          <w:ins w:id="11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7E67FFD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19" w:author="mary.inoue@fap.local" w:date="2026-09-22T12:32:00Z" w16du:dateUtc="2026-09-22T16:32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40C8F94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90F257A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  <w:ins w:id="122" w:author="mary.inoue@fap.local" w:date="2026-09-22T12:32:00Z" w16du:dateUtc="2026-09-22T16:3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551DA49E" w14:textId="77777777" w:rsidR="00C01CF0" w:rsidRDefault="00C01CF0" w:rsidP="00A5391B">
      <w:pPr>
        <w:rPr>
          <w:ins w:id="12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D411F6E" w14:textId="77777777" w:rsidR="00E0284E" w:rsidRPr="006A49C0" w:rsidRDefault="006A49C0" w:rsidP="00A5391B">
      <w:pPr>
        <w:rPr>
          <w:ins w:id="12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25" w:author="mary.inoue@fap.local" w:date="2026-09-22T12:32:00Z" w16du:dateUtc="2026-09-22T16:3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765FBD96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51F922A5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128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5DB2F738" w14:textId="77777777" w:rsidR="006575DD" w:rsidRDefault="006575DD" w:rsidP="006575DD">
      <w:pPr>
        <w:rPr>
          <w:ins w:id="129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</w:p>
    <w:p w14:paraId="35C31309" w14:textId="77777777" w:rsidR="006A49C0" w:rsidRDefault="006575DD" w:rsidP="00A5391B">
      <w:pPr>
        <w:rPr>
          <w:ins w:id="130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  <w:ins w:id="131" w:author="mary.inoue@fap.local" w:date="2026-09-22T12:32:00Z" w16du:dateUtc="2026-09-22T16:3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17BE0522" w14:textId="77777777" w:rsidR="004D03FD" w:rsidRDefault="004D03FD" w:rsidP="00A5391B">
      <w:pPr>
        <w:rPr>
          <w:ins w:id="13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33" w:author="mary.inoue@fap.local" w:date="2026-09-22T12:32:00Z" w16du:dateUtc="2026-09-22T16:3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6FD79A0D" w14:textId="77777777" w:rsidR="005B2275" w:rsidRDefault="005B2275" w:rsidP="00A5391B">
      <w:pPr>
        <w:rPr>
          <w:ins w:id="13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D3DE779" w14:textId="77777777" w:rsidR="005B2275" w:rsidRPr="00FD6C0D" w:rsidRDefault="005B2275" w:rsidP="005B2275">
      <w:pPr>
        <w:rPr>
          <w:ins w:id="13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36" w:author="mary.inoue@fap.local" w:date="2026-09-22T12:32:00Z" w16du:dateUtc="2026-09-22T16:3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0AE5E573" w14:textId="77777777" w:rsidR="005B2275" w:rsidRPr="004D03FD" w:rsidRDefault="005B2275" w:rsidP="00A5391B">
      <w:pPr>
        <w:rPr>
          <w:ins w:id="137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</w:p>
    <w:p w14:paraId="30A0341C" w14:textId="77777777" w:rsidR="00C43956" w:rsidRDefault="00C43956" w:rsidP="00C43956">
      <w:pPr>
        <w:rPr>
          <w:ins w:id="13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39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0CFBED04" w14:textId="77777777" w:rsidR="00A54CA6" w:rsidRPr="00C6444F" w:rsidRDefault="00A54CA6" w:rsidP="00A54CA6">
      <w:pPr>
        <w:rPr>
          <w:ins w:id="14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41" w:author="mary.inoue@fap.local" w:date="2026-09-22T12:32:00Z" w16du:dateUtc="2026-09-22T16:3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37C079EF" w14:textId="77777777" w:rsidR="00A54CA6" w:rsidRDefault="00A54CA6" w:rsidP="00A54CA6">
      <w:pPr>
        <w:rPr>
          <w:ins w:id="14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E12AA9A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144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D27BB8C" w14:textId="77777777" w:rsidR="00C43956" w:rsidRDefault="00C43956" w:rsidP="00A5391B">
      <w:pPr>
        <w:rPr>
          <w:ins w:id="145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852CF63" w14:textId="77777777" w:rsidR="00ED407E" w:rsidRPr="00345AD1" w:rsidRDefault="00ED407E" w:rsidP="00ED407E">
      <w:pPr>
        <w:pStyle w:val="Default"/>
        <w:rPr>
          <w:ins w:id="146" w:author="mary.inoue@fap.local" w:date="2026-09-22T12:32:00Z" w16du:dateUtc="2026-09-22T16:32:00Z"/>
        </w:rPr>
      </w:pPr>
      <w:ins w:id="147" w:author="mary.inoue@fap.local" w:date="2026-09-22T12:32:00Z" w16du:dateUtc="2026-09-22T16:3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7BEAE785" w14:textId="77777777" w:rsidR="00ED407E" w:rsidRDefault="00ED407E" w:rsidP="00A5391B">
      <w:pPr>
        <w:rPr>
          <w:ins w:id="14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DC0E25B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150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6BB8C5CD" w14:textId="77777777" w:rsidR="00AE71D2" w:rsidRDefault="00AE71D2" w:rsidP="00A5391B">
      <w:pPr>
        <w:rPr>
          <w:ins w:id="151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2A893658" w14:textId="77777777" w:rsidR="00901CD7" w:rsidRDefault="00AE71D2" w:rsidP="00A5391B">
      <w:pPr>
        <w:rPr>
          <w:ins w:id="152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153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CF6A4F5" w14:textId="77777777" w:rsidR="00D64C4F" w:rsidRPr="00345AD1" w:rsidRDefault="00D64C4F" w:rsidP="00D64C4F">
      <w:pPr>
        <w:pStyle w:val="Default"/>
        <w:rPr>
          <w:ins w:id="154" w:author="mary.inoue@fap.local" w:date="2026-09-22T12:32:00Z" w16du:dateUtc="2026-09-22T16:32:00Z"/>
        </w:rPr>
      </w:pPr>
      <w:ins w:id="155" w:author="mary.inoue@fap.local" w:date="2026-09-22T12:32:00Z" w16du:dateUtc="2026-09-22T16:3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D2346C9" w14:textId="77777777" w:rsidR="00D64C4F" w:rsidRDefault="00D64C4F" w:rsidP="00A5391B">
      <w:pPr>
        <w:rPr>
          <w:ins w:id="15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D5F698E" w14:textId="77777777" w:rsidR="00D1508E" w:rsidRDefault="00D1508E" w:rsidP="00D1508E">
      <w:pPr>
        <w:pStyle w:val="Default"/>
        <w:rPr>
          <w:ins w:id="157" w:author="mary.inoue@fap.local" w:date="2026-09-22T12:32:00Z" w16du:dateUtc="2026-09-22T16:32:00Z"/>
        </w:rPr>
      </w:pPr>
      <w:ins w:id="158" w:author="mary.inoue@fap.local" w:date="2026-09-22T12:32:00Z" w16du:dateUtc="2026-09-22T16:3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06152F0" w14:textId="77777777" w:rsidR="00D1508E" w:rsidRDefault="00D1508E" w:rsidP="00A5391B">
      <w:pPr>
        <w:rPr>
          <w:ins w:id="15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0B79FAD" w14:textId="77777777" w:rsidR="00C43956" w:rsidRDefault="00C43956" w:rsidP="00A5391B">
      <w:pPr>
        <w:rPr>
          <w:ins w:id="160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F756532" w14:textId="77777777" w:rsidR="00425F7C" w:rsidRPr="009B31F7" w:rsidRDefault="009B31F7" w:rsidP="00A5391B">
      <w:pPr>
        <w:rPr>
          <w:ins w:id="161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2" w:author="mary.inoue@fap.local" w:date="2026-09-22T12:32:00Z" w16du:dateUtc="2026-09-22T16:3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5B81598" w14:textId="77777777" w:rsidR="00425F7C" w:rsidRDefault="00C549DE" w:rsidP="00A5391B">
      <w:pPr>
        <w:rPr>
          <w:ins w:id="16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4" w:author="mary.inoue@fap.local" w:date="2026-09-22T12:32:00Z" w16du:dateUtc="2026-09-22T16:3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5221274F" w14:textId="77777777" w:rsidR="0040121F" w:rsidRDefault="0040121F" w:rsidP="0040121F">
      <w:pPr>
        <w:rPr>
          <w:ins w:id="16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6" w:author="mary.inoue@fap.local" w:date="2026-09-22T12:32:00Z" w16du:dateUtc="2026-09-22T16:3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5CEDD94A" w14:textId="77777777" w:rsidR="00A2270B" w:rsidRPr="00AF56D5" w:rsidRDefault="00A2270B" w:rsidP="00A2270B">
      <w:pPr>
        <w:rPr>
          <w:ins w:id="16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68" w:author="mary.inoue@fap.local" w:date="2026-09-22T12:32:00Z" w16du:dateUtc="2026-09-22T16:3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BB5D2B0" w14:textId="77777777" w:rsidR="00E45383" w:rsidRDefault="00E45383" w:rsidP="00E45383">
      <w:pPr>
        <w:rPr>
          <w:ins w:id="16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9606581" w14:textId="77777777" w:rsidR="00395556" w:rsidRPr="000642ED" w:rsidRDefault="00395556" w:rsidP="00395556">
      <w:pPr>
        <w:rPr>
          <w:ins w:id="17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71" w:author="mary.inoue@fap.local" w:date="2026-09-22T12:32:00Z" w16du:dateUtc="2026-09-22T16:3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0222EF37" w14:textId="77777777" w:rsidR="0040121F" w:rsidRDefault="0040121F" w:rsidP="0040121F">
      <w:pPr>
        <w:rPr>
          <w:ins w:id="17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13FD34C" w14:textId="77777777" w:rsidR="00395556" w:rsidRDefault="00395556" w:rsidP="00E45383">
      <w:pPr>
        <w:rPr>
          <w:ins w:id="17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899B492" w14:textId="77777777" w:rsidR="00E45383" w:rsidRPr="0050434A" w:rsidRDefault="00E45383" w:rsidP="00E45383">
      <w:pPr>
        <w:rPr>
          <w:ins w:id="17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75" w:author="mary.inoue@fap.local" w:date="2026-09-22T12:32:00Z" w16du:dateUtc="2026-09-22T16:3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1BB12B18" w14:textId="77777777" w:rsidR="00723985" w:rsidRDefault="00723985" w:rsidP="00723985">
      <w:pPr>
        <w:pStyle w:val="Default"/>
        <w:rPr>
          <w:ins w:id="176" w:author="mary.inoue@fap.local" w:date="2026-09-22T12:32:00Z" w16du:dateUtc="2026-09-22T16:32:00Z"/>
        </w:rPr>
      </w:pPr>
    </w:p>
    <w:p w14:paraId="76CEFA54" w14:textId="77777777" w:rsidR="00EB44BF" w:rsidRPr="008D7954" w:rsidRDefault="00EB44BF" w:rsidP="00EB44BF">
      <w:pPr>
        <w:rPr>
          <w:ins w:id="17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78" w:author="mary.inoue@fap.local" w:date="2026-09-22T12:32:00Z" w16du:dateUtc="2026-09-22T16:3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D6654B5" w14:textId="77777777" w:rsidR="00E45383" w:rsidRDefault="00E45383" w:rsidP="00723985">
      <w:pPr>
        <w:pStyle w:val="Default"/>
        <w:rPr>
          <w:ins w:id="179" w:author="mary.inoue@fap.local" w:date="2026-09-22T12:32:00Z" w16du:dateUtc="2026-09-22T16:32:00Z"/>
        </w:rPr>
      </w:pPr>
    </w:p>
    <w:p w14:paraId="59CCAF0B" w14:textId="77777777" w:rsidR="00723985" w:rsidRPr="00345AD1" w:rsidRDefault="00723985" w:rsidP="00723985">
      <w:pPr>
        <w:pStyle w:val="Default"/>
        <w:rPr>
          <w:ins w:id="180" w:author="mary.inoue@fap.local" w:date="2026-09-22T12:32:00Z" w16du:dateUtc="2026-09-22T16:32:00Z"/>
        </w:rPr>
      </w:pPr>
      <w:ins w:id="181" w:author="mary.inoue@fap.local" w:date="2026-09-22T12:32:00Z" w16du:dateUtc="2026-09-22T16:3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1C642C9D" w14:textId="77777777" w:rsidR="00723985" w:rsidRDefault="00723985" w:rsidP="00A5391B">
      <w:pPr>
        <w:rPr>
          <w:ins w:id="18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A1040ED" w14:textId="77777777" w:rsidR="00B30730" w:rsidRPr="00345AD1" w:rsidRDefault="00B30730" w:rsidP="00B30730">
      <w:pPr>
        <w:pStyle w:val="Default"/>
        <w:rPr>
          <w:ins w:id="183" w:author="mary.inoue@fap.local" w:date="2026-09-22T12:32:00Z" w16du:dateUtc="2026-09-22T16:32:00Z"/>
        </w:rPr>
      </w:pPr>
      <w:ins w:id="184" w:author="mary.inoue@fap.local" w:date="2026-09-22T12:32:00Z" w16du:dateUtc="2026-09-22T16:3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6C979F48" w14:textId="77777777" w:rsidR="00B30730" w:rsidRDefault="00B30730" w:rsidP="00A5391B">
      <w:pPr>
        <w:rPr>
          <w:ins w:id="185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FC68F89" w14:textId="77777777" w:rsidR="00723985" w:rsidRDefault="00723985" w:rsidP="00A5391B">
      <w:pPr>
        <w:rPr>
          <w:ins w:id="18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F7D3058" w14:textId="77777777" w:rsidR="00723985" w:rsidRDefault="00723985" w:rsidP="00A5391B">
      <w:pPr>
        <w:rPr>
          <w:ins w:id="18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10B474F1" w14:textId="77777777" w:rsidR="00BC4C01" w:rsidRPr="00BC4C01" w:rsidRDefault="00BC4C01" w:rsidP="00A5391B">
      <w:pPr>
        <w:rPr>
          <w:ins w:id="188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89" w:author="mary.inoue@fap.local" w:date="2026-09-22T12:32:00Z" w16du:dateUtc="2026-09-22T16:3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75F6F446" w14:textId="77777777" w:rsidR="00B23618" w:rsidRDefault="00B23618" w:rsidP="00B23618">
      <w:pPr>
        <w:rPr>
          <w:ins w:id="19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91" w:author="mary.inoue@fap.local" w:date="2026-09-22T12:32:00Z" w16du:dateUtc="2026-09-22T16:3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1E062083" w14:textId="77777777" w:rsidR="00B23618" w:rsidRDefault="00B23618" w:rsidP="00A5391B">
      <w:pPr>
        <w:rPr>
          <w:ins w:id="19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C19F776" w14:textId="77777777" w:rsidR="00B23618" w:rsidRDefault="00B23618" w:rsidP="00A5391B">
      <w:pPr>
        <w:rPr>
          <w:ins w:id="19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B375AB6" w14:textId="77777777" w:rsidR="006D73AD" w:rsidRDefault="006F5CEB" w:rsidP="00A5391B">
      <w:pPr>
        <w:rPr>
          <w:ins w:id="19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95" w:author="mary.inoue@fap.local" w:date="2026-09-22T12:32:00Z" w16du:dateUtc="2026-09-22T16:3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559FC0B9" w14:textId="77777777" w:rsidR="00B23618" w:rsidRPr="003A0E43" w:rsidRDefault="00B23618" w:rsidP="00B23618">
      <w:pPr>
        <w:rPr>
          <w:ins w:id="196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197" w:author="mary.inoue@fap.local" w:date="2026-09-22T12:32:00Z" w16du:dateUtc="2026-09-22T16:3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CB1536B" w14:textId="77777777" w:rsidR="00B30730" w:rsidRDefault="00B30730" w:rsidP="00A5391B">
      <w:pPr>
        <w:rPr>
          <w:ins w:id="19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9DA2462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200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70B2AED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11E9ABB9" w14:textId="77777777" w:rsidR="00B23618" w:rsidRDefault="00B23618" w:rsidP="00B23618">
      <w:pPr>
        <w:rPr>
          <w:ins w:id="20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03" w:author="mary.inoue@fap.local" w:date="2026-09-22T12:32:00Z" w16du:dateUtc="2026-09-22T16:3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4C6D8E3B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05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21F645DA" w14:textId="77777777" w:rsidR="00B23618" w:rsidRPr="00345AD1" w:rsidRDefault="00B23618" w:rsidP="00B23618">
      <w:pPr>
        <w:pStyle w:val="Default"/>
        <w:rPr>
          <w:ins w:id="206" w:author="mary.inoue@fap.local" w:date="2026-09-22T12:32:00Z" w16du:dateUtc="2026-09-22T16:32:00Z"/>
        </w:rPr>
      </w:pPr>
      <w:ins w:id="207" w:author="mary.inoue@fap.local" w:date="2026-09-22T12:32:00Z" w16du:dateUtc="2026-09-22T16:32:00Z">
        <w:r w:rsidRPr="00345AD1">
          <w:t xml:space="preserve"> </w:t>
        </w:r>
      </w:ins>
    </w:p>
    <w:p w14:paraId="7FE27C8E" w14:textId="77777777" w:rsidR="00B23618" w:rsidRDefault="00B23618" w:rsidP="00B23618">
      <w:pPr>
        <w:rPr>
          <w:ins w:id="20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ED154EA" w14:textId="77777777" w:rsidR="00B23618" w:rsidRDefault="00B23618" w:rsidP="00B23618">
      <w:pPr>
        <w:rPr>
          <w:ins w:id="20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FB35C1E" w14:textId="77777777" w:rsidR="00B23618" w:rsidRDefault="00B23618" w:rsidP="00B23618">
      <w:pPr>
        <w:rPr>
          <w:ins w:id="21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11" w:author="mary.inoue@fap.local" w:date="2026-09-22T12:32:00Z" w16du:dateUtc="2026-09-22T16:3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EE1ACD7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02B06197" w14:textId="77777777" w:rsidR="00B30730" w:rsidRDefault="00B30730" w:rsidP="00A5391B">
      <w:pPr>
        <w:rPr>
          <w:ins w:id="21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39C9B26" w14:textId="77777777" w:rsidR="00D1600A" w:rsidRPr="00345AD1" w:rsidRDefault="00D1600A" w:rsidP="00D1600A">
      <w:pPr>
        <w:pStyle w:val="Default"/>
        <w:rPr>
          <w:ins w:id="214" w:author="mary.inoue@fap.local" w:date="2026-09-22T12:32:00Z" w16du:dateUtc="2026-09-22T16:32:00Z"/>
        </w:rPr>
      </w:pPr>
      <w:ins w:id="215" w:author="mary.inoue@fap.local" w:date="2026-09-22T12:32:00Z" w16du:dateUtc="2026-09-22T16:3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9F8CA9C" w14:textId="77777777" w:rsidR="004175E5" w:rsidRDefault="004175E5" w:rsidP="00A5391B">
      <w:pPr>
        <w:rPr>
          <w:ins w:id="216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881B04C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32:00Z" w16du:dateUtc="2026-09-22T16:32:00Z"/>
          <w:rFonts w:ascii="Arial" w:hAnsi="Arial" w:cs="Arial"/>
          <w:b/>
          <w:sz w:val="24"/>
          <w:szCs w:val="24"/>
        </w:rPr>
      </w:pPr>
      <w:ins w:id="218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254FD1E" w14:textId="77777777" w:rsidR="00F33C0F" w:rsidRDefault="00F33C0F" w:rsidP="00A5391B">
      <w:pPr>
        <w:rPr>
          <w:ins w:id="21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417F59DD" w14:textId="77777777" w:rsidR="00D60738" w:rsidRDefault="00D60738" w:rsidP="00A5391B">
      <w:pPr>
        <w:rPr>
          <w:ins w:id="22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21" w:author="mary.inoue@fap.local" w:date="2026-09-22T12:32:00Z" w16du:dateUtc="2026-09-22T16:3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DA757C3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23" w:author="mary.inoue@fap.local" w:date="2026-09-22T12:32:00Z" w16du:dateUtc="2026-09-22T16:3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27DEC3EF" w14:textId="77777777" w:rsidR="00A24980" w:rsidRPr="00D60738" w:rsidRDefault="00A24980" w:rsidP="00A5391B">
      <w:pPr>
        <w:rPr>
          <w:ins w:id="22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80F777A" w14:textId="77777777" w:rsidR="00163BDD" w:rsidRDefault="00163BDD" w:rsidP="00A5391B">
      <w:pPr>
        <w:rPr>
          <w:ins w:id="22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26" w:author="mary.inoue@fap.local" w:date="2026-09-22T12:32:00Z" w16du:dateUtc="2026-09-22T16:3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74673A04" w14:textId="77777777" w:rsidR="00B23618" w:rsidRDefault="00B23618" w:rsidP="00A5391B">
      <w:pPr>
        <w:rPr>
          <w:ins w:id="227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7299C39" w14:textId="77777777" w:rsidR="00B23618" w:rsidRDefault="00B23618" w:rsidP="00B23618">
      <w:pPr>
        <w:rPr>
          <w:ins w:id="22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25AF86B" w14:textId="77777777" w:rsidR="00B23618" w:rsidRDefault="00B23618" w:rsidP="00A5391B">
      <w:pPr>
        <w:rPr>
          <w:ins w:id="22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06F9062E" w14:textId="77777777" w:rsidR="00094AC5" w:rsidRDefault="00094AC5" w:rsidP="00094AC5">
      <w:pPr>
        <w:pStyle w:val="Default"/>
        <w:rPr>
          <w:ins w:id="230" w:author="mary.inoue@fap.local" w:date="2026-09-22T12:32:00Z" w16du:dateUtc="2026-09-22T16:32:00Z"/>
        </w:rPr>
      </w:pPr>
      <w:ins w:id="231" w:author="mary.inoue@fap.local" w:date="2026-09-22T12:32:00Z" w16du:dateUtc="2026-09-22T16:3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1A6EB601" w14:textId="77777777" w:rsidR="00B23618" w:rsidRDefault="00B23618" w:rsidP="00B23618">
      <w:pPr>
        <w:rPr>
          <w:ins w:id="23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24490D0C" w14:textId="77777777" w:rsidR="00B23618" w:rsidRPr="003268AD" w:rsidRDefault="00B23618" w:rsidP="00B23618">
      <w:pPr>
        <w:rPr>
          <w:ins w:id="23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34" w:author="mary.inoue@fap.local" w:date="2026-09-22T12:32:00Z" w16du:dateUtc="2026-09-22T16:3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2186402E" w14:textId="77777777" w:rsidR="00B23618" w:rsidRPr="005B78AA" w:rsidRDefault="00B23618" w:rsidP="00B23618">
      <w:pPr>
        <w:rPr>
          <w:ins w:id="23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36" w:author="mary.inoue@fap.local" w:date="2026-09-22T12:32:00Z" w16du:dateUtc="2026-09-22T16:3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3658EEBE" w14:textId="77777777" w:rsidR="00B23618" w:rsidRPr="00345AD1" w:rsidRDefault="00B23618" w:rsidP="00094AC5">
      <w:pPr>
        <w:pStyle w:val="Default"/>
        <w:rPr>
          <w:ins w:id="237" w:author="mary.inoue@fap.local" w:date="2026-09-22T12:32:00Z" w16du:dateUtc="2026-09-22T16:32:00Z"/>
        </w:rPr>
      </w:pPr>
    </w:p>
    <w:p w14:paraId="0CCBB430" w14:textId="77777777" w:rsidR="00094AC5" w:rsidRDefault="00094AC5" w:rsidP="00094AC5">
      <w:pPr>
        <w:pStyle w:val="Default"/>
        <w:rPr>
          <w:ins w:id="238" w:author="mary.inoue@fap.local" w:date="2026-09-22T12:32:00Z" w16du:dateUtc="2026-09-22T16:32:00Z"/>
        </w:rPr>
      </w:pPr>
    </w:p>
    <w:p w14:paraId="7DCC3BA6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40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1F194193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</w:p>
    <w:p w14:paraId="26F5580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43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D3EE427" w14:textId="77777777" w:rsidR="00094AC5" w:rsidRPr="00163BDD" w:rsidRDefault="00094AC5" w:rsidP="00A5391B">
      <w:pPr>
        <w:rPr>
          <w:ins w:id="244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0C37D50" w14:textId="77777777" w:rsidR="00A5391B" w:rsidRPr="00A5391B" w:rsidRDefault="00A5391B" w:rsidP="00A5391B">
      <w:pPr>
        <w:rPr>
          <w:ins w:id="24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46" w:author="mary.inoue@fap.local" w:date="2026-09-22T12:32:00Z" w16du:dateUtc="2026-09-22T16:3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46AB5B66" w14:textId="77777777" w:rsidR="002C247D" w:rsidRDefault="002C247D" w:rsidP="002C247D">
      <w:pPr>
        <w:rPr>
          <w:ins w:id="247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48" w:author="mary.inoue@fap.local" w:date="2026-09-22T12:32:00Z" w16du:dateUtc="2026-09-22T16:3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36DE4321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250" w:author="mary.inoue@fap.local" w:date="2026-09-22T12:32:00Z" w16du:dateUtc="2026-09-22T16:3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7C2121F" w14:textId="77777777" w:rsidR="00BB7F95" w:rsidRDefault="00BB7F95" w:rsidP="002C247D">
      <w:pPr>
        <w:rPr>
          <w:ins w:id="251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3B3DED87" w14:textId="77777777" w:rsidR="00BB7F95" w:rsidRDefault="00BB7F95" w:rsidP="002C247D">
      <w:pPr>
        <w:rPr>
          <w:ins w:id="25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1CE2BB5" w14:textId="77777777" w:rsidR="00BB7F95" w:rsidRDefault="00BB7F95" w:rsidP="002C247D">
      <w:pPr>
        <w:rPr>
          <w:ins w:id="253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D6FAC85" w14:textId="77777777" w:rsidR="00140891" w:rsidRDefault="00140891" w:rsidP="002C247D">
      <w:pPr>
        <w:rPr>
          <w:ins w:id="254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55" w:author="mary.inoue@fap.local" w:date="2026-09-22T12:32:00Z" w16du:dateUtc="2026-09-22T16:3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03A6E7D" w14:textId="77777777" w:rsidR="00B23618" w:rsidRPr="005B78AA" w:rsidRDefault="00B23618" w:rsidP="00B23618">
      <w:pPr>
        <w:rPr>
          <w:ins w:id="256" w:author="mary.inoue@fap.local" w:date="2026-09-22T12:32:00Z" w16du:dateUtc="2026-09-22T16:32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2:32:00Z" w16du:dateUtc="2026-09-22T16:3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0CAD9B23" w14:textId="77777777" w:rsidR="00B23618" w:rsidRPr="00140891" w:rsidRDefault="00B23618" w:rsidP="002C247D">
      <w:pPr>
        <w:rPr>
          <w:ins w:id="259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B254C94" w14:textId="77777777" w:rsidR="00140891" w:rsidRDefault="00140891" w:rsidP="002C247D">
      <w:pPr>
        <w:rPr>
          <w:ins w:id="260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61" w:author="mary.inoue@fap.local" w:date="2026-09-22T12:32:00Z" w16du:dateUtc="2026-09-22T16:3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60F7B2D0" w14:textId="77777777" w:rsidR="00064320" w:rsidRDefault="00064320" w:rsidP="00064320">
      <w:pPr>
        <w:pStyle w:val="Default"/>
        <w:rPr>
          <w:ins w:id="262" w:author="mary.inoue@fap.local" w:date="2026-09-22T12:32:00Z" w16du:dateUtc="2026-09-22T16:32:00Z"/>
        </w:rPr>
      </w:pPr>
    </w:p>
    <w:p w14:paraId="1993C8BB" w14:textId="77777777" w:rsidR="00064320" w:rsidRPr="00345AD1" w:rsidRDefault="00064320" w:rsidP="00064320">
      <w:pPr>
        <w:pStyle w:val="Default"/>
        <w:rPr>
          <w:ins w:id="263" w:author="mary.inoue@fap.local" w:date="2026-09-22T12:32:00Z" w16du:dateUtc="2026-09-22T16:32:00Z"/>
        </w:rPr>
      </w:pPr>
      <w:ins w:id="264" w:author="mary.inoue@fap.local" w:date="2026-09-22T12:32:00Z" w16du:dateUtc="2026-09-22T16:3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5886860" w14:textId="77777777" w:rsidR="00064320" w:rsidRDefault="00064320" w:rsidP="00064320">
      <w:pPr>
        <w:pStyle w:val="Default"/>
        <w:rPr>
          <w:ins w:id="265" w:author="mary.inoue@fap.local" w:date="2026-09-22T12:32:00Z" w16du:dateUtc="2026-09-22T16:32:00Z"/>
        </w:rPr>
      </w:pPr>
    </w:p>
    <w:p w14:paraId="6D191EC9" w14:textId="77777777" w:rsidR="00064320" w:rsidRPr="008A41B7" w:rsidRDefault="008A41B7" w:rsidP="002C247D">
      <w:pPr>
        <w:rPr>
          <w:ins w:id="266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67" w:author="mary.inoue@fap.local" w:date="2026-09-22T12:32:00Z" w16du:dateUtc="2026-09-22T16:3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77BF0525" w14:textId="77777777" w:rsidR="00064320" w:rsidRDefault="00064320" w:rsidP="002C247D">
      <w:pPr>
        <w:rPr>
          <w:ins w:id="268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76354D81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32:00Z" w16du:dateUtc="2026-09-22T16:32:00Z"/>
          <w:rFonts w:ascii="Arial" w:hAnsi="Arial" w:cs="Arial"/>
          <w:color w:val="000000"/>
          <w:sz w:val="24"/>
          <w:szCs w:val="24"/>
        </w:rPr>
      </w:pPr>
      <w:ins w:id="270" w:author="mary.inoue@fap.local" w:date="2026-09-22T12:32:00Z" w16du:dateUtc="2026-09-22T16:3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75EB51CF" w14:textId="77777777" w:rsidR="00706622" w:rsidRPr="00345AD1" w:rsidRDefault="00706622" w:rsidP="00706622">
      <w:pPr>
        <w:pStyle w:val="Default"/>
        <w:rPr>
          <w:ins w:id="271" w:author="mary.inoue@fap.local" w:date="2026-09-22T12:32:00Z" w16du:dateUtc="2026-09-22T16:32:00Z"/>
        </w:rPr>
      </w:pPr>
    </w:p>
    <w:p w14:paraId="5FAE6D74" w14:textId="77777777" w:rsidR="00494500" w:rsidRDefault="00494500" w:rsidP="00494500">
      <w:pPr>
        <w:pStyle w:val="Default"/>
        <w:rPr>
          <w:ins w:id="272" w:author="mary.inoue@fap.local" w:date="2026-09-22T12:32:00Z" w16du:dateUtc="2026-09-22T16:32:00Z"/>
        </w:rPr>
      </w:pPr>
      <w:ins w:id="273" w:author="mary.inoue@fap.local" w:date="2026-09-22T12:32:00Z" w16du:dateUtc="2026-09-22T16:3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1A9F3B3" w14:textId="77777777" w:rsidR="005201FD" w:rsidRDefault="005201FD" w:rsidP="00494500">
      <w:pPr>
        <w:pStyle w:val="Default"/>
        <w:rPr>
          <w:ins w:id="274" w:author="mary.inoue@fap.local" w:date="2026-09-22T12:32:00Z" w16du:dateUtc="2026-09-22T16:32:00Z"/>
        </w:rPr>
      </w:pPr>
    </w:p>
    <w:p w14:paraId="2FF6FDD5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76" w:author="mary.inoue@fap.local" w:date="2026-09-22T12:32:00Z" w16du:dateUtc="2026-09-22T16:3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3174AC1F" w14:textId="77777777" w:rsidR="005201FD" w:rsidRPr="00345AD1" w:rsidRDefault="005201FD" w:rsidP="00494500">
      <w:pPr>
        <w:pStyle w:val="Default"/>
        <w:rPr>
          <w:ins w:id="277" w:author="mary.inoue@fap.local" w:date="2026-09-22T12:32:00Z" w16du:dateUtc="2026-09-22T16:32:00Z"/>
        </w:rPr>
      </w:pPr>
    </w:p>
    <w:p w14:paraId="63FBEFA3" w14:textId="77777777" w:rsidR="00BD6490" w:rsidRPr="00345AD1" w:rsidRDefault="00BD6490" w:rsidP="00BD6490">
      <w:pPr>
        <w:pStyle w:val="Default"/>
        <w:rPr>
          <w:ins w:id="278" w:author="mary.inoue@fap.local" w:date="2026-09-22T12:32:00Z" w16du:dateUtc="2026-09-22T16:32:00Z"/>
        </w:rPr>
      </w:pPr>
      <w:ins w:id="279" w:author="mary.inoue@fap.local" w:date="2026-09-22T12:32:00Z" w16du:dateUtc="2026-09-22T16:3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532519E7" w14:textId="77777777" w:rsidR="00064320" w:rsidRDefault="00064320" w:rsidP="002C247D">
      <w:pPr>
        <w:rPr>
          <w:ins w:id="280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515F9D04" w14:textId="77777777" w:rsidR="00B9482B" w:rsidRDefault="00B9482B" w:rsidP="002C247D">
      <w:pPr>
        <w:rPr>
          <w:ins w:id="281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82" w:author="mary.inoue@fap.local" w:date="2026-09-22T12:32:00Z" w16du:dateUtc="2026-09-22T16:3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5C178415" w14:textId="77777777" w:rsidR="00B9482B" w:rsidRDefault="00B9482B" w:rsidP="002C247D">
      <w:pPr>
        <w:rPr>
          <w:ins w:id="283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84" w:author="mary.inoue@fap.local" w:date="2026-09-22T12:32:00Z" w16du:dateUtc="2026-09-22T16:3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D330D79" w14:textId="77777777" w:rsidR="009801CD" w:rsidRDefault="009801CD" w:rsidP="002C247D">
      <w:pPr>
        <w:rPr>
          <w:ins w:id="285" w:author="mary.inoue@fap.local" w:date="2026-09-22T12:32:00Z" w16du:dateUtc="2026-09-22T16:32:00Z"/>
          <w:rFonts w:ascii="Arial" w:hAnsi="Arial" w:cs="Arial"/>
          <w:sz w:val="24"/>
          <w:szCs w:val="24"/>
        </w:rPr>
      </w:pPr>
      <w:ins w:id="286" w:author="mary.inoue@fap.local" w:date="2026-09-22T12:32:00Z" w16du:dateUtc="2026-09-22T16:3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7A988763" w14:textId="77777777" w:rsidR="00C10C2A" w:rsidRPr="00345AD1" w:rsidRDefault="00C10C2A" w:rsidP="00C10C2A">
      <w:pPr>
        <w:pStyle w:val="Default"/>
        <w:rPr>
          <w:ins w:id="287" w:author="mary.inoue@fap.local" w:date="2026-09-22T12:32:00Z" w16du:dateUtc="2026-09-22T16:32:00Z"/>
        </w:rPr>
      </w:pPr>
      <w:ins w:id="288" w:author="mary.inoue@fap.local" w:date="2026-09-22T12:32:00Z" w16du:dateUtc="2026-09-22T16:3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488ED627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32:00Z" w16du:dateUtc="2026-09-22T16:32:00Z"/>
          <w:rFonts w:ascii="ArialMT" w:hAnsi="ArialMT" w:cs="ArialMT"/>
          <w:sz w:val="24"/>
          <w:szCs w:val="24"/>
        </w:rPr>
      </w:pPr>
    </w:p>
    <w:p w14:paraId="2ABA734E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2:32:00Z" w16du:dateUtc="2026-09-22T16:32:00Z"/>
          <w:rFonts w:ascii="ArialMT" w:hAnsi="ArialMT" w:cs="ArialMT"/>
          <w:sz w:val="24"/>
          <w:szCs w:val="24"/>
        </w:rPr>
      </w:pPr>
      <w:ins w:id="291" w:author="mary.inoue@fap.local" w:date="2026-09-22T12:32:00Z" w16du:dateUtc="2026-09-22T16:3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4DE648B5" w14:textId="77777777" w:rsidR="00C10C2A" w:rsidRPr="009801CD" w:rsidRDefault="00C10C2A" w:rsidP="002C247D">
      <w:pPr>
        <w:rPr>
          <w:ins w:id="292" w:author="mary.inoue@fap.local" w:date="2026-09-22T12:32:00Z" w16du:dateUtc="2026-09-22T16:32:00Z"/>
          <w:rFonts w:ascii="Arial" w:hAnsi="Arial" w:cs="Arial"/>
          <w:sz w:val="24"/>
          <w:szCs w:val="24"/>
        </w:rPr>
      </w:pPr>
    </w:p>
    <w:p w14:paraId="6B2A2CBF" w14:textId="450373FF" w:rsidR="008C2277" w:rsidRPr="00DC19EC" w:rsidRDefault="000B0144" w:rsidP="00737633">
      <w:pPr>
        <w:spacing w:line="440" w:lineRule="exact"/>
        <w:ind w:left="110" w:hangingChars="50" w:hanging="110"/>
        <w:jc w:val="center"/>
        <w:rPr>
          <w:del w:id="293" w:author="mary.inoue@fap.local" w:date="2026-09-22T12:32:00Z" w16du:dateUtc="2026-09-22T16:32:00Z"/>
          <w:rFonts w:eastAsia="DFKai-SB"/>
          <w:b/>
          <w:spacing w:val="-20"/>
          <w:sz w:val="36"/>
          <w:szCs w:val="36"/>
          <w:lang w:val="zh-TW"/>
        </w:rPr>
      </w:pPr>
      <w:del w:id="294" w:author="mary.inoue@fap.local" w:date="2026-09-22T12:32:00Z" w16du:dateUtc="2026-09-22T16:32:00Z">
        <w:r w:rsidRPr="00DC19EC">
          <w:rPr>
            <w:rFonts w:eastAsia="DFKai-SB"/>
            <w:bCs/>
            <w:noProof/>
            <w:szCs w:val="2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4E210AE" wp14:editId="4FA6C584">
                  <wp:simplePos x="0" y="0"/>
                  <wp:positionH relativeFrom="column">
                    <wp:posOffset>-361950</wp:posOffset>
                  </wp:positionH>
                  <wp:positionV relativeFrom="paragraph">
                    <wp:posOffset>-328508</wp:posOffset>
                  </wp:positionV>
                  <wp:extent cx="711835" cy="1404620"/>
                  <wp:effectExtent l="0" t="0" r="12065" b="16510"/>
                  <wp:wrapNone/>
                  <wp:docPr id="1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1835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E735E" w14:textId="77777777" w:rsidR="000B0144" w:rsidRPr="00542568" w:rsidRDefault="000B0144" w:rsidP="000B0144">
                              <w:pPr>
                                <w:jc w:val="center"/>
                                <w:rPr>
                                  <w:del w:id="295" w:author="mary.inoue@fap.local" w:date="2026-09-22T12:32:00Z" w16du:dateUtc="2026-09-22T16:32:00Z"/>
                                  <w:rFonts w:eastAsia="DFKai-SB"/>
                                </w:rPr>
                              </w:pPr>
                              <w:del w:id="296" w:author="mary.inoue@fap.local" w:date="2026-09-22T12:32:00Z" w16du:dateUtc="2026-09-22T16:32:00Z">
                                <w:r w:rsidRPr="00542568">
                                  <w:rPr>
                                    <w:rFonts w:eastAsia="DFKai-SB"/>
                                  </w:rPr>
                                  <w:delText>附件</w:delText>
                                </w:r>
                                <w:r w:rsidR="00124495">
                                  <w:rPr>
                                    <w:rFonts w:eastAsia="DFKai-SB"/>
                                  </w:rPr>
                                  <w:delText>1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4E210AE"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6" type="#_x0000_t202" style="position:absolute;left:0;text-align:left;margin-left:-28.5pt;margin-top:-25.85pt;width:56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" strokeweight=".5pt">
                  <v:textbox style="mso-fit-shape-to-text:t">
                    <w:txbxContent>
                      <w:p w14:paraId="1ECE735E" w14:textId="77777777" w:rsidR="000B0144" w:rsidRPr="00542568" w:rsidRDefault="000B0144" w:rsidP="000B0144">
                        <w:pPr>
                          <w:jc w:val="center"/>
                          <w:rPr>
                            <w:del w:id="297" w:author="mary.inoue@fap.local" w:date="2026-09-22T12:32:00Z" w16du:dateUtc="2026-09-22T16:32:00Z"/>
                            <w:rFonts w:eastAsia="DFKai-SB"/>
                          </w:rPr>
                        </w:pPr>
                        <w:del w:id="298" w:author="mary.inoue@fap.local" w:date="2026-09-22T12:32:00Z" w16du:dateUtc="2026-09-22T16:32:00Z">
                          <w:r w:rsidRPr="00542568">
                            <w:rPr>
                              <w:rFonts w:eastAsia="DFKai-SB"/>
                            </w:rPr>
                            <w:delText>附件</w:delText>
                          </w:r>
                          <w:r w:rsidR="00124495">
                            <w:rPr>
                              <w:rFonts w:eastAsia="DFKai-SB"/>
                            </w:rPr>
                            <w:delText>1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教育部</w:delText>
        </w:r>
        <w:r w:rsidR="00956700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1</w:delText>
        </w:r>
        <w:r w:rsidR="008558D6" w:rsidRPr="00DC19EC">
          <w:rPr>
            <w:rFonts w:eastAsia="DFKai-SB" w:hint="eastAsia"/>
            <w:b/>
            <w:spacing w:val="-20"/>
            <w:sz w:val="36"/>
            <w:szCs w:val="36"/>
            <w:lang w:val="zh-TW"/>
          </w:rPr>
          <w:delText>1</w:delText>
        </w:r>
        <w:r w:rsidR="009B299B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3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年度大專校院學校衛生工作績優人員</w:delText>
        </w:r>
        <w:r w:rsidR="008C2277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獲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獎名單</w:delText>
        </w:r>
      </w:del>
    </w:p>
    <w:p w14:paraId="4C0383E9" w14:textId="77777777" w:rsidR="006A0F61" w:rsidRPr="00DC19EC" w:rsidRDefault="006A0F61" w:rsidP="00737633">
      <w:pPr>
        <w:spacing w:line="440" w:lineRule="exact"/>
        <w:ind w:left="180" w:hangingChars="50" w:hanging="180"/>
        <w:jc w:val="center"/>
        <w:rPr>
          <w:del w:id="299" w:author="mary.inoue@fap.local" w:date="2026-09-22T12:32:00Z" w16du:dateUtc="2026-09-22T16:32:00Z"/>
          <w:rFonts w:eastAsia="DFKai-SB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6073"/>
      </w:tblGrid>
      <w:tr w:rsidR="00DC19EC" w:rsidRPr="00DC19EC" w14:paraId="5155A75D" w14:textId="77777777" w:rsidTr="005F0023">
        <w:trPr>
          <w:jc w:val="center"/>
          <w:del w:id="300" w:author="mary.inoue@fap.local" w:date="2026-09-22T12:32:00Z" w16du:dateUtc="2026-09-22T16:32:00Z"/>
        </w:trPr>
        <w:tc>
          <w:tcPr>
            <w:tcW w:w="2689" w:type="dxa"/>
            <w:shd w:val="clear" w:color="auto" w:fill="D9D9D9"/>
          </w:tcPr>
          <w:p w14:paraId="3DE86A78" w14:textId="77777777" w:rsidR="005F0023" w:rsidRPr="00DC19EC" w:rsidRDefault="005F0023" w:rsidP="008D5EFF">
            <w:pPr>
              <w:spacing w:line="360" w:lineRule="exact"/>
              <w:jc w:val="center"/>
              <w:rPr>
                <w:del w:id="301" w:author="mary.inoue@fap.local" w:date="2026-09-22T12:32:00Z" w16du:dateUtc="2026-09-22T16:32:00Z"/>
                <w:rFonts w:eastAsia="DFKai-SB"/>
                <w:sz w:val="28"/>
                <w:szCs w:val="28"/>
              </w:rPr>
            </w:pPr>
            <w:del w:id="302" w:author="mary.inoue@fap.loca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</w:rPr>
                <w:delText>類別</w:delText>
              </w:r>
            </w:del>
          </w:p>
        </w:tc>
        <w:tc>
          <w:tcPr>
            <w:tcW w:w="6804" w:type="dxa"/>
            <w:shd w:val="clear" w:color="auto" w:fill="D9D9D9"/>
          </w:tcPr>
          <w:p w14:paraId="18495BDB" w14:textId="77777777" w:rsidR="005F0023" w:rsidRPr="00DC19EC" w:rsidRDefault="005F0023" w:rsidP="008D5EFF">
            <w:pPr>
              <w:spacing w:line="360" w:lineRule="exact"/>
              <w:jc w:val="center"/>
              <w:rPr>
                <w:del w:id="303" w:author="mary.inoue@fap.local" w:date="2026-09-22T12:32:00Z" w16du:dateUtc="2026-09-22T16:32:00Z"/>
                <w:rFonts w:eastAsia="DFKai-SB"/>
                <w:sz w:val="28"/>
                <w:szCs w:val="28"/>
              </w:rPr>
            </w:pPr>
            <w:del w:id="304" w:author="mary.inoue@fap.loca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</w:rPr>
                <w:delText>獲獎人員</w:delText>
              </w:r>
            </w:del>
          </w:p>
        </w:tc>
      </w:tr>
      <w:tr w:rsidR="00DC19EC" w:rsidRPr="00DC19EC" w14:paraId="450C74FA" w14:textId="77777777" w:rsidTr="005F0023">
        <w:trPr>
          <w:trHeight w:val="840"/>
          <w:jc w:val="center"/>
          <w:del w:id="305" w:author="mary.inoue@fap.local" w:date="2026-09-22T12:32:00Z" w16du:dateUtc="2026-09-22T16:32:00Z"/>
        </w:trPr>
        <w:tc>
          <w:tcPr>
            <w:tcW w:w="2689" w:type="dxa"/>
          </w:tcPr>
          <w:p w14:paraId="5E028D93" w14:textId="77777777" w:rsidR="005F0023" w:rsidRPr="00DC19EC" w:rsidRDefault="005F0023" w:rsidP="00417956">
            <w:pPr>
              <w:spacing w:line="400" w:lineRule="exact"/>
              <w:jc w:val="both"/>
              <w:rPr>
                <w:del w:id="306" w:author="mary.inoue@fap.local" w:date="2026-09-22T12:32:00Z" w16du:dateUtc="2026-09-22T16:32:00Z"/>
                <w:rFonts w:eastAsia="DFKai-SB"/>
                <w:sz w:val="28"/>
                <w:szCs w:val="28"/>
              </w:rPr>
            </w:pPr>
            <w:del w:id="307" w:author="mary.inoue@fap.loca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衛生保健組長</w:delText>
              </w:r>
            </w:del>
          </w:p>
        </w:tc>
        <w:tc>
          <w:tcPr>
            <w:tcW w:w="6804" w:type="dxa"/>
          </w:tcPr>
          <w:p w14:paraId="0AB1D08D" w14:textId="7CD2EC62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Chars="0" w:left="311" w:hanging="311"/>
              <w:rPr>
                <w:del w:id="308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309" w:author="mary.inoue@fap.loca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弘光科技大學廖芬玲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衛生保健組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長</w:delText>
              </w:r>
            </w:del>
          </w:p>
          <w:p w14:paraId="3F3B3994" w14:textId="05EC8C3B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Chars="0" w:left="311" w:hanging="311"/>
              <w:rPr>
                <w:del w:id="310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311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國立臺灣大學池岸軒</w:delText>
              </w:r>
              <w:r w:rsidRPr="00DC19EC">
                <w:rPr>
                  <w:rFonts w:ascii="DFKai-SB" w:eastAsia="DFKai-SB" w:hAnsi="DFKai-SB" w:hint="eastAsia"/>
                  <w:sz w:val="28"/>
                  <w:szCs w:val="28"/>
                </w:rPr>
                <w:delText>醫療股股長</w:delText>
              </w:r>
            </w:del>
          </w:p>
          <w:p w14:paraId="607A0B32" w14:textId="7CBD1732" w:rsidR="004B114A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Chars="0" w:left="311" w:hanging="311"/>
              <w:rPr>
                <w:del w:id="312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313" w:name="_Hlk143264656"/>
            <w:del w:id="314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國立清華大學蔡宜朋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衛生保健組長</w:delText>
              </w:r>
              <w:bookmarkEnd w:id="313"/>
            </w:del>
          </w:p>
        </w:tc>
      </w:tr>
      <w:tr w:rsidR="00DC19EC" w:rsidRPr="00DC19EC" w14:paraId="73793470" w14:textId="77777777" w:rsidTr="003B7BC2">
        <w:trPr>
          <w:trHeight w:val="1393"/>
          <w:jc w:val="center"/>
          <w:del w:id="315" w:author="mary.inoue@fap.local" w:date="2026-09-22T12:32:00Z" w16du:dateUtc="2026-09-22T16:32:00Z"/>
        </w:trPr>
        <w:tc>
          <w:tcPr>
            <w:tcW w:w="2689" w:type="dxa"/>
          </w:tcPr>
          <w:p w14:paraId="09F06AC6" w14:textId="1A16340F" w:rsidR="005F0023" w:rsidRPr="00DC19EC" w:rsidRDefault="005F0023" w:rsidP="00417956">
            <w:pPr>
              <w:spacing w:line="400" w:lineRule="exact"/>
              <w:jc w:val="both"/>
              <w:rPr>
                <w:del w:id="316" w:author="mary.inoue@fap.local" w:date="2026-09-22T12:32:00Z" w16du:dateUtc="2026-09-22T16:32:00Z"/>
                <w:rFonts w:eastAsia="DFKai-SB"/>
                <w:sz w:val="28"/>
                <w:szCs w:val="28"/>
              </w:rPr>
            </w:pPr>
            <w:del w:id="317" w:author="mary.inoue@fap.loca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護理人員</w:delText>
              </w:r>
            </w:del>
          </w:p>
        </w:tc>
        <w:tc>
          <w:tcPr>
            <w:tcW w:w="6804" w:type="dxa"/>
          </w:tcPr>
          <w:p w14:paraId="5269246D" w14:textId="71C14D71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18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319" w:author="mary.inoue@fap.loca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靜宜大學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高美慧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護理師</w:delText>
              </w:r>
            </w:del>
          </w:p>
          <w:p w14:paraId="0BF2A43D" w14:textId="2B128129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20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321" w:name="_Hlk143263304"/>
            <w:del w:id="322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國立臺南護理專科學校林詩淩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4B1B521F" w14:textId="24C1E76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23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324" w:name="_Hlk143264135"/>
            <w:bookmarkEnd w:id="321"/>
            <w:del w:id="325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國立臺灣體育運動大學張珮芬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324"/>
            </w:del>
          </w:p>
          <w:p w14:paraId="0FAC485E" w14:textId="78CA4080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26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327" w:name="_Hlk143264911"/>
            <w:del w:id="328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嘉南藥理大學鄭冠平</w:delText>
              </w:r>
              <w:r w:rsidR="00CC3820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327"/>
            </w:del>
          </w:p>
          <w:p w14:paraId="5F60E5C9" w14:textId="4763543B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29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330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國立金門大學許竹君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235C2D3B" w14:textId="4AFBC7C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31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332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亞東科技大學謝偉琪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068D3D66" w14:textId="4ABD29ED" w:rsidR="00C875F4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33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334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輔仁大學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tab/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張蓓蕾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</w:tc>
      </w:tr>
      <w:tr w:rsidR="00DC19EC" w:rsidRPr="00DC19EC" w14:paraId="6EA37F0C" w14:textId="77777777" w:rsidTr="005F0023">
        <w:trPr>
          <w:trHeight w:val="849"/>
          <w:jc w:val="center"/>
          <w:del w:id="335" w:author="mary.inoue@fap.local" w:date="2026-09-22T12:32:00Z" w16du:dateUtc="2026-09-22T16:32:00Z"/>
        </w:trPr>
        <w:tc>
          <w:tcPr>
            <w:tcW w:w="2689" w:type="dxa"/>
          </w:tcPr>
          <w:p w14:paraId="0BDDAA59" w14:textId="16FC2B4D" w:rsidR="005F0023" w:rsidRPr="00DC19EC" w:rsidRDefault="005F0023" w:rsidP="00417956">
            <w:pPr>
              <w:spacing w:line="400" w:lineRule="exact"/>
              <w:jc w:val="both"/>
              <w:rPr>
                <w:del w:id="336" w:author="mary.inoue@fap.local" w:date="2026-09-22T12:32:00Z" w16du:dateUtc="2026-09-22T16:32:00Z"/>
                <w:rFonts w:eastAsia="DFKai-SB"/>
                <w:sz w:val="28"/>
                <w:szCs w:val="28"/>
              </w:rPr>
            </w:pPr>
            <w:del w:id="337" w:author="mary.inoue@fap.local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餐飲衛生督導人員</w:delText>
              </w:r>
            </w:del>
          </w:p>
        </w:tc>
        <w:tc>
          <w:tcPr>
            <w:tcW w:w="6804" w:type="dxa"/>
          </w:tcPr>
          <w:p w14:paraId="4FE5AD9B" w14:textId="5EB356C3" w:rsidR="00DB28BF" w:rsidRPr="00DC19EC" w:rsidRDefault="009B299B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38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339" w:name="_Hlk143265279"/>
            <w:del w:id="340" w:author="mary.inoue@fap.loca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南華大學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郭詩婕</w:delText>
              </w:r>
              <w:bookmarkEnd w:id="339"/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約聘組員</w:delText>
              </w:r>
            </w:del>
          </w:p>
          <w:p w14:paraId="3941EF3F" w14:textId="55ADF6F3" w:rsidR="00DB28BF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41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342" w:name="_Hlk143265505"/>
            <w:del w:id="343" w:author="mary.inoue@fap.local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弘光科技大學吳喬恩</w:delText>
              </w:r>
              <w:bookmarkEnd w:id="342"/>
              <w:r w:rsidRPr="00DC19EC">
                <w:rPr>
                  <w:rFonts w:eastAsia="DFKai-SB" w:hint="eastAsia"/>
                  <w:sz w:val="28"/>
                  <w:szCs w:val="28"/>
                </w:rPr>
                <w:delText>組員</w:delText>
              </w:r>
            </w:del>
          </w:p>
          <w:p w14:paraId="1C4A6F7B" w14:textId="4740C018" w:rsidR="00C875F4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Chars="0" w:left="311" w:hanging="311"/>
              <w:jc w:val="both"/>
              <w:rPr>
                <w:del w:id="344" w:author="mary.inoue@fap.local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345" w:author="mary.inoue@fap.local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國立東華大學王惠貞護理師</w:delText>
              </w:r>
            </w:del>
          </w:p>
        </w:tc>
      </w:tr>
    </w:tbl>
    <w:p w14:paraId="45409205" w14:textId="00E8B8B4" w:rsidR="00962A28" w:rsidRDefault="00962A28" w:rsidP="00A5391B">
      <w:pPr>
        <w:jc w:val="center"/>
        <w:rPr>
          <w:rPrChange w:id="346" w:author="mary.inoue@fap.local" w:date="2026-09-22T12:32:00Z" w16du:dateUtc="2026-09-22T16:32:00Z">
            <w:rPr>
              <w:rFonts w:eastAsia="DFKai-SB"/>
              <w:sz w:val="28"/>
              <w:szCs w:val="28"/>
            </w:rPr>
          </w:rPrChange>
        </w:rPr>
        <w:pPrChange w:id="347" w:author="mary.inoue@fap.local" w:date="2026-09-22T12:32:00Z" w16du:dateUtc="2026-09-22T16:32:00Z">
          <w:pPr>
            <w:snapToGrid w:val="0"/>
            <w:spacing w:beforeLines="50" w:before="180" w:afterLines="50" w:after="180" w:line="400" w:lineRule="exact"/>
          </w:pPr>
        </w:pPrChange>
      </w:pPr>
    </w:p>
    <w:sectPr w:rsidR="00962A28">
      <w:headerReference w:type="default" r:id="rId8"/>
      <w:footerReference w:type="even" r:id="rId9"/>
      <w:footerReference w:type="default" r:id="rId10"/>
      <w:pgSz w:w="11906" w:h="16838" w:code="0"/>
      <w:pgMar w:top="1417" w:right="1701" w:bottom="1417" w:left="1701" w:header="708" w:footer="708" w:gutter="0"/>
      <w:cols w:space="708"/>
      <w:docGrid w:type="default" w:linePitch="360"/>
      <w:sectPrChange w:id="355" w:author="mary.inoue@fap.local" w:date="2026-09-22T12:32:00Z" w16du:dateUtc="2026-09-22T16:32:00Z">
        <w:sectPr w:rsidR="00962A28">
          <w:pgSz w:code="9"/>
          <w:pgMar w:top="1134" w:right="1134" w:bottom="1134" w:left="1134" w:header="851" w:footer="992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8C1033" w14:textId="77777777" w:rsidR="002A2121" w:rsidRDefault="002A2121" w:rsidP="00496DAD">
      <w:pPr>
        <w:spacing w:after="0" w:line="240" w:lineRule="auto"/>
        <w:pPrChange w:id="4" w:author="mary.inoue@fap.local" w:date="2026-09-22T12:32:00Z" w16du:dateUtc="2026-09-22T16:32:00Z">
          <w:pPr/>
        </w:pPrChange>
      </w:pPr>
      <w:r>
        <w:separator/>
      </w:r>
    </w:p>
  </w:endnote>
  <w:endnote w:type="continuationSeparator" w:id="0">
    <w:p w14:paraId="5AC97E22" w14:textId="77777777" w:rsidR="002A2121" w:rsidRDefault="002A2121" w:rsidP="00496DAD">
      <w:pPr>
        <w:spacing w:after="0" w:line="240" w:lineRule="auto"/>
        <w:pPrChange w:id="5" w:author="mary.inoue@fap.local" w:date="2026-09-22T12:32:00Z" w16du:dateUtc="2026-09-22T16:3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5635E" w14:textId="77777777" w:rsidR="005F0023" w:rsidRDefault="005F0023">
    <w:pPr>
      <w:pStyle w:val="Footer"/>
      <w:framePr w:wrap="around" w:vAnchor="text" w:hAnchor="margin" w:xAlign="center" w:y="1"/>
      <w:rPr>
        <w:del w:id="349" w:author="mary.inoue@fap.local" w:date="2026-09-22T12:32:00Z" w16du:dateUtc="2026-09-22T16:32:00Z"/>
        <w:rStyle w:val="PageNumber"/>
      </w:rPr>
    </w:pPr>
    <w:del w:id="350" w:author="mary.inoue@fap.local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1</w:delText>
      </w:r>
      <w:r>
        <w:rPr>
          <w:rStyle w:val="PageNumber"/>
        </w:rPr>
        <w:fldChar w:fldCharType="end"/>
      </w:r>
    </w:del>
  </w:p>
  <w:p w14:paraId="2CC1CDF7" w14:textId="77777777" w:rsidR="005F0023" w:rsidRDefault="005F0023">
    <w:pPr>
      <w:pStyle w:val="Hyperlink"/>
      <w:pPrChange w:id="351" w:author="mary.inoue@fap.local" w:date="2026-09-22T12:32:00Z" w16du:dateUtc="2026-09-22T16:32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08B0A" w14:textId="37A95649" w:rsidR="005F0023" w:rsidRDefault="005F0023">
    <w:pPr>
      <w:pStyle w:val="Footer"/>
      <w:framePr w:wrap="around" w:vAnchor="text" w:hAnchor="margin" w:xAlign="center" w:y="1"/>
      <w:rPr>
        <w:del w:id="352" w:author="mary.inoue@fap.local" w:date="2026-09-22T12:32:00Z" w16du:dateUtc="2026-09-22T16:32:00Z"/>
        <w:rStyle w:val="PageNumber"/>
      </w:rPr>
    </w:pPr>
    <w:del w:id="353" w:author="mary.inoue@fap.local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 w:rsidR="00982003">
        <w:rPr>
          <w:rStyle w:val="PageNumber"/>
          <w:noProof/>
        </w:rPr>
        <w:delText>6</w:delText>
      </w:r>
      <w:r>
        <w:rPr>
          <w:rStyle w:val="PageNumber"/>
        </w:rPr>
        <w:fldChar w:fldCharType="end"/>
      </w:r>
    </w:del>
  </w:p>
  <w:p w14:paraId="2362C2D2" w14:textId="77777777" w:rsidR="005F0023" w:rsidRDefault="005F0023">
    <w:pPr>
      <w:pStyle w:val="Hyperlink"/>
      <w:pPrChange w:id="354" w:author="mary.inoue@fap.local" w:date="2026-09-22T12:32:00Z" w16du:dateUtc="2026-09-22T16:3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3F52B1" w14:textId="77777777" w:rsidR="002A2121" w:rsidRDefault="002A2121" w:rsidP="00496DAD">
      <w:pPr>
        <w:spacing w:after="0" w:line="240" w:lineRule="auto"/>
        <w:pPrChange w:id="2" w:author="mary.inoue@fap.local" w:date="2026-09-22T12:32:00Z" w16du:dateUtc="2026-09-22T16:32:00Z">
          <w:pPr/>
        </w:pPrChange>
      </w:pPr>
      <w:r>
        <w:separator/>
      </w:r>
    </w:p>
  </w:footnote>
  <w:footnote w:type="continuationSeparator" w:id="0">
    <w:p w14:paraId="0AC89EFA" w14:textId="77777777" w:rsidR="002A2121" w:rsidRDefault="002A2121" w:rsidP="00496DAD">
      <w:pPr>
        <w:spacing w:after="0" w:line="240" w:lineRule="auto"/>
        <w:pPrChange w:id="3" w:author="mary.inoue@fap.local" w:date="2026-09-22T12:32:00Z" w16du:dateUtc="2026-09-22T16:3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35B433" w14:textId="77777777" w:rsidR="009A609D" w:rsidRDefault="009A609D">
    <w:pPr>
      <w:pStyle w:val="PageNumber"/>
      <w:pPrChange w:id="348" w:author="mary.inoue@fap.local" w:date="2026-09-22T12:32:00Z" w16du:dateUtc="2026-09-22T16:3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461D0A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61E07"/>
    <w:multiLevelType w:val="hybridMultilevel"/>
    <w:tmpl w:val="A3A2222E"/>
    <w:lvl w:ilvl="0" w:tplc="97EA5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C961A9"/>
    <w:multiLevelType w:val="hybridMultilevel"/>
    <w:tmpl w:val="D38E9C72"/>
    <w:lvl w:ilvl="0" w:tplc="6D1AFBDC">
      <w:start w:val="1"/>
      <w:numFmt w:val="decimal"/>
      <w:suff w:val="nothing"/>
      <w:lvlText w:val="%1."/>
      <w:lvlJc w:val="left"/>
      <w:pPr>
        <w:ind w:left="22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2" w:hanging="480"/>
      </w:pPr>
    </w:lvl>
    <w:lvl w:ilvl="2" w:tplc="0409001B" w:tentative="1">
      <w:start w:val="1"/>
      <w:numFmt w:val="lowerRoman"/>
      <w:lvlText w:val="%3."/>
      <w:lvlJc w:val="right"/>
      <w:pPr>
        <w:ind w:left="3282" w:hanging="480"/>
      </w:pPr>
    </w:lvl>
    <w:lvl w:ilvl="3" w:tplc="0409000F" w:tentative="1">
      <w:start w:val="1"/>
      <w:numFmt w:val="decimal"/>
      <w:lvlText w:val="%4."/>
      <w:lvlJc w:val="left"/>
      <w:pPr>
        <w:ind w:left="37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2" w:hanging="480"/>
      </w:pPr>
    </w:lvl>
    <w:lvl w:ilvl="5" w:tplc="0409001B" w:tentative="1">
      <w:start w:val="1"/>
      <w:numFmt w:val="lowerRoman"/>
      <w:lvlText w:val="%6."/>
      <w:lvlJc w:val="right"/>
      <w:pPr>
        <w:ind w:left="4722" w:hanging="480"/>
      </w:pPr>
    </w:lvl>
    <w:lvl w:ilvl="6" w:tplc="0409000F" w:tentative="1">
      <w:start w:val="1"/>
      <w:numFmt w:val="decimal"/>
      <w:lvlText w:val="%7."/>
      <w:lvlJc w:val="left"/>
      <w:pPr>
        <w:ind w:left="52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2" w:hanging="480"/>
      </w:pPr>
    </w:lvl>
    <w:lvl w:ilvl="8" w:tplc="0409001B" w:tentative="1">
      <w:start w:val="1"/>
      <w:numFmt w:val="lowerRoman"/>
      <w:lvlText w:val="%9."/>
      <w:lvlJc w:val="right"/>
      <w:pPr>
        <w:ind w:left="6162" w:hanging="480"/>
      </w:pPr>
    </w:lvl>
  </w:abstractNum>
  <w:abstractNum w:abstractNumId="3" w15:restartNumberingAfterBreak="0">
    <w:nsid w:val="0F946364"/>
    <w:multiLevelType w:val="hybridMultilevel"/>
    <w:tmpl w:val="6472E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962E7F"/>
    <w:multiLevelType w:val="hybridMultilevel"/>
    <w:tmpl w:val="58B0C1C0"/>
    <w:lvl w:ilvl="0" w:tplc="F0CC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0D7875"/>
    <w:multiLevelType w:val="hybridMultilevel"/>
    <w:tmpl w:val="1BEEBB64"/>
    <w:lvl w:ilvl="0" w:tplc="8EC2349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4D67F2"/>
    <w:multiLevelType w:val="hybridMultilevel"/>
    <w:tmpl w:val="043AA578"/>
    <w:lvl w:ilvl="0" w:tplc="3F425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855210"/>
    <w:multiLevelType w:val="hybridMultilevel"/>
    <w:tmpl w:val="F5F8C5FE"/>
    <w:lvl w:ilvl="0" w:tplc="2D464378">
      <w:start w:val="1"/>
      <w:numFmt w:val="decimal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4A7460A"/>
    <w:multiLevelType w:val="hybridMultilevel"/>
    <w:tmpl w:val="76B215A4"/>
    <w:lvl w:ilvl="0" w:tplc="F8F2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B10899"/>
    <w:multiLevelType w:val="hybridMultilevel"/>
    <w:tmpl w:val="FA78701C"/>
    <w:lvl w:ilvl="0" w:tplc="3C1A1A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363430"/>
    <w:multiLevelType w:val="hybridMultilevel"/>
    <w:tmpl w:val="914EF818"/>
    <w:lvl w:ilvl="0" w:tplc="BA606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E139A6"/>
    <w:multiLevelType w:val="hybridMultilevel"/>
    <w:tmpl w:val="914EF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BB41641"/>
    <w:multiLevelType w:val="hybridMultilevel"/>
    <w:tmpl w:val="BCF0BBE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8CA2A8C"/>
    <w:multiLevelType w:val="hybridMultilevel"/>
    <w:tmpl w:val="0F4294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4922908"/>
    <w:multiLevelType w:val="hybridMultilevel"/>
    <w:tmpl w:val="09C04EA0"/>
    <w:lvl w:ilvl="0" w:tplc="01440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7953698"/>
    <w:multiLevelType w:val="hybridMultilevel"/>
    <w:tmpl w:val="40CE7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EB05A92"/>
    <w:multiLevelType w:val="hybridMultilevel"/>
    <w:tmpl w:val="6BD423EE"/>
    <w:lvl w:ilvl="0" w:tplc="E66AF41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6B32DB"/>
    <w:multiLevelType w:val="hybridMultilevel"/>
    <w:tmpl w:val="BCE89492"/>
    <w:lvl w:ilvl="0" w:tplc="89C0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B1199E"/>
    <w:multiLevelType w:val="hybridMultilevel"/>
    <w:tmpl w:val="11BA6BC4"/>
    <w:lvl w:ilvl="0" w:tplc="30B4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398088B"/>
    <w:multiLevelType w:val="hybridMultilevel"/>
    <w:tmpl w:val="3EBAC332"/>
    <w:lvl w:ilvl="0" w:tplc="CDA027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727125E"/>
    <w:multiLevelType w:val="hybridMultilevel"/>
    <w:tmpl w:val="E71808BC"/>
    <w:lvl w:ilvl="0" w:tplc="7DD4B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916457C"/>
    <w:multiLevelType w:val="hybridMultilevel"/>
    <w:tmpl w:val="40CE781C"/>
    <w:lvl w:ilvl="0" w:tplc="3E60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A422BA6"/>
    <w:multiLevelType w:val="hybridMultilevel"/>
    <w:tmpl w:val="820EB276"/>
    <w:lvl w:ilvl="0" w:tplc="04090001">
      <w:start w:val="1"/>
      <w:numFmt w:val="bullet"/>
      <w:lvlText w:val=""/>
      <w:lvlJc w:val="left"/>
      <w:pPr>
        <w:ind w:left="4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80"/>
      </w:pPr>
      <w:rPr>
        <w:rFonts w:ascii="Wingdings" w:hAnsi="Wingdings" w:hint="default"/>
      </w:rPr>
    </w:lvl>
  </w:abstractNum>
  <w:abstractNum w:abstractNumId="23" w15:restartNumberingAfterBreak="0">
    <w:nsid w:val="70D203F1"/>
    <w:multiLevelType w:val="hybridMultilevel"/>
    <w:tmpl w:val="5D60BD80"/>
    <w:lvl w:ilvl="0" w:tplc="3606F60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4" w15:restartNumberingAfterBreak="0">
    <w:nsid w:val="745E0ACC"/>
    <w:multiLevelType w:val="hybridMultilevel"/>
    <w:tmpl w:val="BE2AC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8553E8"/>
    <w:multiLevelType w:val="hybridMultilevel"/>
    <w:tmpl w:val="650E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9984696">
    <w:abstractNumId w:val="24"/>
  </w:num>
  <w:num w:numId="2" w16cid:durableId="426923256">
    <w:abstractNumId w:val="19"/>
  </w:num>
  <w:num w:numId="3" w16cid:durableId="1391999288">
    <w:abstractNumId w:val="16"/>
  </w:num>
  <w:num w:numId="4" w16cid:durableId="2033191429">
    <w:abstractNumId w:val="12"/>
  </w:num>
  <w:num w:numId="5" w16cid:durableId="635257509">
    <w:abstractNumId w:val="6"/>
  </w:num>
  <w:num w:numId="6" w16cid:durableId="240722772">
    <w:abstractNumId w:val="17"/>
  </w:num>
  <w:num w:numId="7" w16cid:durableId="594171278">
    <w:abstractNumId w:val="14"/>
  </w:num>
  <w:num w:numId="8" w16cid:durableId="2135443044">
    <w:abstractNumId w:val="9"/>
  </w:num>
  <w:num w:numId="9" w16cid:durableId="1438870562">
    <w:abstractNumId w:val="4"/>
  </w:num>
  <w:num w:numId="10" w16cid:durableId="1179734409">
    <w:abstractNumId w:val="8"/>
  </w:num>
  <w:num w:numId="11" w16cid:durableId="355548403">
    <w:abstractNumId w:val="18"/>
  </w:num>
  <w:num w:numId="12" w16cid:durableId="396168800">
    <w:abstractNumId w:val="1"/>
  </w:num>
  <w:num w:numId="13" w16cid:durableId="588539879">
    <w:abstractNumId w:val="21"/>
  </w:num>
  <w:num w:numId="14" w16cid:durableId="1665426660">
    <w:abstractNumId w:val="20"/>
  </w:num>
  <w:num w:numId="15" w16cid:durableId="977958034">
    <w:abstractNumId w:val="10"/>
  </w:num>
  <w:num w:numId="16" w16cid:durableId="1136216538">
    <w:abstractNumId w:val="13"/>
  </w:num>
  <w:num w:numId="17" w16cid:durableId="531842871">
    <w:abstractNumId w:val="3"/>
  </w:num>
  <w:num w:numId="18" w16cid:durableId="62922138">
    <w:abstractNumId w:val="15"/>
  </w:num>
  <w:num w:numId="19" w16cid:durableId="1144665033">
    <w:abstractNumId w:val="11"/>
  </w:num>
  <w:num w:numId="20" w16cid:durableId="585653820">
    <w:abstractNumId w:val="7"/>
  </w:num>
  <w:num w:numId="21" w16cid:durableId="669412860">
    <w:abstractNumId w:val="0"/>
  </w:num>
  <w:num w:numId="22" w16cid:durableId="181166357">
    <w:abstractNumId w:val="5"/>
  </w:num>
  <w:num w:numId="23" w16cid:durableId="1885827108">
    <w:abstractNumId w:val="2"/>
  </w:num>
  <w:num w:numId="24" w16cid:durableId="1674795124">
    <w:abstractNumId w:val="23"/>
  </w:num>
  <w:num w:numId="25" w16cid:durableId="1343505537">
    <w:abstractNumId w:val="25"/>
  </w:num>
  <w:num w:numId="26" w16cid:durableId="906839008">
    <w:abstractNumId w:val="22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5E"/>
    <w:rsid w:val="00000E9B"/>
    <w:rsid w:val="00002DE0"/>
    <w:rsid w:val="00005308"/>
    <w:rsid w:val="00005548"/>
    <w:rsid w:val="00006550"/>
    <w:rsid w:val="00006647"/>
    <w:rsid w:val="000073AF"/>
    <w:rsid w:val="0001136A"/>
    <w:rsid w:val="00011F33"/>
    <w:rsid w:val="000129EE"/>
    <w:rsid w:val="00015D57"/>
    <w:rsid w:val="00015FF2"/>
    <w:rsid w:val="00016643"/>
    <w:rsid w:val="0001709D"/>
    <w:rsid w:val="000172AA"/>
    <w:rsid w:val="0001736E"/>
    <w:rsid w:val="000232C0"/>
    <w:rsid w:val="00024061"/>
    <w:rsid w:val="0002587F"/>
    <w:rsid w:val="000269CF"/>
    <w:rsid w:val="000274FE"/>
    <w:rsid w:val="00027BD9"/>
    <w:rsid w:val="000302C3"/>
    <w:rsid w:val="00030BDA"/>
    <w:rsid w:val="00031FFF"/>
    <w:rsid w:val="00033D1F"/>
    <w:rsid w:val="00036647"/>
    <w:rsid w:val="00036CF9"/>
    <w:rsid w:val="00037C63"/>
    <w:rsid w:val="00042005"/>
    <w:rsid w:val="00042484"/>
    <w:rsid w:val="00042792"/>
    <w:rsid w:val="0004471D"/>
    <w:rsid w:val="000452CB"/>
    <w:rsid w:val="00046E58"/>
    <w:rsid w:val="00051019"/>
    <w:rsid w:val="00051664"/>
    <w:rsid w:val="00051E88"/>
    <w:rsid w:val="00052604"/>
    <w:rsid w:val="00055F4C"/>
    <w:rsid w:val="00056131"/>
    <w:rsid w:val="00056E50"/>
    <w:rsid w:val="00063112"/>
    <w:rsid w:val="000631C4"/>
    <w:rsid w:val="00064320"/>
    <w:rsid w:val="00064AE9"/>
    <w:rsid w:val="00064E71"/>
    <w:rsid w:val="00066D21"/>
    <w:rsid w:val="00067375"/>
    <w:rsid w:val="00067EF1"/>
    <w:rsid w:val="00071E51"/>
    <w:rsid w:val="0007430E"/>
    <w:rsid w:val="00074BC1"/>
    <w:rsid w:val="00075B17"/>
    <w:rsid w:val="00080127"/>
    <w:rsid w:val="00080789"/>
    <w:rsid w:val="0008146A"/>
    <w:rsid w:val="00081AFC"/>
    <w:rsid w:val="00082B5A"/>
    <w:rsid w:val="000832B6"/>
    <w:rsid w:val="0008418B"/>
    <w:rsid w:val="0008437B"/>
    <w:rsid w:val="000871BB"/>
    <w:rsid w:val="00093872"/>
    <w:rsid w:val="00094AC5"/>
    <w:rsid w:val="000960DA"/>
    <w:rsid w:val="00097C5E"/>
    <w:rsid w:val="000A0437"/>
    <w:rsid w:val="000A151B"/>
    <w:rsid w:val="000A194D"/>
    <w:rsid w:val="000A2C32"/>
    <w:rsid w:val="000A3289"/>
    <w:rsid w:val="000A3A80"/>
    <w:rsid w:val="000B0144"/>
    <w:rsid w:val="000B2A80"/>
    <w:rsid w:val="000B3B70"/>
    <w:rsid w:val="000B4576"/>
    <w:rsid w:val="000B4DE1"/>
    <w:rsid w:val="000B5905"/>
    <w:rsid w:val="000B5C51"/>
    <w:rsid w:val="000B5D92"/>
    <w:rsid w:val="000B6744"/>
    <w:rsid w:val="000B7E28"/>
    <w:rsid w:val="000C0331"/>
    <w:rsid w:val="000C282E"/>
    <w:rsid w:val="000C2B20"/>
    <w:rsid w:val="000C3DA3"/>
    <w:rsid w:val="000D2D04"/>
    <w:rsid w:val="000D6B7C"/>
    <w:rsid w:val="000D7E8C"/>
    <w:rsid w:val="000E044A"/>
    <w:rsid w:val="000E058C"/>
    <w:rsid w:val="000E22B5"/>
    <w:rsid w:val="000E2F45"/>
    <w:rsid w:val="000E3AF4"/>
    <w:rsid w:val="000E5DAC"/>
    <w:rsid w:val="000E6038"/>
    <w:rsid w:val="000F0919"/>
    <w:rsid w:val="000F1126"/>
    <w:rsid w:val="000F17A0"/>
    <w:rsid w:val="000F444F"/>
    <w:rsid w:val="000F474E"/>
    <w:rsid w:val="000F5C90"/>
    <w:rsid w:val="001017A8"/>
    <w:rsid w:val="00101CEB"/>
    <w:rsid w:val="00102976"/>
    <w:rsid w:val="001057AF"/>
    <w:rsid w:val="00112C37"/>
    <w:rsid w:val="00116C05"/>
    <w:rsid w:val="0012121F"/>
    <w:rsid w:val="00122329"/>
    <w:rsid w:val="001226DA"/>
    <w:rsid w:val="0012286D"/>
    <w:rsid w:val="00123294"/>
    <w:rsid w:val="0012332E"/>
    <w:rsid w:val="00124495"/>
    <w:rsid w:val="00124F8E"/>
    <w:rsid w:val="001253D9"/>
    <w:rsid w:val="00125657"/>
    <w:rsid w:val="00125D1A"/>
    <w:rsid w:val="00126314"/>
    <w:rsid w:val="00132F7D"/>
    <w:rsid w:val="001358AC"/>
    <w:rsid w:val="001359A7"/>
    <w:rsid w:val="00136872"/>
    <w:rsid w:val="00140891"/>
    <w:rsid w:val="00141CCE"/>
    <w:rsid w:val="0015115D"/>
    <w:rsid w:val="001513FC"/>
    <w:rsid w:val="0015225C"/>
    <w:rsid w:val="0015269C"/>
    <w:rsid w:val="00154B2D"/>
    <w:rsid w:val="00155120"/>
    <w:rsid w:val="0016141E"/>
    <w:rsid w:val="00163BDD"/>
    <w:rsid w:val="00166050"/>
    <w:rsid w:val="00170996"/>
    <w:rsid w:val="00170E70"/>
    <w:rsid w:val="00172484"/>
    <w:rsid w:val="00172995"/>
    <w:rsid w:val="00180342"/>
    <w:rsid w:val="00181F3B"/>
    <w:rsid w:val="001910BF"/>
    <w:rsid w:val="00191F3B"/>
    <w:rsid w:val="00193CA0"/>
    <w:rsid w:val="001948F1"/>
    <w:rsid w:val="0019491F"/>
    <w:rsid w:val="00195C53"/>
    <w:rsid w:val="0019623E"/>
    <w:rsid w:val="00197C4E"/>
    <w:rsid w:val="001A03CD"/>
    <w:rsid w:val="001A35AC"/>
    <w:rsid w:val="001A4CFB"/>
    <w:rsid w:val="001A6444"/>
    <w:rsid w:val="001A66CD"/>
    <w:rsid w:val="001B14ED"/>
    <w:rsid w:val="001B1A99"/>
    <w:rsid w:val="001B3352"/>
    <w:rsid w:val="001B344A"/>
    <w:rsid w:val="001B4BA0"/>
    <w:rsid w:val="001B5EA2"/>
    <w:rsid w:val="001B7999"/>
    <w:rsid w:val="001C08B8"/>
    <w:rsid w:val="001C2FAF"/>
    <w:rsid w:val="001C4352"/>
    <w:rsid w:val="001C501F"/>
    <w:rsid w:val="001C53DB"/>
    <w:rsid w:val="001C615A"/>
    <w:rsid w:val="001D1825"/>
    <w:rsid w:val="001D41D9"/>
    <w:rsid w:val="001D783A"/>
    <w:rsid w:val="001E16C5"/>
    <w:rsid w:val="001E3279"/>
    <w:rsid w:val="001E49D8"/>
    <w:rsid w:val="001E4ECE"/>
    <w:rsid w:val="001E613C"/>
    <w:rsid w:val="001E7B7D"/>
    <w:rsid w:val="001F31DF"/>
    <w:rsid w:val="001F332C"/>
    <w:rsid w:val="001F3B9E"/>
    <w:rsid w:val="001F7BD5"/>
    <w:rsid w:val="00203035"/>
    <w:rsid w:val="002036E1"/>
    <w:rsid w:val="00204098"/>
    <w:rsid w:val="00207B29"/>
    <w:rsid w:val="002142A8"/>
    <w:rsid w:val="00214CE3"/>
    <w:rsid w:val="00215288"/>
    <w:rsid w:val="002154ED"/>
    <w:rsid w:val="00215723"/>
    <w:rsid w:val="00215C98"/>
    <w:rsid w:val="00216C8C"/>
    <w:rsid w:val="00220028"/>
    <w:rsid w:val="00222FAA"/>
    <w:rsid w:val="00224069"/>
    <w:rsid w:val="0022465E"/>
    <w:rsid w:val="0022492A"/>
    <w:rsid w:val="0022625B"/>
    <w:rsid w:val="00240DE0"/>
    <w:rsid w:val="00245F65"/>
    <w:rsid w:val="00246B85"/>
    <w:rsid w:val="0025055F"/>
    <w:rsid w:val="00254754"/>
    <w:rsid w:val="00255EDE"/>
    <w:rsid w:val="00255F40"/>
    <w:rsid w:val="00257C1A"/>
    <w:rsid w:val="00262781"/>
    <w:rsid w:val="00263A1E"/>
    <w:rsid w:val="00264553"/>
    <w:rsid w:val="00264628"/>
    <w:rsid w:val="00264D9A"/>
    <w:rsid w:val="00265FBB"/>
    <w:rsid w:val="00272D4C"/>
    <w:rsid w:val="002761B0"/>
    <w:rsid w:val="00280F96"/>
    <w:rsid w:val="00281455"/>
    <w:rsid w:val="00282846"/>
    <w:rsid w:val="00282F8E"/>
    <w:rsid w:val="00283103"/>
    <w:rsid w:val="00284304"/>
    <w:rsid w:val="0028682F"/>
    <w:rsid w:val="0029491F"/>
    <w:rsid w:val="00295676"/>
    <w:rsid w:val="0029602C"/>
    <w:rsid w:val="002A091A"/>
    <w:rsid w:val="002A2121"/>
    <w:rsid w:val="002A2DC3"/>
    <w:rsid w:val="002A46D1"/>
    <w:rsid w:val="002B15BC"/>
    <w:rsid w:val="002B22B1"/>
    <w:rsid w:val="002B6D67"/>
    <w:rsid w:val="002C247D"/>
    <w:rsid w:val="002C2661"/>
    <w:rsid w:val="002C2708"/>
    <w:rsid w:val="002C2933"/>
    <w:rsid w:val="002C448B"/>
    <w:rsid w:val="002C565F"/>
    <w:rsid w:val="002D0B9C"/>
    <w:rsid w:val="002D22E0"/>
    <w:rsid w:val="002D511D"/>
    <w:rsid w:val="002D5496"/>
    <w:rsid w:val="002D6924"/>
    <w:rsid w:val="002E0424"/>
    <w:rsid w:val="002E1089"/>
    <w:rsid w:val="002E2254"/>
    <w:rsid w:val="002E2648"/>
    <w:rsid w:val="002E4218"/>
    <w:rsid w:val="002E557F"/>
    <w:rsid w:val="002F04D0"/>
    <w:rsid w:val="002F60DE"/>
    <w:rsid w:val="002F6B20"/>
    <w:rsid w:val="002F7589"/>
    <w:rsid w:val="00300A00"/>
    <w:rsid w:val="003020E5"/>
    <w:rsid w:val="0030292C"/>
    <w:rsid w:val="00302B50"/>
    <w:rsid w:val="003055FB"/>
    <w:rsid w:val="00306CAE"/>
    <w:rsid w:val="0031250C"/>
    <w:rsid w:val="00315298"/>
    <w:rsid w:val="0031535D"/>
    <w:rsid w:val="00320D44"/>
    <w:rsid w:val="00321475"/>
    <w:rsid w:val="00323B07"/>
    <w:rsid w:val="00323E6F"/>
    <w:rsid w:val="003265FB"/>
    <w:rsid w:val="003278D1"/>
    <w:rsid w:val="00331F49"/>
    <w:rsid w:val="00332381"/>
    <w:rsid w:val="00332E15"/>
    <w:rsid w:val="00334D54"/>
    <w:rsid w:val="003371DA"/>
    <w:rsid w:val="0034163B"/>
    <w:rsid w:val="00342CFF"/>
    <w:rsid w:val="0034325D"/>
    <w:rsid w:val="00344784"/>
    <w:rsid w:val="00345B9F"/>
    <w:rsid w:val="00346005"/>
    <w:rsid w:val="003468F3"/>
    <w:rsid w:val="00346C9C"/>
    <w:rsid w:val="003509F3"/>
    <w:rsid w:val="00352024"/>
    <w:rsid w:val="003545DE"/>
    <w:rsid w:val="00355799"/>
    <w:rsid w:val="00360249"/>
    <w:rsid w:val="00360E15"/>
    <w:rsid w:val="00361B78"/>
    <w:rsid w:val="00362DDC"/>
    <w:rsid w:val="003646D8"/>
    <w:rsid w:val="00370F0C"/>
    <w:rsid w:val="00373578"/>
    <w:rsid w:val="00377715"/>
    <w:rsid w:val="0037780F"/>
    <w:rsid w:val="00380472"/>
    <w:rsid w:val="00380F60"/>
    <w:rsid w:val="00382843"/>
    <w:rsid w:val="00383D06"/>
    <w:rsid w:val="003849A5"/>
    <w:rsid w:val="00384FB6"/>
    <w:rsid w:val="00385260"/>
    <w:rsid w:val="00385852"/>
    <w:rsid w:val="003866E7"/>
    <w:rsid w:val="0038679F"/>
    <w:rsid w:val="00387621"/>
    <w:rsid w:val="00387E81"/>
    <w:rsid w:val="0039008C"/>
    <w:rsid w:val="00390BBE"/>
    <w:rsid w:val="00392AF9"/>
    <w:rsid w:val="00394E27"/>
    <w:rsid w:val="00395556"/>
    <w:rsid w:val="003A00D7"/>
    <w:rsid w:val="003A14F2"/>
    <w:rsid w:val="003A416B"/>
    <w:rsid w:val="003A6A89"/>
    <w:rsid w:val="003B1A1E"/>
    <w:rsid w:val="003B2113"/>
    <w:rsid w:val="003B712E"/>
    <w:rsid w:val="003B7BC2"/>
    <w:rsid w:val="003B7D28"/>
    <w:rsid w:val="003C0BFE"/>
    <w:rsid w:val="003C0F62"/>
    <w:rsid w:val="003C2313"/>
    <w:rsid w:val="003C6276"/>
    <w:rsid w:val="003D0310"/>
    <w:rsid w:val="003D26A8"/>
    <w:rsid w:val="003D28B4"/>
    <w:rsid w:val="003D5EF1"/>
    <w:rsid w:val="003D7ACE"/>
    <w:rsid w:val="003E02AD"/>
    <w:rsid w:val="003E059B"/>
    <w:rsid w:val="003E1271"/>
    <w:rsid w:val="003E1720"/>
    <w:rsid w:val="003E2421"/>
    <w:rsid w:val="003E2739"/>
    <w:rsid w:val="003E42EF"/>
    <w:rsid w:val="003E5904"/>
    <w:rsid w:val="003E74AE"/>
    <w:rsid w:val="003F0E28"/>
    <w:rsid w:val="003F18E7"/>
    <w:rsid w:val="003F31B6"/>
    <w:rsid w:val="003F3566"/>
    <w:rsid w:val="003F3E4A"/>
    <w:rsid w:val="003F58BF"/>
    <w:rsid w:val="003F58D1"/>
    <w:rsid w:val="003F5C5D"/>
    <w:rsid w:val="0040121F"/>
    <w:rsid w:val="0040135B"/>
    <w:rsid w:val="00402C5F"/>
    <w:rsid w:val="00405113"/>
    <w:rsid w:val="00407AED"/>
    <w:rsid w:val="00411F0F"/>
    <w:rsid w:val="0041216C"/>
    <w:rsid w:val="00414967"/>
    <w:rsid w:val="00415AD8"/>
    <w:rsid w:val="004163A5"/>
    <w:rsid w:val="00416A9A"/>
    <w:rsid w:val="004175E5"/>
    <w:rsid w:val="00417956"/>
    <w:rsid w:val="00421E3C"/>
    <w:rsid w:val="0042305B"/>
    <w:rsid w:val="00423B57"/>
    <w:rsid w:val="00424E11"/>
    <w:rsid w:val="00425F7C"/>
    <w:rsid w:val="00427A34"/>
    <w:rsid w:val="00430BC2"/>
    <w:rsid w:val="00430E45"/>
    <w:rsid w:val="0043263A"/>
    <w:rsid w:val="00432D76"/>
    <w:rsid w:val="0043469D"/>
    <w:rsid w:val="004358EC"/>
    <w:rsid w:val="00435C8F"/>
    <w:rsid w:val="004363C6"/>
    <w:rsid w:val="00437F61"/>
    <w:rsid w:val="00440F5C"/>
    <w:rsid w:val="00440FEF"/>
    <w:rsid w:val="0044304E"/>
    <w:rsid w:val="00444F58"/>
    <w:rsid w:val="00445F91"/>
    <w:rsid w:val="0044625D"/>
    <w:rsid w:val="00446804"/>
    <w:rsid w:val="00447854"/>
    <w:rsid w:val="00455CF5"/>
    <w:rsid w:val="00457A21"/>
    <w:rsid w:val="00461B3B"/>
    <w:rsid w:val="00464425"/>
    <w:rsid w:val="00465316"/>
    <w:rsid w:val="00465582"/>
    <w:rsid w:val="004668C0"/>
    <w:rsid w:val="00470FF9"/>
    <w:rsid w:val="004717FC"/>
    <w:rsid w:val="00472873"/>
    <w:rsid w:val="00472D4B"/>
    <w:rsid w:val="004745D0"/>
    <w:rsid w:val="00474F62"/>
    <w:rsid w:val="00477225"/>
    <w:rsid w:val="004772B9"/>
    <w:rsid w:val="00481558"/>
    <w:rsid w:val="00484C50"/>
    <w:rsid w:val="0048542A"/>
    <w:rsid w:val="00486004"/>
    <w:rsid w:val="00486123"/>
    <w:rsid w:val="00487399"/>
    <w:rsid w:val="004873D5"/>
    <w:rsid w:val="00487560"/>
    <w:rsid w:val="0049059E"/>
    <w:rsid w:val="00492943"/>
    <w:rsid w:val="00492A2B"/>
    <w:rsid w:val="00494500"/>
    <w:rsid w:val="00496DAD"/>
    <w:rsid w:val="004A00E3"/>
    <w:rsid w:val="004A01E1"/>
    <w:rsid w:val="004A142C"/>
    <w:rsid w:val="004A37F4"/>
    <w:rsid w:val="004A51BB"/>
    <w:rsid w:val="004A5BE0"/>
    <w:rsid w:val="004A6084"/>
    <w:rsid w:val="004A6F3D"/>
    <w:rsid w:val="004A7228"/>
    <w:rsid w:val="004B114A"/>
    <w:rsid w:val="004B14B7"/>
    <w:rsid w:val="004B2476"/>
    <w:rsid w:val="004B3898"/>
    <w:rsid w:val="004B3AD0"/>
    <w:rsid w:val="004B4464"/>
    <w:rsid w:val="004B4824"/>
    <w:rsid w:val="004B6921"/>
    <w:rsid w:val="004C0B2B"/>
    <w:rsid w:val="004C2D85"/>
    <w:rsid w:val="004C45E8"/>
    <w:rsid w:val="004C55CE"/>
    <w:rsid w:val="004C6AF3"/>
    <w:rsid w:val="004C753E"/>
    <w:rsid w:val="004D03FD"/>
    <w:rsid w:val="004D0800"/>
    <w:rsid w:val="004D4144"/>
    <w:rsid w:val="004D7EFE"/>
    <w:rsid w:val="004E2D55"/>
    <w:rsid w:val="004E7B61"/>
    <w:rsid w:val="004E7B62"/>
    <w:rsid w:val="004F33D1"/>
    <w:rsid w:val="004F3CF5"/>
    <w:rsid w:val="004F5B5E"/>
    <w:rsid w:val="004F5EAD"/>
    <w:rsid w:val="00500EF8"/>
    <w:rsid w:val="00502128"/>
    <w:rsid w:val="0050294D"/>
    <w:rsid w:val="005030F6"/>
    <w:rsid w:val="00507FF6"/>
    <w:rsid w:val="00507FF9"/>
    <w:rsid w:val="00510924"/>
    <w:rsid w:val="005120F2"/>
    <w:rsid w:val="00512F36"/>
    <w:rsid w:val="0051473D"/>
    <w:rsid w:val="00514F1C"/>
    <w:rsid w:val="005156F8"/>
    <w:rsid w:val="005201FD"/>
    <w:rsid w:val="00520874"/>
    <w:rsid w:val="00520A89"/>
    <w:rsid w:val="005224F3"/>
    <w:rsid w:val="0052264D"/>
    <w:rsid w:val="00522BD6"/>
    <w:rsid w:val="005248CE"/>
    <w:rsid w:val="00526A17"/>
    <w:rsid w:val="00527B68"/>
    <w:rsid w:val="00530DC6"/>
    <w:rsid w:val="00531870"/>
    <w:rsid w:val="005330A3"/>
    <w:rsid w:val="00533D36"/>
    <w:rsid w:val="0053761A"/>
    <w:rsid w:val="00540694"/>
    <w:rsid w:val="00542568"/>
    <w:rsid w:val="0054292A"/>
    <w:rsid w:val="00543945"/>
    <w:rsid w:val="00544507"/>
    <w:rsid w:val="00544968"/>
    <w:rsid w:val="00545B26"/>
    <w:rsid w:val="00546686"/>
    <w:rsid w:val="00546FE5"/>
    <w:rsid w:val="00547E61"/>
    <w:rsid w:val="00552CAE"/>
    <w:rsid w:val="00553069"/>
    <w:rsid w:val="00553581"/>
    <w:rsid w:val="00555681"/>
    <w:rsid w:val="00560900"/>
    <w:rsid w:val="00560F7A"/>
    <w:rsid w:val="00563DE9"/>
    <w:rsid w:val="00564B3E"/>
    <w:rsid w:val="00564E52"/>
    <w:rsid w:val="00565DB1"/>
    <w:rsid w:val="00566342"/>
    <w:rsid w:val="00566821"/>
    <w:rsid w:val="005674C2"/>
    <w:rsid w:val="00567AA8"/>
    <w:rsid w:val="00574654"/>
    <w:rsid w:val="00575193"/>
    <w:rsid w:val="005754BE"/>
    <w:rsid w:val="00575747"/>
    <w:rsid w:val="00584444"/>
    <w:rsid w:val="0058512A"/>
    <w:rsid w:val="00586C59"/>
    <w:rsid w:val="0059059B"/>
    <w:rsid w:val="0059081A"/>
    <w:rsid w:val="00590DDC"/>
    <w:rsid w:val="00594456"/>
    <w:rsid w:val="00595868"/>
    <w:rsid w:val="005958DC"/>
    <w:rsid w:val="00596A58"/>
    <w:rsid w:val="005975C7"/>
    <w:rsid w:val="00597865"/>
    <w:rsid w:val="00597917"/>
    <w:rsid w:val="005A054F"/>
    <w:rsid w:val="005A12A7"/>
    <w:rsid w:val="005A542F"/>
    <w:rsid w:val="005B14FF"/>
    <w:rsid w:val="005B2275"/>
    <w:rsid w:val="005B3636"/>
    <w:rsid w:val="005B48EF"/>
    <w:rsid w:val="005B77D4"/>
    <w:rsid w:val="005C087E"/>
    <w:rsid w:val="005C0A44"/>
    <w:rsid w:val="005C0ED8"/>
    <w:rsid w:val="005C2186"/>
    <w:rsid w:val="005C256A"/>
    <w:rsid w:val="005C3975"/>
    <w:rsid w:val="005C48E1"/>
    <w:rsid w:val="005D4B3B"/>
    <w:rsid w:val="005D4CE1"/>
    <w:rsid w:val="005D52F8"/>
    <w:rsid w:val="005E136B"/>
    <w:rsid w:val="005E3BF4"/>
    <w:rsid w:val="005E4E78"/>
    <w:rsid w:val="005E6C5B"/>
    <w:rsid w:val="005E77B5"/>
    <w:rsid w:val="005F0023"/>
    <w:rsid w:val="005F1163"/>
    <w:rsid w:val="005F29C2"/>
    <w:rsid w:val="005F2A02"/>
    <w:rsid w:val="005F4366"/>
    <w:rsid w:val="005F51E7"/>
    <w:rsid w:val="005F67D5"/>
    <w:rsid w:val="005F758A"/>
    <w:rsid w:val="00600F9E"/>
    <w:rsid w:val="00602556"/>
    <w:rsid w:val="006029BB"/>
    <w:rsid w:val="006104C4"/>
    <w:rsid w:val="00611014"/>
    <w:rsid w:val="00613525"/>
    <w:rsid w:val="00614C76"/>
    <w:rsid w:val="00615DB3"/>
    <w:rsid w:val="00616AAF"/>
    <w:rsid w:val="00617AC9"/>
    <w:rsid w:val="00620519"/>
    <w:rsid w:val="006231CD"/>
    <w:rsid w:val="00623C9F"/>
    <w:rsid w:val="0062602F"/>
    <w:rsid w:val="00626D6D"/>
    <w:rsid w:val="006309BC"/>
    <w:rsid w:val="00632A3E"/>
    <w:rsid w:val="006337D2"/>
    <w:rsid w:val="0063529F"/>
    <w:rsid w:val="00635C7F"/>
    <w:rsid w:val="00636332"/>
    <w:rsid w:val="006406F5"/>
    <w:rsid w:val="00640AED"/>
    <w:rsid w:val="00641078"/>
    <w:rsid w:val="00641DB4"/>
    <w:rsid w:val="0065070B"/>
    <w:rsid w:val="00651BF3"/>
    <w:rsid w:val="00652F01"/>
    <w:rsid w:val="00654BBA"/>
    <w:rsid w:val="00655831"/>
    <w:rsid w:val="006575DD"/>
    <w:rsid w:val="00664E9E"/>
    <w:rsid w:val="00673113"/>
    <w:rsid w:val="0067439E"/>
    <w:rsid w:val="00674D51"/>
    <w:rsid w:val="00675B00"/>
    <w:rsid w:val="006824CC"/>
    <w:rsid w:val="00684351"/>
    <w:rsid w:val="00684BA9"/>
    <w:rsid w:val="0069098E"/>
    <w:rsid w:val="00691945"/>
    <w:rsid w:val="00695B23"/>
    <w:rsid w:val="006965FA"/>
    <w:rsid w:val="006A0F61"/>
    <w:rsid w:val="006A3B74"/>
    <w:rsid w:val="006A42BD"/>
    <w:rsid w:val="006A49C0"/>
    <w:rsid w:val="006A520C"/>
    <w:rsid w:val="006B1FD8"/>
    <w:rsid w:val="006B3CDE"/>
    <w:rsid w:val="006B46DD"/>
    <w:rsid w:val="006B46E2"/>
    <w:rsid w:val="006B4C95"/>
    <w:rsid w:val="006B7B47"/>
    <w:rsid w:val="006B7BA2"/>
    <w:rsid w:val="006B7C5E"/>
    <w:rsid w:val="006C0DC0"/>
    <w:rsid w:val="006C3648"/>
    <w:rsid w:val="006C4249"/>
    <w:rsid w:val="006C436C"/>
    <w:rsid w:val="006C7DF3"/>
    <w:rsid w:val="006D0CDA"/>
    <w:rsid w:val="006D6E0D"/>
    <w:rsid w:val="006D73AD"/>
    <w:rsid w:val="006D7BCF"/>
    <w:rsid w:val="006D7F39"/>
    <w:rsid w:val="006E0D88"/>
    <w:rsid w:val="006E2134"/>
    <w:rsid w:val="006E6867"/>
    <w:rsid w:val="006E7501"/>
    <w:rsid w:val="006F1BA1"/>
    <w:rsid w:val="006F2F31"/>
    <w:rsid w:val="006F5CEB"/>
    <w:rsid w:val="006F5F23"/>
    <w:rsid w:val="007001AA"/>
    <w:rsid w:val="00700D33"/>
    <w:rsid w:val="00701307"/>
    <w:rsid w:val="00701424"/>
    <w:rsid w:val="007025E0"/>
    <w:rsid w:val="00706622"/>
    <w:rsid w:val="00706CE0"/>
    <w:rsid w:val="00707E3E"/>
    <w:rsid w:val="007100BA"/>
    <w:rsid w:val="007103A6"/>
    <w:rsid w:val="0071178B"/>
    <w:rsid w:val="00713635"/>
    <w:rsid w:val="00714E55"/>
    <w:rsid w:val="00720F61"/>
    <w:rsid w:val="00723985"/>
    <w:rsid w:val="0072496C"/>
    <w:rsid w:val="00725B0D"/>
    <w:rsid w:val="0072722B"/>
    <w:rsid w:val="007300A4"/>
    <w:rsid w:val="007301C7"/>
    <w:rsid w:val="00730A9F"/>
    <w:rsid w:val="007338E8"/>
    <w:rsid w:val="00733B20"/>
    <w:rsid w:val="00733CB7"/>
    <w:rsid w:val="00733D23"/>
    <w:rsid w:val="007373A4"/>
    <w:rsid w:val="00737633"/>
    <w:rsid w:val="00741E00"/>
    <w:rsid w:val="00744E4C"/>
    <w:rsid w:val="007451B6"/>
    <w:rsid w:val="0074586A"/>
    <w:rsid w:val="00745939"/>
    <w:rsid w:val="00745D4B"/>
    <w:rsid w:val="00745FCF"/>
    <w:rsid w:val="00752872"/>
    <w:rsid w:val="00752FF5"/>
    <w:rsid w:val="007531A6"/>
    <w:rsid w:val="00754E7C"/>
    <w:rsid w:val="00760BCF"/>
    <w:rsid w:val="0076107B"/>
    <w:rsid w:val="0076141C"/>
    <w:rsid w:val="00761B11"/>
    <w:rsid w:val="00763367"/>
    <w:rsid w:val="00763A89"/>
    <w:rsid w:val="007643D6"/>
    <w:rsid w:val="00765E67"/>
    <w:rsid w:val="00776BEC"/>
    <w:rsid w:val="007779C2"/>
    <w:rsid w:val="00780304"/>
    <w:rsid w:val="007824DF"/>
    <w:rsid w:val="0078437F"/>
    <w:rsid w:val="007863F9"/>
    <w:rsid w:val="00791548"/>
    <w:rsid w:val="0079698D"/>
    <w:rsid w:val="00797258"/>
    <w:rsid w:val="007979A2"/>
    <w:rsid w:val="007A0EAA"/>
    <w:rsid w:val="007A1235"/>
    <w:rsid w:val="007A33AE"/>
    <w:rsid w:val="007A530E"/>
    <w:rsid w:val="007B2E02"/>
    <w:rsid w:val="007B3E79"/>
    <w:rsid w:val="007B4781"/>
    <w:rsid w:val="007B4BE9"/>
    <w:rsid w:val="007B5E31"/>
    <w:rsid w:val="007C21C4"/>
    <w:rsid w:val="007C3BA5"/>
    <w:rsid w:val="007C4950"/>
    <w:rsid w:val="007C5357"/>
    <w:rsid w:val="007C5F61"/>
    <w:rsid w:val="007C659D"/>
    <w:rsid w:val="007C745C"/>
    <w:rsid w:val="007D0654"/>
    <w:rsid w:val="007D0C54"/>
    <w:rsid w:val="007D24D9"/>
    <w:rsid w:val="007D2C2C"/>
    <w:rsid w:val="007D3008"/>
    <w:rsid w:val="007D3220"/>
    <w:rsid w:val="007D3901"/>
    <w:rsid w:val="007D550C"/>
    <w:rsid w:val="007D69E7"/>
    <w:rsid w:val="007D71B4"/>
    <w:rsid w:val="007D7493"/>
    <w:rsid w:val="007E00B4"/>
    <w:rsid w:val="007E0300"/>
    <w:rsid w:val="007E2977"/>
    <w:rsid w:val="007E2B3B"/>
    <w:rsid w:val="007E4B82"/>
    <w:rsid w:val="007E5FF6"/>
    <w:rsid w:val="007E70AE"/>
    <w:rsid w:val="007E7DE1"/>
    <w:rsid w:val="007F08F7"/>
    <w:rsid w:val="007F0C5B"/>
    <w:rsid w:val="007F373C"/>
    <w:rsid w:val="007F3C09"/>
    <w:rsid w:val="007F47C7"/>
    <w:rsid w:val="007F4F00"/>
    <w:rsid w:val="007F728A"/>
    <w:rsid w:val="00800F5C"/>
    <w:rsid w:val="00805420"/>
    <w:rsid w:val="00810616"/>
    <w:rsid w:val="008145DE"/>
    <w:rsid w:val="00814FEB"/>
    <w:rsid w:val="008151EF"/>
    <w:rsid w:val="00815849"/>
    <w:rsid w:val="00816A80"/>
    <w:rsid w:val="008173EB"/>
    <w:rsid w:val="00820BE3"/>
    <w:rsid w:val="008237FD"/>
    <w:rsid w:val="00833476"/>
    <w:rsid w:val="008348FC"/>
    <w:rsid w:val="008354A7"/>
    <w:rsid w:val="00843F85"/>
    <w:rsid w:val="0084562B"/>
    <w:rsid w:val="00845BB0"/>
    <w:rsid w:val="008475DB"/>
    <w:rsid w:val="00851657"/>
    <w:rsid w:val="008528F6"/>
    <w:rsid w:val="00852A08"/>
    <w:rsid w:val="00853B5E"/>
    <w:rsid w:val="008558D6"/>
    <w:rsid w:val="00856285"/>
    <w:rsid w:val="00856C67"/>
    <w:rsid w:val="00860795"/>
    <w:rsid w:val="00860CA9"/>
    <w:rsid w:val="00861893"/>
    <w:rsid w:val="0086784C"/>
    <w:rsid w:val="008717DB"/>
    <w:rsid w:val="00872B9F"/>
    <w:rsid w:val="00873526"/>
    <w:rsid w:val="00873672"/>
    <w:rsid w:val="00875E83"/>
    <w:rsid w:val="00876C8E"/>
    <w:rsid w:val="00880875"/>
    <w:rsid w:val="00880C86"/>
    <w:rsid w:val="00881C4D"/>
    <w:rsid w:val="00885AA9"/>
    <w:rsid w:val="008867E0"/>
    <w:rsid w:val="00890013"/>
    <w:rsid w:val="0089042C"/>
    <w:rsid w:val="008912A4"/>
    <w:rsid w:val="0089166C"/>
    <w:rsid w:val="008916DF"/>
    <w:rsid w:val="00897BBA"/>
    <w:rsid w:val="008A208F"/>
    <w:rsid w:val="008A41B7"/>
    <w:rsid w:val="008A4AA0"/>
    <w:rsid w:val="008A5CA1"/>
    <w:rsid w:val="008A625E"/>
    <w:rsid w:val="008B01CD"/>
    <w:rsid w:val="008B21F7"/>
    <w:rsid w:val="008B2A71"/>
    <w:rsid w:val="008B3B07"/>
    <w:rsid w:val="008B6001"/>
    <w:rsid w:val="008C2277"/>
    <w:rsid w:val="008C2AF1"/>
    <w:rsid w:val="008C2F6A"/>
    <w:rsid w:val="008C5276"/>
    <w:rsid w:val="008C61C6"/>
    <w:rsid w:val="008C7037"/>
    <w:rsid w:val="008C723F"/>
    <w:rsid w:val="008D0EF2"/>
    <w:rsid w:val="008D5EFF"/>
    <w:rsid w:val="008D62A7"/>
    <w:rsid w:val="008D65E3"/>
    <w:rsid w:val="008E0CA8"/>
    <w:rsid w:val="008E30E8"/>
    <w:rsid w:val="008E370A"/>
    <w:rsid w:val="008E47A4"/>
    <w:rsid w:val="008E5E01"/>
    <w:rsid w:val="008F00F5"/>
    <w:rsid w:val="008F2595"/>
    <w:rsid w:val="008F26FE"/>
    <w:rsid w:val="008F2707"/>
    <w:rsid w:val="008F3495"/>
    <w:rsid w:val="0090024C"/>
    <w:rsid w:val="00901CD7"/>
    <w:rsid w:val="00902DA6"/>
    <w:rsid w:val="00903B0C"/>
    <w:rsid w:val="0090409E"/>
    <w:rsid w:val="00904467"/>
    <w:rsid w:val="009046B2"/>
    <w:rsid w:val="00906FF5"/>
    <w:rsid w:val="00907BD7"/>
    <w:rsid w:val="00907CCB"/>
    <w:rsid w:val="009112DA"/>
    <w:rsid w:val="009121AA"/>
    <w:rsid w:val="00913E2C"/>
    <w:rsid w:val="00914BB8"/>
    <w:rsid w:val="00916306"/>
    <w:rsid w:val="00921A37"/>
    <w:rsid w:val="00922A0A"/>
    <w:rsid w:val="00923DF7"/>
    <w:rsid w:val="009252D3"/>
    <w:rsid w:val="00931A79"/>
    <w:rsid w:val="009332CC"/>
    <w:rsid w:val="009337E9"/>
    <w:rsid w:val="0093561F"/>
    <w:rsid w:val="00935BAF"/>
    <w:rsid w:val="00940C9D"/>
    <w:rsid w:val="00942781"/>
    <w:rsid w:val="009504C2"/>
    <w:rsid w:val="0095189D"/>
    <w:rsid w:val="009524CC"/>
    <w:rsid w:val="00952949"/>
    <w:rsid w:val="00952BB6"/>
    <w:rsid w:val="0095647E"/>
    <w:rsid w:val="00956590"/>
    <w:rsid w:val="00956700"/>
    <w:rsid w:val="00956AD3"/>
    <w:rsid w:val="009573DF"/>
    <w:rsid w:val="009579A1"/>
    <w:rsid w:val="00957BC8"/>
    <w:rsid w:val="00962A28"/>
    <w:rsid w:val="0096629C"/>
    <w:rsid w:val="009667D0"/>
    <w:rsid w:val="009718B8"/>
    <w:rsid w:val="00971A96"/>
    <w:rsid w:val="0097228A"/>
    <w:rsid w:val="009723D1"/>
    <w:rsid w:val="0097575C"/>
    <w:rsid w:val="00976AE8"/>
    <w:rsid w:val="00977900"/>
    <w:rsid w:val="009801CD"/>
    <w:rsid w:val="0098094F"/>
    <w:rsid w:val="00980BD3"/>
    <w:rsid w:val="00982003"/>
    <w:rsid w:val="009836D8"/>
    <w:rsid w:val="00983919"/>
    <w:rsid w:val="00983E26"/>
    <w:rsid w:val="00985B10"/>
    <w:rsid w:val="00986678"/>
    <w:rsid w:val="00986F85"/>
    <w:rsid w:val="0098754B"/>
    <w:rsid w:val="0099023E"/>
    <w:rsid w:val="0099106A"/>
    <w:rsid w:val="0099185C"/>
    <w:rsid w:val="0099477E"/>
    <w:rsid w:val="00994973"/>
    <w:rsid w:val="00994F3E"/>
    <w:rsid w:val="00997CCC"/>
    <w:rsid w:val="009A4279"/>
    <w:rsid w:val="009A5415"/>
    <w:rsid w:val="009A548B"/>
    <w:rsid w:val="009A609D"/>
    <w:rsid w:val="009B0EA7"/>
    <w:rsid w:val="009B1B57"/>
    <w:rsid w:val="009B299B"/>
    <w:rsid w:val="009B31F7"/>
    <w:rsid w:val="009B338E"/>
    <w:rsid w:val="009B3FA3"/>
    <w:rsid w:val="009B4A46"/>
    <w:rsid w:val="009B5034"/>
    <w:rsid w:val="009B561D"/>
    <w:rsid w:val="009B6DDF"/>
    <w:rsid w:val="009C1472"/>
    <w:rsid w:val="009C2F09"/>
    <w:rsid w:val="009C2FA3"/>
    <w:rsid w:val="009C3A51"/>
    <w:rsid w:val="009C3AA8"/>
    <w:rsid w:val="009C4A23"/>
    <w:rsid w:val="009C4CE8"/>
    <w:rsid w:val="009D0FB3"/>
    <w:rsid w:val="009D2836"/>
    <w:rsid w:val="009D3106"/>
    <w:rsid w:val="009D356D"/>
    <w:rsid w:val="009D42E1"/>
    <w:rsid w:val="009D5F64"/>
    <w:rsid w:val="009D62D4"/>
    <w:rsid w:val="009D64C4"/>
    <w:rsid w:val="009D7FE8"/>
    <w:rsid w:val="009E0789"/>
    <w:rsid w:val="009E1165"/>
    <w:rsid w:val="009E2A12"/>
    <w:rsid w:val="009E3037"/>
    <w:rsid w:val="009E5907"/>
    <w:rsid w:val="009E7600"/>
    <w:rsid w:val="009E76CC"/>
    <w:rsid w:val="009F1136"/>
    <w:rsid w:val="009F1F8B"/>
    <w:rsid w:val="009F36BA"/>
    <w:rsid w:val="009F38C4"/>
    <w:rsid w:val="009F5442"/>
    <w:rsid w:val="00A00690"/>
    <w:rsid w:val="00A00E2A"/>
    <w:rsid w:val="00A02C9E"/>
    <w:rsid w:val="00A04289"/>
    <w:rsid w:val="00A05C01"/>
    <w:rsid w:val="00A13811"/>
    <w:rsid w:val="00A208C1"/>
    <w:rsid w:val="00A2270B"/>
    <w:rsid w:val="00A2338C"/>
    <w:rsid w:val="00A240DF"/>
    <w:rsid w:val="00A24980"/>
    <w:rsid w:val="00A27CAA"/>
    <w:rsid w:val="00A3086B"/>
    <w:rsid w:val="00A3135F"/>
    <w:rsid w:val="00A338DA"/>
    <w:rsid w:val="00A34BD5"/>
    <w:rsid w:val="00A36749"/>
    <w:rsid w:val="00A40C49"/>
    <w:rsid w:val="00A41B81"/>
    <w:rsid w:val="00A4277E"/>
    <w:rsid w:val="00A43072"/>
    <w:rsid w:val="00A4476B"/>
    <w:rsid w:val="00A51893"/>
    <w:rsid w:val="00A5391B"/>
    <w:rsid w:val="00A54CA6"/>
    <w:rsid w:val="00A5528A"/>
    <w:rsid w:val="00A5663F"/>
    <w:rsid w:val="00A60704"/>
    <w:rsid w:val="00A638F3"/>
    <w:rsid w:val="00A656C4"/>
    <w:rsid w:val="00A65988"/>
    <w:rsid w:val="00A66CD1"/>
    <w:rsid w:val="00A70036"/>
    <w:rsid w:val="00A70433"/>
    <w:rsid w:val="00A72123"/>
    <w:rsid w:val="00A72D03"/>
    <w:rsid w:val="00A7402E"/>
    <w:rsid w:val="00A74D08"/>
    <w:rsid w:val="00A74FF6"/>
    <w:rsid w:val="00A81875"/>
    <w:rsid w:val="00A81F5D"/>
    <w:rsid w:val="00A8237D"/>
    <w:rsid w:val="00A829A6"/>
    <w:rsid w:val="00A83A86"/>
    <w:rsid w:val="00A85614"/>
    <w:rsid w:val="00A87C6E"/>
    <w:rsid w:val="00A91456"/>
    <w:rsid w:val="00A9289B"/>
    <w:rsid w:val="00A93B8E"/>
    <w:rsid w:val="00A94278"/>
    <w:rsid w:val="00A97403"/>
    <w:rsid w:val="00A9790C"/>
    <w:rsid w:val="00AA1750"/>
    <w:rsid w:val="00AA1EAF"/>
    <w:rsid w:val="00AA2126"/>
    <w:rsid w:val="00AA26B0"/>
    <w:rsid w:val="00AA3C93"/>
    <w:rsid w:val="00AA5123"/>
    <w:rsid w:val="00AA52E0"/>
    <w:rsid w:val="00AA7960"/>
    <w:rsid w:val="00AB1D50"/>
    <w:rsid w:val="00AB5810"/>
    <w:rsid w:val="00AB7AF8"/>
    <w:rsid w:val="00AC22BA"/>
    <w:rsid w:val="00AC2C7E"/>
    <w:rsid w:val="00AC46E0"/>
    <w:rsid w:val="00AC4C19"/>
    <w:rsid w:val="00AC62D2"/>
    <w:rsid w:val="00AD0B81"/>
    <w:rsid w:val="00AD1672"/>
    <w:rsid w:val="00AD1ED5"/>
    <w:rsid w:val="00AD5787"/>
    <w:rsid w:val="00AD5DDD"/>
    <w:rsid w:val="00AD7211"/>
    <w:rsid w:val="00AE3181"/>
    <w:rsid w:val="00AE6973"/>
    <w:rsid w:val="00AE71D2"/>
    <w:rsid w:val="00AF02E1"/>
    <w:rsid w:val="00AF0E95"/>
    <w:rsid w:val="00AF1CEB"/>
    <w:rsid w:val="00AF1DF1"/>
    <w:rsid w:val="00AF2338"/>
    <w:rsid w:val="00AF23EA"/>
    <w:rsid w:val="00AF3743"/>
    <w:rsid w:val="00AF725E"/>
    <w:rsid w:val="00B00F07"/>
    <w:rsid w:val="00B05A1C"/>
    <w:rsid w:val="00B064E3"/>
    <w:rsid w:val="00B06A88"/>
    <w:rsid w:val="00B078D7"/>
    <w:rsid w:val="00B107C1"/>
    <w:rsid w:val="00B118C7"/>
    <w:rsid w:val="00B13213"/>
    <w:rsid w:val="00B16056"/>
    <w:rsid w:val="00B161A9"/>
    <w:rsid w:val="00B203AC"/>
    <w:rsid w:val="00B224C0"/>
    <w:rsid w:val="00B23618"/>
    <w:rsid w:val="00B2453A"/>
    <w:rsid w:val="00B2469B"/>
    <w:rsid w:val="00B2538C"/>
    <w:rsid w:val="00B25E24"/>
    <w:rsid w:val="00B2636A"/>
    <w:rsid w:val="00B27A0D"/>
    <w:rsid w:val="00B30730"/>
    <w:rsid w:val="00B307C2"/>
    <w:rsid w:val="00B31B9A"/>
    <w:rsid w:val="00B32325"/>
    <w:rsid w:val="00B333C2"/>
    <w:rsid w:val="00B338B9"/>
    <w:rsid w:val="00B3411A"/>
    <w:rsid w:val="00B352CF"/>
    <w:rsid w:val="00B35650"/>
    <w:rsid w:val="00B436D3"/>
    <w:rsid w:val="00B50123"/>
    <w:rsid w:val="00B50C9C"/>
    <w:rsid w:val="00B53A07"/>
    <w:rsid w:val="00B60082"/>
    <w:rsid w:val="00B61180"/>
    <w:rsid w:val="00B62119"/>
    <w:rsid w:val="00B6390D"/>
    <w:rsid w:val="00B708E8"/>
    <w:rsid w:val="00B71DB9"/>
    <w:rsid w:val="00B72016"/>
    <w:rsid w:val="00B733DD"/>
    <w:rsid w:val="00B746AC"/>
    <w:rsid w:val="00B76B53"/>
    <w:rsid w:val="00B80109"/>
    <w:rsid w:val="00B80147"/>
    <w:rsid w:val="00B80DEF"/>
    <w:rsid w:val="00B83DDD"/>
    <w:rsid w:val="00B8638C"/>
    <w:rsid w:val="00B905E5"/>
    <w:rsid w:val="00B90A4A"/>
    <w:rsid w:val="00B90A94"/>
    <w:rsid w:val="00B91548"/>
    <w:rsid w:val="00B91BB9"/>
    <w:rsid w:val="00B94651"/>
    <w:rsid w:val="00B9482B"/>
    <w:rsid w:val="00B94E10"/>
    <w:rsid w:val="00B974EE"/>
    <w:rsid w:val="00BA0743"/>
    <w:rsid w:val="00BA1D64"/>
    <w:rsid w:val="00BA2CD5"/>
    <w:rsid w:val="00BA352F"/>
    <w:rsid w:val="00BA434D"/>
    <w:rsid w:val="00BA6ED0"/>
    <w:rsid w:val="00BA6F6C"/>
    <w:rsid w:val="00BB1635"/>
    <w:rsid w:val="00BB347D"/>
    <w:rsid w:val="00BB7481"/>
    <w:rsid w:val="00BB7F95"/>
    <w:rsid w:val="00BB7FF7"/>
    <w:rsid w:val="00BC10E1"/>
    <w:rsid w:val="00BC2C68"/>
    <w:rsid w:val="00BC4604"/>
    <w:rsid w:val="00BC4C01"/>
    <w:rsid w:val="00BD084D"/>
    <w:rsid w:val="00BD26B5"/>
    <w:rsid w:val="00BD2A68"/>
    <w:rsid w:val="00BD30EB"/>
    <w:rsid w:val="00BD3AF5"/>
    <w:rsid w:val="00BD3D89"/>
    <w:rsid w:val="00BD462E"/>
    <w:rsid w:val="00BD46DE"/>
    <w:rsid w:val="00BD5263"/>
    <w:rsid w:val="00BD5FD8"/>
    <w:rsid w:val="00BD6490"/>
    <w:rsid w:val="00BD68E5"/>
    <w:rsid w:val="00BD6C83"/>
    <w:rsid w:val="00BE17B6"/>
    <w:rsid w:val="00BE367D"/>
    <w:rsid w:val="00BE4A9B"/>
    <w:rsid w:val="00BE573E"/>
    <w:rsid w:val="00BE5E43"/>
    <w:rsid w:val="00BE6EB6"/>
    <w:rsid w:val="00BF20B5"/>
    <w:rsid w:val="00BF4F48"/>
    <w:rsid w:val="00BF5915"/>
    <w:rsid w:val="00BF5C16"/>
    <w:rsid w:val="00BF60F6"/>
    <w:rsid w:val="00BF6497"/>
    <w:rsid w:val="00C0156F"/>
    <w:rsid w:val="00C017B7"/>
    <w:rsid w:val="00C01CF0"/>
    <w:rsid w:val="00C0609C"/>
    <w:rsid w:val="00C10C2A"/>
    <w:rsid w:val="00C15EA1"/>
    <w:rsid w:val="00C16FED"/>
    <w:rsid w:val="00C20C0C"/>
    <w:rsid w:val="00C266AC"/>
    <w:rsid w:val="00C270BD"/>
    <w:rsid w:val="00C31CEB"/>
    <w:rsid w:val="00C322BA"/>
    <w:rsid w:val="00C33FA1"/>
    <w:rsid w:val="00C352A6"/>
    <w:rsid w:val="00C3730C"/>
    <w:rsid w:val="00C37D59"/>
    <w:rsid w:val="00C412F1"/>
    <w:rsid w:val="00C41FC3"/>
    <w:rsid w:val="00C43956"/>
    <w:rsid w:val="00C44A78"/>
    <w:rsid w:val="00C450B8"/>
    <w:rsid w:val="00C5136A"/>
    <w:rsid w:val="00C549DE"/>
    <w:rsid w:val="00C61C9F"/>
    <w:rsid w:val="00C62ACF"/>
    <w:rsid w:val="00C65C1C"/>
    <w:rsid w:val="00C66AB0"/>
    <w:rsid w:val="00C71C6A"/>
    <w:rsid w:val="00C8068F"/>
    <w:rsid w:val="00C80995"/>
    <w:rsid w:val="00C80D7A"/>
    <w:rsid w:val="00C80E50"/>
    <w:rsid w:val="00C81AB3"/>
    <w:rsid w:val="00C83B11"/>
    <w:rsid w:val="00C845C0"/>
    <w:rsid w:val="00C84F9A"/>
    <w:rsid w:val="00C85F62"/>
    <w:rsid w:val="00C86492"/>
    <w:rsid w:val="00C8742A"/>
    <w:rsid w:val="00C875F4"/>
    <w:rsid w:val="00C9200E"/>
    <w:rsid w:val="00C9492A"/>
    <w:rsid w:val="00C955A7"/>
    <w:rsid w:val="00C95A89"/>
    <w:rsid w:val="00C96697"/>
    <w:rsid w:val="00CA09F4"/>
    <w:rsid w:val="00CA0F93"/>
    <w:rsid w:val="00CA12E1"/>
    <w:rsid w:val="00CA1C23"/>
    <w:rsid w:val="00CA2F9E"/>
    <w:rsid w:val="00CA35ED"/>
    <w:rsid w:val="00CA6D13"/>
    <w:rsid w:val="00CA6FBF"/>
    <w:rsid w:val="00CB02AD"/>
    <w:rsid w:val="00CB53B7"/>
    <w:rsid w:val="00CC04E5"/>
    <w:rsid w:val="00CC17F7"/>
    <w:rsid w:val="00CC2427"/>
    <w:rsid w:val="00CC26CB"/>
    <w:rsid w:val="00CC3820"/>
    <w:rsid w:val="00CC5E14"/>
    <w:rsid w:val="00CD2F1C"/>
    <w:rsid w:val="00CD558F"/>
    <w:rsid w:val="00CE126E"/>
    <w:rsid w:val="00CE22AC"/>
    <w:rsid w:val="00CE2479"/>
    <w:rsid w:val="00CE4694"/>
    <w:rsid w:val="00CE60D9"/>
    <w:rsid w:val="00CE73BA"/>
    <w:rsid w:val="00CE76A5"/>
    <w:rsid w:val="00CE78F6"/>
    <w:rsid w:val="00CF44FC"/>
    <w:rsid w:val="00CF595D"/>
    <w:rsid w:val="00CF667E"/>
    <w:rsid w:val="00CF6A2D"/>
    <w:rsid w:val="00CF7823"/>
    <w:rsid w:val="00D00A02"/>
    <w:rsid w:val="00D022AF"/>
    <w:rsid w:val="00D0244C"/>
    <w:rsid w:val="00D06685"/>
    <w:rsid w:val="00D06A81"/>
    <w:rsid w:val="00D06B94"/>
    <w:rsid w:val="00D074D2"/>
    <w:rsid w:val="00D078DD"/>
    <w:rsid w:val="00D12424"/>
    <w:rsid w:val="00D1419E"/>
    <w:rsid w:val="00D1508E"/>
    <w:rsid w:val="00D1600A"/>
    <w:rsid w:val="00D34466"/>
    <w:rsid w:val="00D3526C"/>
    <w:rsid w:val="00D35B9E"/>
    <w:rsid w:val="00D35F5B"/>
    <w:rsid w:val="00D36533"/>
    <w:rsid w:val="00D36FA5"/>
    <w:rsid w:val="00D37E0B"/>
    <w:rsid w:val="00D4199B"/>
    <w:rsid w:val="00D43605"/>
    <w:rsid w:val="00D4402F"/>
    <w:rsid w:val="00D44378"/>
    <w:rsid w:val="00D4571E"/>
    <w:rsid w:val="00D45954"/>
    <w:rsid w:val="00D45BE8"/>
    <w:rsid w:val="00D46904"/>
    <w:rsid w:val="00D50394"/>
    <w:rsid w:val="00D510D1"/>
    <w:rsid w:val="00D51842"/>
    <w:rsid w:val="00D51F1E"/>
    <w:rsid w:val="00D52FE1"/>
    <w:rsid w:val="00D54D84"/>
    <w:rsid w:val="00D605D2"/>
    <w:rsid w:val="00D60738"/>
    <w:rsid w:val="00D60CA7"/>
    <w:rsid w:val="00D60F3C"/>
    <w:rsid w:val="00D62295"/>
    <w:rsid w:val="00D63120"/>
    <w:rsid w:val="00D6423F"/>
    <w:rsid w:val="00D644CA"/>
    <w:rsid w:val="00D64C4F"/>
    <w:rsid w:val="00D66B85"/>
    <w:rsid w:val="00D679D9"/>
    <w:rsid w:val="00D7255E"/>
    <w:rsid w:val="00D73F90"/>
    <w:rsid w:val="00D742BF"/>
    <w:rsid w:val="00D84880"/>
    <w:rsid w:val="00D848E1"/>
    <w:rsid w:val="00D85B67"/>
    <w:rsid w:val="00D85F2E"/>
    <w:rsid w:val="00D8733C"/>
    <w:rsid w:val="00D90AA5"/>
    <w:rsid w:val="00D92082"/>
    <w:rsid w:val="00D96155"/>
    <w:rsid w:val="00DA144A"/>
    <w:rsid w:val="00DA3D6F"/>
    <w:rsid w:val="00DB115F"/>
    <w:rsid w:val="00DB1254"/>
    <w:rsid w:val="00DB25B9"/>
    <w:rsid w:val="00DB28BF"/>
    <w:rsid w:val="00DB2EF7"/>
    <w:rsid w:val="00DB326E"/>
    <w:rsid w:val="00DB4C3D"/>
    <w:rsid w:val="00DB57CA"/>
    <w:rsid w:val="00DB7787"/>
    <w:rsid w:val="00DC19EC"/>
    <w:rsid w:val="00DC250C"/>
    <w:rsid w:val="00DC39E9"/>
    <w:rsid w:val="00DC4E8C"/>
    <w:rsid w:val="00DD21CF"/>
    <w:rsid w:val="00DD6468"/>
    <w:rsid w:val="00DD74D5"/>
    <w:rsid w:val="00DE1995"/>
    <w:rsid w:val="00DE2AE7"/>
    <w:rsid w:val="00DE3975"/>
    <w:rsid w:val="00DE64D7"/>
    <w:rsid w:val="00DE680F"/>
    <w:rsid w:val="00DF0D94"/>
    <w:rsid w:val="00DF7999"/>
    <w:rsid w:val="00E00413"/>
    <w:rsid w:val="00E0284E"/>
    <w:rsid w:val="00E03140"/>
    <w:rsid w:val="00E04404"/>
    <w:rsid w:val="00E05EE6"/>
    <w:rsid w:val="00E0656A"/>
    <w:rsid w:val="00E0691F"/>
    <w:rsid w:val="00E06A3F"/>
    <w:rsid w:val="00E10FF3"/>
    <w:rsid w:val="00E12E9C"/>
    <w:rsid w:val="00E13ED4"/>
    <w:rsid w:val="00E17E2E"/>
    <w:rsid w:val="00E21E9B"/>
    <w:rsid w:val="00E22315"/>
    <w:rsid w:val="00E22557"/>
    <w:rsid w:val="00E22C42"/>
    <w:rsid w:val="00E231F2"/>
    <w:rsid w:val="00E239CF"/>
    <w:rsid w:val="00E25DB8"/>
    <w:rsid w:val="00E2655A"/>
    <w:rsid w:val="00E30584"/>
    <w:rsid w:val="00E30894"/>
    <w:rsid w:val="00E31B3B"/>
    <w:rsid w:val="00E31ED6"/>
    <w:rsid w:val="00E32A4C"/>
    <w:rsid w:val="00E37AE1"/>
    <w:rsid w:val="00E420D5"/>
    <w:rsid w:val="00E42330"/>
    <w:rsid w:val="00E45383"/>
    <w:rsid w:val="00E45780"/>
    <w:rsid w:val="00E46BCA"/>
    <w:rsid w:val="00E472DE"/>
    <w:rsid w:val="00E4785F"/>
    <w:rsid w:val="00E60AD4"/>
    <w:rsid w:val="00E60EB7"/>
    <w:rsid w:val="00E60EBC"/>
    <w:rsid w:val="00E618BF"/>
    <w:rsid w:val="00E619A9"/>
    <w:rsid w:val="00E626D6"/>
    <w:rsid w:val="00E64998"/>
    <w:rsid w:val="00E64DE8"/>
    <w:rsid w:val="00E7100D"/>
    <w:rsid w:val="00E7140E"/>
    <w:rsid w:val="00E73C5A"/>
    <w:rsid w:val="00E74963"/>
    <w:rsid w:val="00E83E3E"/>
    <w:rsid w:val="00E8474C"/>
    <w:rsid w:val="00E86936"/>
    <w:rsid w:val="00E86A83"/>
    <w:rsid w:val="00E86F24"/>
    <w:rsid w:val="00E87A69"/>
    <w:rsid w:val="00E90A23"/>
    <w:rsid w:val="00E91B8F"/>
    <w:rsid w:val="00E922DD"/>
    <w:rsid w:val="00E9347F"/>
    <w:rsid w:val="00E94208"/>
    <w:rsid w:val="00E95DBD"/>
    <w:rsid w:val="00E962A8"/>
    <w:rsid w:val="00EA0099"/>
    <w:rsid w:val="00EA10AF"/>
    <w:rsid w:val="00EA1103"/>
    <w:rsid w:val="00EA5D5C"/>
    <w:rsid w:val="00EA6858"/>
    <w:rsid w:val="00EA77EC"/>
    <w:rsid w:val="00EB0E11"/>
    <w:rsid w:val="00EB1E0B"/>
    <w:rsid w:val="00EB2B3F"/>
    <w:rsid w:val="00EB44BF"/>
    <w:rsid w:val="00EB4CDC"/>
    <w:rsid w:val="00EB558E"/>
    <w:rsid w:val="00EB7B0B"/>
    <w:rsid w:val="00EB7BED"/>
    <w:rsid w:val="00ED169C"/>
    <w:rsid w:val="00ED22B1"/>
    <w:rsid w:val="00ED2EA0"/>
    <w:rsid w:val="00ED407E"/>
    <w:rsid w:val="00ED46E8"/>
    <w:rsid w:val="00ED47EA"/>
    <w:rsid w:val="00ED5EE4"/>
    <w:rsid w:val="00ED67D6"/>
    <w:rsid w:val="00EE3D5D"/>
    <w:rsid w:val="00EE5730"/>
    <w:rsid w:val="00EE6D8A"/>
    <w:rsid w:val="00EF17A7"/>
    <w:rsid w:val="00EF2AB4"/>
    <w:rsid w:val="00EF45E9"/>
    <w:rsid w:val="00EF4E04"/>
    <w:rsid w:val="00F0136B"/>
    <w:rsid w:val="00F013D5"/>
    <w:rsid w:val="00F03C72"/>
    <w:rsid w:val="00F06715"/>
    <w:rsid w:val="00F06BD5"/>
    <w:rsid w:val="00F07A2F"/>
    <w:rsid w:val="00F11D9F"/>
    <w:rsid w:val="00F13101"/>
    <w:rsid w:val="00F13283"/>
    <w:rsid w:val="00F16BC8"/>
    <w:rsid w:val="00F252FA"/>
    <w:rsid w:val="00F311F3"/>
    <w:rsid w:val="00F3224A"/>
    <w:rsid w:val="00F33C0F"/>
    <w:rsid w:val="00F346DB"/>
    <w:rsid w:val="00F3476F"/>
    <w:rsid w:val="00F365A0"/>
    <w:rsid w:val="00F3664D"/>
    <w:rsid w:val="00F36C7F"/>
    <w:rsid w:val="00F42983"/>
    <w:rsid w:val="00F45758"/>
    <w:rsid w:val="00F46252"/>
    <w:rsid w:val="00F47175"/>
    <w:rsid w:val="00F47D6D"/>
    <w:rsid w:val="00F527FE"/>
    <w:rsid w:val="00F53107"/>
    <w:rsid w:val="00F532F2"/>
    <w:rsid w:val="00F55762"/>
    <w:rsid w:val="00F57A8F"/>
    <w:rsid w:val="00F633BF"/>
    <w:rsid w:val="00F64232"/>
    <w:rsid w:val="00F65F6F"/>
    <w:rsid w:val="00F66B8D"/>
    <w:rsid w:val="00F66D64"/>
    <w:rsid w:val="00F6709E"/>
    <w:rsid w:val="00F72AE3"/>
    <w:rsid w:val="00F73BEB"/>
    <w:rsid w:val="00F74E5E"/>
    <w:rsid w:val="00F752C9"/>
    <w:rsid w:val="00F76333"/>
    <w:rsid w:val="00F768B8"/>
    <w:rsid w:val="00F76900"/>
    <w:rsid w:val="00F80274"/>
    <w:rsid w:val="00F80CBE"/>
    <w:rsid w:val="00F84F1B"/>
    <w:rsid w:val="00F86B0C"/>
    <w:rsid w:val="00F877F1"/>
    <w:rsid w:val="00F90566"/>
    <w:rsid w:val="00F932F3"/>
    <w:rsid w:val="00F9389A"/>
    <w:rsid w:val="00F9406A"/>
    <w:rsid w:val="00F95AA6"/>
    <w:rsid w:val="00FA17F5"/>
    <w:rsid w:val="00FA1F07"/>
    <w:rsid w:val="00FA4A48"/>
    <w:rsid w:val="00FA4E14"/>
    <w:rsid w:val="00FA4FE6"/>
    <w:rsid w:val="00FA692E"/>
    <w:rsid w:val="00FA6A54"/>
    <w:rsid w:val="00FA79FE"/>
    <w:rsid w:val="00FB283C"/>
    <w:rsid w:val="00FB4787"/>
    <w:rsid w:val="00FB686C"/>
    <w:rsid w:val="00FB6F24"/>
    <w:rsid w:val="00FB7BFF"/>
    <w:rsid w:val="00FC1D52"/>
    <w:rsid w:val="00FC2181"/>
    <w:rsid w:val="00FC3446"/>
    <w:rsid w:val="00FC6383"/>
    <w:rsid w:val="00FC6755"/>
    <w:rsid w:val="00FC6BDE"/>
    <w:rsid w:val="00FD0496"/>
    <w:rsid w:val="00FD0740"/>
    <w:rsid w:val="00FD3457"/>
    <w:rsid w:val="00FD71CE"/>
    <w:rsid w:val="00FD78E4"/>
    <w:rsid w:val="00FE4246"/>
    <w:rsid w:val="00FF024B"/>
    <w:rsid w:val="00FF0CC5"/>
    <w:rsid w:val="00FF386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EDAE"/>
  <w15:chartTrackingRefBased/>
  <w15:docId w15:val="{56BC68E8-44C6-46C9-8826-FC373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32:00Z">
        <w:pPr>
          <w:widowControl w:val="0"/>
        </w:pPr>
      </w:pPrChange>
    </w:pPr>
    <w:rPr>
      <w:rFonts w:asciiTheme="minorHAnsi" w:eastAsiaTheme="minorHAnsi" w:hAnsiTheme="minorHAnsi" w:cstheme="minorBidi"/>
      <w:sz w:val="22"/>
      <w:szCs w:val="22"/>
      <w:lang w:val="pt-BR" w:eastAsia="en-US"/>
      <w:rPrChange w:id="0" w:author="mary.inoue@fap.local" w:date="2026-09-22T12:32:00Z">
        <w:rPr>
          <w:rFonts w:eastAsia="PMingLiU"/>
          <w:kern w:val="2"/>
          <w:sz w:val="24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07430E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7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3646D8"/>
    <w:rPr>
      <w:b/>
      <w:bCs/>
    </w:rPr>
  </w:style>
  <w:style w:type="character" w:styleId="Hyperlink">
    <w:name w:val="Hyperlink"/>
    <w:rsid w:val="00EB2B3F"/>
    <w:rPr>
      <w:color w:val="0000FF"/>
      <w:u w:val="single"/>
    </w:rPr>
  </w:style>
  <w:style w:type="table" w:styleId="TableGrid">
    <w:name w:val="Table Grid"/>
    <w:basedOn w:val="TableNormal"/>
    <w:uiPriority w:val="39"/>
    <w:rsid w:val="00A41B8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0EB"/>
    <w:rPr>
      <w:color w:val="800080"/>
      <w:u w:val="single"/>
    </w:rPr>
  </w:style>
  <w:style w:type="character" w:customStyle="1" w:styleId="style371">
    <w:name w:val="style371"/>
    <w:rsid w:val="00B91548"/>
    <w:rPr>
      <w:color w:val="000066"/>
      <w:sz w:val="20"/>
      <w:szCs w:val="20"/>
    </w:rPr>
  </w:style>
  <w:style w:type="character" w:styleId="Emphasis">
    <w:name w:val="Emphasis"/>
    <w:qFormat/>
    <w:rsid w:val="00797258"/>
    <w:rPr>
      <w:i/>
      <w:iCs/>
    </w:rPr>
  </w:style>
  <w:style w:type="paragraph" w:styleId="Header">
    <w:name w:val="header"/>
    <w:basedOn w:val="Normal"/>
    <w:link w:val="HeaderChar"/>
    <w:rsid w:val="001E7B7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HeaderChar">
    <w:name w:val="Header Char"/>
    <w:link w:val="Header"/>
    <w:rsid w:val="001E7B7D"/>
    <w:rPr>
      <w:kern w:val="2"/>
    </w:rPr>
  </w:style>
  <w:style w:type="paragraph" w:styleId="ListParagraph">
    <w:name w:val="List Paragraph"/>
    <w:basedOn w:val="Normal"/>
    <w:uiPriority w:val="34"/>
    <w:qFormat/>
    <w:rsid w:val="00141CCE"/>
    <w:pPr>
      <w:ind w:leftChars="200" w:left="480"/>
    </w:pPr>
    <w:rPr>
      <w:rFonts w:ascii="Calibri" w:hAnsi="Calibri"/>
    </w:rPr>
  </w:style>
  <w:style w:type="character" w:customStyle="1" w:styleId="Heading3Char">
    <w:name w:val="Heading 3 Char"/>
    <w:link w:val="Heading3"/>
    <w:uiPriority w:val="9"/>
    <w:rsid w:val="00923DF7"/>
    <w:rPr>
      <w:rFonts w:ascii="Calibri Light" w:hAnsi="Calibri Light"/>
      <w:b/>
      <w:bCs/>
      <w:kern w:val="2"/>
      <w:sz w:val="36"/>
      <w:szCs w:val="36"/>
    </w:rPr>
  </w:style>
  <w:style w:type="character" w:styleId="CommentReference">
    <w:name w:val="annotation reference"/>
    <w:rsid w:val="00B90A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B90A94"/>
  </w:style>
  <w:style w:type="character" w:customStyle="1" w:styleId="CommentTextChar">
    <w:name w:val="Comment Text Char"/>
    <w:link w:val="CommentText"/>
    <w:rsid w:val="00B90A94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90A94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B90A94"/>
    <w:rPr>
      <w:b/>
      <w:bCs/>
      <w:kern w:val="2"/>
      <w:sz w:val="24"/>
    </w:rPr>
  </w:style>
  <w:style w:type="paragraph" w:styleId="BalloonText">
    <w:name w:val="Balloon Text"/>
    <w:basedOn w:val="Normal"/>
    <w:link w:val="BalloonTextChar"/>
    <w:rsid w:val="00B90A94"/>
    <w:rPr>
      <w:rFonts w:ascii="Calibri Light" w:hAnsi="Calibri Light"/>
      <w:sz w:val="18"/>
      <w:szCs w:val="18"/>
    </w:rPr>
  </w:style>
  <w:style w:type="character" w:customStyle="1" w:styleId="BalloonTextChar">
    <w:name w:val="Balloon Text Char"/>
    <w:link w:val="BalloonText"/>
    <w:rsid w:val="00B90A94"/>
    <w:rPr>
      <w:rFonts w:ascii="Calibri Light" w:eastAsia="PMingLiU" w:hAnsi="Calibri Light" w:cs="Times New Roman"/>
      <w:kern w:val="2"/>
      <w:sz w:val="18"/>
      <w:szCs w:val="18"/>
    </w:rPr>
  </w:style>
  <w:style w:type="character" w:customStyle="1" w:styleId="Heading1Char">
    <w:name w:val="Heading 1 Char"/>
    <w:link w:val="Heading1"/>
    <w:rsid w:val="0007430E"/>
    <w:rPr>
      <w:rFonts w:ascii="Calibri Light" w:eastAsia="PMingLiU" w:hAnsi="Calibri Light" w:cs="Times New Roman"/>
      <w:b/>
      <w:bCs/>
      <w:kern w:val="52"/>
      <w:sz w:val="52"/>
      <w:szCs w:val="52"/>
    </w:rPr>
  </w:style>
  <w:style w:type="paragraph" w:styleId="FootnoteText">
    <w:name w:val="footnote text"/>
    <w:basedOn w:val="Normal"/>
    <w:link w:val="FootnoteTextChar"/>
    <w:rsid w:val="00555681"/>
    <w:pPr>
      <w:snapToGrid w:val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55681"/>
    <w:rPr>
      <w:kern w:val="2"/>
    </w:rPr>
  </w:style>
  <w:style w:type="character" w:styleId="FootnoteReference">
    <w:name w:val="footnote reference"/>
    <w:basedOn w:val="DefaultParagraphFont"/>
    <w:rsid w:val="0055568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F2595"/>
    <w:rPr>
      <w:color w:val="808080"/>
    </w:rPr>
  </w:style>
  <w:style w:type="paragraph" w:styleId="NormalWeb">
    <w:name w:val="Normal (Web)"/>
    <w:basedOn w:val="Normal"/>
    <w:uiPriority w:val="99"/>
    <w:unhideWhenUsed/>
    <w:rsid w:val="00CE22AC"/>
    <w:pPr>
      <w:spacing w:before="100" w:beforeAutospacing="1" w:after="100" w:afterAutospacing="1"/>
    </w:pPr>
    <w:rPr>
      <w:rFonts w:ascii="PMingLiU" w:hAnsi="PMingLiU" w:cs="PMingLiU"/>
      <w:szCs w:val="24"/>
    </w:rPr>
  </w:style>
  <w:style w:type="character" w:customStyle="1" w:styleId="mailheadertext1">
    <w:name w:val="mailheadertext1"/>
    <w:basedOn w:val="DefaultParagraphFont"/>
    <w:rsid w:val="00D35F5B"/>
    <w:rPr>
      <w:i w:val="0"/>
      <w:iCs w:val="0"/>
      <w:color w:val="353531"/>
    </w:rPr>
  </w:style>
  <w:style w:type="table" w:styleId="GridTable4-Accent5">
    <w:name w:val="Grid Table 4 Accent 5"/>
    <w:basedOn w:val="TableNormal"/>
    <w:uiPriority w:val="49"/>
    <w:rsid w:val="004772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72B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8742A"/>
    <w:rPr>
      <w:rFonts w:ascii="Calibri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C8742A"/>
    <w:rPr>
      <w:rFonts w:ascii="Calibri" w:hAnsi="Courier New" w:cs="Courier New"/>
      <w:kern w:val="2"/>
      <w:sz w:val="24"/>
      <w:szCs w:val="22"/>
    </w:rPr>
  </w:style>
  <w:style w:type="paragraph" w:customStyle="1" w:styleId="Standard">
    <w:name w:val="Standard"/>
    <w:rsid w:val="00E64DE8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ListBullet">
    <w:name w:val="List Bullet"/>
    <w:basedOn w:val="Normal"/>
    <w:rsid w:val="00B8638C"/>
    <w:pPr>
      <w:numPr>
        <w:numId w:val="21"/>
      </w:numPr>
      <w:contextualSpacing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1" w:author="mary.inoue@fap.local" w:date="2026-09-22T12:32:00Z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sz w:val="24"/>
      <w:szCs w:val="24"/>
      <w:lang w:val="pt-BR" w:eastAsia="en-US"/>
      <w:rPrChange w:id="1" w:author="mary.inoue@fap.local" w:date="2026-09-22T12:32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568">
          <w:marLeft w:val="0"/>
          <w:marRight w:val="1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8819F-17DD-4F5B-9061-F04C37F4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1458</Words>
  <Characters>8315</Characters>
  <Application>Microsoft Office Word</Application>
  <DocSecurity>0</DocSecurity>
  <Lines>69</Lines>
  <Paragraphs>19</Paragraphs>
  <ScaleCrop>false</ScaleCrop>
  <Company> </Company>
  <LinksUpToDate>false</LinksUpToDate>
  <CharactersWithSpaces>9754</CharactersWithSpaces>
  <SharedDoc>false</SharedDoc>
  <HLinks>
    <vt:vector size="6" baseType="variant"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mailto:yslin@mail.moe.gov.tw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【教育部新聞稿】</dc:title>
  <dc:subject/>
  <dc:creator>教育部</dc:creator>
  <cp:keywords/>
  <dc:description/>
  <cp:lastModifiedBy>Arthur Souza Rodrigues</cp:lastModifiedBy>
  <cp:revision>1</cp:revision>
  <cp:lastPrinted>2024-08-07T08:04:00Z</cp:lastPrinted>
  <dcterms:created xsi:type="dcterms:W3CDTF">2024-08-06T09:09:00Z</dcterms:created>
  <dcterms:modified xsi:type="dcterms:W3CDTF">2026-09-22T16:32:00Z</dcterms:modified>
</cp:coreProperties>
</file>