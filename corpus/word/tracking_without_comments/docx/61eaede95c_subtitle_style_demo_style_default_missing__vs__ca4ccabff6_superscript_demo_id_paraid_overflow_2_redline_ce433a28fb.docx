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36FC821" w14:textId="77777777" w:rsidR="002D470B" w:rsidRDefault="00CD049D">
      <w:ins w:id="0" w:author="Comparison" w:date="2026-09-26T14:44:00Z" w16du:dateUtc="2026-09-26T18:44:00Z">
        <w:r>
          <w:rPr>
            <w:vertAlign w:val="superscript"/>
          </w:rPr>
          <w:t>Superscript</w:t>
        </w:r>
      </w:ins>
      <w:del w:id="1" w:author="Comparison" w:date="2026-09-26T14:44:00Z" w16du:dateUtc="2026-09-26T18:44:00Z">
        <w:r>
          <w:rPr>
            <w:rFonts w:ascii="Arial" w:hAnsi="Arial" w:cs="Arial"/>
            <w:color w:val="666666"/>
            <w:sz w:val="30"/>
            <w:szCs w:val="30"/>
          </w:rPr>
          <w:delText>Subtitle Style</w:delText>
        </w:r>
      </w:del>
      <w:r>
        <w:rPr>
          <w:vertAlign w:val="superscript"/>
          <w:rPrChange w:id="2" w:author="Comparison" w:date="2026-09-26T14:44:00Z" w16du:dateUtc="2026-09-26T18:44:00Z">
            <w:rPr>
              <w:rFonts w:ascii="Arial" w:hAnsi="Arial" w:cs="Arial"/>
              <w:color w:val="666666"/>
              <w:sz w:val="30"/>
              <w:szCs w:val="30"/>
            </w:rPr>
          </w:rPrChange>
        </w:rPr>
        <w:t xml:space="preserve"> Demo</w:t>
      </w:r>
    </w:p>
    <w:p w14:paraId="107114C8" w14:textId="77777777" w:rsidR="002D470B" w:rsidRDefault="00CD049D">
      <w:pPr>
        <w:pPrChange w:id="3" w:author="Comparison" w:date="2026-09-26T14:44:00Z" w16du:dateUtc="2026-09-26T18:44:00Z">
          <w:pPr>
            <w:spacing w:line="240" w:lineRule="auto"/>
          </w:pPr>
        </w:pPrChange>
      </w:pPr>
      <w:r>
        <w:rPr>
          <w:vertAlign w:val="superscript"/>
          <w:rPrChange w:id="4" w:author="Comparison" w:date="2026-09-26T14:44:00Z" w16du:dateUtc="2026-09-26T18:44:00Z">
            <w:rPr>
              <w:rFonts w:ascii="Arial" w:hAnsi="Arial" w:cs="Arial"/>
              <w:color w:val="666666"/>
              <w:sz w:val="30"/>
              <w:szCs w:val="30"/>
            </w:rPr>
          </w:rPrChange>
        </w:rPr>
        <w:t xml:space="preserve">This document demonstrates </w:t>
      </w:r>
      <w:ins w:id="5" w:author="Comparison" w:date="2026-09-26T14:44:00Z" w16du:dateUtc="2026-09-26T18:44:00Z">
        <w:r>
          <w:rPr>
            <w:vertAlign w:val="superscript"/>
          </w:rPr>
          <w:t>superscript formatting</w:t>
        </w:r>
      </w:ins>
      <w:del w:id="6" w:author="Comparison" w:date="2026-09-26T14:44:00Z" w16du:dateUtc="2026-09-26T18:44:00Z">
        <w:r>
          <w:rPr>
            <w:rFonts w:ascii="Arial" w:hAnsi="Arial" w:cs="Arial"/>
            <w:color w:val="666666"/>
            <w:sz w:val="30"/>
            <w:szCs w:val="30"/>
          </w:rPr>
          <w:delText>the Subtitle paragraph style</w:delText>
        </w:r>
      </w:del>
      <w:r>
        <w:rPr>
          <w:vertAlign w:val="superscript"/>
          <w:rPrChange w:id="7" w:author="Comparison" w:date="2026-09-26T14:44:00Z" w16du:dateUtc="2026-09-26T18:44:00Z">
            <w:rPr>
              <w:rFonts w:ascii="Arial" w:hAnsi="Arial" w:cs="Arial"/>
              <w:color w:val="666666"/>
              <w:sz w:val="30"/>
              <w:szCs w:val="30"/>
            </w:rPr>
          </w:rPrChange>
        </w:rPr>
        <w:t>.</w:t>
      </w:r>
    </w:p>
    <w:p w14:paraId="0AECB3BA" w14:textId="77777777" w:rsidR="002D470B" w:rsidRDefault="00CD049D">
      <w:pPr>
        <w:pPrChange w:id="8" w:author="Comparison" w:date="2026-09-26T14:44:00Z" w16du:dateUtc="2026-09-26T18:44:00Z">
          <w:pPr>
            <w:spacing w:line="240" w:lineRule="auto"/>
          </w:pPr>
        </w:pPrChange>
      </w:pPr>
      <w:ins w:id="9" w:author="Comparison" w:date="2026-09-26T14:44:00Z" w16du:dateUtc="2026-09-26T18:44:00Z">
        <w:r>
          <w:rPr>
            <w:vertAlign w:val="superscript"/>
          </w:rPr>
          <w:t>E=mc2 and H2O are common formulas using superscript.</w:t>
        </w:r>
      </w:ins>
      <w:del w:id="10" w:author="Comparison" w:date="2026-09-26T14:44:00Z" w16du:dateUtc="2026-09-26T18:44:00Z">
        <w:r>
          <w:rPr>
            <w:rFonts w:ascii="Arial" w:hAnsi="Arial" w:cs="Arial"/>
            <w:color w:val="666666"/>
            <w:sz w:val="30"/>
            <w:szCs w:val="30"/>
          </w:rPr>
          <w:delText>Subtitle style provides secondary heading below the main title.</w:delText>
        </w:r>
      </w:del>
    </w:p>
    <w:sectPr w:rsidR="002D470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D470B"/>
    <w:rsid w:val="00004827"/>
    <w:rsid w:val="002D470B"/>
    <w:rsid w:val="005017B3"/>
    <w:rsid w:val="00747068"/>
    <w:rsid w:val="00C05968"/>
    <w:rsid w:val="00CD0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BDFCCD24-8742-784D-86A0-4C6983CAE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</Words>
  <Characters>193</Characters>
  <Application>Microsoft Office Word</Application>
  <DocSecurity>0</DocSecurity>
  <Lines>1</Lines>
  <Paragraphs>1</Paragraphs>
  <ScaleCrop>false</ScaleCrop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2026-05-14T17:07:00Z</dcterms:created>
  <dcterms:modified xsi:type="dcterms:W3CDTF">2026-09-26T18:44:00Z</dcterms:modified>
</cp:coreProperties>
</file>