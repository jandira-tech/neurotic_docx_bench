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923CF9" w14:textId="77777777" w:rsidR="00653991" w:rsidRPr="003333EF" w:rsidRDefault="00A3577A" w:rsidP="00653991">
      <w:pPr>
        <w:pStyle w:val="Heading3"/>
        <w:keepNext w:val="0"/>
        <w:keepLines w:val="0"/>
        <w:spacing w:before="320"/>
        <w:rPr>
          <w:del w:id="0" w:author="Comparison" w:date="2026-09-26T15:16:00Z" w16du:dateUtc="2026-09-26T19:16:00Z"/>
          <w:rFonts w:ascii="Arial" w:hAnsi="Arial" w:cs="Arial"/>
          <w:b/>
          <w:color w:val="000000"/>
          <w:sz w:val="22"/>
          <w:szCs w:val="22"/>
        </w:rPr>
      </w:pPr>
      <w:ins w:id="1" w:author="Comparison" w:date="2026-09-26T15:16:00Z" w16du:dateUtc="2026-09-26T19:16:00Z">
        <w:r>
          <w:t>Document without sectPr</w:t>
        </w:r>
      </w:ins>
      <w:del w:id="2" w:author="Comparison" w:date="2026-09-26T15:16:00Z" w16du:dateUtc="2026-09-26T19:16:00Z">
        <w:r w:rsidR="00653991" w:rsidRPr="003333EF">
          <w:rPr>
            <w:rFonts w:ascii="Arial" w:hAnsi="Arial" w:cs="Arial"/>
            <w:b/>
            <w:color w:val="000000"/>
            <w:sz w:val="22"/>
            <w:szCs w:val="22"/>
          </w:rPr>
          <w:delText>2. ENGAGEMENT; OBLIGATIONS OF PARTIES; USE OF SUBCONTRACTORS</w:delText>
        </w:r>
      </w:del>
    </w:p>
    <w:p w14:paraId="1839F4A6" w14:textId="77777777" w:rsidR="00653991" w:rsidRPr="003333EF" w:rsidRDefault="00653991" w:rsidP="00653991">
      <w:pPr>
        <w:pStyle w:val="Heading4"/>
        <w:keepNext w:val="0"/>
        <w:keepLines w:val="0"/>
        <w:spacing w:before="280" w:after="80"/>
        <w:rPr>
          <w:del w:id="3" w:author="Comparison" w:date="2026-09-26T15:16:00Z" w16du:dateUtc="2026-09-26T19:16:00Z"/>
        </w:rPr>
      </w:pPr>
      <w:bookmarkStart w:id="4" w:name="_heading=h.1fob9te" w:colFirst="0" w:colLast="0"/>
      <w:bookmarkEnd w:id="4"/>
      <w:del w:id="5" w:author="Comparison" w:date="2026-09-26T15:16:00Z" w16du:dateUtc="2026-09-26T19:16:00Z">
        <w:r w:rsidRPr="003333EF">
          <w:rPr>
            <w:rFonts w:ascii="Arial" w:hAnsi="Arial" w:cs="Arial"/>
            <w:b/>
            <w:color w:val="000000"/>
            <w:sz w:val="22"/>
            <w:szCs w:val="22"/>
          </w:rPr>
          <w:delText xml:space="preserve">2.1 </w:delText>
        </w:r>
        <w:r w:rsidRPr="003333EF">
          <w:rPr>
            <w:rFonts w:ascii="Arial" w:hAnsi="Arial" w:cs="Arial"/>
            <w:b/>
            <w:color w:val="000000"/>
            <w:sz w:val="22"/>
            <w:szCs w:val="22"/>
          </w:rPr>
          <w:tab/>
          <w:delText xml:space="preserve">Engagement. </w:delText>
        </w:r>
        <w:r>
          <w:rPr>
            <w:rFonts w:ascii="Open Sans" w:hAnsi="Open Sans" w:cs="Open Sans"/>
            <w:color w:val="000000"/>
            <w:sz w:val="21"/>
            <w:szCs w:val="21"/>
            <w:shd w:val="clear" w:color="auto" w:fill="FFFFFF"/>
          </w:rPr>
          <w:delTex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delText>
        </w:r>
      </w:del>
    </w:p>
    <w:p w14:paraId="5F9DF380" w14:textId="77777777" w:rsidR="00D24516" w:rsidRDefault="00D24516"/>
    <w:sectPr w:rsidR="00D24516">
      <w:pgSz w:w="12240" w:h="15840" w:code="0"/>
      <w:pgMar w:top="1440" w:right="1440" w:bottom="1440" w:left="1440" w:header="720" w:footer="720" w:gutter="0"/>
      <w:cols w:space="720"/>
      <w:docGrid w:linePitch="360"/>
      <w:sectPrChange w:id="6" w:author="Comparison" w:date="2026-09-26T15:16:00Z" w16du:dateUtc="2026-09-26T19:16:00Z">
        <w:sectPr w:rsidR="00D24516">
          <w:pgSz w:code="1"/>
          <w:pgMar w:top="1440" w:right="1440" w:bottom="1440" w:left="1440" w:header="708" w:footer="708" w:gutter="0"/>
          <w:cols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3A1882"/>
    <w:rsid w:val="00635D55"/>
    <w:rsid w:val="00653991"/>
    <w:rsid w:val="0086697F"/>
    <w:rsid w:val="009F58C9"/>
    <w:rsid w:val="00A3577A"/>
    <w:rsid w:val="00AF4127"/>
    <w:rsid w:val="00B41974"/>
    <w:rsid w:val="00C320C6"/>
    <w:rsid w:val="00C330B6"/>
    <w:rsid w:val="00C70F64"/>
    <w:rsid w:val="00D24516"/>
    <w:rsid w:val="00F53A8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3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9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9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9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9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rPr>
  </w:style>
  <w:style w:type="paragraph" w:styleId="Title">
    <w:name w:val="Title"/>
    <w:basedOn w:val="Normal"/>
    <w:next w:val="Normal"/>
    <w:link w:val="TitleChar"/>
    <w:uiPriority w:val="10"/>
    <w:qFormat/>
    <w:rsid w:val="006539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9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9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3991"/>
    <w:rPr>
      <w:i/>
      <w:iCs/>
      <w:color w:val="404040" w:themeColor="text1" w:themeTint="BF"/>
    </w:rPr>
  </w:style>
  <w:style w:type="paragraph" w:styleId="ListParagraph">
    <w:name w:val="List Paragraph"/>
    <w:basedOn w:val="Normal"/>
    <w:uiPriority w:val="34"/>
    <w:qFormat/>
    <w:rsid w:val="00653991"/>
    <w:pPr>
      <w:ind w:left="720"/>
      <w:contextualSpacing/>
    </w:p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65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Words>
  <Characters>383</Characters>
  <Application>Microsoft Office Word</Application>
  <DocSecurity>0</DocSecurity>
  <Lines>3</Lines>
  <Paragraphs>1</Paragraphs>
  <ScaleCrop>false</ScaleCrop>
  <Company/>
  <LinksUpToDate>false</LinksUpToDate>
  <CharactersWithSpaces>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2025-04-10T15:12:00Z</dcterms:created>
  <dcterms:modified xsi:type="dcterms:W3CDTF">2026-09-26T19:16:00Z</dcterms:modified>
</cp:coreProperties>
</file>