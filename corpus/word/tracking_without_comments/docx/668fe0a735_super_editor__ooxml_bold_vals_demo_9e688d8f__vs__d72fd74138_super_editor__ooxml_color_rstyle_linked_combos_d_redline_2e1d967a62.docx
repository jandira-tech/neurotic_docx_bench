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F84D2" w14:textId="77777777" w:rsidR="00B86DC7" w:rsidRDefault="00A9157B">
      <w:pPr>
        <w:rPr>
          <w:ins w:id="0" w:author="Comparison" w:date="2026-09-26T15:12:00Z" w16du:dateUtc="2026-09-26T19:12:00Z"/>
        </w:rPr>
      </w:pPr>
      <w:ins w:id="1" w:author="Comparison" w:date="2026-09-26T15:12:00Z" w16du:dateUtc="2026-09-26T19:12:00Z">
        <w:r>
          <w:t>OOXML w:color tester – direct values (hex/auto/theme), rStyle-only, inline overrides, and linked styles with theme tint/shade examples.</w:t>
        </w:r>
      </w:ins>
    </w:p>
    <w:p w14:paraId="36676812" w14:textId="77777777" w:rsidR="00B86DC7" w:rsidRDefault="00A9157B">
      <w:pPr>
        <w:rPr>
          <w:ins w:id="2" w:author="Comparison" w:date="2026-09-26T15:12:00Z" w16du:dateUtc="2026-09-26T19:12:00Z"/>
        </w:rPr>
      </w:pPr>
      <w:ins w:id="3" w:author="Comparison" w:date="2026-09-26T15:12:00Z" w16du:dateUtc="2026-09-26T19:12:00Z">
        <w:r>
          <w:t>A) Direct &lt;w:color&gt; variants on runs:</w:t>
        </w:r>
      </w:ins>
    </w:p>
    <w:p w14:paraId="4DFC5D71" w14:textId="77777777" w:rsidR="00D33545" w:rsidRDefault="00A9157B">
      <w:pPr>
        <w:rPr>
          <w:del w:id="4" w:author="Comparison" w:date="2026-09-26T15:12:00Z" w16du:dateUtc="2026-09-26T19:12:00Z"/>
        </w:rPr>
      </w:pPr>
      <w:ins w:id="5" w:author="Comparison" w:date="2026-09-26T15:12:00Z" w16du:dateUtc="2026-09-26T19:12:00Z">
        <w:r>
          <w:t xml:space="preserve">  - </w:t>
        </w:r>
      </w:ins>
      <w:del w:id="6" w:author="Comparison" w:date="2026-09-26T15:12:00Z" w16du:dateUtc="2026-09-26T19:12:00Z">
        <w:r>
          <w:delText>This document demonstrates all valid ST_OnOff values for the w:b (bold) run property in OOXML. Each line shows the exact w:val used and the resulting rendering.</w:delText>
        </w:r>
      </w:del>
    </w:p>
    <w:p w14:paraId="6599994E" w14:textId="77777777" w:rsidR="00D33545" w:rsidRDefault="00A9157B">
      <w:r>
        <w:t>w:</w:t>
      </w:r>
      <w:ins w:id="7" w:author="Comparison" w:date="2026-09-26T15:12:00Z" w16du:dateUtc="2026-09-26T19:12:00Z">
        <w:r>
          <w:t xml:space="preserve">color hex FF0000 (red): </w:t>
        </w:r>
        <w:r>
          <w:rPr>
            <w:color w:val="FF0000"/>
          </w:rPr>
          <w:t>Color sample</w:t>
        </w:r>
      </w:ins>
      <w:del w:id="8" w:author="Comparison" w:date="2026-09-26T15:12:00Z" w16du:dateUtc="2026-09-26T19:12:00Z">
        <w:r>
          <w:delText xml:space="preserve">b w:val=(omitted): </w:delText>
        </w:r>
        <w:r>
          <w:rPr>
            <w:b/>
          </w:rPr>
          <w:delText>Sample</w:delText>
        </w:r>
      </w:del>
      <w:r>
        <w:rPr>
          <w:color w:val="FF0000"/>
          <w:rPrChange w:id="9" w:author="Comparison" w:date="2026-09-26T15:12:00Z" w16du:dateUtc="2026-09-26T19:12:00Z">
            <w:rPr>
              <w:b/>
            </w:rPr>
          </w:rPrChange>
        </w:rPr>
        <w:t xml:space="preserve"> text</w:t>
      </w:r>
    </w:p>
    <w:p w14:paraId="509B3CB2" w14:textId="77777777" w:rsidR="00D33545" w:rsidRDefault="00A9157B">
      <w:ins w:id="10" w:author="Comparison" w:date="2026-09-26T15:12:00Z" w16du:dateUtc="2026-09-26T19:12:00Z">
        <w:r>
          <w:t xml:space="preserve">  - </w:t>
        </w:r>
      </w:ins>
      <w:r>
        <w:t>w:</w:t>
      </w:r>
      <w:ins w:id="11" w:author="Comparison" w:date="2026-09-26T15:12:00Z" w16du:dateUtc="2026-09-26T19:12:00Z">
        <w:r>
          <w:t xml:space="preserve">color hex 00AA00 (green): </w:t>
        </w:r>
        <w:r>
          <w:rPr>
            <w:color w:val="00AA00"/>
          </w:rPr>
          <w:t>Color sample</w:t>
        </w:r>
      </w:ins>
      <w:del w:id="12" w:author="Comparison" w:date="2026-09-26T15:12:00Z" w16du:dateUtc="2026-09-26T19:12:00Z">
        <w:r>
          <w:delText xml:space="preserve">b w:val=true: </w:delText>
        </w:r>
        <w:r>
          <w:rPr>
            <w:b/>
          </w:rPr>
          <w:delText>Sample</w:delText>
        </w:r>
      </w:del>
      <w:r>
        <w:rPr>
          <w:color w:val="00AA00"/>
          <w:rPrChange w:id="13" w:author="Comparison" w:date="2026-09-26T15:12:00Z" w16du:dateUtc="2026-09-26T19:12:00Z">
            <w:rPr>
              <w:b/>
            </w:rPr>
          </w:rPrChange>
        </w:rPr>
        <w:t xml:space="preserve"> text</w:t>
      </w:r>
    </w:p>
    <w:p w14:paraId="6E746010" w14:textId="77777777" w:rsidR="00D33545" w:rsidRDefault="00A9157B">
      <w:ins w:id="14" w:author="Comparison" w:date="2026-09-26T15:12:00Z" w16du:dateUtc="2026-09-26T19:12:00Z">
        <w:r>
          <w:t xml:space="preserve">  - </w:t>
        </w:r>
      </w:ins>
      <w:r>
        <w:t>w:</w:t>
      </w:r>
      <w:ins w:id="15" w:author="Comparison" w:date="2026-09-26T15:12:00Z" w16du:dateUtc="2026-09-26T19:12:00Z">
        <w:r>
          <w:t xml:space="preserve">color hex 0000FF (blue): </w:t>
        </w:r>
        <w:r>
          <w:rPr>
            <w:color w:val="0000FF"/>
          </w:rPr>
          <w:t>Color sample</w:t>
        </w:r>
      </w:ins>
      <w:del w:id="16" w:author="Comparison" w:date="2026-09-26T15:12:00Z" w16du:dateUtc="2026-09-26T19:12:00Z">
        <w:r>
          <w:delText xml:space="preserve">b w:val=1: </w:delText>
        </w:r>
        <w:r>
          <w:rPr>
            <w:b/>
          </w:rPr>
          <w:delText>Sample</w:delText>
        </w:r>
      </w:del>
      <w:r>
        <w:rPr>
          <w:color w:val="0000FF"/>
          <w:rPrChange w:id="17" w:author="Comparison" w:date="2026-09-26T15:12:00Z" w16du:dateUtc="2026-09-26T19:12:00Z">
            <w:rPr>
              <w:b/>
            </w:rPr>
          </w:rPrChange>
        </w:rPr>
        <w:t xml:space="preserve"> text</w:t>
      </w:r>
    </w:p>
    <w:p w14:paraId="01963922" w14:textId="77777777" w:rsidR="00D33545" w:rsidRDefault="00A9157B">
      <w:ins w:id="18" w:author="Comparison" w:date="2026-09-26T15:12:00Z" w16du:dateUtc="2026-09-26T19:12:00Z">
        <w:r>
          <w:t xml:space="preserve">  - w:color auto: </w:t>
        </w:r>
        <w:r>
          <w:t>Color sample</w:t>
        </w:r>
      </w:ins>
      <w:del w:id="19" w:author="Comparison" w:date="2026-09-26T15:12:00Z" w16du:dateUtc="2026-09-26T19:12:00Z">
        <w:r>
          <w:delText xml:space="preserve">w:b w:val=on: </w:delText>
        </w:r>
        <w:r>
          <w:rPr>
            <w:b/>
          </w:rPr>
          <w:delText>Sample</w:delText>
        </w:r>
      </w:del>
      <w:r>
        <w:rPr>
          <w:rPrChange w:id="20" w:author="Comparison" w:date="2026-09-26T15:12:00Z" w16du:dateUtc="2026-09-26T19:12:00Z">
            <w:rPr>
              <w:b/>
            </w:rPr>
          </w:rPrChange>
        </w:rPr>
        <w:t xml:space="preserve"> text</w:t>
      </w:r>
    </w:p>
    <w:p w14:paraId="7B1A6F71" w14:textId="77777777" w:rsidR="00D33545" w:rsidRDefault="00A9157B">
      <w:ins w:id="21" w:author="Comparison" w:date="2026-09-26T15:12:00Z" w16du:dateUtc="2026-09-26T19:12:00Z">
        <w:r>
          <w:t xml:space="preserve">  - w:color theme accent1: </w:t>
        </w:r>
        <w:r>
          <w:rPr>
            <w:color w:val="4F81BD" w:themeColor="accent1"/>
          </w:rPr>
          <w:t>Color sample</w:t>
        </w:r>
      </w:ins>
      <w:del w:id="22" w:author="Comparison" w:date="2026-09-26T15:12:00Z" w16du:dateUtc="2026-09-26T19:12:00Z">
        <w:r>
          <w:delText>w:b w:val=false: Sample</w:delText>
        </w:r>
      </w:del>
      <w:r>
        <w:rPr>
          <w:color w:val="4F81BD" w:themeColor="accent1"/>
          <w:rPrChange w:id="23" w:author="Comparison" w:date="2026-09-26T15:12:00Z" w16du:dateUtc="2026-09-26T19:12:00Z">
            <w:rPr/>
          </w:rPrChange>
        </w:rPr>
        <w:t xml:space="preserve"> text</w:t>
      </w:r>
    </w:p>
    <w:p w14:paraId="403234B1" w14:textId="77777777" w:rsidR="00D33545" w:rsidRDefault="00A9157B">
      <w:ins w:id="24" w:author="Comparison" w:date="2026-09-26T15:12:00Z" w16du:dateUtc="2026-09-26T19:12:00Z">
        <w:r>
          <w:t xml:space="preserve">  - w:color theme accent2: </w:t>
        </w:r>
        <w:r>
          <w:rPr>
            <w:color w:val="C0504D" w:themeColor="accent2"/>
          </w:rPr>
          <w:t>Color sample</w:t>
        </w:r>
      </w:ins>
      <w:del w:id="25" w:author="Comparison" w:date="2026-09-26T15:12:00Z" w16du:dateUtc="2026-09-26T19:12:00Z">
        <w:r>
          <w:delText>w:b w:val=0: Sample</w:delText>
        </w:r>
      </w:del>
      <w:r>
        <w:rPr>
          <w:color w:val="C0504D" w:themeColor="accent2"/>
          <w:rPrChange w:id="26" w:author="Comparison" w:date="2026-09-26T15:12:00Z" w16du:dateUtc="2026-09-26T19:12:00Z">
            <w:rPr/>
          </w:rPrChange>
        </w:rPr>
        <w:t xml:space="preserve"> text</w:t>
      </w:r>
    </w:p>
    <w:p w14:paraId="611C4C3B" w14:textId="77777777" w:rsidR="00D33545" w:rsidRDefault="00A9157B">
      <w:ins w:id="27" w:author="Comparison" w:date="2026-09-26T15:12:00Z" w16du:dateUtc="2026-09-26T19:12:00Z">
        <w:r>
          <w:t xml:space="preserve">  - w:color theme accent3: </w:t>
        </w:r>
        <w:r>
          <w:rPr>
            <w:color w:val="9BBB59" w:themeColor="accent3"/>
          </w:rPr>
          <w:t>Color sample</w:t>
        </w:r>
      </w:ins>
      <w:del w:id="28" w:author="Comparison" w:date="2026-09-26T15:12:00Z" w16du:dateUtc="2026-09-26T19:12:00Z">
        <w:r>
          <w:delText>w:b w:val=off: Sample</w:delText>
        </w:r>
      </w:del>
      <w:r>
        <w:rPr>
          <w:color w:val="9BBB59" w:themeColor="accent3"/>
          <w:rPrChange w:id="29" w:author="Comparison" w:date="2026-09-26T15:12:00Z" w16du:dateUtc="2026-09-26T19:12:00Z">
            <w:rPr/>
          </w:rPrChange>
        </w:rPr>
        <w:t xml:space="preserve"> text</w:t>
      </w:r>
    </w:p>
    <w:p w14:paraId="450559AB" w14:textId="77777777" w:rsidR="00B86DC7" w:rsidRDefault="00A9157B">
      <w:pPr>
        <w:rPr>
          <w:ins w:id="30" w:author="Comparison" w:date="2026-09-26T15:12:00Z" w16du:dateUtc="2026-09-26T19:12:00Z"/>
        </w:rPr>
      </w:pPr>
      <w:ins w:id="31" w:author="Comparison" w:date="2026-09-26T15:12:00Z" w16du:dateUtc="2026-09-26T19:12:00Z">
        <w:r>
          <w:t xml:space="preserve">  - w:color theme accent4: </w:t>
        </w:r>
        <w:r>
          <w:rPr>
            <w:color w:val="8064A2" w:themeColor="accent4"/>
          </w:rPr>
          <w:t>Color sample text</w:t>
        </w:r>
      </w:ins>
    </w:p>
    <w:p w14:paraId="794DDE04" w14:textId="77777777" w:rsidR="00B86DC7" w:rsidRDefault="00A9157B">
      <w:pPr>
        <w:rPr>
          <w:ins w:id="32" w:author="Comparison" w:date="2026-09-26T15:12:00Z" w16du:dateUtc="2026-09-26T19:12:00Z"/>
        </w:rPr>
      </w:pPr>
      <w:ins w:id="33" w:author="Comparison" w:date="2026-09-26T15:12:00Z" w16du:dateUtc="2026-09-26T19:12:00Z">
        <w:r>
          <w:t xml:space="preserve">  - w:color theme accent5: </w:t>
        </w:r>
        <w:r>
          <w:rPr>
            <w:color w:val="4BACC6" w:themeColor="accent5"/>
          </w:rPr>
          <w:t>Color sample text</w:t>
        </w:r>
      </w:ins>
    </w:p>
    <w:p w14:paraId="3B4B4B0C" w14:textId="77777777" w:rsidR="00B86DC7" w:rsidRDefault="00A9157B">
      <w:pPr>
        <w:rPr>
          <w:ins w:id="34" w:author="Comparison" w:date="2026-09-26T15:12:00Z" w16du:dateUtc="2026-09-26T19:12:00Z"/>
        </w:rPr>
      </w:pPr>
      <w:ins w:id="35" w:author="Comparison" w:date="2026-09-26T15:12:00Z" w16du:dateUtc="2026-09-26T19:12:00Z">
        <w:r>
          <w:t xml:space="preserve">  - w:color theme accent6: </w:t>
        </w:r>
        <w:r>
          <w:rPr>
            <w:color w:val="F79646" w:themeColor="accent6"/>
          </w:rPr>
          <w:t>Color sample text</w:t>
        </w:r>
      </w:ins>
    </w:p>
    <w:p w14:paraId="528ACE1F" w14:textId="77777777" w:rsidR="00B86DC7" w:rsidRDefault="00A9157B">
      <w:pPr>
        <w:rPr>
          <w:ins w:id="36" w:author="Comparison" w:date="2026-09-26T15:12:00Z" w16du:dateUtc="2026-09-26T19:12:00Z"/>
        </w:rPr>
      </w:pPr>
      <w:ins w:id="37" w:author="Comparison" w:date="2026-09-26T15:12:00Z" w16du:dateUtc="2026-09-26T19:12:00Z">
        <w:r>
          <w:t xml:space="preserve">  - w:color theme hyperlink: </w:t>
        </w:r>
        <w:r>
          <w:rPr>
            <w:color w:val="0000FF" w:themeColor="hyperlink"/>
          </w:rPr>
          <w:t>Color sample text</w:t>
        </w:r>
      </w:ins>
    </w:p>
    <w:p w14:paraId="32124F08" w14:textId="77777777" w:rsidR="00B86DC7" w:rsidRDefault="00A9157B">
      <w:pPr>
        <w:rPr>
          <w:ins w:id="38" w:author="Comparison" w:date="2026-09-26T15:12:00Z" w16du:dateUtc="2026-09-26T19:12:00Z"/>
        </w:rPr>
      </w:pPr>
      <w:ins w:id="39" w:author="Comparison" w:date="2026-09-26T15:12:00Z" w16du:dateUtc="2026-09-26T19:12:00Z">
        <w:r>
          <w:t xml:space="preserve">  - w:color theme followedHyperlink: </w:t>
        </w:r>
        <w:r>
          <w:rPr>
            <w:color w:val="800080" w:themeColor="followedHyperlink"/>
          </w:rPr>
          <w:t>Color sample text</w:t>
        </w:r>
      </w:ins>
    </w:p>
    <w:p w14:paraId="036EC299" w14:textId="77777777" w:rsidR="00B86DC7" w:rsidRDefault="00A9157B">
      <w:pPr>
        <w:rPr>
          <w:ins w:id="40" w:author="Comparison" w:date="2026-09-26T15:12:00Z" w16du:dateUtc="2026-09-26T19:12:00Z"/>
        </w:rPr>
      </w:pPr>
      <w:ins w:id="41" w:author="Comparison" w:date="2026-09-26T15:12:00Z" w16du:dateUtc="2026-09-26T19:12:00Z">
        <w:r>
          <w:t xml:space="preserve">  - w:color theme accent1 + tint 99: </w:t>
        </w:r>
        <w:r>
          <w:rPr>
            <w:color w:val="95B3D7" w:themeColor="accent1" w:themeTint="99"/>
          </w:rPr>
          <w:t>Color sample text</w:t>
        </w:r>
      </w:ins>
    </w:p>
    <w:p w14:paraId="4B2C0F25" w14:textId="77777777" w:rsidR="00B86DC7" w:rsidRDefault="00A9157B">
      <w:pPr>
        <w:rPr>
          <w:ins w:id="42" w:author="Comparison" w:date="2026-09-26T15:12:00Z" w16du:dateUtc="2026-09-26T19:12:00Z"/>
        </w:rPr>
      </w:pPr>
      <w:ins w:id="43" w:author="Comparison" w:date="2026-09-26T15:12:00Z" w16du:dateUtc="2026-09-26T19:12:00Z">
        <w:r>
          <w:t xml:space="preserve">  - w:color theme accent1 + shade 33: </w:t>
        </w:r>
        <w:r>
          <w:rPr>
            <w:color w:val="0E1926" w:themeColor="accent1" w:themeShade="33"/>
          </w:rPr>
          <w:t>Color sample text</w:t>
        </w:r>
      </w:ins>
    </w:p>
    <w:p w14:paraId="744DD4AE" w14:textId="77777777" w:rsidR="00B86DC7" w:rsidRDefault="00B86DC7">
      <w:pPr>
        <w:rPr>
          <w:ins w:id="44" w:author="Comparison" w:date="2026-09-26T15:12:00Z" w16du:dateUtc="2026-09-26T19:12:00Z"/>
        </w:rPr>
      </w:pPr>
    </w:p>
    <w:p w14:paraId="68E51A09" w14:textId="77777777" w:rsidR="00B86DC7" w:rsidRDefault="00A9157B">
      <w:pPr>
        <w:rPr>
          <w:ins w:id="45" w:author="Comparison" w:date="2026-09-26T15:12:00Z" w16du:dateUtc="2026-09-26T19:12:00Z"/>
        </w:rPr>
      </w:pPr>
      <w:ins w:id="46" w:author="Comparison" w:date="2026-09-26T15:12:00Z" w16du:dateUtc="2026-09-26T19:12:00Z">
        <w:r>
          <w:t>B) rStyle-only color (no inline &lt;w:color&gt;):</w:t>
        </w:r>
      </w:ins>
    </w:p>
    <w:p w14:paraId="3824AAA7" w14:textId="77777777" w:rsidR="00B86DC7" w:rsidRDefault="00A9157B">
      <w:pPr>
        <w:rPr>
          <w:ins w:id="47" w:author="Comparison" w:date="2026-09-26T15:12:00Z" w16du:dateUtc="2026-09-26T19:12:00Z"/>
        </w:rPr>
      </w:pPr>
      <w:ins w:id="48" w:author="Comparison" w:date="2026-09-26T15:12:00Z" w16du:dateUtc="2026-09-26T19:12:00Z">
        <w:r>
          <w:t xml:space="preserve">  - rStyle='SD_ColorRedChar' (red): </w:t>
        </w:r>
        <w:r>
          <w:rPr>
            <w:rStyle w:val="SDColorRedChar"/>
          </w:rPr>
          <w:t>Styled red text</w:t>
        </w:r>
      </w:ins>
    </w:p>
    <w:p w14:paraId="71B3AB45" w14:textId="77777777" w:rsidR="00B86DC7" w:rsidRDefault="00A9157B">
      <w:pPr>
        <w:rPr>
          <w:ins w:id="49" w:author="Comparison" w:date="2026-09-26T15:12:00Z" w16du:dateUtc="2026-09-26T19:12:00Z"/>
        </w:rPr>
      </w:pPr>
      <w:ins w:id="50" w:author="Comparison" w:date="2026-09-26T15:12:00Z" w16du:dateUtc="2026-09-26T19:12:00Z">
        <w:r>
          <w:t xml:space="preserve">  - rStyle='SD_ColorAccent2Char' (theme accent2): </w:t>
        </w:r>
        <w:r>
          <w:rPr>
            <w:rStyle w:val="SDColorAccent2Char"/>
          </w:rPr>
          <w:t>Styled theme accent2 text</w:t>
        </w:r>
      </w:ins>
    </w:p>
    <w:p w14:paraId="14BE77C5" w14:textId="77777777" w:rsidR="00B86DC7" w:rsidRDefault="00A9157B">
      <w:pPr>
        <w:rPr>
          <w:ins w:id="51" w:author="Comparison" w:date="2026-09-26T15:12:00Z" w16du:dateUtc="2026-09-26T19:12:00Z"/>
        </w:rPr>
      </w:pPr>
      <w:ins w:id="52" w:author="Comparison" w:date="2026-09-26T15:12:00Z" w16du:dateUtc="2026-09-26T19:12:00Z">
        <w:r>
          <w:t xml:space="preserve">  - rStyle='SD_ColorAutoChar' (auto): </w:t>
        </w:r>
        <w:r>
          <w:rPr>
            <w:rStyle w:val="SDColorAutoChar"/>
          </w:rPr>
          <w:t>Styled auto color text</w:t>
        </w:r>
      </w:ins>
    </w:p>
    <w:p w14:paraId="6A058439" w14:textId="77777777" w:rsidR="00B86DC7" w:rsidRDefault="00B86DC7">
      <w:pPr>
        <w:rPr>
          <w:ins w:id="53" w:author="Comparison" w:date="2026-09-26T15:12:00Z" w16du:dateUtc="2026-09-26T19:12:00Z"/>
        </w:rPr>
      </w:pPr>
    </w:p>
    <w:p w14:paraId="70AE7FBB" w14:textId="77777777" w:rsidR="00B86DC7" w:rsidRDefault="00A9157B">
      <w:pPr>
        <w:rPr>
          <w:ins w:id="54" w:author="Comparison" w:date="2026-09-26T15:12:00Z" w16du:dateUtc="2026-09-26T19:12:00Z"/>
        </w:rPr>
      </w:pPr>
      <w:ins w:id="55" w:author="Comparison" w:date="2026-09-26T15:12:00Z" w16du:dateUtc="2026-09-26T19:12:00Z">
        <w:r>
          <w:t>C) rStyle + inline &lt;w:color&gt; (inline overrides style):</w:t>
        </w:r>
      </w:ins>
    </w:p>
    <w:p w14:paraId="716720E4" w14:textId="77777777" w:rsidR="00B86DC7" w:rsidRDefault="00A9157B">
      <w:pPr>
        <w:rPr>
          <w:ins w:id="56" w:author="Comparison" w:date="2026-09-26T15:12:00Z" w16du:dateUtc="2026-09-26T19:12:00Z"/>
        </w:rPr>
      </w:pPr>
      <w:ins w:id="57" w:author="Comparison" w:date="2026-09-26T15:12:00Z" w16du:dateUtc="2026-09-26T19:12:00Z">
        <w:r>
          <w:lastRenderedPageBreak/>
          <w:t xml:space="preserve">  - rStyle='SD_ColorAccent2Char' + inline hex FF0000 =&gt; expect red: </w:t>
        </w:r>
        <w:r>
          <w:rPr>
            <w:rStyle w:val="SDColorAccent2Char"/>
            <w:color w:val="FF0000"/>
          </w:rPr>
          <w:t>Accent2 style overridden by inline red</w:t>
        </w:r>
      </w:ins>
    </w:p>
    <w:p w14:paraId="1C65C3B1" w14:textId="77777777" w:rsidR="00B86DC7" w:rsidRDefault="00A9157B">
      <w:pPr>
        <w:rPr>
          <w:ins w:id="58" w:author="Comparison" w:date="2026-09-26T15:12:00Z" w16du:dateUtc="2026-09-26T19:12:00Z"/>
        </w:rPr>
      </w:pPr>
      <w:ins w:id="59" w:author="Comparison" w:date="2026-09-26T15:12:00Z" w16du:dateUtc="2026-09-26T19:12:00Z">
        <w:r>
          <w:t xml:space="preserve">  - rStyle='SD_ColorRedChar' + inline auto =&gt; expect auto color: </w:t>
        </w:r>
        <w:r>
          <w:rPr>
            <w:rStyle w:val="SDColorRedChar"/>
            <w:color w:val="auto"/>
          </w:rPr>
          <w:t>Red style overridden by inline auto</w:t>
        </w:r>
      </w:ins>
    </w:p>
    <w:p w14:paraId="07111055" w14:textId="77777777" w:rsidR="00B86DC7" w:rsidRDefault="00B86DC7">
      <w:pPr>
        <w:rPr>
          <w:ins w:id="60" w:author="Comparison" w:date="2026-09-26T15:12:00Z" w16du:dateUtc="2026-09-26T19:12:00Z"/>
        </w:rPr>
      </w:pPr>
    </w:p>
    <w:p w14:paraId="34AC34BE" w14:textId="77777777" w:rsidR="00B86DC7" w:rsidRDefault="00A9157B">
      <w:pPr>
        <w:rPr>
          <w:ins w:id="61" w:author="Comparison" w:date="2026-09-26T15:12:00Z" w16du:dateUtc="2026-09-26T19:12:00Z"/>
        </w:rPr>
      </w:pPr>
      <w:ins w:id="62" w:author="Comparison" w:date="2026-09-26T15:12:00Z" w16du:dateUtc="2026-09-26T19:12:00Z">
        <w:r>
          <w:t>D) Linked style pair (paragraph+character) with theme colors:</w:t>
        </w:r>
      </w:ins>
    </w:p>
    <w:p w14:paraId="4D7028C7" w14:textId="77777777" w:rsidR="00B86DC7" w:rsidRDefault="00A9157B">
      <w:pPr>
        <w:rPr>
          <w:ins w:id="63" w:author="Comparison" w:date="2026-09-26T15:12:00Z" w16du:dateUtc="2026-09-26T19:12:00Z"/>
        </w:rPr>
      </w:pPr>
      <w:ins w:id="64" w:author="Comparison" w:date="2026-09-26T15:12:00Z" w16du:dateUtc="2026-09-26T19:12:00Z">
        <w:r>
          <w:t xml:space="preserve">  - rStyle='SD_LinkedColorHeadingChar' =&gt; magenta: </w:t>
        </w:r>
        <w:r>
          <w:rPr>
            <w:rStyle w:val="SDLinkedColorHeadingChar"/>
          </w:rPr>
          <w:t>Linked Char style applied</w:t>
        </w:r>
      </w:ins>
    </w:p>
    <w:p w14:paraId="62D92645" w14:textId="77777777" w:rsidR="00B86DC7" w:rsidRDefault="00A9157B">
      <w:pPr>
        <w:rPr>
          <w:ins w:id="65" w:author="Comparison" w:date="2026-09-26T15:12:00Z" w16du:dateUtc="2026-09-26T19:12:00Z"/>
        </w:rPr>
      </w:pPr>
      <w:ins w:id="66" w:author="Comparison" w:date="2026-09-26T15:12:00Z" w16du:dateUtc="2026-09-26T19:12:00Z">
        <w:r>
          <w:t xml:space="preserve">  - rStyle='SD_LinkedColorHeadingChar' + inline theme accent1 =&gt; expect accent1: </w:t>
        </w:r>
        <w:r>
          <w:rPr>
            <w:rStyle w:val="SDLinkedColorHeadingChar"/>
          </w:rPr>
          <w:t>Inline theme overrides char style color</w:t>
        </w:r>
      </w:ins>
    </w:p>
    <w:p w14:paraId="3F9E05F3" w14:textId="77777777" w:rsidR="00B86DC7" w:rsidRDefault="00A9157B">
      <w:pPr>
        <w:pStyle w:val="SDLinkedColorHeading"/>
        <w:rPr>
          <w:ins w:id="67" w:author="Comparison" w:date="2026-09-26T15:12:00Z" w16du:dateUtc="2026-09-26T19:12:00Z"/>
        </w:rPr>
      </w:pPr>
      <w:ins w:id="68" w:author="Comparison" w:date="2026-09-26T15:12:00Z" w16du:dateUtc="2026-09-26T19:12:00Z">
        <w:r>
          <w:t xml:space="preserve">  - pStyle='SD_LinkedColorHeading' (accent1) + inline hex 0000FF on a run: </w:t>
        </w:r>
        <w:r>
          <w:rPr>
            <w:color w:val="0000FF"/>
          </w:rPr>
          <w:t>This part should be blue (0000FF) overriding paragraph theme</w:t>
        </w:r>
      </w:ins>
    </w:p>
    <w:p w14:paraId="15A55CC9" w14:textId="77777777" w:rsidR="00D33545" w:rsidRDefault="00D33545"/>
    <w:p w14:paraId="03E54D56" w14:textId="77777777" w:rsidR="00D33545" w:rsidRDefault="00A9157B">
      <w:r>
        <w:t>Table examples</w:t>
      </w:r>
      <w:ins w:id="69" w:author="Comparison" w:date="2026-09-26T15:12:00Z" w16du:dateUtc="2026-09-26T19:12:00Z">
        <w:r>
          <w:t xml:space="preserve"> (mixed color sources):</w:t>
        </w:r>
      </w:ins>
      <w:del w:id="70" w:author="Comparison" w:date="2026-09-26T15:12:00Z" w16du:dateUtc="2026-09-26T19:12:00Z">
        <w:r>
          <w:delText>:</w:delText>
        </w:r>
      </w:del>
    </w:p>
    <w:tbl>
      <w:tblPr>
        <w:tblW w:w="0" w:type="auto"/>
        <w:tblLook w:val="04A0" w:firstRow="1" w:lastRow="0" w:firstColumn="1" w:lastColumn="0" w:noHBand="0" w:noVBand="1"/>
        <w:tblPrChange w:id="71" w:author="Comparison" w:date="2026-09-26T15:12:00Z" w16du:dateUtc="2026-09-26T19:12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531"/>
        <w:gridCol w:w="3125"/>
        <w:gridCol w:w="2704"/>
        <w:tblGridChange w:id="72">
          <w:tblGrid>
            <w:gridCol w:w="3120"/>
            <w:gridCol w:w="411"/>
            <w:gridCol w:w="2709"/>
            <w:gridCol w:w="416"/>
            <w:gridCol w:w="2704"/>
          </w:tblGrid>
        </w:tblGridChange>
      </w:tblGrid>
      <w:tr w:rsidR="00D33545" w14:paraId="22680072" w14:textId="77777777">
        <w:tc>
          <w:tcPr>
            <w:tcW w:w="4680" w:type="dxa"/>
            <w:tcPrChange w:id="73" w:author="Comparison" w:date="2026-09-26T15:12:00Z" w16du:dateUtc="2026-09-26T19:12:00Z">
              <w:tcPr>
                <w:tcW w:w="3120" w:type="dxa"/>
              </w:tcPr>
            </w:tcPrChange>
          </w:tcPr>
          <w:p w14:paraId="0ED48635" w14:textId="77777777" w:rsidR="00D33545" w:rsidRDefault="00A9157B">
            <w:ins w:id="74" w:author="Comparison" w:date="2026-09-26T15:12:00Z" w16du:dateUtc="2026-09-26T19:12:00Z">
              <w:r>
                <w:t>rStyle=Accent2</w:t>
              </w:r>
            </w:ins>
            <w:del w:id="75" w:author="Comparison" w:date="2026-09-26T15:12:00Z" w16du:dateUtc="2026-09-26T19:12:00Z">
              <w:r>
                <w:rPr>
                  <w:b/>
                </w:rPr>
                <w:delText>Omitted (bold)</w:delText>
              </w:r>
            </w:del>
          </w:p>
        </w:tc>
        <w:tc>
          <w:tcPr>
            <w:tcW w:w="4680" w:type="dxa"/>
            <w:tcPrChange w:id="76" w:author="Comparison" w:date="2026-09-26T15:12:00Z" w16du:dateUtc="2026-09-26T19:12:00Z">
              <w:tcPr>
                <w:tcW w:w="3120" w:type="dxa"/>
                <w:gridSpan w:val="2"/>
              </w:tcPr>
            </w:tcPrChange>
          </w:tcPr>
          <w:p w14:paraId="0A2D47F2" w14:textId="77777777" w:rsidR="00D33545" w:rsidRDefault="00A9157B">
            <w:ins w:id="77" w:author="Comparison" w:date="2026-09-26T15:12:00Z" w16du:dateUtc="2026-09-26T19:12:00Z">
              <w:r>
                <w:rPr>
                  <w:rStyle w:val="SDColorAccent2Char"/>
                </w:rPr>
                <w:t>Theme accent2</w:t>
              </w:r>
            </w:ins>
            <w:del w:id="78" w:author="Comparison" w:date="2026-09-26T15:12:00Z" w16du:dateUtc="2026-09-26T19:12:00Z">
              <w:r>
                <w:delText>val='off' (not bold)</w:delText>
              </w:r>
            </w:del>
          </w:p>
        </w:tc>
        <w:tc>
          <w:tcPr>
            <w:tcW w:w="4680" w:type="dxa"/>
            <w:tcPrChange w:id="79" w:author="Comparison" w:date="2026-09-26T15:12:00Z" w16du:dateUtc="2026-09-26T19:12:00Z">
              <w:tcPr>
                <w:tcW w:w="3120" w:type="dxa"/>
                <w:gridSpan w:val="2"/>
              </w:tcPr>
            </w:tcPrChange>
          </w:tcPr>
          <w:p w14:paraId="062DB43B" w14:textId="77777777" w:rsidR="00D33545" w:rsidRDefault="00A9157B">
            <w:del w:id="80" w:author="Comparison" w:date="2026-09-26T15:12:00Z" w16du:dateUtc="2026-09-26T19:12:00Z">
              <w:r>
                <w:rPr>
                  <w:b/>
                </w:rPr>
                <w:delText>val='1' (bold)</w:delText>
              </w:r>
            </w:del>
          </w:p>
        </w:tc>
      </w:tr>
      <w:tr w:rsidR="00B86DC7" w14:paraId="2DE0C4DB" w14:textId="77777777">
        <w:trPr>
          <w:ins w:id="81" w:author="Comparison" w:date="2026-09-26T15:12:00Z" w16du:dateUtc="2026-09-26T19:12:00Z"/>
        </w:trPr>
        <w:tc>
          <w:tcPr>
            <w:tcW w:w="4680" w:type="dxa"/>
          </w:tcPr>
          <w:p w14:paraId="45192C34" w14:textId="77777777" w:rsidR="00B86DC7" w:rsidRDefault="00A9157B">
            <w:pPr>
              <w:rPr>
                <w:ins w:id="82" w:author="Comparison" w:date="2026-09-26T15:12:00Z" w16du:dateUtc="2026-09-26T19:12:00Z"/>
              </w:rPr>
            </w:pPr>
            <w:ins w:id="83" w:author="Comparison" w:date="2026-09-26T15:12:00Z" w16du:dateUtc="2026-09-26T19:12:00Z">
              <w:r>
                <w:t>rStyle=Red + inline auto</w:t>
              </w:r>
            </w:ins>
          </w:p>
        </w:tc>
        <w:tc>
          <w:tcPr>
            <w:tcW w:w="4680" w:type="dxa"/>
            <w:gridSpan w:val="2"/>
          </w:tcPr>
          <w:p w14:paraId="71C1AB97" w14:textId="77777777" w:rsidR="00B86DC7" w:rsidRDefault="00A9157B">
            <w:pPr>
              <w:rPr>
                <w:ins w:id="84" w:author="Comparison" w:date="2026-09-26T15:12:00Z" w16du:dateUtc="2026-09-26T19:12:00Z"/>
              </w:rPr>
            </w:pPr>
            <w:ins w:id="85" w:author="Comparison" w:date="2026-09-26T15:12:00Z" w16du:dateUtc="2026-09-26T19:12:00Z">
              <w:r>
                <w:rPr>
                  <w:rStyle w:val="SDColorRedChar"/>
                  <w:color w:val="auto"/>
                </w:rPr>
                <w:t>Should be auto color</w:t>
              </w:r>
            </w:ins>
          </w:p>
        </w:tc>
      </w:tr>
    </w:tbl>
    <w:p w14:paraId="0AE5D40F" w14:textId="77777777" w:rsidR="00310140" w:rsidRDefault="00310140"/>
    <w:sectPr w:rsidR="003101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03E"/>
    <w:rsid w:val="0006063C"/>
    <w:rsid w:val="0015074B"/>
    <w:rsid w:val="00205B14"/>
    <w:rsid w:val="0029639D"/>
    <w:rsid w:val="00310140"/>
    <w:rsid w:val="00326F90"/>
    <w:rsid w:val="00814F3E"/>
    <w:rsid w:val="00875735"/>
    <w:rsid w:val="00A9157B"/>
    <w:rsid w:val="00AA1D8D"/>
    <w:rsid w:val="00AF4127"/>
    <w:rsid w:val="00B47730"/>
    <w:rsid w:val="00B86DC7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sid w:val="00814F3E"/>
    <w:rPr>
      <w:color w:val="FF0000"/>
    </w:rPr>
  </w:style>
  <w:style w:type="character" w:customStyle="1" w:styleId="SDColorAccent2Char">
    <w:name w:val="SD_ColorAccent2Char"/>
    <w:rsid w:val="00814F3E"/>
    <w:rPr>
      <w:color w:val="C0504D" w:themeColor="accent2"/>
    </w:rPr>
  </w:style>
  <w:style w:type="character" w:customStyle="1" w:styleId="SDColorAutoChar">
    <w:name w:val="SD_ColorAutoChar"/>
    <w:rsid w:val="00814F3E"/>
    <w:rPr>
      <w:color w:val="auto"/>
    </w:rPr>
  </w:style>
  <w:style w:type="paragraph" w:customStyle="1" w:styleId="SDLinkedColorHeading">
    <w:name w:val="SD_LinkedColorHeading"/>
    <w:link w:val="SDLinkedColorHeadingChar"/>
    <w:rsid w:val="00814F3E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sid w:val="00814F3E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2025-09-12T22:54:00Z</dcterms:created>
  <dcterms:modified xsi:type="dcterms:W3CDTF">2026-09-26T19:12:00Z</dcterms:modified>
  <cp:category/>
</cp:coreProperties>
</file>