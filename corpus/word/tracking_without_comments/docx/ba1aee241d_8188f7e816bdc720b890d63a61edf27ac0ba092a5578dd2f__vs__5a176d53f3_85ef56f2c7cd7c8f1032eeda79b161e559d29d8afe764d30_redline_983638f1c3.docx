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692DD" w14:textId="5762E5A9" w:rsidR="00E04573" w:rsidRDefault="00E04573">
      <w:pPr>
        <w:rPr>
          <w:ins w:id="1" w:author="Denney, Lisa" w:date="2026-09-25T20:00:00Z" w16du:dateUtc="2026-09-26T00:00:00Z"/>
          <w:rFonts w:ascii="Comic Sans MS" w:hAnsi="Comic Sans MS"/>
          <w:sz w:val="36"/>
          <w:szCs w:val="36"/>
        </w:rPr>
      </w:pPr>
      <w:ins w:id="2" w:author="Denney, Lisa" w:date="2026-09-25T20:00:00Z" w16du:dateUtc="2026-09-26T00:00:00Z">
        <w:r w:rsidRPr="00E04573">
          <w:rPr>
            <w:rFonts w:ascii="Comic Sans MS" w:hAnsi="Comic Sans MS"/>
            <w:sz w:val="36"/>
            <w:szCs w:val="36"/>
          </w:rPr>
          <w:t>Week 3</w:t>
        </w:r>
        <w:r>
          <w:rPr>
            <w:rFonts w:ascii="Comic Sans MS" w:hAnsi="Comic Sans MS"/>
            <w:sz w:val="36"/>
            <w:szCs w:val="36"/>
          </w:rPr>
          <w:t xml:space="preserve"> Geography</w:t>
        </w:r>
      </w:ins>
    </w:p>
    <w:p w14:paraId="6BBE49D9" w14:textId="0811735E" w:rsidR="00E04573" w:rsidRDefault="00E04573">
      <w:pPr>
        <w:rPr>
          <w:ins w:id="3" w:author="Denney, Lisa" w:date="2026-09-25T20:00:00Z" w16du:dateUtc="2026-09-26T00:00:00Z"/>
          <w:rFonts w:ascii="Comic Sans MS" w:hAnsi="Comic Sans MS"/>
          <w:sz w:val="36"/>
          <w:szCs w:val="36"/>
          <w:u w:val="single"/>
        </w:rPr>
      </w:pPr>
      <w:ins w:id="4" w:author="Denney, Lisa" w:date="2026-09-25T20:00:00Z" w16du:dateUtc="2026-09-26T00:00:00Z">
        <w:r w:rsidRPr="00E04573">
          <w:rPr>
            <w:rFonts w:ascii="Comic Sans MS" w:hAnsi="Comic Sans MS"/>
            <w:sz w:val="36"/>
            <w:szCs w:val="36"/>
            <w:u w:val="single"/>
          </w:rPr>
          <w:t>Mont Blanc</w:t>
        </w:r>
      </w:ins>
    </w:p>
    <w:p w14:paraId="20839100" w14:textId="725E7B26" w:rsidR="00E04573" w:rsidRDefault="00E04573">
      <w:pPr>
        <w:rPr>
          <w:ins w:id="5" w:author="Denney, Lisa" w:date="2026-09-25T20:00:00Z" w16du:dateUtc="2026-09-26T00:00:00Z"/>
          <w:rFonts w:ascii="Comic Sans MS" w:hAnsi="Comic Sans MS"/>
          <w:sz w:val="36"/>
          <w:szCs w:val="36"/>
          <w:u w:val="single"/>
        </w:rPr>
      </w:pPr>
    </w:p>
    <w:p w14:paraId="2DF95565" w14:textId="0FA0485A" w:rsidR="00E04573" w:rsidRDefault="00E04573">
      <w:pPr>
        <w:rPr>
          <w:ins w:id="6" w:author="Denney, Lisa" w:date="2026-09-25T20:00:00Z" w16du:dateUtc="2026-09-26T00:00:00Z"/>
          <w:rFonts w:ascii="Comic Sans MS" w:hAnsi="Comic Sans MS"/>
          <w:sz w:val="36"/>
          <w:szCs w:val="36"/>
        </w:rPr>
      </w:pPr>
      <w:ins w:id="7" w:author="Denney, Lisa" w:date="2026-09-25T20:00:00Z" w16du:dateUtc="2026-09-26T00:00:00Z">
        <w:r>
          <w:rPr>
            <w:rFonts w:ascii="Comic Sans MS" w:hAnsi="Comic Sans MS"/>
            <w:sz w:val="36"/>
            <w:szCs w:val="36"/>
          </w:rPr>
          <w:t xml:space="preserve">Read the fact files about the different mountains around the world. </w:t>
        </w:r>
      </w:ins>
    </w:p>
    <w:p w14:paraId="13046297" w14:textId="398E5917" w:rsidR="00E04573" w:rsidRDefault="00E04573">
      <w:pPr>
        <w:rPr>
          <w:ins w:id="8" w:author="Denney, Lisa" w:date="2026-09-25T20:00:00Z" w16du:dateUtc="2026-09-26T00:00:00Z"/>
          <w:rFonts w:ascii="Comic Sans MS" w:hAnsi="Comic Sans MS"/>
          <w:sz w:val="36"/>
          <w:szCs w:val="36"/>
        </w:rPr>
      </w:pPr>
      <w:ins w:id="9" w:author="Denney, Lisa" w:date="2026-09-25T20:00:00Z" w16du:dateUtc="2026-09-26T00:00:00Z">
        <w:r>
          <w:rPr>
            <w:rFonts w:ascii="Comic Sans MS" w:hAnsi="Comic Sans MS"/>
            <w:sz w:val="36"/>
            <w:szCs w:val="36"/>
          </w:rPr>
          <w:t>Now write your own fact file in the same way for Mont Blanc. This will mean you will have to do your own research on the Internet.</w:t>
        </w:r>
      </w:ins>
    </w:p>
    <w:p w14:paraId="24FC9AD4" w14:textId="09CC77D5" w:rsidR="00E04573" w:rsidRDefault="00E04573">
      <w:pPr>
        <w:rPr>
          <w:ins w:id="10" w:author="Denney, Lisa" w:date="2026-09-25T20:00:00Z" w16du:dateUtc="2026-09-26T00:00:00Z"/>
          <w:rFonts w:ascii="Comic Sans MS" w:hAnsi="Comic Sans MS"/>
          <w:sz w:val="36"/>
          <w:szCs w:val="36"/>
        </w:rPr>
      </w:pPr>
    </w:p>
    <w:p w14:paraId="041DDE6E" w14:textId="3986B08D" w:rsidR="00E04573" w:rsidRDefault="00E04573">
      <w:pPr>
        <w:rPr>
          <w:ins w:id="11" w:author="Denney, Lisa" w:date="2026-09-25T20:00:00Z" w16du:dateUtc="2026-09-26T00:00:00Z"/>
          <w:sz w:val="36"/>
          <w:szCs w:val="36"/>
        </w:rPr>
      </w:pPr>
      <w:ins w:id="12" w:author="Denney, Lisa" w:date="2026-09-25T20:00:00Z" w16du:dateUtc="2026-09-26T00:00:00Z">
        <w:r>
          <w:fldChar w:fldCharType="begin"/>
        </w:r>
        <w:r>
          <w:instrText>HYPERLINK "https://www.macsadventure.com/us/blog/20-interesting-facts-mont-blanc/"</w:instrText>
        </w:r>
        <w:r>
          <w:fldChar w:fldCharType="separate"/>
        </w:r>
        <w:r w:rsidRPr="0089134D">
          <w:rPr>
            <w:rStyle w:val="Hyperlink"/>
            <w:sz w:val="36"/>
            <w:szCs w:val="36"/>
          </w:rPr>
          <w:t>https://www.macsadventure.com/us/blog/20-interesting-facts-mont-blanc/</w:t>
        </w:r>
        <w:r>
          <w:fldChar w:fldCharType="end"/>
        </w:r>
      </w:ins>
    </w:p>
    <w:p w14:paraId="20F0BC0A" w14:textId="7F2FE4C4" w:rsidR="00E04573" w:rsidRDefault="00E04573">
      <w:pPr>
        <w:rPr>
          <w:ins w:id="13" w:author="Denney, Lisa" w:date="2026-09-25T20:00:00Z" w16du:dateUtc="2026-09-26T00:00:00Z"/>
          <w:sz w:val="36"/>
          <w:szCs w:val="36"/>
        </w:rPr>
      </w:pPr>
    </w:p>
    <w:p w14:paraId="6B682F35" w14:textId="7F405F88" w:rsidR="00E04573" w:rsidRDefault="00E04573">
      <w:pPr>
        <w:rPr>
          <w:ins w:id="14" w:author="Denney, Lisa" w:date="2026-09-25T20:00:00Z" w16du:dateUtc="2026-09-26T00:00:00Z"/>
          <w:sz w:val="36"/>
          <w:szCs w:val="36"/>
        </w:rPr>
      </w:pPr>
      <w:ins w:id="15" w:author="Denney, Lisa" w:date="2026-09-25T20:00:00Z" w16du:dateUtc="2026-09-26T00:00:00Z">
        <w:r>
          <w:fldChar w:fldCharType="begin"/>
        </w:r>
        <w:r>
          <w:instrText>HYPERLINK "https://primaryfacts.com/1940/mont-blanc-facts/"</w:instrText>
        </w:r>
        <w:r>
          <w:fldChar w:fldCharType="separate"/>
        </w:r>
        <w:r w:rsidRPr="0089134D">
          <w:rPr>
            <w:rStyle w:val="Hyperlink"/>
            <w:sz w:val="36"/>
            <w:szCs w:val="36"/>
          </w:rPr>
          <w:t>https://primaryfacts.com/1940/mont-blanc-facts/</w:t>
        </w:r>
        <w:r>
          <w:fldChar w:fldCharType="end"/>
        </w:r>
      </w:ins>
    </w:p>
    <w:p w14:paraId="670BD52B" w14:textId="639DD1CD" w:rsidR="00E04573" w:rsidRDefault="00E04573">
      <w:pPr>
        <w:rPr>
          <w:ins w:id="16" w:author="Denney, Lisa" w:date="2026-09-25T20:00:00Z" w16du:dateUtc="2026-09-26T00:00:00Z"/>
          <w:sz w:val="36"/>
          <w:szCs w:val="36"/>
        </w:rPr>
      </w:pPr>
    </w:p>
    <w:p w14:paraId="388686CE" w14:textId="6237F4E5" w:rsidR="00E04573" w:rsidRDefault="00E04573">
      <w:pPr>
        <w:rPr>
          <w:ins w:id="17" w:author="Denney, Lisa" w:date="2026-09-25T20:00:00Z" w16du:dateUtc="2026-09-26T00:00:00Z"/>
          <w:sz w:val="36"/>
          <w:szCs w:val="36"/>
        </w:rPr>
      </w:pPr>
      <w:ins w:id="18" w:author="Denney, Lisa" w:date="2026-09-25T20:00:00Z" w16du:dateUtc="2026-09-26T00:00:00Z">
        <w:r>
          <w:fldChar w:fldCharType="begin"/>
        </w:r>
        <w:r>
          <w:instrText>HYPERLINK "http://justfunfacts.com/interesting-facts-about-mont-blanc/"</w:instrText>
        </w:r>
        <w:r>
          <w:fldChar w:fldCharType="separate"/>
        </w:r>
        <w:r w:rsidRPr="0089134D">
          <w:rPr>
            <w:rStyle w:val="Hyperlink"/>
            <w:sz w:val="36"/>
            <w:szCs w:val="36"/>
          </w:rPr>
          <w:t>http://justfunfacts.com/interesting-facts-about-mont-blanc/</w:t>
        </w:r>
        <w:r>
          <w:fldChar w:fldCharType="end"/>
        </w:r>
      </w:ins>
    </w:p>
    <w:p w14:paraId="0F950C4E" w14:textId="17BAD4E1" w:rsidR="00E04573" w:rsidRDefault="00E04573">
      <w:pPr>
        <w:rPr>
          <w:ins w:id="19" w:author="Denney, Lisa" w:date="2026-09-25T20:00:00Z" w16du:dateUtc="2026-09-26T00:00:00Z"/>
          <w:sz w:val="36"/>
          <w:szCs w:val="36"/>
        </w:rPr>
      </w:pPr>
    </w:p>
    <w:p w14:paraId="75856D7D" w14:textId="62CE46A7" w:rsidR="00E04573" w:rsidRDefault="00E04573">
      <w:pPr>
        <w:rPr>
          <w:ins w:id="20" w:author="Denney, Lisa" w:date="2026-09-25T20:00:00Z" w16du:dateUtc="2026-09-26T00:00:00Z"/>
          <w:sz w:val="36"/>
          <w:szCs w:val="36"/>
        </w:rPr>
      </w:pPr>
      <w:ins w:id="21" w:author="Denney, Lisa" w:date="2026-09-25T20:00:00Z" w16du:dateUtc="2026-09-26T00:00:00Z">
        <w:r>
          <w:fldChar w:fldCharType="begin"/>
        </w:r>
        <w:r>
          <w:instrText>HYPERLINK "https://kids.kiddle.co/Mont_Blanc"</w:instrText>
        </w:r>
        <w:r>
          <w:fldChar w:fldCharType="separate"/>
        </w:r>
        <w:r w:rsidRPr="0089134D">
          <w:rPr>
            <w:rStyle w:val="Hyperlink"/>
            <w:sz w:val="36"/>
            <w:szCs w:val="36"/>
          </w:rPr>
          <w:t>https://kids.kiddle.co/Mont_Blanc</w:t>
        </w:r>
        <w:r>
          <w:fldChar w:fldCharType="end"/>
        </w:r>
      </w:ins>
    </w:p>
    <w:p w14:paraId="68A9476E" w14:textId="1E79642A" w:rsidR="00E04573" w:rsidRDefault="00E04573">
      <w:pPr>
        <w:rPr>
          <w:ins w:id="22" w:author="Denney, Lisa" w:date="2026-09-25T20:00:00Z" w16du:dateUtc="2026-09-26T00:00:00Z"/>
          <w:sz w:val="36"/>
          <w:szCs w:val="36"/>
        </w:rPr>
      </w:pPr>
    </w:p>
    <w:p w14:paraId="4A2A7FF2" w14:textId="18852460" w:rsidR="00E47986" w:rsidRDefault="008502C3" w:rsidP="008502C3">
      <w:pPr>
        <w:jc w:val="center"/>
        <w:outlineLvl w:val="0"/>
        <w:rPr>
          <w:del w:id="23" w:author="Denney, Lisa" w:date="2026-09-25T20:00:00Z" w16du:dateUtc="2026-09-26T00:00:00Z"/>
          <w:rFonts w:ascii="Times New Roman" w:hAnsi="Times New Roman"/>
          <w:b/>
          <w:sz w:val="24"/>
          <w:szCs w:val="24"/>
        </w:rPr>
      </w:pPr>
      <w:del w:id="24" w:author="Denney, Lisa" w:date="2026-09-25T20:00:00Z" w16du:dateUtc="2026-09-26T00:00:00Z">
        <w:r>
          <w:rPr>
            <w:rFonts w:ascii="Times New Roman" w:hAnsi="Times New Roman"/>
            <w:b/>
            <w:sz w:val="24"/>
            <w:szCs w:val="24"/>
            <w:lang w:val="en-CA"/>
          </w:rPr>
          <w:delText>Social M</w:delText>
        </w:r>
        <w:r w:rsidRPr="008502C3">
          <w:rPr>
            <w:rFonts w:ascii="Times New Roman" w:hAnsi="Times New Roman"/>
            <w:b/>
            <w:sz w:val="24"/>
            <w:szCs w:val="24"/>
            <w:lang w:val="en-CA"/>
          </w:rPr>
          <w:delText xml:space="preserve">edia </w:delText>
        </w:r>
        <w:r>
          <w:rPr>
            <w:rFonts w:ascii="Times New Roman" w:hAnsi="Times New Roman"/>
            <w:b/>
            <w:sz w:val="24"/>
            <w:szCs w:val="24"/>
            <w:lang w:val="en-CA"/>
          </w:rPr>
          <w:delText>Communication During a #Festival E</w:delText>
        </w:r>
        <w:r w:rsidRPr="008502C3">
          <w:rPr>
            <w:rFonts w:ascii="Times New Roman" w:hAnsi="Times New Roman"/>
            <w:b/>
            <w:sz w:val="24"/>
            <w:szCs w:val="24"/>
            <w:lang w:val="en-CA"/>
          </w:rPr>
          <w:delText>mergency</w:delText>
        </w:r>
        <w:r w:rsidR="0099209B" w:rsidRPr="00E47986">
          <w:rPr>
            <w:rFonts w:ascii="Times New Roman" w:hAnsi="Times New Roman"/>
            <w:b/>
            <w:sz w:val="24"/>
            <w:szCs w:val="24"/>
          </w:rPr>
          <w:delText xml:space="preserve"> </w:delText>
        </w:r>
      </w:del>
    </w:p>
    <w:p w14:paraId="350E0F65" w14:textId="77777777" w:rsidR="00A3256E" w:rsidRPr="001E35BC" w:rsidRDefault="00A3256E" w:rsidP="00A3256E">
      <w:pPr>
        <w:rPr>
          <w:del w:id="25" w:author="Denney, Lisa" w:date="2026-09-25T20:00:00Z" w16du:dateUtc="2026-09-26T00:00:00Z"/>
          <w:rFonts w:ascii="Times New Roman" w:hAnsi="Times New Roman"/>
          <w:sz w:val="24"/>
          <w:szCs w:val="24"/>
        </w:rPr>
      </w:pPr>
    </w:p>
    <w:p w14:paraId="3F224912" w14:textId="77777777" w:rsidR="00B4058E" w:rsidRPr="001E35BC" w:rsidRDefault="006C5CFD" w:rsidP="008502C3">
      <w:pPr>
        <w:jc w:val="center"/>
        <w:outlineLvl w:val="0"/>
        <w:rPr>
          <w:del w:id="26" w:author="Denney, Lisa" w:date="2026-09-25T20:00:00Z" w16du:dateUtc="2026-09-26T00:00:00Z"/>
          <w:rFonts w:ascii="Times New Roman" w:hAnsi="Times New Roman"/>
          <w:b/>
          <w:sz w:val="24"/>
          <w:szCs w:val="24"/>
        </w:rPr>
      </w:pPr>
      <w:del w:id="27" w:author="Denney, Lisa" w:date="2026-09-25T20:00:00Z" w16du:dateUtc="2026-09-26T00:00:00Z">
        <w:r w:rsidRPr="001E35BC">
          <w:rPr>
            <w:rFonts w:ascii="Times New Roman" w:hAnsi="Times New Roman"/>
            <w:b/>
            <w:sz w:val="24"/>
            <w:szCs w:val="24"/>
          </w:rPr>
          <w:delText>Abstract</w:delText>
        </w:r>
      </w:del>
    </w:p>
    <w:p w14:paraId="20C4FDE3" w14:textId="77777777" w:rsidR="00DC0D73" w:rsidRDefault="00DC0D73" w:rsidP="00DC0D73">
      <w:pPr>
        <w:spacing w:after="120"/>
        <w:rPr>
          <w:del w:id="28" w:author="Denney, Lisa" w:date="2026-09-25T20:00:00Z" w16du:dateUtc="2026-09-26T00:00:00Z"/>
          <w:rFonts w:ascii="Times New Roman" w:hAnsi="Times New Roman"/>
          <w:sz w:val="24"/>
          <w:szCs w:val="24"/>
        </w:rPr>
      </w:pPr>
    </w:p>
    <w:p w14:paraId="4C81871E" w14:textId="48E9BF8E" w:rsidR="008502C3" w:rsidRPr="008502C3" w:rsidRDefault="008502C3" w:rsidP="008502C3">
      <w:pPr>
        <w:spacing w:before="120" w:after="120"/>
        <w:jc w:val="both"/>
        <w:rPr>
          <w:del w:id="29" w:author="Denney, Lisa" w:date="2026-09-25T20:00:00Z" w16du:dateUtc="2026-09-26T00:00:00Z"/>
          <w:rFonts w:ascii="Times New Roman" w:hAnsi="Times New Roman"/>
          <w:sz w:val="24"/>
          <w:szCs w:val="24"/>
          <w:lang w:val="en-CA"/>
        </w:rPr>
      </w:pPr>
      <w:del w:id="30" w:author="Denney, Lisa" w:date="2026-09-25T20:00:00Z" w16du:dateUtc="2026-09-26T00:00:00Z">
        <w:r w:rsidRPr="008502C3">
          <w:rPr>
            <w:rFonts w:ascii="Times New Roman" w:hAnsi="Times New Roman"/>
            <w:sz w:val="24"/>
            <w:szCs w:val="24"/>
            <w:lang w:val="en-CA"/>
          </w:rPr>
          <w:delText>Human-induced and natural disasters are affecting tourism and leisure settings</w:delText>
        </w:r>
        <w:r>
          <w:rPr>
            <w:rFonts w:ascii="Times New Roman" w:hAnsi="Times New Roman"/>
            <w:sz w:val="24"/>
            <w:szCs w:val="24"/>
            <w:lang w:val="en-CA"/>
          </w:rPr>
          <w:delText xml:space="preserve"> globally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.  </w:delText>
        </w:r>
        <w:r>
          <w:rPr>
            <w:rFonts w:ascii="Times New Roman" w:hAnsi="Times New Roman"/>
            <w:sz w:val="24"/>
            <w:szCs w:val="24"/>
            <w:lang w:val="en-CA"/>
          </w:rPr>
          <w:delText>Festivals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are key attractions that </w:delText>
        </w:r>
        <w:r>
          <w:rPr>
            <w:rFonts w:ascii="Times New Roman" w:hAnsi="Times New Roman"/>
            <w:sz w:val="24"/>
            <w:szCs w:val="24"/>
            <w:lang w:val="en-CA"/>
          </w:rPr>
          <w:delText>draw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large numbers of visitors to share an experience. When emergencies interrupt event experiences, communication with attendees is key to reducing the negative outcomes </w:delText>
        </w:r>
        <w:r>
          <w:rPr>
            <w:rFonts w:ascii="Times New Roman" w:hAnsi="Times New Roman"/>
            <w:sz w:val="24"/>
            <w:szCs w:val="24"/>
            <w:lang w:val="en-CA"/>
          </w:rPr>
          <w:delText>resulting from the situation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.  Social media </w:delText>
        </w:r>
        <w:r>
          <w:rPr>
            <w:rFonts w:ascii="Times New Roman" w:hAnsi="Times New Roman"/>
            <w:sz w:val="24"/>
            <w:szCs w:val="24"/>
            <w:lang w:val="en-CA"/>
          </w:rPr>
          <w:delText>is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an integral component of em</w:delText>
        </w:r>
        <w:r>
          <w:rPr>
            <w:rFonts w:ascii="Times New Roman" w:hAnsi="Times New Roman"/>
            <w:sz w:val="24"/>
            <w:szCs w:val="24"/>
            <w:lang w:val="en-CA"/>
          </w:rPr>
          <w:delText>ergency communications.  T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his study examined </w:delText>
        </w:r>
        <w:r>
          <w:rPr>
            <w:rFonts w:ascii="Times New Roman" w:hAnsi="Times New Roman"/>
            <w:sz w:val="24"/>
            <w:szCs w:val="24"/>
            <w:lang w:val="en-CA"/>
          </w:rPr>
          <w:delText>twitter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communication during festival emergencies to understand how people communicate. Two festival cases </w:delText>
        </w:r>
        <w:r>
          <w:rPr>
            <w:rFonts w:ascii="Times New Roman" w:hAnsi="Times New Roman"/>
            <w:sz w:val="24"/>
            <w:szCs w:val="24"/>
            <w:lang w:val="en-CA"/>
          </w:rPr>
          <w:delText>that experienced a major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emergency were examined.  In total, 438 tweets across the two festivals revealed the nature and purpose of tweets leading up to and </w:delText>
        </w:r>
        <w:r>
          <w:rPr>
            <w:rFonts w:ascii="Times New Roman" w:hAnsi="Times New Roman"/>
            <w:sz w:val="24"/>
            <w:szCs w:val="24"/>
            <w:lang w:val="en-CA"/>
          </w:rPr>
          <w:delText>during the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emergencies.  Findings show a difference in twitter activity before </w:delText>
        </w:r>
        <w:r>
          <w:rPr>
            <w:rFonts w:ascii="Times New Roman" w:hAnsi="Times New Roman"/>
            <w:sz w:val="24"/>
            <w:szCs w:val="24"/>
            <w:lang w:val="en-CA"/>
          </w:rPr>
          <w:delText xml:space="preserve">and during an 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>emergency. The ch</w:delText>
        </w:r>
        <w:r>
          <w:rPr>
            <w:rFonts w:ascii="Times New Roman" w:hAnsi="Times New Roman"/>
            <w:sz w:val="24"/>
            <w:szCs w:val="24"/>
            <w:lang w:val="en-CA"/>
          </w:rPr>
          <w:delText>anging nature and purpose of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 tweets provides insight useful for practitioners looking to develop their emergency communication skills. </w:delText>
        </w:r>
        <w:r>
          <w:rPr>
            <w:rFonts w:ascii="Times New Roman" w:hAnsi="Times New Roman"/>
            <w:sz w:val="24"/>
            <w:szCs w:val="24"/>
            <w:lang w:val="en-CA"/>
          </w:rPr>
          <w:delText xml:space="preserve">During the ideas fair, </w:delText>
        </w:r>
        <w:r w:rsidRPr="008502C3">
          <w:rPr>
            <w:rFonts w:ascii="Times New Roman" w:hAnsi="Times New Roman"/>
            <w:sz w:val="24"/>
            <w:szCs w:val="24"/>
            <w:lang w:val="en-CA"/>
          </w:rPr>
          <w:delText xml:space="preserve">on-line training tools will be available to demonstrate how the findings are integrated into emergency management training. </w:delText>
        </w:r>
      </w:del>
    </w:p>
    <w:p w14:paraId="4F386AFE" w14:textId="2D1CFF79" w:rsidR="000D65CA" w:rsidRPr="001E35BC" w:rsidRDefault="000D65CA" w:rsidP="000D65CA">
      <w:pPr>
        <w:spacing w:before="120" w:after="120"/>
        <w:jc w:val="both"/>
        <w:rPr>
          <w:del w:id="31" w:author="Denney, Lisa" w:date="2026-09-25T20:00:00Z" w16du:dateUtc="2026-09-26T00:00:00Z"/>
          <w:rFonts w:ascii="Times New Roman" w:hAnsi="Times New Roman"/>
          <w:sz w:val="24"/>
          <w:szCs w:val="24"/>
        </w:rPr>
      </w:pPr>
      <w:del w:id="32" w:author="Denney, Lisa" w:date="2026-09-25T20:00:00Z" w16du:dateUtc="2026-09-26T00:00:00Z">
        <w:r w:rsidRPr="000D65CA">
          <w:rPr>
            <w:rFonts w:ascii="Times New Roman" w:hAnsi="Times New Roman"/>
            <w:sz w:val="24"/>
            <w:szCs w:val="24"/>
          </w:rPr>
          <w:delText xml:space="preserve">  </w:delText>
        </w:r>
      </w:del>
    </w:p>
    <w:p w14:paraId="6C5BEC01" w14:textId="4B90A2A7" w:rsidR="000D65CA" w:rsidRPr="00E04573" w:rsidRDefault="000D65CA">
      <w:pPr>
        <w:rPr>
          <w:sz w:val="36"/>
          <w:rPrChange w:id="33" w:author="Denney, Lisa" w:date="2026-09-25T20:00:00Z" w16du:dateUtc="2026-09-26T00:00:00Z">
            <w:rPr>
              <w:rFonts w:ascii="Times New Roman" w:hAnsi="Times New Roman"/>
              <w:sz w:val="24"/>
              <w:szCs w:val="24"/>
            </w:rPr>
          </w:rPrChange>
        </w:rPr>
        <w:pPrChange w:id="34" w:author="Denney, Lisa" w:date="2026-09-25T20:00:00Z" w16du:dateUtc="2026-09-26T00:00:00Z">
          <w:pPr>
            <w:spacing w:before="120" w:after="120"/>
            <w:jc w:val="both"/>
          </w:pPr>
        </w:pPrChange>
      </w:pPr>
    </w:p>
    <w:sectPr w:rsidR="000D65CA" w:rsidRPr="00E04573">
      <w:pgSz w:w="11906" w:h="16838"/>
      <w:pgMar w:top="1440" w:right="1440" w:bottom="1440" w:left="1440" w:header="708" w:footer="708" w:gutter="0"/>
      <w:cols w:space="708"/>
      <w:docGrid w:linePitch="360"/>
      <w:sectPrChange w:id="35" w:author="Denney, Lisa" w:date="2026-09-25T20:00:00Z" w16du:dateUtc="2026-09-26T00:00:00Z">
        <w:sectPr w:rsidR="000D65CA" w:rsidRPr="00E04573">
          <w:pgSz w:w="12240" w:h="15840"/>
          <w:pgMar w:top="1440" w:right="252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DF5927"/>
    <w:multiLevelType w:val="hybridMultilevel"/>
    <w:tmpl w:val="546E7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82793"/>
    <w:multiLevelType w:val="hybridMultilevel"/>
    <w:tmpl w:val="DFBA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806497">
    <w:abstractNumId w:val="0"/>
  </w:num>
  <w:num w:numId="2" w16cid:durableId="16988918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CFD"/>
    <w:rsid w:val="00001A89"/>
    <w:rsid w:val="00001D38"/>
    <w:rsid w:val="000027E5"/>
    <w:rsid w:val="0000782E"/>
    <w:rsid w:val="00007A92"/>
    <w:rsid w:val="000129D8"/>
    <w:rsid w:val="00021878"/>
    <w:rsid w:val="00023DC8"/>
    <w:rsid w:val="00025F10"/>
    <w:rsid w:val="0003028C"/>
    <w:rsid w:val="00030BC7"/>
    <w:rsid w:val="000343AA"/>
    <w:rsid w:val="00036F64"/>
    <w:rsid w:val="00037491"/>
    <w:rsid w:val="000407BF"/>
    <w:rsid w:val="000509C3"/>
    <w:rsid w:val="000523D6"/>
    <w:rsid w:val="00056358"/>
    <w:rsid w:val="00057DD8"/>
    <w:rsid w:val="00060609"/>
    <w:rsid w:val="000627FF"/>
    <w:rsid w:val="00064AB1"/>
    <w:rsid w:val="00067421"/>
    <w:rsid w:val="00070554"/>
    <w:rsid w:val="0007275B"/>
    <w:rsid w:val="000800B6"/>
    <w:rsid w:val="0008248D"/>
    <w:rsid w:val="0008423E"/>
    <w:rsid w:val="00084B12"/>
    <w:rsid w:val="0008527C"/>
    <w:rsid w:val="0008591F"/>
    <w:rsid w:val="00087255"/>
    <w:rsid w:val="000912E4"/>
    <w:rsid w:val="0009160E"/>
    <w:rsid w:val="00094F7D"/>
    <w:rsid w:val="00097E81"/>
    <w:rsid w:val="000A24E9"/>
    <w:rsid w:val="000A2E3D"/>
    <w:rsid w:val="000A3D38"/>
    <w:rsid w:val="000B2783"/>
    <w:rsid w:val="000B4B77"/>
    <w:rsid w:val="000B5F85"/>
    <w:rsid w:val="000B63A4"/>
    <w:rsid w:val="000C05CE"/>
    <w:rsid w:val="000C3F8B"/>
    <w:rsid w:val="000C5B4B"/>
    <w:rsid w:val="000D5D13"/>
    <w:rsid w:val="000D65CA"/>
    <w:rsid w:val="000E090F"/>
    <w:rsid w:val="000E2CA4"/>
    <w:rsid w:val="000F1978"/>
    <w:rsid w:val="000F3A76"/>
    <w:rsid w:val="000F4E80"/>
    <w:rsid w:val="000F5D89"/>
    <w:rsid w:val="001002C3"/>
    <w:rsid w:val="00100FD5"/>
    <w:rsid w:val="00101FE0"/>
    <w:rsid w:val="0010455C"/>
    <w:rsid w:val="001048ED"/>
    <w:rsid w:val="001050D4"/>
    <w:rsid w:val="001052C5"/>
    <w:rsid w:val="001120D1"/>
    <w:rsid w:val="001141DC"/>
    <w:rsid w:val="00116341"/>
    <w:rsid w:val="00117370"/>
    <w:rsid w:val="00117580"/>
    <w:rsid w:val="001203BC"/>
    <w:rsid w:val="0012048D"/>
    <w:rsid w:val="001209FA"/>
    <w:rsid w:val="00121176"/>
    <w:rsid w:val="00122320"/>
    <w:rsid w:val="00125230"/>
    <w:rsid w:val="001253DC"/>
    <w:rsid w:val="00125A25"/>
    <w:rsid w:val="00132958"/>
    <w:rsid w:val="001334EF"/>
    <w:rsid w:val="00135EA5"/>
    <w:rsid w:val="0014273B"/>
    <w:rsid w:val="00144633"/>
    <w:rsid w:val="001533A8"/>
    <w:rsid w:val="001563D4"/>
    <w:rsid w:val="00160924"/>
    <w:rsid w:val="001610BA"/>
    <w:rsid w:val="00162AFF"/>
    <w:rsid w:val="00163B4A"/>
    <w:rsid w:val="00166108"/>
    <w:rsid w:val="00170748"/>
    <w:rsid w:val="00171F4E"/>
    <w:rsid w:val="001731E1"/>
    <w:rsid w:val="00173EE1"/>
    <w:rsid w:val="00173FAE"/>
    <w:rsid w:val="0017446C"/>
    <w:rsid w:val="00180310"/>
    <w:rsid w:val="00183A06"/>
    <w:rsid w:val="00185BFC"/>
    <w:rsid w:val="001904A4"/>
    <w:rsid w:val="00192455"/>
    <w:rsid w:val="00196995"/>
    <w:rsid w:val="001A13C4"/>
    <w:rsid w:val="001A19D0"/>
    <w:rsid w:val="001B0054"/>
    <w:rsid w:val="001B0208"/>
    <w:rsid w:val="001B11A1"/>
    <w:rsid w:val="001B1A4E"/>
    <w:rsid w:val="001B545A"/>
    <w:rsid w:val="001B6EC8"/>
    <w:rsid w:val="001C658F"/>
    <w:rsid w:val="001C7A40"/>
    <w:rsid w:val="001D2372"/>
    <w:rsid w:val="001D6257"/>
    <w:rsid w:val="001E0D34"/>
    <w:rsid w:val="001E3571"/>
    <w:rsid w:val="001E35BC"/>
    <w:rsid w:val="001E4E26"/>
    <w:rsid w:val="001E68C1"/>
    <w:rsid w:val="001F0C42"/>
    <w:rsid w:val="001F2E70"/>
    <w:rsid w:val="001F4814"/>
    <w:rsid w:val="00203E4C"/>
    <w:rsid w:val="00204AA4"/>
    <w:rsid w:val="0020559A"/>
    <w:rsid w:val="002101C8"/>
    <w:rsid w:val="00210AFB"/>
    <w:rsid w:val="00212195"/>
    <w:rsid w:val="00212500"/>
    <w:rsid w:val="002126AA"/>
    <w:rsid w:val="00215088"/>
    <w:rsid w:val="002170B9"/>
    <w:rsid w:val="002236FD"/>
    <w:rsid w:val="00225886"/>
    <w:rsid w:val="00230641"/>
    <w:rsid w:val="0023368B"/>
    <w:rsid w:val="002352F8"/>
    <w:rsid w:val="002374E1"/>
    <w:rsid w:val="00246009"/>
    <w:rsid w:val="00246D5F"/>
    <w:rsid w:val="00247AC6"/>
    <w:rsid w:val="00247BFC"/>
    <w:rsid w:val="0025100D"/>
    <w:rsid w:val="00253FB7"/>
    <w:rsid w:val="00254C0D"/>
    <w:rsid w:val="00255381"/>
    <w:rsid w:val="00255B45"/>
    <w:rsid w:val="0025600F"/>
    <w:rsid w:val="002601D4"/>
    <w:rsid w:val="00262043"/>
    <w:rsid w:val="002655B3"/>
    <w:rsid w:val="00267619"/>
    <w:rsid w:val="002743EE"/>
    <w:rsid w:val="00281939"/>
    <w:rsid w:val="00281E9A"/>
    <w:rsid w:val="002837DB"/>
    <w:rsid w:val="002855B4"/>
    <w:rsid w:val="00293C4D"/>
    <w:rsid w:val="0029406D"/>
    <w:rsid w:val="00294A53"/>
    <w:rsid w:val="002955FB"/>
    <w:rsid w:val="0029604E"/>
    <w:rsid w:val="00296EBC"/>
    <w:rsid w:val="002A6678"/>
    <w:rsid w:val="002A7540"/>
    <w:rsid w:val="002B09A0"/>
    <w:rsid w:val="002B1AF8"/>
    <w:rsid w:val="002B5A62"/>
    <w:rsid w:val="002B6318"/>
    <w:rsid w:val="002B6E2E"/>
    <w:rsid w:val="002B74A8"/>
    <w:rsid w:val="002B79BA"/>
    <w:rsid w:val="002B7B23"/>
    <w:rsid w:val="002C06D9"/>
    <w:rsid w:val="002C4C8D"/>
    <w:rsid w:val="002C6A0A"/>
    <w:rsid w:val="002D50B5"/>
    <w:rsid w:val="002D5A5B"/>
    <w:rsid w:val="002D674B"/>
    <w:rsid w:val="002E4165"/>
    <w:rsid w:val="002E6A35"/>
    <w:rsid w:val="002E73A1"/>
    <w:rsid w:val="002F0066"/>
    <w:rsid w:val="002F0C77"/>
    <w:rsid w:val="002F224E"/>
    <w:rsid w:val="002F28B0"/>
    <w:rsid w:val="002F54F0"/>
    <w:rsid w:val="00301397"/>
    <w:rsid w:val="00302599"/>
    <w:rsid w:val="003048F2"/>
    <w:rsid w:val="0030651F"/>
    <w:rsid w:val="00306B74"/>
    <w:rsid w:val="00306DC1"/>
    <w:rsid w:val="00306E78"/>
    <w:rsid w:val="00310807"/>
    <w:rsid w:val="003150BA"/>
    <w:rsid w:val="0031665D"/>
    <w:rsid w:val="003231DF"/>
    <w:rsid w:val="00323DB8"/>
    <w:rsid w:val="00326D8C"/>
    <w:rsid w:val="00326E0F"/>
    <w:rsid w:val="00327DFC"/>
    <w:rsid w:val="003316BB"/>
    <w:rsid w:val="00333F93"/>
    <w:rsid w:val="00336DB8"/>
    <w:rsid w:val="00337F22"/>
    <w:rsid w:val="00341D15"/>
    <w:rsid w:val="00341F27"/>
    <w:rsid w:val="00361E11"/>
    <w:rsid w:val="00367079"/>
    <w:rsid w:val="003707B3"/>
    <w:rsid w:val="003736C6"/>
    <w:rsid w:val="003755BA"/>
    <w:rsid w:val="0037640A"/>
    <w:rsid w:val="00377CD9"/>
    <w:rsid w:val="003802AB"/>
    <w:rsid w:val="00381398"/>
    <w:rsid w:val="00381482"/>
    <w:rsid w:val="00383B5B"/>
    <w:rsid w:val="00386965"/>
    <w:rsid w:val="003926DD"/>
    <w:rsid w:val="0039448B"/>
    <w:rsid w:val="003958BB"/>
    <w:rsid w:val="003A237F"/>
    <w:rsid w:val="003A2D56"/>
    <w:rsid w:val="003A3770"/>
    <w:rsid w:val="003A3E34"/>
    <w:rsid w:val="003A525F"/>
    <w:rsid w:val="003A5A28"/>
    <w:rsid w:val="003B0193"/>
    <w:rsid w:val="003B0E05"/>
    <w:rsid w:val="003B29FC"/>
    <w:rsid w:val="003B31A8"/>
    <w:rsid w:val="003B3387"/>
    <w:rsid w:val="003B58F8"/>
    <w:rsid w:val="003B6064"/>
    <w:rsid w:val="003B61F2"/>
    <w:rsid w:val="003C4DA5"/>
    <w:rsid w:val="003C6363"/>
    <w:rsid w:val="003C6F65"/>
    <w:rsid w:val="003D244F"/>
    <w:rsid w:val="003D2C21"/>
    <w:rsid w:val="003D42F6"/>
    <w:rsid w:val="003D5043"/>
    <w:rsid w:val="003D62F4"/>
    <w:rsid w:val="003E1E93"/>
    <w:rsid w:val="003E3AB5"/>
    <w:rsid w:val="0040051D"/>
    <w:rsid w:val="0040069E"/>
    <w:rsid w:val="0040267C"/>
    <w:rsid w:val="00402D7A"/>
    <w:rsid w:val="00404EF3"/>
    <w:rsid w:val="0040531A"/>
    <w:rsid w:val="00405531"/>
    <w:rsid w:val="004105E8"/>
    <w:rsid w:val="00411646"/>
    <w:rsid w:val="00412ADB"/>
    <w:rsid w:val="00414173"/>
    <w:rsid w:val="004153D3"/>
    <w:rsid w:val="004157D0"/>
    <w:rsid w:val="00415A8E"/>
    <w:rsid w:val="00416325"/>
    <w:rsid w:val="00424542"/>
    <w:rsid w:val="00431EDA"/>
    <w:rsid w:val="00434003"/>
    <w:rsid w:val="00434092"/>
    <w:rsid w:val="00436800"/>
    <w:rsid w:val="004403E2"/>
    <w:rsid w:val="00441AB2"/>
    <w:rsid w:val="00441D9D"/>
    <w:rsid w:val="00442175"/>
    <w:rsid w:val="00455B0B"/>
    <w:rsid w:val="00455BCA"/>
    <w:rsid w:val="0046074C"/>
    <w:rsid w:val="00475253"/>
    <w:rsid w:val="0047634F"/>
    <w:rsid w:val="00483F23"/>
    <w:rsid w:val="00485537"/>
    <w:rsid w:val="00485CDE"/>
    <w:rsid w:val="004923E5"/>
    <w:rsid w:val="004972FB"/>
    <w:rsid w:val="004A2828"/>
    <w:rsid w:val="004A6EB0"/>
    <w:rsid w:val="004A70E3"/>
    <w:rsid w:val="004C6209"/>
    <w:rsid w:val="004D1756"/>
    <w:rsid w:val="004D5866"/>
    <w:rsid w:val="004D6CA1"/>
    <w:rsid w:val="004E3A34"/>
    <w:rsid w:val="004E4A8A"/>
    <w:rsid w:val="004E54A9"/>
    <w:rsid w:val="004E5A28"/>
    <w:rsid w:val="004E5D82"/>
    <w:rsid w:val="004F1BD7"/>
    <w:rsid w:val="004F1F29"/>
    <w:rsid w:val="00501B3A"/>
    <w:rsid w:val="00502049"/>
    <w:rsid w:val="00503068"/>
    <w:rsid w:val="005030C5"/>
    <w:rsid w:val="00507625"/>
    <w:rsid w:val="00511599"/>
    <w:rsid w:val="0051288B"/>
    <w:rsid w:val="00513C46"/>
    <w:rsid w:val="0051488B"/>
    <w:rsid w:val="00516269"/>
    <w:rsid w:val="005220F0"/>
    <w:rsid w:val="005221D7"/>
    <w:rsid w:val="00523D5E"/>
    <w:rsid w:val="00526A3C"/>
    <w:rsid w:val="00527BB1"/>
    <w:rsid w:val="005346D9"/>
    <w:rsid w:val="00536683"/>
    <w:rsid w:val="00545B82"/>
    <w:rsid w:val="0054704A"/>
    <w:rsid w:val="00547493"/>
    <w:rsid w:val="0055049A"/>
    <w:rsid w:val="0055418D"/>
    <w:rsid w:val="00555365"/>
    <w:rsid w:val="00555D69"/>
    <w:rsid w:val="00571AE9"/>
    <w:rsid w:val="005734C0"/>
    <w:rsid w:val="00575B8E"/>
    <w:rsid w:val="00577A42"/>
    <w:rsid w:val="00577E40"/>
    <w:rsid w:val="00583A0C"/>
    <w:rsid w:val="005900E8"/>
    <w:rsid w:val="0059558F"/>
    <w:rsid w:val="005A0416"/>
    <w:rsid w:val="005B5121"/>
    <w:rsid w:val="005B6AED"/>
    <w:rsid w:val="005C07D8"/>
    <w:rsid w:val="005C07F8"/>
    <w:rsid w:val="005C0FE2"/>
    <w:rsid w:val="005C1FA4"/>
    <w:rsid w:val="005C34C4"/>
    <w:rsid w:val="005C3D98"/>
    <w:rsid w:val="005C4387"/>
    <w:rsid w:val="005C4676"/>
    <w:rsid w:val="005C4AA3"/>
    <w:rsid w:val="005C723A"/>
    <w:rsid w:val="005D0324"/>
    <w:rsid w:val="005D2378"/>
    <w:rsid w:val="005D3176"/>
    <w:rsid w:val="005D659B"/>
    <w:rsid w:val="005D7B20"/>
    <w:rsid w:val="005E2B6D"/>
    <w:rsid w:val="005E33BB"/>
    <w:rsid w:val="005E3D54"/>
    <w:rsid w:val="005F13E0"/>
    <w:rsid w:val="005F1473"/>
    <w:rsid w:val="005F5A62"/>
    <w:rsid w:val="0060583B"/>
    <w:rsid w:val="00607C6A"/>
    <w:rsid w:val="00607EA5"/>
    <w:rsid w:val="006130EF"/>
    <w:rsid w:val="00615182"/>
    <w:rsid w:val="0061551F"/>
    <w:rsid w:val="00615745"/>
    <w:rsid w:val="0062006D"/>
    <w:rsid w:val="00620552"/>
    <w:rsid w:val="006205BB"/>
    <w:rsid w:val="00622047"/>
    <w:rsid w:val="00634B92"/>
    <w:rsid w:val="00641237"/>
    <w:rsid w:val="00644732"/>
    <w:rsid w:val="00645B9F"/>
    <w:rsid w:val="00653077"/>
    <w:rsid w:val="006531D1"/>
    <w:rsid w:val="0066173C"/>
    <w:rsid w:val="0066255C"/>
    <w:rsid w:val="00663725"/>
    <w:rsid w:val="00666DF1"/>
    <w:rsid w:val="00666E3E"/>
    <w:rsid w:val="00667DC3"/>
    <w:rsid w:val="00670E07"/>
    <w:rsid w:val="006740C6"/>
    <w:rsid w:val="00677E97"/>
    <w:rsid w:val="00691B9D"/>
    <w:rsid w:val="00697CF0"/>
    <w:rsid w:val="006A37D2"/>
    <w:rsid w:val="006A3C20"/>
    <w:rsid w:val="006A797C"/>
    <w:rsid w:val="006B0DB4"/>
    <w:rsid w:val="006B37EC"/>
    <w:rsid w:val="006B597C"/>
    <w:rsid w:val="006C5CFD"/>
    <w:rsid w:val="006C6B64"/>
    <w:rsid w:val="006C7C92"/>
    <w:rsid w:val="006D2EB1"/>
    <w:rsid w:val="006D377B"/>
    <w:rsid w:val="006D4B64"/>
    <w:rsid w:val="006D76F9"/>
    <w:rsid w:val="006D7AF6"/>
    <w:rsid w:val="006E3465"/>
    <w:rsid w:val="006E37E5"/>
    <w:rsid w:val="006E3BC0"/>
    <w:rsid w:val="006F0847"/>
    <w:rsid w:val="006F5B4E"/>
    <w:rsid w:val="006F75ED"/>
    <w:rsid w:val="00700905"/>
    <w:rsid w:val="007049DA"/>
    <w:rsid w:val="00705BDA"/>
    <w:rsid w:val="007069FF"/>
    <w:rsid w:val="0071305F"/>
    <w:rsid w:val="007173B3"/>
    <w:rsid w:val="00723CCA"/>
    <w:rsid w:val="00726411"/>
    <w:rsid w:val="0073005C"/>
    <w:rsid w:val="007315CA"/>
    <w:rsid w:val="0073308C"/>
    <w:rsid w:val="00733672"/>
    <w:rsid w:val="00736F8F"/>
    <w:rsid w:val="0074482C"/>
    <w:rsid w:val="00746781"/>
    <w:rsid w:val="00746E56"/>
    <w:rsid w:val="007517EC"/>
    <w:rsid w:val="007520F9"/>
    <w:rsid w:val="007632D6"/>
    <w:rsid w:val="00763E3C"/>
    <w:rsid w:val="0076446D"/>
    <w:rsid w:val="00772AE5"/>
    <w:rsid w:val="00773437"/>
    <w:rsid w:val="00774330"/>
    <w:rsid w:val="00775B87"/>
    <w:rsid w:val="00780F35"/>
    <w:rsid w:val="00783FC2"/>
    <w:rsid w:val="007874B3"/>
    <w:rsid w:val="007901AD"/>
    <w:rsid w:val="00791DD4"/>
    <w:rsid w:val="00792356"/>
    <w:rsid w:val="007929B7"/>
    <w:rsid w:val="00792B6E"/>
    <w:rsid w:val="00793212"/>
    <w:rsid w:val="007932CD"/>
    <w:rsid w:val="00793A70"/>
    <w:rsid w:val="00795EB4"/>
    <w:rsid w:val="00795F28"/>
    <w:rsid w:val="00796307"/>
    <w:rsid w:val="007B42DA"/>
    <w:rsid w:val="007B7D8E"/>
    <w:rsid w:val="007C4051"/>
    <w:rsid w:val="007C4863"/>
    <w:rsid w:val="007C7396"/>
    <w:rsid w:val="007D10A8"/>
    <w:rsid w:val="007D1759"/>
    <w:rsid w:val="007D48A1"/>
    <w:rsid w:val="007D5E57"/>
    <w:rsid w:val="007E36FB"/>
    <w:rsid w:val="007E4609"/>
    <w:rsid w:val="007F1987"/>
    <w:rsid w:val="007F2784"/>
    <w:rsid w:val="007F3514"/>
    <w:rsid w:val="007F5A2C"/>
    <w:rsid w:val="007F694D"/>
    <w:rsid w:val="007F69CB"/>
    <w:rsid w:val="007F7CB9"/>
    <w:rsid w:val="008009E1"/>
    <w:rsid w:val="0080269A"/>
    <w:rsid w:val="0080421B"/>
    <w:rsid w:val="00804DC4"/>
    <w:rsid w:val="00810B2C"/>
    <w:rsid w:val="008159AF"/>
    <w:rsid w:val="00815AB2"/>
    <w:rsid w:val="0082168B"/>
    <w:rsid w:val="00821C37"/>
    <w:rsid w:val="008228CF"/>
    <w:rsid w:val="008234E9"/>
    <w:rsid w:val="00824B77"/>
    <w:rsid w:val="00825A81"/>
    <w:rsid w:val="008305A2"/>
    <w:rsid w:val="008316F0"/>
    <w:rsid w:val="008325DB"/>
    <w:rsid w:val="0083394F"/>
    <w:rsid w:val="00835C62"/>
    <w:rsid w:val="00836917"/>
    <w:rsid w:val="00843A6E"/>
    <w:rsid w:val="00843C89"/>
    <w:rsid w:val="00843E7F"/>
    <w:rsid w:val="008502C3"/>
    <w:rsid w:val="00853733"/>
    <w:rsid w:val="00854030"/>
    <w:rsid w:val="00854826"/>
    <w:rsid w:val="00857425"/>
    <w:rsid w:val="00861142"/>
    <w:rsid w:val="00861EC4"/>
    <w:rsid w:val="00862E32"/>
    <w:rsid w:val="00866DEA"/>
    <w:rsid w:val="008678D8"/>
    <w:rsid w:val="00867F6B"/>
    <w:rsid w:val="008752D8"/>
    <w:rsid w:val="008766E7"/>
    <w:rsid w:val="00881EFB"/>
    <w:rsid w:val="008858BA"/>
    <w:rsid w:val="008877FA"/>
    <w:rsid w:val="00890EE9"/>
    <w:rsid w:val="00892C63"/>
    <w:rsid w:val="00894EB8"/>
    <w:rsid w:val="00895E93"/>
    <w:rsid w:val="008A11D9"/>
    <w:rsid w:val="008A121C"/>
    <w:rsid w:val="008A20E1"/>
    <w:rsid w:val="008A4061"/>
    <w:rsid w:val="008A5CC8"/>
    <w:rsid w:val="008A7129"/>
    <w:rsid w:val="008A714A"/>
    <w:rsid w:val="008A7839"/>
    <w:rsid w:val="008B3170"/>
    <w:rsid w:val="008B4491"/>
    <w:rsid w:val="008B5862"/>
    <w:rsid w:val="008C0434"/>
    <w:rsid w:val="008C2A61"/>
    <w:rsid w:val="008D47B1"/>
    <w:rsid w:val="008D5945"/>
    <w:rsid w:val="008E44F3"/>
    <w:rsid w:val="008E79C7"/>
    <w:rsid w:val="008F426F"/>
    <w:rsid w:val="008F43D1"/>
    <w:rsid w:val="008F6019"/>
    <w:rsid w:val="008F6F05"/>
    <w:rsid w:val="008F7AB8"/>
    <w:rsid w:val="008F7F93"/>
    <w:rsid w:val="008F7F9A"/>
    <w:rsid w:val="00900E07"/>
    <w:rsid w:val="0090199F"/>
    <w:rsid w:val="009019A5"/>
    <w:rsid w:val="00904F07"/>
    <w:rsid w:val="0090589B"/>
    <w:rsid w:val="00911DD3"/>
    <w:rsid w:val="00911DF4"/>
    <w:rsid w:val="00924C2C"/>
    <w:rsid w:val="009260EC"/>
    <w:rsid w:val="009356B6"/>
    <w:rsid w:val="00937C7F"/>
    <w:rsid w:val="009411B4"/>
    <w:rsid w:val="009411E9"/>
    <w:rsid w:val="00953B0A"/>
    <w:rsid w:val="00953C86"/>
    <w:rsid w:val="00953CB6"/>
    <w:rsid w:val="00961220"/>
    <w:rsid w:val="009653D2"/>
    <w:rsid w:val="00971A3F"/>
    <w:rsid w:val="00973B92"/>
    <w:rsid w:val="0098053F"/>
    <w:rsid w:val="009812B9"/>
    <w:rsid w:val="00984E63"/>
    <w:rsid w:val="00985A0F"/>
    <w:rsid w:val="00987D06"/>
    <w:rsid w:val="009910FC"/>
    <w:rsid w:val="0099209B"/>
    <w:rsid w:val="009930C4"/>
    <w:rsid w:val="009A75E7"/>
    <w:rsid w:val="009B2CF5"/>
    <w:rsid w:val="009B42BD"/>
    <w:rsid w:val="009B7AFE"/>
    <w:rsid w:val="009C2EA4"/>
    <w:rsid w:val="009C5BD1"/>
    <w:rsid w:val="009D0EEE"/>
    <w:rsid w:val="009D1FA8"/>
    <w:rsid w:val="009D3C83"/>
    <w:rsid w:val="009D40DC"/>
    <w:rsid w:val="009D65EF"/>
    <w:rsid w:val="009D750F"/>
    <w:rsid w:val="009E3C78"/>
    <w:rsid w:val="009E6F18"/>
    <w:rsid w:val="009E7259"/>
    <w:rsid w:val="009E73DF"/>
    <w:rsid w:val="009F0A89"/>
    <w:rsid w:val="009F3C87"/>
    <w:rsid w:val="00A00FE0"/>
    <w:rsid w:val="00A03DAB"/>
    <w:rsid w:val="00A046C5"/>
    <w:rsid w:val="00A06F71"/>
    <w:rsid w:val="00A160EF"/>
    <w:rsid w:val="00A1621A"/>
    <w:rsid w:val="00A20370"/>
    <w:rsid w:val="00A2291C"/>
    <w:rsid w:val="00A252F6"/>
    <w:rsid w:val="00A3256E"/>
    <w:rsid w:val="00A350D3"/>
    <w:rsid w:val="00A35AD6"/>
    <w:rsid w:val="00A37855"/>
    <w:rsid w:val="00A463F8"/>
    <w:rsid w:val="00A46B04"/>
    <w:rsid w:val="00A5349C"/>
    <w:rsid w:val="00A54B7E"/>
    <w:rsid w:val="00A57519"/>
    <w:rsid w:val="00A57E66"/>
    <w:rsid w:val="00A60AD3"/>
    <w:rsid w:val="00A646FB"/>
    <w:rsid w:val="00A64EF6"/>
    <w:rsid w:val="00A6604E"/>
    <w:rsid w:val="00A66803"/>
    <w:rsid w:val="00A66ECB"/>
    <w:rsid w:val="00A70EC2"/>
    <w:rsid w:val="00A73089"/>
    <w:rsid w:val="00A750C5"/>
    <w:rsid w:val="00A75939"/>
    <w:rsid w:val="00A77043"/>
    <w:rsid w:val="00A8129A"/>
    <w:rsid w:val="00A829FF"/>
    <w:rsid w:val="00A8376F"/>
    <w:rsid w:val="00A87667"/>
    <w:rsid w:val="00A91407"/>
    <w:rsid w:val="00A964DD"/>
    <w:rsid w:val="00AA0100"/>
    <w:rsid w:val="00AA1F0E"/>
    <w:rsid w:val="00AA2ADB"/>
    <w:rsid w:val="00AA7EAD"/>
    <w:rsid w:val="00AB0DE9"/>
    <w:rsid w:val="00AB2587"/>
    <w:rsid w:val="00AB2A1D"/>
    <w:rsid w:val="00AB2C97"/>
    <w:rsid w:val="00AB49DD"/>
    <w:rsid w:val="00AB660E"/>
    <w:rsid w:val="00AB6DE1"/>
    <w:rsid w:val="00AC2190"/>
    <w:rsid w:val="00AC35A2"/>
    <w:rsid w:val="00AD1592"/>
    <w:rsid w:val="00AD1B29"/>
    <w:rsid w:val="00AD5587"/>
    <w:rsid w:val="00AD5C67"/>
    <w:rsid w:val="00AD6AA0"/>
    <w:rsid w:val="00AE07F8"/>
    <w:rsid w:val="00AE0D9D"/>
    <w:rsid w:val="00AE2AD8"/>
    <w:rsid w:val="00AF4632"/>
    <w:rsid w:val="00AF49F1"/>
    <w:rsid w:val="00AF5532"/>
    <w:rsid w:val="00B03582"/>
    <w:rsid w:val="00B03D28"/>
    <w:rsid w:val="00B0743E"/>
    <w:rsid w:val="00B07F32"/>
    <w:rsid w:val="00B14F48"/>
    <w:rsid w:val="00B1515A"/>
    <w:rsid w:val="00B23716"/>
    <w:rsid w:val="00B23AC9"/>
    <w:rsid w:val="00B320C1"/>
    <w:rsid w:val="00B338DF"/>
    <w:rsid w:val="00B4020D"/>
    <w:rsid w:val="00B4058E"/>
    <w:rsid w:val="00B415F1"/>
    <w:rsid w:val="00B446C6"/>
    <w:rsid w:val="00B523D0"/>
    <w:rsid w:val="00B5568B"/>
    <w:rsid w:val="00B55F49"/>
    <w:rsid w:val="00B56AC8"/>
    <w:rsid w:val="00B5799E"/>
    <w:rsid w:val="00B62AA5"/>
    <w:rsid w:val="00B64972"/>
    <w:rsid w:val="00B654CE"/>
    <w:rsid w:val="00B67465"/>
    <w:rsid w:val="00B745F9"/>
    <w:rsid w:val="00B74DC0"/>
    <w:rsid w:val="00B8340D"/>
    <w:rsid w:val="00B84136"/>
    <w:rsid w:val="00B87783"/>
    <w:rsid w:val="00B905F6"/>
    <w:rsid w:val="00B90621"/>
    <w:rsid w:val="00B94CE5"/>
    <w:rsid w:val="00BA19BE"/>
    <w:rsid w:val="00BA2BA2"/>
    <w:rsid w:val="00BA575D"/>
    <w:rsid w:val="00BA70DC"/>
    <w:rsid w:val="00BB080A"/>
    <w:rsid w:val="00BB0AC0"/>
    <w:rsid w:val="00BB1A14"/>
    <w:rsid w:val="00BB67B4"/>
    <w:rsid w:val="00BD050B"/>
    <w:rsid w:val="00BD4B9B"/>
    <w:rsid w:val="00BD74B0"/>
    <w:rsid w:val="00BE1BBD"/>
    <w:rsid w:val="00BE65B1"/>
    <w:rsid w:val="00BF168E"/>
    <w:rsid w:val="00BF17CF"/>
    <w:rsid w:val="00BF2265"/>
    <w:rsid w:val="00BF423D"/>
    <w:rsid w:val="00C01892"/>
    <w:rsid w:val="00C0359A"/>
    <w:rsid w:val="00C0629A"/>
    <w:rsid w:val="00C119A5"/>
    <w:rsid w:val="00C121D8"/>
    <w:rsid w:val="00C15147"/>
    <w:rsid w:val="00C20089"/>
    <w:rsid w:val="00C2084C"/>
    <w:rsid w:val="00C20A4F"/>
    <w:rsid w:val="00C20E6E"/>
    <w:rsid w:val="00C225DA"/>
    <w:rsid w:val="00C22BF0"/>
    <w:rsid w:val="00C26284"/>
    <w:rsid w:val="00C3198B"/>
    <w:rsid w:val="00C31BAB"/>
    <w:rsid w:val="00C34E57"/>
    <w:rsid w:val="00C34E91"/>
    <w:rsid w:val="00C36BBD"/>
    <w:rsid w:val="00C37884"/>
    <w:rsid w:val="00C40565"/>
    <w:rsid w:val="00C40B12"/>
    <w:rsid w:val="00C433D2"/>
    <w:rsid w:val="00C4557E"/>
    <w:rsid w:val="00C458E2"/>
    <w:rsid w:val="00C45EDC"/>
    <w:rsid w:val="00C47DA2"/>
    <w:rsid w:val="00C54C14"/>
    <w:rsid w:val="00C5678F"/>
    <w:rsid w:val="00C56801"/>
    <w:rsid w:val="00C67F04"/>
    <w:rsid w:val="00C71608"/>
    <w:rsid w:val="00C727D5"/>
    <w:rsid w:val="00C75D7D"/>
    <w:rsid w:val="00C8115D"/>
    <w:rsid w:val="00C828DF"/>
    <w:rsid w:val="00C82BE3"/>
    <w:rsid w:val="00C92051"/>
    <w:rsid w:val="00C94855"/>
    <w:rsid w:val="00C952CD"/>
    <w:rsid w:val="00C96F23"/>
    <w:rsid w:val="00CA1098"/>
    <w:rsid w:val="00CA207D"/>
    <w:rsid w:val="00CA3657"/>
    <w:rsid w:val="00CA6FCC"/>
    <w:rsid w:val="00CC1AE5"/>
    <w:rsid w:val="00CC200D"/>
    <w:rsid w:val="00CD410D"/>
    <w:rsid w:val="00CD5388"/>
    <w:rsid w:val="00CE1C34"/>
    <w:rsid w:val="00CE1D79"/>
    <w:rsid w:val="00CE32A5"/>
    <w:rsid w:val="00CE5CC1"/>
    <w:rsid w:val="00CF3310"/>
    <w:rsid w:val="00CF3938"/>
    <w:rsid w:val="00CF76CC"/>
    <w:rsid w:val="00CF7EB3"/>
    <w:rsid w:val="00D01155"/>
    <w:rsid w:val="00D02A64"/>
    <w:rsid w:val="00D043E3"/>
    <w:rsid w:val="00D071B7"/>
    <w:rsid w:val="00D11BCF"/>
    <w:rsid w:val="00D1507F"/>
    <w:rsid w:val="00D20F29"/>
    <w:rsid w:val="00D21C99"/>
    <w:rsid w:val="00D30CD4"/>
    <w:rsid w:val="00D400F9"/>
    <w:rsid w:val="00D415FB"/>
    <w:rsid w:val="00D42D6B"/>
    <w:rsid w:val="00D431B4"/>
    <w:rsid w:val="00D51D32"/>
    <w:rsid w:val="00D56896"/>
    <w:rsid w:val="00D574C2"/>
    <w:rsid w:val="00D7040F"/>
    <w:rsid w:val="00D723CB"/>
    <w:rsid w:val="00D83B0E"/>
    <w:rsid w:val="00D908BA"/>
    <w:rsid w:val="00D926DF"/>
    <w:rsid w:val="00D93405"/>
    <w:rsid w:val="00D944D6"/>
    <w:rsid w:val="00D9614B"/>
    <w:rsid w:val="00DA0717"/>
    <w:rsid w:val="00DA1B7B"/>
    <w:rsid w:val="00DA2A32"/>
    <w:rsid w:val="00DA2BB7"/>
    <w:rsid w:val="00DB0860"/>
    <w:rsid w:val="00DB6870"/>
    <w:rsid w:val="00DC0D73"/>
    <w:rsid w:val="00DC282A"/>
    <w:rsid w:val="00DC2F5E"/>
    <w:rsid w:val="00DC614D"/>
    <w:rsid w:val="00DC718F"/>
    <w:rsid w:val="00DD1398"/>
    <w:rsid w:val="00DD2BDB"/>
    <w:rsid w:val="00DD322A"/>
    <w:rsid w:val="00DD3BD3"/>
    <w:rsid w:val="00DD3FA2"/>
    <w:rsid w:val="00DD4FD2"/>
    <w:rsid w:val="00DE09B3"/>
    <w:rsid w:val="00DE4CD1"/>
    <w:rsid w:val="00DE5F9E"/>
    <w:rsid w:val="00DF149B"/>
    <w:rsid w:val="00DF3C7F"/>
    <w:rsid w:val="00DF565E"/>
    <w:rsid w:val="00E00CCD"/>
    <w:rsid w:val="00E010AD"/>
    <w:rsid w:val="00E0155A"/>
    <w:rsid w:val="00E03CB2"/>
    <w:rsid w:val="00E04431"/>
    <w:rsid w:val="00E04573"/>
    <w:rsid w:val="00E04CA0"/>
    <w:rsid w:val="00E05ABA"/>
    <w:rsid w:val="00E07277"/>
    <w:rsid w:val="00E07566"/>
    <w:rsid w:val="00E13FD9"/>
    <w:rsid w:val="00E15185"/>
    <w:rsid w:val="00E24739"/>
    <w:rsid w:val="00E24998"/>
    <w:rsid w:val="00E2629A"/>
    <w:rsid w:val="00E266FD"/>
    <w:rsid w:val="00E32886"/>
    <w:rsid w:val="00E33C81"/>
    <w:rsid w:val="00E34317"/>
    <w:rsid w:val="00E36491"/>
    <w:rsid w:val="00E42067"/>
    <w:rsid w:val="00E43EC8"/>
    <w:rsid w:val="00E46FBA"/>
    <w:rsid w:val="00E47986"/>
    <w:rsid w:val="00E512BE"/>
    <w:rsid w:val="00E53F35"/>
    <w:rsid w:val="00E54BFE"/>
    <w:rsid w:val="00E55535"/>
    <w:rsid w:val="00E55B7D"/>
    <w:rsid w:val="00E56649"/>
    <w:rsid w:val="00E6592A"/>
    <w:rsid w:val="00E748AE"/>
    <w:rsid w:val="00E77D5D"/>
    <w:rsid w:val="00E8056C"/>
    <w:rsid w:val="00E80FB7"/>
    <w:rsid w:val="00E83E1B"/>
    <w:rsid w:val="00E867F3"/>
    <w:rsid w:val="00E86FDC"/>
    <w:rsid w:val="00E935D9"/>
    <w:rsid w:val="00E968F9"/>
    <w:rsid w:val="00E9724A"/>
    <w:rsid w:val="00EA2246"/>
    <w:rsid w:val="00EA376E"/>
    <w:rsid w:val="00EA37E3"/>
    <w:rsid w:val="00EB2A8D"/>
    <w:rsid w:val="00EB3D7B"/>
    <w:rsid w:val="00EB5B9C"/>
    <w:rsid w:val="00EC6529"/>
    <w:rsid w:val="00EC69E3"/>
    <w:rsid w:val="00ED29DF"/>
    <w:rsid w:val="00ED5E0F"/>
    <w:rsid w:val="00EE05B4"/>
    <w:rsid w:val="00EE34B6"/>
    <w:rsid w:val="00EE5B91"/>
    <w:rsid w:val="00EE616B"/>
    <w:rsid w:val="00EE6979"/>
    <w:rsid w:val="00EF0C45"/>
    <w:rsid w:val="00EF1B0E"/>
    <w:rsid w:val="00EF2305"/>
    <w:rsid w:val="00EF25AB"/>
    <w:rsid w:val="00EF2C40"/>
    <w:rsid w:val="00EF4B8D"/>
    <w:rsid w:val="00EF4F6F"/>
    <w:rsid w:val="00EF5C33"/>
    <w:rsid w:val="00EF7FC4"/>
    <w:rsid w:val="00F06DCC"/>
    <w:rsid w:val="00F07346"/>
    <w:rsid w:val="00F07555"/>
    <w:rsid w:val="00F1642F"/>
    <w:rsid w:val="00F164AC"/>
    <w:rsid w:val="00F210C7"/>
    <w:rsid w:val="00F2241A"/>
    <w:rsid w:val="00F25A68"/>
    <w:rsid w:val="00F26020"/>
    <w:rsid w:val="00F27A5B"/>
    <w:rsid w:val="00F3501F"/>
    <w:rsid w:val="00F41821"/>
    <w:rsid w:val="00F41E98"/>
    <w:rsid w:val="00F4719B"/>
    <w:rsid w:val="00F47A73"/>
    <w:rsid w:val="00F504F5"/>
    <w:rsid w:val="00F50C5D"/>
    <w:rsid w:val="00F5539A"/>
    <w:rsid w:val="00F567E5"/>
    <w:rsid w:val="00F60970"/>
    <w:rsid w:val="00F621A9"/>
    <w:rsid w:val="00F62ED4"/>
    <w:rsid w:val="00F64462"/>
    <w:rsid w:val="00F65EB7"/>
    <w:rsid w:val="00F6610C"/>
    <w:rsid w:val="00F67219"/>
    <w:rsid w:val="00F679FD"/>
    <w:rsid w:val="00F70AB1"/>
    <w:rsid w:val="00F7156A"/>
    <w:rsid w:val="00F73515"/>
    <w:rsid w:val="00F73F82"/>
    <w:rsid w:val="00F775DD"/>
    <w:rsid w:val="00F80910"/>
    <w:rsid w:val="00F829E1"/>
    <w:rsid w:val="00F83172"/>
    <w:rsid w:val="00F834AC"/>
    <w:rsid w:val="00F83B41"/>
    <w:rsid w:val="00F90B7F"/>
    <w:rsid w:val="00F93D61"/>
    <w:rsid w:val="00F966DC"/>
    <w:rsid w:val="00FA09D9"/>
    <w:rsid w:val="00FA3B6D"/>
    <w:rsid w:val="00FA55C3"/>
    <w:rsid w:val="00FA5B7B"/>
    <w:rsid w:val="00FB1486"/>
    <w:rsid w:val="00FB395C"/>
    <w:rsid w:val="00FB3ADB"/>
    <w:rsid w:val="00FB40C6"/>
    <w:rsid w:val="00FB55AB"/>
    <w:rsid w:val="00FB6231"/>
    <w:rsid w:val="00FC4D56"/>
    <w:rsid w:val="00FC53C3"/>
    <w:rsid w:val="00FE0C0E"/>
    <w:rsid w:val="00FE1E4E"/>
    <w:rsid w:val="00FE3C54"/>
    <w:rsid w:val="00FE3DB8"/>
    <w:rsid w:val="00FE3FF7"/>
    <w:rsid w:val="00FE5ADC"/>
    <w:rsid w:val="00FE792E"/>
    <w:rsid w:val="00FF03C5"/>
    <w:rsid w:val="00FF09F9"/>
    <w:rsid w:val="00FF14F8"/>
    <w:rsid w:val="00FF16CF"/>
    <w:rsid w:val="00FF482D"/>
    <w:rsid w:val="00FF5BE1"/>
    <w:rsid w:val="00F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01DE"/>
  <w15:docId w15:val="{D4120341-1015-40DC-ACDC-BC8A01DB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884"/>
  </w:style>
  <w:style w:type="paragraph" w:styleId="Heading1">
    <w:name w:val="heading 1"/>
    <w:basedOn w:val="Normal"/>
    <w:next w:val="Normal"/>
    <w:link w:val="Heading1Char"/>
    <w:uiPriority w:val="9"/>
    <w:qFormat/>
    <w:rsid w:val="00C37884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88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8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Shading1">
    <w:name w:val="Light Shading1"/>
    <w:basedOn w:val="TableNormal"/>
    <w:uiPriority w:val="60"/>
    <w:rsid w:val="00C37884"/>
    <w:rPr>
      <w:rFonts w:eastAsia="Calibri"/>
      <w:color w:val="000000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NoList1">
    <w:name w:val="No List1"/>
    <w:next w:val="NoList"/>
    <w:uiPriority w:val="99"/>
    <w:semiHidden/>
    <w:unhideWhenUsed/>
    <w:rsid w:val="00C37884"/>
  </w:style>
  <w:style w:type="table" w:customStyle="1" w:styleId="TableGrid1">
    <w:name w:val="Table Grid1"/>
    <w:basedOn w:val="TableNormal"/>
    <w:next w:val="TableGrid"/>
    <w:uiPriority w:val="59"/>
    <w:rsid w:val="00C37884"/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37884"/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TAReport">
    <w:name w:val="OTA Report"/>
    <w:basedOn w:val="Normal"/>
    <w:qFormat/>
    <w:rsid w:val="00C37884"/>
    <w:pPr>
      <w:spacing w:line="360" w:lineRule="auto"/>
      <w:ind w:left="720" w:hanging="720"/>
    </w:pPr>
  </w:style>
  <w:style w:type="character" w:customStyle="1" w:styleId="Heading1Char">
    <w:name w:val="Heading 1 Char"/>
    <w:link w:val="Heading1"/>
    <w:uiPriority w:val="9"/>
    <w:rsid w:val="00C37884"/>
    <w:rPr>
      <w:rFonts w:ascii="Cambria" w:eastAsia="SimSun" w:hAnsi="Cambria" w:cs="Times New Roman"/>
      <w:b/>
      <w:bCs/>
      <w:color w:val="365F91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378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78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7884"/>
    <w:pPr>
      <w:spacing w:after="100"/>
      <w:ind w:left="44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C37884"/>
    <w:rPr>
      <w:rFonts w:ascii="Times New Roman" w:eastAsiaTheme="minorHAnsi" w:hAnsi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7884"/>
    <w:rPr>
      <w:rFonts w:ascii="Times New Roman" w:eastAsiaTheme="minorHAnsi" w:hAnsi="Times New Roman" w:cs="Times New Roman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C37884"/>
    <w:rPr>
      <w:b/>
      <w:bCs/>
      <w:color w:val="4F81BD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37884"/>
    <w:rPr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37884"/>
    <w:rPr>
      <w:rFonts w:ascii="Times New Roman" w:eastAsiaTheme="minorHAnsi" w:hAnsi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C37884"/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E04573"/>
    <w:rPr>
      <w:color w:val="0563C1" w:themeColor="hyperlink"/>
      <w:u w:val="single"/>
      <w:rPrChange w:id="0" w:author="Denney, Lisa" w:date="2026-09-25T20:00:00Z">
        <w:rPr>
          <w:color w:val="0000FF"/>
          <w:u w:val="single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7884"/>
    <w:rPr>
      <w:rFonts w:ascii="Tahoma" w:eastAsia="Calibri" w:hAnsi="Tahoma" w:cs="Tahoma"/>
      <w:sz w:val="16"/>
      <w:szCs w:val="16"/>
      <w:lang w:eastAsia="en-US"/>
    </w:rPr>
  </w:style>
  <w:style w:type="paragraph" w:styleId="NoSpacing">
    <w:name w:val="No Spacing"/>
    <w:link w:val="NoSpacingChar"/>
    <w:uiPriority w:val="1"/>
    <w:qFormat/>
    <w:rsid w:val="00C37884"/>
    <w:rPr>
      <w:rFonts w:eastAsia="SimSun"/>
      <w:lang w:eastAsia="ja-JP"/>
    </w:rPr>
  </w:style>
  <w:style w:type="character" w:customStyle="1" w:styleId="NoSpacingChar">
    <w:name w:val="No Spacing Char"/>
    <w:link w:val="NoSpacing"/>
    <w:uiPriority w:val="1"/>
    <w:rsid w:val="00C37884"/>
    <w:rPr>
      <w:rFonts w:ascii="Calibri" w:eastAsia="SimSun" w:hAnsi="Calibri" w:cs="Times New Roman"/>
      <w:lang w:eastAsia="ja-JP"/>
    </w:rPr>
  </w:style>
  <w:style w:type="table" w:styleId="LightShading">
    <w:name w:val="Light Shading"/>
    <w:basedOn w:val="TableNormal"/>
    <w:uiPriority w:val="60"/>
    <w:rsid w:val="00C37884"/>
    <w:rPr>
      <w:rFonts w:eastAsia="Calibri"/>
      <w:color w:val="000000" w:themeColor="text1" w:themeShade="BF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C37884"/>
    <w:pPr>
      <w:ind w:left="720"/>
      <w:contextualSpacing/>
    </w:pPr>
    <w:rPr>
      <w:rFonts w:asciiTheme="minorHAnsi" w:eastAsiaTheme="minorHAnsi" w:hAnsiTheme="minorHAnsi"/>
    </w:rPr>
  </w:style>
  <w:style w:type="character" w:styleId="IntenseEmphasis">
    <w:name w:val="Intense Emphasis"/>
    <w:uiPriority w:val="21"/>
    <w:qFormat/>
    <w:rsid w:val="00C37884"/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7884"/>
    <w:pPr>
      <w:outlineLvl w:val="9"/>
    </w:pPr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B"/>
    <w:rPr>
      <w:rFonts w:ascii="Calibri" w:eastAsiaTheme="minorEastAsia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B"/>
    <w:rPr>
      <w:rFonts w:ascii="Times New Roman" w:eastAsiaTheme="minorHAnsi" w:hAnsi="Times New Roman" w:cs="Times New Roman"/>
      <w:b/>
      <w:bCs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F6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68AE9-364E-2445-9361-B479945B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Charleston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Bing Pan</dc:creator>
  <cp:lastModifiedBy>Arthur Souza Rodrigues</cp:lastModifiedBy>
  <cp:revision>1</cp:revision>
  <dcterms:created xsi:type="dcterms:W3CDTF">2019-01-11T22:22:00Z</dcterms:created>
  <dcterms:modified xsi:type="dcterms:W3CDTF">2026-09-26T00:00:00Z</dcterms:modified>
</cp:coreProperties>
</file>