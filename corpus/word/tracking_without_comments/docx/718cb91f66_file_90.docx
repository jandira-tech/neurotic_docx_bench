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343356" w14:textId="77777777" w:rsidR="00F02B9A" w:rsidRDefault="00F02B9A">
      <w:r>
        <w:t>file_90.docx</w:t>
      </w:r>
    </w:p>
    <w:p w14:paraId="49C36CA3" w14:textId="52216533" w:rsidR="0054288F" w:rsidRDefault="00217D16">
      <w:r>
        <w:t>Inventory List</w:t>
      </w:r>
    </w:p>
    <w:p w14:paraId="692B81C7" w14:textId="77777777" w:rsidR="0054288F" w:rsidRDefault="0054288F"/>
    <w:p w14:paraId="451EA3F5" w14:textId="77777777" w:rsidR="0054288F" w:rsidRDefault="0054288F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4288F" w14:paraId="019C1F8F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4C0BA" w14:textId="77777777" w:rsidR="0054288F" w:rsidRDefault="00217D16">
            <w:r>
              <w:t>Item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2676D" w14:textId="77777777" w:rsidR="0054288F" w:rsidRDefault="00217D16">
            <w:r>
              <w:t>Stock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6A1DB" w14:textId="77777777" w:rsidR="0054288F" w:rsidRDefault="00217D16">
            <w:r>
              <w:t>Price</w:t>
            </w:r>
          </w:p>
        </w:tc>
      </w:tr>
      <w:tr w:rsidR="0054288F" w14:paraId="0866DAA6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371FC" w14:textId="77777777" w:rsidR="0054288F" w:rsidRDefault="00217D16">
            <w:del w:id="0" w:author="Online User" w:date="2026-05-14T20:35:00Z">
              <w:r>
                <w:delText>Laptop Pro 15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8C3DD" w14:textId="77777777" w:rsidR="0054288F" w:rsidRDefault="00217D16">
            <w:r>
              <w:t>10 units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EC921" w14:textId="77777777" w:rsidR="0054288F" w:rsidRDefault="00217D16">
            <w:r>
              <w:t>$1,200</w:t>
            </w:r>
          </w:p>
        </w:tc>
      </w:tr>
      <w:tr w:rsidR="0054288F" w14:paraId="23184D1E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EB5BE" w14:textId="77777777" w:rsidR="0054288F" w:rsidRDefault="00217D16">
            <w:r>
              <w:t>Wireless Mouse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F3701" w14:textId="77777777" w:rsidR="0054288F" w:rsidRDefault="00217D16">
            <w:del w:id="1" w:author="Online User" w:date="2026-05-14T20:35:00Z">
              <w:r>
                <w:delText>50 units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DFA4E" w14:textId="77777777" w:rsidR="0054288F" w:rsidRDefault="00217D16">
            <w:r>
              <w:t>$25</w:t>
            </w:r>
          </w:p>
        </w:tc>
      </w:tr>
    </w:tbl>
    <w:p w14:paraId="76533603" w14:textId="77777777" w:rsidR="0054288F" w:rsidRDefault="0054288F"/>
    <w:sectPr w:rsidR="0054288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288F"/>
    <w:rsid w:val="0054288F"/>
    <w:rsid w:val="00D53FE7"/>
    <w:rsid w:val="00F02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E8AE56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2026-05-14T20:35:00Z</dcterms:created>
  <dcterms:modified xsi:type="dcterms:W3CDTF">2026-07-11T01:36:00Z</dcterms:modified>
</cp:coreProperties>
</file>