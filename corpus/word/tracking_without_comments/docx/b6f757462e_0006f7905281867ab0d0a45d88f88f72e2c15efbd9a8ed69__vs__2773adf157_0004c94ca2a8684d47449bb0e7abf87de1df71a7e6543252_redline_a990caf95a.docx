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EFD4AE" w14:textId="77777777" w:rsidR="001E08FA" w:rsidRDefault="001E08FA" w:rsidP="001E08FA">
      <w:pPr>
        <w:rPr>
          <w:ins w:id="16" w:author="1" w:date="2026-09-22T12:14:00Z" w16du:dateUtc="2026-09-22T16:14:00Z"/>
          <w:szCs w:val="24"/>
        </w:rPr>
      </w:pPr>
    </w:p>
    <w:p w14:paraId="23BF0CED" w14:textId="77777777" w:rsidR="001E08FA" w:rsidRDefault="00C40747" w:rsidP="001E08FA">
      <w:pPr>
        <w:rPr>
          <w:ins w:id="17" w:author="1" w:date="2026-09-22T12:14:00Z" w16du:dateUtc="2026-09-22T16:14:00Z"/>
          <w:b/>
          <w:szCs w:val="24"/>
        </w:rPr>
      </w:pPr>
      <w:ins w:id="18" w:author="1" w:date="2026-09-22T12:14:00Z" w16du:dateUtc="2026-09-22T16:14: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8"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735FA15B" w14:textId="77777777" w:rsidR="001E08FA" w:rsidRDefault="001E08FA" w:rsidP="001E08FA">
      <w:pPr>
        <w:jc w:val="center"/>
        <w:rPr>
          <w:ins w:id="19" w:author="1" w:date="2026-09-22T12:14:00Z" w16du:dateUtc="2026-09-22T16:14:00Z"/>
          <w:b/>
          <w:szCs w:val="24"/>
        </w:rPr>
      </w:pPr>
    </w:p>
    <w:p w14:paraId="36BE2847" w14:textId="77777777" w:rsidR="001E08FA" w:rsidRDefault="001E08FA" w:rsidP="001E08FA">
      <w:pPr>
        <w:jc w:val="center"/>
        <w:rPr>
          <w:ins w:id="20" w:author="1" w:date="2026-09-22T12:14:00Z" w16du:dateUtc="2026-09-22T16:14:00Z"/>
          <w:b/>
          <w:szCs w:val="24"/>
        </w:rPr>
      </w:pPr>
    </w:p>
    <w:p w14:paraId="381C0E2D" w14:textId="77777777" w:rsidR="001E08FA" w:rsidRPr="001E08FA" w:rsidRDefault="001E08FA" w:rsidP="001E08FA">
      <w:pPr>
        <w:rPr>
          <w:ins w:id="21" w:author="1" w:date="2026-09-22T12:14:00Z" w16du:dateUtc="2026-09-22T16:14:00Z"/>
          <w:rFonts w:ascii="Times New Roman" w:hAnsi="Times New Roman" w:cs="Times New Roman"/>
          <w:b/>
          <w:sz w:val="24"/>
          <w:szCs w:val="24"/>
        </w:rPr>
      </w:pPr>
    </w:p>
    <w:p w14:paraId="27589AC8" w14:textId="77777777" w:rsidR="001E08FA" w:rsidRDefault="001E08FA" w:rsidP="001E08FA">
      <w:pPr>
        <w:jc w:val="center"/>
        <w:rPr>
          <w:ins w:id="22" w:author="1" w:date="2026-09-22T12:14:00Z" w16du:dateUtc="2026-09-22T16:14:00Z"/>
          <w:rFonts w:ascii="Times New Roman" w:hAnsi="Times New Roman" w:cs="Times New Roman"/>
          <w:b/>
          <w:sz w:val="24"/>
          <w:szCs w:val="24"/>
        </w:rPr>
      </w:pPr>
    </w:p>
    <w:p w14:paraId="0D36BA9C" w14:textId="77777777" w:rsidR="00F37F73" w:rsidRDefault="001E08FA" w:rsidP="001E08FA">
      <w:pPr>
        <w:jc w:val="center"/>
        <w:rPr>
          <w:ins w:id="23" w:author="1" w:date="2026-09-22T12:14:00Z" w16du:dateUtc="2026-09-22T16:14:00Z"/>
          <w:rFonts w:ascii="Times New Roman" w:hAnsi="Times New Roman" w:cs="Times New Roman"/>
          <w:b/>
          <w:sz w:val="24"/>
          <w:szCs w:val="24"/>
        </w:rPr>
      </w:pPr>
      <w:ins w:id="24" w:author="1" w:date="2026-09-22T12:14:00Z" w16du:dateUtc="2026-09-22T16:14:00Z">
        <w:r w:rsidRPr="001E08FA">
          <w:rPr>
            <w:rFonts w:ascii="Times New Roman" w:hAnsi="Times New Roman" w:cs="Times New Roman"/>
            <w:b/>
            <w:sz w:val="24"/>
            <w:szCs w:val="24"/>
          </w:rPr>
          <w:t xml:space="preserve">МУНИЦИПАЛЬНЫЙ СОВЕТ </w:t>
        </w:r>
      </w:ins>
    </w:p>
    <w:p w14:paraId="07A19EE2" w14:textId="77777777" w:rsidR="001E08FA" w:rsidRPr="001E08FA" w:rsidRDefault="001E08FA" w:rsidP="001E08FA">
      <w:pPr>
        <w:jc w:val="center"/>
        <w:rPr>
          <w:ins w:id="25" w:author="1" w:date="2026-09-22T12:14:00Z" w16du:dateUtc="2026-09-22T16:14:00Z"/>
          <w:rFonts w:ascii="Times New Roman" w:hAnsi="Times New Roman" w:cs="Times New Roman"/>
          <w:b/>
          <w:sz w:val="24"/>
          <w:szCs w:val="24"/>
        </w:rPr>
      </w:pPr>
      <w:ins w:id="26" w:author="1" w:date="2026-09-22T12:14:00Z" w16du:dateUtc="2026-09-22T16:14:00Z">
        <w:r w:rsidRPr="001E08FA">
          <w:rPr>
            <w:rFonts w:ascii="Times New Roman" w:hAnsi="Times New Roman" w:cs="Times New Roman"/>
            <w:b/>
            <w:sz w:val="24"/>
            <w:szCs w:val="24"/>
          </w:rPr>
          <w:t>МУНИЦИПАЛЬНОГО ОБРАЗОВАНИЯ ПОСЕЛОК СТРЕЛЬНА</w:t>
        </w:r>
      </w:ins>
    </w:p>
    <w:p w14:paraId="5E58FE05" w14:textId="77777777" w:rsidR="001E08FA" w:rsidRPr="001E08FA" w:rsidRDefault="001E08FA" w:rsidP="001E08FA">
      <w:pPr>
        <w:pBdr>
          <w:bottom w:val="single" w:sz="12" w:space="1" w:color="auto"/>
        </w:pBdr>
        <w:jc w:val="center"/>
        <w:rPr>
          <w:ins w:id="27" w:author="1" w:date="2026-09-22T12:14:00Z" w16du:dateUtc="2026-09-22T16:14:00Z"/>
          <w:rFonts w:ascii="Times New Roman" w:hAnsi="Times New Roman" w:cs="Times New Roman"/>
          <w:b/>
          <w:sz w:val="24"/>
          <w:szCs w:val="24"/>
        </w:rPr>
      </w:pPr>
      <w:ins w:id="28" w:author="1" w:date="2026-09-22T12:14:00Z" w16du:dateUtc="2026-09-22T16:14: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1715EF51" w14:textId="77777777" w:rsidR="001E08FA" w:rsidRPr="001E08FA" w:rsidRDefault="001E08FA" w:rsidP="001E08FA">
      <w:pPr>
        <w:pStyle w:val="Heading1"/>
        <w:tabs>
          <w:tab w:val="num" w:pos="0"/>
        </w:tabs>
        <w:suppressAutoHyphens/>
        <w:ind w:left="432" w:hanging="432"/>
        <w:jc w:val="center"/>
        <w:rPr>
          <w:ins w:id="29" w:author="1" w:date="2026-09-22T12:14:00Z" w16du:dateUtc="2026-09-22T16:14:00Z"/>
          <w:b/>
          <w:sz w:val="24"/>
          <w:szCs w:val="24"/>
        </w:rPr>
      </w:pPr>
    </w:p>
    <w:p w14:paraId="3F8AC6AD" w14:textId="77777777" w:rsidR="001E08FA" w:rsidRPr="001E08FA" w:rsidRDefault="001E08FA" w:rsidP="001E08FA">
      <w:pPr>
        <w:pStyle w:val="Heading1"/>
        <w:tabs>
          <w:tab w:val="num" w:pos="0"/>
        </w:tabs>
        <w:suppressAutoHyphens/>
        <w:ind w:left="432" w:hanging="432"/>
        <w:jc w:val="center"/>
        <w:rPr>
          <w:ins w:id="30" w:author="1" w:date="2026-09-22T12:14:00Z" w16du:dateUtc="2026-09-22T16:14:00Z"/>
          <w:b/>
          <w:sz w:val="24"/>
          <w:szCs w:val="24"/>
        </w:rPr>
      </w:pPr>
      <w:ins w:id="31" w:author="1" w:date="2026-09-22T12:14:00Z" w16du:dateUtc="2026-09-22T16:14:00Z">
        <w:r w:rsidRPr="001E08FA">
          <w:rPr>
            <w:b/>
            <w:sz w:val="24"/>
            <w:szCs w:val="24"/>
          </w:rPr>
          <w:t>РЕШЕНИЕ (проект)</w:t>
        </w:r>
      </w:ins>
    </w:p>
    <w:p w14:paraId="49F4A2EE" w14:textId="77777777" w:rsidR="001E08FA" w:rsidRPr="001E08FA" w:rsidRDefault="001E08FA" w:rsidP="001E08FA">
      <w:pPr>
        <w:rPr>
          <w:ins w:id="32" w:author="1" w:date="2026-09-22T12:14:00Z" w16du:dateUtc="2026-09-22T16:14:00Z"/>
          <w:rFonts w:ascii="Times New Roman" w:hAnsi="Times New Roman" w:cs="Times New Roman"/>
          <w:sz w:val="24"/>
          <w:szCs w:val="24"/>
        </w:rPr>
      </w:pPr>
    </w:p>
    <w:p w14:paraId="491B5442" w14:textId="77777777" w:rsidR="001E08FA" w:rsidRPr="001E08FA" w:rsidRDefault="001E08FA" w:rsidP="001E08FA">
      <w:pPr>
        <w:rPr>
          <w:ins w:id="33" w:author="1" w:date="2026-09-22T12:14:00Z" w16du:dateUtc="2026-09-22T16:14:00Z"/>
          <w:rFonts w:ascii="Times New Roman" w:hAnsi="Times New Roman" w:cs="Times New Roman"/>
          <w:sz w:val="24"/>
          <w:szCs w:val="24"/>
        </w:rPr>
      </w:pPr>
      <w:ins w:id="34" w:author="1" w:date="2026-09-22T12:14:00Z" w16du:dateUtc="2026-09-22T16:14:00Z">
        <w:r w:rsidRPr="001E08FA">
          <w:rPr>
            <w:rFonts w:ascii="Times New Roman" w:hAnsi="Times New Roman" w:cs="Times New Roman"/>
            <w:sz w:val="24"/>
            <w:szCs w:val="24"/>
          </w:rPr>
          <w:t xml:space="preserve">  от __________ 2017 года                                                                                                      №__</w:t>
        </w:r>
      </w:ins>
    </w:p>
    <w:p w14:paraId="387C52FA" w14:textId="77777777" w:rsidR="001E08FA" w:rsidRPr="001E08FA" w:rsidRDefault="001E08FA" w:rsidP="001E08FA">
      <w:pPr>
        <w:rPr>
          <w:ins w:id="35" w:author="1" w:date="2026-09-22T12:14:00Z" w16du:dateUtc="2026-09-22T16:14:00Z"/>
          <w:rFonts w:ascii="Times New Roman" w:hAnsi="Times New Roman" w:cs="Times New Roman"/>
          <w:b/>
          <w:bCs/>
          <w:sz w:val="24"/>
          <w:szCs w:val="24"/>
        </w:rPr>
      </w:pPr>
    </w:p>
    <w:p w14:paraId="148802FC" w14:textId="77777777" w:rsidR="001E08FA" w:rsidRPr="001E08FA" w:rsidRDefault="001E08FA" w:rsidP="001E08FA">
      <w:pPr>
        <w:rPr>
          <w:ins w:id="36" w:author="1" w:date="2026-09-22T12:14:00Z" w16du:dateUtc="2026-09-22T16:14:00Z"/>
          <w:rFonts w:ascii="Times New Roman" w:hAnsi="Times New Roman" w:cs="Times New Roman"/>
          <w:sz w:val="24"/>
          <w:szCs w:val="24"/>
        </w:rPr>
      </w:pPr>
    </w:p>
    <w:p w14:paraId="40E73FEF" w14:textId="77777777" w:rsidR="00F37F73" w:rsidRDefault="00F37F73" w:rsidP="001E08FA">
      <w:pPr>
        <w:pStyle w:val="NormalWeb"/>
        <w:spacing w:before="0" w:beforeAutospacing="0" w:after="0" w:afterAutospacing="0"/>
        <w:jc w:val="center"/>
        <w:rPr>
          <w:ins w:id="37" w:author="1" w:date="2026-09-22T12:14:00Z" w16du:dateUtc="2026-09-22T16:14:00Z"/>
          <w:b/>
          <w:spacing w:val="-2"/>
        </w:rPr>
      </w:pPr>
    </w:p>
    <w:p w14:paraId="028C8B1F" w14:textId="77777777" w:rsidR="001E08FA" w:rsidRPr="001E08FA" w:rsidRDefault="00F37F73" w:rsidP="00F37F73">
      <w:pPr>
        <w:pStyle w:val="NormalWeb"/>
        <w:spacing w:before="0" w:beforeAutospacing="0" w:after="0" w:afterAutospacing="0"/>
        <w:jc w:val="center"/>
        <w:rPr>
          <w:ins w:id="38" w:author="1" w:date="2026-09-22T12:14:00Z" w16du:dateUtc="2026-09-22T16:14:00Z"/>
          <w:b/>
          <w:spacing w:val="-2"/>
        </w:rPr>
      </w:pPr>
      <w:ins w:id="39" w:author="1" w:date="2026-09-22T12:14:00Z" w16du:dateUtc="2026-09-22T16:14: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64C1C8D3" w14:textId="77777777" w:rsidR="001E08FA" w:rsidRPr="001E08FA" w:rsidRDefault="001E08FA" w:rsidP="001E08FA">
      <w:pPr>
        <w:pStyle w:val="NormalWeb"/>
        <w:spacing w:before="0" w:beforeAutospacing="0" w:after="0" w:afterAutospacing="0"/>
        <w:jc w:val="center"/>
        <w:rPr>
          <w:ins w:id="40" w:author="1" w:date="2026-09-22T12:14:00Z" w16du:dateUtc="2026-09-22T16:14:00Z"/>
          <w:b/>
          <w:spacing w:val="-2"/>
        </w:rPr>
      </w:pPr>
    </w:p>
    <w:p w14:paraId="79423911" w14:textId="77777777" w:rsidR="001E08FA" w:rsidRDefault="001E08FA" w:rsidP="001E08FA">
      <w:pPr>
        <w:pStyle w:val="21"/>
        <w:jc w:val="center"/>
        <w:rPr>
          <w:ins w:id="41" w:author="1" w:date="2026-09-22T12:14:00Z" w16du:dateUtc="2026-09-22T16:14:00Z"/>
          <w:sz w:val="24"/>
          <w:szCs w:val="24"/>
        </w:rPr>
      </w:pPr>
    </w:p>
    <w:p w14:paraId="7C944007" w14:textId="77777777" w:rsidR="001E08FA" w:rsidRDefault="001E08FA" w:rsidP="009C61C2">
      <w:pPr>
        <w:pStyle w:val="21"/>
        <w:jc w:val="both"/>
        <w:rPr>
          <w:ins w:id="42" w:author="1" w:date="2026-09-22T12:14:00Z" w16du:dateUtc="2026-09-22T16:14:00Z"/>
          <w:sz w:val="24"/>
          <w:szCs w:val="24"/>
        </w:rPr>
      </w:pPr>
      <w:ins w:id="43" w:author="1" w:date="2026-09-22T12:14:00Z" w16du:dateUtc="2026-09-22T16:14: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5E693A50" w14:textId="77777777" w:rsidR="001E08FA" w:rsidRDefault="001E08FA" w:rsidP="001E08FA">
      <w:pPr>
        <w:pStyle w:val="21"/>
        <w:jc w:val="center"/>
        <w:rPr>
          <w:ins w:id="44" w:author="1" w:date="2026-09-22T12:14:00Z" w16du:dateUtc="2026-09-22T16:14:00Z"/>
          <w:sz w:val="24"/>
          <w:szCs w:val="24"/>
        </w:rPr>
      </w:pPr>
    </w:p>
    <w:p w14:paraId="05EEECF4" w14:textId="77777777" w:rsidR="001E08FA" w:rsidRPr="001E08FA" w:rsidRDefault="001E08FA" w:rsidP="001E08FA">
      <w:pPr>
        <w:pStyle w:val="21"/>
        <w:jc w:val="center"/>
        <w:rPr>
          <w:ins w:id="45" w:author="1" w:date="2026-09-22T12:14:00Z" w16du:dateUtc="2026-09-22T16:14:00Z"/>
          <w:b/>
          <w:sz w:val="24"/>
          <w:szCs w:val="24"/>
        </w:rPr>
      </w:pPr>
      <w:ins w:id="46" w:author="1" w:date="2026-09-22T12:14:00Z" w16du:dateUtc="2026-09-22T16:14:00Z">
        <w:r w:rsidRPr="001E08FA">
          <w:rPr>
            <w:sz w:val="24"/>
            <w:szCs w:val="24"/>
          </w:rPr>
          <w:t> </w:t>
        </w:r>
        <w:r w:rsidRPr="001E08FA">
          <w:rPr>
            <w:b/>
            <w:sz w:val="24"/>
            <w:szCs w:val="24"/>
          </w:rPr>
          <w:t>МУНИЦИПАЛЬНЫЙ СОВЕТ</w:t>
        </w:r>
      </w:ins>
    </w:p>
    <w:p w14:paraId="3A04F09B" w14:textId="77777777" w:rsidR="001E08FA" w:rsidRPr="001E08FA" w:rsidRDefault="001E08FA" w:rsidP="001E08FA">
      <w:pPr>
        <w:pStyle w:val="21"/>
        <w:jc w:val="center"/>
        <w:rPr>
          <w:ins w:id="47" w:author="1" w:date="2026-09-22T12:14:00Z" w16du:dateUtc="2026-09-22T16:14:00Z"/>
          <w:b/>
          <w:sz w:val="24"/>
          <w:szCs w:val="24"/>
        </w:rPr>
      </w:pPr>
      <w:ins w:id="48" w:author="1" w:date="2026-09-22T12:14:00Z" w16du:dateUtc="2026-09-22T16:14:00Z">
        <w:r w:rsidRPr="001E08FA">
          <w:rPr>
            <w:b/>
            <w:sz w:val="24"/>
            <w:szCs w:val="24"/>
          </w:rPr>
          <w:t>РЕШИЛ:</w:t>
        </w:r>
      </w:ins>
    </w:p>
    <w:p w14:paraId="6A8F4B57" w14:textId="77777777" w:rsidR="001E08FA" w:rsidRPr="001E08FA" w:rsidRDefault="001E08FA" w:rsidP="001E08FA">
      <w:pPr>
        <w:pStyle w:val="21"/>
        <w:jc w:val="center"/>
        <w:rPr>
          <w:ins w:id="49" w:author="1" w:date="2026-09-22T12:14:00Z" w16du:dateUtc="2026-09-22T16:14:00Z"/>
          <w:b/>
          <w:sz w:val="24"/>
          <w:szCs w:val="24"/>
        </w:rPr>
      </w:pPr>
    </w:p>
    <w:p w14:paraId="164A2B10" w14:textId="77777777" w:rsidR="00F37F73" w:rsidRDefault="00F37F73" w:rsidP="00F37F73">
      <w:pPr>
        <w:numPr>
          <w:ilvl w:val="0"/>
          <w:numId w:val="46"/>
        </w:numPr>
        <w:ind w:left="0" w:firstLine="709"/>
        <w:jc w:val="both"/>
        <w:rPr>
          <w:ins w:id="50" w:author="1" w:date="2026-09-22T12:14:00Z" w16du:dateUtc="2026-09-22T16:14:00Z"/>
          <w:rFonts w:ascii="Times New Roman" w:hAnsi="Times New Roman" w:cs="Times New Roman"/>
          <w:sz w:val="24"/>
          <w:szCs w:val="24"/>
        </w:rPr>
      </w:pPr>
      <w:ins w:id="51" w:author="1" w:date="2026-09-22T12:14:00Z" w16du:dateUtc="2026-09-22T16:14: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3662D237" w14:textId="77777777" w:rsidR="00F37F73" w:rsidRDefault="000B0709" w:rsidP="00FF542C">
      <w:pPr>
        <w:pStyle w:val="ListParagraph"/>
        <w:numPr>
          <w:ilvl w:val="0"/>
          <w:numId w:val="48"/>
        </w:numPr>
        <w:tabs>
          <w:tab w:val="left" w:pos="1134"/>
        </w:tabs>
        <w:ind w:left="0" w:firstLine="709"/>
        <w:jc w:val="both"/>
        <w:rPr>
          <w:ins w:id="52" w:author="1" w:date="2026-09-22T12:14:00Z" w16du:dateUtc="2026-09-22T16:14:00Z"/>
          <w:rFonts w:ascii="Times New Roman" w:hAnsi="Times New Roman"/>
          <w:sz w:val="24"/>
          <w:szCs w:val="24"/>
        </w:rPr>
      </w:pPr>
      <w:ins w:id="53" w:author="1" w:date="2026-09-22T12:14:00Z" w16du:dateUtc="2026-09-22T16:14: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082753D0" w14:textId="77777777" w:rsidR="00F37F73" w:rsidRDefault="00FF542C" w:rsidP="00FF542C">
      <w:pPr>
        <w:pStyle w:val="ListParagraph"/>
        <w:numPr>
          <w:ilvl w:val="0"/>
          <w:numId w:val="48"/>
        </w:numPr>
        <w:tabs>
          <w:tab w:val="left" w:pos="1134"/>
        </w:tabs>
        <w:ind w:left="0" w:firstLine="709"/>
        <w:jc w:val="both"/>
        <w:rPr>
          <w:ins w:id="54" w:author="1" w:date="2026-09-22T12:14:00Z" w16du:dateUtc="2026-09-22T16:14:00Z"/>
          <w:rFonts w:ascii="Times New Roman" w:hAnsi="Times New Roman"/>
          <w:sz w:val="24"/>
          <w:szCs w:val="24"/>
        </w:rPr>
      </w:pPr>
      <w:ins w:id="55" w:author="1" w:date="2026-09-22T12:14:00Z" w16du:dateUtc="2026-09-22T16:14: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67C6FF25" w14:textId="77777777" w:rsidR="00FF542C" w:rsidRDefault="00FF542C" w:rsidP="00FF542C">
      <w:pPr>
        <w:pStyle w:val="ListParagraph"/>
        <w:numPr>
          <w:ilvl w:val="0"/>
          <w:numId w:val="48"/>
        </w:numPr>
        <w:tabs>
          <w:tab w:val="left" w:pos="1134"/>
        </w:tabs>
        <w:ind w:left="0" w:firstLine="709"/>
        <w:jc w:val="both"/>
        <w:rPr>
          <w:ins w:id="56" w:author="1" w:date="2026-09-22T12:14:00Z" w16du:dateUtc="2026-09-22T16:14:00Z"/>
          <w:rFonts w:ascii="Times New Roman" w:hAnsi="Times New Roman"/>
          <w:sz w:val="24"/>
          <w:szCs w:val="24"/>
        </w:rPr>
      </w:pPr>
      <w:ins w:id="57" w:author="1" w:date="2026-09-22T12:14:00Z" w16du:dateUtc="2026-09-22T16:14:00Z">
        <w:r>
          <w:rPr>
            <w:rFonts w:ascii="Times New Roman" w:hAnsi="Times New Roman"/>
            <w:sz w:val="24"/>
            <w:szCs w:val="24"/>
          </w:rPr>
          <w:t>Пункт 2.5.3. Положения дополнить словом «уличной» перед словом «мебели».</w:t>
        </w:r>
      </w:ins>
    </w:p>
    <w:p w14:paraId="58370B34" w14:textId="77777777" w:rsidR="00FF542C" w:rsidRDefault="00FF542C" w:rsidP="00FF542C">
      <w:pPr>
        <w:pStyle w:val="ListParagraph"/>
        <w:numPr>
          <w:ilvl w:val="0"/>
          <w:numId w:val="48"/>
        </w:numPr>
        <w:tabs>
          <w:tab w:val="left" w:pos="1134"/>
        </w:tabs>
        <w:ind w:left="0" w:firstLine="709"/>
        <w:jc w:val="both"/>
        <w:rPr>
          <w:ins w:id="58" w:author="1" w:date="2026-09-22T12:14:00Z" w16du:dateUtc="2026-09-22T16:14:00Z"/>
          <w:rFonts w:ascii="Times New Roman" w:hAnsi="Times New Roman"/>
          <w:sz w:val="24"/>
          <w:szCs w:val="24"/>
        </w:rPr>
      </w:pPr>
      <w:ins w:id="59" w:author="1" w:date="2026-09-22T12:14:00Z" w16du:dateUtc="2026-09-22T16:14: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52B59EC9" w14:textId="77777777" w:rsidR="00F37F73" w:rsidRDefault="00FF542C" w:rsidP="00FF542C">
      <w:pPr>
        <w:pStyle w:val="ListParagraph"/>
        <w:numPr>
          <w:ilvl w:val="0"/>
          <w:numId w:val="48"/>
        </w:numPr>
        <w:tabs>
          <w:tab w:val="left" w:pos="1134"/>
        </w:tabs>
        <w:ind w:left="0" w:firstLine="709"/>
        <w:jc w:val="both"/>
        <w:rPr>
          <w:ins w:id="60" w:author="1" w:date="2026-09-22T12:14:00Z" w16du:dateUtc="2026-09-22T16:14:00Z"/>
          <w:rFonts w:ascii="Times New Roman" w:hAnsi="Times New Roman"/>
          <w:sz w:val="24"/>
          <w:szCs w:val="24"/>
        </w:rPr>
      </w:pPr>
      <w:ins w:id="61" w:author="1" w:date="2026-09-22T12:14:00Z" w16du:dateUtc="2026-09-22T16:14: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1C995725" w14:textId="77777777" w:rsidR="00FF542C" w:rsidRPr="00FF542C" w:rsidRDefault="00FF542C" w:rsidP="00FF542C">
      <w:pPr>
        <w:pStyle w:val="ListParagraph"/>
        <w:tabs>
          <w:tab w:val="left" w:pos="1134"/>
        </w:tabs>
        <w:ind w:left="709"/>
        <w:jc w:val="both"/>
        <w:rPr>
          <w:ins w:id="62" w:author="1" w:date="2026-09-22T12:14:00Z" w16du:dateUtc="2026-09-22T16:14:00Z"/>
          <w:rFonts w:ascii="Times New Roman" w:hAnsi="Times New Roman"/>
          <w:sz w:val="24"/>
          <w:szCs w:val="24"/>
        </w:rPr>
      </w:pPr>
    </w:p>
    <w:p w14:paraId="41B0DCEA" w14:textId="77777777" w:rsidR="009C61C2" w:rsidRPr="00637047" w:rsidRDefault="001E08FA" w:rsidP="009C61C2">
      <w:pPr>
        <w:numPr>
          <w:ilvl w:val="0"/>
          <w:numId w:val="46"/>
        </w:numPr>
        <w:spacing w:after="240"/>
        <w:ind w:left="0" w:firstLine="709"/>
        <w:jc w:val="both"/>
        <w:rPr>
          <w:ins w:id="63" w:author="1" w:date="2026-09-22T12:14:00Z" w16du:dateUtc="2026-09-22T16:14:00Z"/>
          <w:rFonts w:ascii="Times New Roman" w:hAnsi="Times New Roman" w:cs="Times New Roman"/>
          <w:sz w:val="24"/>
          <w:szCs w:val="24"/>
        </w:rPr>
      </w:pPr>
      <w:ins w:id="64" w:author="1" w:date="2026-09-22T12:14:00Z" w16du:dateUtc="2026-09-22T16:14: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3917D8DF" w14:textId="77777777" w:rsidR="001E08FA" w:rsidRPr="009C61C2" w:rsidRDefault="001E08FA" w:rsidP="009C61C2">
      <w:pPr>
        <w:numPr>
          <w:ilvl w:val="0"/>
          <w:numId w:val="46"/>
        </w:numPr>
        <w:spacing w:after="240"/>
        <w:ind w:left="0" w:firstLine="709"/>
        <w:jc w:val="both"/>
        <w:rPr>
          <w:ins w:id="65" w:author="1" w:date="2026-09-22T12:14:00Z" w16du:dateUtc="2026-09-22T16:14:00Z"/>
          <w:rFonts w:ascii="Times New Roman" w:hAnsi="Times New Roman" w:cs="Times New Roman"/>
          <w:sz w:val="24"/>
          <w:szCs w:val="24"/>
        </w:rPr>
      </w:pPr>
      <w:ins w:id="66" w:author="1" w:date="2026-09-22T12:14:00Z" w16du:dateUtc="2026-09-22T16:14: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62E7B103" w14:textId="77777777" w:rsidR="001E08FA" w:rsidRPr="001E08FA" w:rsidRDefault="001E08FA" w:rsidP="001E08FA">
      <w:pPr>
        <w:rPr>
          <w:ins w:id="67" w:author="1" w:date="2026-09-22T12:14:00Z" w16du:dateUtc="2026-09-22T16:14:00Z"/>
          <w:rFonts w:ascii="Times New Roman" w:hAnsi="Times New Roman" w:cs="Times New Roman"/>
          <w:sz w:val="24"/>
          <w:szCs w:val="24"/>
        </w:rPr>
      </w:pPr>
    </w:p>
    <w:p w14:paraId="6D7E9D4C" w14:textId="77777777" w:rsidR="001E08FA" w:rsidRPr="001E08FA" w:rsidRDefault="001E08FA" w:rsidP="001E08FA">
      <w:pPr>
        <w:rPr>
          <w:ins w:id="68" w:author="1" w:date="2026-09-22T12:14:00Z" w16du:dateUtc="2026-09-22T16:14:00Z"/>
          <w:rFonts w:ascii="Times New Roman" w:hAnsi="Times New Roman" w:cs="Times New Roman"/>
          <w:sz w:val="24"/>
          <w:szCs w:val="24"/>
        </w:rPr>
      </w:pPr>
    </w:p>
    <w:p w14:paraId="2D656B51" w14:textId="77777777" w:rsidR="001E08FA" w:rsidRPr="001E08FA" w:rsidRDefault="001E08FA" w:rsidP="001E08FA">
      <w:pPr>
        <w:rPr>
          <w:ins w:id="69" w:author="1" w:date="2026-09-22T12:14:00Z" w16du:dateUtc="2026-09-22T16:14:00Z"/>
          <w:rFonts w:ascii="Times New Roman" w:hAnsi="Times New Roman" w:cs="Times New Roman"/>
          <w:sz w:val="24"/>
          <w:szCs w:val="24"/>
        </w:rPr>
      </w:pPr>
      <w:ins w:id="70" w:author="1" w:date="2026-09-22T12:14:00Z" w16du:dateUtc="2026-09-22T16:14:00Z">
        <w:r w:rsidRPr="001E08FA">
          <w:rPr>
            <w:rFonts w:ascii="Times New Roman" w:hAnsi="Times New Roman" w:cs="Times New Roman"/>
            <w:sz w:val="24"/>
            <w:szCs w:val="24"/>
          </w:rPr>
          <w:t xml:space="preserve">Глава Муниципального образования, </w:t>
        </w:r>
      </w:ins>
    </w:p>
    <w:p w14:paraId="26D2BBE6" w14:textId="77777777" w:rsidR="001E08FA" w:rsidRPr="001E08FA" w:rsidRDefault="001E08FA" w:rsidP="001E08FA">
      <w:pPr>
        <w:rPr>
          <w:ins w:id="71" w:author="1" w:date="2026-09-22T12:14:00Z" w16du:dateUtc="2026-09-22T16:14:00Z"/>
          <w:rFonts w:ascii="Times New Roman" w:hAnsi="Times New Roman" w:cs="Times New Roman"/>
          <w:sz w:val="24"/>
          <w:szCs w:val="24"/>
        </w:rPr>
      </w:pPr>
      <w:ins w:id="72" w:author="1" w:date="2026-09-22T12:14:00Z" w16du:dateUtc="2026-09-22T16:14:00Z">
        <w:r w:rsidRPr="001E08FA">
          <w:rPr>
            <w:rFonts w:ascii="Times New Roman" w:hAnsi="Times New Roman" w:cs="Times New Roman"/>
            <w:sz w:val="24"/>
            <w:szCs w:val="24"/>
          </w:rPr>
          <w:t>исполняющий полномочия</w:t>
        </w:r>
      </w:ins>
    </w:p>
    <w:p w14:paraId="7D7F263E" w14:textId="77777777" w:rsidR="001E08FA" w:rsidRPr="001E08FA" w:rsidRDefault="001E08FA" w:rsidP="001E08FA">
      <w:pPr>
        <w:rPr>
          <w:ins w:id="73" w:author="1" w:date="2026-09-22T12:14:00Z" w16du:dateUtc="2026-09-22T16:14:00Z"/>
          <w:rFonts w:ascii="Times New Roman" w:hAnsi="Times New Roman" w:cs="Times New Roman"/>
          <w:sz w:val="24"/>
          <w:szCs w:val="24"/>
        </w:rPr>
      </w:pPr>
      <w:ins w:id="74" w:author="1" w:date="2026-09-22T12:14:00Z" w16du:dateUtc="2026-09-22T16:14:00Z">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11EB0180" w14:textId="77777777" w:rsidR="001E08FA" w:rsidRPr="001E08FA" w:rsidRDefault="001E08FA" w:rsidP="001E08FA">
      <w:pPr>
        <w:rPr>
          <w:ins w:id="75" w:author="1" w:date="2026-09-22T12:14:00Z" w16du:dateUtc="2026-09-22T16:14:00Z"/>
          <w:rFonts w:ascii="Times New Roman" w:hAnsi="Times New Roman" w:cs="Times New Roman"/>
          <w:sz w:val="24"/>
          <w:szCs w:val="24"/>
        </w:rPr>
      </w:pPr>
    </w:p>
    <w:p w14:paraId="55D4E3CC" w14:textId="77777777" w:rsidR="0021299C" w:rsidRPr="00B20F48" w:rsidRDefault="0021299C" w:rsidP="00B20F48">
      <w:pPr>
        <w:jc w:val="center"/>
        <w:rPr>
          <w:del w:id="76" w:author="1" w:date="2026-09-22T12:14:00Z" w16du:dateUtc="2026-09-22T16:14:00Z"/>
          <w:b/>
          <w:szCs w:val="24"/>
        </w:rPr>
      </w:pPr>
      <w:del w:id="77" w:author="1" w:date="2026-09-22T12:14:00Z" w16du:dateUtc="2026-09-22T16:14:00Z">
        <w:r w:rsidRPr="00B20F48">
          <w:rPr>
            <w:b/>
            <w:szCs w:val="24"/>
          </w:rPr>
          <w:delText>СОГЛАШЕНИЕ О КОНФИДЕНЦИАЛЬНОСТИ</w:delText>
        </w:r>
      </w:del>
    </w:p>
    <w:p w14:paraId="6333FF92" w14:textId="77777777" w:rsidR="0021299C" w:rsidRPr="00B20F48" w:rsidRDefault="0021299C" w:rsidP="00B20F48">
      <w:pPr>
        <w:ind w:left="737" w:hanging="737"/>
        <w:rPr>
          <w:del w:id="78" w:author="1" w:date="2026-09-22T12:14:00Z" w16du:dateUtc="2026-09-22T16:14:00Z"/>
          <w:szCs w:val="24"/>
        </w:rPr>
      </w:pPr>
    </w:p>
    <w:p w14:paraId="5CE0648C" w14:textId="5E681836" w:rsidR="0021299C" w:rsidRPr="00B20F48" w:rsidRDefault="0021299C" w:rsidP="00B20F48">
      <w:pPr>
        <w:rPr>
          <w:del w:id="79" w:author="1" w:date="2026-09-22T12:14:00Z" w16du:dateUtc="2026-09-22T16:14:00Z"/>
          <w:szCs w:val="24"/>
        </w:rPr>
      </w:pPr>
      <w:del w:id="80" w:author="1" w:date="2026-09-22T12:14:00Z" w16du:dateUtc="2026-09-22T16:14:00Z">
        <w:r w:rsidRPr="00B20F48">
          <w:rPr>
            <w:szCs w:val="24"/>
          </w:rPr>
          <w:delText>город Москва</w:delText>
        </w:r>
        <w:r w:rsidRPr="00B20F48">
          <w:rPr>
            <w:szCs w:val="24"/>
          </w:rPr>
          <w:tab/>
        </w:r>
        <w:r w:rsidRPr="00B20F48">
          <w:rPr>
            <w:szCs w:val="24"/>
          </w:rPr>
          <w:tab/>
        </w:r>
        <w:r w:rsidRPr="00B20F48">
          <w:rPr>
            <w:szCs w:val="24"/>
          </w:rPr>
          <w:tab/>
        </w:r>
        <w:r w:rsidRPr="00B20F48">
          <w:rPr>
            <w:szCs w:val="24"/>
          </w:rPr>
          <w:tab/>
        </w:r>
        <w:r w:rsidRPr="00B20F48">
          <w:rPr>
            <w:szCs w:val="24"/>
          </w:rPr>
          <w:tab/>
        </w:r>
        <w:r w:rsidRPr="00B20F48">
          <w:rPr>
            <w:szCs w:val="24"/>
          </w:rPr>
          <w:tab/>
        </w:r>
        <w:r w:rsidRPr="00B20F48">
          <w:rPr>
            <w:szCs w:val="24"/>
          </w:rPr>
          <w:tab/>
          <w:delText xml:space="preserve">     «</w:delText>
        </w:r>
        <w:r w:rsidR="00E9119C">
          <w:rPr>
            <w:szCs w:val="24"/>
          </w:rPr>
          <w:delText>___</w:delText>
        </w:r>
        <w:r w:rsidRPr="00B20F48">
          <w:rPr>
            <w:szCs w:val="24"/>
          </w:rPr>
          <w:delText>»</w:delText>
        </w:r>
        <w:r w:rsidR="00E9119C">
          <w:rPr>
            <w:szCs w:val="24"/>
          </w:rPr>
          <w:delText>_______</w:delText>
        </w:r>
        <w:r w:rsidRPr="00B20F48">
          <w:rPr>
            <w:szCs w:val="24"/>
          </w:rPr>
          <w:delText>202</w:delText>
        </w:r>
        <w:r w:rsidR="00E9119C">
          <w:rPr>
            <w:szCs w:val="24"/>
          </w:rPr>
          <w:delText>5</w:delText>
        </w:r>
        <w:r w:rsidRPr="00B20F48">
          <w:rPr>
            <w:szCs w:val="24"/>
          </w:rPr>
          <w:delText xml:space="preserve"> года</w:delText>
        </w:r>
      </w:del>
    </w:p>
    <w:p w14:paraId="277E26E7" w14:textId="77777777" w:rsidR="0021299C" w:rsidRPr="00B20F48" w:rsidRDefault="0021299C" w:rsidP="00B20F48">
      <w:pPr>
        <w:rPr>
          <w:del w:id="81" w:author="1" w:date="2026-09-22T12:14:00Z" w16du:dateUtc="2026-09-22T16:14:00Z"/>
          <w:szCs w:val="24"/>
        </w:rPr>
      </w:pPr>
    </w:p>
    <w:p w14:paraId="2DA72FCE" w14:textId="6D513A39" w:rsidR="0021299C" w:rsidRPr="00B20F48" w:rsidRDefault="0021299C" w:rsidP="00B20F48">
      <w:pPr>
        <w:rPr>
          <w:del w:id="82" w:author="1" w:date="2026-09-22T12:14:00Z" w16du:dateUtc="2026-09-22T16:14:00Z"/>
          <w:szCs w:val="24"/>
        </w:rPr>
      </w:pPr>
      <w:del w:id="83" w:author="1" w:date="2026-09-22T12:14:00Z" w16du:dateUtc="2026-09-22T16:14:00Z">
        <w:r w:rsidRPr="00B20F48">
          <w:rPr>
            <w:szCs w:val="24"/>
          </w:rPr>
          <w:delText xml:space="preserve">Общество с ограниченной ответственностью «Нефтегрупп-Холдинг» (ООО «Нефтегрупп-Холдинг»), именуемое в дальнейшем «Раскрывающая сторона», с одной стороны, в лице генерального директора Груздова Леонида Дмитриевича, действующего на основании устава, и </w:delText>
        </w:r>
      </w:del>
    </w:p>
    <w:p w14:paraId="01E1BB0C" w14:textId="54199E90" w:rsidR="0021299C" w:rsidRPr="00B20F48" w:rsidRDefault="006D3075" w:rsidP="00B20F48">
      <w:pPr>
        <w:rPr>
          <w:del w:id="84" w:author="1" w:date="2026-09-22T12:14:00Z" w16du:dateUtc="2026-09-22T16:14:00Z"/>
          <w:szCs w:val="24"/>
        </w:rPr>
      </w:pPr>
      <w:del w:id="85" w:author="1" w:date="2026-09-22T12:14:00Z" w16du:dateUtc="2026-09-22T16:14:00Z">
        <w:r>
          <w:rPr>
            <w:szCs w:val="24"/>
          </w:rPr>
          <w:delText>_____________________________________________________________________</w:delText>
        </w:r>
        <w:r w:rsidR="0021299C" w:rsidRPr="00B20F48">
          <w:rPr>
            <w:szCs w:val="24"/>
          </w:rPr>
          <w:delText xml:space="preserve">, </w:delText>
        </w:r>
      </w:del>
    </w:p>
    <w:p w14:paraId="4BD15A3B" w14:textId="5137DBD1" w:rsidR="0021299C" w:rsidRPr="00B20F48" w:rsidRDefault="0021299C" w:rsidP="00B20F48">
      <w:pPr>
        <w:rPr>
          <w:del w:id="86" w:author="1" w:date="2026-09-22T12:14:00Z" w16du:dateUtc="2026-09-22T16:14:00Z"/>
          <w:szCs w:val="24"/>
        </w:rPr>
      </w:pPr>
      <w:del w:id="87" w:author="1" w:date="2026-09-22T12:14:00Z" w16du:dateUtc="2026-09-22T16:14:00Z">
        <w:r w:rsidRPr="00B20F48">
          <w:rPr>
            <w:szCs w:val="24"/>
          </w:rPr>
          <w:delText>далее именуемые совместно «Стороны», а по отдельности – «Сторона», заключили настоящее соглашение о конфиденциальности (далее – «Соглашение») о нижеследующем:</w:delText>
        </w:r>
      </w:del>
    </w:p>
    <w:p w14:paraId="397F5CFB" w14:textId="77F2E411" w:rsidR="0021299C" w:rsidRPr="00B20F48" w:rsidRDefault="0021299C" w:rsidP="00B20F48">
      <w:pPr>
        <w:pStyle w:val="ListParagraph"/>
        <w:numPr>
          <w:ilvl w:val="0"/>
          <w:numId w:val="1"/>
        </w:numPr>
        <w:ind w:left="0" w:firstLine="0"/>
        <w:jc w:val="center"/>
        <w:rPr>
          <w:del w:id="88" w:author="1" w:date="2026-09-22T12:14:00Z" w16du:dateUtc="2026-09-22T16:14:00Z"/>
          <w:rFonts w:cs="Arial"/>
          <w:b/>
          <w:szCs w:val="24"/>
        </w:rPr>
      </w:pPr>
      <w:del w:id="89" w:author="1" w:date="2026-09-22T12:14:00Z" w16du:dateUtc="2026-09-22T16:14:00Z">
        <w:r w:rsidRPr="00B20F48">
          <w:rPr>
            <w:rFonts w:cs="Arial"/>
            <w:b/>
            <w:szCs w:val="24"/>
          </w:rPr>
          <w:delText>ОПРЕДЕЛЕНИЯ</w:delText>
        </w:r>
      </w:del>
    </w:p>
    <w:p w14:paraId="661EE7F7" w14:textId="7D71A893" w:rsidR="0021299C" w:rsidRPr="00B20F48" w:rsidRDefault="0021299C" w:rsidP="00B20F48">
      <w:pPr>
        <w:rPr>
          <w:del w:id="90" w:author="1" w:date="2026-09-22T12:14:00Z" w16du:dateUtc="2026-09-22T16:14:00Z"/>
          <w:szCs w:val="24"/>
        </w:rPr>
      </w:pPr>
      <w:del w:id="91" w:author="1" w:date="2026-09-22T12:14:00Z" w16du:dateUtc="2026-09-22T16:14:00Z">
        <w:r w:rsidRPr="00B20F48">
          <w:rPr>
            <w:szCs w:val="24"/>
          </w:rPr>
          <w:delText>Для целей Соглашения:</w:delText>
        </w:r>
      </w:del>
    </w:p>
    <w:p w14:paraId="09DB33B9" w14:textId="3C245118" w:rsidR="0021299C" w:rsidRPr="00B20F48" w:rsidRDefault="0021299C" w:rsidP="00B20F48">
      <w:pPr>
        <w:pStyle w:val="ListParagraph"/>
        <w:numPr>
          <w:ilvl w:val="1"/>
          <w:numId w:val="1"/>
        </w:numPr>
        <w:ind w:left="737" w:hanging="737"/>
        <w:rPr>
          <w:del w:id="92" w:author="1" w:date="2026-09-22T12:14:00Z" w16du:dateUtc="2026-09-22T16:14:00Z"/>
          <w:rFonts w:cs="Arial"/>
          <w:szCs w:val="24"/>
        </w:rPr>
      </w:pPr>
      <w:del w:id="93" w:author="1" w:date="2026-09-22T12:14:00Z" w16du:dateUtc="2026-09-22T16:14:00Z">
        <w:r w:rsidRPr="00B20F48">
          <w:rPr>
            <w:rFonts w:cs="Arial"/>
            <w:b/>
            <w:szCs w:val="24"/>
          </w:rPr>
          <w:delText>Раскрывающая сторона</w:delText>
        </w:r>
        <w:r w:rsidRPr="00B20F48">
          <w:rPr>
            <w:rFonts w:cs="Arial"/>
            <w:szCs w:val="24"/>
          </w:rPr>
          <w:delText xml:space="preserve"> – Сторона, которая на законных основаниях владеет Конфиденциальной информацией и передает ее в пользование Принимающей стороне на условиях Соглашения.</w:delText>
        </w:r>
      </w:del>
    </w:p>
    <w:p w14:paraId="3C339849" w14:textId="7242D3E9" w:rsidR="0021299C" w:rsidRPr="00B20F48" w:rsidRDefault="0021299C" w:rsidP="00B20F48">
      <w:pPr>
        <w:pStyle w:val="ListParagraph"/>
        <w:numPr>
          <w:ilvl w:val="1"/>
          <w:numId w:val="1"/>
        </w:numPr>
        <w:ind w:left="737" w:hanging="737"/>
        <w:rPr>
          <w:del w:id="94" w:author="1" w:date="2026-09-22T12:14:00Z" w16du:dateUtc="2026-09-22T16:14:00Z"/>
          <w:rFonts w:cs="Arial"/>
          <w:szCs w:val="24"/>
        </w:rPr>
      </w:pPr>
      <w:del w:id="95" w:author="1" w:date="2026-09-22T12:14:00Z" w16du:dateUtc="2026-09-22T16:14:00Z">
        <w:r w:rsidRPr="00B20F48">
          <w:rPr>
            <w:rFonts w:cs="Arial"/>
            <w:b/>
            <w:szCs w:val="24"/>
          </w:rPr>
          <w:delText>Принимающая сторона</w:delText>
        </w:r>
        <w:r w:rsidRPr="00B20F48">
          <w:rPr>
            <w:rFonts w:cs="Arial"/>
            <w:szCs w:val="24"/>
          </w:rPr>
          <w:delText xml:space="preserve"> – Сторона, которая принимает в пользование Конфиденциальную информацию от Раскрывающей стороны на условиях Соглашения.</w:delText>
        </w:r>
      </w:del>
    </w:p>
    <w:p w14:paraId="28AD7592" w14:textId="252FD377" w:rsidR="00544A41" w:rsidRPr="00B20F48" w:rsidRDefault="0021299C" w:rsidP="00B20F48">
      <w:pPr>
        <w:pStyle w:val="ListParagraph"/>
        <w:numPr>
          <w:ilvl w:val="1"/>
          <w:numId w:val="1"/>
        </w:numPr>
        <w:ind w:left="737" w:hanging="737"/>
        <w:rPr>
          <w:del w:id="96" w:author="1" w:date="2026-09-22T12:14:00Z" w16du:dateUtc="2026-09-22T16:14:00Z"/>
          <w:rFonts w:cs="Arial"/>
          <w:szCs w:val="24"/>
        </w:rPr>
      </w:pPr>
      <w:del w:id="97" w:author="1" w:date="2026-09-22T12:14:00Z" w16du:dateUtc="2026-09-22T16:14:00Z">
        <w:r w:rsidRPr="00B20F48">
          <w:rPr>
            <w:rFonts w:cs="Arial"/>
            <w:b/>
            <w:szCs w:val="24"/>
          </w:rPr>
          <w:delText>Конфиденциальная информация</w:delText>
        </w:r>
        <w:r w:rsidRPr="00B20F48">
          <w:rPr>
            <w:rFonts w:cs="Arial"/>
            <w:szCs w:val="24"/>
          </w:rPr>
          <w:delText xml:space="preserve"> – информация, которую Раскрывающая сторона передает Принимающей стороне</w:delText>
        </w:r>
        <w:r w:rsidR="00FE3529" w:rsidRPr="00B20F48">
          <w:rPr>
            <w:rFonts w:cs="Arial"/>
            <w:szCs w:val="24"/>
          </w:rPr>
          <w:delText xml:space="preserve"> с указанием как на Конфиденциальную</w:delText>
        </w:r>
        <w:r w:rsidRPr="00B20F48">
          <w:rPr>
            <w:rFonts w:cs="Arial"/>
            <w:szCs w:val="24"/>
          </w:rPr>
          <w:delText xml:space="preserve">. </w:delText>
        </w:r>
      </w:del>
    </w:p>
    <w:p w14:paraId="39D0F816" w14:textId="4B1185AA" w:rsidR="00544A41" w:rsidRPr="00B20F48" w:rsidRDefault="0021299C" w:rsidP="00B20F48">
      <w:pPr>
        <w:pStyle w:val="ListParagraph"/>
        <w:ind w:left="737"/>
        <w:rPr>
          <w:del w:id="98" w:author="1" w:date="2026-09-22T12:14:00Z" w16du:dateUtc="2026-09-22T16:14:00Z"/>
          <w:rFonts w:cs="Arial"/>
          <w:szCs w:val="24"/>
        </w:rPr>
      </w:pPr>
      <w:del w:id="99" w:author="1" w:date="2026-09-22T12:14:00Z" w16du:dateUtc="2026-09-22T16:14:00Z">
        <w:r w:rsidRPr="00B20F48">
          <w:rPr>
            <w:rFonts w:cs="Arial"/>
            <w:szCs w:val="24"/>
          </w:rPr>
          <w:delText xml:space="preserve">Конфиденциальная информация может быть сообщена только в порядке, указанном в п. 3.3. Соглашения. </w:delText>
        </w:r>
      </w:del>
    </w:p>
    <w:p w14:paraId="32C39E07" w14:textId="656DA146" w:rsidR="0021299C" w:rsidRPr="00B20F48" w:rsidRDefault="0021299C" w:rsidP="00B20F48">
      <w:pPr>
        <w:pStyle w:val="ListParagraph"/>
        <w:ind w:left="737"/>
        <w:rPr>
          <w:del w:id="100" w:author="1" w:date="2026-09-22T12:14:00Z" w16du:dateUtc="2026-09-22T16:14:00Z"/>
          <w:rFonts w:cs="Arial"/>
          <w:szCs w:val="24"/>
        </w:rPr>
      </w:pPr>
      <w:del w:id="101" w:author="1" w:date="2026-09-22T12:14:00Z" w16du:dateUtc="2026-09-22T16:14:00Z">
        <w:r w:rsidRPr="00B20F48">
          <w:rPr>
            <w:rFonts w:cs="Arial"/>
            <w:szCs w:val="24"/>
          </w:rPr>
          <w:delText>Информация не будет считаться Конфиденциальной информацией, и Принимающая сторона не будет иметь никаких обязательств в отношении данной информации, если эта информация на момент передачи:</w:delText>
        </w:r>
      </w:del>
    </w:p>
    <w:p w14:paraId="15923BD3" w14:textId="2C2D01D8" w:rsidR="0021299C" w:rsidRPr="00B20F48" w:rsidRDefault="0021299C" w:rsidP="00B20F48">
      <w:pPr>
        <w:pStyle w:val="ListParagraph"/>
        <w:numPr>
          <w:ilvl w:val="0"/>
          <w:numId w:val="6"/>
        </w:numPr>
        <w:ind w:left="1094" w:hanging="357"/>
        <w:rPr>
          <w:del w:id="102" w:author="1" w:date="2026-09-22T12:14:00Z" w16du:dateUtc="2026-09-22T16:14:00Z"/>
          <w:rFonts w:cs="Arial"/>
          <w:szCs w:val="24"/>
        </w:rPr>
      </w:pPr>
      <w:del w:id="103" w:author="1" w:date="2026-09-22T12:14:00Z" w16du:dateUtc="2026-09-22T16:14:00Z">
        <w:r w:rsidRPr="00B20F48">
          <w:rPr>
            <w:rFonts w:cs="Arial"/>
            <w:szCs w:val="24"/>
          </w:rPr>
          <w:delText>является общедоступной (используется в печати, иных средствах массовой информации, сети Интернет);</w:delText>
        </w:r>
      </w:del>
    </w:p>
    <w:p w14:paraId="260DD9DB" w14:textId="571FBDEF" w:rsidR="0021299C" w:rsidRPr="00B20F48" w:rsidRDefault="0021299C" w:rsidP="00B20F48">
      <w:pPr>
        <w:pStyle w:val="ListParagraph"/>
        <w:numPr>
          <w:ilvl w:val="0"/>
          <w:numId w:val="6"/>
        </w:numPr>
        <w:ind w:left="1094" w:hanging="357"/>
        <w:rPr>
          <w:del w:id="104" w:author="1" w:date="2026-09-22T12:14:00Z" w16du:dateUtc="2026-09-22T16:14:00Z"/>
          <w:rFonts w:cs="Arial"/>
          <w:szCs w:val="24"/>
        </w:rPr>
      </w:pPr>
      <w:del w:id="105" w:author="1" w:date="2026-09-22T12:14:00Z" w16du:dateUtc="2026-09-22T16:14:00Z">
        <w:r w:rsidRPr="00B20F48">
          <w:rPr>
            <w:rFonts w:cs="Arial"/>
            <w:szCs w:val="24"/>
          </w:rPr>
          <w:delText>разрешена к распространению с письменного согласия Раскрывающей стороны;</w:delText>
        </w:r>
      </w:del>
    </w:p>
    <w:p w14:paraId="419A0CB4" w14:textId="5847D55E" w:rsidR="0021299C" w:rsidRPr="00B20F48" w:rsidRDefault="0021299C" w:rsidP="00B20F48">
      <w:pPr>
        <w:pStyle w:val="ListParagraph"/>
        <w:numPr>
          <w:ilvl w:val="0"/>
          <w:numId w:val="6"/>
        </w:numPr>
        <w:ind w:left="1094" w:hanging="357"/>
        <w:rPr>
          <w:del w:id="106" w:author="1" w:date="2026-09-22T12:14:00Z" w16du:dateUtc="2026-09-22T16:14:00Z"/>
          <w:rFonts w:cs="Arial"/>
          <w:szCs w:val="24"/>
        </w:rPr>
      </w:pPr>
      <w:del w:id="107" w:author="1" w:date="2026-09-22T12:14:00Z" w16du:dateUtc="2026-09-22T16:14:00Z">
        <w:r w:rsidRPr="00B20F48">
          <w:rPr>
            <w:rFonts w:cs="Arial"/>
            <w:szCs w:val="24"/>
          </w:rPr>
          <w:delText>не может считаться Конфиденциальной информацией в соответствии с действующим законодательством.</w:delText>
        </w:r>
      </w:del>
    </w:p>
    <w:p w14:paraId="5556DFDE" w14:textId="77777777" w:rsidR="0021299C" w:rsidRPr="00B20F48" w:rsidRDefault="0021299C" w:rsidP="00B20F48">
      <w:pPr>
        <w:pStyle w:val="ListParagraph"/>
        <w:numPr>
          <w:ilvl w:val="1"/>
          <w:numId w:val="1"/>
        </w:numPr>
        <w:ind w:left="737" w:hanging="737"/>
        <w:rPr>
          <w:del w:id="108" w:author="1" w:date="2026-09-22T12:14:00Z" w16du:dateUtc="2026-09-22T16:14:00Z"/>
          <w:rFonts w:cs="Arial"/>
          <w:szCs w:val="24"/>
        </w:rPr>
      </w:pPr>
      <w:del w:id="109" w:author="1" w:date="2026-09-22T12:14:00Z" w16du:dateUtc="2026-09-22T16:14:00Z">
        <w:r w:rsidRPr="00B20F48">
          <w:rPr>
            <w:rFonts w:cs="Arial"/>
            <w:b/>
            <w:szCs w:val="24"/>
          </w:rPr>
          <w:delText>ВКД</w:delText>
        </w:r>
        <w:r w:rsidRPr="00B20F48">
          <w:rPr>
            <w:rFonts w:cs="Arial"/>
            <w:szCs w:val="24"/>
          </w:rPr>
          <w:delText xml:space="preserve"> – виртуальная комната данных (хранилище электронных документов), сформированная Раскрывающей стороной в целях передачи Конфиденциальной информации Принимающей стороне.</w:delText>
        </w:r>
      </w:del>
    </w:p>
    <w:p w14:paraId="3DBAAFD9" w14:textId="6AF71017" w:rsidR="0021299C" w:rsidRPr="00B20F48" w:rsidRDefault="0021299C" w:rsidP="00B20F48">
      <w:pPr>
        <w:pStyle w:val="ListParagraph"/>
        <w:numPr>
          <w:ilvl w:val="1"/>
          <w:numId w:val="1"/>
        </w:numPr>
        <w:ind w:left="737" w:hanging="737"/>
        <w:rPr>
          <w:del w:id="110" w:author="1" w:date="2026-09-22T12:14:00Z" w16du:dateUtc="2026-09-22T16:14:00Z"/>
          <w:rFonts w:cs="Arial"/>
          <w:szCs w:val="24"/>
        </w:rPr>
      </w:pPr>
      <w:del w:id="111" w:author="1" w:date="2026-09-22T12:14:00Z" w16du:dateUtc="2026-09-22T16:14:00Z">
        <w:r w:rsidRPr="00B20F48">
          <w:rPr>
            <w:rFonts w:cs="Arial"/>
            <w:b/>
            <w:szCs w:val="24"/>
          </w:rPr>
          <w:delText>Пользователи ВКД</w:delText>
        </w:r>
        <w:r w:rsidRPr="00B20F48">
          <w:rPr>
            <w:rFonts w:cs="Arial"/>
            <w:szCs w:val="24"/>
          </w:rPr>
          <w:delText xml:space="preserve"> – физические лица, которым предоставлен доступ к ВКД по запросу Принимающей стороны с учетом положений Соглашения.</w:delText>
        </w:r>
      </w:del>
    </w:p>
    <w:p w14:paraId="15A47375" w14:textId="62FACFBA" w:rsidR="0021299C" w:rsidRPr="00B20F48" w:rsidRDefault="0021299C" w:rsidP="00B20F48">
      <w:pPr>
        <w:pStyle w:val="ListParagraph"/>
        <w:numPr>
          <w:ilvl w:val="0"/>
          <w:numId w:val="1"/>
        </w:numPr>
        <w:ind w:left="0" w:firstLine="0"/>
        <w:jc w:val="center"/>
        <w:rPr>
          <w:del w:id="112" w:author="1" w:date="2026-09-22T12:14:00Z" w16du:dateUtc="2026-09-22T16:14:00Z"/>
          <w:rFonts w:cs="Arial"/>
          <w:b/>
          <w:szCs w:val="24"/>
        </w:rPr>
      </w:pPr>
      <w:del w:id="113" w:author="1" w:date="2026-09-22T12:14:00Z" w16du:dateUtc="2026-09-22T16:14:00Z">
        <w:r w:rsidRPr="00B20F48">
          <w:rPr>
            <w:rFonts w:cs="Arial"/>
            <w:b/>
            <w:szCs w:val="24"/>
          </w:rPr>
          <w:delText>ПРЕДМЕТ СОГЛАШЕНИЯ</w:delText>
        </w:r>
      </w:del>
    </w:p>
    <w:p w14:paraId="5E0EB5E2" w14:textId="11456B12" w:rsidR="0021299C" w:rsidRPr="00B20F48" w:rsidRDefault="0021299C" w:rsidP="00B20F48">
      <w:pPr>
        <w:pStyle w:val="ListParagraph"/>
        <w:numPr>
          <w:ilvl w:val="1"/>
          <w:numId w:val="1"/>
        </w:numPr>
        <w:ind w:left="737" w:hanging="737"/>
        <w:rPr>
          <w:del w:id="114" w:author="1" w:date="2026-09-22T12:14:00Z" w16du:dateUtc="2026-09-22T16:14:00Z"/>
          <w:rFonts w:cs="Arial"/>
          <w:szCs w:val="24"/>
        </w:rPr>
      </w:pPr>
      <w:del w:id="115" w:author="1" w:date="2026-09-22T12:14:00Z" w16du:dateUtc="2026-09-22T16:14:00Z">
        <w:r w:rsidRPr="00B20F48">
          <w:rPr>
            <w:rFonts w:cs="Arial"/>
            <w:szCs w:val="24"/>
          </w:rPr>
          <w:delText>Раскрывающая сторона передает Принимающей стороне во временное пользование Конфиденциальную информацию, а Принимающая сторона принимает Конфиденциальную информацию, обеспечивает сохранность, неразглашение Конфиденциальной информации и использует ее исключительно в целях проведения торгов по продаже доли в уставном капитале ООО «СИНТЕК» (ОГРН 1187031059599) в размере 100 % (сто процентов).</w:delText>
        </w:r>
      </w:del>
    </w:p>
    <w:p w14:paraId="480F1561" w14:textId="77777777" w:rsidR="0021299C" w:rsidRPr="00B20F48" w:rsidRDefault="0021299C" w:rsidP="00B20F48">
      <w:pPr>
        <w:pStyle w:val="ListParagraph"/>
        <w:numPr>
          <w:ilvl w:val="0"/>
          <w:numId w:val="1"/>
        </w:numPr>
        <w:ind w:left="0" w:firstLine="0"/>
        <w:jc w:val="center"/>
        <w:rPr>
          <w:del w:id="116" w:author="1" w:date="2026-09-22T12:14:00Z" w16du:dateUtc="2026-09-22T16:14:00Z"/>
          <w:rFonts w:cs="Arial"/>
          <w:b/>
          <w:szCs w:val="24"/>
        </w:rPr>
      </w:pPr>
      <w:del w:id="117" w:author="1" w:date="2026-09-22T12:14:00Z" w16du:dateUtc="2026-09-22T16:14:00Z">
        <w:r w:rsidRPr="00B20F48">
          <w:rPr>
            <w:rFonts w:cs="Arial"/>
            <w:b/>
            <w:szCs w:val="24"/>
          </w:rPr>
          <w:delText>ПРАВА И ОБЯЗАННОСТИ СТОРОН</w:delText>
        </w:r>
      </w:del>
    </w:p>
    <w:p w14:paraId="05BD2B98" w14:textId="77777777" w:rsidR="0021299C" w:rsidRPr="00B20F48" w:rsidRDefault="0021299C" w:rsidP="00B20F48">
      <w:pPr>
        <w:pStyle w:val="ListParagraph"/>
        <w:numPr>
          <w:ilvl w:val="1"/>
          <w:numId w:val="1"/>
        </w:numPr>
        <w:ind w:left="737" w:hanging="737"/>
        <w:rPr>
          <w:del w:id="118" w:author="1" w:date="2026-09-22T12:14:00Z" w16du:dateUtc="2026-09-22T16:14:00Z"/>
          <w:rFonts w:cs="Arial"/>
          <w:szCs w:val="24"/>
        </w:rPr>
      </w:pPr>
      <w:del w:id="119" w:author="1" w:date="2026-09-22T12:14:00Z" w16du:dateUtc="2026-09-22T16:14:00Z">
        <w:r w:rsidRPr="00B20F48">
          <w:rPr>
            <w:rFonts w:cs="Arial"/>
            <w:szCs w:val="24"/>
          </w:rPr>
          <w:delText>Принимающая сторона обязуется:</w:delText>
        </w:r>
      </w:del>
    </w:p>
    <w:p w14:paraId="2015D069" w14:textId="4AEE4F48" w:rsidR="0021299C" w:rsidRPr="00B20F48" w:rsidRDefault="0021299C" w:rsidP="00B20F48">
      <w:pPr>
        <w:pStyle w:val="ListParagraph"/>
        <w:numPr>
          <w:ilvl w:val="2"/>
          <w:numId w:val="1"/>
        </w:numPr>
        <w:ind w:left="737" w:hanging="737"/>
        <w:rPr>
          <w:del w:id="120" w:author="1" w:date="2026-09-22T12:14:00Z" w16du:dateUtc="2026-09-22T16:14:00Z"/>
          <w:rFonts w:cs="Arial"/>
          <w:szCs w:val="24"/>
        </w:rPr>
      </w:pPr>
      <w:del w:id="121" w:author="1" w:date="2026-09-22T12:14:00Z" w16du:dateUtc="2026-09-22T16:14:00Z">
        <w:r w:rsidRPr="00B20F48">
          <w:rPr>
            <w:rFonts w:cs="Arial"/>
            <w:szCs w:val="24"/>
          </w:rPr>
          <w:delText>Использовать Конфиденциальную информацию исключительно в целях, указанных в разделе 2 Соглашения.</w:delText>
        </w:r>
      </w:del>
    </w:p>
    <w:p w14:paraId="4AA9627A" w14:textId="59FB85F7" w:rsidR="0021299C" w:rsidRPr="00B20F48" w:rsidRDefault="0021299C" w:rsidP="00B20F48">
      <w:pPr>
        <w:pStyle w:val="ListParagraph"/>
        <w:numPr>
          <w:ilvl w:val="2"/>
          <w:numId w:val="1"/>
        </w:numPr>
        <w:ind w:left="737" w:hanging="737"/>
        <w:rPr>
          <w:del w:id="122" w:author="1" w:date="2026-09-22T12:14:00Z" w16du:dateUtc="2026-09-22T16:14:00Z"/>
          <w:rFonts w:cs="Arial"/>
          <w:szCs w:val="24"/>
        </w:rPr>
      </w:pPr>
      <w:del w:id="123" w:author="1" w:date="2026-09-22T12:14:00Z" w16du:dateUtc="2026-09-22T16:14:00Z">
        <w:r w:rsidRPr="00B20F48">
          <w:rPr>
            <w:rFonts w:cs="Arial"/>
            <w:szCs w:val="24"/>
          </w:rPr>
          <w:delText xml:space="preserve">Обеспечить конфиденциальность Конфиденциальной информации в течение срока действия Соглашения. </w:delText>
        </w:r>
      </w:del>
    </w:p>
    <w:p w14:paraId="72687DF1" w14:textId="56D15435" w:rsidR="0021299C" w:rsidRPr="00B20F48" w:rsidRDefault="0021299C" w:rsidP="00B20F48">
      <w:pPr>
        <w:pStyle w:val="ListParagraph"/>
        <w:numPr>
          <w:ilvl w:val="2"/>
          <w:numId w:val="1"/>
        </w:numPr>
        <w:ind w:left="737" w:hanging="737"/>
        <w:rPr>
          <w:del w:id="124" w:author="1" w:date="2026-09-22T12:14:00Z" w16du:dateUtc="2026-09-22T16:14:00Z"/>
          <w:rFonts w:cs="Arial"/>
          <w:szCs w:val="24"/>
        </w:rPr>
      </w:pPr>
      <w:del w:id="125" w:author="1" w:date="2026-09-22T12:14:00Z" w16du:dateUtc="2026-09-22T16:14:00Z">
        <w:r w:rsidRPr="00B20F48">
          <w:rPr>
            <w:rFonts w:cs="Arial"/>
            <w:szCs w:val="24"/>
          </w:rPr>
          <w:delText>Не передавать Конфиденциальную информацию третьим лицам без предварительного письменного согласия Раскрывающей стороны.</w:delText>
        </w:r>
      </w:del>
    </w:p>
    <w:p w14:paraId="71284A3F" w14:textId="37986606" w:rsidR="0021299C" w:rsidRPr="00B20F48" w:rsidRDefault="0021299C" w:rsidP="00B20F48">
      <w:pPr>
        <w:pStyle w:val="ListParagraph"/>
        <w:numPr>
          <w:ilvl w:val="2"/>
          <w:numId w:val="1"/>
        </w:numPr>
        <w:ind w:left="737" w:hanging="737"/>
        <w:rPr>
          <w:del w:id="126" w:author="1" w:date="2026-09-22T12:14:00Z" w16du:dateUtc="2026-09-22T16:14:00Z"/>
          <w:rFonts w:cs="Arial"/>
          <w:szCs w:val="24"/>
        </w:rPr>
      </w:pPr>
      <w:del w:id="127" w:author="1" w:date="2026-09-22T12:14:00Z" w16du:dateUtc="2026-09-22T16:14:00Z">
        <w:r w:rsidRPr="00B20F48">
          <w:rPr>
            <w:rFonts w:cs="Arial"/>
            <w:szCs w:val="24"/>
          </w:rPr>
          <w:delText>Направить Раскрывающей стороне перечень и данные Пользователей ВКД для организации персонального доступа к Конфиденциальной информации в электронной форме.</w:delText>
        </w:r>
      </w:del>
    </w:p>
    <w:p w14:paraId="1A8C79EB" w14:textId="68A823D1" w:rsidR="0021299C" w:rsidRPr="00B20F48" w:rsidRDefault="0021299C" w:rsidP="00B20F48">
      <w:pPr>
        <w:pStyle w:val="ListParagraph"/>
        <w:numPr>
          <w:ilvl w:val="2"/>
          <w:numId w:val="1"/>
        </w:numPr>
        <w:ind w:left="737" w:hanging="737"/>
        <w:rPr>
          <w:del w:id="128" w:author="1" w:date="2026-09-22T12:14:00Z" w16du:dateUtc="2026-09-22T16:14:00Z"/>
          <w:rFonts w:cs="Arial"/>
          <w:szCs w:val="24"/>
        </w:rPr>
      </w:pPr>
      <w:del w:id="129" w:author="1" w:date="2026-09-22T12:14:00Z" w16du:dateUtc="2026-09-22T16:14:00Z">
        <w:r w:rsidRPr="00B20F48">
          <w:rPr>
            <w:rFonts w:cs="Arial"/>
            <w:szCs w:val="24"/>
          </w:rPr>
          <w:delText xml:space="preserve">Соблюдать столь же высокую степень конфиденциальности во избежание разглашения или несанкционированного использования Конфиденциальной информации, какую Принимающая сторона соблюдала бы в отношении своей собственной Конфиденциальной информации. Принимать меры по предотвращению утраты Конфиденциальной информации и ее защите от несанкционированного доступа, в том числе от утечки по техническим каналам, программно-технических воздействий с целью нарушения целостности (модификации, уничтожения) Конфиденциальной информации в процессе ее обработки, передачи и хранения. </w:delText>
        </w:r>
      </w:del>
    </w:p>
    <w:p w14:paraId="196F2B13" w14:textId="041375A0" w:rsidR="0021299C" w:rsidRPr="00B20F48" w:rsidRDefault="0021299C" w:rsidP="00B20F48">
      <w:pPr>
        <w:pStyle w:val="ListParagraph"/>
        <w:numPr>
          <w:ilvl w:val="2"/>
          <w:numId w:val="1"/>
        </w:numPr>
        <w:ind w:left="737" w:hanging="737"/>
        <w:rPr>
          <w:del w:id="130" w:author="1" w:date="2026-09-22T12:14:00Z" w16du:dateUtc="2026-09-22T16:14:00Z"/>
          <w:rFonts w:cs="Arial"/>
          <w:szCs w:val="24"/>
        </w:rPr>
      </w:pPr>
      <w:del w:id="131" w:author="1" w:date="2026-09-22T12:14:00Z" w16du:dateUtc="2026-09-22T16:14:00Z">
        <w:r w:rsidRPr="00B20F48">
          <w:rPr>
            <w:rFonts w:cs="Arial"/>
            <w:szCs w:val="24"/>
          </w:rPr>
          <w:delText xml:space="preserve">Незамедлительно сообщить Раскрывающей стороне о допущенном Принимающей стороной, лицами, которым Принимающей стороной была раскрыта Конфиденциальная информация, либо о ставшем известным Принимающей стороне факте разглашения или угрозы разглашения, о несанкционированном получении или несанкционированном использовании Конфиденциальной информации. </w:delText>
        </w:r>
      </w:del>
    </w:p>
    <w:p w14:paraId="34161212" w14:textId="415C2EF4" w:rsidR="0021299C" w:rsidRPr="00B20F48" w:rsidRDefault="0021299C" w:rsidP="00B20F48">
      <w:pPr>
        <w:pStyle w:val="ListParagraph"/>
        <w:numPr>
          <w:ilvl w:val="2"/>
          <w:numId w:val="1"/>
        </w:numPr>
        <w:ind w:left="737" w:hanging="737"/>
        <w:rPr>
          <w:del w:id="132" w:author="1" w:date="2026-09-22T12:14:00Z" w16du:dateUtc="2026-09-22T16:14:00Z"/>
          <w:rFonts w:cs="Arial"/>
          <w:szCs w:val="24"/>
        </w:rPr>
      </w:pPr>
      <w:del w:id="133" w:author="1" w:date="2026-09-22T12:14:00Z" w16du:dateUtc="2026-09-22T16:14:00Z">
        <w:r w:rsidRPr="00B20F48">
          <w:rPr>
            <w:rFonts w:cs="Arial"/>
            <w:szCs w:val="24"/>
          </w:rPr>
          <w:delText>Предупредить своих работников под подпись об ответственности за нарушение обеспечения конфиденциальности полученной Конфиденциальной информации, требований к обеспечению ее безопасности, к созданию и обеспечению работы систем безопасности по хранению Конфиденциальной информации в письменном виде.</w:delText>
        </w:r>
      </w:del>
    </w:p>
    <w:p w14:paraId="2B18355F" w14:textId="19EE693C" w:rsidR="0021299C" w:rsidRPr="00B20F48" w:rsidRDefault="0021299C" w:rsidP="00B20F48">
      <w:pPr>
        <w:pStyle w:val="ListParagraph"/>
        <w:numPr>
          <w:ilvl w:val="2"/>
          <w:numId w:val="1"/>
        </w:numPr>
        <w:ind w:left="737" w:hanging="737"/>
        <w:rPr>
          <w:del w:id="134" w:author="1" w:date="2026-09-22T12:14:00Z" w16du:dateUtc="2026-09-22T16:14:00Z"/>
          <w:rFonts w:cs="Arial"/>
          <w:szCs w:val="24"/>
        </w:rPr>
      </w:pPr>
      <w:del w:id="135" w:author="1" w:date="2026-09-22T12:14:00Z" w16du:dateUtc="2026-09-22T16:14:00Z">
        <w:r w:rsidRPr="00B20F48">
          <w:rPr>
            <w:rFonts w:cs="Arial"/>
            <w:szCs w:val="24"/>
          </w:rPr>
          <w:delText>Провести консультации с Раскрывающей стороной относительно предполагаемой формы, сроков, характера и целей раскрытия Конфиденциальной информации согласно п. 3.2.2</w:delText>
        </w:r>
        <w:r w:rsidR="00B10246" w:rsidRPr="00B20F48">
          <w:rPr>
            <w:rFonts w:cs="Arial"/>
            <w:szCs w:val="24"/>
          </w:rPr>
          <w:delText>.</w:delText>
        </w:r>
        <w:r w:rsidRPr="00B20F48">
          <w:rPr>
            <w:rFonts w:cs="Arial"/>
            <w:szCs w:val="24"/>
          </w:rPr>
          <w:delText xml:space="preserve"> Соглашения.</w:delText>
        </w:r>
      </w:del>
    </w:p>
    <w:p w14:paraId="61F26D54" w14:textId="5D302E05" w:rsidR="0021299C" w:rsidRPr="00B20F48" w:rsidRDefault="0021299C" w:rsidP="00B20F48">
      <w:pPr>
        <w:pStyle w:val="ListParagraph"/>
        <w:numPr>
          <w:ilvl w:val="2"/>
          <w:numId w:val="1"/>
        </w:numPr>
        <w:ind w:left="737" w:hanging="737"/>
        <w:rPr>
          <w:del w:id="136" w:author="1" w:date="2026-09-22T12:14:00Z" w16du:dateUtc="2026-09-22T16:14:00Z"/>
          <w:rFonts w:cs="Arial"/>
          <w:szCs w:val="24"/>
        </w:rPr>
      </w:pPr>
      <w:del w:id="137" w:author="1" w:date="2026-09-22T12:14:00Z" w16du:dateUtc="2026-09-22T16:14:00Z">
        <w:r w:rsidRPr="00B20F48">
          <w:rPr>
            <w:rFonts w:cs="Arial"/>
            <w:szCs w:val="24"/>
          </w:rPr>
          <w:delText>Принимающая сторона обязана не позднее 3 (трех) рабочих дней со дня завершения использования Конфиденциальной информации в соответствии с раздело</w:delText>
        </w:r>
        <w:r w:rsidR="00544A41" w:rsidRPr="00B20F48">
          <w:rPr>
            <w:rFonts w:cs="Arial"/>
            <w:szCs w:val="24"/>
          </w:rPr>
          <w:delText>м</w:delText>
        </w:r>
        <w:r w:rsidRPr="00B20F48">
          <w:rPr>
            <w:rFonts w:cs="Arial"/>
            <w:szCs w:val="24"/>
          </w:rPr>
          <w:delText xml:space="preserve"> 2 Соглашения, либо прекращения действия Соглашения, либо получения требования Раскрывающей стороны:</w:delText>
        </w:r>
      </w:del>
    </w:p>
    <w:p w14:paraId="578D1E53" w14:textId="44CD46AE" w:rsidR="0021299C" w:rsidRPr="00B20F48" w:rsidRDefault="0021299C" w:rsidP="00B20F48">
      <w:pPr>
        <w:pStyle w:val="ListParagraph"/>
        <w:numPr>
          <w:ilvl w:val="0"/>
          <w:numId w:val="7"/>
        </w:numPr>
        <w:ind w:left="1094" w:hanging="357"/>
        <w:rPr>
          <w:del w:id="138" w:author="1" w:date="2026-09-22T12:14:00Z" w16du:dateUtc="2026-09-22T16:14:00Z"/>
          <w:rFonts w:cs="Arial"/>
          <w:szCs w:val="24"/>
        </w:rPr>
      </w:pPr>
      <w:del w:id="139" w:author="1" w:date="2026-09-22T12:14:00Z" w16du:dateUtc="2026-09-22T16:14:00Z">
        <w:r w:rsidRPr="00B20F48">
          <w:rPr>
            <w:rFonts w:cs="Arial"/>
            <w:szCs w:val="24"/>
          </w:rPr>
          <w:delText xml:space="preserve">возвратить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по следующему адресу: г. Москва, ул. Малая Полянка, </w:delText>
        </w:r>
        <w:r w:rsidR="00544A41" w:rsidRPr="00B20F48">
          <w:rPr>
            <w:rFonts w:cs="Arial"/>
            <w:szCs w:val="24"/>
          </w:rPr>
          <w:delText xml:space="preserve">д. </w:delText>
        </w:r>
        <w:r w:rsidRPr="00B20F48">
          <w:rPr>
            <w:rFonts w:cs="Arial"/>
            <w:szCs w:val="24"/>
          </w:rPr>
          <w:delText xml:space="preserve">7, стр.3 вниманию </w:delText>
        </w:r>
        <w:r w:rsidR="00B10246" w:rsidRPr="00B20F48">
          <w:rPr>
            <w:rFonts w:cs="Arial"/>
            <w:szCs w:val="24"/>
          </w:rPr>
          <w:delText xml:space="preserve">Л.Д. </w:delText>
        </w:r>
        <w:r w:rsidRPr="00B20F48">
          <w:rPr>
            <w:rFonts w:cs="Arial"/>
            <w:szCs w:val="24"/>
          </w:rPr>
          <w:delText>Груздова;</w:delText>
        </w:r>
      </w:del>
    </w:p>
    <w:p w14:paraId="72AE2CDA" w14:textId="4E2E0BF2" w:rsidR="0021299C" w:rsidRPr="00B20F48" w:rsidRDefault="0021299C" w:rsidP="00B20F48">
      <w:pPr>
        <w:pStyle w:val="ListParagraph"/>
        <w:numPr>
          <w:ilvl w:val="0"/>
          <w:numId w:val="7"/>
        </w:numPr>
        <w:ind w:left="1094" w:hanging="357"/>
        <w:rPr>
          <w:del w:id="140" w:author="1" w:date="2026-09-22T12:14:00Z" w16du:dateUtc="2026-09-22T16:14:00Z"/>
          <w:rFonts w:cs="Arial"/>
          <w:szCs w:val="24"/>
        </w:rPr>
      </w:pPr>
      <w:del w:id="141" w:author="1" w:date="2026-09-22T12:14:00Z" w16du:dateUtc="2026-09-22T16:14:00Z">
        <w:r w:rsidRPr="00B20F48">
          <w:rPr>
            <w:rFonts w:cs="Arial"/>
            <w:szCs w:val="24"/>
          </w:rPr>
          <w:delText>удалить Конфиденциальную информацию и аналитические материалы, хранящиеся в информационных системах Принимающей стороны, до степени невозможности их восстановления и прекратить любое использование Конфиденциальной информации и аналитических материалов, подготовленных с ее использованием; по требованию Раскрывающей стороны носители Конфиденциальной информации и аналитические материалы, подготовленные с ее использованием, должны быть уничтожены Принимающей стороной с предоставлением Раскрывающей стороне соответствующего акта об уничтожении.</w:delText>
        </w:r>
      </w:del>
    </w:p>
    <w:p w14:paraId="1EFB9C63" w14:textId="438C7FCB" w:rsidR="0021299C" w:rsidRPr="00B20F48" w:rsidRDefault="0021299C" w:rsidP="00B20F48">
      <w:pPr>
        <w:ind w:left="737"/>
        <w:rPr>
          <w:del w:id="142" w:author="1" w:date="2026-09-22T12:14:00Z" w16du:dateUtc="2026-09-22T16:14:00Z"/>
          <w:szCs w:val="24"/>
        </w:rPr>
      </w:pPr>
      <w:del w:id="143" w:author="1" w:date="2026-09-22T12:14:00Z" w16du:dateUtc="2026-09-22T16:14:00Z">
        <w:r w:rsidRPr="00B20F48">
          <w:rPr>
            <w:szCs w:val="24"/>
          </w:rPr>
          <w:delText>Во избежание сомнений, обязанность, предусмотренная настоящим пунктом, не применима к документам, находящимся в ВКД, содержание и доступ к которой обеспечивается Раскрывающей стороной.</w:delText>
        </w:r>
      </w:del>
    </w:p>
    <w:p w14:paraId="620E2C6D" w14:textId="27E601F2" w:rsidR="0021299C" w:rsidRPr="00B20F48" w:rsidRDefault="0021299C" w:rsidP="00B20F48">
      <w:pPr>
        <w:pStyle w:val="ListParagraph"/>
        <w:numPr>
          <w:ilvl w:val="2"/>
          <w:numId w:val="1"/>
        </w:numPr>
        <w:ind w:left="737" w:hanging="737"/>
        <w:rPr>
          <w:del w:id="144" w:author="1" w:date="2026-09-22T12:14:00Z" w16du:dateUtc="2026-09-22T16:14:00Z"/>
          <w:rFonts w:cs="Arial"/>
          <w:spacing w:val="-2"/>
          <w:szCs w:val="24"/>
        </w:rPr>
      </w:pPr>
      <w:del w:id="145" w:author="1" w:date="2026-09-22T12:14:00Z" w16du:dateUtc="2026-09-22T16:14:00Z">
        <w:r w:rsidRPr="00B20F48">
          <w:rPr>
            <w:rFonts w:cs="Arial"/>
            <w:spacing w:val="-2"/>
            <w:szCs w:val="24"/>
          </w:rPr>
          <w:delText>В случае получения в составе Конфиденциальной информации персональных данных, включая персональные данные, указанные в Соглашении, обрабатывать их исключительно в целях и способами, необходимыми для достижения цели, указанной в разд</w:delText>
        </w:r>
        <w:r w:rsidR="009E6C1A" w:rsidRPr="00B20F48">
          <w:rPr>
            <w:rFonts w:cs="Arial"/>
            <w:spacing w:val="-2"/>
            <w:szCs w:val="24"/>
          </w:rPr>
          <w:delText>еле</w:delText>
        </w:r>
        <w:r w:rsidRPr="00B20F48">
          <w:rPr>
            <w:rFonts w:cs="Arial"/>
            <w:spacing w:val="-2"/>
            <w:szCs w:val="24"/>
          </w:rPr>
          <w:delText xml:space="preserve"> 2 Соглашения, обеспечивать конфиденциальность полученных персональных данных, их безопасность при обработке, принимать все необходимые правовые, организационные и технические меры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с такими персональными данными. </w:delText>
        </w:r>
      </w:del>
    </w:p>
    <w:p w14:paraId="022078EA" w14:textId="3B828B75" w:rsidR="0021299C" w:rsidRPr="00B20F48" w:rsidRDefault="0021299C" w:rsidP="00B20F48">
      <w:pPr>
        <w:pStyle w:val="ListParagraph"/>
        <w:numPr>
          <w:ilvl w:val="1"/>
          <w:numId w:val="1"/>
        </w:numPr>
        <w:ind w:left="737" w:hanging="737"/>
        <w:rPr>
          <w:del w:id="146" w:author="1" w:date="2026-09-22T12:14:00Z" w16du:dateUtc="2026-09-22T16:14:00Z"/>
          <w:rFonts w:cs="Arial"/>
          <w:szCs w:val="24"/>
        </w:rPr>
      </w:pPr>
      <w:del w:id="147" w:author="1" w:date="2026-09-22T12:14:00Z" w16du:dateUtc="2026-09-22T16:14:00Z">
        <w:r w:rsidRPr="00B20F48">
          <w:rPr>
            <w:rFonts w:cs="Arial"/>
            <w:szCs w:val="24"/>
          </w:rPr>
          <w:delText>Принимающая сторона вправе раскрыть Конфиденциальную информацию:</w:delText>
        </w:r>
      </w:del>
    </w:p>
    <w:p w14:paraId="60116505" w14:textId="32DF3C6B" w:rsidR="0021299C" w:rsidRPr="00B20F48" w:rsidRDefault="0021299C" w:rsidP="00B20F48">
      <w:pPr>
        <w:pStyle w:val="ListParagraph"/>
        <w:numPr>
          <w:ilvl w:val="2"/>
          <w:numId w:val="1"/>
        </w:numPr>
        <w:ind w:left="737" w:hanging="737"/>
        <w:rPr>
          <w:del w:id="148" w:author="1" w:date="2026-09-22T12:14:00Z" w16du:dateUtc="2026-09-22T16:14:00Z"/>
          <w:rFonts w:cs="Arial"/>
          <w:szCs w:val="24"/>
        </w:rPr>
      </w:pPr>
      <w:del w:id="149" w:author="1" w:date="2026-09-22T12:14:00Z" w16du:dateUtc="2026-09-22T16:14:00Z">
        <w:r w:rsidRPr="00B20F48">
          <w:rPr>
            <w:rFonts w:cs="Arial"/>
            <w:szCs w:val="24"/>
          </w:rPr>
          <w:delText>Только тем работникам Принимающей стороны, которые непосредственно принимают участие в достижении целей, указанных в разд</w:delText>
        </w:r>
        <w:r w:rsidR="009E6C1A" w:rsidRPr="00B20F48">
          <w:rPr>
            <w:rFonts w:cs="Arial"/>
            <w:szCs w:val="24"/>
          </w:rPr>
          <w:delText>еле</w:delText>
        </w:r>
        <w:r w:rsidRPr="00B20F48">
          <w:rPr>
            <w:rFonts w:cs="Arial"/>
            <w:szCs w:val="24"/>
          </w:rPr>
          <w:delText xml:space="preserve"> 2 Соглашения, и только в той степени, в которой это необходимо для целей, указанных в разделе 2 Соглашения. </w:delText>
        </w:r>
      </w:del>
    </w:p>
    <w:p w14:paraId="5AA7C631" w14:textId="03B306BE" w:rsidR="0021299C" w:rsidRPr="00B20F48" w:rsidRDefault="0021299C" w:rsidP="00B20F48">
      <w:pPr>
        <w:pStyle w:val="ListParagraph"/>
        <w:numPr>
          <w:ilvl w:val="2"/>
          <w:numId w:val="1"/>
        </w:numPr>
        <w:ind w:left="737" w:hanging="737"/>
        <w:rPr>
          <w:del w:id="150" w:author="1" w:date="2026-09-22T12:14:00Z" w16du:dateUtc="2026-09-22T16:14:00Z"/>
          <w:rFonts w:cs="Arial"/>
          <w:szCs w:val="24"/>
        </w:rPr>
      </w:pPr>
      <w:del w:id="151" w:author="1" w:date="2026-09-22T12:14:00Z" w16du:dateUtc="2026-09-22T16:14:00Z">
        <w:r w:rsidRPr="00B20F48">
          <w:rPr>
            <w:rFonts w:cs="Arial"/>
            <w:szCs w:val="24"/>
          </w:rPr>
          <w:delText xml:space="preserve">В соответствии с законодательством Российской Федерации или по предъявлению законного требования государственных или иных компетентных органов Российской Федерации только в объеме поступившего запроса. </w:delText>
        </w:r>
      </w:del>
    </w:p>
    <w:p w14:paraId="5AB378FD" w14:textId="6F5ADDE1" w:rsidR="0021299C" w:rsidRPr="00B20F48" w:rsidRDefault="0021299C" w:rsidP="00B20F48">
      <w:pPr>
        <w:pStyle w:val="ListParagraph"/>
        <w:numPr>
          <w:ilvl w:val="1"/>
          <w:numId w:val="1"/>
        </w:numPr>
        <w:ind w:left="737" w:hanging="737"/>
        <w:rPr>
          <w:del w:id="152" w:author="1" w:date="2026-09-22T12:14:00Z" w16du:dateUtc="2026-09-22T16:14:00Z"/>
          <w:rFonts w:cs="Arial"/>
          <w:szCs w:val="24"/>
        </w:rPr>
      </w:pPr>
      <w:del w:id="153" w:author="1" w:date="2026-09-22T12:14:00Z" w16du:dateUtc="2026-09-22T16:14:00Z">
        <w:r w:rsidRPr="00B20F48">
          <w:rPr>
            <w:rFonts w:cs="Arial"/>
            <w:szCs w:val="24"/>
          </w:rPr>
          <w:delText xml:space="preserve">Раскрывающая сторона вправе передавать Конфиденциальную информацию следующими способами: </w:delText>
        </w:r>
      </w:del>
    </w:p>
    <w:p w14:paraId="4EB0E708" w14:textId="6EE09259" w:rsidR="0021299C" w:rsidRPr="00B20F48" w:rsidRDefault="0021299C" w:rsidP="00B20F48">
      <w:pPr>
        <w:pStyle w:val="ListParagraph"/>
        <w:numPr>
          <w:ilvl w:val="2"/>
          <w:numId w:val="1"/>
        </w:numPr>
        <w:ind w:left="737" w:hanging="737"/>
        <w:rPr>
          <w:del w:id="154" w:author="1" w:date="2026-09-22T12:14:00Z" w16du:dateUtc="2026-09-22T16:14:00Z"/>
          <w:rFonts w:cs="Arial"/>
          <w:szCs w:val="24"/>
        </w:rPr>
      </w:pPr>
      <w:del w:id="155" w:author="1" w:date="2026-09-22T12:14:00Z" w16du:dateUtc="2026-09-22T16:14:00Z">
        <w:r w:rsidRPr="00B20F48">
          <w:rPr>
            <w:rFonts w:cs="Arial"/>
            <w:szCs w:val="24"/>
          </w:rPr>
          <w:delText xml:space="preserve">В письменной форме на бумажном носителе / в форме электронного файла на электронном носителе уполномоченному(-ым) лицу(-ам) Принимающей стороны из рук в руки либо с курьером в упаковке, исключающей просмотр содержащихся документов или электронных носителей, без нарушения ее целостности по нижеследующему(-им) адресу: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_______________</w:delText>
        </w:r>
        <w:r w:rsidRPr="00B20F48">
          <w:rPr>
            <w:rFonts w:cs="Arial"/>
            <w:szCs w:val="24"/>
          </w:rPr>
          <w:delText>(уполномоченные лица). Или по иному адресу, указанному Принимающей стороной в уведомлении, отправленном Раскрывающей стороне по адресу, указанному в п. 3.1.9</w:delText>
        </w:r>
        <w:r w:rsidR="00300B0A" w:rsidRPr="00B20F48">
          <w:rPr>
            <w:rFonts w:cs="Arial"/>
            <w:szCs w:val="24"/>
          </w:rPr>
          <w:delText>.</w:delText>
        </w:r>
        <w:r w:rsidRPr="00B20F48">
          <w:rPr>
            <w:rFonts w:cs="Arial"/>
            <w:szCs w:val="24"/>
          </w:rPr>
          <w:delText xml:space="preserve"> Соглашения. </w:delText>
        </w:r>
      </w:del>
    </w:p>
    <w:p w14:paraId="739C0B86" w14:textId="77777777" w:rsidR="0021299C" w:rsidRPr="00B20F48" w:rsidRDefault="0021299C" w:rsidP="00B20F48">
      <w:pPr>
        <w:ind w:left="737"/>
        <w:rPr>
          <w:del w:id="156" w:author="1" w:date="2026-09-22T12:14:00Z" w16du:dateUtc="2026-09-22T16:14:00Z"/>
          <w:szCs w:val="24"/>
        </w:rPr>
      </w:pPr>
      <w:del w:id="157" w:author="1" w:date="2026-09-22T12:14:00Z" w16du:dateUtc="2026-09-22T16:14:00Z">
        <w:r w:rsidRPr="00B20F48">
          <w:rPr>
            <w:szCs w:val="24"/>
          </w:rPr>
          <w:delText>При передаче Конфиденциальной информации Стороны обязаны составить и подписать акт, в котором в обязательном порядке указываются перечень передаваемой Конфиденциальной информации и носитель, на котором она передается.</w:delText>
        </w:r>
      </w:del>
    </w:p>
    <w:p w14:paraId="447309EB" w14:textId="346FCE0B" w:rsidR="0021299C" w:rsidRPr="00B20F48" w:rsidRDefault="0021299C" w:rsidP="00B20F48">
      <w:pPr>
        <w:pStyle w:val="ListParagraph"/>
        <w:numPr>
          <w:ilvl w:val="2"/>
          <w:numId w:val="1"/>
        </w:numPr>
        <w:ind w:left="737" w:hanging="737"/>
        <w:rPr>
          <w:del w:id="158" w:author="1" w:date="2026-09-22T12:14:00Z" w16du:dateUtc="2026-09-22T16:14:00Z"/>
          <w:rFonts w:cs="Arial"/>
          <w:szCs w:val="24"/>
        </w:rPr>
      </w:pPr>
      <w:del w:id="159" w:author="1" w:date="2026-09-22T12:14:00Z" w16du:dateUtc="2026-09-22T16:14:00Z">
        <w:r w:rsidRPr="00B20F48">
          <w:rPr>
            <w:rFonts w:cs="Arial"/>
            <w:szCs w:val="24"/>
          </w:rPr>
          <w:delText xml:space="preserve">В форме электронного сообщения, направленного: </w:delText>
        </w:r>
      </w:del>
    </w:p>
    <w:p w14:paraId="0C504821" w14:textId="74771218" w:rsidR="0021299C" w:rsidRPr="00B20F48" w:rsidRDefault="0021299C" w:rsidP="00B20F48">
      <w:pPr>
        <w:pStyle w:val="ListParagraph"/>
        <w:numPr>
          <w:ilvl w:val="0"/>
          <w:numId w:val="8"/>
        </w:numPr>
        <w:ind w:left="1094" w:hanging="357"/>
        <w:rPr>
          <w:del w:id="160" w:author="1" w:date="2026-09-22T12:14:00Z" w16du:dateUtc="2026-09-22T16:14:00Z"/>
          <w:rFonts w:cs="Arial"/>
          <w:szCs w:val="24"/>
        </w:rPr>
      </w:pPr>
      <w:del w:id="161" w:author="1" w:date="2026-09-22T12:14:00Z" w16du:dateUtc="2026-09-22T16:14:00Z">
        <w:r w:rsidRPr="00B20F48">
          <w:rPr>
            <w:rFonts w:cs="Arial"/>
            <w:szCs w:val="24"/>
          </w:rPr>
          <w:delText xml:space="preserve">на e-mail: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w:delText>
        </w:r>
        <w:r w:rsidRPr="00B20F48">
          <w:rPr>
            <w:rFonts w:cs="Arial"/>
            <w:szCs w:val="24"/>
          </w:rPr>
          <w:delText xml:space="preserve"> (уполномоченные лица);</w:delText>
        </w:r>
      </w:del>
    </w:p>
    <w:p w14:paraId="7EEBBF99" w14:textId="61C0E16A" w:rsidR="0021299C" w:rsidRPr="00B20F48" w:rsidRDefault="0021299C" w:rsidP="00B20F48">
      <w:pPr>
        <w:pStyle w:val="ListParagraph"/>
        <w:numPr>
          <w:ilvl w:val="0"/>
          <w:numId w:val="8"/>
        </w:numPr>
        <w:ind w:left="1094" w:hanging="357"/>
        <w:rPr>
          <w:del w:id="162" w:author="1" w:date="2026-09-22T12:14:00Z" w16du:dateUtc="2026-09-22T16:14:00Z"/>
          <w:rFonts w:cs="Arial"/>
          <w:szCs w:val="24"/>
        </w:rPr>
      </w:pPr>
      <w:del w:id="163" w:author="1" w:date="2026-09-22T12:14:00Z" w16du:dateUtc="2026-09-22T16:14:00Z">
        <w:r w:rsidRPr="00B20F48">
          <w:rPr>
            <w:rFonts w:cs="Arial"/>
            <w:szCs w:val="24"/>
          </w:rPr>
          <w:delText>по иному адресу, указанному Принимающей стороной в уведомлении, отправленном Раскрывающей стороне по адресу, указанному в п. 3.1.9</w:delText>
        </w:r>
        <w:r w:rsidR="00CE6B4C" w:rsidRPr="00B20F48">
          <w:rPr>
            <w:rFonts w:cs="Arial"/>
            <w:szCs w:val="24"/>
          </w:rPr>
          <w:delText>.</w:delText>
        </w:r>
        <w:r w:rsidRPr="00B20F48">
          <w:rPr>
            <w:rFonts w:cs="Arial"/>
            <w:szCs w:val="24"/>
          </w:rPr>
          <w:delText xml:space="preserve"> Соглашения. </w:delText>
        </w:r>
      </w:del>
    </w:p>
    <w:p w14:paraId="352257D4" w14:textId="77777777" w:rsidR="0021299C" w:rsidRPr="00B20F48" w:rsidRDefault="0021299C" w:rsidP="00B20F48">
      <w:pPr>
        <w:ind w:left="737"/>
        <w:rPr>
          <w:del w:id="164" w:author="1" w:date="2026-09-22T12:14:00Z" w16du:dateUtc="2026-09-22T16:14:00Z"/>
          <w:szCs w:val="24"/>
        </w:rPr>
      </w:pPr>
      <w:del w:id="165" w:author="1" w:date="2026-09-22T12:14:00Z" w16du:dateUtc="2026-09-22T16:14:00Z">
        <w:r w:rsidRPr="00B20F48">
          <w:rPr>
            <w:szCs w:val="24"/>
          </w:rPr>
          <w:delText>При передаче Конфиденциальной информации в форме электронного сообщения такая Конфиденциальная информация будет считаться предоставленной с момента направления электронного сообщения без составления акта передачи такой информации.</w:delText>
        </w:r>
      </w:del>
    </w:p>
    <w:p w14:paraId="0190349D" w14:textId="49F2AEA6" w:rsidR="0021299C" w:rsidRPr="00B20F48" w:rsidRDefault="0021299C" w:rsidP="00B20F48">
      <w:pPr>
        <w:pStyle w:val="ListParagraph"/>
        <w:numPr>
          <w:ilvl w:val="2"/>
          <w:numId w:val="1"/>
        </w:numPr>
        <w:ind w:left="737" w:hanging="737"/>
        <w:rPr>
          <w:del w:id="166" w:author="1" w:date="2026-09-22T12:14:00Z" w16du:dateUtc="2026-09-22T16:14:00Z"/>
          <w:rFonts w:cs="Arial"/>
          <w:szCs w:val="24"/>
        </w:rPr>
      </w:pPr>
      <w:del w:id="167" w:author="1" w:date="2026-09-22T12:14:00Z" w16du:dateUtc="2026-09-22T16:14:00Z">
        <w:r w:rsidRPr="00B20F48">
          <w:rPr>
            <w:rFonts w:cs="Arial"/>
            <w:szCs w:val="24"/>
          </w:rPr>
          <w:delText>Посредством создания ВКД и предоставления к ней персонального доступа Пользователям ВКД. Принимающая сторона обязана обеспечить необходимый уровень защищенности данных, предоставленных посредством ВКД. При увольнении или переводе на другой участок работы пользователя Принимающей стороны, которому был предоставлен доступ к ВКД, незамедлительно уведомить об этом Раскрывающую сторону путем направления уведомления по адресу, указанному в п. 3.1.9</w:delText>
        </w:r>
        <w:r w:rsidR="00CE6B4C" w:rsidRPr="00B20F48">
          <w:rPr>
            <w:rFonts w:cs="Arial"/>
            <w:szCs w:val="24"/>
          </w:rPr>
          <w:delText>.</w:delText>
        </w:r>
        <w:r w:rsidRPr="00B20F48">
          <w:rPr>
            <w:rFonts w:cs="Arial"/>
            <w:szCs w:val="24"/>
          </w:rPr>
          <w:delText xml:space="preserve"> Соглашения с целью блокирования доступа. При передаче Конфиденциальной информации посредством ВКД такая Конфиденциальная информация будет считаться предоставленной с момента первого входа в ВКД соответствующего Пользователя ВКД. </w:delText>
        </w:r>
      </w:del>
    </w:p>
    <w:p w14:paraId="143F2149" w14:textId="77777777" w:rsidR="0021299C" w:rsidRPr="00B20F48" w:rsidRDefault="0021299C" w:rsidP="00B20F48">
      <w:pPr>
        <w:ind w:left="737"/>
        <w:rPr>
          <w:del w:id="168" w:author="1" w:date="2026-09-22T12:14:00Z" w16du:dateUtc="2026-09-22T16:14:00Z"/>
          <w:szCs w:val="24"/>
        </w:rPr>
      </w:pPr>
      <w:del w:id="169" w:author="1" w:date="2026-09-22T12:14:00Z" w16du:dateUtc="2026-09-22T16:14:00Z">
        <w:r w:rsidRPr="00B20F48">
          <w:rPr>
            <w:szCs w:val="24"/>
          </w:rPr>
          <w:delText>Работники Принимающей стороны должны осуществлять доступ к ВКД Раскрывающей стороны только с публичных IP-адресов Принимающей стороны. Публичные IP-адреса (диапазоны публичных IP-адресов) Принимающей стороны передаются Раскрывающей стороне для осуществления контроля.</w:delText>
        </w:r>
      </w:del>
    </w:p>
    <w:p w14:paraId="17D49230" w14:textId="43DAE4EF" w:rsidR="0021299C" w:rsidRPr="00B20F48" w:rsidRDefault="0021299C" w:rsidP="00B20F48">
      <w:pPr>
        <w:pStyle w:val="ListParagraph"/>
        <w:numPr>
          <w:ilvl w:val="2"/>
          <w:numId w:val="1"/>
        </w:numPr>
        <w:ind w:left="737" w:hanging="737"/>
        <w:rPr>
          <w:del w:id="170" w:author="1" w:date="2026-09-22T12:14:00Z" w16du:dateUtc="2026-09-22T16:14:00Z"/>
          <w:rFonts w:cs="Arial"/>
          <w:szCs w:val="24"/>
        </w:rPr>
      </w:pPr>
      <w:del w:id="171" w:author="1" w:date="2026-09-22T12:14:00Z" w16du:dateUtc="2026-09-22T16:14:00Z">
        <w:r w:rsidRPr="00B20F48">
          <w:rPr>
            <w:rFonts w:cs="Arial"/>
            <w:szCs w:val="24"/>
          </w:rPr>
          <w:delText>В электронной форме посредством предоставления доступа к автоматизированным системам Раскрывающей стороны работникам Принимающей стороны под персональными учетными записями. При этом Конфиденциальная информация будет считаться предоставленной с момента предоставления работникам Принимающей стороны персональных учетных записей в автоматизированных системах Раскрывающей стороны без составления акта передачи такой информации.</w:delText>
        </w:r>
      </w:del>
    </w:p>
    <w:p w14:paraId="7B791B94" w14:textId="39E1F143" w:rsidR="0021299C" w:rsidRPr="00B20F48" w:rsidRDefault="0021299C" w:rsidP="00B20F48">
      <w:pPr>
        <w:ind w:left="737"/>
        <w:rPr>
          <w:del w:id="172" w:author="1" w:date="2026-09-22T12:14:00Z" w16du:dateUtc="2026-09-22T16:14:00Z"/>
          <w:szCs w:val="24"/>
        </w:rPr>
      </w:pPr>
      <w:del w:id="173" w:author="1" w:date="2026-09-22T12:14:00Z" w16du:dateUtc="2026-09-22T16:14:00Z">
        <w:r w:rsidRPr="00B20F48">
          <w:rPr>
            <w:szCs w:val="24"/>
          </w:rPr>
          <w:delText>Для предоставления работникам Принимающей стороны персональных учетных записей в автоматизированных системах Раскрывающей стороны Принимающая сторона обязуется направить Раскрывающей стороне со ссылкой на Соглашение и с подписью уполномоченного представителя Принимающей стороны список работников Принимающей стороны с запросом о предоставлении доступа по адресу, указанному в п. 3.1.9</w:delText>
        </w:r>
        <w:r w:rsidR="00300B0A" w:rsidRPr="00B20F48">
          <w:rPr>
            <w:szCs w:val="24"/>
          </w:rPr>
          <w:delText>.</w:delText>
        </w:r>
        <w:r w:rsidRPr="00B20F48">
          <w:rPr>
            <w:szCs w:val="24"/>
          </w:rPr>
          <w:delText xml:space="preserve"> Соглашения. Указанный список должен содержать описание состава запрашиваемого доступа и обоснование необходимости его предоставления, фамилии, имена, отчества, даты рождения и паспортные данные указанных работников, а также подтверждение наличия трудовых отношений с указанными работниками и их согласий на обработку Раскрывающей стороной их персональных данных.</w:delText>
        </w:r>
      </w:del>
    </w:p>
    <w:p w14:paraId="7023F5FF" w14:textId="232DAF24" w:rsidR="0021299C" w:rsidRPr="00B20F48" w:rsidRDefault="0021299C" w:rsidP="00B20F48">
      <w:pPr>
        <w:ind w:left="737"/>
        <w:rPr>
          <w:del w:id="174" w:author="1" w:date="2026-09-22T12:14:00Z" w16du:dateUtc="2026-09-22T16:14:00Z"/>
          <w:szCs w:val="24"/>
        </w:rPr>
      </w:pPr>
      <w:del w:id="175" w:author="1" w:date="2026-09-22T12:14:00Z" w16du:dateUtc="2026-09-22T16:14:00Z">
        <w:r w:rsidRPr="00B20F48">
          <w:rPr>
            <w:szCs w:val="24"/>
          </w:rPr>
          <w:delText>При увольнении или переводе на другой участок работы пользователя Принимающей стороны, которому был предоставлен доступ к автоматизированным системам Раскрывающей стороны под персональной учетной записью, незамедлительно уведомить об этом Раскрывающую сторону путем направления уведомления по адресу, указанному в п. 3.1.9</w:delText>
        </w:r>
        <w:r w:rsidR="00300B0A" w:rsidRPr="00B20F48">
          <w:rPr>
            <w:szCs w:val="24"/>
          </w:rPr>
          <w:delText>.</w:delText>
        </w:r>
        <w:r w:rsidRPr="00B20F48">
          <w:rPr>
            <w:szCs w:val="24"/>
          </w:rPr>
          <w:delText xml:space="preserve"> Соглашения, с целью блокирования доступа.</w:delText>
        </w:r>
      </w:del>
    </w:p>
    <w:p w14:paraId="686098C3" w14:textId="08FC16A0" w:rsidR="0021299C" w:rsidRPr="00B20F48" w:rsidRDefault="0021299C" w:rsidP="00B20F48">
      <w:pPr>
        <w:pStyle w:val="ListParagraph"/>
        <w:numPr>
          <w:ilvl w:val="0"/>
          <w:numId w:val="1"/>
        </w:numPr>
        <w:ind w:left="0" w:firstLine="0"/>
        <w:jc w:val="center"/>
        <w:rPr>
          <w:del w:id="176" w:author="1" w:date="2026-09-22T12:14:00Z" w16du:dateUtc="2026-09-22T16:14:00Z"/>
          <w:rFonts w:cs="Arial"/>
          <w:b/>
          <w:szCs w:val="24"/>
        </w:rPr>
      </w:pPr>
      <w:del w:id="177" w:author="1" w:date="2026-09-22T12:14:00Z" w16du:dateUtc="2026-09-22T16:14:00Z">
        <w:r w:rsidRPr="00B20F48">
          <w:rPr>
            <w:rFonts w:cs="Arial"/>
            <w:b/>
            <w:szCs w:val="24"/>
          </w:rPr>
          <w:delText>ОТВЕТСТВЕННОСТЬ, ГАРАНТИИ СТОРОН</w:delText>
        </w:r>
      </w:del>
    </w:p>
    <w:p w14:paraId="4B7AF593" w14:textId="44350BC0" w:rsidR="0021299C" w:rsidRPr="00B20F48" w:rsidRDefault="0021299C" w:rsidP="00B20F48">
      <w:pPr>
        <w:pStyle w:val="ListParagraph"/>
        <w:numPr>
          <w:ilvl w:val="1"/>
          <w:numId w:val="1"/>
        </w:numPr>
        <w:ind w:left="737" w:hanging="737"/>
        <w:rPr>
          <w:del w:id="178" w:author="1" w:date="2026-09-22T12:14:00Z" w16du:dateUtc="2026-09-22T16:14:00Z"/>
          <w:rFonts w:cs="Arial"/>
          <w:szCs w:val="24"/>
        </w:rPr>
      </w:pPr>
      <w:del w:id="179" w:author="1" w:date="2026-09-22T12:14:00Z" w16du:dateUtc="2026-09-22T16:14:00Z">
        <w:r w:rsidRPr="00B20F48">
          <w:rPr>
            <w:rFonts w:cs="Arial"/>
            <w:szCs w:val="24"/>
          </w:rPr>
          <w:delText xml:space="preserve">Принимающая сторона будет ответственна за несанкционированное разглашение или использование Конфиденциальной информации лицами, которым в соответствии с условиями Соглашения Принимающей стороной раскрыта Конфиденциальная информация. </w:delText>
        </w:r>
      </w:del>
    </w:p>
    <w:p w14:paraId="6FBD2ABA" w14:textId="2BF16531" w:rsidR="0021299C" w:rsidRPr="00B20F48" w:rsidRDefault="0021299C" w:rsidP="00B20F48">
      <w:pPr>
        <w:pStyle w:val="ListParagraph"/>
        <w:numPr>
          <w:ilvl w:val="1"/>
          <w:numId w:val="1"/>
        </w:numPr>
        <w:ind w:left="737" w:hanging="737"/>
        <w:rPr>
          <w:del w:id="180" w:author="1" w:date="2026-09-22T12:14:00Z" w16du:dateUtc="2026-09-22T16:14:00Z"/>
          <w:rFonts w:cs="Arial"/>
          <w:szCs w:val="24"/>
        </w:rPr>
      </w:pPr>
      <w:del w:id="181" w:author="1" w:date="2026-09-22T12:14:00Z" w16du:dateUtc="2026-09-22T16:14:00Z">
        <w:r w:rsidRPr="00B20F48">
          <w:rPr>
            <w:rFonts w:cs="Arial"/>
            <w:szCs w:val="24"/>
          </w:rPr>
          <w:delText>В случае разглашения или несанкционированного использования Конфиденциальной информации Раскрывающая сторона имеет право требовать возмещения убытков, понесенных в связи с разглашением или несанкционированным использованием этой информации, при наличии вины Принимающей стороны, установленной   вступившим в силу судебным актом. Помимо взыскания убытков, на основании вступившего в силу судебного акта, Принимающая сторона обязуется выплатить Раскрывающей стороне неустойку в размере 1 000 000 (</w:delText>
        </w:r>
        <w:r w:rsidR="00300B0A" w:rsidRPr="00B20F48">
          <w:rPr>
            <w:rFonts w:cs="Arial"/>
            <w:szCs w:val="24"/>
          </w:rPr>
          <w:delText>о</w:delText>
        </w:r>
        <w:r w:rsidRPr="00B20F48">
          <w:rPr>
            <w:rFonts w:cs="Arial"/>
            <w:szCs w:val="24"/>
          </w:rPr>
          <w:delText>дин миллион) рублей за каждый факт несанкционированного раскрытия/использования переданной Раскрывающей стороной Конфиденциальной информации на основании вступившего в силу судебного акта.</w:delText>
        </w:r>
      </w:del>
    </w:p>
    <w:p w14:paraId="27A98CFB" w14:textId="77750D67" w:rsidR="0021299C" w:rsidRPr="00B20F48" w:rsidRDefault="0021299C" w:rsidP="00B20F48">
      <w:pPr>
        <w:pStyle w:val="ListParagraph"/>
        <w:numPr>
          <w:ilvl w:val="1"/>
          <w:numId w:val="1"/>
        </w:numPr>
        <w:ind w:left="737" w:hanging="737"/>
        <w:rPr>
          <w:del w:id="182" w:author="1" w:date="2026-09-22T12:14:00Z" w16du:dateUtc="2026-09-22T16:14:00Z"/>
          <w:rFonts w:cs="Arial"/>
          <w:szCs w:val="24"/>
        </w:rPr>
      </w:pPr>
      <w:del w:id="183" w:author="1" w:date="2026-09-22T12:14:00Z" w16du:dateUtc="2026-09-22T16:14:00Z">
        <w:r w:rsidRPr="00B20F48">
          <w:rPr>
            <w:rFonts w:cs="Arial"/>
            <w:szCs w:val="24"/>
          </w:rPr>
          <w:delText>Заключая Соглашение, каждая из Сторон заявляет другой Стороне следующее и заверяет ее в следующем:</w:delText>
        </w:r>
      </w:del>
    </w:p>
    <w:p w14:paraId="5502DB16" w14:textId="66C3D813" w:rsidR="0021299C" w:rsidRPr="00B20F48" w:rsidRDefault="0021299C" w:rsidP="00B20F48">
      <w:pPr>
        <w:pStyle w:val="ListParagraph"/>
        <w:numPr>
          <w:ilvl w:val="2"/>
          <w:numId w:val="1"/>
        </w:numPr>
        <w:ind w:left="737" w:hanging="737"/>
        <w:rPr>
          <w:del w:id="184" w:author="1" w:date="2026-09-22T12:14:00Z" w16du:dateUtc="2026-09-22T16:14:00Z"/>
          <w:rFonts w:cs="Arial"/>
          <w:szCs w:val="24"/>
        </w:rPr>
      </w:pPr>
      <w:del w:id="185" w:author="1" w:date="2026-09-22T12:14:00Z" w16du:dateUtc="2026-09-22T16:14:00Z">
        <w:r w:rsidRPr="00B20F48">
          <w:rPr>
            <w:rFonts w:cs="Arial"/>
            <w:color w:val="000000"/>
            <w:szCs w:val="24"/>
          </w:rPr>
          <w:delText>Сторона является юридическим лицом, должным образом</w:delText>
        </w:r>
        <w:r w:rsidRPr="00B20F48">
          <w:rPr>
            <w:rFonts w:cs="Arial"/>
            <w:szCs w:val="24"/>
          </w:rPr>
          <w:delText>, созданным в соответствии с законодательством Российской Федерации, ее деятельность осуществляется в соответствии с учредительными документами и действующим законодательством Российской Федерации.</w:delText>
        </w:r>
      </w:del>
    </w:p>
    <w:p w14:paraId="26D761AC" w14:textId="1E053097" w:rsidR="0021299C" w:rsidRPr="00B20F48" w:rsidRDefault="0021299C" w:rsidP="00B20F48">
      <w:pPr>
        <w:pStyle w:val="ListParagraph"/>
        <w:numPr>
          <w:ilvl w:val="2"/>
          <w:numId w:val="1"/>
        </w:numPr>
        <w:ind w:left="737" w:hanging="737"/>
        <w:rPr>
          <w:del w:id="186" w:author="1" w:date="2026-09-22T12:14:00Z" w16du:dateUtc="2026-09-22T16:14:00Z"/>
          <w:rFonts w:cs="Arial"/>
          <w:szCs w:val="24"/>
        </w:rPr>
      </w:pPr>
      <w:del w:id="187" w:author="1" w:date="2026-09-22T12:14:00Z" w16du:dateUtc="2026-09-22T16:14:00Z">
        <w:r w:rsidRPr="00B20F48">
          <w:rPr>
            <w:rFonts w:cs="Arial"/>
            <w:szCs w:val="24"/>
          </w:rPr>
          <w:delText>Сторона имеет все необходимые корпоративные одобрения и соответствующие полномочия на заключение Соглашения и выполнение взятых на себя обязательств по Соглашению.</w:delText>
        </w:r>
      </w:del>
    </w:p>
    <w:p w14:paraId="20D561B7" w14:textId="62970DFE" w:rsidR="0021299C" w:rsidRPr="00B20F48" w:rsidRDefault="0021299C" w:rsidP="00B20F48">
      <w:pPr>
        <w:pStyle w:val="ListParagraph"/>
        <w:numPr>
          <w:ilvl w:val="2"/>
          <w:numId w:val="1"/>
        </w:numPr>
        <w:ind w:left="737" w:hanging="737"/>
        <w:rPr>
          <w:del w:id="188" w:author="1" w:date="2026-09-22T12:14:00Z" w16du:dateUtc="2026-09-22T16:14:00Z"/>
          <w:rFonts w:cs="Arial"/>
          <w:spacing w:val="-4"/>
          <w:szCs w:val="24"/>
        </w:rPr>
      </w:pPr>
      <w:del w:id="189" w:author="1" w:date="2026-09-22T12:14:00Z" w16du:dateUtc="2026-09-22T16:14:00Z">
        <w:r w:rsidRPr="00B20F48">
          <w:rPr>
            <w:rFonts w:cs="Arial"/>
            <w:spacing w:val="-4"/>
            <w:szCs w:val="24"/>
          </w:rPr>
          <w:delText xml:space="preserve">Лица, подписывающие от лица Стороны Соглашение и все документы, относящиеся к нему, надлежащим образом назначены на должность и уполномочены на подписание Соглашения и всех документов, с ним связанных. </w:delText>
        </w:r>
      </w:del>
    </w:p>
    <w:p w14:paraId="718061C7" w14:textId="00EC0A8E" w:rsidR="0021299C" w:rsidRPr="00B20F48" w:rsidRDefault="0021299C" w:rsidP="00B20F48">
      <w:pPr>
        <w:pStyle w:val="ListParagraph"/>
        <w:numPr>
          <w:ilvl w:val="2"/>
          <w:numId w:val="1"/>
        </w:numPr>
        <w:ind w:left="737" w:hanging="737"/>
        <w:rPr>
          <w:del w:id="190" w:author="1" w:date="2026-09-22T12:14:00Z" w16du:dateUtc="2026-09-22T16:14:00Z"/>
          <w:rFonts w:cs="Arial"/>
          <w:szCs w:val="24"/>
        </w:rPr>
      </w:pPr>
      <w:del w:id="191" w:author="1" w:date="2026-09-22T12:14:00Z" w16du:dateUtc="2026-09-22T16:14:00Z">
        <w:r w:rsidRPr="00B20F48">
          <w:rPr>
            <w:rFonts w:cs="Arial"/>
            <w:szCs w:val="24"/>
          </w:rPr>
          <w:delText>Заключение Соглашения не нарушает и не нарушит никаких положений учредительных документов Стороны или действующего законодательства Российской Федерации.</w:delText>
        </w:r>
      </w:del>
    </w:p>
    <w:p w14:paraId="1C0E192E" w14:textId="2432FD35" w:rsidR="0021299C" w:rsidRPr="00B20F48" w:rsidRDefault="0021299C" w:rsidP="00B20F48">
      <w:pPr>
        <w:pStyle w:val="ListParagraph"/>
        <w:numPr>
          <w:ilvl w:val="1"/>
          <w:numId w:val="1"/>
        </w:numPr>
        <w:ind w:left="737" w:hanging="737"/>
        <w:rPr>
          <w:del w:id="192" w:author="1" w:date="2026-09-22T12:14:00Z" w16du:dateUtc="2026-09-22T16:14:00Z"/>
          <w:rFonts w:cs="Arial"/>
          <w:szCs w:val="24"/>
        </w:rPr>
      </w:pPr>
      <w:del w:id="193" w:author="1" w:date="2026-09-22T12:14:00Z" w16du:dateUtc="2026-09-22T16:14:00Z">
        <w:r w:rsidRPr="00B20F48">
          <w:rPr>
            <w:rFonts w:cs="Arial"/>
            <w:szCs w:val="24"/>
          </w:rPr>
          <w:delText>Принимающая сторона подтверждает, что в отношении Конфиденциальной информации Раскрывающей стороной не предоставляются и не будут предоставляться никакие заверения или гарантии, будь то прямые или подразумеваемые, и Раскрывающая сторона не принимает и не будет принимать на себя никакой(-их) ответственности или обязательств в отношении точности, надежности или полноты Конфиденциальной информации, предоставляемой Принимающей стороне.</w:delText>
        </w:r>
      </w:del>
    </w:p>
    <w:p w14:paraId="001F2578" w14:textId="171CE6E0" w:rsidR="0021299C" w:rsidRPr="00B20F48" w:rsidRDefault="0021299C" w:rsidP="00B20F48">
      <w:pPr>
        <w:pStyle w:val="ListParagraph"/>
        <w:numPr>
          <w:ilvl w:val="0"/>
          <w:numId w:val="1"/>
        </w:numPr>
        <w:ind w:left="0" w:firstLine="0"/>
        <w:jc w:val="center"/>
        <w:rPr>
          <w:del w:id="194" w:author="1" w:date="2026-09-22T12:14:00Z" w16du:dateUtc="2026-09-22T16:14:00Z"/>
          <w:rFonts w:cs="Arial"/>
          <w:b/>
          <w:szCs w:val="24"/>
        </w:rPr>
      </w:pPr>
      <w:del w:id="195" w:author="1" w:date="2026-09-22T12:14:00Z" w16du:dateUtc="2026-09-22T16:14:00Z">
        <w:r w:rsidRPr="00B20F48">
          <w:rPr>
            <w:rFonts w:cs="Arial"/>
            <w:b/>
            <w:szCs w:val="24"/>
          </w:rPr>
          <w:delText>СРОК ДЕЙСТВИЯ СОГЛАШЕНИЯ</w:delText>
        </w:r>
      </w:del>
    </w:p>
    <w:p w14:paraId="40CCB855" w14:textId="0245317D" w:rsidR="0021299C" w:rsidRPr="00B20F48" w:rsidRDefault="0021299C" w:rsidP="00B20F48">
      <w:pPr>
        <w:pStyle w:val="ListParagraph"/>
        <w:numPr>
          <w:ilvl w:val="1"/>
          <w:numId w:val="1"/>
        </w:numPr>
        <w:ind w:left="737" w:hanging="737"/>
        <w:rPr>
          <w:del w:id="196" w:author="1" w:date="2026-09-22T12:14:00Z" w16du:dateUtc="2026-09-22T16:14:00Z"/>
          <w:rFonts w:cs="Arial"/>
          <w:szCs w:val="24"/>
        </w:rPr>
      </w:pPr>
      <w:del w:id="197" w:author="1" w:date="2026-09-22T12:14:00Z" w16du:dateUtc="2026-09-22T16:14:00Z">
        <w:r w:rsidRPr="00B20F48">
          <w:rPr>
            <w:rFonts w:cs="Arial"/>
            <w:szCs w:val="24"/>
          </w:rPr>
          <w:delText>Соглашение вступает в силу с даты подписания его Сторонами и действует 5 (пять) лет. Обязательства Принимающей стороны по обеспечению конфиденциальности полученной информации действуют в течение 5 (пяти) лет с момента последней передачи Конфиденциальной информации вне зависимости от срока действия Соглашения. Срок действия Соглашения может быть пролонгирован.</w:delText>
        </w:r>
      </w:del>
    </w:p>
    <w:p w14:paraId="62675B48" w14:textId="3388410F" w:rsidR="0021299C" w:rsidRPr="00B20F48" w:rsidRDefault="0021299C" w:rsidP="00B20F48">
      <w:pPr>
        <w:pStyle w:val="ListParagraph"/>
        <w:numPr>
          <w:ilvl w:val="1"/>
          <w:numId w:val="1"/>
        </w:numPr>
        <w:ind w:left="737" w:hanging="737"/>
        <w:rPr>
          <w:del w:id="198" w:author="1" w:date="2026-09-22T12:14:00Z" w16du:dateUtc="2026-09-22T16:14:00Z"/>
          <w:rFonts w:cs="Arial"/>
          <w:szCs w:val="24"/>
        </w:rPr>
      </w:pPr>
      <w:del w:id="199" w:author="1" w:date="2026-09-22T12:14:00Z" w16du:dateUtc="2026-09-22T16:14:00Z">
        <w:r w:rsidRPr="00B20F48">
          <w:rPr>
            <w:rFonts w:cs="Arial"/>
            <w:szCs w:val="24"/>
          </w:rPr>
          <w:delText>Соглашение может быть расторгнуто по первому письменному требованию Раскрывающей стороны, направленному Принимающей стороне не менее чем за 10 (десять) рабочих дней до даты такого расторжения, а также прекращено в случае обоюдного согласия Сторон с расторжением Соглашения в срок, указанный в соответствующих изменениях и дополнениях к Соглашению.</w:delText>
        </w:r>
      </w:del>
    </w:p>
    <w:p w14:paraId="18E66780" w14:textId="2AE4C8BA" w:rsidR="0021299C" w:rsidRPr="00B20F48" w:rsidRDefault="0021299C" w:rsidP="00B20F48">
      <w:pPr>
        <w:pStyle w:val="ListParagraph"/>
        <w:numPr>
          <w:ilvl w:val="1"/>
          <w:numId w:val="1"/>
        </w:numPr>
        <w:ind w:left="737" w:hanging="737"/>
        <w:rPr>
          <w:del w:id="200" w:author="1" w:date="2026-09-22T12:14:00Z" w16du:dateUtc="2026-09-22T16:14:00Z"/>
          <w:rFonts w:cs="Arial"/>
          <w:szCs w:val="24"/>
        </w:rPr>
      </w:pPr>
      <w:del w:id="201" w:author="1" w:date="2026-09-22T12:14:00Z" w16du:dateUtc="2026-09-22T16:14:00Z">
        <w:r w:rsidRPr="00B20F48">
          <w:rPr>
            <w:rFonts w:cs="Arial"/>
            <w:szCs w:val="24"/>
          </w:rPr>
          <w:delText>В случае прекращения действия Соглашения Принимающая сторона обязуется не позднее даты прекращения Соглашения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09A6E4C9" w14:textId="77712914" w:rsidR="0021299C" w:rsidRPr="00B20F48" w:rsidRDefault="0021299C" w:rsidP="00B20F48">
      <w:pPr>
        <w:pStyle w:val="ListParagraph"/>
        <w:numPr>
          <w:ilvl w:val="0"/>
          <w:numId w:val="1"/>
        </w:numPr>
        <w:ind w:left="0" w:firstLine="0"/>
        <w:jc w:val="center"/>
        <w:rPr>
          <w:del w:id="202" w:author="1" w:date="2026-09-22T12:14:00Z" w16du:dateUtc="2026-09-22T16:14:00Z"/>
          <w:rFonts w:cs="Arial"/>
          <w:szCs w:val="24"/>
        </w:rPr>
      </w:pPr>
      <w:del w:id="203" w:author="1" w:date="2026-09-22T12:14:00Z" w16du:dateUtc="2026-09-22T16:14:00Z">
        <w:r w:rsidRPr="00B20F48">
          <w:rPr>
            <w:rFonts w:cs="Arial"/>
            <w:b/>
            <w:szCs w:val="24"/>
          </w:rPr>
          <w:delText>РЕОРГАНИЗАЦИЯ И ЛИКВИДАЦИЯ</w:delText>
        </w:r>
      </w:del>
    </w:p>
    <w:p w14:paraId="1E57F505" w14:textId="0D349C38" w:rsidR="0021299C" w:rsidRPr="00B20F48" w:rsidRDefault="0021299C" w:rsidP="00B20F48">
      <w:pPr>
        <w:pStyle w:val="ListParagraph"/>
        <w:numPr>
          <w:ilvl w:val="1"/>
          <w:numId w:val="1"/>
        </w:numPr>
        <w:ind w:left="737" w:hanging="737"/>
        <w:rPr>
          <w:del w:id="204" w:author="1" w:date="2026-09-22T12:14:00Z" w16du:dateUtc="2026-09-22T16:14:00Z"/>
          <w:rFonts w:cs="Arial"/>
          <w:szCs w:val="24"/>
        </w:rPr>
      </w:pPr>
      <w:del w:id="205" w:author="1" w:date="2026-09-22T12:14:00Z" w16du:dateUtc="2026-09-22T16:14:00Z">
        <w:r w:rsidRPr="00B20F48">
          <w:rPr>
            <w:rFonts w:cs="Arial"/>
            <w:szCs w:val="24"/>
          </w:rPr>
          <w:delText xml:space="preserve">В случае реорганизации любой из Сторон все права и обязанности Сторон по Соглашению переходят к правопреемникам </w:delText>
        </w:r>
        <w:r w:rsidR="00544A41" w:rsidRPr="00B20F48">
          <w:rPr>
            <w:rFonts w:cs="Arial"/>
            <w:szCs w:val="24"/>
          </w:rPr>
          <w:delText>реорганизованной Стороны,</w:delText>
        </w:r>
        <w:r w:rsidRPr="00B20F48">
          <w:rPr>
            <w:rFonts w:cs="Arial"/>
            <w:szCs w:val="24"/>
          </w:rPr>
          <w:delText xml:space="preserve"> и такие правопреемники будут нести все права и обязанности по Соглашению в отношении другой Стороны.</w:delText>
        </w:r>
      </w:del>
    </w:p>
    <w:p w14:paraId="18CFFB5A" w14:textId="26EC6B1C" w:rsidR="0021299C" w:rsidRPr="00B20F48" w:rsidRDefault="0021299C" w:rsidP="00B20F48">
      <w:pPr>
        <w:pStyle w:val="ListParagraph"/>
        <w:numPr>
          <w:ilvl w:val="1"/>
          <w:numId w:val="1"/>
        </w:numPr>
        <w:ind w:left="737" w:hanging="737"/>
        <w:rPr>
          <w:del w:id="206" w:author="1" w:date="2026-09-22T12:14:00Z" w16du:dateUtc="2026-09-22T16:14:00Z"/>
          <w:rFonts w:cs="Arial"/>
          <w:szCs w:val="24"/>
        </w:rPr>
      </w:pPr>
      <w:del w:id="207" w:author="1" w:date="2026-09-22T12:14:00Z" w16du:dateUtc="2026-09-22T16:14:00Z">
        <w:r w:rsidRPr="00B20F48">
          <w:rPr>
            <w:rFonts w:cs="Arial"/>
            <w:szCs w:val="24"/>
          </w:rPr>
          <w:delText>В случае ликвидации Принимающей стороны она обязана до завершения процедуры ликвидации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43F7D4B9" w14:textId="5C55D8CF" w:rsidR="0021299C" w:rsidRPr="00B20F48" w:rsidRDefault="0021299C" w:rsidP="00B20F48">
      <w:pPr>
        <w:pStyle w:val="ListParagraph"/>
        <w:numPr>
          <w:ilvl w:val="0"/>
          <w:numId w:val="1"/>
        </w:numPr>
        <w:ind w:left="0" w:firstLine="0"/>
        <w:jc w:val="center"/>
        <w:rPr>
          <w:del w:id="208" w:author="1" w:date="2026-09-22T12:14:00Z" w16du:dateUtc="2026-09-22T16:14:00Z"/>
          <w:rFonts w:cs="Arial"/>
          <w:b/>
          <w:szCs w:val="24"/>
        </w:rPr>
      </w:pPr>
      <w:del w:id="209" w:author="1" w:date="2026-09-22T12:14:00Z" w16du:dateUtc="2026-09-22T16:14:00Z">
        <w:r w:rsidRPr="00B20F48">
          <w:rPr>
            <w:rFonts w:cs="Arial"/>
            <w:b/>
            <w:szCs w:val="24"/>
          </w:rPr>
          <w:delText>РАЗРЕШЕНИЕ СПОРОВ</w:delText>
        </w:r>
      </w:del>
    </w:p>
    <w:p w14:paraId="5983EEBB" w14:textId="7F43D18D" w:rsidR="0021299C" w:rsidRPr="00B20F48" w:rsidRDefault="0021299C" w:rsidP="00B20F48">
      <w:pPr>
        <w:pStyle w:val="ListParagraph"/>
        <w:numPr>
          <w:ilvl w:val="1"/>
          <w:numId w:val="1"/>
        </w:numPr>
        <w:ind w:left="737" w:hanging="737"/>
        <w:rPr>
          <w:del w:id="210" w:author="1" w:date="2026-09-22T12:14:00Z" w16du:dateUtc="2026-09-22T16:14:00Z"/>
          <w:rFonts w:cs="Arial"/>
          <w:szCs w:val="24"/>
        </w:rPr>
      </w:pPr>
      <w:del w:id="211" w:author="1" w:date="2026-09-22T12:14:00Z" w16du:dateUtc="2026-09-22T16:14:00Z">
        <w:r w:rsidRPr="00B20F48">
          <w:rPr>
            <w:rFonts w:cs="Arial"/>
            <w:szCs w:val="24"/>
          </w:rPr>
          <w:delText>Стороны примут все необходимые меры для урегулирования споров путем переговоров. При невозможности решения разногласий путем переговоров все споры, разногласия и требования, возникающие из Соглашения или в связи с ним, подлежат разрешению в Арбитражном суде г</w:delText>
        </w:r>
        <w:r w:rsidR="00300B0A" w:rsidRPr="00B20F48">
          <w:rPr>
            <w:rFonts w:cs="Arial"/>
            <w:szCs w:val="24"/>
          </w:rPr>
          <w:delText>орода</w:delText>
        </w:r>
        <w:r w:rsidRPr="00B20F48">
          <w:rPr>
            <w:rFonts w:cs="Arial"/>
            <w:szCs w:val="24"/>
          </w:rPr>
          <w:delText xml:space="preserve"> Москвы.</w:delText>
        </w:r>
      </w:del>
    </w:p>
    <w:p w14:paraId="2768B0EB" w14:textId="1AA373B5" w:rsidR="0021299C" w:rsidRPr="00B20F48" w:rsidRDefault="0021299C" w:rsidP="00B20F48">
      <w:pPr>
        <w:pStyle w:val="ListParagraph"/>
        <w:numPr>
          <w:ilvl w:val="0"/>
          <w:numId w:val="1"/>
        </w:numPr>
        <w:ind w:left="0" w:firstLine="0"/>
        <w:jc w:val="center"/>
        <w:rPr>
          <w:del w:id="212" w:author="1" w:date="2026-09-22T12:14:00Z" w16du:dateUtc="2026-09-22T16:14:00Z"/>
          <w:rFonts w:cs="Arial"/>
          <w:b/>
          <w:szCs w:val="24"/>
        </w:rPr>
      </w:pPr>
      <w:del w:id="213" w:author="1" w:date="2026-09-22T12:14:00Z" w16du:dateUtc="2026-09-22T16:14:00Z">
        <w:r w:rsidRPr="00B20F48">
          <w:rPr>
            <w:rFonts w:cs="Arial"/>
            <w:b/>
            <w:szCs w:val="24"/>
          </w:rPr>
          <w:delText>ПРОЧИЕ УСЛОВИЯ</w:delText>
        </w:r>
      </w:del>
    </w:p>
    <w:p w14:paraId="7F5A20DF" w14:textId="226021CD" w:rsidR="0021299C" w:rsidRPr="00B20F48" w:rsidRDefault="0021299C" w:rsidP="00B20F48">
      <w:pPr>
        <w:pStyle w:val="ListParagraph"/>
        <w:numPr>
          <w:ilvl w:val="1"/>
          <w:numId w:val="1"/>
        </w:numPr>
        <w:ind w:left="737" w:hanging="737"/>
        <w:rPr>
          <w:del w:id="214" w:author="1" w:date="2026-09-22T12:14:00Z" w16du:dateUtc="2026-09-22T16:14:00Z"/>
          <w:rFonts w:cs="Arial"/>
          <w:spacing w:val="-2"/>
          <w:szCs w:val="24"/>
        </w:rPr>
      </w:pPr>
      <w:del w:id="215" w:author="1" w:date="2026-09-22T12:14:00Z" w16du:dateUtc="2026-09-22T16:14:00Z">
        <w:r w:rsidRPr="00B20F48">
          <w:rPr>
            <w:rFonts w:cs="Arial"/>
            <w:spacing w:val="-2"/>
            <w:szCs w:val="24"/>
          </w:rPr>
          <w:delText xml:space="preserve">Вся Конфиденциальная информация остается исключительной собственностью Раскрывающей стороны. Заключение Соглашения или передача Конфиденциальной информации Принимающей стороне не является передачей или предоставлением каких-либо прав на результаты интеллектуальной деятельности и/или средства индивидуализации или иных прав на Конфиденциальную информацию, прав, связанных с коммерческой тайной, авторскими или иными правами на Конфиденциальную информацию. </w:delText>
        </w:r>
      </w:del>
    </w:p>
    <w:p w14:paraId="5F145E1F" w14:textId="0BA02F93" w:rsidR="0021299C" w:rsidRPr="00B20F48" w:rsidRDefault="0021299C" w:rsidP="00B20F48">
      <w:pPr>
        <w:pStyle w:val="ListParagraph"/>
        <w:numPr>
          <w:ilvl w:val="1"/>
          <w:numId w:val="1"/>
        </w:numPr>
        <w:ind w:left="737" w:hanging="737"/>
        <w:rPr>
          <w:del w:id="216" w:author="1" w:date="2026-09-22T12:14:00Z" w16du:dateUtc="2026-09-22T16:14:00Z"/>
          <w:rFonts w:cs="Arial"/>
          <w:szCs w:val="24"/>
        </w:rPr>
      </w:pPr>
      <w:del w:id="217" w:author="1" w:date="2026-09-22T12:14:00Z" w16du:dateUtc="2026-09-22T16:14:00Z">
        <w:r w:rsidRPr="00B20F48">
          <w:rPr>
            <w:rFonts w:cs="Arial"/>
            <w:szCs w:val="24"/>
          </w:rPr>
          <w:delText>Отношения Сторон по Соглашению регулируются правом Российской Федерации.</w:delText>
        </w:r>
      </w:del>
    </w:p>
    <w:p w14:paraId="54294057" w14:textId="6B073523" w:rsidR="00EF20C7" w:rsidRPr="00B20F48" w:rsidRDefault="0021299C" w:rsidP="00B20F48">
      <w:pPr>
        <w:pStyle w:val="ListParagraph"/>
        <w:numPr>
          <w:ilvl w:val="1"/>
          <w:numId w:val="1"/>
        </w:numPr>
        <w:ind w:left="737" w:hanging="737"/>
        <w:rPr>
          <w:del w:id="218" w:author="1" w:date="2026-09-22T12:14:00Z" w16du:dateUtc="2026-09-22T16:14:00Z"/>
          <w:rFonts w:cs="Arial"/>
          <w:szCs w:val="24"/>
        </w:rPr>
      </w:pPr>
      <w:del w:id="219" w:author="1" w:date="2026-09-22T12:14:00Z" w16du:dateUtc="2026-09-22T16:14:00Z">
        <w:r w:rsidRPr="00B20F48">
          <w:rPr>
            <w:rFonts w:cs="Arial"/>
            <w:szCs w:val="24"/>
          </w:rPr>
          <w:delText>Все приложения, изменения и дополнения к Соглашению должны быть совершены в письменной форме и подписаны уполномоченными представителями Сторон.</w:delText>
        </w:r>
      </w:del>
    </w:p>
    <w:p w14:paraId="298E8316" w14:textId="6AA4C6A8" w:rsidR="00EF20C7" w:rsidRPr="00B20F48" w:rsidRDefault="0021299C" w:rsidP="00B20F48">
      <w:pPr>
        <w:pStyle w:val="ListParagraph"/>
        <w:numPr>
          <w:ilvl w:val="1"/>
          <w:numId w:val="1"/>
        </w:numPr>
        <w:ind w:left="737" w:hanging="737"/>
        <w:rPr>
          <w:del w:id="220" w:author="1" w:date="2026-09-22T12:14:00Z" w16du:dateUtc="2026-09-22T16:14:00Z"/>
          <w:rFonts w:cs="Arial"/>
          <w:szCs w:val="24"/>
        </w:rPr>
      </w:pPr>
      <w:del w:id="221" w:author="1" w:date="2026-09-22T12:14:00Z" w16du:dateUtc="2026-09-22T16:14:00Z">
        <w:r w:rsidRPr="00B20F48">
          <w:rPr>
            <w:rFonts w:cs="Arial"/>
            <w:szCs w:val="24"/>
          </w:rPr>
          <w:delText xml:space="preserve">Соглашение составлено в 2 (двух) экземплярах, по 1 (одному) экземпляру для каждой из Сторон. Оба экземпляра имеют равную юридическую силу. </w:delText>
        </w:r>
      </w:del>
    </w:p>
    <w:p w14:paraId="14BDA640" w14:textId="2D47D1AF" w:rsidR="0021299C" w:rsidRPr="00B20F48" w:rsidRDefault="0021299C" w:rsidP="00B20F48">
      <w:pPr>
        <w:pStyle w:val="ListParagraph"/>
        <w:numPr>
          <w:ilvl w:val="0"/>
          <w:numId w:val="1"/>
        </w:numPr>
        <w:ind w:left="0" w:firstLine="0"/>
        <w:jc w:val="center"/>
        <w:rPr>
          <w:del w:id="222" w:author="1" w:date="2026-09-22T12:14:00Z" w16du:dateUtc="2026-09-22T16:14:00Z"/>
          <w:rFonts w:cs="Arial"/>
          <w:b/>
          <w:szCs w:val="24"/>
        </w:rPr>
      </w:pPr>
      <w:del w:id="223" w:author="1" w:date="2026-09-22T12:14:00Z" w16du:dateUtc="2026-09-22T16:14:00Z">
        <w:r w:rsidRPr="00B20F48">
          <w:rPr>
            <w:rFonts w:cs="Arial"/>
            <w:b/>
            <w:szCs w:val="24"/>
          </w:rPr>
          <w:delText>РЕКВИЗИТЫ И ПОДПИСИ СТОРОН</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DA1A62" w:rsidRPr="00B20F48" w14:paraId="57355B8B" w14:textId="77777777" w:rsidTr="003E0770">
        <w:trPr>
          <w:del w:id="224" w:author="1" w:date="2026-09-22T12:14:00Z" w16du:dateUtc="2026-09-22T16:14:00Z"/>
        </w:trPr>
        <w:tc>
          <w:tcPr>
            <w:tcW w:w="4672" w:type="dxa"/>
          </w:tcPr>
          <w:p w14:paraId="473224D2" w14:textId="23D1E9C6" w:rsidR="00DA1A62" w:rsidRPr="00B20F48" w:rsidRDefault="00DA1A62" w:rsidP="00B20F48">
            <w:pPr>
              <w:spacing w:before="120" w:after="120" w:line="259" w:lineRule="auto"/>
              <w:rPr>
                <w:del w:id="225" w:author="1" w:date="2026-09-22T12:14:00Z" w16du:dateUtc="2026-09-22T16:14:00Z"/>
                <w:szCs w:val="24"/>
              </w:rPr>
            </w:pPr>
            <w:del w:id="226" w:author="1" w:date="2026-09-22T12:14:00Z" w16du:dateUtc="2026-09-22T16:14:00Z">
              <w:r w:rsidRPr="00B20F48">
                <w:rPr>
                  <w:szCs w:val="24"/>
                </w:rPr>
                <w:delText>Раскрывающая сторона</w:delText>
              </w:r>
            </w:del>
          </w:p>
        </w:tc>
        <w:tc>
          <w:tcPr>
            <w:tcW w:w="4673" w:type="dxa"/>
          </w:tcPr>
          <w:p w14:paraId="69BB72F0" w14:textId="38C7907B" w:rsidR="00DA1A62" w:rsidRPr="00B20F48" w:rsidRDefault="00DA1A62" w:rsidP="00B20F48">
            <w:pPr>
              <w:spacing w:before="120" w:after="120" w:line="259" w:lineRule="auto"/>
              <w:rPr>
                <w:del w:id="227" w:author="1" w:date="2026-09-22T12:14:00Z" w16du:dateUtc="2026-09-22T16:14:00Z"/>
                <w:szCs w:val="24"/>
              </w:rPr>
            </w:pPr>
            <w:del w:id="228" w:author="1" w:date="2026-09-22T12:14:00Z" w16du:dateUtc="2026-09-22T16:14:00Z">
              <w:r w:rsidRPr="00B20F48">
                <w:rPr>
                  <w:szCs w:val="24"/>
                </w:rPr>
                <w:delText>Принимающая сторона</w:delText>
              </w:r>
            </w:del>
          </w:p>
        </w:tc>
      </w:tr>
      <w:tr w:rsidR="00DA1A62" w:rsidRPr="00B20F48" w14:paraId="3279D2BD" w14:textId="77777777" w:rsidTr="003E0770">
        <w:trPr>
          <w:del w:id="229" w:author="1" w:date="2026-09-22T12:14:00Z" w16du:dateUtc="2026-09-22T16:14:00Z"/>
        </w:trPr>
        <w:tc>
          <w:tcPr>
            <w:tcW w:w="4672" w:type="dxa"/>
          </w:tcPr>
          <w:p w14:paraId="3505D517" w14:textId="6A71559B" w:rsidR="00DA1A62" w:rsidRPr="00B20F48" w:rsidRDefault="00DA1A62" w:rsidP="00B20F48">
            <w:pPr>
              <w:spacing w:before="120" w:after="120" w:line="259" w:lineRule="auto"/>
              <w:rPr>
                <w:del w:id="230" w:author="1" w:date="2026-09-22T12:14:00Z" w16du:dateUtc="2026-09-22T16:14:00Z"/>
                <w:spacing w:val="-4"/>
                <w:szCs w:val="24"/>
              </w:rPr>
            </w:pPr>
            <w:del w:id="231" w:author="1" w:date="2026-09-22T12:14:00Z" w16du:dateUtc="2026-09-22T16:14:00Z">
              <w:r w:rsidRPr="00B20F48">
                <w:rPr>
                  <w:spacing w:val="-4"/>
                  <w:szCs w:val="24"/>
                </w:rPr>
                <w:delText>ООО «Нефтегрупп-Холдинг»</w:delText>
              </w:r>
            </w:del>
          </w:p>
        </w:tc>
        <w:tc>
          <w:tcPr>
            <w:tcW w:w="4673" w:type="dxa"/>
          </w:tcPr>
          <w:p w14:paraId="3BCC94EB" w14:textId="3DD5E7CA" w:rsidR="00DA1A62" w:rsidRPr="00B20F48" w:rsidRDefault="00DA1A62" w:rsidP="00B20F48">
            <w:pPr>
              <w:spacing w:before="120" w:after="120" w:line="259" w:lineRule="auto"/>
              <w:rPr>
                <w:del w:id="232" w:author="1" w:date="2026-09-22T12:14:00Z" w16du:dateUtc="2026-09-22T16:14:00Z"/>
                <w:szCs w:val="24"/>
              </w:rPr>
            </w:pPr>
          </w:p>
        </w:tc>
      </w:tr>
      <w:tr w:rsidR="006D520A" w:rsidRPr="00B20F48" w14:paraId="57CC3EF6" w14:textId="77777777" w:rsidTr="003E0770">
        <w:trPr>
          <w:del w:id="233" w:author="1" w:date="2026-09-22T12:14:00Z" w16du:dateUtc="2026-09-22T16:14:00Z"/>
        </w:trPr>
        <w:tc>
          <w:tcPr>
            <w:tcW w:w="4672" w:type="dxa"/>
          </w:tcPr>
          <w:p w14:paraId="06966E90" w14:textId="274AE525" w:rsidR="00DA1A62" w:rsidRPr="00B20F48" w:rsidRDefault="00DA1A62" w:rsidP="00B20F48">
            <w:pPr>
              <w:spacing w:before="120" w:after="120" w:line="259" w:lineRule="auto"/>
              <w:rPr>
                <w:del w:id="234" w:author="1" w:date="2026-09-22T12:14:00Z" w16du:dateUtc="2026-09-22T16:14:00Z"/>
                <w:szCs w:val="24"/>
              </w:rPr>
            </w:pPr>
            <w:del w:id="235" w:author="1" w:date="2026-09-22T12:14:00Z" w16du:dateUtc="2026-09-22T16:14:00Z">
              <w:r w:rsidRPr="00B20F48">
                <w:rPr>
                  <w:szCs w:val="24"/>
                </w:rPr>
                <w:delText>625002, Тюменская область, г</w:delText>
              </w:r>
              <w:r w:rsidR="003E0770" w:rsidRPr="00B20F48">
                <w:rPr>
                  <w:szCs w:val="24"/>
                </w:rPr>
                <w:delText>.</w:delText>
              </w:r>
              <w:r w:rsidRPr="00B20F48">
                <w:rPr>
                  <w:szCs w:val="24"/>
                </w:rPr>
                <w:delText xml:space="preserve"> Тюмень, ул</w:delText>
              </w:r>
              <w:r w:rsidR="003E0770" w:rsidRPr="00B20F48">
                <w:rPr>
                  <w:szCs w:val="24"/>
                </w:rPr>
                <w:delText>.</w:delText>
              </w:r>
              <w:r w:rsidRPr="00B20F48">
                <w:rPr>
                  <w:szCs w:val="24"/>
                </w:rPr>
                <w:delText xml:space="preserve"> Сакко, д. 43, оф</w:delText>
              </w:r>
              <w:r w:rsidR="003E0770" w:rsidRPr="00B20F48">
                <w:rPr>
                  <w:szCs w:val="24"/>
                </w:rPr>
                <w:delText>.</w:delText>
              </w:r>
              <w:r w:rsidRPr="00B20F48">
                <w:rPr>
                  <w:szCs w:val="24"/>
                </w:rPr>
                <w:delText xml:space="preserve"> 103</w:delText>
              </w:r>
            </w:del>
          </w:p>
        </w:tc>
        <w:tc>
          <w:tcPr>
            <w:tcW w:w="4673" w:type="dxa"/>
          </w:tcPr>
          <w:p w14:paraId="541C2BE1" w14:textId="0DE113F8" w:rsidR="00DA1A62" w:rsidRPr="00B20F48" w:rsidRDefault="00A801C9" w:rsidP="00B20F48">
            <w:pPr>
              <w:spacing w:before="120" w:after="120" w:line="259" w:lineRule="auto"/>
              <w:rPr>
                <w:del w:id="236" w:author="1" w:date="2026-09-22T12:14:00Z" w16du:dateUtc="2026-09-22T16:14:00Z"/>
                <w:szCs w:val="24"/>
              </w:rPr>
            </w:pPr>
            <w:del w:id="237" w:author="1" w:date="2026-09-22T12:14:00Z" w16du:dateUtc="2026-09-22T16:14:00Z">
              <w:r>
                <w:rPr>
                  <w:szCs w:val="24"/>
                </w:rPr>
                <w:delText>адрес</w:delText>
              </w:r>
            </w:del>
          </w:p>
        </w:tc>
      </w:tr>
      <w:tr w:rsidR="00DA1A62" w:rsidRPr="00B20F48" w14:paraId="0655F56D" w14:textId="77777777" w:rsidTr="003E0770">
        <w:trPr>
          <w:del w:id="238" w:author="1" w:date="2026-09-22T12:14:00Z" w16du:dateUtc="2026-09-22T16:14:00Z"/>
        </w:trPr>
        <w:tc>
          <w:tcPr>
            <w:tcW w:w="4672" w:type="dxa"/>
          </w:tcPr>
          <w:p w14:paraId="5198569B" w14:textId="0D5A5826" w:rsidR="00DA1A62" w:rsidRPr="00B20F48" w:rsidRDefault="00DA1A62" w:rsidP="00B20F48">
            <w:pPr>
              <w:spacing w:before="120" w:after="120" w:line="259" w:lineRule="auto"/>
              <w:rPr>
                <w:del w:id="239" w:author="1" w:date="2026-09-22T12:14:00Z" w16du:dateUtc="2026-09-22T16:14:00Z"/>
                <w:szCs w:val="24"/>
              </w:rPr>
            </w:pPr>
            <w:del w:id="240" w:author="1" w:date="2026-09-22T12:14:00Z" w16du:dateUtc="2026-09-22T16:14:00Z">
              <w:r w:rsidRPr="00B20F48">
                <w:rPr>
                  <w:szCs w:val="24"/>
                </w:rPr>
                <w:delText>ОГРН 1177232018237</w:delText>
              </w:r>
            </w:del>
          </w:p>
        </w:tc>
        <w:tc>
          <w:tcPr>
            <w:tcW w:w="4673" w:type="dxa"/>
          </w:tcPr>
          <w:p w14:paraId="5C3F6015" w14:textId="75321F7B" w:rsidR="00DA1A62" w:rsidRPr="00B20F48" w:rsidRDefault="003E0770" w:rsidP="00B20F48">
            <w:pPr>
              <w:spacing w:before="120" w:after="120" w:line="259" w:lineRule="auto"/>
              <w:rPr>
                <w:del w:id="241" w:author="1" w:date="2026-09-22T12:14:00Z" w16du:dateUtc="2026-09-22T16:14:00Z"/>
                <w:szCs w:val="24"/>
              </w:rPr>
            </w:pPr>
            <w:del w:id="242" w:author="1" w:date="2026-09-22T12:14:00Z" w16du:dateUtc="2026-09-22T16:14:00Z">
              <w:r w:rsidRPr="00B20F48">
                <w:rPr>
                  <w:szCs w:val="24"/>
                </w:rPr>
                <w:delText>ОГРН</w:delText>
              </w:r>
              <w:r w:rsidR="00DA1A62" w:rsidRPr="00B20F48">
                <w:rPr>
                  <w:szCs w:val="24"/>
                </w:rPr>
                <w:delText xml:space="preserve"> </w:delText>
              </w:r>
            </w:del>
          </w:p>
        </w:tc>
      </w:tr>
      <w:tr w:rsidR="00DA1A62" w:rsidRPr="00B20F48" w14:paraId="22B0245B" w14:textId="77777777" w:rsidTr="003E0770">
        <w:trPr>
          <w:del w:id="243" w:author="1" w:date="2026-09-22T12:14:00Z" w16du:dateUtc="2026-09-22T16:14:00Z"/>
        </w:trPr>
        <w:tc>
          <w:tcPr>
            <w:tcW w:w="4672" w:type="dxa"/>
          </w:tcPr>
          <w:p w14:paraId="2AB50A60" w14:textId="54EEF960" w:rsidR="00DA1A62" w:rsidRPr="00B20F48" w:rsidRDefault="00DA1A62" w:rsidP="00B20F48">
            <w:pPr>
              <w:spacing w:before="120" w:after="120" w:line="259" w:lineRule="auto"/>
              <w:rPr>
                <w:del w:id="244" w:author="1" w:date="2026-09-22T12:14:00Z" w16du:dateUtc="2026-09-22T16:14:00Z"/>
                <w:szCs w:val="24"/>
              </w:rPr>
            </w:pPr>
            <w:del w:id="245" w:author="1" w:date="2026-09-22T12:14:00Z" w16du:dateUtc="2026-09-22T16:14:00Z">
              <w:r w:rsidRPr="00B20F48">
                <w:rPr>
                  <w:szCs w:val="24"/>
                </w:rPr>
                <w:delText>ИНН 7203422402</w:delText>
              </w:r>
            </w:del>
          </w:p>
        </w:tc>
        <w:tc>
          <w:tcPr>
            <w:tcW w:w="4673" w:type="dxa"/>
          </w:tcPr>
          <w:p w14:paraId="7E5BCC0E" w14:textId="237907EF" w:rsidR="00DA1A62" w:rsidRPr="00B20F48" w:rsidRDefault="003E0770" w:rsidP="00B20F48">
            <w:pPr>
              <w:spacing w:before="120" w:after="120" w:line="259" w:lineRule="auto"/>
              <w:rPr>
                <w:del w:id="246" w:author="1" w:date="2026-09-22T12:14:00Z" w16du:dateUtc="2026-09-22T16:14:00Z"/>
                <w:szCs w:val="24"/>
              </w:rPr>
            </w:pPr>
            <w:del w:id="247" w:author="1" w:date="2026-09-22T12:14:00Z" w16du:dateUtc="2026-09-22T16:14:00Z">
              <w:r w:rsidRPr="00B20F48">
                <w:rPr>
                  <w:szCs w:val="24"/>
                </w:rPr>
                <w:delText xml:space="preserve">ИНН </w:delText>
              </w:r>
            </w:del>
          </w:p>
        </w:tc>
      </w:tr>
      <w:tr w:rsidR="00DA1A62" w:rsidRPr="00B20F48" w14:paraId="1625B21D" w14:textId="77777777" w:rsidTr="003E0770">
        <w:trPr>
          <w:del w:id="248" w:author="1" w:date="2026-09-22T12:14:00Z" w16du:dateUtc="2026-09-22T16:14:00Z"/>
        </w:trPr>
        <w:tc>
          <w:tcPr>
            <w:tcW w:w="4672" w:type="dxa"/>
          </w:tcPr>
          <w:p w14:paraId="5A6F86DB" w14:textId="77777777" w:rsidR="00DA1A62" w:rsidRPr="00B20F48" w:rsidRDefault="00DA1A62" w:rsidP="00B20F48">
            <w:pPr>
              <w:spacing w:before="120" w:after="120" w:line="259" w:lineRule="auto"/>
              <w:rPr>
                <w:del w:id="249" w:author="1" w:date="2026-09-22T12:14:00Z" w16du:dateUtc="2026-09-22T16:14:00Z"/>
                <w:szCs w:val="24"/>
              </w:rPr>
            </w:pPr>
          </w:p>
        </w:tc>
        <w:tc>
          <w:tcPr>
            <w:tcW w:w="4673" w:type="dxa"/>
          </w:tcPr>
          <w:p w14:paraId="03956A8F" w14:textId="0EC7D668" w:rsidR="00DA1A62" w:rsidRPr="00B20F48" w:rsidRDefault="003E0770" w:rsidP="00B20F48">
            <w:pPr>
              <w:spacing w:before="120" w:after="120" w:line="259" w:lineRule="auto"/>
              <w:rPr>
                <w:del w:id="250" w:author="1" w:date="2026-09-22T12:14:00Z" w16du:dateUtc="2026-09-22T16:14:00Z"/>
                <w:szCs w:val="24"/>
              </w:rPr>
            </w:pPr>
            <w:del w:id="251" w:author="1" w:date="2026-09-22T12:14:00Z" w16du:dateUtc="2026-09-22T16:14:00Z">
              <w:r w:rsidRPr="00B20F48">
                <w:rPr>
                  <w:szCs w:val="24"/>
                </w:rPr>
                <w:delText>т</w:delText>
              </w:r>
              <w:r w:rsidR="00DA1A62" w:rsidRPr="00B20F48">
                <w:rPr>
                  <w:szCs w:val="24"/>
                </w:rPr>
                <w:delText>елефон</w:delText>
              </w:r>
              <w:r w:rsidRPr="00B20F48">
                <w:rPr>
                  <w:szCs w:val="24"/>
                </w:rPr>
                <w:delText>:</w:delText>
              </w:r>
              <w:r w:rsidR="00DA1A62" w:rsidRPr="00B20F48">
                <w:rPr>
                  <w:szCs w:val="24"/>
                </w:rPr>
                <w:delText xml:space="preserve"> </w:delText>
              </w:r>
            </w:del>
          </w:p>
        </w:tc>
      </w:tr>
      <w:tr w:rsidR="00DA1A62" w:rsidRPr="00B20F48" w14:paraId="01DAFC7A" w14:textId="77777777" w:rsidTr="003E0770">
        <w:trPr>
          <w:del w:id="252" w:author="1" w:date="2026-09-22T12:14:00Z" w16du:dateUtc="2026-09-22T16:14:00Z"/>
        </w:trPr>
        <w:tc>
          <w:tcPr>
            <w:tcW w:w="4672" w:type="dxa"/>
          </w:tcPr>
          <w:p w14:paraId="2D09D6B1" w14:textId="77777777" w:rsidR="00DA1A62" w:rsidRPr="00B20F48" w:rsidRDefault="00DA1A62" w:rsidP="00B20F48">
            <w:pPr>
              <w:spacing w:before="120" w:after="120" w:line="259" w:lineRule="auto"/>
              <w:rPr>
                <w:del w:id="253" w:author="1" w:date="2026-09-22T12:14:00Z" w16du:dateUtc="2026-09-22T16:14:00Z"/>
                <w:szCs w:val="24"/>
              </w:rPr>
            </w:pPr>
            <w:del w:id="254" w:author="1" w:date="2026-09-22T12:14:00Z" w16du:dateUtc="2026-09-22T16:14:00Z">
              <w:r w:rsidRPr="00B20F48">
                <w:rPr>
                  <w:szCs w:val="24"/>
                </w:rPr>
                <w:delText>Генеральный директор</w:delText>
              </w:r>
            </w:del>
          </w:p>
          <w:p w14:paraId="3F2EC4EC" w14:textId="77777777" w:rsidR="00DA1A62" w:rsidRPr="00B20F48" w:rsidRDefault="00DA1A62" w:rsidP="00B20F48">
            <w:pPr>
              <w:spacing w:before="120" w:after="120" w:line="259" w:lineRule="auto"/>
              <w:rPr>
                <w:del w:id="255" w:author="1" w:date="2026-09-22T12:14:00Z" w16du:dateUtc="2026-09-22T16:14:00Z"/>
                <w:szCs w:val="24"/>
              </w:rPr>
            </w:pPr>
          </w:p>
        </w:tc>
        <w:tc>
          <w:tcPr>
            <w:tcW w:w="4673" w:type="dxa"/>
          </w:tcPr>
          <w:p w14:paraId="00456908" w14:textId="77777777" w:rsidR="00DA1A62" w:rsidRPr="00B20F48" w:rsidRDefault="00DA1A62" w:rsidP="00A801C9">
            <w:pPr>
              <w:rPr>
                <w:del w:id="256" w:author="1" w:date="2026-09-22T12:14:00Z" w16du:dateUtc="2026-09-22T16:14:00Z"/>
                <w:szCs w:val="24"/>
              </w:rPr>
            </w:pPr>
          </w:p>
        </w:tc>
      </w:tr>
      <w:tr w:rsidR="00DA1A62" w:rsidRPr="00B20F48" w14:paraId="6BF42051" w14:textId="77777777" w:rsidTr="003E0770">
        <w:trPr>
          <w:del w:id="257" w:author="1" w:date="2026-09-22T12:14:00Z" w16du:dateUtc="2026-09-22T16:14:00Z"/>
        </w:trPr>
        <w:tc>
          <w:tcPr>
            <w:tcW w:w="4672" w:type="dxa"/>
          </w:tcPr>
          <w:p w14:paraId="2AA564C6" w14:textId="77777777" w:rsidR="00DA1A62" w:rsidRPr="00B20F48" w:rsidRDefault="00DA1A62" w:rsidP="00B20F48">
            <w:pPr>
              <w:spacing w:before="120" w:after="120" w:line="259" w:lineRule="auto"/>
              <w:rPr>
                <w:del w:id="258" w:author="1" w:date="2026-09-22T12:14:00Z" w16du:dateUtc="2026-09-22T16:14:00Z"/>
                <w:szCs w:val="24"/>
              </w:rPr>
            </w:pPr>
            <w:del w:id="259" w:author="1" w:date="2026-09-22T12:14:00Z" w16du:dateUtc="2026-09-22T16:14:00Z">
              <w:r w:rsidRPr="00B20F48">
                <w:rPr>
                  <w:szCs w:val="24"/>
                </w:rPr>
                <w:delText>___________________ /Груздов Л.Д./</w:delText>
              </w:r>
            </w:del>
          </w:p>
          <w:p w14:paraId="49147A03" w14:textId="2617D37A" w:rsidR="00DA1A62" w:rsidRPr="00B20F48" w:rsidRDefault="00DA1A62" w:rsidP="00B20F48">
            <w:pPr>
              <w:spacing w:before="120" w:after="120" w:line="259" w:lineRule="auto"/>
              <w:rPr>
                <w:del w:id="260" w:author="1" w:date="2026-09-22T12:14:00Z" w16du:dateUtc="2026-09-22T16:14:00Z"/>
                <w:szCs w:val="24"/>
              </w:rPr>
            </w:pPr>
            <w:del w:id="261" w:author="1" w:date="2026-09-22T12:14:00Z" w16du:dateUtc="2026-09-22T16:14:00Z">
              <w:r w:rsidRPr="00B20F48">
                <w:rPr>
                  <w:szCs w:val="24"/>
                </w:rPr>
                <w:delText>М.П.</w:delText>
              </w:r>
            </w:del>
          </w:p>
        </w:tc>
        <w:tc>
          <w:tcPr>
            <w:tcW w:w="4673" w:type="dxa"/>
          </w:tcPr>
          <w:p w14:paraId="0E9A7F42" w14:textId="39DF2F5A" w:rsidR="00DA1A62" w:rsidRPr="00B20F48" w:rsidRDefault="00DA1A62" w:rsidP="00B20F48">
            <w:pPr>
              <w:spacing w:before="120" w:after="120" w:line="259" w:lineRule="auto"/>
              <w:rPr>
                <w:del w:id="262" w:author="1" w:date="2026-09-22T12:14:00Z" w16du:dateUtc="2026-09-22T16:14:00Z"/>
                <w:szCs w:val="24"/>
              </w:rPr>
            </w:pPr>
            <w:del w:id="263" w:author="1" w:date="2026-09-22T12:14:00Z" w16du:dateUtc="2026-09-22T16:14:00Z">
              <w:r w:rsidRPr="00B20F48">
                <w:rPr>
                  <w:szCs w:val="24"/>
                </w:rPr>
                <w:delText>__________________</w:delText>
              </w:r>
              <w:r w:rsidR="00955222" w:rsidRPr="00B20F48">
                <w:rPr>
                  <w:szCs w:val="24"/>
                </w:rPr>
                <w:delText xml:space="preserve"> </w:delText>
              </w:r>
              <w:r w:rsidRPr="00B20F48">
                <w:rPr>
                  <w:szCs w:val="24"/>
                </w:rPr>
                <w:delText>/</w:delText>
              </w:r>
              <w:r w:rsidR="00A801C9">
                <w:rPr>
                  <w:szCs w:val="24"/>
                </w:rPr>
                <w:delText>____________</w:delText>
              </w:r>
              <w:r w:rsidRPr="00B20F48">
                <w:rPr>
                  <w:szCs w:val="24"/>
                </w:rPr>
                <w:delText>/</w:delText>
              </w:r>
            </w:del>
          </w:p>
          <w:p w14:paraId="319994F4" w14:textId="77777777" w:rsidR="00DA1A62" w:rsidRPr="00B20F48" w:rsidRDefault="00DA1A62" w:rsidP="00B20F48">
            <w:pPr>
              <w:spacing w:before="120" w:after="120" w:line="259" w:lineRule="auto"/>
              <w:rPr>
                <w:del w:id="264" w:author="1" w:date="2026-09-22T12:14:00Z" w16du:dateUtc="2026-09-22T16:14:00Z"/>
                <w:szCs w:val="24"/>
              </w:rPr>
            </w:pPr>
          </w:p>
        </w:tc>
      </w:tr>
    </w:tbl>
    <w:p w14:paraId="4D221541" w14:textId="77777777" w:rsidR="00CE5CE9" w:rsidRPr="001E08FA" w:rsidRDefault="00CE5CE9" w:rsidP="00FF542C">
      <w:pPr>
        <w:autoSpaceDE w:val="0"/>
        <w:rPr>
          <w:rFonts w:ascii="Times New Roman" w:hAnsi="Times New Roman"/>
          <w:sz w:val="24"/>
          <w:rPrChange w:id="265" w:author="1" w:date="2026-09-22T12:14:00Z" w16du:dateUtc="2026-09-22T16:14:00Z">
            <w:rPr>
              <w:rFonts w:cs="Arial"/>
              <w:szCs w:val="24"/>
            </w:rPr>
          </w:rPrChange>
        </w:rPr>
        <w:pPrChange w:id="266" w:author="1" w:date="2026-09-22T12:14:00Z" w16du:dateUtc="2026-09-22T16:14:00Z">
          <w:pPr>
            <w:ind w:left="737" w:hanging="737"/>
          </w:pPr>
        </w:pPrChange>
      </w:pPr>
    </w:p>
    <w:sectPr w:rsidR="00CE5CE9" w:rsidRPr="001E08FA" w:rsidSect="006E54AE">
      <w:headerReference w:type="default" r:id="rId9"/>
      <w:footerReference w:type="even" r:id="rId10"/>
      <w:footerReference w:type="default" r:id="rId11"/>
      <w:pgSz w:w="11906" w:h="16838"/>
      <w:pgMar w:top="1079" w:right="850" w:bottom="1134" w:left="1440" w:header="708" w:footer="708" w:gutter="0"/>
      <w:pgNumType w:start="1"/>
      <w:cols w:space="708"/>
      <w:titlePg w:val="0"/>
      <w:docGrid w:linePitch="360"/>
      <w:sectPrChange w:id="272" w:author="1" w:date="2026-09-22T12:14:00Z" w16du:dateUtc="2026-09-22T16:14:00Z">
        <w:sectPr w:rsidR="00CE5CE9" w:rsidRPr="001E08FA" w:rsidSect="006E54AE">
          <w:pgMar w:top="964" w:right="851" w:bottom="964" w:left="1701" w:header="709" w:footer="709" w:gutter="0"/>
          <w:pgNumType w:start="1"/>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38910A" w14:textId="77777777" w:rsidR="00B658B6" w:rsidRDefault="00B658B6" w:rsidP="00B10246">
      <w:pPr>
        <w:rPr>
          <w:del w:id="13" w:author="1" w:date="2026-09-22T12:14:00Z" w16du:dateUtc="2026-09-22T16:14:00Z"/>
        </w:rPr>
      </w:pPr>
      <w:r>
        <w:separator/>
      </w:r>
    </w:p>
    <w:p w14:paraId="1220F684" w14:textId="77777777" w:rsidR="00B658B6" w:rsidRDefault="00B658B6"/>
  </w:endnote>
  <w:endnote w:type="continuationSeparator" w:id="0">
    <w:p w14:paraId="643ADC2A" w14:textId="77777777" w:rsidR="00B658B6" w:rsidRDefault="00B658B6" w:rsidP="00B10246">
      <w:pPr>
        <w:rPr>
          <w:del w:id="14" w:author="1" w:date="2026-09-22T12:14:00Z" w16du:dateUtc="2026-09-22T16:14:00Z"/>
        </w:rPr>
      </w:pPr>
      <w:r>
        <w:continuationSeparator/>
      </w:r>
    </w:p>
    <w:p w14:paraId="411D28C6" w14:textId="77777777" w:rsidR="00B658B6" w:rsidRDefault="00B658B6"/>
  </w:endnote>
  <w:endnote w:type="continuationNotice" w:id="1">
    <w:p w14:paraId="48D823F4" w14:textId="77777777" w:rsidR="00B658B6" w:rsidRDefault="00B658B6" w:rsidP="00B10246">
      <w:pPr>
        <w:rPr>
          <w:del w:id="15" w:author="1" w:date="2026-09-22T12:14:00Z" w16du:dateUtc="2026-09-22T16:14:00Z"/>
        </w:rPr>
      </w:pPr>
    </w:p>
    <w:p w14:paraId="26E8192A" w14:textId="77777777" w:rsidR="00B658B6" w:rsidRDefault="00B658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GOpus">
    <w:altName w:val="Times New Roman"/>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F11527" w14:textId="77777777" w:rsidR="006D520A" w:rsidRDefault="006D520A">
    <w:pPr>
      <w:pStyle w:val="Footer"/>
      <w:rPr>
        <w:del w:id="268" w:author="1" w:date="2026-09-22T12:14:00Z" w16du:dateUtc="2026-09-22T16:14:00Z"/>
      </w:rPr>
    </w:pPr>
  </w:p>
  <w:p w14:paraId="43BBDEB7" w14:textId="77777777" w:rsidR="00603549" w:rsidRDefault="00603549">
    <w:pPr>
      <w:pStyle w:val="CommentTextChar"/>
      <w:pPrChange w:id="269" w:author="1" w:date="2026-09-22T12:14:00Z" w16du:dateUtc="2026-09-22T16:14:00Z">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0578042"/>
      <w:docPartObj>
        <w:docPartGallery w:val="Page Numbers (Bottom of Page)"/>
        <w:docPartUnique/>
      </w:docPartObj>
    </w:sdtPr>
    <w:sdtEndPr/>
    <w:sdtContent>
      <w:sdt>
        <w:sdtPr>
          <w:id w:val="-1769616900"/>
          <w:docPartObj>
            <w:docPartGallery w:val="Page Numbers (Top of Page)"/>
            <w:docPartUnique/>
          </w:docPartObj>
        </w:sdtPr>
        <w:sdtEndPr/>
        <w:sdtContent>
          <w:p w14:paraId="103D4D1C" w14:textId="23A4B7B1" w:rsidR="00603549" w:rsidRDefault="00C774BF">
            <w:pPr>
              <w:pStyle w:val="CommentTextChar"/>
              <w:pPrChange w:id="270" w:author="1" w:date="2026-09-22T12:14:00Z" w16du:dateUtc="2026-09-22T16:14:00Z">
                <w:pPr>
                  <w:pStyle w:val="Footer"/>
                  <w:jc w:val="right"/>
                </w:pPr>
              </w:pPrChange>
            </w:pPr>
            <w:del w:id="271" w:author="1" w:date="2026-09-22T12:14:00Z" w16du:dateUtc="2026-09-22T16:14:00Z">
              <w:r>
                <w:delText xml:space="preserve">Страница </w:delText>
              </w:r>
              <w:r>
                <w:rPr>
                  <w:b/>
                  <w:bCs/>
                  <w:szCs w:val="24"/>
                </w:rPr>
                <w:fldChar w:fldCharType="begin"/>
              </w:r>
              <w:r>
                <w:rPr>
                  <w:b/>
                  <w:bCs/>
                </w:rPr>
                <w:delInstrText>PAGE</w:delInstrText>
              </w:r>
              <w:r>
                <w:rPr>
                  <w:b/>
                  <w:bCs/>
                  <w:szCs w:val="24"/>
                </w:rPr>
                <w:fldChar w:fldCharType="separate"/>
              </w:r>
              <w:r w:rsidR="0093356A">
                <w:rPr>
                  <w:b/>
                  <w:bCs/>
                  <w:noProof/>
                </w:rPr>
                <w:delText>8</w:delText>
              </w:r>
              <w:r>
                <w:rPr>
                  <w:b/>
                  <w:bCs/>
                  <w:szCs w:val="24"/>
                </w:rPr>
                <w:fldChar w:fldCharType="end"/>
              </w:r>
              <w:r>
                <w:delText xml:space="preserve"> из </w:delText>
              </w:r>
              <w:r>
                <w:rPr>
                  <w:b/>
                  <w:bCs/>
                  <w:szCs w:val="24"/>
                </w:rPr>
                <w:fldChar w:fldCharType="begin"/>
              </w:r>
              <w:r>
                <w:rPr>
                  <w:b/>
                  <w:bCs/>
                </w:rPr>
                <w:delInstrText>NUMPAGES</w:delInstrText>
              </w:r>
              <w:r>
                <w:rPr>
                  <w:b/>
                  <w:bCs/>
                  <w:szCs w:val="24"/>
                </w:rPr>
                <w:fldChar w:fldCharType="separate"/>
              </w:r>
              <w:r w:rsidR="0093356A">
                <w:rPr>
                  <w:b/>
                  <w:bCs/>
                  <w:noProof/>
                </w:rPr>
                <w:delText>8</w:delText>
              </w:r>
              <w:r>
                <w:rPr>
                  <w:b/>
                  <w:bCs/>
                  <w:szCs w:val="24"/>
                </w:rPr>
                <w:fldChar w:fldCharType="end"/>
              </w:r>
            </w:del>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ED63D8" w14:textId="77777777" w:rsidR="00B658B6" w:rsidRDefault="00B658B6" w:rsidP="00B10246">
      <w:pPr>
        <w:rPr>
          <w:del w:id="10" w:author="1" w:date="2026-09-22T12:14:00Z" w16du:dateUtc="2026-09-22T16:14:00Z"/>
        </w:rPr>
      </w:pPr>
      <w:r>
        <w:separator/>
      </w:r>
    </w:p>
    <w:p w14:paraId="501C1622" w14:textId="77777777" w:rsidR="00B658B6" w:rsidRDefault="00B658B6"/>
  </w:footnote>
  <w:footnote w:type="continuationSeparator" w:id="0">
    <w:p w14:paraId="256909A4" w14:textId="77777777" w:rsidR="00B658B6" w:rsidRDefault="00B658B6" w:rsidP="00B10246">
      <w:pPr>
        <w:rPr>
          <w:del w:id="11" w:author="1" w:date="2026-09-22T12:14:00Z" w16du:dateUtc="2026-09-22T16:14:00Z"/>
        </w:rPr>
      </w:pPr>
      <w:r>
        <w:continuationSeparator/>
      </w:r>
    </w:p>
    <w:p w14:paraId="49A39C03" w14:textId="77777777" w:rsidR="00B658B6" w:rsidRDefault="00B658B6"/>
  </w:footnote>
  <w:footnote w:type="continuationNotice" w:id="1">
    <w:p w14:paraId="6AABF493" w14:textId="77777777" w:rsidR="00B658B6" w:rsidRDefault="00B658B6" w:rsidP="00B10246">
      <w:pPr>
        <w:rPr>
          <w:del w:id="12" w:author="1" w:date="2026-09-22T12:14:00Z" w16du:dateUtc="2026-09-22T16:14:00Z"/>
        </w:rPr>
      </w:pPr>
    </w:p>
    <w:p w14:paraId="61D2A310" w14:textId="77777777" w:rsidR="00B658B6" w:rsidRDefault="00B658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7C108" w14:textId="77777777" w:rsidR="00F565F2" w:rsidRDefault="00F565F2">
    <w:pPr>
      <w:pStyle w:val="Heading9Char"/>
      <w:pPrChange w:id="267" w:author="1" w:date="2026-09-22T12:14:00Z" w16du:dateUtc="2026-09-22T16:1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48823A82"/>
    <w:lvl w:ilvl="0">
      <w:start w:val="1"/>
      <w:numFmt w:val="decimal"/>
      <w:lvlText w:val="%1."/>
      <w:lvlJc w:val="left"/>
      <w:pPr>
        <w:tabs>
          <w:tab w:val="num" w:pos="349"/>
        </w:tabs>
        <w:ind w:left="349" w:hanging="709"/>
      </w:pPr>
      <w:rPr>
        <w:rFonts w:hint="default"/>
      </w:rPr>
    </w:lvl>
    <w:lvl w:ilvl="1">
      <w:start w:val="1"/>
      <w:numFmt w:val="decimal"/>
      <w:lvlText w:val="%1.%2"/>
      <w:lvlJc w:val="left"/>
      <w:pPr>
        <w:tabs>
          <w:tab w:val="num" w:pos="349"/>
        </w:tabs>
        <w:ind w:left="349" w:hanging="709"/>
      </w:pPr>
      <w:rPr>
        <w:rFonts w:hint="default"/>
        <w:b w:val="0"/>
        <w:i w:val="0"/>
      </w:rPr>
    </w:lvl>
    <w:lvl w:ilvl="2">
      <w:start w:val="1"/>
      <w:numFmt w:val="decimal"/>
      <w:lvlText w:val="%1.%2.%3"/>
      <w:lvlJc w:val="left"/>
      <w:pPr>
        <w:tabs>
          <w:tab w:val="num" w:pos="1199"/>
        </w:tabs>
        <w:ind w:left="1199" w:hanging="850"/>
      </w:pPr>
      <w:rPr>
        <w:rFonts w:hint="default"/>
      </w:rPr>
    </w:lvl>
    <w:lvl w:ilvl="3">
      <w:start w:val="1"/>
      <w:numFmt w:val="upperLetter"/>
      <w:lvlText w:val="(%4)"/>
      <w:lvlJc w:val="left"/>
      <w:pPr>
        <w:tabs>
          <w:tab w:val="num" w:pos="1908"/>
        </w:tabs>
        <w:ind w:left="1908" w:hanging="709"/>
      </w:pPr>
      <w:rPr>
        <w:rFonts w:hint="default"/>
      </w:rPr>
    </w:lvl>
    <w:lvl w:ilvl="4">
      <w:start w:val="1"/>
      <w:numFmt w:val="decimal"/>
      <w:lvlText w:val="(%5)"/>
      <w:lvlJc w:val="left"/>
      <w:pPr>
        <w:tabs>
          <w:tab w:val="num" w:pos="2617"/>
        </w:tabs>
        <w:ind w:left="2617" w:hanging="709"/>
      </w:pPr>
      <w:rPr>
        <w:rFonts w:hint="default"/>
      </w:rPr>
    </w:lvl>
    <w:lvl w:ilvl="5">
      <w:start w:val="1"/>
      <w:numFmt w:val="lowerLetter"/>
      <w:lvlText w:val="(%6)"/>
      <w:lvlJc w:val="left"/>
      <w:pPr>
        <w:tabs>
          <w:tab w:val="num" w:pos="3326"/>
        </w:tabs>
        <w:ind w:left="3326" w:hanging="709"/>
      </w:pPr>
      <w:rPr>
        <w:rFonts w:hint="default"/>
      </w:rPr>
    </w:lvl>
    <w:lvl w:ilvl="6">
      <w:start w:val="1"/>
      <w:numFmt w:val="lowerRoman"/>
      <w:lvlText w:val="(%7)"/>
      <w:lvlJc w:val="left"/>
      <w:pPr>
        <w:tabs>
          <w:tab w:val="num" w:pos="4034"/>
        </w:tabs>
        <w:ind w:left="4034" w:hanging="708"/>
      </w:pPr>
      <w:rPr>
        <w:rFonts w:hint="default"/>
      </w:rPr>
    </w:lvl>
    <w:lvl w:ilvl="7">
      <w:start w:val="1"/>
      <w:numFmt w:val="none"/>
      <w:lvlRestart w:val="0"/>
      <w:suff w:val="nothing"/>
      <w:lvlText w:val=""/>
      <w:lvlJc w:val="left"/>
      <w:pPr>
        <w:ind w:left="-360" w:firstLine="0"/>
      </w:pPr>
      <w:rPr>
        <w:rFonts w:hint="default"/>
      </w:rPr>
    </w:lvl>
    <w:lvl w:ilvl="8">
      <w:start w:val="1"/>
      <w:numFmt w:val="none"/>
      <w:lvlRestart w:val="0"/>
      <w:suff w:val="nothing"/>
      <w:lvlText w:val=""/>
      <w:lvlJc w:val="left"/>
      <w:pPr>
        <w:ind w:left="-360" w:firstLine="0"/>
      </w:pPr>
      <w:rPr>
        <w:rFonts w:hint="default"/>
      </w:rPr>
    </w:lvl>
  </w:abstractNum>
  <w:abstractNum w:abstractNumId="1" w15:restartNumberingAfterBreak="0">
    <w:nsid w:val="03AD3152"/>
    <w:multiLevelType w:val="multilevel"/>
    <w:tmpl w:val="F90A7FFE"/>
    <w:lvl w:ilvl="0">
      <w:start w:val="7"/>
      <w:numFmt w:val="decimal"/>
      <w:lvlText w:val="%1"/>
      <w:lvlJc w:val="left"/>
      <w:pPr>
        <w:ind w:left="360" w:hanging="360"/>
      </w:pPr>
      <w:rPr>
        <w:rFonts w:hint="default"/>
      </w:rPr>
    </w:lvl>
    <w:lvl w:ilvl="1">
      <w:start w:val="1"/>
      <w:numFmt w:val="decimal"/>
      <w:lvlText w:val="%1.%2"/>
      <w:lvlJc w:val="left"/>
      <w:pPr>
        <w:ind w:left="1084" w:hanging="36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2892" w:hanging="720"/>
      </w:pPr>
      <w:rPr>
        <w:rFonts w:hint="default"/>
      </w:rPr>
    </w:lvl>
    <w:lvl w:ilvl="4">
      <w:start w:val="1"/>
      <w:numFmt w:val="decimal"/>
      <w:lvlText w:val="%1.%2.%3.%4.%5"/>
      <w:lvlJc w:val="left"/>
      <w:pPr>
        <w:ind w:left="3616" w:hanging="72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424" w:hanging="108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232" w:hanging="1440"/>
      </w:pPr>
      <w:rPr>
        <w:rFonts w:hint="default"/>
      </w:rPr>
    </w:lvl>
  </w:abstractNum>
  <w:abstractNum w:abstractNumId="2"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917B3C"/>
    <w:multiLevelType w:val="multilevel"/>
    <w:tmpl w:val="0BDEA9C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0CDD21F0"/>
    <w:multiLevelType w:val="hybridMultilevel"/>
    <w:tmpl w:val="802EC456"/>
    <w:lvl w:ilvl="0" w:tplc="00B8F3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8" w15:restartNumberingAfterBreak="0">
    <w:nsid w:val="0DFF1616"/>
    <w:multiLevelType w:val="multilevel"/>
    <w:tmpl w:val="EBB6505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0484459"/>
    <w:multiLevelType w:val="hybridMultilevel"/>
    <w:tmpl w:val="B086A390"/>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17E322C"/>
    <w:multiLevelType w:val="hybridMultilevel"/>
    <w:tmpl w:val="92880CB0"/>
    <w:lvl w:ilvl="0" w:tplc="4EBCFCEE">
      <w:start w:val="1"/>
      <w:numFmt w:val="lowerLetter"/>
      <w:lvlText w:val="(%1)"/>
      <w:lvlJc w:val="left"/>
      <w:pPr>
        <w:tabs>
          <w:tab w:val="num" w:pos="720"/>
        </w:tabs>
        <w:ind w:left="720" w:hanging="360"/>
      </w:pPr>
      <w:rPr>
        <w:rFonts w:hint="default"/>
      </w:rPr>
    </w:lvl>
    <w:lvl w:ilvl="1" w:tplc="BC884402">
      <w:start w:val="4"/>
      <w:numFmt w:val="bullet"/>
      <w:lvlText w:val="-"/>
      <w:lvlJc w:val="left"/>
      <w:pPr>
        <w:tabs>
          <w:tab w:val="num" w:pos="1440"/>
        </w:tabs>
        <w:ind w:left="1440" w:hanging="360"/>
      </w:pPr>
      <w:rPr>
        <w:rFonts w:ascii="Times New Roman" w:eastAsia="Times New Roman" w:hAnsi="Times New Roman" w:cs="Times New Roman" w:hint="default"/>
      </w:rPr>
    </w:lvl>
    <w:lvl w:ilvl="2" w:tplc="8F60BC0E" w:tentative="1">
      <w:start w:val="1"/>
      <w:numFmt w:val="lowerRoman"/>
      <w:lvlText w:val="%3."/>
      <w:lvlJc w:val="right"/>
      <w:pPr>
        <w:tabs>
          <w:tab w:val="num" w:pos="2160"/>
        </w:tabs>
        <w:ind w:left="2160" w:hanging="180"/>
      </w:pPr>
    </w:lvl>
    <w:lvl w:ilvl="3" w:tplc="F92E2730" w:tentative="1">
      <w:start w:val="1"/>
      <w:numFmt w:val="decimal"/>
      <w:lvlText w:val="%4."/>
      <w:lvlJc w:val="left"/>
      <w:pPr>
        <w:tabs>
          <w:tab w:val="num" w:pos="2880"/>
        </w:tabs>
        <w:ind w:left="2880" w:hanging="360"/>
      </w:pPr>
    </w:lvl>
    <w:lvl w:ilvl="4" w:tplc="C316D694" w:tentative="1">
      <w:start w:val="1"/>
      <w:numFmt w:val="lowerLetter"/>
      <w:lvlText w:val="%5."/>
      <w:lvlJc w:val="left"/>
      <w:pPr>
        <w:tabs>
          <w:tab w:val="num" w:pos="3600"/>
        </w:tabs>
        <w:ind w:left="3600" w:hanging="360"/>
      </w:pPr>
    </w:lvl>
    <w:lvl w:ilvl="5" w:tplc="6B2285E4" w:tentative="1">
      <w:start w:val="1"/>
      <w:numFmt w:val="lowerRoman"/>
      <w:lvlText w:val="%6."/>
      <w:lvlJc w:val="right"/>
      <w:pPr>
        <w:tabs>
          <w:tab w:val="num" w:pos="4320"/>
        </w:tabs>
        <w:ind w:left="4320" w:hanging="180"/>
      </w:pPr>
    </w:lvl>
    <w:lvl w:ilvl="6" w:tplc="24343D48" w:tentative="1">
      <w:start w:val="1"/>
      <w:numFmt w:val="decimal"/>
      <w:lvlText w:val="%7."/>
      <w:lvlJc w:val="left"/>
      <w:pPr>
        <w:tabs>
          <w:tab w:val="num" w:pos="5040"/>
        </w:tabs>
        <w:ind w:left="5040" w:hanging="360"/>
      </w:pPr>
    </w:lvl>
    <w:lvl w:ilvl="7" w:tplc="71FC2E76" w:tentative="1">
      <w:start w:val="1"/>
      <w:numFmt w:val="lowerLetter"/>
      <w:lvlText w:val="%8."/>
      <w:lvlJc w:val="left"/>
      <w:pPr>
        <w:tabs>
          <w:tab w:val="num" w:pos="5760"/>
        </w:tabs>
        <w:ind w:left="5760" w:hanging="360"/>
      </w:pPr>
    </w:lvl>
    <w:lvl w:ilvl="8" w:tplc="C54C89B8" w:tentative="1">
      <w:start w:val="1"/>
      <w:numFmt w:val="lowerRoman"/>
      <w:lvlText w:val="%9."/>
      <w:lvlJc w:val="right"/>
      <w:pPr>
        <w:tabs>
          <w:tab w:val="num" w:pos="6480"/>
        </w:tabs>
        <w:ind w:left="6480" w:hanging="180"/>
      </w:pPr>
    </w:lvl>
  </w:abstractNum>
  <w:abstractNum w:abstractNumId="13" w15:restartNumberingAfterBreak="0">
    <w:nsid w:val="119126D4"/>
    <w:multiLevelType w:val="hybridMultilevel"/>
    <w:tmpl w:val="783AB56A"/>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02141EF"/>
    <w:multiLevelType w:val="multilevel"/>
    <w:tmpl w:val="63065B0E"/>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05179DC"/>
    <w:multiLevelType w:val="hybridMultilevel"/>
    <w:tmpl w:val="04FC818A"/>
    <w:lvl w:ilvl="0" w:tplc="EA8A4110">
      <w:start w:val="1"/>
      <w:numFmt w:val="lowerLetter"/>
      <w:lvlText w:val="(%1)"/>
      <w:lvlJc w:val="left"/>
      <w:pPr>
        <w:tabs>
          <w:tab w:val="num" w:pos="720"/>
        </w:tabs>
        <w:ind w:left="720" w:hanging="360"/>
      </w:pPr>
      <w:rPr>
        <w:rFonts w:hint="default"/>
      </w:rPr>
    </w:lvl>
    <w:lvl w:ilvl="1" w:tplc="78642ED4" w:tentative="1">
      <w:start w:val="1"/>
      <w:numFmt w:val="lowerLetter"/>
      <w:lvlText w:val="%2."/>
      <w:lvlJc w:val="left"/>
      <w:pPr>
        <w:tabs>
          <w:tab w:val="num" w:pos="1440"/>
        </w:tabs>
        <w:ind w:left="1440" w:hanging="360"/>
      </w:pPr>
    </w:lvl>
    <w:lvl w:ilvl="2" w:tplc="CF36F73C" w:tentative="1">
      <w:start w:val="1"/>
      <w:numFmt w:val="lowerRoman"/>
      <w:lvlText w:val="%3."/>
      <w:lvlJc w:val="right"/>
      <w:pPr>
        <w:tabs>
          <w:tab w:val="num" w:pos="2160"/>
        </w:tabs>
        <w:ind w:left="2160" w:hanging="180"/>
      </w:pPr>
    </w:lvl>
    <w:lvl w:ilvl="3" w:tplc="81A2AD6A" w:tentative="1">
      <w:start w:val="1"/>
      <w:numFmt w:val="decimal"/>
      <w:lvlText w:val="%4."/>
      <w:lvlJc w:val="left"/>
      <w:pPr>
        <w:tabs>
          <w:tab w:val="num" w:pos="2880"/>
        </w:tabs>
        <w:ind w:left="2880" w:hanging="360"/>
      </w:pPr>
    </w:lvl>
    <w:lvl w:ilvl="4" w:tplc="5886A1E2" w:tentative="1">
      <w:start w:val="1"/>
      <w:numFmt w:val="lowerLetter"/>
      <w:lvlText w:val="%5."/>
      <w:lvlJc w:val="left"/>
      <w:pPr>
        <w:tabs>
          <w:tab w:val="num" w:pos="3600"/>
        </w:tabs>
        <w:ind w:left="3600" w:hanging="360"/>
      </w:pPr>
    </w:lvl>
    <w:lvl w:ilvl="5" w:tplc="F5DC9354" w:tentative="1">
      <w:start w:val="1"/>
      <w:numFmt w:val="lowerRoman"/>
      <w:lvlText w:val="%6."/>
      <w:lvlJc w:val="right"/>
      <w:pPr>
        <w:tabs>
          <w:tab w:val="num" w:pos="4320"/>
        </w:tabs>
        <w:ind w:left="4320" w:hanging="180"/>
      </w:pPr>
    </w:lvl>
    <w:lvl w:ilvl="6" w:tplc="6DC0BB52" w:tentative="1">
      <w:start w:val="1"/>
      <w:numFmt w:val="decimal"/>
      <w:lvlText w:val="%7."/>
      <w:lvlJc w:val="left"/>
      <w:pPr>
        <w:tabs>
          <w:tab w:val="num" w:pos="5040"/>
        </w:tabs>
        <w:ind w:left="5040" w:hanging="360"/>
      </w:pPr>
    </w:lvl>
    <w:lvl w:ilvl="7" w:tplc="D7B28A18" w:tentative="1">
      <w:start w:val="1"/>
      <w:numFmt w:val="lowerLetter"/>
      <w:lvlText w:val="%8."/>
      <w:lvlJc w:val="left"/>
      <w:pPr>
        <w:tabs>
          <w:tab w:val="num" w:pos="5760"/>
        </w:tabs>
        <w:ind w:left="5760" w:hanging="360"/>
      </w:pPr>
    </w:lvl>
    <w:lvl w:ilvl="8" w:tplc="28BC42D4" w:tentative="1">
      <w:start w:val="1"/>
      <w:numFmt w:val="lowerRoman"/>
      <w:lvlText w:val="%9."/>
      <w:lvlJc w:val="right"/>
      <w:pPr>
        <w:tabs>
          <w:tab w:val="num" w:pos="6480"/>
        </w:tabs>
        <w:ind w:left="6480" w:hanging="180"/>
      </w:pPr>
    </w:lvl>
  </w:abstractNum>
  <w:abstractNum w:abstractNumId="17" w15:restartNumberingAfterBreak="0">
    <w:nsid w:val="22E42F7D"/>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3022D00"/>
    <w:multiLevelType w:val="hybridMultilevel"/>
    <w:tmpl w:val="19E23440"/>
    <w:lvl w:ilvl="0" w:tplc="38486B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CC11F45"/>
    <w:multiLevelType w:val="hybridMultilevel"/>
    <w:tmpl w:val="899A6508"/>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2E896F7E"/>
    <w:multiLevelType w:val="hybridMultilevel"/>
    <w:tmpl w:val="22E4CCDA"/>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23"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363F4F93"/>
    <w:multiLevelType w:val="multilevel"/>
    <w:tmpl w:val="22068708"/>
    <w:lvl w:ilvl="0">
      <w:start w:val="10"/>
      <w:numFmt w:val="decimal"/>
      <w:lvlText w:val="%1."/>
      <w:lvlJc w:val="left"/>
      <w:pPr>
        <w:ind w:left="660" w:hanging="660"/>
      </w:pPr>
      <w:rPr>
        <w:rFonts w:hint="default"/>
      </w:rPr>
    </w:lvl>
    <w:lvl w:ilvl="1">
      <w:start w:val="5"/>
      <w:numFmt w:val="decimal"/>
      <w:lvlText w:val="%1.%2."/>
      <w:lvlJc w:val="left"/>
      <w:pPr>
        <w:ind w:left="1072" w:hanging="66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5096" w:hanging="1800"/>
      </w:pPr>
      <w:rPr>
        <w:rFonts w:hint="default"/>
      </w:rPr>
    </w:lvl>
  </w:abstractNum>
  <w:abstractNum w:abstractNumId="26"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27" w15:restartNumberingAfterBreak="0">
    <w:nsid w:val="387647C0"/>
    <w:multiLevelType w:val="hybridMultilevel"/>
    <w:tmpl w:val="037A9724"/>
    <w:lvl w:ilvl="0" w:tplc="70283D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A3B38E1"/>
    <w:multiLevelType w:val="multilevel"/>
    <w:tmpl w:val="DAF469D4"/>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29"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31" w15:restartNumberingAfterBreak="0">
    <w:nsid w:val="468F101F"/>
    <w:multiLevelType w:val="hybridMultilevel"/>
    <w:tmpl w:val="47CE04CE"/>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33" w15:restartNumberingAfterBreak="0">
    <w:nsid w:val="4B635579"/>
    <w:multiLevelType w:val="multilevel"/>
    <w:tmpl w:val="A16076EA"/>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34"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35" w15:restartNumberingAfterBreak="0">
    <w:nsid w:val="4D2F421D"/>
    <w:multiLevelType w:val="hybridMultilevel"/>
    <w:tmpl w:val="95F8BF4A"/>
    <w:lvl w:ilvl="0" w:tplc="B0C64B20">
      <w:start w:val="3"/>
      <w:numFmt w:val="bullet"/>
      <w:lvlText w:val="-"/>
      <w:lvlJc w:val="left"/>
      <w:pPr>
        <w:tabs>
          <w:tab w:val="num" w:pos="720"/>
        </w:tabs>
        <w:ind w:left="720" w:hanging="360"/>
      </w:pPr>
      <w:rPr>
        <w:rFonts w:ascii="Times New Roman" w:eastAsia="Times New Roman" w:hAnsi="Times New Roman" w:cs="Times New Roman" w:hint="default"/>
      </w:rPr>
    </w:lvl>
    <w:lvl w:ilvl="1" w:tplc="9FE0DAA4" w:tentative="1">
      <w:start w:val="1"/>
      <w:numFmt w:val="bullet"/>
      <w:lvlText w:val="o"/>
      <w:lvlJc w:val="left"/>
      <w:pPr>
        <w:tabs>
          <w:tab w:val="num" w:pos="1440"/>
        </w:tabs>
        <w:ind w:left="1440" w:hanging="360"/>
      </w:pPr>
      <w:rPr>
        <w:rFonts w:ascii="Courier New" w:hAnsi="Courier New" w:hint="default"/>
      </w:rPr>
    </w:lvl>
    <w:lvl w:ilvl="2" w:tplc="4B462332" w:tentative="1">
      <w:start w:val="1"/>
      <w:numFmt w:val="bullet"/>
      <w:lvlText w:val=""/>
      <w:lvlJc w:val="left"/>
      <w:pPr>
        <w:tabs>
          <w:tab w:val="num" w:pos="2160"/>
        </w:tabs>
        <w:ind w:left="2160" w:hanging="360"/>
      </w:pPr>
      <w:rPr>
        <w:rFonts w:ascii="Wingdings" w:hAnsi="Wingdings" w:hint="default"/>
      </w:rPr>
    </w:lvl>
    <w:lvl w:ilvl="3" w:tplc="B45C9C92" w:tentative="1">
      <w:start w:val="1"/>
      <w:numFmt w:val="bullet"/>
      <w:lvlText w:val=""/>
      <w:lvlJc w:val="left"/>
      <w:pPr>
        <w:tabs>
          <w:tab w:val="num" w:pos="2880"/>
        </w:tabs>
        <w:ind w:left="2880" w:hanging="360"/>
      </w:pPr>
      <w:rPr>
        <w:rFonts w:ascii="Symbol" w:hAnsi="Symbol" w:hint="default"/>
      </w:rPr>
    </w:lvl>
    <w:lvl w:ilvl="4" w:tplc="3976BF0C" w:tentative="1">
      <w:start w:val="1"/>
      <w:numFmt w:val="bullet"/>
      <w:lvlText w:val="o"/>
      <w:lvlJc w:val="left"/>
      <w:pPr>
        <w:tabs>
          <w:tab w:val="num" w:pos="3600"/>
        </w:tabs>
        <w:ind w:left="3600" w:hanging="360"/>
      </w:pPr>
      <w:rPr>
        <w:rFonts w:ascii="Courier New" w:hAnsi="Courier New" w:hint="default"/>
      </w:rPr>
    </w:lvl>
    <w:lvl w:ilvl="5" w:tplc="AEB25D2A" w:tentative="1">
      <w:start w:val="1"/>
      <w:numFmt w:val="bullet"/>
      <w:lvlText w:val=""/>
      <w:lvlJc w:val="left"/>
      <w:pPr>
        <w:tabs>
          <w:tab w:val="num" w:pos="4320"/>
        </w:tabs>
        <w:ind w:left="4320" w:hanging="360"/>
      </w:pPr>
      <w:rPr>
        <w:rFonts w:ascii="Wingdings" w:hAnsi="Wingdings" w:hint="default"/>
      </w:rPr>
    </w:lvl>
    <w:lvl w:ilvl="6" w:tplc="818650AA" w:tentative="1">
      <w:start w:val="1"/>
      <w:numFmt w:val="bullet"/>
      <w:lvlText w:val=""/>
      <w:lvlJc w:val="left"/>
      <w:pPr>
        <w:tabs>
          <w:tab w:val="num" w:pos="5040"/>
        </w:tabs>
        <w:ind w:left="5040" w:hanging="360"/>
      </w:pPr>
      <w:rPr>
        <w:rFonts w:ascii="Symbol" w:hAnsi="Symbol" w:hint="default"/>
      </w:rPr>
    </w:lvl>
    <w:lvl w:ilvl="7" w:tplc="D80A757E" w:tentative="1">
      <w:start w:val="1"/>
      <w:numFmt w:val="bullet"/>
      <w:lvlText w:val="o"/>
      <w:lvlJc w:val="left"/>
      <w:pPr>
        <w:tabs>
          <w:tab w:val="num" w:pos="5760"/>
        </w:tabs>
        <w:ind w:left="5760" w:hanging="360"/>
      </w:pPr>
      <w:rPr>
        <w:rFonts w:ascii="Courier New" w:hAnsi="Courier New" w:hint="default"/>
      </w:rPr>
    </w:lvl>
    <w:lvl w:ilvl="8" w:tplc="CC20661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6C73CD"/>
    <w:multiLevelType w:val="hybridMultilevel"/>
    <w:tmpl w:val="8604E5CA"/>
    <w:lvl w:ilvl="0" w:tplc="EF0656D8">
      <w:start w:val="1"/>
      <w:numFmt w:val="lowerLetter"/>
      <w:lvlText w:val="(%1)"/>
      <w:lvlJc w:val="left"/>
      <w:pPr>
        <w:tabs>
          <w:tab w:val="num" w:pos="1095"/>
        </w:tabs>
        <w:ind w:left="1095" w:hanging="735"/>
      </w:pPr>
      <w:rPr>
        <w:rFonts w:hint="default"/>
      </w:rPr>
    </w:lvl>
    <w:lvl w:ilvl="1" w:tplc="F06ABD68" w:tentative="1">
      <w:start w:val="1"/>
      <w:numFmt w:val="lowerLetter"/>
      <w:lvlText w:val="%2."/>
      <w:lvlJc w:val="left"/>
      <w:pPr>
        <w:tabs>
          <w:tab w:val="num" w:pos="1440"/>
        </w:tabs>
        <w:ind w:left="1440" w:hanging="360"/>
      </w:pPr>
    </w:lvl>
    <w:lvl w:ilvl="2" w:tplc="CFA8E7F0" w:tentative="1">
      <w:start w:val="1"/>
      <w:numFmt w:val="lowerRoman"/>
      <w:lvlText w:val="%3."/>
      <w:lvlJc w:val="right"/>
      <w:pPr>
        <w:tabs>
          <w:tab w:val="num" w:pos="2160"/>
        </w:tabs>
        <w:ind w:left="2160" w:hanging="180"/>
      </w:pPr>
    </w:lvl>
    <w:lvl w:ilvl="3" w:tplc="86388B06" w:tentative="1">
      <w:start w:val="1"/>
      <w:numFmt w:val="decimal"/>
      <w:lvlText w:val="%4."/>
      <w:lvlJc w:val="left"/>
      <w:pPr>
        <w:tabs>
          <w:tab w:val="num" w:pos="2880"/>
        </w:tabs>
        <w:ind w:left="2880" w:hanging="360"/>
      </w:pPr>
    </w:lvl>
    <w:lvl w:ilvl="4" w:tplc="058E781E" w:tentative="1">
      <w:start w:val="1"/>
      <w:numFmt w:val="lowerLetter"/>
      <w:lvlText w:val="%5."/>
      <w:lvlJc w:val="left"/>
      <w:pPr>
        <w:tabs>
          <w:tab w:val="num" w:pos="3600"/>
        </w:tabs>
        <w:ind w:left="3600" w:hanging="360"/>
      </w:pPr>
    </w:lvl>
    <w:lvl w:ilvl="5" w:tplc="8D8E1352" w:tentative="1">
      <w:start w:val="1"/>
      <w:numFmt w:val="lowerRoman"/>
      <w:lvlText w:val="%6."/>
      <w:lvlJc w:val="right"/>
      <w:pPr>
        <w:tabs>
          <w:tab w:val="num" w:pos="4320"/>
        </w:tabs>
        <w:ind w:left="4320" w:hanging="180"/>
      </w:pPr>
    </w:lvl>
    <w:lvl w:ilvl="6" w:tplc="8152BE12" w:tentative="1">
      <w:start w:val="1"/>
      <w:numFmt w:val="decimal"/>
      <w:lvlText w:val="%7."/>
      <w:lvlJc w:val="left"/>
      <w:pPr>
        <w:tabs>
          <w:tab w:val="num" w:pos="5040"/>
        </w:tabs>
        <w:ind w:left="5040" w:hanging="360"/>
      </w:pPr>
    </w:lvl>
    <w:lvl w:ilvl="7" w:tplc="3280B938" w:tentative="1">
      <w:start w:val="1"/>
      <w:numFmt w:val="lowerLetter"/>
      <w:lvlText w:val="%8."/>
      <w:lvlJc w:val="left"/>
      <w:pPr>
        <w:tabs>
          <w:tab w:val="num" w:pos="5760"/>
        </w:tabs>
        <w:ind w:left="5760" w:hanging="360"/>
      </w:pPr>
    </w:lvl>
    <w:lvl w:ilvl="8" w:tplc="152A518A" w:tentative="1">
      <w:start w:val="1"/>
      <w:numFmt w:val="lowerRoman"/>
      <w:lvlText w:val="%9."/>
      <w:lvlJc w:val="right"/>
      <w:pPr>
        <w:tabs>
          <w:tab w:val="num" w:pos="6480"/>
        </w:tabs>
        <w:ind w:left="6480" w:hanging="180"/>
      </w:pPr>
    </w:lvl>
  </w:abstractNum>
  <w:abstractNum w:abstractNumId="37" w15:restartNumberingAfterBreak="0">
    <w:nsid w:val="59D92049"/>
    <w:multiLevelType w:val="singleLevel"/>
    <w:tmpl w:val="0419000F"/>
    <w:lvl w:ilvl="0">
      <w:start w:val="1"/>
      <w:numFmt w:val="decimal"/>
      <w:lvlText w:val="%1."/>
      <w:lvlJc w:val="left"/>
      <w:pPr>
        <w:tabs>
          <w:tab w:val="num" w:pos="360"/>
        </w:tabs>
        <w:ind w:left="360" w:hanging="360"/>
      </w:pPr>
      <w:rPr>
        <w:rFonts w:hint="default"/>
      </w:rPr>
    </w:lvl>
  </w:abstractNum>
  <w:abstractNum w:abstractNumId="38" w15:restartNumberingAfterBreak="0">
    <w:nsid w:val="5CB41C98"/>
    <w:multiLevelType w:val="hybridMultilevel"/>
    <w:tmpl w:val="6A7482B6"/>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1C33A55"/>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41" w15:restartNumberingAfterBreak="0">
    <w:nsid w:val="6E6A3575"/>
    <w:multiLevelType w:val="multilevel"/>
    <w:tmpl w:val="4C9092D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2"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3" w15:restartNumberingAfterBreak="0">
    <w:nsid w:val="70F2311E"/>
    <w:multiLevelType w:val="hybridMultilevel"/>
    <w:tmpl w:val="E050DC94"/>
    <w:lvl w:ilvl="0" w:tplc="69BCEB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abstractNum w:abstractNumId="45" w15:restartNumberingAfterBreak="0">
    <w:nsid w:val="7B280075"/>
    <w:multiLevelType w:val="singleLevel"/>
    <w:tmpl w:val="476C844A"/>
    <w:lvl w:ilvl="0">
      <w:numFmt w:val="bullet"/>
      <w:lvlText w:val="-"/>
      <w:lvlJc w:val="left"/>
      <w:pPr>
        <w:tabs>
          <w:tab w:val="num" w:pos="360"/>
        </w:tabs>
        <w:ind w:left="360" w:hanging="360"/>
      </w:pPr>
      <w:rPr>
        <w:rFonts w:hint="default"/>
      </w:rPr>
    </w:lvl>
  </w:abstractNum>
  <w:abstractNum w:abstractNumId="46" w15:restartNumberingAfterBreak="0">
    <w:nsid w:val="7E8A3792"/>
    <w:multiLevelType w:val="hybridMultilevel"/>
    <w:tmpl w:val="20D4E0C8"/>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95002879">
    <w:abstractNumId w:val="39"/>
  </w:num>
  <w:num w:numId="2" w16cid:durableId="871462234">
    <w:abstractNumId w:val="46"/>
  </w:num>
  <w:num w:numId="3" w16cid:durableId="359354330">
    <w:abstractNumId w:val="31"/>
  </w:num>
  <w:num w:numId="4" w16cid:durableId="389161256">
    <w:abstractNumId w:val="17"/>
  </w:num>
  <w:num w:numId="5" w16cid:durableId="507797295">
    <w:abstractNumId w:val="13"/>
  </w:num>
  <w:num w:numId="6" w16cid:durableId="1614942070">
    <w:abstractNumId w:val="43"/>
  </w:num>
  <w:num w:numId="7" w16cid:durableId="995691017">
    <w:abstractNumId w:val="5"/>
  </w:num>
  <w:num w:numId="8" w16cid:durableId="2101679467">
    <w:abstractNumId w:val="27"/>
  </w:num>
  <w:num w:numId="9" w16cid:durableId="1149514474">
    <w:abstractNumId w:val="35"/>
  </w:num>
  <w:num w:numId="10" w16cid:durableId="1045638729">
    <w:abstractNumId w:val="4"/>
  </w:num>
  <w:num w:numId="11" w16cid:durableId="1636064428">
    <w:abstractNumId w:val="36"/>
  </w:num>
  <w:num w:numId="12" w16cid:durableId="650062643">
    <w:abstractNumId w:val="12"/>
  </w:num>
  <w:num w:numId="13" w16cid:durableId="1457482699">
    <w:abstractNumId w:val="16"/>
  </w:num>
  <w:num w:numId="14" w16cid:durableId="1984851970">
    <w:abstractNumId w:val="41"/>
  </w:num>
  <w:num w:numId="15" w16cid:durableId="1910193232">
    <w:abstractNumId w:val="45"/>
  </w:num>
  <w:num w:numId="16" w16cid:durableId="1377002489">
    <w:abstractNumId w:val="37"/>
  </w:num>
  <w:num w:numId="17" w16cid:durableId="2032341400">
    <w:abstractNumId w:val="0"/>
  </w:num>
  <w:num w:numId="18" w16cid:durableId="233511742">
    <w:abstractNumId w:val="8"/>
  </w:num>
  <w:num w:numId="19" w16cid:durableId="1377507175">
    <w:abstractNumId w:val="25"/>
  </w:num>
  <w:num w:numId="20" w16cid:durableId="1896430269">
    <w:abstractNumId w:val="1"/>
  </w:num>
  <w:num w:numId="21" w16cid:durableId="454636166">
    <w:abstractNumId w:val="22"/>
  </w:num>
  <w:num w:numId="22" w16cid:durableId="272442523">
    <w:abstractNumId w:val="33"/>
  </w:num>
  <w:num w:numId="23" w16cid:durableId="1352487603">
    <w:abstractNumId w:val="15"/>
  </w:num>
  <w:num w:numId="24" w16cid:durableId="1889025822">
    <w:abstractNumId w:val="28"/>
  </w:num>
  <w:num w:numId="25" w16cid:durableId="957956233">
    <w:abstractNumId w:val="38"/>
  </w:num>
  <w:num w:numId="26" w16cid:durableId="772940416">
    <w:abstractNumId w:val="18"/>
  </w:num>
  <w:num w:numId="27" w16cid:durableId="1906066225">
    <w:abstractNumId w:val="19"/>
  </w:num>
  <w:num w:numId="28" w16cid:durableId="602612603">
    <w:abstractNumId w:val="11"/>
  </w:num>
  <w:num w:numId="29" w16cid:durableId="1459253464">
    <w:abstractNumId w:val="34"/>
  </w:num>
  <w:num w:numId="30" w16cid:durableId="709763583">
    <w:abstractNumId w:val="32"/>
  </w:num>
  <w:num w:numId="31" w16cid:durableId="1873150607">
    <w:abstractNumId w:val="40"/>
  </w:num>
  <w:num w:numId="32" w16cid:durableId="1003557292">
    <w:abstractNumId w:val="30"/>
  </w:num>
  <w:num w:numId="33" w16cid:durableId="2039313157">
    <w:abstractNumId w:val="14"/>
  </w:num>
  <w:num w:numId="34" w16cid:durableId="2017725943">
    <w:abstractNumId w:val="44"/>
  </w:num>
  <w:num w:numId="35" w16cid:durableId="1101225568">
    <w:abstractNumId w:val="20"/>
  </w:num>
  <w:num w:numId="36" w16cid:durableId="1778862626">
    <w:abstractNumId w:val="26"/>
  </w:num>
  <w:num w:numId="37" w16cid:durableId="204562409">
    <w:abstractNumId w:val="9"/>
  </w:num>
  <w:num w:numId="38" w16cid:durableId="1965771372">
    <w:abstractNumId w:val="24"/>
  </w:num>
  <w:num w:numId="39" w16cid:durableId="1810632706">
    <w:abstractNumId w:val="7"/>
  </w:num>
  <w:num w:numId="40" w16cid:durableId="649754527">
    <w:abstractNumId w:val="3"/>
  </w:num>
  <w:num w:numId="41" w16cid:durableId="281695655">
    <w:abstractNumId w:val="6"/>
  </w:num>
  <w:num w:numId="42" w16cid:durableId="43143695">
    <w:abstractNumId w:val="10"/>
  </w:num>
  <w:num w:numId="43" w16cid:durableId="227695116">
    <w:abstractNumId w:val="21"/>
  </w:num>
  <w:num w:numId="44" w16cid:durableId="861013492">
    <w:abstractNumId w:val="42"/>
  </w:num>
  <w:num w:numId="45" w16cid:durableId="257980530">
    <w:abstractNumId w:val="29"/>
  </w:num>
  <w:num w:numId="46" w16cid:durableId="281693645">
    <w:abstractNumId w:val="2"/>
  </w:num>
  <w:num w:numId="47" w16cid:durableId="66486774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78945455">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9C"/>
    <w:rsid w:val="000024EF"/>
    <w:rsid w:val="000027B2"/>
    <w:rsid w:val="00004082"/>
    <w:rsid w:val="00006004"/>
    <w:rsid w:val="00006218"/>
    <w:rsid w:val="00006C34"/>
    <w:rsid w:val="00007443"/>
    <w:rsid w:val="00007961"/>
    <w:rsid w:val="00007C62"/>
    <w:rsid w:val="000107A7"/>
    <w:rsid w:val="00010880"/>
    <w:rsid w:val="0001197E"/>
    <w:rsid w:val="000122E8"/>
    <w:rsid w:val="00012D91"/>
    <w:rsid w:val="000134DD"/>
    <w:rsid w:val="00013BCB"/>
    <w:rsid w:val="00015F5E"/>
    <w:rsid w:val="000172D6"/>
    <w:rsid w:val="00024C46"/>
    <w:rsid w:val="00025421"/>
    <w:rsid w:val="00025975"/>
    <w:rsid w:val="00026587"/>
    <w:rsid w:val="000271AF"/>
    <w:rsid w:val="00027DEF"/>
    <w:rsid w:val="0003164B"/>
    <w:rsid w:val="00032701"/>
    <w:rsid w:val="0003725F"/>
    <w:rsid w:val="000379B0"/>
    <w:rsid w:val="0004170A"/>
    <w:rsid w:val="00043796"/>
    <w:rsid w:val="00050C87"/>
    <w:rsid w:val="000522D1"/>
    <w:rsid w:val="00055EB8"/>
    <w:rsid w:val="00056104"/>
    <w:rsid w:val="00056A73"/>
    <w:rsid w:val="00060F2F"/>
    <w:rsid w:val="00061718"/>
    <w:rsid w:val="00065230"/>
    <w:rsid w:val="00065CBD"/>
    <w:rsid w:val="00065D15"/>
    <w:rsid w:val="00075341"/>
    <w:rsid w:val="000809A0"/>
    <w:rsid w:val="00081B2B"/>
    <w:rsid w:val="0008309E"/>
    <w:rsid w:val="0008375B"/>
    <w:rsid w:val="0008406F"/>
    <w:rsid w:val="00086483"/>
    <w:rsid w:val="00092A9F"/>
    <w:rsid w:val="00092F3A"/>
    <w:rsid w:val="000A0CCE"/>
    <w:rsid w:val="000A1A40"/>
    <w:rsid w:val="000A2FB9"/>
    <w:rsid w:val="000A3D97"/>
    <w:rsid w:val="000A5A91"/>
    <w:rsid w:val="000B0174"/>
    <w:rsid w:val="000B0709"/>
    <w:rsid w:val="000B174C"/>
    <w:rsid w:val="000B182B"/>
    <w:rsid w:val="000C302C"/>
    <w:rsid w:val="000C519C"/>
    <w:rsid w:val="000C6636"/>
    <w:rsid w:val="000C773C"/>
    <w:rsid w:val="000D1D2C"/>
    <w:rsid w:val="000D329F"/>
    <w:rsid w:val="000D414E"/>
    <w:rsid w:val="000D4682"/>
    <w:rsid w:val="000E1CDA"/>
    <w:rsid w:val="000E2A14"/>
    <w:rsid w:val="000E2BFB"/>
    <w:rsid w:val="000E3424"/>
    <w:rsid w:val="000E39D9"/>
    <w:rsid w:val="000E52FD"/>
    <w:rsid w:val="000E5369"/>
    <w:rsid w:val="000E7C94"/>
    <w:rsid w:val="000F034A"/>
    <w:rsid w:val="000F2030"/>
    <w:rsid w:val="000F34A5"/>
    <w:rsid w:val="000F37A3"/>
    <w:rsid w:val="000F3C79"/>
    <w:rsid w:val="000F5984"/>
    <w:rsid w:val="000F59BD"/>
    <w:rsid w:val="001008EF"/>
    <w:rsid w:val="00101A22"/>
    <w:rsid w:val="0010369E"/>
    <w:rsid w:val="00106C54"/>
    <w:rsid w:val="0011068A"/>
    <w:rsid w:val="00111AAA"/>
    <w:rsid w:val="001124FA"/>
    <w:rsid w:val="001156CC"/>
    <w:rsid w:val="00120ACB"/>
    <w:rsid w:val="0012326F"/>
    <w:rsid w:val="00123E13"/>
    <w:rsid w:val="00125630"/>
    <w:rsid w:val="00125A50"/>
    <w:rsid w:val="00125AAB"/>
    <w:rsid w:val="001265ED"/>
    <w:rsid w:val="001302F9"/>
    <w:rsid w:val="001305C1"/>
    <w:rsid w:val="0013247A"/>
    <w:rsid w:val="0013625A"/>
    <w:rsid w:val="00142DF9"/>
    <w:rsid w:val="001473B9"/>
    <w:rsid w:val="00147CBB"/>
    <w:rsid w:val="0015568D"/>
    <w:rsid w:val="00156BA3"/>
    <w:rsid w:val="00160B41"/>
    <w:rsid w:val="00160ED9"/>
    <w:rsid w:val="0016591D"/>
    <w:rsid w:val="0016779F"/>
    <w:rsid w:val="0017118E"/>
    <w:rsid w:val="00171919"/>
    <w:rsid w:val="00174423"/>
    <w:rsid w:val="0017577D"/>
    <w:rsid w:val="00176308"/>
    <w:rsid w:val="00180D2B"/>
    <w:rsid w:val="00180DB9"/>
    <w:rsid w:val="00181288"/>
    <w:rsid w:val="00182395"/>
    <w:rsid w:val="00183182"/>
    <w:rsid w:val="00185E2D"/>
    <w:rsid w:val="001903CB"/>
    <w:rsid w:val="001906B0"/>
    <w:rsid w:val="00196BAD"/>
    <w:rsid w:val="0019733C"/>
    <w:rsid w:val="001A21E3"/>
    <w:rsid w:val="001A253B"/>
    <w:rsid w:val="001A3D6C"/>
    <w:rsid w:val="001A4164"/>
    <w:rsid w:val="001A5104"/>
    <w:rsid w:val="001A5AAC"/>
    <w:rsid w:val="001A64C2"/>
    <w:rsid w:val="001A7418"/>
    <w:rsid w:val="001A778D"/>
    <w:rsid w:val="001B0554"/>
    <w:rsid w:val="001B6472"/>
    <w:rsid w:val="001B799A"/>
    <w:rsid w:val="001C133F"/>
    <w:rsid w:val="001C3288"/>
    <w:rsid w:val="001C7240"/>
    <w:rsid w:val="001D0726"/>
    <w:rsid w:val="001D167C"/>
    <w:rsid w:val="001D2A1D"/>
    <w:rsid w:val="001D470C"/>
    <w:rsid w:val="001D591F"/>
    <w:rsid w:val="001D6DB2"/>
    <w:rsid w:val="001D7E0F"/>
    <w:rsid w:val="001E03AD"/>
    <w:rsid w:val="001E08FA"/>
    <w:rsid w:val="001E1D37"/>
    <w:rsid w:val="001E353C"/>
    <w:rsid w:val="001E460C"/>
    <w:rsid w:val="001E4F04"/>
    <w:rsid w:val="001E5457"/>
    <w:rsid w:val="001E6B73"/>
    <w:rsid w:val="001E6FF6"/>
    <w:rsid w:val="001E74A2"/>
    <w:rsid w:val="001F2969"/>
    <w:rsid w:val="001F332D"/>
    <w:rsid w:val="001F3EEC"/>
    <w:rsid w:val="001F4798"/>
    <w:rsid w:val="001F75C6"/>
    <w:rsid w:val="002035C1"/>
    <w:rsid w:val="00203658"/>
    <w:rsid w:val="0020723A"/>
    <w:rsid w:val="00207B33"/>
    <w:rsid w:val="00210569"/>
    <w:rsid w:val="0021286D"/>
    <w:rsid w:val="0021299C"/>
    <w:rsid w:val="00213CCC"/>
    <w:rsid w:val="00216AD1"/>
    <w:rsid w:val="00216BA5"/>
    <w:rsid w:val="00217736"/>
    <w:rsid w:val="00222C60"/>
    <w:rsid w:val="002260A7"/>
    <w:rsid w:val="002271D0"/>
    <w:rsid w:val="0022733A"/>
    <w:rsid w:val="002308CA"/>
    <w:rsid w:val="00230F79"/>
    <w:rsid w:val="002325E7"/>
    <w:rsid w:val="00233FB5"/>
    <w:rsid w:val="002347E7"/>
    <w:rsid w:val="00240E11"/>
    <w:rsid w:val="00241363"/>
    <w:rsid w:val="00241FBA"/>
    <w:rsid w:val="0024288D"/>
    <w:rsid w:val="00243298"/>
    <w:rsid w:val="002434AF"/>
    <w:rsid w:val="00243D40"/>
    <w:rsid w:val="00244108"/>
    <w:rsid w:val="00246E3C"/>
    <w:rsid w:val="0025088D"/>
    <w:rsid w:val="00251583"/>
    <w:rsid w:val="00252300"/>
    <w:rsid w:val="0025233F"/>
    <w:rsid w:val="00252DF1"/>
    <w:rsid w:val="00253DC5"/>
    <w:rsid w:val="00255DB9"/>
    <w:rsid w:val="00262000"/>
    <w:rsid w:val="00262A9A"/>
    <w:rsid w:val="00262B2F"/>
    <w:rsid w:val="00263E44"/>
    <w:rsid w:val="00271333"/>
    <w:rsid w:val="002725B2"/>
    <w:rsid w:val="0027525B"/>
    <w:rsid w:val="0028244B"/>
    <w:rsid w:val="002824E0"/>
    <w:rsid w:val="00284F1D"/>
    <w:rsid w:val="00285FFD"/>
    <w:rsid w:val="00290449"/>
    <w:rsid w:val="00290613"/>
    <w:rsid w:val="00293F8B"/>
    <w:rsid w:val="0029493B"/>
    <w:rsid w:val="00296022"/>
    <w:rsid w:val="00297659"/>
    <w:rsid w:val="002A07A9"/>
    <w:rsid w:val="002A62DA"/>
    <w:rsid w:val="002A74BD"/>
    <w:rsid w:val="002B168A"/>
    <w:rsid w:val="002B2AF1"/>
    <w:rsid w:val="002B2B4A"/>
    <w:rsid w:val="002B35B4"/>
    <w:rsid w:val="002C10DE"/>
    <w:rsid w:val="002C2415"/>
    <w:rsid w:val="002C28E2"/>
    <w:rsid w:val="002C4E4C"/>
    <w:rsid w:val="002C6404"/>
    <w:rsid w:val="002D10C2"/>
    <w:rsid w:val="002D3324"/>
    <w:rsid w:val="002D372A"/>
    <w:rsid w:val="002D6D74"/>
    <w:rsid w:val="002D76D9"/>
    <w:rsid w:val="002D7BCF"/>
    <w:rsid w:val="002E037D"/>
    <w:rsid w:val="002E2200"/>
    <w:rsid w:val="002E2871"/>
    <w:rsid w:val="002E29B5"/>
    <w:rsid w:val="002E2B79"/>
    <w:rsid w:val="002E5391"/>
    <w:rsid w:val="002E53C6"/>
    <w:rsid w:val="002F04DF"/>
    <w:rsid w:val="002F08F7"/>
    <w:rsid w:val="002F1A75"/>
    <w:rsid w:val="002F307F"/>
    <w:rsid w:val="002F6801"/>
    <w:rsid w:val="002F6B3B"/>
    <w:rsid w:val="00300B0A"/>
    <w:rsid w:val="003026F9"/>
    <w:rsid w:val="0030299C"/>
    <w:rsid w:val="0030328E"/>
    <w:rsid w:val="003032A4"/>
    <w:rsid w:val="00303F94"/>
    <w:rsid w:val="003112D5"/>
    <w:rsid w:val="00312937"/>
    <w:rsid w:val="00316246"/>
    <w:rsid w:val="00316CFA"/>
    <w:rsid w:val="003209F2"/>
    <w:rsid w:val="00324794"/>
    <w:rsid w:val="003248AA"/>
    <w:rsid w:val="00325D5F"/>
    <w:rsid w:val="003264B3"/>
    <w:rsid w:val="00333809"/>
    <w:rsid w:val="00334406"/>
    <w:rsid w:val="00335088"/>
    <w:rsid w:val="00336395"/>
    <w:rsid w:val="003363CB"/>
    <w:rsid w:val="00337052"/>
    <w:rsid w:val="003370C3"/>
    <w:rsid w:val="0033719B"/>
    <w:rsid w:val="00340EB2"/>
    <w:rsid w:val="0034111E"/>
    <w:rsid w:val="00343108"/>
    <w:rsid w:val="00343E66"/>
    <w:rsid w:val="003456A4"/>
    <w:rsid w:val="0034780A"/>
    <w:rsid w:val="0035026B"/>
    <w:rsid w:val="003516AC"/>
    <w:rsid w:val="003516D1"/>
    <w:rsid w:val="003551AF"/>
    <w:rsid w:val="003563B8"/>
    <w:rsid w:val="00356A29"/>
    <w:rsid w:val="0036012D"/>
    <w:rsid w:val="0036105C"/>
    <w:rsid w:val="00361992"/>
    <w:rsid w:val="003645F3"/>
    <w:rsid w:val="00370304"/>
    <w:rsid w:val="00375800"/>
    <w:rsid w:val="003766BF"/>
    <w:rsid w:val="00377071"/>
    <w:rsid w:val="00377E39"/>
    <w:rsid w:val="00380407"/>
    <w:rsid w:val="00380423"/>
    <w:rsid w:val="00386BA9"/>
    <w:rsid w:val="00387E68"/>
    <w:rsid w:val="00393C5D"/>
    <w:rsid w:val="00396FD8"/>
    <w:rsid w:val="00397E15"/>
    <w:rsid w:val="003A0E02"/>
    <w:rsid w:val="003A3713"/>
    <w:rsid w:val="003A41E6"/>
    <w:rsid w:val="003A4E09"/>
    <w:rsid w:val="003A5575"/>
    <w:rsid w:val="003A6248"/>
    <w:rsid w:val="003A6526"/>
    <w:rsid w:val="003A7B90"/>
    <w:rsid w:val="003B1829"/>
    <w:rsid w:val="003B22EA"/>
    <w:rsid w:val="003B246F"/>
    <w:rsid w:val="003B6F0B"/>
    <w:rsid w:val="003C2265"/>
    <w:rsid w:val="003C24C5"/>
    <w:rsid w:val="003C316A"/>
    <w:rsid w:val="003C4569"/>
    <w:rsid w:val="003C7BFD"/>
    <w:rsid w:val="003D2AF2"/>
    <w:rsid w:val="003D4511"/>
    <w:rsid w:val="003D7A03"/>
    <w:rsid w:val="003D7B9F"/>
    <w:rsid w:val="003E0770"/>
    <w:rsid w:val="003E2429"/>
    <w:rsid w:val="003E320D"/>
    <w:rsid w:val="003E3D14"/>
    <w:rsid w:val="003E4F8A"/>
    <w:rsid w:val="003E6FF0"/>
    <w:rsid w:val="003E7264"/>
    <w:rsid w:val="003F0DB9"/>
    <w:rsid w:val="003F1545"/>
    <w:rsid w:val="003F30D8"/>
    <w:rsid w:val="003F5013"/>
    <w:rsid w:val="003F5159"/>
    <w:rsid w:val="003F5C69"/>
    <w:rsid w:val="003F7D5B"/>
    <w:rsid w:val="00400709"/>
    <w:rsid w:val="00402203"/>
    <w:rsid w:val="004022DB"/>
    <w:rsid w:val="004029D1"/>
    <w:rsid w:val="00405B33"/>
    <w:rsid w:val="004062D2"/>
    <w:rsid w:val="0041178F"/>
    <w:rsid w:val="004125E1"/>
    <w:rsid w:val="00412DD0"/>
    <w:rsid w:val="00414810"/>
    <w:rsid w:val="00414A20"/>
    <w:rsid w:val="00416223"/>
    <w:rsid w:val="004163C8"/>
    <w:rsid w:val="00420A30"/>
    <w:rsid w:val="00420CE3"/>
    <w:rsid w:val="0042127C"/>
    <w:rsid w:val="00425558"/>
    <w:rsid w:val="00426403"/>
    <w:rsid w:val="00430045"/>
    <w:rsid w:val="004308AE"/>
    <w:rsid w:val="00436FE4"/>
    <w:rsid w:val="00440B23"/>
    <w:rsid w:val="004417E0"/>
    <w:rsid w:val="004417EF"/>
    <w:rsid w:val="00442F5D"/>
    <w:rsid w:val="00443152"/>
    <w:rsid w:val="00443A89"/>
    <w:rsid w:val="004471B2"/>
    <w:rsid w:val="00452B89"/>
    <w:rsid w:val="00453C1B"/>
    <w:rsid w:val="00455817"/>
    <w:rsid w:val="00456E15"/>
    <w:rsid w:val="004631BA"/>
    <w:rsid w:val="00465269"/>
    <w:rsid w:val="004659AA"/>
    <w:rsid w:val="004661BF"/>
    <w:rsid w:val="00467C1B"/>
    <w:rsid w:val="00472010"/>
    <w:rsid w:val="00472C81"/>
    <w:rsid w:val="004737DB"/>
    <w:rsid w:val="00474EC5"/>
    <w:rsid w:val="00477836"/>
    <w:rsid w:val="00481981"/>
    <w:rsid w:val="00481AEA"/>
    <w:rsid w:val="00481D99"/>
    <w:rsid w:val="0048387F"/>
    <w:rsid w:val="00486346"/>
    <w:rsid w:val="004901E8"/>
    <w:rsid w:val="00492362"/>
    <w:rsid w:val="00494F22"/>
    <w:rsid w:val="00496665"/>
    <w:rsid w:val="0049692D"/>
    <w:rsid w:val="004A2473"/>
    <w:rsid w:val="004A5AB0"/>
    <w:rsid w:val="004A615F"/>
    <w:rsid w:val="004A6C5A"/>
    <w:rsid w:val="004B13B2"/>
    <w:rsid w:val="004B17E9"/>
    <w:rsid w:val="004B2313"/>
    <w:rsid w:val="004B360A"/>
    <w:rsid w:val="004B3724"/>
    <w:rsid w:val="004B3906"/>
    <w:rsid w:val="004C102A"/>
    <w:rsid w:val="004C20D7"/>
    <w:rsid w:val="004C4550"/>
    <w:rsid w:val="004C4596"/>
    <w:rsid w:val="004C53DE"/>
    <w:rsid w:val="004C662A"/>
    <w:rsid w:val="004C6734"/>
    <w:rsid w:val="004C6E6C"/>
    <w:rsid w:val="004C712E"/>
    <w:rsid w:val="004C7F34"/>
    <w:rsid w:val="004D195C"/>
    <w:rsid w:val="004D21EA"/>
    <w:rsid w:val="004D2D53"/>
    <w:rsid w:val="004D4FCB"/>
    <w:rsid w:val="004E2A6F"/>
    <w:rsid w:val="004E3577"/>
    <w:rsid w:val="004E4A1B"/>
    <w:rsid w:val="004E6165"/>
    <w:rsid w:val="004E664F"/>
    <w:rsid w:val="004F01AC"/>
    <w:rsid w:val="004F068E"/>
    <w:rsid w:val="004F214E"/>
    <w:rsid w:val="004F2A4B"/>
    <w:rsid w:val="004F36D7"/>
    <w:rsid w:val="004F4BA5"/>
    <w:rsid w:val="004F7CE1"/>
    <w:rsid w:val="00500277"/>
    <w:rsid w:val="00500EAE"/>
    <w:rsid w:val="005013D9"/>
    <w:rsid w:val="00503055"/>
    <w:rsid w:val="005056A9"/>
    <w:rsid w:val="00510D53"/>
    <w:rsid w:val="00511935"/>
    <w:rsid w:val="00511D69"/>
    <w:rsid w:val="00511ECB"/>
    <w:rsid w:val="00512D95"/>
    <w:rsid w:val="00513BF3"/>
    <w:rsid w:val="00515DE5"/>
    <w:rsid w:val="005174A4"/>
    <w:rsid w:val="00521226"/>
    <w:rsid w:val="005212F8"/>
    <w:rsid w:val="00521419"/>
    <w:rsid w:val="0052257A"/>
    <w:rsid w:val="00523F01"/>
    <w:rsid w:val="005242EE"/>
    <w:rsid w:val="005247CA"/>
    <w:rsid w:val="0052589F"/>
    <w:rsid w:val="00527362"/>
    <w:rsid w:val="00530DFC"/>
    <w:rsid w:val="005311E2"/>
    <w:rsid w:val="00531B8F"/>
    <w:rsid w:val="00533E93"/>
    <w:rsid w:val="00536B1C"/>
    <w:rsid w:val="00536C62"/>
    <w:rsid w:val="005376F7"/>
    <w:rsid w:val="00540A96"/>
    <w:rsid w:val="0054404A"/>
    <w:rsid w:val="005442E2"/>
    <w:rsid w:val="005449A7"/>
    <w:rsid w:val="00544A41"/>
    <w:rsid w:val="00545F60"/>
    <w:rsid w:val="00546702"/>
    <w:rsid w:val="005469B0"/>
    <w:rsid w:val="00546C2A"/>
    <w:rsid w:val="00547A69"/>
    <w:rsid w:val="00550520"/>
    <w:rsid w:val="005516EB"/>
    <w:rsid w:val="0055295D"/>
    <w:rsid w:val="00554BC8"/>
    <w:rsid w:val="00557396"/>
    <w:rsid w:val="00560BBE"/>
    <w:rsid w:val="00561BBA"/>
    <w:rsid w:val="00562214"/>
    <w:rsid w:val="0056468E"/>
    <w:rsid w:val="00564900"/>
    <w:rsid w:val="00564E07"/>
    <w:rsid w:val="00567470"/>
    <w:rsid w:val="00567F31"/>
    <w:rsid w:val="0057060A"/>
    <w:rsid w:val="00570902"/>
    <w:rsid w:val="00572A08"/>
    <w:rsid w:val="005751CB"/>
    <w:rsid w:val="00575505"/>
    <w:rsid w:val="005778D0"/>
    <w:rsid w:val="0058079E"/>
    <w:rsid w:val="00582CF4"/>
    <w:rsid w:val="0058317D"/>
    <w:rsid w:val="005831FF"/>
    <w:rsid w:val="005846DE"/>
    <w:rsid w:val="0059221F"/>
    <w:rsid w:val="005931C7"/>
    <w:rsid w:val="005A0ADA"/>
    <w:rsid w:val="005A0C9E"/>
    <w:rsid w:val="005A0CCA"/>
    <w:rsid w:val="005A16CA"/>
    <w:rsid w:val="005A39F5"/>
    <w:rsid w:val="005A3F1D"/>
    <w:rsid w:val="005A44E8"/>
    <w:rsid w:val="005B0BBB"/>
    <w:rsid w:val="005B2404"/>
    <w:rsid w:val="005B532A"/>
    <w:rsid w:val="005B5DAC"/>
    <w:rsid w:val="005B764D"/>
    <w:rsid w:val="005C088C"/>
    <w:rsid w:val="005C09E7"/>
    <w:rsid w:val="005C1FF4"/>
    <w:rsid w:val="005C4087"/>
    <w:rsid w:val="005C41D2"/>
    <w:rsid w:val="005C4234"/>
    <w:rsid w:val="005C62C9"/>
    <w:rsid w:val="005D0318"/>
    <w:rsid w:val="005D0880"/>
    <w:rsid w:val="005E36FA"/>
    <w:rsid w:val="005E4BD3"/>
    <w:rsid w:val="005E6928"/>
    <w:rsid w:val="005E7D0A"/>
    <w:rsid w:val="005F0ABC"/>
    <w:rsid w:val="005F1D9B"/>
    <w:rsid w:val="005F3D55"/>
    <w:rsid w:val="005F59C2"/>
    <w:rsid w:val="005F7089"/>
    <w:rsid w:val="005F7E9A"/>
    <w:rsid w:val="006003FB"/>
    <w:rsid w:val="00600A66"/>
    <w:rsid w:val="00602027"/>
    <w:rsid w:val="00602695"/>
    <w:rsid w:val="00603549"/>
    <w:rsid w:val="00603653"/>
    <w:rsid w:val="00604E8B"/>
    <w:rsid w:val="00611BF0"/>
    <w:rsid w:val="006121C2"/>
    <w:rsid w:val="00612C19"/>
    <w:rsid w:val="00612F40"/>
    <w:rsid w:val="006138D4"/>
    <w:rsid w:val="006160EB"/>
    <w:rsid w:val="006162B6"/>
    <w:rsid w:val="0062084C"/>
    <w:rsid w:val="00620D05"/>
    <w:rsid w:val="0062204A"/>
    <w:rsid w:val="00622A5A"/>
    <w:rsid w:val="00622C40"/>
    <w:rsid w:val="00624C13"/>
    <w:rsid w:val="00624DF3"/>
    <w:rsid w:val="006258ED"/>
    <w:rsid w:val="006260A0"/>
    <w:rsid w:val="00630270"/>
    <w:rsid w:val="0063197F"/>
    <w:rsid w:val="00634953"/>
    <w:rsid w:val="00635D0B"/>
    <w:rsid w:val="00637047"/>
    <w:rsid w:val="00640ABF"/>
    <w:rsid w:val="006441DD"/>
    <w:rsid w:val="006457D9"/>
    <w:rsid w:val="00646392"/>
    <w:rsid w:val="00650845"/>
    <w:rsid w:val="006555B9"/>
    <w:rsid w:val="0066029C"/>
    <w:rsid w:val="006616BF"/>
    <w:rsid w:val="006626B8"/>
    <w:rsid w:val="0066277F"/>
    <w:rsid w:val="006641C7"/>
    <w:rsid w:val="00664FA0"/>
    <w:rsid w:val="00665A0C"/>
    <w:rsid w:val="00665B0F"/>
    <w:rsid w:val="006660FF"/>
    <w:rsid w:val="00673BE3"/>
    <w:rsid w:val="00673C00"/>
    <w:rsid w:val="006757AA"/>
    <w:rsid w:val="0067785F"/>
    <w:rsid w:val="006802E6"/>
    <w:rsid w:val="00680896"/>
    <w:rsid w:val="00680D39"/>
    <w:rsid w:val="00682DCB"/>
    <w:rsid w:val="00684C68"/>
    <w:rsid w:val="00685716"/>
    <w:rsid w:val="00685FFB"/>
    <w:rsid w:val="00687720"/>
    <w:rsid w:val="006912C8"/>
    <w:rsid w:val="006949E1"/>
    <w:rsid w:val="00694EF8"/>
    <w:rsid w:val="0069713B"/>
    <w:rsid w:val="006A001E"/>
    <w:rsid w:val="006A1C6C"/>
    <w:rsid w:val="006A3A7E"/>
    <w:rsid w:val="006A4A99"/>
    <w:rsid w:val="006A61A4"/>
    <w:rsid w:val="006B0AA2"/>
    <w:rsid w:val="006B13D8"/>
    <w:rsid w:val="006B273E"/>
    <w:rsid w:val="006B5E48"/>
    <w:rsid w:val="006B600B"/>
    <w:rsid w:val="006B71B1"/>
    <w:rsid w:val="006B73DB"/>
    <w:rsid w:val="006B7C35"/>
    <w:rsid w:val="006C14CF"/>
    <w:rsid w:val="006C362E"/>
    <w:rsid w:val="006C4473"/>
    <w:rsid w:val="006C52C9"/>
    <w:rsid w:val="006C6F66"/>
    <w:rsid w:val="006C6FDD"/>
    <w:rsid w:val="006C7147"/>
    <w:rsid w:val="006C73FE"/>
    <w:rsid w:val="006C7D6B"/>
    <w:rsid w:val="006D0A9E"/>
    <w:rsid w:val="006D25E6"/>
    <w:rsid w:val="006D3075"/>
    <w:rsid w:val="006D32AF"/>
    <w:rsid w:val="006D520A"/>
    <w:rsid w:val="006D5248"/>
    <w:rsid w:val="006D57F9"/>
    <w:rsid w:val="006D7A5E"/>
    <w:rsid w:val="006E3286"/>
    <w:rsid w:val="006E4D2B"/>
    <w:rsid w:val="006E54AE"/>
    <w:rsid w:val="006E6DA8"/>
    <w:rsid w:val="006E71EB"/>
    <w:rsid w:val="006E7BC6"/>
    <w:rsid w:val="006F02BB"/>
    <w:rsid w:val="006F2129"/>
    <w:rsid w:val="006F3588"/>
    <w:rsid w:val="006F6586"/>
    <w:rsid w:val="006F7820"/>
    <w:rsid w:val="006F7DD5"/>
    <w:rsid w:val="00701899"/>
    <w:rsid w:val="00702449"/>
    <w:rsid w:val="007026EE"/>
    <w:rsid w:val="00704076"/>
    <w:rsid w:val="00704317"/>
    <w:rsid w:val="00705A55"/>
    <w:rsid w:val="00707391"/>
    <w:rsid w:val="00710492"/>
    <w:rsid w:val="00710EC5"/>
    <w:rsid w:val="007135C5"/>
    <w:rsid w:val="00717FD3"/>
    <w:rsid w:val="00720433"/>
    <w:rsid w:val="007213D2"/>
    <w:rsid w:val="00724F5C"/>
    <w:rsid w:val="00725383"/>
    <w:rsid w:val="00725785"/>
    <w:rsid w:val="00725D2F"/>
    <w:rsid w:val="00725EE9"/>
    <w:rsid w:val="00726661"/>
    <w:rsid w:val="0072742B"/>
    <w:rsid w:val="00727A2C"/>
    <w:rsid w:val="00730E84"/>
    <w:rsid w:val="007338BD"/>
    <w:rsid w:val="00734179"/>
    <w:rsid w:val="00737085"/>
    <w:rsid w:val="0074108E"/>
    <w:rsid w:val="00743253"/>
    <w:rsid w:val="00743B55"/>
    <w:rsid w:val="0075100C"/>
    <w:rsid w:val="00751952"/>
    <w:rsid w:val="00751D91"/>
    <w:rsid w:val="007522E5"/>
    <w:rsid w:val="00752498"/>
    <w:rsid w:val="00757331"/>
    <w:rsid w:val="00763C2A"/>
    <w:rsid w:val="00765230"/>
    <w:rsid w:val="00766AC2"/>
    <w:rsid w:val="007704C4"/>
    <w:rsid w:val="007710E5"/>
    <w:rsid w:val="00776916"/>
    <w:rsid w:val="007819AA"/>
    <w:rsid w:val="007869EF"/>
    <w:rsid w:val="007903C9"/>
    <w:rsid w:val="00791E81"/>
    <w:rsid w:val="00792747"/>
    <w:rsid w:val="0079295B"/>
    <w:rsid w:val="007930A9"/>
    <w:rsid w:val="007930CE"/>
    <w:rsid w:val="00796731"/>
    <w:rsid w:val="00796986"/>
    <w:rsid w:val="00796D8E"/>
    <w:rsid w:val="007A22BF"/>
    <w:rsid w:val="007A3353"/>
    <w:rsid w:val="007A4F37"/>
    <w:rsid w:val="007A6304"/>
    <w:rsid w:val="007B214B"/>
    <w:rsid w:val="007B6058"/>
    <w:rsid w:val="007B68D8"/>
    <w:rsid w:val="007C1759"/>
    <w:rsid w:val="007C41AB"/>
    <w:rsid w:val="007C45DD"/>
    <w:rsid w:val="007C4E40"/>
    <w:rsid w:val="007D0869"/>
    <w:rsid w:val="007D139F"/>
    <w:rsid w:val="007D36E4"/>
    <w:rsid w:val="007D39AD"/>
    <w:rsid w:val="007D417A"/>
    <w:rsid w:val="007D45D0"/>
    <w:rsid w:val="007D657A"/>
    <w:rsid w:val="007E00DB"/>
    <w:rsid w:val="007E173A"/>
    <w:rsid w:val="007E1A57"/>
    <w:rsid w:val="007E2174"/>
    <w:rsid w:val="007E25F2"/>
    <w:rsid w:val="007E3401"/>
    <w:rsid w:val="007E7C4C"/>
    <w:rsid w:val="007F2089"/>
    <w:rsid w:val="007F26CB"/>
    <w:rsid w:val="007F4085"/>
    <w:rsid w:val="007F516C"/>
    <w:rsid w:val="007F7CBE"/>
    <w:rsid w:val="0080204E"/>
    <w:rsid w:val="00805A52"/>
    <w:rsid w:val="00812C8D"/>
    <w:rsid w:val="00813B10"/>
    <w:rsid w:val="0081413B"/>
    <w:rsid w:val="008148B8"/>
    <w:rsid w:val="008169C7"/>
    <w:rsid w:val="00816B5C"/>
    <w:rsid w:val="0081778D"/>
    <w:rsid w:val="0082083D"/>
    <w:rsid w:val="00821961"/>
    <w:rsid w:val="00833B69"/>
    <w:rsid w:val="00834528"/>
    <w:rsid w:val="00834C48"/>
    <w:rsid w:val="008410CB"/>
    <w:rsid w:val="008439CB"/>
    <w:rsid w:val="00843ACF"/>
    <w:rsid w:val="008456E4"/>
    <w:rsid w:val="00851C18"/>
    <w:rsid w:val="00852497"/>
    <w:rsid w:val="008525EB"/>
    <w:rsid w:val="00857BAC"/>
    <w:rsid w:val="00861E10"/>
    <w:rsid w:val="00862F59"/>
    <w:rsid w:val="00866A05"/>
    <w:rsid w:val="00870738"/>
    <w:rsid w:val="00870E01"/>
    <w:rsid w:val="00871676"/>
    <w:rsid w:val="008724D5"/>
    <w:rsid w:val="00875E83"/>
    <w:rsid w:val="00876071"/>
    <w:rsid w:val="00877A9B"/>
    <w:rsid w:val="0088009C"/>
    <w:rsid w:val="00880E5A"/>
    <w:rsid w:val="00882DA3"/>
    <w:rsid w:val="00883A9F"/>
    <w:rsid w:val="00892E3A"/>
    <w:rsid w:val="00894842"/>
    <w:rsid w:val="008954E5"/>
    <w:rsid w:val="00896580"/>
    <w:rsid w:val="008A05F5"/>
    <w:rsid w:val="008A0FE3"/>
    <w:rsid w:val="008A41B9"/>
    <w:rsid w:val="008A58AF"/>
    <w:rsid w:val="008A5EA0"/>
    <w:rsid w:val="008A6293"/>
    <w:rsid w:val="008A6CD1"/>
    <w:rsid w:val="008A7FDC"/>
    <w:rsid w:val="008B3884"/>
    <w:rsid w:val="008B45D8"/>
    <w:rsid w:val="008B5FEA"/>
    <w:rsid w:val="008B62DD"/>
    <w:rsid w:val="008B6947"/>
    <w:rsid w:val="008C0E15"/>
    <w:rsid w:val="008C1779"/>
    <w:rsid w:val="008C1958"/>
    <w:rsid w:val="008C2558"/>
    <w:rsid w:val="008C64BF"/>
    <w:rsid w:val="008C724C"/>
    <w:rsid w:val="008C7443"/>
    <w:rsid w:val="008D144B"/>
    <w:rsid w:val="008D3162"/>
    <w:rsid w:val="008D3261"/>
    <w:rsid w:val="008D444E"/>
    <w:rsid w:val="008D4793"/>
    <w:rsid w:val="008D546A"/>
    <w:rsid w:val="008D5579"/>
    <w:rsid w:val="008D6F84"/>
    <w:rsid w:val="008E174B"/>
    <w:rsid w:val="008E1C5E"/>
    <w:rsid w:val="008E1F55"/>
    <w:rsid w:val="008E2298"/>
    <w:rsid w:val="008E5C56"/>
    <w:rsid w:val="008E64A0"/>
    <w:rsid w:val="008E791D"/>
    <w:rsid w:val="008E7C45"/>
    <w:rsid w:val="008F28E3"/>
    <w:rsid w:val="008F2A06"/>
    <w:rsid w:val="008F3E7D"/>
    <w:rsid w:val="008F4F99"/>
    <w:rsid w:val="00900A56"/>
    <w:rsid w:val="00900C99"/>
    <w:rsid w:val="00901678"/>
    <w:rsid w:val="00901B73"/>
    <w:rsid w:val="00902BD2"/>
    <w:rsid w:val="00907ABD"/>
    <w:rsid w:val="009113AC"/>
    <w:rsid w:val="009141A0"/>
    <w:rsid w:val="0091493C"/>
    <w:rsid w:val="00920F5D"/>
    <w:rsid w:val="00921512"/>
    <w:rsid w:val="0092236C"/>
    <w:rsid w:val="00922796"/>
    <w:rsid w:val="009237A1"/>
    <w:rsid w:val="0092471C"/>
    <w:rsid w:val="009263C3"/>
    <w:rsid w:val="0093054E"/>
    <w:rsid w:val="00930BAF"/>
    <w:rsid w:val="0093356A"/>
    <w:rsid w:val="00933EE3"/>
    <w:rsid w:val="009340E2"/>
    <w:rsid w:val="00934BB9"/>
    <w:rsid w:val="00934DFB"/>
    <w:rsid w:val="009350D8"/>
    <w:rsid w:val="009373B9"/>
    <w:rsid w:val="00940796"/>
    <w:rsid w:val="0094157E"/>
    <w:rsid w:val="009415B0"/>
    <w:rsid w:val="00942B64"/>
    <w:rsid w:val="00945EF2"/>
    <w:rsid w:val="00946660"/>
    <w:rsid w:val="00947C23"/>
    <w:rsid w:val="00950C6A"/>
    <w:rsid w:val="00953E5D"/>
    <w:rsid w:val="00955222"/>
    <w:rsid w:val="00955F1D"/>
    <w:rsid w:val="00956EE7"/>
    <w:rsid w:val="009613A6"/>
    <w:rsid w:val="0096183A"/>
    <w:rsid w:val="00962BCF"/>
    <w:rsid w:val="009643A0"/>
    <w:rsid w:val="00965FE5"/>
    <w:rsid w:val="009660B9"/>
    <w:rsid w:val="0096674C"/>
    <w:rsid w:val="0097100D"/>
    <w:rsid w:val="00973B63"/>
    <w:rsid w:val="00973CD1"/>
    <w:rsid w:val="00974E36"/>
    <w:rsid w:val="00974E7D"/>
    <w:rsid w:val="00977489"/>
    <w:rsid w:val="0098384B"/>
    <w:rsid w:val="00985F19"/>
    <w:rsid w:val="00990487"/>
    <w:rsid w:val="0099059C"/>
    <w:rsid w:val="009910F1"/>
    <w:rsid w:val="009932F8"/>
    <w:rsid w:val="00994829"/>
    <w:rsid w:val="009951D9"/>
    <w:rsid w:val="009956AC"/>
    <w:rsid w:val="00997F01"/>
    <w:rsid w:val="009A05C0"/>
    <w:rsid w:val="009A289B"/>
    <w:rsid w:val="009A4B45"/>
    <w:rsid w:val="009A75DE"/>
    <w:rsid w:val="009B40B8"/>
    <w:rsid w:val="009B5531"/>
    <w:rsid w:val="009B7B7E"/>
    <w:rsid w:val="009C2277"/>
    <w:rsid w:val="009C240E"/>
    <w:rsid w:val="009C2F31"/>
    <w:rsid w:val="009C5F79"/>
    <w:rsid w:val="009C5FCB"/>
    <w:rsid w:val="009C5FCF"/>
    <w:rsid w:val="009C61C2"/>
    <w:rsid w:val="009D13C6"/>
    <w:rsid w:val="009D2AED"/>
    <w:rsid w:val="009D466C"/>
    <w:rsid w:val="009E00AB"/>
    <w:rsid w:val="009E097A"/>
    <w:rsid w:val="009E1C89"/>
    <w:rsid w:val="009E3492"/>
    <w:rsid w:val="009E35B2"/>
    <w:rsid w:val="009E4951"/>
    <w:rsid w:val="009E4EC5"/>
    <w:rsid w:val="009E62AA"/>
    <w:rsid w:val="009E6C1A"/>
    <w:rsid w:val="009E7863"/>
    <w:rsid w:val="009F0727"/>
    <w:rsid w:val="009F1744"/>
    <w:rsid w:val="009F270B"/>
    <w:rsid w:val="009F31AE"/>
    <w:rsid w:val="009F3ACD"/>
    <w:rsid w:val="009F46BC"/>
    <w:rsid w:val="009F4757"/>
    <w:rsid w:val="009F686B"/>
    <w:rsid w:val="009F68A6"/>
    <w:rsid w:val="009F7986"/>
    <w:rsid w:val="00A0254C"/>
    <w:rsid w:val="00A0259C"/>
    <w:rsid w:val="00A03A78"/>
    <w:rsid w:val="00A05031"/>
    <w:rsid w:val="00A06BB8"/>
    <w:rsid w:val="00A11300"/>
    <w:rsid w:val="00A1154D"/>
    <w:rsid w:val="00A12B9E"/>
    <w:rsid w:val="00A13EEB"/>
    <w:rsid w:val="00A14250"/>
    <w:rsid w:val="00A148F4"/>
    <w:rsid w:val="00A16139"/>
    <w:rsid w:val="00A206BD"/>
    <w:rsid w:val="00A228C0"/>
    <w:rsid w:val="00A23900"/>
    <w:rsid w:val="00A24DA5"/>
    <w:rsid w:val="00A254EB"/>
    <w:rsid w:val="00A26C2F"/>
    <w:rsid w:val="00A270DF"/>
    <w:rsid w:val="00A27A34"/>
    <w:rsid w:val="00A33AA9"/>
    <w:rsid w:val="00A352FC"/>
    <w:rsid w:val="00A35F51"/>
    <w:rsid w:val="00A36331"/>
    <w:rsid w:val="00A4155E"/>
    <w:rsid w:val="00A42154"/>
    <w:rsid w:val="00A50A51"/>
    <w:rsid w:val="00A515CB"/>
    <w:rsid w:val="00A51AEF"/>
    <w:rsid w:val="00A520CD"/>
    <w:rsid w:val="00A534B6"/>
    <w:rsid w:val="00A5571C"/>
    <w:rsid w:val="00A55CBA"/>
    <w:rsid w:val="00A57346"/>
    <w:rsid w:val="00A64E54"/>
    <w:rsid w:val="00A6679E"/>
    <w:rsid w:val="00A73934"/>
    <w:rsid w:val="00A73B17"/>
    <w:rsid w:val="00A75F22"/>
    <w:rsid w:val="00A801C9"/>
    <w:rsid w:val="00A85D44"/>
    <w:rsid w:val="00A864C8"/>
    <w:rsid w:val="00A90570"/>
    <w:rsid w:val="00A90C22"/>
    <w:rsid w:val="00A91669"/>
    <w:rsid w:val="00A92A86"/>
    <w:rsid w:val="00A96B4D"/>
    <w:rsid w:val="00AA0759"/>
    <w:rsid w:val="00AA0D5F"/>
    <w:rsid w:val="00AA0E7C"/>
    <w:rsid w:val="00AA3851"/>
    <w:rsid w:val="00AA425E"/>
    <w:rsid w:val="00AA43EF"/>
    <w:rsid w:val="00AA5C12"/>
    <w:rsid w:val="00AA7060"/>
    <w:rsid w:val="00AB2463"/>
    <w:rsid w:val="00AB30FE"/>
    <w:rsid w:val="00AB65D5"/>
    <w:rsid w:val="00AB6F5C"/>
    <w:rsid w:val="00AB7B03"/>
    <w:rsid w:val="00AC2AC2"/>
    <w:rsid w:val="00AC2ACD"/>
    <w:rsid w:val="00AC391E"/>
    <w:rsid w:val="00AC42AD"/>
    <w:rsid w:val="00AC45D2"/>
    <w:rsid w:val="00AC4731"/>
    <w:rsid w:val="00AC50C8"/>
    <w:rsid w:val="00AC54C0"/>
    <w:rsid w:val="00AC649A"/>
    <w:rsid w:val="00AD520C"/>
    <w:rsid w:val="00AD7241"/>
    <w:rsid w:val="00AD7B63"/>
    <w:rsid w:val="00AD7ED0"/>
    <w:rsid w:val="00AE1913"/>
    <w:rsid w:val="00AE1F0B"/>
    <w:rsid w:val="00AE3536"/>
    <w:rsid w:val="00AE3D77"/>
    <w:rsid w:val="00AE510E"/>
    <w:rsid w:val="00AE5B69"/>
    <w:rsid w:val="00AF051A"/>
    <w:rsid w:val="00AF23C6"/>
    <w:rsid w:val="00AF4401"/>
    <w:rsid w:val="00AF6796"/>
    <w:rsid w:val="00B01029"/>
    <w:rsid w:val="00B02076"/>
    <w:rsid w:val="00B02C67"/>
    <w:rsid w:val="00B02F71"/>
    <w:rsid w:val="00B04D33"/>
    <w:rsid w:val="00B06159"/>
    <w:rsid w:val="00B067D9"/>
    <w:rsid w:val="00B100B1"/>
    <w:rsid w:val="00B10246"/>
    <w:rsid w:val="00B13135"/>
    <w:rsid w:val="00B16632"/>
    <w:rsid w:val="00B1770D"/>
    <w:rsid w:val="00B17EDA"/>
    <w:rsid w:val="00B17F6E"/>
    <w:rsid w:val="00B2018E"/>
    <w:rsid w:val="00B20BCA"/>
    <w:rsid w:val="00B20F48"/>
    <w:rsid w:val="00B27BA8"/>
    <w:rsid w:val="00B319C9"/>
    <w:rsid w:val="00B369AB"/>
    <w:rsid w:val="00B36CE1"/>
    <w:rsid w:val="00B36F92"/>
    <w:rsid w:val="00B374B5"/>
    <w:rsid w:val="00B4135B"/>
    <w:rsid w:val="00B43C29"/>
    <w:rsid w:val="00B446BC"/>
    <w:rsid w:val="00B44759"/>
    <w:rsid w:val="00B44A31"/>
    <w:rsid w:val="00B45426"/>
    <w:rsid w:val="00B51379"/>
    <w:rsid w:val="00B53EA4"/>
    <w:rsid w:val="00B542D2"/>
    <w:rsid w:val="00B551F8"/>
    <w:rsid w:val="00B60E0B"/>
    <w:rsid w:val="00B61BAF"/>
    <w:rsid w:val="00B61D19"/>
    <w:rsid w:val="00B6249E"/>
    <w:rsid w:val="00B62625"/>
    <w:rsid w:val="00B6292F"/>
    <w:rsid w:val="00B63154"/>
    <w:rsid w:val="00B636BF"/>
    <w:rsid w:val="00B651A8"/>
    <w:rsid w:val="00B658B6"/>
    <w:rsid w:val="00B717E5"/>
    <w:rsid w:val="00B72EED"/>
    <w:rsid w:val="00B746B6"/>
    <w:rsid w:val="00B774D4"/>
    <w:rsid w:val="00B77586"/>
    <w:rsid w:val="00B77978"/>
    <w:rsid w:val="00B779F6"/>
    <w:rsid w:val="00B80D88"/>
    <w:rsid w:val="00B812C8"/>
    <w:rsid w:val="00B826BC"/>
    <w:rsid w:val="00B83077"/>
    <w:rsid w:val="00B83215"/>
    <w:rsid w:val="00B843A5"/>
    <w:rsid w:val="00B845CD"/>
    <w:rsid w:val="00B86CA0"/>
    <w:rsid w:val="00B92F18"/>
    <w:rsid w:val="00B92FB1"/>
    <w:rsid w:val="00B931BE"/>
    <w:rsid w:val="00B9601E"/>
    <w:rsid w:val="00B97BA2"/>
    <w:rsid w:val="00B97FAA"/>
    <w:rsid w:val="00B97FE6"/>
    <w:rsid w:val="00BA06B2"/>
    <w:rsid w:val="00BA20E8"/>
    <w:rsid w:val="00BA5A56"/>
    <w:rsid w:val="00BA74BA"/>
    <w:rsid w:val="00BB13F7"/>
    <w:rsid w:val="00BB58FC"/>
    <w:rsid w:val="00BB736E"/>
    <w:rsid w:val="00BB7F4B"/>
    <w:rsid w:val="00BC1E5F"/>
    <w:rsid w:val="00BC5303"/>
    <w:rsid w:val="00BC6832"/>
    <w:rsid w:val="00BC779E"/>
    <w:rsid w:val="00BC7D29"/>
    <w:rsid w:val="00BC7DF1"/>
    <w:rsid w:val="00BD0012"/>
    <w:rsid w:val="00BD0CF2"/>
    <w:rsid w:val="00BD0F13"/>
    <w:rsid w:val="00BD1305"/>
    <w:rsid w:val="00BD1FCE"/>
    <w:rsid w:val="00BD3371"/>
    <w:rsid w:val="00BD3CDD"/>
    <w:rsid w:val="00BD3E0E"/>
    <w:rsid w:val="00BD495E"/>
    <w:rsid w:val="00BE524E"/>
    <w:rsid w:val="00BE79BE"/>
    <w:rsid w:val="00BE7B26"/>
    <w:rsid w:val="00BF24CC"/>
    <w:rsid w:val="00BF28FE"/>
    <w:rsid w:val="00BF3146"/>
    <w:rsid w:val="00BF432F"/>
    <w:rsid w:val="00BF497A"/>
    <w:rsid w:val="00BF706C"/>
    <w:rsid w:val="00BF73E1"/>
    <w:rsid w:val="00BF7B8F"/>
    <w:rsid w:val="00C00560"/>
    <w:rsid w:val="00C02F28"/>
    <w:rsid w:val="00C03404"/>
    <w:rsid w:val="00C04091"/>
    <w:rsid w:val="00C04C90"/>
    <w:rsid w:val="00C071FB"/>
    <w:rsid w:val="00C10BB4"/>
    <w:rsid w:val="00C116AA"/>
    <w:rsid w:val="00C12976"/>
    <w:rsid w:val="00C13EC6"/>
    <w:rsid w:val="00C14D8F"/>
    <w:rsid w:val="00C15452"/>
    <w:rsid w:val="00C165FF"/>
    <w:rsid w:val="00C176B6"/>
    <w:rsid w:val="00C21ECD"/>
    <w:rsid w:val="00C24619"/>
    <w:rsid w:val="00C249A2"/>
    <w:rsid w:val="00C27769"/>
    <w:rsid w:val="00C30C53"/>
    <w:rsid w:val="00C313D5"/>
    <w:rsid w:val="00C31679"/>
    <w:rsid w:val="00C31ACA"/>
    <w:rsid w:val="00C3269A"/>
    <w:rsid w:val="00C3297B"/>
    <w:rsid w:val="00C40747"/>
    <w:rsid w:val="00C40D81"/>
    <w:rsid w:val="00C412D8"/>
    <w:rsid w:val="00C41739"/>
    <w:rsid w:val="00C425B9"/>
    <w:rsid w:val="00C42827"/>
    <w:rsid w:val="00C51761"/>
    <w:rsid w:val="00C52A67"/>
    <w:rsid w:val="00C53B2D"/>
    <w:rsid w:val="00C53F8E"/>
    <w:rsid w:val="00C548D7"/>
    <w:rsid w:val="00C62BF5"/>
    <w:rsid w:val="00C62EF0"/>
    <w:rsid w:val="00C62F6D"/>
    <w:rsid w:val="00C65AA4"/>
    <w:rsid w:val="00C70FB8"/>
    <w:rsid w:val="00C72565"/>
    <w:rsid w:val="00C76845"/>
    <w:rsid w:val="00C76F13"/>
    <w:rsid w:val="00C774BF"/>
    <w:rsid w:val="00C817CE"/>
    <w:rsid w:val="00C824B0"/>
    <w:rsid w:val="00C9363A"/>
    <w:rsid w:val="00C94603"/>
    <w:rsid w:val="00C9509C"/>
    <w:rsid w:val="00C95D00"/>
    <w:rsid w:val="00C963BB"/>
    <w:rsid w:val="00C97A4E"/>
    <w:rsid w:val="00CA4BB8"/>
    <w:rsid w:val="00CA6D76"/>
    <w:rsid w:val="00CB113E"/>
    <w:rsid w:val="00CB312A"/>
    <w:rsid w:val="00CB4ED4"/>
    <w:rsid w:val="00CB53B7"/>
    <w:rsid w:val="00CB78CC"/>
    <w:rsid w:val="00CC0206"/>
    <w:rsid w:val="00CC0CA6"/>
    <w:rsid w:val="00CC0ED6"/>
    <w:rsid w:val="00CC1B5E"/>
    <w:rsid w:val="00CC5F13"/>
    <w:rsid w:val="00CC69DB"/>
    <w:rsid w:val="00CC7A93"/>
    <w:rsid w:val="00CD1B68"/>
    <w:rsid w:val="00CD433B"/>
    <w:rsid w:val="00CD5E45"/>
    <w:rsid w:val="00CD6515"/>
    <w:rsid w:val="00CE1B16"/>
    <w:rsid w:val="00CE1DBE"/>
    <w:rsid w:val="00CE5CE9"/>
    <w:rsid w:val="00CE6B4C"/>
    <w:rsid w:val="00CE79A1"/>
    <w:rsid w:val="00CE7B80"/>
    <w:rsid w:val="00CF2072"/>
    <w:rsid w:val="00CF217C"/>
    <w:rsid w:val="00CF35A3"/>
    <w:rsid w:val="00CF4C54"/>
    <w:rsid w:val="00CF5A38"/>
    <w:rsid w:val="00CF5BE4"/>
    <w:rsid w:val="00CF743F"/>
    <w:rsid w:val="00D0034D"/>
    <w:rsid w:val="00D01D57"/>
    <w:rsid w:val="00D02FFF"/>
    <w:rsid w:val="00D04B49"/>
    <w:rsid w:val="00D06A93"/>
    <w:rsid w:val="00D11673"/>
    <w:rsid w:val="00D12392"/>
    <w:rsid w:val="00D15EDC"/>
    <w:rsid w:val="00D23514"/>
    <w:rsid w:val="00D316FF"/>
    <w:rsid w:val="00D33B5D"/>
    <w:rsid w:val="00D3401C"/>
    <w:rsid w:val="00D359E9"/>
    <w:rsid w:val="00D371A9"/>
    <w:rsid w:val="00D428C6"/>
    <w:rsid w:val="00D44210"/>
    <w:rsid w:val="00D45FF4"/>
    <w:rsid w:val="00D47B8E"/>
    <w:rsid w:val="00D5063C"/>
    <w:rsid w:val="00D50E5C"/>
    <w:rsid w:val="00D50EEE"/>
    <w:rsid w:val="00D577CB"/>
    <w:rsid w:val="00D57F92"/>
    <w:rsid w:val="00D601CF"/>
    <w:rsid w:val="00D6027E"/>
    <w:rsid w:val="00D60888"/>
    <w:rsid w:val="00D644D1"/>
    <w:rsid w:val="00D72347"/>
    <w:rsid w:val="00D72F1E"/>
    <w:rsid w:val="00D73CBA"/>
    <w:rsid w:val="00D7505A"/>
    <w:rsid w:val="00D75DCB"/>
    <w:rsid w:val="00D80F72"/>
    <w:rsid w:val="00D83294"/>
    <w:rsid w:val="00D834C8"/>
    <w:rsid w:val="00D8354C"/>
    <w:rsid w:val="00D851FA"/>
    <w:rsid w:val="00D926D1"/>
    <w:rsid w:val="00D92A47"/>
    <w:rsid w:val="00D92CFC"/>
    <w:rsid w:val="00D9438C"/>
    <w:rsid w:val="00D95612"/>
    <w:rsid w:val="00D9700E"/>
    <w:rsid w:val="00DA06D9"/>
    <w:rsid w:val="00DA1A62"/>
    <w:rsid w:val="00DA2AB4"/>
    <w:rsid w:val="00DA38E0"/>
    <w:rsid w:val="00DA49FF"/>
    <w:rsid w:val="00DA60C4"/>
    <w:rsid w:val="00DA6CED"/>
    <w:rsid w:val="00DB1B7B"/>
    <w:rsid w:val="00DB4797"/>
    <w:rsid w:val="00DB6B2F"/>
    <w:rsid w:val="00DB74D2"/>
    <w:rsid w:val="00DC1FB9"/>
    <w:rsid w:val="00DC293C"/>
    <w:rsid w:val="00DC2FAE"/>
    <w:rsid w:val="00DC4316"/>
    <w:rsid w:val="00DC4641"/>
    <w:rsid w:val="00DC5344"/>
    <w:rsid w:val="00DC623E"/>
    <w:rsid w:val="00DC6B75"/>
    <w:rsid w:val="00DC73B8"/>
    <w:rsid w:val="00DD0A79"/>
    <w:rsid w:val="00DD164D"/>
    <w:rsid w:val="00DD2E30"/>
    <w:rsid w:val="00DD4AB3"/>
    <w:rsid w:val="00DD5349"/>
    <w:rsid w:val="00DD5E6A"/>
    <w:rsid w:val="00DF069E"/>
    <w:rsid w:val="00DF0959"/>
    <w:rsid w:val="00DF1BFF"/>
    <w:rsid w:val="00DF26C8"/>
    <w:rsid w:val="00DF4ADF"/>
    <w:rsid w:val="00E00F3A"/>
    <w:rsid w:val="00E051F8"/>
    <w:rsid w:val="00E10B99"/>
    <w:rsid w:val="00E11A54"/>
    <w:rsid w:val="00E14D82"/>
    <w:rsid w:val="00E15856"/>
    <w:rsid w:val="00E159BB"/>
    <w:rsid w:val="00E173C1"/>
    <w:rsid w:val="00E235BB"/>
    <w:rsid w:val="00E23D7D"/>
    <w:rsid w:val="00E23EFA"/>
    <w:rsid w:val="00E2482E"/>
    <w:rsid w:val="00E255FC"/>
    <w:rsid w:val="00E25B9E"/>
    <w:rsid w:val="00E25D4D"/>
    <w:rsid w:val="00E25F45"/>
    <w:rsid w:val="00E2771B"/>
    <w:rsid w:val="00E27E08"/>
    <w:rsid w:val="00E30088"/>
    <w:rsid w:val="00E30432"/>
    <w:rsid w:val="00E3089A"/>
    <w:rsid w:val="00E33A50"/>
    <w:rsid w:val="00E34856"/>
    <w:rsid w:val="00E36718"/>
    <w:rsid w:val="00E40B3D"/>
    <w:rsid w:val="00E41A1E"/>
    <w:rsid w:val="00E4233A"/>
    <w:rsid w:val="00E44E74"/>
    <w:rsid w:val="00E46A98"/>
    <w:rsid w:val="00E46F6F"/>
    <w:rsid w:val="00E50381"/>
    <w:rsid w:val="00E5220A"/>
    <w:rsid w:val="00E54AAD"/>
    <w:rsid w:val="00E55B36"/>
    <w:rsid w:val="00E563A4"/>
    <w:rsid w:val="00E563CD"/>
    <w:rsid w:val="00E57EB9"/>
    <w:rsid w:val="00E6066B"/>
    <w:rsid w:val="00E60F66"/>
    <w:rsid w:val="00E63FD4"/>
    <w:rsid w:val="00E71CA3"/>
    <w:rsid w:val="00E722BF"/>
    <w:rsid w:val="00E7284A"/>
    <w:rsid w:val="00E72BE3"/>
    <w:rsid w:val="00E73FFC"/>
    <w:rsid w:val="00E7647C"/>
    <w:rsid w:val="00E80B24"/>
    <w:rsid w:val="00E80B34"/>
    <w:rsid w:val="00E83F78"/>
    <w:rsid w:val="00E85195"/>
    <w:rsid w:val="00E86264"/>
    <w:rsid w:val="00E86E61"/>
    <w:rsid w:val="00E87018"/>
    <w:rsid w:val="00E9119C"/>
    <w:rsid w:val="00E96AF8"/>
    <w:rsid w:val="00E977A8"/>
    <w:rsid w:val="00E978AF"/>
    <w:rsid w:val="00E97FF3"/>
    <w:rsid w:val="00EA23FC"/>
    <w:rsid w:val="00EA3574"/>
    <w:rsid w:val="00EA3A7E"/>
    <w:rsid w:val="00EA4B14"/>
    <w:rsid w:val="00EA6537"/>
    <w:rsid w:val="00EA7F3B"/>
    <w:rsid w:val="00EB1311"/>
    <w:rsid w:val="00EB1AAC"/>
    <w:rsid w:val="00EB237B"/>
    <w:rsid w:val="00EB2B37"/>
    <w:rsid w:val="00EB3E7C"/>
    <w:rsid w:val="00EB430D"/>
    <w:rsid w:val="00EB6A46"/>
    <w:rsid w:val="00EB74F8"/>
    <w:rsid w:val="00EB7E61"/>
    <w:rsid w:val="00EC017A"/>
    <w:rsid w:val="00EC2F28"/>
    <w:rsid w:val="00EC3309"/>
    <w:rsid w:val="00EC7C2A"/>
    <w:rsid w:val="00EC7FF7"/>
    <w:rsid w:val="00ED06F3"/>
    <w:rsid w:val="00ED0A79"/>
    <w:rsid w:val="00ED6183"/>
    <w:rsid w:val="00ED737E"/>
    <w:rsid w:val="00EE011A"/>
    <w:rsid w:val="00EE0F06"/>
    <w:rsid w:val="00EE1E64"/>
    <w:rsid w:val="00EE63EC"/>
    <w:rsid w:val="00EE67F3"/>
    <w:rsid w:val="00EF00FA"/>
    <w:rsid w:val="00EF05A7"/>
    <w:rsid w:val="00EF08E2"/>
    <w:rsid w:val="00EF16A3"/>
    <w:rsid w:val="00EF20C7"/>
    <w:rsid w:val="00EF590F"/>
    <w:rsid w:val="00F0207E"/>
    <w:rsid w:val="00F02A16"/>
    <w:rsid w:val="00F0536E"/>
    <w:rsid w:val="00F05EE6"/>
    <w:rsid w:val="00F0629E"/>
    <w:rsid w:val="00F064AB"/>
    <w:rsid w:val="00F10A59"/>
    <w:rsid w:val="00F11B01"/>
    <w:rsid w:val="00F138A6"/>
    <w:rsid w:val="00F147B1"/>
    <w:rsid w:val="00F16032"/>
    <w:rsid w:val="00F20969"/>
    <w:rsid w:val="00F21879"/>
    <w:rsid w:val="00F23058"/>
    <w:rsid w:val="00F259CC"/>
    <w:rsid w:val="00F25E8A"/>
    <w:rsid w:val="00F2682A"/>
    <w:rsid w:val="00F268EF"/>
    <w:rsid w:val="00F2691D"/>
    <w:rsid w:val="00F26961"/>
    <w:rsid w:val="00F27ECD"/>
    <w:rsid w:val="00F30709"/>
    <w:rsid w:val="00F31C12"/>
    <w:rsid w:val="00F31C32"/>
    <w:rsid w:val="00F32B8A"/>
    <w:rsid w:val="00F37F73"/>
    <w:rsid w:val="00F43C4C"/>
    <w:rsid w:val="00F46238"/>
    <w:rsid w:val="00F4682B"/>
    <w:rsid w:val="00F46CEF"/>
    <w:rsid w:val="00F47F86"/>
    <w:rsid w:val="00F50889"/>
    <w:rsid w:val="00F54127"/>
    <w:rsid w:val="00F565F2"/>
    <w:rsid w:val="00F56F0F"/>
    <w:rsid w:val="00F5796A"/>
    <w:rsid w:val="00F57A84"/>
    <w:rsid w:val="00F606A6"/>
    <w:rsid w:val="00F62D56"/>
    <w:rsid w:val="00F67AB3"/>
    <w:rsid w:val="00F71260"/>
    <w:rsid w:val="00F72400"/>
    <w:rsid w:val="00F72C73"/>
    <w:rsid w:val="00F7304E"/>
    <w:rsid w:val="00F77B06"/>
    <w:rsid w:val="00F821B4"/>
    <w:rsid w:val="00F82CE4"/>
    <w:rsid w:val="00F8462D"/>
    <w:rsid w:val="00F84815"/>
    <w:rsid w:val="00F84B4A"/>
    <w:rsid w:val="00F86FB9"/>
    <w:rsid w:val="00F93A40"/>
    <w:rsid w:val="00F9513C"/>
    <w:rsid w:val="00F9659B"/>
    <w:rsid w:val="00F96E80"/>
    <w:rsid w:val="00FA0F76"/>
    <w:rsid w:val="00FA3BEF"/>
    <w:rsid w:val="00FA6D82"/>
    <w:rsid w:val="00FB01E9"/>
    <w:rsid w:val="00FB023E"/>
    <w:rsid w:val="00FB04AF"/>
    <w:rsid w:val="00FB13E9"/>
    <w:rsid w:val="00FB21C0"/>
    <w:rsid w:val="00FB2318"/>
    <w:rsid w:val="00FB24D3"/>
    <w:rsid w:val="00FB54CF"/>
    <w:rsid w:val="00FB5E37"/>
    <w:rsid w:val="00FC088E"/>
    <w:rsid w:val="00FC5A01"/>
    <w:rsid w:val="00FC5B2A"/>
    <w:rsid w:val="00FC5B74"/>
    <w:rsid w:val="00FD0348"/>
    <w:rsid w:val="00FD5C73"/>
    <w:rsid w:val="00FD71EB"/>
    <w:rsid w:val="00FD75F0"/>
    <w:rsid w:val="00FD7B21"/>
    <w:rsid w:val="00FE177A"/>
    <w:rsid w:val="00FE220B"/>
    <w:rsid w:val="00FE3529"/>
    <w:rsid w:val="00FE4540"/>
    <w:rsid w:val="00FE4F05"/>
    <w:rsid w:val="00FE54C9"/>
    <w:rsid w:val="00FE68F0"/>
    <w:rsid w:val="00FE6ACC"/>
    <w:rsid w:val="00FF0113"/>
    <w:rsid w:val="00FF0A2F"/>
    <w:rsid w:val="00FF1131"/>
    <w:rsid w:val="00FF17DB"/>
    <w:rsid w:val="00FF542C"/>
    <w:rsid w:val="00FF5EC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6229"/>
  <w15:chartTrackingRefBased/>
  <w15:docId w15:val="{0FC9919A-186D-4663-A232-1A3900C9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4"/>
        <w:szCs w:val="22"/>
        <w:lang w:val="ru-RU" w:eastAsia="en-US" w:bidi="ar-SA"/>
        <w14:ligatures w14:val="standardContextual"/>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spacing w:before="0" w:after="0" w:line="240" w:lineRule="auto"/>
      <w:jc w:val="left"/>
      <w:pPrChange w:id="0" w:author="1" w:date="2026-09-22T12:14:00Z">
        <w:pPr>
          <w:spacing w:before="120" w:after="120" w:line="259" w:lineRule="auto"/>
          <w:jc w:val="both"/>
        </w:pPr>
      </w:pPrChange>
    </w:pPr>
    <w:rPr>
      <w:rFonts w:eastAsia="Times New Roman" w:cs="Arial"/>
      <w:sz w:val="18"/>
      <w:szCs w:val="18"/>
      <w:lang w:eastAsia="ru-RU"/>
      <w14:ligatures w14:val="none"/>
      <w:rPrChange w:id="0" w:author="1" w:date="2026-09-22T12:14:00Z">
        <w:rPr>
          <w:rFonts w:ascii="Arial" w:eastAsiaTheme="minorHAnsi" w:hAnsi="Arial" w:cstheme="minorBidi"/>
          <w:sz w:val="24"/>
          <w:szCs w:val="22"/>
          <w:lang w:val="ru-RU" w:eastAsia="en-US" w:bidi="ar-SA"/>
          <w14:ligatures w14:val="standardContextual"/>
        </w:rPr>
      </w:rPrChange>
    </w:rPr>
  </w:style>
  <w:style w:type="paragraph" w:styleId="Heading1">
    <w:name w:val="heading 1"/>
    <w:basedOn w:val="Normal"/>
    <w:next w:val="Normal"/>
    <w:link w:val="Heading1Char"/>
    <w:uiPriority w:val="9"/>
    <w:qFormat/>
    <w:rsid w:val="002C10DE"/>
    <w:pPr>
      <w:keepNext/>
      <w:outlineLvl w:val="0"/>
      <w:pPrChange w:id="1" w:author="1" w:date="2026-09-22T12:14:00Z">
        <w:pPr>
          <w:keepNext/>
          <w:spacing w:before="240" w:after="60"/>
          <w:outlineLvl w:val="0"/>
        </w:pPr>
      </w:pPrChange>
    </w:pPr>
    <w:rPr>
      <w:rFonts w:ascii="Times New Roman" w:hAnsi="Times New Roman" w:cs="Times New Roman"/>
      <w:sz w:val="32"/>
      <w:szCs w:val="20"/>
      <w:rPrChange w:id="1" w:author="1" w:date="2026-09-22T12:14:00Z">
        <w:rPr>
          <w:rFonts w:ascii="Arial" w:hAnsi="Arial"/>
          <w:b/>
          <w:kern w:val="28"/>
          <w:sz w:val="28"/>
          <w:lang w:val="en-GB" w:eastAsia="ru-RU" w:bidi="ar-SA"/>
        </w:rPr>
      </w:rPrChange>
    </w:rPr>
  </w:style>
  <w:style w:type="paragraph" w:styleId="Heading2">
    <w:name w:val="heading 2"/>
    <w:basedOn w:val="Normal"/>
    <w:next w:val="Normal"/>
    <w:link w:val="Heading2Char"/>
    <w:qFormat/>
    <w:rsid w:val="006D520A"/>
    <w:pPr>
      <w:keepNext/>
      <w:spacing w:before="240" w:after="60"/>
      <w:outlineLvl w:val="1"/>
    </w:pPr>
    <w:rPr>
      <w:rFonts w:cs="Times New Roman"/>
      <w:b/>
      <w:i/>
      <w:szCs w:val="20"/>
      <w:lang w:val="en-GB"/>
    </w:rPr>
  </w:style>
  <w:style w:type="paragraph" w:styleId="Heading3">
    <w:name w:val="heading 3"/>
    <w:basedOn w:val="Normal"/>
    <w:next w:val="Normal"/>
    <w:link w:val="Heading3Char"/>
    <w:qFormat/>
    <w:rsid w:val="006D520A"/>
    <w:pPr>
      <w:keepNext/>
      <w:spacing w:before="240" w:after="60"/>
      <w:outlineLvl w:val="2"/>
    </w:pPr>
    <w:rPr>
      <w:rFonts w:ascii="Times New Roman" w:hAnsi="Times New Roman" w:cs="Times New Roman"/>
      <w:b/>
      <w:szCs w:val="20"/>
      <w:lang w:val="en-GB"/>
    </w:rPr>
  </w:style>
  <w:style w:type="paragraph" w:styleId="Heading4">
    <w:name w:val="heading 4"/>
    <w:basedOn w:val="Normal"/>
    <w:next w:val="Normal"/>
    <w:link w:val="Heading4Char"/>
    <w:qFormat/>
    <w:rsid w:val="006D520A"/>
    <w:pPr>
      <w:keepNext/>
      <w:spacing w:before="240" w:after="60"/>
      <w:outlineLvl w:val="3"/>
    </w:pPr>
    <w:rPr>
      <w:rFonts w:ascii="Times New Roman" w:hAnsi="Times New Roman" w:cs="Times New Roman"/>
      <w:b/>
      <w:i/>
      <w:szCs w:val="20"/>
      <w:lang w:val="en-GB"/>
    </w:rPr>
  </w:style>
  <w:style w:type="paragraph" w:styleId="Heading5">
    <w:name w:val="heading 5"/>
    <w:basedOn w:val="Normal"/>
    <w:next w:val="Normal"/>
    <w:link w:val="Heading5Char"/>
    <w:qFormat/>
    <w:rsid w:val="006D520A"/>
    <w:pPr>
      <w:spacing w:before="240" w:after="60"/>
      <w:outlineLvl w:val="4"/>
    </w:pPr>
    <w:rPr>
      <w:rFonts w:cs="Times New Roman"/>
      <w:sz w:val="22"/>
      <w:szCs w:val="20"/>
      <w:lang w:val="en-GB"/>
    </w:rPr>
  </w:style>
  <w:style w:type="paragraph" w:styleId="Heading6">
    <w:name w:val="heading 6"/>
    <w:basedOn w:val="Normal"/>
    <w:next w:val="Normal"/>
    <w:link w:val="Heading6Char"/>
    <w:qFormat/>
    <w:rsid w:val="006D520A"/>
    <w:pPr>
      <w:spacing w:before="240" w:after="60"/>
      <w:outlineLvl w:val="5"/>
    </w:pPr>
    <w:rPr>
      <w:rFonts w:cs="Times New Roman"/>
      <w:i/>
      <w:sz w:val="22"/>
      <w:szCs w:val="20"/>
      <w:lang w:val="en-GB"/>
    </w:rPr>
  </w:style>
  <w:style w:type="paragraph" w:styleId="Heading7">
    <w:name w:val="heading 7"/>
    <w:basedOn w:val="Normal"/>
    <w:next w:val="Normal"/>
    <w:link w:val="Heading7Char"/>
    <w:qFormat/>
    <w:rsid w:val="006D520A"/>
    <w:pPr>
      <w:spacing w:before="240" w:after="60"/>
      <w:outlineLvl w:val="6"/>
    </w:pPr>
    <w:rPr>
      <w:rFonts w:cs="Times New Roman"/>
      <w:sz w:val="20"/>
      <w:szCs w:val="20"/>
      <w:lang w:val="en-GB"/>
    </w:rPr>
  </w:style>
  <w:style w:type="paragraph" w:styleId="Heading8">
    <w:name w:val="heading 8"/>
    <w:basedOn w:val="Normal"/>
    <w:next w:val="Normal"/>
    <w:link w:val="Heading8Char"/>
    <w:qFormat/>
    <w:rsid w:val="006D520A"/>
    <w:pPr>
      <w:spacing w:before="240" w:after="60"/>
      <w:outlineLvl w:val="7"/>
    </w:pPr>
    <w:rPr>
      <w:rFonts w:cs="Times New Roman"/>
      <w:i/>
      <w:sz w:val="20"/>
      <w:szCs w:val="20"/>
      <w:lang w:val="en-GB"/>
    </w:rPr>
  </w:style>
  <w:style w:type="paragraph" w:styleId="Heading9">
    <w:name w:val="heading 9"/>
    <w:basedOn w:val="Normal"/>
    <w:next w:val="Normal"/>
    <w:link w:val="Heading9Char"/>
    <w:qFormat/>
    <w:rsid w:val="006D520A"/>
    <w:pPr>
      <w:spacing w:before="240" w:after="60"/>
      <w:outlineLvl w:val="8"/>
    </w:pPr>
    <w:rPr>
      <w:rFonts w:cs="Times New Roman"/>
      <w:i/>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C1FB9"/>
    <w:pPr>
      <w:ind w:left="708"/>
      <w:pPrChange w:id="2" w:author="1" w:date="2026-09-22T12:14:00Z">
        <w:pPr>
          <w:ind w:left="720"/>
          <w:contextualSpacing/>
        </w:pPr>
      </w:pPrChange>
    </w:pPr>
    <w:rPr>
      <w:rFonts w:cs="Times New Roman"/>
      <w:rPrChange w:id="2" w:author="1" w:date="2026-09-22T12:14:00Z">
        <w:rPr>
          <w:rFonts w:ascii="Arial" w:hAnsi="Arial" w:cs="Arial"/>
          <w:sz w:val="18"/>
          <w:szCs w:val="18"/>
          <w:lang w:val="ru-RU" w:eastAsia="ru-RU" w:bidi="ar-SA"/>
        </w:rPr>
      </w:rPrChange>
    </w:rPr>
  </w:style>
  <w:style w:type="table" w:styleId="TableGrid">
    <w:name w:val="Table Grid"/>
    <w:basedOn w:val="TableNormal"/>
    <w:uiPriority w:val="39"/>
    <w:rsid w:val="00DA1A6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520A"/>
    <w:pPr>
      <w:tabs>
        <w:tab w:val="center" w:pos="4677"/>
        <w:tab w:val="right" w:pos="9355"/>
      </w:tabs>
    </w:pPr>
  </w:style>
  <w:style w:type="character" w:customStyle="1" w:styleId="HeaderChar">
    <w:name w:val="Header Char"/>
    <w:basedOn w:val="DefaultParagraphFont"/>
    <w:link w:val="Header"/>
    <w:uiPriority w:val="99"/>
    <w:rsid w:val="00C774BF"/>
  </w:style>
  <w:style w:type="paragraph" w:styleId="Footer">
    <w:name w:val="footer"/>
    <w:basedOn w:val="Normal"/>
    <w:link w:val="FooterChar"/>
    <w:unhideWhenUsed/>
    <w:rsid w:val="006D520A"/>
    <w:pPr>
      <w:tabs>
        <w:tab w:val="center" w:pos="4677"/>
        <w:tab w:val="right" w:pos="9355"/>
      </w:tabs>
    </w:pPr>
  </w:style>
  <w:style w:type="character" w:customStyle="1" w:styleId="FooterChar">
    <w:name w:val="Footer Char"/>
    <w:basedOn w:val="DefaultParagraphFont"/>
    <w:link w:val="Footer"/>
    <w:rsid w:val="00C774BF"/>
  </w:style>
  <w:style w:type="character" w:customStyle="1" w:styleId="Heading1Char">
    <w:name w:val="Heading 1 Char"/>
    <w:basedOn w:val="DefaultParagraphFont"/>
    <w:link w:val="Heading1"/>
    <w:uiPriority w:val="9"/>
    <w:rsid w:val="006D520A"/>
    <w:rPr>
      <w:rFonts w:ascii="Times New Roman" w:eastAsia="Times New Roman" w:hAnsi="Times New Roman" w:cs="Times New Roman"/>
      <w:sz w:val="32"/>
      <w:szCs w:val="20"/>
      <w:lang w:eastAsia="ru-RU"/>
      <w14:ligatures w14:val="none"/>
    </w:rPr>
  </w:style>
  <w:style w:type="character" w:customStyle="1" w:styleId="Heading2Char">
    <w:name w:val="Heading 2 Char"/>
    <w:basedOn w:val="DefaultParagraphFont"/>
    <w:link w:val="Heading2"/>
    <w:rsid w:val="006D520A"/>
    <w:rPr>
      <w:rFonts w:eastAsia="Times New Roman" w:cs="Times New Roman"/>
      <w:b/>
      <w:i/>
      <w:szCs w:val="20"/>
      <w:lang w:val="en-GB"/>
      <w14:ligatures w14:val="none"/>
    </w:rPr>
  </w:style>
  <w:style w:type="character" w:customStyle="1" w:styleId="Heading3Char">
    <w:name w:val="Heading 3 Char"/>
    <w:basedOn w:val="DefaultParagraphFont"/>
    <w:link w:val="Heading3"/>
    <w:rsid w:val="006D520A"/>
    <w:rPr>
      <w:rFonts w:ascii="Times New Roman" w:eastAsia="Times New Roman" w:hAnsi="Times New Roman" w:cs="Times New Roman"/>
      <w:b/>
      <w:szCs w:val="20"/>
      <w:lang w:val="en-GB"/>
      <w14:ligatures w14:val="none"/>
    </w:rPr>
  </w:style>
  <w:style w:type="character" w:customStyle="1" w:styleId="Heading4Char">
    <w:name w:val="Heading 4 Char"/>
    <w:basedOn w:val="DefaultParagraphFont"/>
    <w:link w:val="Heading4"/>
    <w:rsid w:val="006D520A"/>
    <w:rPr>
      <w:rFonts w:ascii="Times New Roman" w:eastAsia="Times New Roman" w:hAnsi="Times New Roman" w:cs="Times New Roman"/>
      <w:b/>
      <w:i/>
      <w:szCs w:val="20"/>
      <w:lang w:val="en-GB"/>
      <w14:ligatures w14:val="none"/>
    </w:rPr>
  </w:style>
  <w:style w:type="character" w:customStyle="1" w:styleId="Heading5Char">
    <w:name w:val="Heading 5 Char"/>
    <w:basedOn w:val="DefaultParagraphFont"/>
    <w:link w:val="Heading5"/>
    <w:rsid w:val="006D520A"/>
    <w:rPr>
      <w:rFonts w:eastAsia="Times New Roman" w:cs="Times New Roman"/>
      <w:sz w:val="22"/>
      <w:szCs w:val="20"/>
      <w:lang w:val="en-GB"/>
      <w14:ligatures w14:val="none"/>
    </w:rPr>
  </w:style>
  <w:style w:type="character" w:customStyle="1" w:styleId="Heading6Char">
    <w:name w:val="Heading 6 Char"/>
    <w:basedOn w:val="DefaultParagraphFont"/>
    <w:link w:val="Heading6"/>
    <w:rsid w:val="006D520A"/>
    <w:rPr>
      <w:rFonts w:eastAsia="Times New Roman" w:cs="Times New Roman"/>
      <w:i/>
      <w:sz w:val="22"/>
      <w:szCs w:val="20"/>
      <w:lang w:val="en-GB"/>
      <w14:ligatures w14:val="none"/>
    </w:rPr>
  </w:style>
  <w:style w:type="character" w:customStyle="1" w:styleId="Heading7Char">
    <w:name w:val="Heading 7 Char"/>
    <w:basedOn w:val="DefaultParagraphFont"/>
    <w:link w:val="Heading7"/>
    <w:rsid w:val="006D520A"/>
    <w:rPr>
      <w:rFonts w:eastAsia="Times New Roman" w:cs="Times New Roman"/>
      <w:sz w:val="20"/>
      <w:szCs w:val="20"/>
      <w:lang w:val="en-GB"/>
      <w14:ligatures w14:val="none"/>
    </w:rPr>
  </w:style>
  <w:style w:type="character" w:customStyle="1" w:styleId="Heading8Char">
    <w:name w:val="Heading 8 Char"/>
    <w:basedOn w:val="DefaultParagraphFont"/>
    <w:link w:val="Heading8"/>
    <w:rsid w:val="006D520A"/>
    <w:rPr>
      <w:rFonts w:eastAsia="Times New Roman" w:cs="Times New Roman"/>
      <w:i/>
      <w:sz w:val="20"/>
      <w:szCs w:val="20"/>
      <w:lang w:val="en-GB"/>
      <w14:ligatures w14:val="none"/>
    </w:rPr>
  </w:style>
  <w:style w:type="character" w:customStyle="1" w:styleId="Heading9Char">
    <w:name w:val="Heading 9 Char"/>
    <w:basedOn w:val="DefaultParagraphFont"/>
    <w:link w:val="Heading9"/>
    <w:rsid w:val="006D520A"/>
    <w:rPr>
      <w:rFonts w:eastAsia="Times New Roman" w:cs="Times New Roman"/>
      <w:i/>
      <w:sz w:val="18"/>
      <w:szCs w:val="20"/>
      <w:lang w:val="en-GB"/>
      <w14:ligatures w14:val="none"/>
    </w:rPr>
  </w:style>
  <w:style w:type="paragraph" w:styleId="CommentText">
    <w:name w:val="annotation text"/>
    <w:basedOn w:val="Normal"/>
    <w:link w:val="CommentTextChar"/>
    <w:semiHidden/>
    <w:rsid w:val="006D520A"/>
    <w:rPr>
      <w:rFonts w:ascii="Times New Roman" w:hAnsi="Times New Roman" w:cs="Times New Roman"/>
      <w:sz w:val="20"/>
      <w:szCs w:val="20"/>
      <w:lang w:val="en-GB"/>
    </w:rPr>
  </w:style>
  <w:style w:type="character" w:customStyle="1" w:styleId="CommentTextChar">
    <w:name w:val="Comment Text Char"/>
    <w:basedOn w:val="DefaultParagraphFont"/>
    <w:link w:val="CommentText"/>
    <w:semiHidden/>
    <w:rsid w:val="006D520A"/>
    <w:rPr>
      <w:rFonts w:ascii="Times New Roman" w:eastAsia="Times New Roman" w:hAnsi="Times New Roman" w:cs="Times New Roman"/>
      <w:sz w:val="20"/>
      <w:szCs w:val="20"/>
      <w:lang w:val="en-GB"/>
      <w14:ligatures w14:val="none"/>
    </w:rPr>
  </w:style>
  <w:style w:type="paragraph" w:styleId="BodyText">
    <w:name w:val="Body Text"/>
    <w:basedOn w:val="Normal"/>
    <w:link w:val="BodyTextChar"/>
    <w:rsid w:val="006D520A"/>
    <w:rPr>
      <w:rFonts w:ascii="Times New Roman" w:hAnsi="Times New Roman" w:cs="Times New Roman"/>
      <w:sz w:val="20"/>
      <w:szCs w:val="20"/>
      <w:lang w:val="en-GB"/>
    </w:rPr>
  </w:style>
  <w:style w:type="character" w:customStyle="1" w:styleId="BodyTextChar">
    <w:name w:val="Body Text Char"/>
    <w:basedOn w:val="DefaultParagraphFont"/>
    <w:link w:val="BodyText"/>
    <w:rsid w:val="006D520A"/>
    <w:rPr>
      <w:rFonts w:ascii="Times New Roman" w:eastAsia="Times New Roman" w:hAnsi="Times New Roman" w:cs="Times New Roman"/>
      <w:sz w:val="20"/>
      <w:szCs w:val="20"/>
      <w:lang w:val="en-GB"/>
      <w14:ligatures w14:val="none"/>
    </w:rPr>
  </w:style>
  <w:style w:type="paragraph" w:styleId="MessageHeader">
    <w:name w:val="Message Header"/>
    <w:basedOn w:val="Normal"/>
    <w:link w:val="MessageHeaderChar"/>
    <w:rsid w:val="006D520A"/>
    <w:pPr>
      <w:ind w:left="1134" w:hanging="1134"/>
    </w:pPr>
    <w:rPr>
      <w:rFonts w:cs="Times New Roman"/>
      <w:szCs w:val="20"/>
      <w:lang w:val="en-GB"/>
    </w:rPr>
  </w:style>
  <w:style w:type="character" w:customStyle="1" w:styleId="MessageHeaderChar">
    <w:name w:val="Message Header Char"/>
    <w:basedOn w:val="DefaultParagraphFont"/>
    <w:link w:val="MessageHeader"/>
    <w:rsid w:val="006D520A"/>
    <w:rPr>
      <w:rFonts w:eastAsia="Times New Roman" w:cs="Times New Roman"/>
      <w:szCs w:val="20"/>
      <w:lang w:val="en-GB"/>
      <w14:ligatures w14:val="none"/>
    </w:rPr>
  </w:style>
  <w:style w:type="character" w:styleId="PageNumber">
    <w:name w:val="page number"/>
    <w:basedOn w:val="DefaultParagraphFont"/>
    <w:rsid w:val="006D520A"/>
  </w:style>
  <w:style w:type="paragraph" w:styleId="Subtitle">
    <w:name w:val="Subtitle"/>
    <w:basedOn w:val="Normal"/>
    <w:link w:val="SubtitleChar"/>
    <w:qFormat/>
    <w:rsid w:val="006D520A"/>
    <w:pPr>
      <w:spacing w:after="60"/>
      <w:jc w:val="center"/>
    </w:pPr>
    <w:rPr>
      <w:rFonts w:cs="Times New Roman"/>
      <w:i/>
      <w:szCs w:val="20"/>
      <w:lang w:val="en-GB"/>
    </w:rPr>
  </w:style>
  <w:style w:type="character" w:customStyle="1" w:styleId="SubtitleChar">
    <w:name w:val="Subtitle Char"/>
    <w:basedOn w:val="DefaultParagraphFont"/>
    <w:link w:val="Subtitle"/>
    <w:rsid w:val="006D520A"/>
    <w:rPr>
      <w:rFonts w:eastAsia="Times New Roman" w:cs="Times New Roman"/>
      <w:i/>
      <w:szCs w:val="20"/>
      <w:lang w:val="en-GB"/>
      <w14:ligatures w14:val="none"/>
    </w:rPr>
  </w:style>
  <w:style w:type="paragraph" w:customStyle="1" w:styleId="a">
    <w:name w:val="Название"/>
    <w:basedOn w:val="Normal"/>
    <w:qFormat/>
    <w:rsid w:val="006D520A"/>
    <w:pPr>
      <w:spacing w:before="240" w:after="60"/>
      <w:jc w:val="center"/>
    </w:pPr>
    <w:rPr>
      <w:rFonts w:cs="Times New Roman"/>
      <w:b/>
      <w:kern w:val="28"/>
      <w:sz w:val="32"/>
      <w:szCs w:val="20"/>
      <w:lang w:val="en-GB"/>
    </w:rPr>
  </w:style>
  <w:style w:type="paragraph" w:styleId="TOAHeading">
    <w:name w:val="toa heading"/>
    <w:basedOn w:val="Normal"/>
    <w:next w:val="Normal"/>
    <w:semiHidden/>
    <w:rsid w:val="006D520A"/>
    <w:rPr>
      <w:rFonts w:cs="Times New Roman"/>
      <w:b/>
      <w:szCs w:val="20"/>
      <w:lang w:val="en-GB"/>
    </w:rPr>
  </w:style>
  <w:style w:type="paragraph" w:styleId="TOC9">
    <w:name w:val="toc 9"/>
    <w:basedOn w:val="Normal"/>
    <w:next w:val="Normal"/>
    <w:semiHidden/>
    <w:rsid w:val="006D520A"/>
    <w:pPr>
      <w:tabs>
        <w:tab w:val="right" w:leader="dot" w:pos="8640"/>
      </w:tabs>
      <w:ind w:left="1600"/>
    </w:pPr>
    <w:rPr>
      <w:rFonts w:ascii="Times New Roman" w:hAnsi="Times New Roman" w:cs="Times New Roman"/>
      <w:sz w:val="20"/>
      <w:szCs w:val="20"/>
      <w:lang w:val="en-GB"/>
    </w:rPr>
  </w:style>
  <w:style w:type="paragraph" w:styleId="BodyText2">
    <w:name w:val="Body Text 2"/>
    <w:basedOn w:val="Normal"/>
    <w:link w:val="BodyText2Char"/>
    <w:rsid w:val="006D520A"/>
    <w:rPr>
      <w:rFonts w:ascii="AGOpus" w:hAnsi="AGOpus" w:cs="Times New Roman"/>
      <w:sz w:val="12"/>
      <w:szCs w:val="20"/>
    </w:rPr>
  </w:style>
  <w:style w:type="character" w:customStyle="1" w:styleId="BodyText2Char">
    <w:name w:val="Body Text 2 Char"/>
    <w:basedOn w:val="DefaultParagraphFont"/>
    <w:link w:val="BodyText2"/>
    <w:rsid w:val="006D520A"/>
    <w:rPr>
      <w:rFonts w:ascii="AGOpus" w:eastAsia="Times New Roman" w:hAnsi="AGOpus" w:cs="Times New Roman"/>
      <w:sz w:val="12"/>
      <w:szCs w:val="20"/>
      <w14:ligatures w14:val="none"/>
    </w:rPr>
  </w:style>
  <w:style w:type="paragraph" w:styleId="BodyTextIndent">
    <w:name w:val="Body Text Indent"/>
    <w:basedOn w:val="Normal"/>
    <w:link w:val="BodyTextIndentChar"/>
    <w:uiPriority w:val="99"/>
    <w:unhideWhenUsed/>
    <w:rsid w:val="001E08FA"/>
    <w:pPr>
      <w:spacing w:before="100" w:beforeAutospacing="1" w:after="100" w:afterAutospacing="1"/>
      <w:pPrChange w:id="3" w:author="1" w:date="2026-09-22T12:14:00Z">
        <w:pPr>
          <w:ind w:left="317" w:hanging="317"/>
        </w:pPr>
      </w:pPrChange>
    </w:pPr>
    <w:rPr>
      <w:rFonts w:ascii="Times New Roman" w:hAnsi="Times New Roman" w:cs="Times New Roman"/>
      <w:sz w:val="24"/>
      <w:szCs w:val="24"/>
      <w:rPrChange w:id="3" w:author="1" w:date="2026-09-22T12:14:00Z">
        <w:rPr>
          <w:bCs/>
          <w:lang w:val="en-US" w:eastAsia="ru-RU" w:bidi="ar-SA"/>
        </w:rPr>
      </w:rPrChange>
    </w:rPr>
  </w:style>
  <w:style w:type="character" w:customStyle="1" w:styleId="BodyTextIndentChar">
    <w:name w:val="Body Text Indent Char"/>
    <w:basedOn w:val="DefaultParagraphFont"/>
    <w:link w:val="BodyTextIndent"/>
    <w:uiPriority w:val="99"/>
    <w:rsid w:val="006D520A"/>
    <w:rPr>
      <w:rFonts w:ascii="Times New Roman" w:eastAsia="Times New Roman" w:hAnsi="Times New Roman" w:cs="Times New Roman"/>
      <w:szCs w:val="24"/>
      <w:lang w:eastAsia="ru-RU"/>
      <w14:ligatures w14:val="none"/>
    </w:rPr>
  </w:style>
  <w:style w:type="paragraph" w:styleId="BodyText3">
    <w:name w:val="Body Text 3"/>
    <w:basedOn w:val="Normal"/>
    <w:link w:val="BodyText3Char"/>
    <w:rsid w:val="006D520A"/>
    <w:rPr>
      <w:rFonts w:ascii="Times New Roman" w:hAnsi="Times New Roman" w:cs="Times New Roman"/>
      <w:color w:val="3366FF"/>
      <w:sz w:val="20"/>
      <w:szCs w:val="20"/>
      <w:lang w:val="en-GB"/>
    </w:rPr>
  </w:style>
  <w:style w:type="character" w:customStyle="1" w:styleId="BodyText3Char">
    <w:name w:val="Body Text 3 Char"/>
    <w:basedOn w:val="DefaultParagraphFont"/>
    <w:link w:val="BodyText3"/>
    <w:rsid w:val="006D520A"/>
    <w:rPr>
      <w:rFonts w:ascii="Times New Roman" w:eastAsia="Times New Roman" w:hAnsi="Times New Roman" w:cs="Times New Roman"/>
      <w:color w:val="3366FF"/>
      <w:sz w:val="20"/>
      <w:szCs w:val="20"/>
      <w:lang w:val="en-GB"/>
      <w14:ligatures w14:val="none"/>
    </w:rPr>
  </w:style>
  <w:style w:type="paragraph" w:styleId="BodyTextIndent2">
    <w:name w:val="Body Text Indent 2"/>
    <w:basedOn w:val="Normal"/>
    <w:link w:val="BodyTextIndent2Char"/>
    <w:rsid w:val="006D520A"/>
    <w:pPr>
      <w:autoSpaceDE w:val="0"/>
      <w:autoSpaceDN w:val="0"/>
      <w:adjustRightInd w:val="0"/>
      <w:ind w:left="317" w:hanging="317"/>
    </w:pPr>
    <w:rPr>
      <w:rFonts w:ascii="Times New Roman" w:hAnsi="Times New Roman" w:cs="Times New Roman"/>
      <w:sz w:val="20"/>
      <w:szCs w:val="24"/>
      <w:lang w:val="en-US"/>
    </w:rPr>
  </w:style>
  <w:style w:type="character" w:customStyle="1" w:styleId="BodyTextIndent2Char">
    <w:name w:val="Body Text Indent 2 Char"/>
    <w:basedOn w:val="DefaultParagraphFont"/>
    <w:link w:val="BodyTextIndent2"/>
    <w:rsid w:val="006D520A"/>
    <w:rPr>
      <w:rFonts w:ascii="Times New Roman" w:eastAsia="Times New Roman" w:hAnsi="Times New Roman" w:cs="Times New Roman"/>
      <w:sz w:val="20"/>
      <w:szCs w:val="24"/>
      <w:lang w:val="en-US"/>
      <w14:ligatures w14:val="none"/>
    </w:rPr>
  </w:style>
  <w:style w:type="paragraph" w:styleId="BodyTextIndent3">
    <w:name w:val="Body Text Indent 3"/>
    <w:basedOn w:val="Normal"/>
    <w:link w:val="BodyTextIndent3Char"/>
    <w:rsid w:val="006D520A"/>
    <w:pPr>
      <w:ind w:left="284"/>
    </w:pPr>
    <w:rPr>
      <w:rFonts w:ascii="Times New Roman" w:hAnsi="Times New Roman" w:cs="Times New Roman"/>
      <w:sz w:val="20"/>
      <w:szCs w:val="20"/>
    </w:rPr>
  </w:style>
  <w:style w:type="character" w:customStyle="1" w:styleId="BodyTextIndent3Char">
    <w:name w:val="Body Text Indent 3 Char"/>
    <w:basedOn w:val="DefaultParagraphFont"/>
    <w:link w:val="BodyTextIndent3"/>
    <w:rsid w:val="006D520A"/>
    <w:rPr>
      <w:rFonts w:ascii="Times New Roman" w:eastAsia="Times New Roman" w:hAnsi="Times New Roman" w:cs="Times New Roman"/>
      <w:sz w:val="20"/>
      <w:szCs w:val="20"/>
      <w14:ligatures w14:val="none"/>
    </w:rPr>
  </w:style>
  <w:style w:type="paragraph" w:styleId="PlainText">
    <w:name w:val="Plain Text"/>
    <w:basedOn w:val="Normal"/>
    <w:link w:val="PlainTextChar"/>
    <w:rsid w:val="006D520A"/>
    <w:rPr>
      <w:rFonts w:ascii="Courier New" w:hAnsi="Courier New" w:cs="Times New Roman"/>
      <w:sz w:val="20"/>
      <w:szCs w:val="20"/>
    </w:rPr>
  </w:style>
  <w:style w:type="character" w:customStyle="1" w:styleId="PlainTextChar">
    <w:name w:val="Plain Text Char"/>
    <w:basedOn w:val="DefaultParagraphFont"/>
    <w:link w:val="PlainText"/>
    <w:rsid w:val="006D520A"/>
    <w:rPr>
      <w:rFonts w:ascii="Courier New" w:eastAsia="Times New Roman" w:hAnsi="Courier New" w:cs="Times New Roman"/>
      <w:sz w:val="20"/>
      <w:szCs w:val="20"/>
      <w14:ligatures w14:val="none"/>
    </w:rPr>
  </w:style>
  <w:style w:type="paragraph" w:customStyle="1" w:styleId="1">
    <w:name w:val="Текст выноски1"/>
    <w:basedOn w:val="Normal"/>
    <w:semiHidden/>
    <w:rsid w:val="006D520A"/>
    <w:rPr>
      <w:rFonts w:ascii="Tahoma" w:hAnsi="Tahoma" w:cs="Tahoma"/>
      <w:sz w:val="16"/>
      <w:szCs w:val="16"/>
      <w:lang w:val="en-GB"/>
    </w:rPr>
  </w:style>
  <w:style w:type="character" w:styleId="CommentReference">
    <w:name w:val="annotation reference"/>
    <w:semiHidden/>
    <w:rsid w:val="006D520A"/>
    <w:rPr>
      <w:sz w:val="16"/>
      <w:szCs w:val="16"/>
    </w:rPr>
  </w:style>
  <w:style w:type="paragraph" w:customStyle="1" w:styleId="10">
    <w:name w:val="Тема примечания1"/>
    <w:basedOn w:val="CommentText"/>
    <w:next w:val="CommentText"/>
    <w:semiHidden/>
    <w:rsid w:val="006D520A"/>
    <w:rPr>
      <w:b/>
      <w:bCs/>
    </w:rPr>
  </w:style>
  <w:style w:type="paragraph" w:styleId="BalloonText">
    <w:name w:val="Balloon Text"/>
    <w:basedOn w:val="Normal"/>
    <w:link w:val="BalloonTextChar"/>
    <w:rsid w:val="001E08FA"/>
    <w:pPr>
      <w:pPrChange w:id="4" w:author="1" w:date="2026-09-22T12:14:00Z">
        <w:pPr/>
      </w:pPrChange>
    </w:pPr>
    <w:rPr>
      <w:rFonts w:ascii="Tahoma" w:hAnsi="Tahoma" w:cs="Tahoma"/>
      <w:sz w:val="16"/>
      <w:szCs w:val="16"/>
      <w:rPrChange w:id="4" w:author="1" w:date="2026-09-22T12:14:00Z">
        <w:rPr>
          <w:rFonts w:ascii="Tahoma" w:hAnsi="Tahoma" w:cs="Tahoma"/>
          <w:sz w:val="16"/>
          <w:szCs w:val="16"/>
          <w:lang w:val="en-GB" w:eastAsia="ru-RU" w:bidi="ar-SA"/>
        </w:rPr>
      </w:rPrChange>
    </w:rPr>
  </w:style>
  <w:style w:type="character" w:customStyle="1" w:styleId="BalloonTextChar">
    <w:name w:val="Balloon Text Char"/>
    <w:basedOn w:val="DefaultParagraphFont"/>
    <w:link w:val="BalloonText"/>
    <w:rsid w:val="006D520A"/>
    <w:rPr>
      <w:rFonts w:ascii="Tahoma" w:eastAsia="Times New Roman" w:hAnsi="Tahoma" w:cs="Tahoma"/>
      <w:sz w:val="16"/>
      <w:szCs w:val="16"/>
      <w:lang w:eastAsia="ru-RU"/>
      <w14:ligatures w14:val="none"/>
    </w:rPr>
  </w:style>
  <w:style w:type="character" w:customStyle="1" w:styleId="etivikova">
    <w:name w:val="etivikova"/>
    <w:semiHidden/>
    <w:rsid w:val="006D520A"/>
    <w:rPr>
      <w:color w:val="000000"/>
    </w:rPr>
  </w:style>
  <w:style w:type="paragraph" w:customStyle="1" w:styleId="m1">
    <w:name w:val="m1"/>
    <w:basedOn w:val="Normal"/>
    <w:rsid w:val="006D520A"/>
    <w:pPr>
      <w:spacing w:before="240"/>
      <w:ind w:firstLine="720"/>
    </w:pPr>
    <w:rPr>
      <w:rFonts w:ascii="Century Schoolbook" w:hAnsi="Century Schoolbook" w:cs="Times New Roman"/>
      <w:szCs w:val="20"/>
      <w:lang w:val="en-US"/>
    </w:rPr>
  </w:style>
  <w:style w:type="paragraph" w:styleId="CommentSubject">
    <w:name w:val="annotation subject"/>
    <w:basedOn w:val="CommentText"/>
    <w:next w:val="CommentText"/>
    <w:link w:val="CommentSubjectChar"/>
    <w:rsid w:val="006D520A"/>
    <w:rPr>
      <w:b/>
      <w:bCs/>
    </w:rPr>
  </w:style>
  <w:style w:type="character" w:customStyle="1" w:styleId="CommentSubjectChar">
    <w:name w:val="Comment Subject Char"/>
    <w:basedOn w:val="CommentTextChar"/>
    <w:link w:val="CommentSubject"/>
    <w:rsid w:val="006D520A"/>
    <w:rPr>
      <w:rFonts w:ascii="Times New Roman" w:eastAsia="Times New Roman" w:hAnsi="Times New Roman" w:cs="Times New Roman"/>
      <w:b/>
      <w:bCs/>
      <w:sz w:val="20"/>
      <w:szCs w:val="20"/>
      <w:lang w:val="en-GB"/>
      <w14:ligatures w14:val="none"/>
    </w:rPr>
  </w:style>
  <w:style w:type="paragraph" w:styleId="FootnoteText">
    <w:name w:val="footnote text"/>
    <w:basedOn w:val="Normal"/>
    <w:link w:val="FootnoteTextChar"/>
    <w:uiPriority w:val="99"/>
    <w:rsid w:val="006D520A"/>
    <w:rPr>
      <w:rFonts w:ascii="Times New Roman" w:hAnsi="Times New Roman" w:cs="Times New Roman"/>
      <w:sz w:val="20"/>
      <w:szCs w:val="20"/>
      <w:lang w:val="en-GB"/>
    </w:rPr>
  </w:style>
  <w:style w:type="character" w:customStyle="1" w:styleId="FootnoteTextChar">
    <w:name w:val="Footnote Text Char"/>
    <w:basedOn w:val="DefaultParagraphFont"/>
    <w:link w:val="FootnoteText"/>
    <w:uiPriority w:val="99"/>
    <w:rsid w:val="006D520A"/>
    <w:rPr>
      <w:rFonts w:ascii="Times New Roman" w:eastAsia="Times New Roman" w:hAnsi="Times New Roman" w:cs="Times New Roman"/>
      <w:sz w:val="20"/>
      <w:szCs w:val="20"/>
      <w:lang w:val="en-GB"/>
      <w14:ligatures w14:val="none"/>
    </w:rPr>
  </w:style>
  <w:style w:type="character" w:styleId="FootnoteReference">
    <w:name w:val="footnote reference"/>
    <w:basedOn w:val="DefaultParagraphFont"/>
    <w:rsid w:val="006D520A"/>
    <w:rPr>
      <w:vertAlign w:val="superscript"/>
    </w:rPr>
  </w:style>
  <w:style w:type="paragraph" w:customStyle="1" w:styleId="11">
    <w:name w:val="Обычный1"/>
    <w:rsid w:val="006D520A"/>
    <w:pPr>
      <w:autoSpaceDE w:val="0"/>
      <w:autoSpaceDN w:val="0"/>
      <w:spacing w:before="0" w:after="0" w:line="240" w:lineRule="auto"/>
      <w:jc w:val="left"/>
    </w:pPr>
    <w:rPr>
      <w:rFonts w:ascii="Times New Roman" w:eastAsia="Times New Roman" w:hAnsi="Times New Roman" w:cs="Times New Roman"/>
      <w:sz w:val="20"/>
      <w:szCs w:val="20"/>
      <w:lang w:val="en-GB"/>
      <w14:ligatures w14:val="none"/>
    </w:rPr>
  </w:style>
  <w:style w:type="paragraph" w:styleId="EndnoteText">
    <w:name w:val="endnote text"/>
    <w:basedOn w:val="Normal"/>
    <w:link w:val="EndnoteTextChar"/>
    <w:rsid w:val="006D520A"/>
    <w:rPr>
      <w:rFonts w:ascii="Times New Roman" w:hAnsi="Times New Roman" w:cs="Times New Roman"/>
      <w:sz w:val="20"/>
      <w:szCs w:val="20"/>
      <w:lang w:val="en-GB"/>
    </w:rPr>
  </w:style>
  <w:style w:type="character" w:customStyle="1" w:styleId="EndnoteTextChar">
    <w:name w:val="Endnote Text Char"/>
    <w:basedOn w:val="DefaultParagraphFont"/>
    <w:link w:val="EndnoteText"/>
    <w:rsid w:val="006D520A"/>
    <w:rPr>
      <w:rFonts w:ascii="Times New Roman" w:eastAsia="Times New Roman" w:hAnsi="Times New Roman" w:cs="Times New Roman"/>
      <w:sz w:val="20"/>
      <w:szCs w:val="20"/>
      <w:lang w:val="en-GB"/>
      <w14:ligatures w14:val="none"/>
    </w:rPr>
  </w:style>
  <w:style w:type="character" w:styleId="EndnoteReference">
    <w:name w:val="endnote reference"/>
    <w:basedOn w:val="DefaultParagraphFont"/>
    <w:rsid w:val="006D520A"/>
    <w:rPr>
      <w:vertAlign w:val="superscript"/>
    </w:rPr>
  </w:style>
  <w:style w:type="paragraph" w:styleId="Revision">
    <w:name w:val="Revision"/>
    <w:hidden/>
    <w:uiPriority w:val="99"/>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paragraph" w:customStyle="1" w:styleId="a0">
    <w:name w:val="Прижатый влево"/>
    <w:basedOn w:val="Normal"/>
    <w:next w:val="Normal"/>
    <w:rsid w:val="00BC5303"/>
    <w:pPr>
      <w:autoSpaceDE w:val="0"/>
      <w:autoSpaceDN w:val="0"/>
      <w:adjustRightInd w:val="0"/>
      <w:pPrChange w:id="5" w:author="1" w:date="2026-09-22T12:14:00Z">
        <w:pPr>
          <w:autoSpaceDE w:val="0"/>
          <w:autoSpaceDN w:val="0"/>
          <w:adjustRightInd w:val="0"/>
        </w:pPr>
      </w:pPrChange>
    </w:pPr>
    <w:rPr>
      <w:rFonts w:cs="Times New Roman"/>
      <w:sz w:val="24"/>
      <w:szCs w:val="24"/>
      <w:rPrChange w:id="5" w:author="1" w:date="2026-09-22T12:14:00Z">
        <w:rPr>
          <w:rFonts w:ascii="Arial" w:hAnsi="Arial"/>
          <w:sz w:val="18"/>
          <w:szCs w:val="24"/>
          <w:lang w:val="ru-RU" w:eastAsia="ru-RU" w:bidi="ar-SA"/>
        </w:rPr>
      </w:rPrChange>
    </w:rPr>
  </w:style>
  <w:style w:type="paragraph" w:customStyle="1" w:styleId="12">
    <w:name w:val="çàãîëîâîê 1"/>
    <w:basedOn w:val="Normal"/>
    <w:next w:val="Normal"/>
    <w:rsid w:val="002C10DE"/>
    <w:pPr>
      <w:keepNext/>
      <w:pPrChange w:id="6" w:author="1" w:date="2026-09-22T12:14:00Z">
        <w:pPr>
          <w:keepNext/>
        </w:pPr>
      </w:pPrChange>
    </w:pPr>
    <w:rPr>
      <w:rFonts w:ascii="Times New Roman" w:hAnsi="Times New Roman" w:cs="Times New Roman"/>
      <w:b/>
      <w:sz w:val="24"/>
      <w:szCs w:val="20"/>
      <w:rPrChange w:id="6" w:author="1" w:date="2026-09-22T12:14:00Z">
        <w:rPr>
          <w:b/>
          <w:sz w:val="18"/>
          <w:lang w:val="ru-RU" w:eastAsia="ru-RU" w:bidi="ar-SA"/>
        </w:rPr>
      </w:rPrChange>
    </w:rPr>
  </w:style>
  <w:style w:type="paragraph" w:customStyle="1" w:styleId="2">
    <w:name w:val="çàãîëîâîê 2"/>
    <w:basedOn w:val="Normal"/>
    <w:next w:val="Normal"/>
    <w:rsid w:val="002C10DE"/>
    <w:pPr>
      <w:keepNext/>
      <w:jc w:val="center"/>
      <w:pPrChange w:id="7" w:author="1" w:date="2026-09-22T12:14:00Z">
        <w:pPr>
          <w:keepNext/>
          <w:jc w:val="center"/>
        </w:pPr>
      </w:pPrChange>
    </w:pPr>
    <w:rPr>
      <w:rFonts w:ascii="Times New Roman" w:hAnsi="Times New Roman" w:cs="Times New Roman"/>
      <w:b/>
      <w:sz w:val="28"/>
      <w:szCs w:val="20"/>
      <w:rPrChange w:id="7" w:author="1" w:date="2026-09-22T12:14:00Z">
        <w:rPr>
          <w:b/>
          <w:sz w:val="28"/>
          <w:lang w:val="ru-RU" w:eastAsia="ru-RU" w:bidi="ar-SA"/>
        </w:rPr>
      </w:rPrChange>
    </w:rPr>
  </w:style>
  <w:style w:type="character" w:customStyle="1" w:styleId="FontStyle21">
    <w:name w:val="Font Style21"/>
    <w:basedOn w:val="DefaultParagraphFont"/>
    <w:rsid w:val="00E25D4D"/>
    <w:rPr>
      <w:rFonts w:ascii="Times New Roman" w:hAnsi="Times New Roman" w:cs="Times New Roman"/>
      <w:sz w:val="16"/>
      <w:szCs w:val="16"/>
    </w:rPr>
  </w:style>
  <w:style w:type="character" w:customStyle="1" w:styleId="a1">
    <w:name w:val="Гипертекстовая ссылка"/>
    <w:basedOn w:val="DefaultParagraphFont"/>
    <w:uiPriority w:val="99"/>
    <w:rsid w:val="00E25D4D"/>
    <w:rPr>
      <w:color w:val="008000"/>
    </w:rPr>
  </w:style>
  <w:style w:type="character" w:customStyle="1" w:styleId="ListParagraphChar">
    <w:name w:val="List Paragraph Char"/>
    <w:link w:val="ListParagraph"/>
    <w:uiPriority w:val="34"/>
    <w:locked/>
    <w:rsid w:val="00E25D4D"/>
    <w:rPr>
      <w:rFonts w:eastAsia="Times New Roman" w:cs="Times New Roman"/>
      <w:sz w:val="18"/>
      <w:szCs w:val="18"/>
      <w:lang w:eastAsia="ru-RU"/>
      <w14:ligatures w14:val="none"/>
    </w:rPr>
  </w:style>
  <w:style w:type="paragraph" w:customStyle="1" w:styleId="21">
    <w:name w:val="Основной текст 21"/>
    <w:basedOn w:val="Normal"/>
    <w:rsid w:val="001E08FA"/>
    <w:pPr>
      <w:suppressAutoHyphens/>
      <w:pPrChange w:id="8" w:author="1" w:date="2026-09-22T12:14:00Z">
        <w:pPr>
          <w:suppressAutoHyphens/>
        </w:pPr>
      </w:pPrChange>
    </w:pPr>
    <w:rPr>
      <w:rFonts w:ascii="Times New Roman" w:hAnsi="Times New Roman" w:cs="Times New Roman"/>
      <w:bCs/>
      <w:sz w:val="20"/>
      <w:szCs w:val="20"/>
      <w:lang w:eastAsia="ar-SA"/>
      <w:rPrChange w:id="8" w:author="1" w:date="2026-09-22T12:14:00Z">
        <w:rPr>
          <w:bCs/>
          <w:lang w:val="ru-RU" w:eastAsia="ar-SA" w:bidi="ar-SA"/>
        </w:rPr>
      </w:rPrChange>
    </w:rPr>
  </w:style>
  <w:style w:type="paragraph" w:styleId="NormalWeb">
    <w:name w:val="Normal (Web)"/>
    <w:basedOn w:val="Normal"/>
    <w:uiPriority w:val="99"/>
    <w:unhideWhenUsed/>
    <w:rsid w:val="001E08FA"/>
    <w:pPr>
      <w:spacing w:before="100" w:beforeAutospacing="1" w:after="100" w:afterAutospacing="1"/>
      <w:pPrChange w:id="9" w:author="1" w:date="2026-09-22T12:14:00Z">
        <w:pPr>
          <w:spacing w:before="100" w:beforeAutospacing="1" w:after="100" w:afterAutospacing="1"/>
        </w:pPr>
      </w:pPrChange>
    </w:pPr>
    <w:rPr>
      <w:rFonts w:ascii="Times New Roman" w:hAnsi="Times New Roman" w:cs="Times New Roman"/>
      <w:sz w:val="24"/>
      <w:szCs w:val="24"/>
      <w:rPrChange w:id="9" w:author="1" w:date="2026-09-22T12:14:00Z">
        <w:rPr>
          <w:sz w:val="18"/>
          <w:szCs w:val="24"/>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528735">
      <w:bodyDiv w:val="1"/>
      <w:marLeft w:val="0"/>
      <w:marRight w:val="0"/>
      <w:marTop w:val="0"/>
      <w:marBottom w:val="0"/>
      <w:divBdr>
        <w:top w:val="none" w:sz="0" w:space="0" w:color="auto"/>
        <w:left w:val="none" w:sz="0" w:space="0" w:color="auto"/>
        <w:bottom w:val="none" w:sz="0" w:space="0" w:color="auto"/>
        <w:right w:val="none" w:sz="0" w:space="0" w:color="auto"/>
      </w:divBdr>
    </w:div>
    <w:div w:id="579950276">
      <w:bodyDiv w:val="1"/>
      <w:marLeft w:val="0"/>
      <w:marRight w:val="0"/>
      <w:marTop w:val="0"/>
      <w:marBottom w:val="0"/>
      <w:divBdr>
        <w:top w:val="none" w:sz="0" w:space="0" w:color="auto"/>
        <w:left w:val="none" w:sz="0" w:space="0" w:color="auto"/>
        <w:bottom w:val="none" w:sz="0" w:space="0" w:color="auto"/>
        <w:right w:val="none" w:sz="0" w:space="0" w:color="auto"/>
      </w:divBdr>
    </w:div>
    <w:div w:id="599147367">
      <w:bodyDiv w:val="1"/>
      <w:marLeft w:val="0"/>
      <w:marRight w:val="0"/>
      <w:marTop w:val="0"/>
      <w:marBottom w:val="0"/>
      <w:divBdr>
        <w:top w:val="none" w:sz="0" w:space="0" w:color="auto"/>
        <w:left w:val="none" w:sz="0" w:space="0" w:color="auto"/>
        <w:bottom w:val="none" w:sz="0" w:space="0" w:color="auto"/>
        <w:right w:val="none" w:sz="0" w:space="0" w:color="auto"/>
      </w:divBdr>
    </w:div>
    <w:div w:id="670832644">
      <w:bodyDiv w:val="1"/>
      <w:marLeft w:val="0"/>
      <w:marRight w:val="0"/>
      <w:marTop w:val="0"/>
      <w:marBottom w:val="0"/>
      <w:divBdr>
        <w:top w:val="none" w:sz="0" w:space="0" w:color="auto"/>
        <w:left w:val="none" w:sz="0" w:space="0" w:color="auto"/>
        <w:bottom w:val="none" w:sz="0" w:space="0" w:color="auto"/>
        <w:right w:val="none" w:sz="0" w:space="0" w:color="auto"/>
      </w:divBdr>
    </w:div>
    <w:div w:id="884297170">
      <w:bodyDiv w:val="1"/>
      <w:marLeft w:val="0"/>
      <w:marRight w:val="0"/>
      <w:marTop w:val="0"/>
      <w:marBottom w:val="0"/>
      <w:divBdr>
        <w:top w:val="none" w:sz="0" w:space="0" w:color="auto"/>
        <w:left w:val="none" w:sz="0" w:space="0" w:color="auto"/>
        <w:bottom w:val="none" w:sz="0" w:space="0" w:color="auto"/>
        <w:right w:val="none" w:sz="0" w:space="0" w:color="auto"/>
      </w:divBdr>
    </w:div>
    <w:div w:id="1008481809">
      <w:bodyDiv w:val="1"/>
      <w:marLeft w:val="0"/>
      <w:marRight w:val="0"/>
      <w:marTop w:val="0"/>
      <w:marBottom w:val="0"/>
      <w:divBdr>
        <w:top w:val="none" w:sz="0" w:space="0" w:color="auto"/>
        <w:left w:val="none" w:sz="0" w:space="0" w:color="auto"/>
        <w:bottom w:val="none" w:sz="0" w:space="0" w:color="auto"/>
        <w:right w:val="none" w:sz="0" w:space="0" w:color="auto"/>
      </w:divBdr>
    </w:div>
    <w:div w:id="1015768483">
      <w:bodyDiv w:val="1"/>
      <w:marLeft w:val="0"/>
      <w:marRight w:val="0"/>
      <w:marTop w:val="0"/>
      <w:marBottom w:val="0"/>
      <w:divBdr>
        <w:top w:val="none" w:sz="0" w:space="0" w:color="auto"/>
        <w:left w:val="none" w:sz="0" w:space="0" w:color="auto"/>
        <w:bottom w:val="none" w:sz="0" w:space="0" w:color="auto"/>
        <w:right w:val="none" w:sz="0" w:space="0" w:color="auto"/>
      </w:divBdr>
    </w:div>
    <w:div w:id="1198471623">
      <w:bodyDiv w:val="1"/>
      <w:marLeft w:val="0"/>
      <w:marRight w:val="0"/>
      <w:marTop w:val="0"/>
      <w:marBottom w:val="0"/>
      <w:divBdr>
        <w:top w:val="none" w:sz="0" w:space="0" w:color="auto"/>
        <w:left w:val="none" w:sz="0" w:space="0" w:color="auto"/>
        <w:bottom w:val="none" w:sz="0" w:space="0" w:color="auto"/>
        <w:right w:val="none" w:sz="0" w:space="0" w:color="auto"/>
      </w:divBdr>
    </w:div>
    <w:div w:id="1301231473">
      <w:bodyDiv w:val="1"/>
      <w:marLeft w:val="0"/>
      <w:marRight w:val="0"/>
      <w:marTop w:val="0"/>
      <w:marBottom w:val="0"/>
      <w:divBdr>
        <w:top w:val="none" w:sz="0" w:space="0" w:color="auto"/>
        <w:left w:val="none" w:sz="0" w:space="0" w:color="auto"/>
        <w:bottom w:val="none" w:sz="0" w:space="0" w:color="auto"/>
        <w:right w:val="none" w:sz="0" w:space="0" w:color="auto"/>
      </w:divBdr>
    </w:div>
    <w:div w:id="1448770622">
      <w:bodyDiv w:val="1"/>
      <w:marLeft w:val="0"/>
      <w:marRight w:val="0"/>
      <w:marTop w:val="0"/>
      <w:marBottom w:val="0"/>
      <w:divBdr>
        <w:top w:val="none" w:sz="0" w:space="0" w:color="auto"/>
        <w:left w:val="none" w:sz="0" w:space="0" w:color="auto"/>
        <w:bottom w:val="none" w:sz="0" w:space="0" w:color="auto"/>
        <w:right w:val="none" w:sz="0" w:space="0" w:color="auto"/>
      </w:divBdr>
    </w:div>
    <w:div w:id="1617443937">
      <w:bodyDiv w:val="1"/>
      <w:marLeft w:val="0"/>
      <w:marRight w:val="0"/>
      <w:marTop w:val="0"/>
      <w:marBottom w:val="0"/>
      <w:divBdr>
        <w:top w:val="none" w:sz="0" w:space="0" w:color="auto"/>
        <w:left w:val="none" w:sz="0" w:space="0" w:color="auto"/>
        <w:bottom w:val="none" w:sz="0" w:space="0" w:color="auto"/>
        <w:right w:val="none" w:sz="0" w:space="0" w:color="auto"/>
      </w:divBdr>
    </w:div>
    <w:div w:id="1675565829">
      <w:bodyDiv w:val="1"/>
      <w:marLeft w:val="0"/>
      <w:marRight w:val="0"/>
      <w:marTop w:val="0"/>
      <w:marBottom w:val="0"/>
      <w:divBdr>
        <w:top w:val="none" w:sz="0" w:space="0" w:color="auto"/>
        <w:left w:val="none" w:sz="0" w:space="0" w:color="auto"/>
        <w:bottom w:val="none" w:sz="0" w:space="0" w:color="auto"/>
        <w:right w:val="none" w:sz="0" w:space="0" w:color="auto"/>
      </w:divBdr>
    </w:div>
    <w:div w:id="182099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544F-8858-43BA-BA0C-DE56C3185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2658</Words>
  <Characters>15153</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Венгерский</dc:creator>
  <cp:keywords/>
  <dc:description/>
  <cp:lastModifiedBy>Arthur Souza Rodrigues</cp:lastModifiedBy>
  <cp:revision>1</cp:revision>
  <dcterms:created xsi:type="dcterms:W3CDTF">2024-11-25T15:43:00Z</dcterms:created>
  <dcterms:modified xsi:type="dcterms:W3CDTF">2026-09-22T16:14:00Z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1">
    <vt:lpwstr>{"CreationContext":{"DomainName":"int.gazprombank.ru","MachineName":"W-MSK00-VDIZYLL","TimeStamp":"\/Date(1692115159303)\/","UserName":"expd5","UserSid":{"Sddl":"S-1-5-21-3989785535-4168274036-2173320020-10680"}},"Guid":"7c365f62-9898-4799-a982-f8670785ec</vt:lpwstr>
  </property>
  <property fmtid="{D5CDD505-2E9C-101B-9397-08002B2CF9AE}" pid="3" name="Dm2">
    <vt:lpwstr>de","Hash":[218,57,163,238,94,107,75,13,50,85,191,239,149,96,24,144,175,216,7,9],"LastModificationContext":{"DomainName":"int.gazprombank.ru","MachineName":"W-MSK00-VDIZYLL","TimeStamp":"\/Date(1692115159303)\/","UserName":"expd5","UserSid":{"Sddl":"S-1-5</vt:lpwstr>
  </property>
  <property fmtid="{D5CDD505-2E9C-101B-9397-08002B2CF9AE}" pid="4" name="Dm3">
    <vt:lpwstr>-21-3989785535-4168274036-2173320020-10680"}},"LastModificationPath":"\\\\int.gazprombank.ru\\dfsgpb\\Homefolders\\MSK\\13\\expd5\\Desktop\\КИИ\\NDA по КИИ\\2Правка_прил.1_Раскр_Д.docx","Marker":{"Color":{"knownColor":0,"name":null,"state":0,"value":0},"E</vt:lpwstr>
  </property>
  <property fmtid="{D5CDD505-2E9C-101B-9397-08002B2CF9AE}" pid="5" name="Dm4">
    <vt:lpwstr>nabled":true,"Guid":"eee80589-c3bd-47f9-b8b9-cb5f98354da1","Icon":null,"IsShowWindowNotification":false,"Level":0,"Name":"Открытая информация","Options":[{"Application":0,"Options":{"Barcode":null,"Classifier":[],"Encryption":null,"Picture":null,"Steganog</vt:lpwstr>
  </property>
  <property fmtid="{D5CDD505-2E9C-101B-9397-08002B2CF9AE}" pid="6" name="Dm5">
    <vt:lpwstr>raphyRules":null,"Text":{"Style":{"FontColor":null,"FontMask":0,"FontName":null,"FontSize":null},"Text":"Открытая информация"}},"Position":0},{"Application":1,"Options":{"Barcode":null,"Classifier":[],"Encryption":null,"Picture":null,"SteganographyRules":</vt:lpwstr>
  </property>
  <property fmtid="{D5CDD505-2E9C-101B-9397-08002B2CF9AE}" pid="7" name="Dm6">
    <vt:lpwstr>null,"Text":{"Style":{"FontColor":null,"FontMask":0,"FontName":null,"FontSize":null},"Text":"Открытая информация"}},"Position":0},{"Application":2,"Options":{"Barcode":null,"Classifier":[],"Encryption":null,"Picture":null,"SteganographyRules":null,"Text":</vt:lpwstr>
  </property>
  <property fmtid="{D5CDD505-2E9C-101B-9397-08002B2CF9AE}" pid="8" name="Dm7">
    <vt:lpwstr>{"Style":{"FontColor":null,"FontMask":0,"FontName":null,"FontSize":null},"Text":"Открытая информация"}},"Position":0},{"Application":3,"Options":{"Barcode":null,"Classifier":[],"Encryption":null,"Picture":null,"SteganographyRules":null,"Text":{"Style":{"F</vt:lpwstr>
  </property>
  <property fmtid="{D5CDD505-2E9C-101B-9397-08002B2CF9AE}" pid="9" name="Dm8">
    <vt:lpwstr>ontColor":null,"FontMask":0,"FontName":null,"FontSize":null},"Text":"Открытая информация"}},"Position":0}],"Permission":15},"ParentGuid":"f5259dd1-3ee2-4233-a7a0-982d7f6608f4"}</vt:lpwstr>
  </property>
  <property fmtid="{D5CDD505-2E9C-101B-9397-08002B2CF9AE}" pid="10" name="Dm9">
    <vt:lpwstr/>
  </property>
</Properties>
</file>