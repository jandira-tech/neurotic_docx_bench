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3FF9EB" w14:textId="77777777" w:rsidR="00B6323E" w:rsidRDefault="0067081A">
      <w:pPr>
        <w:spacing w:before="77"/>
        <w:ind w:left="180"/>
        <w:rPr>
          <w:ins w:id="24" w:author="AMDUR, ALEXANDER" w:date="2026-09-25T20:09:00Z" w16du:dateUtc="2026-09-26T00:09:00Z"/>
          <w:rFonts w:ascii="Calibri"/>
          <w:b/>
          <w:sz w:val="24"/>
        </w:rPr>
      </w:pPr>
      <w:ins w:id="25" w:author="AMDUR, ALEXANDER" w:date="2026-09-25T20:09:00Z" w16du:dateUtc="2026-09-26T00:09:00Z">
        <w:r>
          <w:rPr>
            <w:rFonts w:ascii="Calibri"/>
            <w:b/>
            <w:w w:val="110"/>
            <w:sz w:val="24"/>
            <w:u w:val="single"/>
          </w:rPr>
          <w:t>LIST</w:t>
        </w:r>
        <w:r>
          <w:rPr>
            <w:rFonts w:ascii="Calibri"/>
            <w:b/>
            <w:spacing w:val="-9"/>
            <w:w w:val="110"/>
            <w:sz w:val="24"/>
            <w:u w:val="single"/>
          </w:rPr>
          <w:t xml:space="preserve"> </w:t>
        </w:r>
        <w:r>
          <w:rPr>
            <w:rFonts w:ascii="Calibri"/>
            <w:b/>
            <w:w w:val="110"/>
            <w:sz w:val="24"/>
            <w:u w:val="single"/>
          </w:rPr>
          <w:t>OF</w:t>
        </w:r>
        <w:r>
          <w:rPr>
            <w:rFonts w:ascii="Calibri"/>
            <w:b/>
            <w:spacing w:val="-10"/>
            <w:w w:val="110"/>
            <w:sz w:val="24"/>
            <w:u w:val="single"/>
          </w:rPr>
          <w:t xml:space="preserve"> </w:t>
        </w:r>
        <w:r>
          <w:rPr>
            <w:rFonts w:ascii="Calibri"/>
            <w:b/>
            <w:w w:val="110"/>
            <w:sz w:val="24"/>
            <w:u w:val="single"/>
          </w:rPr>
          <w:t>ALUMINUM</w:t>
        </w:r>
        <w:r>
          <w:rPr>
            <w:rFonts w:ascii="Calibri"/>
            <w:b/>
            <w:spacing w:val="-10"/>
            <w:w w:val="110"/>
            <w:sz w:val="24"/>
            <w:u w:val="single"/>
          </w:rPr>
          <w:t xml:space="preserve"> </w:t>
        </w:r>
        <w:r>
          <w:rPr>
            <w:rFonts w:ascii="Calibri"/>
            <w:b/>
            <w:w w:val="110"/>
            <w:sz w:val="24"/>
            <w:u w:val="single"/>
          </w:rPr>
          <w:t>HTS</w:t>
        </w:r>
        <w:r>
          <w:rPr>
            <w:rFonts w:ascii="Calibri"/>
            <w:b/>
            <w:spacing w:val="-10"/>
            <w:w w:val="110"/>
            <w:sz w:val="24"/>
            <w:u w:val="single"/>
          </w:rPr>
          <w:t xml:space="preserve"> </w:t>
        </w:r>
        <w:r>
          <w:rPr>
            <w:rFonts w:ascii="Calibri"/>
            <w:b/>
            <w:w w:val="110"/>
            <w:sz w:val="24"/>
            <w:u w:val="single"/>
          </w:rPr>
          <w:t>SUBJECT</w:t>
        </w:r>
        <w:r>
          <w:rPr>
            <w:rFonts w:ascii="Calibri"/>
            <w:b/>
            <w:spacing w:val="-8"/>
            <w:w w:val="110"/>
            <w:sz w:val="24"/>
            <w:u w:val="single"/>
          </w:rPr>
          <w:t xml:space="preserve"> </w:t>
        </w:r>
        <w:r>
          <w:rPr>
            <w:rFonts w:ascii="Calibri"/>
            <w:b/>
            <w:w w:val="110"/>
            <w:sz w:val="24"/>
            <w:u w:val="single"/>
          </w:rPr>
          <w:t>TO</w:t>
        </w:r>
        <w:r>
          <w:rPr>
            <w:rFonts w:ascii="Calibri"/>
            <w:b/>
            <w:spacing w:val="-8"/>
            <w:w w:val="110"/>
            <w:sz w:val="24"/>
            <w:u w:val="single"/>
          </w:rPr>
          <w:t xml:space="preserve"> </w:t>
        </w:r>
        <w:r>
          <w:rPr>
            <w:rFonts w:ascii="Calibri"/>
            <w:b/>
            <w:w w:val="110"/>
            <w:sz w:val="24"/>
            <w:u w:val="single"/>
          </w:rPr>
          <w:t>SECTION</w:t>
        </w:r>
        <w:r>
          <w:rPr>
            <w:rFonts w:ascii="Calibri"/>
            <w:b/>
            <w:spacing w:val="-11"/>
            <w:w w:val="110"/>
            <w:sz w:val="24"/>
            <w:u w:val="single"/>
          </w:rPr>
          <w:t xml:space="preserve"> </w:t>
        </w:r>
        <w:r>
          <w:rPr>
            <w:rFonts w:ascii="Calibri"/>
            <w:b/>
            <w:spacing w:val="-5"/>
            <w:w w:val="110"/>
            <w:sz w:val="24"/>
            <w:u w:val="single"/>
          </w:rPr>
          <w:t>232</w:t>
        </w:r>
      </w:ins>
    </w:p>
    <w:p w14:paraId="58638FE0" w14:textId="093F8C50" w:rsidR="00B6323E" w:rsidRDefault="00B25A41">
      <w:pPr>
        <w:pStyle w:val="BodyText"/>
        <w:spacing w:before="183"/>
        <w:rPr>
          <w:ins w:id="26" w:author="AMDUR, ALEXANDER" w:date="2026-09-25T20:09:00Z" w16du:dateUtc="2026-09-26T00:09:00Z"/>
          <w:rFonts w:ascii="Palatino Linotype"/>
        </w:rPr>
      </w:pPr>
      <w:ins w:id="27" w:author="AMDUR, ALEXANDER" w:date="2026-09-25T20:09:00Z" w16du:dateUtc="2026-09-26T00:09:00Z">
        <w:r>
          <w:t>Effective</w:t>
        </w:r>
        <w:r>
          <w:rPr>
            <w:spacing w:val="-12"/>
          </w:rPr>
          <w:t xml:space="preserve"> </w:t>
        </w:r>
        <w:r>
          <w:rPr>
            <w:spacing w:val="-11"/>
          </w:rPr>
          <w:t>June</w:t>
        </w:r>
        <w:r>
          <w:t xml:space="preserve"> 4</w:t>
        </w:r>
        <w:r w:rsidR="0067081A">
          <w:t>,</w:t>
        </w:r>
        <w:r w:rsidR="0067081A">
          <w:rPr>
            <w:spacing w:val="-11"/>
          </w:rPr>
          <w:t xml:space="preserve"> </w:t>
        </w:r>
        <w:r w:rsidR="0067081A">
          <w:t>2025.</w:t>
        </w:r>
        <w:r w:rsidR="0067081A">
          <w:rPr>
            <w:spacing w:val="77"/>
          </w:rPr>
          <w:t xml:space="preserve"> </w:t>
        </w:r>
      </w:ins>
    </w:p>
    <w:p w14:paraId="7E93669A" w14:textId="21C77922" w:rsidR="00B6323E" w:rsidRDefault="0067081A">
      <w:pPr>
        <w:pStyle w:val="BodyText"/>
        <w:spacing w:before="70"/>
        <w:rPr>
          <w:ins w:id="28" w:author="AMDUR, ALEXANDER" w:date="2026-09-25T20:09:00Z" w16du:dateUtc="2026-09-26T00:09:00Z"/>
        </w:rPr>
      </w:pPr>
      <w:ins w:id="29" w:author="AMDUR, ALEXANDER" w:date="2026-09-25T20:09:00Z" w16du:dateUtc="2026-09-26T00:09:00Z">
        <w:r>
          <w:rPr>
            <w:w w:val="105"/>
          </w:rPr>
          <w:t>See</w:t>
        </w:r>
        <w:r>
          <w:rPr>
            <w:spacing w:val="-10"/>
            <w:w w:val="105"/>
          </w:rPr>
          <w:t xml:space="preserve"> </w:t>
        </w:r>
        <w:r w:rsidR="00042505" w:rsidRPr="00042505">
          <w:rPr>
            <w:spacing w:val="-10"/>
            <w:w w:val="105"/>
          </w:rPr>
          <w:t>90 FR 11251</w:t>
        </w:r>
        <w:r w:rsidR="00984581">
          <w:rPr>
            <w:spacing w:val="-10"/>
            <w:w w:val="105"/>
          </w:rPr>
          <w:t xml:space="preserve">, </w:t>
        </w:r>
        <w:r w:rsidR="00042505" w:rsidRPr="00042505">
          <w:rPr>
            <w:spacing w:val="-10"/>
            <w:w w:val="105"/>
          </w:rPr>
          <w:t>90 FR 14786</w:t>
        </w:r>
        <w:r w:rsidR="00984581">
          <w:rPr>
            <w:spacing w:val="-10"/>
            <w:w w:val="105"/>
          </w:rPr>
          <w:t xml:space="preserve">, </w:t>
        </w:r>
        <w:r w:rsidR="008E6CB9" w:rsidRPr="008E6CB9">
          <w:rPr>
            <w:spacing w:val="-10"/>
            <w:w w:val="105"/>
          </w:rPr>
          <w:t>90 FR 24199</w:t>
        </w:r>
        <w:r w:rsidR="00984581">
          <w:rPr>
            <w:spacing w:val="-10"/>
            <w:w w:val="105"/>
          </w:rPr>
          <w:t xml:space="preserve"> and </w:t>
        </w:r>
        <w:r>
          <w:rPr>
            <w:rFonts w:ascii="Palatino Linotype"/>
            <w:w w:val="105"/>
          </w:rPr>
          <w:t>t</w:t>
        </w:r>
        <w:r>
          <w:rPr>
            <w:w w:val="105"/>
          </w:rPr>
          <w:t>he</w:t>
        </w:r>
        <w:r>
          <w:rPr>
            <w:spacing w:val="-10"/>
            <w:w w:val="105"/>
          </w:rPr>
          <w:t xml:space="preserve"> </w:t>
        </w:r>
        <w:r>
          <w:rPr>
            <w:w w:val="105"/>
          </w:rPr>
          <w:t>Harmonized</w:t>
        </w:r>
        <w:r>
          <w:rPr>
            <w:spacing w:val="-15"/>
            <w:w w:val="105"/>
          </w:rPr>
          <w:t xml:space="preserve"> </w:t>
        </w:r>
        <w:r>
          <w:rPr>
            <w:w w:val="105"/>
          </w:rPr>
          <w:t>Tariff</w:t>
        </w:r>
        <w:r>
          <w:rPr>
            <w:spacing w:val="-9"/>
            <w:w w:val="105"/>
          </w:rPr>
          <w:t xml:space="preserve"> </w:t>
        </w:r>
        <w:r>
          <w:rPr>
            <w:w w:val="105"/>
          </w:rPr>
          <w:t>Schedule</w:t>
        </w:r>
        <w:r>
          <w:rPr>
            <w:spacing w:val="-10"/>
            <w:w w:val="105"/>
          </w:rPr>
          <w:t xml:space="preserve"> </w:t>
        </w:r>
        <w:r>
          <w:rPr>
            <w:w w:val="105"/>
          </w:rPr>
          <w:t>of</w:t>
        </w:r>
        <w:r>
          <w:rPr>
            <w:spacing w:val="-10"/>
            <w:w w:val="105"/>
          </w:rPr>
          <w:t xml:space="preserve"> </w:t>
        </w:r>
        <w:r>
          <w:rPr>
            <w:w w:val="105"/>
          </w:rPr>
          <w:t>the</w:t>
        </w:r>
        <w:r>
          <w:rPr>
            <w:spacing w:val="-9"/>
            <w:w w:val="105"/>
          </w:rPr>
          <w:t xml:space="preserve"> </w:t>
        </w:r>
        <w:r>
          <w:rPr>
            <w:w w:val="105"/>
          </w:rPr>
          <w:t>United</w:t>
        </w:r>
        <w:r>
          <w:rPr>
            <w:spacing w:val="-10"/>
            <w:w w:val="105"/>
          </w:rPr>
          <w:t xml:space="preserve"> </w:t>
        </w:r>
        <w:r>
          <w:rPr>
            <w:w w:val="105"/>
          </w:rPr>
          <w:t>States</w:t>
        </w:r>
        <w:r>
          <w:rPr>
            <w:spacing w:val="-10"/>
            <w:w w:val="105"/>
          </w:rPr>
          <w:t xml:space="preserve"> </w:t>
        </w:r>
        <w:r>
          <w:rPr>
            <w:w w:val="105"/>
          </w:rPr>
          <w:t>for</w:t>
        </w:r>
        <w:r>
          <w:rPr>
            <w:spacing w:val="-9"/>
            <w:w w:val="105"/>
          </w:rPr>
          <w:t xml:space="preserve"> </w:t>
        </w:r>
        <w:r>
          <w:rPr>
            <w:w w:val="105"/>
          </w:rPr>
          <w:t>the</w:t>
        </w:r>
        <w:r>
          <w:rPr>
            <w:spacing w:val="-10"/>
            <w:w w:val="105"/>
          </w:rPr>
          <w:t xml:space="preserve"> </w:t>
        </w:r>
        <w:r>
          <w:rPr>
            <w:w w:val="105"/>
          </w:rPr>
          <w:t>authoritative</w:t>
        </w:r>
        <w:r>
          <w:rPr>
            <w:spacing w:val="-10"/>
            <w:w w:val="105"/>
          </w:rPr>
          <w:t xml:space="preserve"> </w:t>
        </w:r>
        <w:r>
          <w:rPr>
            <w:spacing w:val="-2"/>
            <w:w w:val="105"/>
          </w:rPr>
          <w:t>list.</w:t>
        </w:r>
      </w:ins>
    </w:p>
    <w:p w14:paraId="77D4272A" w14:textId="03BCA72E" w:rsidR="00B6323E" w:rsidRDefault="0067081A">
      <w:pPr>
        <w:spacing w:before="203" w:line="278" w:lineRule="auto"/>
        <w:ind w:left="180" w:right="859"/>
        <w:rPr>
          <w:ins w:id="30" w:author="AMDUR, ALEXANDER" w:date="2026-09-25T20:09:00Z" w16du:dateUtc="2026-09-26T00:09:00Z"/>
          <w:rFonts w:ascii="Calibri"/>
          <w:b/>
          <w:sz w:val="24"/>
        </w:rPr>
      </w:pPr>
      <w:ins w:id="31" w:author="AMDUR, ALEXANDER" w:date="2026-09-25T20:09:00Z" w16du:dateUtc="2026-09-26T00:09:00Z">
        <w:r>
          <w:rPr>
            <w:rFonts w:ascii="Calibri"/>
            <w:b/>
            <w:w w:val="110"/>
            <w:sz w:val="24"/>
          </w:rPr>
          <w:t>9903.85.02</w:t>
        </w:r>
        <w:r w:rsidR="000B40BB">
          <w:rPr>
            <w:rFonts w:ascii="Calibri"/>
            <w:b/>
            <w:w w:val="110"/>
            <w:sz w:val="24"/>
          </w:rPr>
          <w:t>/</w:t>
        </w:r>
        <w:bookmarkStart w:id="32" w:name="OLE_LINK1392"/>
        <w:r w:rsidR="000B40BB">
          <w:rPr>
            <w:rFonts w:ascii="Calibri"/>
            <w:b/>
            <w:w w:val="110"/>
            <w:sz w:val="24"/>
          </w:rPr>
          <w:t>9903.85.12(UK)</w:t>
        </w:r>
        <w:bookmarkEnd w:id="32"/>
        <w:r>
          <w:rPr>
            <w:rFonts w:ascii="Calibri"/>
            <w:b/>
            <w:w w:val="110"/>
            <w:sz w:val="24"/>
          </w:rPr>
          <w:t>:</w:t>
        </w:r>
        <w:r>
          <w:rPr>
            <w:rFonts w:ascii="Calibri"/>
            <w:b/>
            <w:spacing w:val="-13"/>
            <w:w w:val="110"/>
            <w:sz w:val="24"/>
          </w:rPr>
          <w:t xml:space="preserve"> </w:t>
        </w:r>
        <w:r>
          <w:rPr>
            <w:rFonts w:ascii="Calibri"/>
            <w:b/>
            <w:w w:val="110"/>
            <w:sz w:val="24"/>
          </w:rPr>
          <w:t>Aluminum</w:t>
        </w:r>
        <w:r>
          <w:rPr>
            <w:rFonts w:ascii="Calibri"/>
            <w:b/>
            <w:spacing w:val="-13"/>
            <w:w w:val="110"/>
            <w:sz w:val="24"/>
          </w:rPr>
          <w:t xml:space="preserve"> </w:t>
        </w:r>
        <w:r>
          <w:rPr>
            <w:rFonts w:ascii="Calibri"/>
            <w:b/>
            <w:w w:val="110"/>
            <w:sz w:val="24"/>
          </w:rPr>
          <w:t>products</w:t>
        </w:r>
        <w:r>
          <w:rPr>
            <w:rFonts w:ascii="Calibri"/>
            <w:b/>
            <w:spacing w:val="-13"/>
            <w:w w:val="110"/>
            <w:sz w:val="24"/>
          </w:rPr>
          <w:t xml:space="preserve"> </w:t>
        </w:r>
        <w:r>
          <w:rPr>
            <w:rFonts w:ascii="Calibri"/>
            <w:b/>
            <w:w w:val="110"/>
            <w:sz w:val="24"/>
          </w:rPr>
          <w:t>as</w:t>
        </w:r>
        <w:r>
          <w:rPr>
            <w:rFonts w:ascii="Calibri"/>
            <w:b/>
            <w:spacing w:val="-13"/>
            <w:w w:val="110"/>
            <w:sz w:val="24"/>
          </w:rPr>
          <w:t xml:space="preserve"> </w:t>
        </w:r>
        <w:r>
          <w:rPr>
            <w:rFonts w:ascii="Calibri"/>
            <w:b/>
            <w:w w:val="110"/>
            <w:sz w:val="24"/>
          </w:rPr>
          <w:t>specified</w:t>
        </w:r>
        <w:r>
          <w:rPr>
            <w:rFonts w:ascii="Calibri"/>
            <w:b/>
            <w:spacing w:val="-13"/>
            <w:w w:val="110"/>
            <w:sz w:val="24"/>
          </w:rPr>
          <w:t xml:space="preserve"> </w:t>
        </w:r>
        <w:r>
          <w:rPr>
            <w:rFonts w:ascii="Calibri"/>
            <w:b/>
            <w:w w:val="110"/>
            <w:sz w:val="24"/>
          </w:rPr>
          <w:t>in</w:t>
        </w:r>
        <w:r>
          <w:rPr>
            <w:rFonts w:ascii="Calibri"/>
            <w:b/>
            <w:spacing w:val="-13"/>
            <w:w w:val="110"/>
            <w:sz w:val="24"/>
          </w:rPr>
          <w:t xml:space="preserve"> </w:t>
        </w:r>
        <w:r>
          <w:rPr>
            <w:rFonts w:ascii="Calibri"/>
            <w:b/>
            <w:w w:val="110"/>
            <w:sz w:val="24"/>
          </w:rPr>
          <w:t>subdivision</w:t>
        </w:r>
        <w:r>
          <w:rPr>
            <w:rFonts w:ascii="Calibri"/>
            <w:b/>
            <w:spacing w:val="-13"/>
            <w:w w:val="110"/>
            <w:sz w:val="24"/>
          </w:rPr>
          <w:t xml:space="preserve"> </w:t>
        </w:r>
        <w:r>
          <w:rPr>
            <w:rFonts w:ascii="Calibri"/>
            <w:b/>
            <w:w w:val="110"/>
            <w:sz w:val="24"/>
          </w:rPr>
          <w:t>(g)</w:t>
        </w:r>
        <w:r w:rsidR="000B40BB">
          <w:rPr>
            <w:rFonts w:ascii="Calibri"/>
            <w:b/>
            <w:w w:val="110"/>
            <w:sz w:val="24"/>
          </w:rPr>
          <w:t>/(o)</w:t>
        </w:r>
        <w:r>
          <w:rPr>
            <w:rFonts w:ascii="Calibri"/>
            <w:b/>
            <w:w w:val="110"/>
            <w:sz w:val="24"/>
          </w:rPr>
          <w:t>,</w:t>
        </w:r>
        <w:r>
          <w:rPr>
            <w:rFonts w:ascii="Calibri"/>
            <w:b/>
            <w:spacing w:val="-13"/>
            <w:w w:val="110"/>
            <w:sz w:val="24"/>
          </w:rPr>
          <w:t xml:space="preserve"> </w:t>
        </w:r>
        <w:r>
          <w:rPr>
            <w:rFonts w:ascii="Calibri"/>
            <w:b/>
            <w:w w:val="110"/>
            <w:sz w:val="24"/>
          </w:rPr>
          <w:t>except derivative</w:t>
        </w:r>
        <w:r>
          <w:rPr>
            <w:rFonts w:ascii="Calibri"/>
            <w:b/>
            <w:spacing w:val="-4"/>
            <w:w w:val="110"/>
            <w:sz w:val="24"/>
          </w:rPr>
          <w:t xml:space="preserve"> </w:t>
        </w:r>
        <w:r>
          <w:rPr>
            <w:rFonts w:ascii="Calibri"/>
            <w:b/>
            <w:w w:val="110"/>
            <w:sz w:val="24"/>
          </w:rPr>
          <w:t>articles</w:t>
        </w:r>
      </w:ins>
    </w:p>
    <w:p w14:paraId="20EF74F7" w14:textId="77777777" w:rsidR="00B6323E" w:rsidRDefault="00B6323E">
      <w:pPr>
        <w:pStyle w:val="BodyText"/>
        <w:spacing w:before="19"/>
        <w:ind w:left="0"/>
        <w:rPr>
          <w:ins w:id="33" w:author="AMDUR, ALEXANDER" w:date="2026-09-25T20:09:00Z" w16du:dateUtc="2026-09-26T00:09:00Z"/>
          <w:b/>
        </w:rPr>
      </w:pPr>
    </w:p>
    <w:p w14:paraId="1D66E134" w14:textId="77777777" w:rsidR="00B6323E" w:rsidRDefault="0067081A">
      <w:pPr>
        <w:pStyle w:val="ListParagraph"/>
        <w:numPr>
          <w:ilvl w:val="0"/>
          <w:numId w:val="2"/>
        </w:numPr>
        <w:tabs>
          <w:tab w:val="left" w:pos="424"/>
        </w:tabs>
        <w:spacing w:before="0"/>
        <w:ind w:left="424" w:hanging="244"/>
        <w:rPr>
          <w:ins w:id="34" w:author="AMDUR, ALEXANDER" w:date="2026-09-25T20:09:00Z" w16du:dateUtc="2026-09-26T00:09:00Z"/>
          <w:sz w:val="24"/>
        </w:rPr>
      </w:pPr>
      <w:ins w:id="35" w:author="AMDUR, ALEXANDER" w:date="2026-09-25T20:09:00Z" w16du:dateUtc="2026-09-26T00:09:00Z">
        <w:r>
          <w:rPr>
            <w:sz w:val="24"/>
          </w:rPr>
          <w:t>unwrought</w:t>
        </w:r>
        <w:r>
          <w:rPr>
            <w:spacing w:val="17"/>
            <w:sz w:val="24"/>
          </w:rPr>
          <w:t xml:space="preserve"> </w:t>
        </w:r>
        <w:r>
          <w:rPr>
            <w:sz w:val="24"/>
          </w:rPr>
          <w:t>aluminum</w:t>
        </w:r>
        <w:r>
          <w:rPr>
            <w:spacing w:val="17"/>
            <w:sz w:val="24"/>
          </w:rPr>
          <w:t xml:space="preserve"> </w:t>
        </w:r>
        <w:r>
          <w:rPr>
            <w:sz w:val="24"/>
          </w:rPr>
          <w:t>provided</w:t>
        </w:r>
        <w:r>
          <w:rPr>
            <w:spacing w:val="17"/>
            <w:sz w:val="24"/>
          </w:rPr>
          <w:t xml:space="preserve"> </w:t>
        </w:r>
        <w:r>
          <w:rPr>
            <w:sz w:val="24"/>
          </w:rPr>
          <w:t>for</w:t>
        </w:r>
        <w:r>
          <w:rPr>
            <w:spacing w:val="17"/>
            <w:sz w:val="24"/>
          </w:rPr>
          <w:t xml:space="preserve"> </w:t>
        </w:r>
        <w:r>
          <w:rPr>
            <w:sz w:val="24"/>
          </w:rPr>
          <w:t>in</w:t>
        </w:r>
        <w:r>
          <w:rPr>
            <w:spacing w:val="16"/>
            <w:sz w:val="24"/>
          </w:rPr>
          <w:t xml:space="preserve"> </w:t>
        </w:r>
        <w:r>
          <w:rPr>
            <w:sz w:val="24"/>
          </w:rPr>
          <w:t>heading</w:t>
        </w:r>
        <w:r>
          <w:rPr>
            <w:spacing w:val="17"/>
            <w:sz w:val="24"/>
          </w:rPr>
          <w:t xml:space="preserve"> </w:t>
        </w:r>
        <w:r>
          <w:rPr>
            <w:spacing w:val="-2"/>
            <w:sz w:val="24"/>
          </w:rPr>
          <w:t>7601;</w:t>
        </w:r>
      </w:ins>
    </w:p>
    <w:p w14:paraId="0EDA4795" w14:textId="77777777" w:rsidR="00B6323E" w:rsidRDefault="0067081A">
      <w:pPr>
        <w:pStyle w:val="ListParagraph"/>
        <w:numPr>
          <w:ilvl w:val="0"/>
          <w:numId w:val="2"/>
        </w:numPr>
        <w:tabs>
          <w:tab w:val="left" w:pos="481"/>
        </w:tabs>
        <w:ind w:left="481" w:hanging="301"/>
        <w:rPr>
          <w:ins w:id="36" w:author="AMDUR, ALEXANDER" w:date="2026-09-25T20:09:00Z" w16du:dateUtc="2026-09-26T00:09:00Z"/>
          <w:sz w:val="24"/>
        </w:rPr>
      </w:pPr>
      <w:ins w:id="37" w:author="AMDUR, ALEXANDER" w:date="2026-09-25T20:09:00Z" w16du:dateUtc="2026-09-26T00:09:00Z">
        <w:r>
          <w:rPr>
            <w:w w:val="105"/>
            <w:sz w:val="24"/>
          </w:rPr>
          <w:t>bars,</w:t>
        </w:r>
        <w:r>
          <w:rPr>
            <w:spacing w:val="-11"/>
            <w:w w:val="105"/>
            <w:sz w:val="24"/>
          </w:rPr>
          <w:t xml:space="preserve"> </w:t>
        </w:r>
        <w:r>
          <w:rPr>
            <w:w w:val="105"/>
            <w:sz w:val="24"/>
          </w:rPr>
          <w:t>rods</w:t>
        </w:r>
        <w:r>
          <w:rPr>
            <w:spacing w:val="-11"/>
            <w:w w:val="105"/>
            <w:sz w:val="24"/>
          </w:rPr>
          <w:t xml:space="preserve"> </w:t>
        </w:r>
        <w:r>
          <w:rPr>
            <w:w w:val="105"/>
            <w:sz w:val="24"/>
          </w:rPr>
          <w:t>and</w:t>
        </w:r>
        <w:r>
          <w:rPr>
            <w:spacing w:val="-11"/>
            <w:w w:val="105"/>
            <w:sz w:val="24"/>
          </w:rPr>
          <w:t xml:space="preserve"> </w:t>
        </w:r>
        <w:r>
          <w:rPr>
            <w:w w:val="105"/>
            <w:sz w:val="24"/>
          </w:rPr>
          <w:t>profiles</w:t>
        </w:r>
        <w:r>
          <w:rPr>
            <w:spacing w:val="-10"/>
            <w:w w:val="105"/>
            <w:sz w:val="24"/>
          </w:rPr>
          <w:t xml:space="preserve"> </w:t>
        </w:r>
        <w:r>
          <w:rPr>
            <w:w w:val="105"/>
            <w:sz w:val="24"/>
          </w:rPr>
          <w:t>provided</w:t>
        </w:r>
        <w:r>
          <w:rPr>
            <w:spacing w:val="-12"/>
            <w:w w:val="105"/>
            <w:sz w:val="24"/>
          </w:rPr>
          <w:t xml:space="preserve"> </w:t>
        </w:r>
        <w:r>
          <w:rPr>
            <w:w w:val="105"/>
            <w:sz w:val="24"/>
          </w:rPr>
          <w:t>for</w:t>
        </w:r>
        <w:r>
          <w:rPr>
            <w:spacing w:val="-10"/>
            <w:w w:val="105"/>
            <w:sz w:val="24"/>
          </w:rPr>
          <w:t xml:space="preserve"> </w:t>
        </w:r>
        <w:r>
          <w:rPr>
            <w:w w:val="105"/>
            <w:sz w:val="24"/>
          </w:rPr>
          <w:t>in</w:t>
        </w:r>
        <w:r>
          <w:rPr>
            <w:spacing w:val="-13"/>
            <w:w w:val="105"/>
            <w:sz w:val="24"/>
          </w:rPr>
          <w:t xml:space="preserve"> </w:t>
        </w:r>
        <w:r>
          <w:rPr>
            <w:w w:val="105"/>
            <w:sz w:val="24"/>
          </w:rPr>
          <w:t>heading</w:t>
        </w:r>
        <w:r>
          <w:rPr>
            <w:spacing w:val="-12"/>
            <w:w w:val="105"/>
            <w:sz w:val="24"/>
          </w:rPr>
          <w:t xml:space="preserve"> </w:t>
        </w:r>
        <w:r>
          <w:rPr>
            <w:spacing w:val="-2"/>
            <w:w w:val="105"/>
            <w:sz w:val="24"/>
          </w:rPr>
          <w:t>7604;</w:t>
        </w:r>
      </w:ins>
    </w:p>
    <w:p w14:paraId="66F8E1BD" w14:textId="77777777" w:rsidR="00B6323E" w:rsidRDefault="0067081A">
      <w:pPr>
        <w:pStyle w:val="ListParagraph"/>
        <w:numPr>
          <w:ilvl w:val="0"/>
          <w:numId w:val="2"/>
        </w:numPr>
        <w:tabs>
          <w:tab w:val="left" w:pos="539"/>
        </w:tabs>
        <w:spacing w:before="207"/>
        <w:ind w:left="539" w:hanging="359"/>
        <w:rPr>
          <w:ins w:id="38" w:author="AMDUR, ALEXANDER" w:date="2026-09-25T20:09:00Z" w16du:dateUtc="2026-09-26T00:09:00Z"/>
          <w:sz w:val="24"/>
        </w:rPr>
      </w:pPr>
      <w:ins w:id="39" w:author="AMDUR, ALEXANDER" w:date="2026-09-25T20:09:00Z" w16du:dateUtc="2026-09-26T00:09:00Z">
        <w:r>
          <w:rPr>
            <w:sz w:val="24"/>
          </w:rPr>
          <w:t>wire</w:t>
        </w:r>
        <w:r>
          <w:rPr>
            <w:spacing w:val="5"/>
            <w:sz w:val="24"/>
          </w:rPr>
          <w:t xml:space="preserve"> </w:t>
        </w:r>
        <w:r>
          <w:rPr>
            <w:sz w:val="24"/>
          </w:rPr>
          <w:t>provided</w:t>
        </w:r>
        <w:r>
          <w:rPr>
            <w:spacing w:val="5"/>
            <w:sz w:val="24"/>
          </w:rPr>
          <w:t xml:space="preserve"> </w:t>
        </w:r>
        <w:r>
          <w:rPr>
            <w:sz w:val="24"/>
          </w:rPr>
          <w:t>for</w:t>
        </w:r>
        <w:r>
          <w:rPr>
            <w:spacing w:val="4"/>
            <w:sz w:val="24"/>
          </w:rPr>
          <w:t xml:space="preserve"> </w:t>
        </w:r>
        <w:r>
          <w:rPr>
            <w:sz w:val="24"/>
          </w:rPr>
          <w:t>in</w:t>
        </w:r>
        <w:r>
          <w:rPr>
            <w:spacing w:val="7"/>
            <w:sz w:val="24"/>
          </w:rPr>
          <w:t xml:space="preserve"> </w:t>
        </w:r>
        <w:r>
          <w:rPr>
            <w:sz w:val="24"/>
          </w:rPr>
          <w:t>heading</w:t>
        </w:r>
        <w:r>
          <w:rPr>
            <w:spacing w:val="4"/>
            <w:sz w:val="24"/>
          </w:rPr>
          <w:t xml:space="preserve"> </w:t>
        </w:r>
        <w:r>
          <w:rPr>
            <w:spacing w:val="-4"/>
            <w:sz w:val="24"/>
          </w:rPr>
          <w:t>7605;</w:t>
        </w:r>
      </w:ins>
    </w:p>
    <w:p w14:paraId="74F8FBDB" w14:textId="77777777" w:rsidR="00B6323E" w:rsidRDefault="0067081A">
      <w:pPr>
        <w:pStyle w:val="ListParagraph"/>
        <w:numPr>
          <w:ilvl w:val="0"/>
          <w:numId w:val="2"/>
        </w:numPr>
        <w:tabs>
          <w:tab w:val="left" w:pos="532"/>
        </w:tabs>
        <w:ind w:left="532" w:hanging="352"/>
        <w:rPr>
          <w:ins w:id="40" w:author="AMDUR, ALEXANDER" w:date="2026-09-25T20:09:00Z" w16du:dateUtc="2026-09-26T00:09:00Z"/>
          <w:sz w:val="24"/>
        </w:rPr>
      </w:pPr>
      <w:ins w:id="41" w:author="AMDUR, ALEXANDER" w:date="2026-09-25T20:09:00Z" w16du:dateUtc="2026-09-26T00:09:00Z">
        <w:r>
          <w:rPr>
            <w:w w:val="105"/>
            <w:sz w:val="24"/>
          </w:rPr>
          <w:t>plates,</w:t>
        </w:r>
        <w:r>
          <w:rPr>
            <w:spacing w:val="-6"/>
            <w:w w:val="105"/>
            <w:sz w:val="24"/>
          </w:rPr>
          <w:t xml:space="preserve"> </w:t>
        </w:r>
        <w:r>
          <w:rPr>
            <w:w w:val="105"/>
            <w:sz w:val="24"/>
          </w:rPr>
          <w:t>sheets</w:t>
        </w:r>
        <w:r>
          <w:rPr>
            <w:spacing w:val="-6"/>
            <w:w w:val="105"/>
            <w:sz w:val="24"/>
          </w:rPr>
          <w:t xml:space="preserve"> </w:t>
        </w:r>
        <w:r>
          <w:rPr>
            <w:w w:val="105"/>
            <w:sz w:val="24"/>
          </w:rPr>
          <w:t>and</w:t>
        </w:r>
        <w:r>
          <w:rPr>
            <w:spacing w:val="-8"/>
            <w:w w:val="105"/>
            <w:sz w:val="24"/>
          </w:rPr>
          <w:t xml:space="preserve"> </w:t>
        </w:r>
        <w:r>
          <w:rPr>
            <w:w w:val="105"/>
            <w:sz w:val="24"/>
          </w:rPr>
          <w:t>strip</w:t>
        </w:r>
        <w:r>
          <w:rPr>
            <w:spacing w:val="-7"/>
            <w:w w:val="105"/>
            <w:sz w:val="24"/>
          </w:rPr>
          <w:t xml:space="preserve"> </w:t>
        </w:r>
        <w:r>
          <w:rPr>
            <w:w w:val="105"/>
            <w:sz w:val="24"/>
          </w:rPr>
          <w:t>provided</w:t>
        </w:r>
        <w:r>
          <w:rPr>
            <w:spacing w:val="-8"/>
            <w:w w:val="105"/>
            <w:sz w:val="24"/>
          </w:rPr>
          <w:t xml:space="preserve"> </w:t>
        </w:r>
        <w:r>
          <w:rPr>
            <w:w w:val="105"/>
            <w:sz w:val="24"/>
          </w:rPr>
          <w:t>for</w:t>
        </w:r>
        <w:r>
          <w:rPr>
            <w:spacing w:val="-10"/>
            <w:w w:val="105"/>
            <w:sz w:val="24"/>
          </w:rPr>
          <w:t xml:space="preserve"> </w:t>
        </w:r>
        <w:r>
          <w:rPr>
            <w:w w:val="105"/>
            <w:sz w:val="24"/>
          </w:rPr>
          <w:t>in</w:t>
        </w:r>
        <w:r>
          <w:rPr>
            <w:spacing w:val="-8"/>
            <w:w w:val="105"/>
            <w:sz w:val="24"/>
          </w:rPr>
          <w:t xml:space="preserve"> </w:t>
        </w:r>
        <w:r>
          <w:rPr>
            <w:spacing w:val="-4"/>
            <w:w w:val="105"/>
            <w:sz w:val="24"/>
          </w:rPr>
          <w:t>7606;</w:t>
        </w:r>
      </w:ins>
    </w:p>
    <w:p w14:paraId="0EE2E57E" w14:textId="77777777" w:rsidR="00B6323E" w:rsidRDefault="0067081A">
      <w:pPr>
        <w:pStyle w:val="ListParagraph"/>
        <w:numPr>
          <w:ilvl w:val="0"/>
          <w:numId w:val="2"/>
        </w:numPr>
        <w:tabs>
          <w:tab w:val="left" w:pos="475"/>
        </w:tabs>
        <w:spacing w:before="207"/>
        <w:ind w:left="475" w:hanging="295"/>
        <w:rPr>
          <w:ins w:id="42" w:author="AMDUR, ALEXANDER" w:date="2026-09-25T20:09:00Z" w16du:dateUtc="2026-09-26T00:09:00Z"/>
          <w:sz w:val="24"/>
        </w:rPr>
      </w:pPr>
      <w:ins w:id="43" w:author="AMDUR, ALEXANDER" w:date="2026-09-25T20:09:00Z" w16du:dateUtc="2026-09-26T00:09:00Z">
        <w:r>
          <w:rPr>
            <w:sz w:val="24"/>
          </w:rPr>
          <w:t>foil</w:t>
        </w:r>
        <w:r>
          <w:rPr>
            <w:spacing w:val="8"/>
            <w:sz w:val="24"/>
          </w:rPr>
          <w:t xml:space="preserve"> </w:t>
        </w:r>
        <w:r>
          <w:rPr>
            <w:sz w:val="24"/>
          </w:rPr>
          <w:t>provided</w:t>
        </w:r>
        <w:r>
          <w:rPr>
            <w:spacing w:val="8"/>
            <w:sz w:val="24"/>
          </w:rPr>
          <w:t xml:space="preserve"> </w:t>
        </w:r>
        <w:r>
          <w:rPr>
            <w:sz w:val="24"/>
          </w:rPr>
          <w:t>for</w:t>
        </w:r>
        <w:r>
          <w:rPr>
            <w:spacing w:val="11"/>
            <w:sz w:val="24"/>
          </w:rPr>
          <w:t xml:space="preserve"> </w:t>
        </w:r>
        <w:r>
          <w:rPr>
            <w:sz w:val="24"/>
          </w:rPr>
          <w:t>in</w:t>
        </w:r>
        <w:r>
          <w:rPr>
            <w:spacing w:val="7"/>
            <w:sz w:val="24"/>
          </w:rPr>
          <w:t xml:space="preserve"> </w:t>
        </w:r>
        <w:r>
          <w:rPr>
            <w:sz w:val="24"/>
          </w:rPr>
          <w:t>heading</w:t>
        </w:r>
        <w:r>
          <w:rPr>
            <w:spacing w:val="6"/>
            <w:sz w:val="24"/>
          </w:rPr>
          <w:t xml:space="preserve"> </w:t>
        </w:r>
        <w:r>
          <w:rPr>
            <w:spacing w:val="-4"/>
            <w:sz w:val="24"/>
          </w:rPr>
          <w:t>7607;</w:t>
        </w:r>
      </w:ins>
    </w:p>
    <w:p w14:paraId="318AB9AA" w14:textId="77777777" w:rsidR="00B6323E" w:rsidRDefault="0067081A">
      <w:pPr>
        <w:pStyle w:val="ListParagraph"/>
        <w:numPr>
          <w:ilvl w:val="0"/>
          <w:numId w:val="2"/>
        </w:numPr>
        <w:tabs>
          <w:tab w:val="left" w:pos="532"/>
        </w:tabs>
        <w:ind w:left="532" w:hanging="352"/>
        <w:rPr>
          <w:ins w:id="44" w:author="AMDUR, ALEXANDER" w:date="2026-09-25T20:09:00Z" w16du:dateUtc="2026-09-26T00:09:00Z"/>
          <w:sz w:val="24"/>
        </w:rPr>
      </w:pPr>
      <w:ins w:id="45" w:author="AMDUR, ALEXANDER" w:date="2026-09-25T20:09:00Z" w16du:dateUtc="2026-09-26T00:09:00Z">
        <w:r>
          <w:rPr>
            <w:w w:val="105"/>
            <w:sz w:val="24"/>
          </w:rPr>
          <w:t>tubes,</w:t>
        </w:r>
        <w:r>
          <w:rPr>
            <w:spacing w:val="-10"/>
            <w:w w:val="105"/>
            <w:sz w:val="24"/>
          </w:rPr>
          <w:t xml:space="preserve"> </w:t>
        </w:r>
        <w:r>
          <w:rPr>
            <w:w w:val="105"/>
            <w:sz w:val="24"/>
          </w:rPr>
          <w:t>pipes</w:t>
        </w:r>
        <w:r>
          <w:rPr>
            <w:spacing w:val="-10"/>
            <w:w w:val="105"/>
            <w:sz w:val="24"/>
          </w:rPr>
          <w:t xml:space="preserve"> </w:t>
        </w:r>
        <w:r>
          <w:rPr>
            <w:w w:val="105"/>
            <w:sz w:val="24"/>
          </w:rPr>
          <w:t>and</w:t>
        </w:r>
        <w:r>
          <w:rPr>
            <w:spacing w:val="-10"/>
            <w:w w:val="105"/>
            <w:sz w:val="24"/>
          </w:rPr>
          <w:t xml:space="preserve"> </w:t>
        </w:r>
        <w:r>
          <w:rPr>
            <w:w w:val="105"/>
            <w:sz w:val="24"/>
          </w:rPr>
          <w:t>tube</w:t>
        </w:r>
        <w:r>
          <w:rPr>
            <w:spacing w:val="-10"/>
            <w:w w:val="105"/>
            <w:sz w:val="24"/>
          </w:rPr>
          <w:t xml:space="preserve"> </w:t>
        </w:r>
        <w:r>
          <w:rPr>
            <w:w w:val="105"/>
            <w:sz w:val="24"/>
          </w:rPr>
          <w:t>or</w:t>
        </w:r>
        <w:r>
          <w:rPr>
            <w:spacing w:val="-12"/>
            <w:w w:val="105"/>
            <w:sz w:val="24"/>
          </w:rPr>
          <w:t xml:space="preserve"> </w:t>
        </w:r>
        <w:r>
          <w:rPr>
            <w:w w:val="105"/>
            <w:sz w:val="24"/>
          </w:rPr>
          <w:t>pipe</w:t>
        </w:r>
        <w:r>
          <w:rPr>
            <w:spacing w:val="-11"/>
            <w:w w:val="105"/>
            <w:sz w:val="24"/>
          </w:rPr>
          <w:t xml:space="preserve"> </w:t>
        </w:r>
        <w:r>
          <w:rPr>
            <w:w w:val="105"/>
            <w:sz w:val="24"/>
          </w:rPr>
          <w:t>fittings</w:t>
        </w:r>
        <w:r>
          <w:rPr>
            <w:spacing w:val="-10"/>
            <w:w w:val="105"/>
            <w:sz w:val="24"/>
          </w:rPr>
          <w:t xml:space="preserve"> </w:t>
        </w:r>
        <w:r>
          <w:rPr>
            <w:w w:val="105"/>
            <w:sz w:val="24"/>
          </w:rPr>
          <w:t>provided</w:t>
        </w:r>
        <w:r>
          <w:rPr>
            <w:spacing w:val="-10"/>
            <w:w w:val="105"/>
            <w:sz w:val="24"/>
          </w:rPr>
          <w:t xml:space="preserve"> </w:t>
        </w:r>
        <w:r>
          <w:rPr>
            <w:w w:val="105"/>
            <w:sz w:val="24"/>
          </w:rPr>
          <w:t>for</w:t>
        </w:r>
        <w:r>
          <w:rPr>
            <w:spacing w:val="-13"/>
            <w:w w:val="105"/>
            <w:sz w:val="24"/>
          </w:rPr>
          <w:t xml:space="preserve"> </w:t>
        </w:r>
        <w:r>
          <w:rPr>
            <w:w w:val="105"/>
            <w:sz w:val="24"/>
          </w:rPr>
          <w:t>in</w:t>
        </w:r>
        <w:r>
          <w:rPr>
            <w:spacing w:val="-12"/>
            <w:w w:val="105"/>
            <w:sz w:val="24"/>
          </w:rPr>
          <w:t xml:space="preserve"> </w:t>
        </w:r>
        <w:r>
          <w:rPr>
            <w:w w:val="105"/>
            <w:sz w:val="24"/>
          </w:rPr>
          <w:t>heading</w:t>
        </w:r>
        <w:r>
          <w:rPr>
            <w:spacing w:val="-12"/>
            <w:w w:val="105"/>
            <w:sz w:val="24"/>
          </w:rPr>
          <w:t xml:space="preserve"> </w:t>
        </w:r>
        <w:r>
          <w:rPr>
            <w:w w:val="105"/>
            <w:sz w:val="24"/>
          </w:rPr>
          <w:t>7608</w:t>
        </w:r>
        <w:r>
          <w:rPr>
            <w:spacing w:val="-11"/>
            <w:w w:val="105"/>
            <w:sz w:val="24"/>
          </w:rPr>
          <w:t xml:space="preserve"> </w:t>
        </w:r>
        <w:r>
          <w:rPr>
            <w:w w:val="105"/>
            <w:sz w:val="24"/>
          </w:rPr>
          <w:t>and</w:t>
        </w:r>
        <w:r>
          <w:rPr>
            <w:spacing w:val="-12"/>
            <w:w w:val="105"/>
            <w:sz w:val="24"/>
          </w:rPr>
          <w:t xml:space="preserve"> </w:t>
        </w:r>
        <w:r>
          <w:rPr>
            <w:w w:val="105"/>
            <w:sz w:val="24"/>
          </w:rPr>
          <w:t>7609;</w:t>
        </w:r>
        <w:r>
          <w:rPr>
            <w:spacing w:val="-9"/>
            <w:w w:val="105"/>
            <w:sz w:val="24"/>
          </w:rPr>
          <w:t xml:space="preserve"> </w:t>
        </w:r>
        <w:r>
          <w:rPr>
            <w:spacing w:val="-5"/>
            <w:w w:val="105"/>
            <w:sz w:val="24"/>
          </w:rPr>
          <w:t>and</w:t>
        </w:r>
      </w:ins>
    </w:p>
    <w:p w14:paraId="32016CA6" w14:textId="77777777" w:rsidR="00B6323E" w:rsidRDefault="0067081A">
      <w:pPr>
        <w:pStyle w:val="ListParagraph"/>
        <w:numPr>
          <w:ilvl w:val="0"/>
          <w:numId w:val="2"/>
        </w:numPr>
        <w:tabs>
          <w:tab w:val="left" w:pos="590"/>
        </w:tabs>
        <w:ind w:left="590" w:hanging="410"/>
        <w:rPr>
          <w:ins w:id="46" w:author="AMDUR, ALEXANDER" w:date="2026-09-25T20:09:00Z" w16du:dateUtc="2026-09-26T00:09:00Z"/>
          <w:sz w:val="24"/>
        </w:rPr>
      </w:pPr>
      <w:ins w:id="47" w:author="AMDUR, ALEXANDER" w:date="2026-09-25T20:09:00Z" w16du:dateUtc="2026-09-26T00:09:00Z">
        <w:r>
          <w:rPr>
            <w:w w:val="105"/>
            <w:sz w:val="24"/>
          </w:rPr>
          <w:t>castings</w:t>
        </w:r>
        <w:r>
          <w:rPr>
            <w:spacing w:val="-7"/>
            <w:w w:val="105"/>
            <w:sz w:val="24"/>
          </w:rPr>
          <w:t xml:space="preserve"> </w:t>
        </w:r>
        <w:r>
          <w:rPr>
            <w:w w:val="105"/>
            <w:sz w:val="24"/>
          </w:rPr>
          <w:t>and</w:t>
        </w:r>
        <w:r>
          <w:rPr>
            <w:spacing w:val="-6"/>
            <w:w w:val="105"/>
            <w:sz w:val="24"/>
          </w:rPr>
          <w:t xml:space="preserve"> </w:t>
        </w:r>
        <w:r>
          <w:rPr>
            <w:w w:val="105"/>
            <w:sz w:val="24"/>
          </w:rPr>
          <w:t>forgings</w:t>
        </w:r>
        <w:r>
          <w:rPr>
            <w:spacing w:val="-7"/>
            <w:w w:val="105"/>
            <w:sz w:val="24"/>
          </w:rPr>
          <w:t xml:space="preserve"> </w:t>
        </w:r>
        <w:r>
          <w:rPr>
            <w:w w:val="105"/>
            <w:sz w:val="24"/>
          </w:rPr>
          <w:t>of</w:t>
        </w:r>
        <w:r>
          <w:rPr>
            <w:spacing w:val="-9"/>
            <w:w w:val="105"/>
            <w:sz w:val="24"/>
          </w:rPr>
          <w:t xml:space="preserve"> </w:t>
        </w:r>
        <w:r>
          <w:rPr>
            <w:w w:val="105"/>
            <w:sz w:val="24"/>
          </w:rPr>
          <w:t>aluminum</w:t>
        </w:r>
        <w:r>
          <w:rPr>
            <w:spacing w:val="-9"/>
            <w:w w:val="105"/>
            <w:sz w:val="24"/>
          </w:rPr>
          <w:t xml:space="preserve"> </w:t>
        </w:r>
        <w:r>
          <w:rPr>
            <w:w w:val="105"/>
            <w:sz w:val="24"/>
          </w:rPr>
          <w:t>provided</w:t>
        </w:r>
        <w:r>
          <w:rPr>
            <w:spacing w:val="-9"/>
            <w:w w:val="105"/>
            <w:sz w:val="24"/>
          </w:rPr>
          <w:t xml:space="preserve"> </w:t>
        </w:r>
        <w:r>
          <w:rPr>
            <w:w w:val="105"/>
            <w:sz w:val="24"/>
          </w:rPr>
          <w:t>for</w:t>
        </w:r>
        <w:r>
          <w:rPr>
            <w:spacing w:val="-10"/>
            <w:w w:val="105"/>
            <w:sz w:val="24"/>
          </w:rPr>
          <w:t xml:space="preserve"> </w:t>
        </w:r>
        <w:r>
          <w:rPr>
            <w:w w:val="105"/>
            <w:sz w:val="24"/>
          </w:rPr>
          <w:t>in</w:t>
        </w:r>
        <w:r>
          <w:rPr>
            <w:spacing w:val="-7"/>
            <w:w w:val="105"/>
            <w:sz w:val="24"/>
          </w:rPr>
          <w:t xml:space="preserve"> </w:t>
        </w:r>
        <w:r>
          <w:rPr>
            <w:w w:val="105"/>
            <w:sz w:val="24"/>
          </w:rPr>
          <w:t>subheading</w:t>
        </w:r>
        <w:r>
          <w:rPr>
            <w:spacing w:val="-8"/>
            <w:w w:val="105"/>
            <w:sz w:val="24"/>
          </w:rPr>
          <w:t xml:space="preserve"> </w:t>
        </w:r>
        <w:r>
          <w:rPr>
            <w:spacing w:val="-2"/>
            <w:w w:val="105"/>
            <w:sz w:val="24"/>
          </w:rPr>
          <w:t>7616.99.51.</w:t>
        </w:r>
      </w:ins>
    </w:p>
    <w:p w14:paraId="7BB1F77D" w14:textId="77777777" w:rsidR="00B6323E" w:rsidRDefault="00B6323E">
      <w:pPr>
        <w:pStyle w:val="BodyText"/>
        <w:spacing w:before="203"/>
        <w:ind w:left="0"/>
        <w:rPr>
          <w:ins w:id="48" w:author="AMDUR, ALEXANDER" w:date="2026-09-25T20:09:00Z" w16du:dateUtc="2026-09-26T00:09:00Z"/>
        </w:rPr>
      </w:pPr>
    </w:p>
    <w:p w14:paraId="757078C8" w14:textId="39E181EF" w:rsidR="00B6323E" w:rsidRDefault="0067081A">
      <w:pPr>
        <w:spacing w:before="1" w:line="278" w:lineRule="auto"/>
        <w:ind w:left="180"/>
        <w:rPr>
          <w:ins w:id="49" w:author="AMDUR, ALEXANDER" w:date="2026-09-25T20:09:00Z" w16du:dateUtc="2026-09-26T00:09:00Z"/>
          <w:rFonts w:ascii="Calibri"/>
          <w:b/>
          <w:sz w:val="24"/>
        </w:rPr>
      </w:pPr>
      <w:ins w:id="50" w:author="AMDUR, ALEXANDER" w:date="2026-09-25T20:09:00Z" w16du:dateUtc="2026-09-26T00:09:00Z">
        <w:r>
          <w:rPr>
            <w:rFonts w:ascii="Calibri"/>
            <w:b/>
            <w:spacing w:val="-2"/>
            <w:w w:val="110"/>
            <w:sz w:val="24"/>
          </w:rPr>
          <w:t>9903.85.04</w:t>
        </w:r>
        <w:r w:rsidR="000B40BB">
          <w:rPr>
            <w:rFonts w:ascii="Calibri"/>
            <w:b/>
            <w:spacing w:val="-2"/>
            <w:w w:val="110"/>
            <w:sz w:val="24"/>
          </w:rPr>
          <w:t>/</w:t>
        </w:r>
        <w:r w:rsidR="000B40BB" w:rsidRPr="000B40BB">
          <w:rPr>
            <w:rFonts w:ascii="Calibri"/>
            <w:b/>
            <w:spacing w:val="-2"/>
            <w:w w:val="110"/>
            <w:sz w:val="24"/>
          </w:rPr>
          <w:t>9903.85.1</w:t>
        </w:r>
        <w:r w:rsidR="000B40BB">
          <w:rPr>
            <w:rFonts w:ascii="Calibri"/>
            <w:b/>
            <w:spacing w:val="-2"/>
            <w:w w:val="110"/>
            <w:sz w:val="24"/>
          </w:rPr>
          <w:t>3</w:t>
        </w:r>
        <w:r w:rsidR="000B40BB" w:rsidRPr="000B40BB">
          <w:rPr>
            <w:rFonts w:ascii="Calibri"/>
            <w:b/>
            <w:spacing w:val="-2"/>
            <w:w w:val="110"/>
            <w:sz w:val="24"/>
          </w:rPr>
          <w:t>(UK)</w:t>
        </w:r>
        <w:r>
          <w:rPr>
            <w:rFonts w:ascii="Calibri"/>
            <w:b/>
            <w:spacing w:val="-2"/>
            <w:w w:val="110"/>
            <w:sz w:val="24"/>
          </w:rPr>
          <w:t>:</w:t>
        </w:r>
        <w:r>
          <w:rPr>
            <w:rFonts w:ascii="Calibri"/>
            <w:b/>
            <w:spacing w:val="-4"/>
            <w:w w:val="110"/>
            <w:sz w:val="24"/>
          </w:rPr>
          <w:t xml:space="preserve"> </w:t>
        </w:r>
        <w:r>
          <w:rPr>
            <w:rFonts w:ascii="Calibri"/>
            <w:b/>
            <w:spacing w:val="-2"/>
            <w:w w:val="110"/>
            <w:sz w:val="24"/>
          </w:rPr>
          <w:t>Derivative</w:t>
        </w:r>
        <w:r>
          <w:rPr>
            <w:rFonts w:ascii="Calibri"/>
            <w:b/>
            <w:spacing w:val="-8"/>
            <w:w w:val="110"/>
            <w:sz w:val="24"/>
          </w:rPr>
          <w:t xml:space="preserve"> </w:t>
        </w:r>
        <w:r>
          <w:rPr>
            <w:rFonts w:ascii="Calibri"/>
            <w:b/>
            <w:spacing w:val="-2"/>
            <w:w w:val="110"/>
            <w:sz w:val="24"/>
          </w:rPr>
          <w:t>aluminum</w:t>
        </w:r>
        <w:r>
          <w:rPr>
            <w:rFonts w:ascii="Calibri"/>
            <w:b/>
            <w:spacing w:val="-7"/>
            <w:w w:val="110"/>
            <w:sz w:val="24"/>
          </w:rPr>
          <w:t xml:space="preserve"> </w:t>
        </w:r>
        <w:r>
          <w:rPr>
            <w:rFonts w:ascii="Calibri"/>
            <w:b/>
            <w:spacing w:val="-2"/>
            <w:w w:val="110"/>
            <w:sz w:val="24"/>
          </w:rPr>
          <w:t>products</w:t>
        </w:r>
        <w:r>
          <w:rPr>
            <w:rFonts w:ascii="Calibri"/>
            <w:b/>
            <w:spacing w:val="-5"/>
            <w:w w:val="110"/>
            <w:sz w:val="24"/>
          </w:rPr>
          <w:t xml:space="preserve"> </w:t>
        </w:r>
        <w:r>
          <w:rPr>
            <w:rFonts w:ascii="Calibri"/>
            <w:b/>
            <w:spacing w:val="-2"/>
            <w:w w:val="110"/>
            <w:sz w:val="24"/>
          </w:rPr>
          <w:t>listed</w:t>
        </w:r>
        <w:r>
          <w:rPr>
            <w:rFonts w:ascii="Calibri"/>
            <w:b/>
            <w:spacing w:val="-5"/>
            <w:w w:val="110"/>
            <w:sz w:val="24"/>
          </w:rPr>
          <w:t xml:space="preserve"> </w:t>
        </w:r>
        <w:r>
          <w:rPr>
            <w:rFonts w:ascii="Calibri"/>
            <w:b/>
            <w:spacing w:val="-2"/>
            <w:w w:val="110"/>
            <w:sz w:val="24"/>
          </w:rPr>
          <w:t>in</w:t>
        </w:r>
        <w:r>
          <w:rPr>
            <w:rFonts w:ascii="Calibri"/>
            <w:b/>
            <w:spacing w:val="-6"/>
            <w:w w:val="110"/>
            <w:sz w:val="24"/>
          </w:rPr>
          <w:t xml:space="preserve"> </w:t>
        </w:r>
        <w:r>
          <w:rPr>
            <w:rFonts w:ascii="Calibri"/>
            <w:b/>
            <w:spacing w:val="-2"/>
            <w:w w:val="110"/>
            <w:sz w:val="24"/>
          </w:rPr>
          <w:t>subdivision</w:t>
        </w:r>
        <w:r>
          <w:rPr>
            <w:rFonts w:ascii="Calibri"/>
            <w:b/>
            <w:spacing w:val="-6"/>
            <w:w w:val="110"/>
            <w:sz w:val="24"/>
          </w:rPr>
          <w:t xml:space="preserve"> </w:t>
        </w:r>
        <w:r>
          <w:rPr>
            <w:rFonts w:ascii="Calibri"/>
            <w:b/>
            <w:spacing w:val="-2"/>
            <w:w w:val="110"/>
            <w:sz w:val="24"/>
          </w:rPr>
          <w:t>(i)</w:t>
        </w:r>
        <w:r w:rsidR="000B40BB">
          <w:rPr>
            <w:rFonts w:ascii="Calibri"/>
            <w:b/>
            <w:spacing w:val="-2"/>
            <w:w w:val="110"/>
            <w:sz w:val="24"/>
          </w:rPr>
          <w:t>/(q)</w:t>
        </w:r>
        <w:r>
          <w:rPr>
            <w:rFonts w:ascii="Calibri"/>
            <w:b/>
            <w:spacing w:val="-7"/>
            <w:w w:val="110"/>
            <w:sz w:val="24"/>
          </w:rPr>
          <w:t xml:space="preserve"> </w:t>
        </w:r>
        <w:r>
          <w:rPr>
            <w:rFonts w:ascii="Calibri"/>
            <w:b/>
            <w:spacing w:val="-2"/>
            <w:w w:val="110"/>
            <w:sz w:val="24"/>
          </w:rPr>
          <w:t>(existing</w:t>
        </w:r>
        <w:r>
          <w:rPr>
            <w:rFonts w:ascii="Calibri"/>
            <w:b/>
            <w:spacing w:val="-7"/>
            <w:w w:val="110"/>
            <w:sz w:val="24"/>
          </w:rPr>
          <w:t xml:space="preserve"> </w:t>
        </w:r>
        <w:r>
          <w:rPr>
            <w:rFonts w:ascii="Calibri"/>
            <w:b/>
            <w:spacing w:val="-2"/>
            <w:w w:val="110"/>
            <w:sz w:val="24"/>
          </w:rPr>
          <w:t xml:space="preserve">aluminum </w:t>
        </w:r>
        <w:r>
          <w:rPr>
            <w:rFonts w:ascii="Calibri"/>
            <w:b/>
            <w:w w:val="110"/>
            <w:sz w:val="24"/>
          </w:rPr>
          <w:t>derivative articles subject to Section 232)</w:t>
        </w:r>
      </w:ins>
    </w:p>
    <w:p w14:paraId="76D692F4" w14:textId="77777777" w:rsidR="00B6323E" w:rsidRDefault="0067081A">
      <w:pPr>
        <w:pStyle w:val="ListParagraph"/>
        <w:numPr>
          <w:ilvl w:val="1"/>
          <w:numId w:val="2"/>
        </w:numPr>
        <w:tabs>
          <w:tab w:val="left" w:pos="508"/>
        </w:tabs>
        <w:spacing w:before="158" w:line="278" w:lineRule="auto"/>
        <w:ind w:right="121" w:firstLine="0"/>
        <w:rPr>
          <w:ins w:id="51" w:author="AMDUR, ALEXANDER" w:date="2026-09-25T20:09:00Z" w16du:dateUtc="2026-09-26T00:09:00Z"/>
          <w:b/>
          <w:sz w:val="24"/>
        </w:rPr>
      </w:pPr>
      <w:ins w:id="52" w:author="AMDUR, ALEXANDER" w:date="2026-09-25T20:09:00Z" w16du:dateUtc="2026-09-26T00:09:00Z">
        <w:r>
          <w:rPr>
            <w:w w:val="105"/>
            <w:sz w:val="24"/>
          </w:rPr>
          <w:t>stranded wire, cables, plaited bands and the like, including slings and similar articles, of aluminum</w:t>
        </w:r>
        <w:r>
          <w:rPr>
            <w:spacing w:val="-6"/>
            <w:w w:val="105"/>
            <w:sz w:val="24"/>
          </w:rPr>
          <w:t xml:space="preserve"> </w:t>
        </w:r>
        <w:r>
          <w:rPr>
            <w:w w:val="105"/>
            <w:sz w:val="24"/>
          </w:rPr>
          <w:t>and</w:t>
        </w:r>
        <w:r>
          <w:rPr>
            <w:spacing w:val="-4"/>
            <w:w w:val="105"/>
            <w:sz w:val="24"/>
          </w:rPr>
          <w:t xml:space="preserve"> </w:t>
        </w:r>
        <w:r>
          <w:rPr>
            <w:w w:val="105"/>
            <w:sz w:val="24"/>
          </w:rPr>
          <w:t>with</w:t>
        </w:r>
        <w:r>
          <w:rPr>
            <w:spacing w:val="-6"/>
            <w:w w:val="105"/>
            <w:sz w:val="24"/>
          </w:rPr>
          <w:t xml:space="preserve"> </w:t>
        </w:r>
        <w:r>
          <w:rPr>
            <w:w w:val="105"/>
            <w:sz w:val="24"/>
          </w:rPr>
          <w:t>steel</w:t>
        </w:r>
        <w:r>
          <w:rPr>
            <w:spacing w:val="-5"/>
            <w:w w:val="105"/>
            <w:sz w:val="24"/>
          </w:rPr>
          <w:t xml:space="preserve"> </w:t>
        </w:r>
        <w:r>
          <w:rPr>
            <w:w w:val="105"/>
            <w:sz w:val="24"/>
          </w:rPr>
          <w:t>core,</w:t>
        </w:r>
        <w:r>
          <w:rPr>
            <w:spacing w:val="-4"/>
            <w:w w:val="105"/>
            <w:sz w:val="24"/>
          </w:rPr>
          <w:t xml:space="preserve"> </w:t>
        </w:r>
        <w:r>
          <w:rPr>
            <w:w w:val="105"/>
            <w:sz w:val="24"/>
          </w:rPr>
          <w:t>not</w:t>
        </w:r>
        <w:r>
          <w:rPr>
            <w:spacing w:val="-6"/>
            <w:w w:val="105"/>
            <w:sz w:val="24"/>
          </w:rPr>
          <w:t xml:space="preserve"> </w:t>
        </w:r>
        <w:r>
          <w:rPr>
            <w:w w:val="105"/>
            <w:sz w:val="24"/>
          </w:rPr>
          <w:t>electrically</w:t>
        </w:r>
        <w:r>
          <w:rPr>
            <w:spacing w:val="-3"/>
            <w:w w:val="105"/>
            <w:sz w:val="24"/>
          </w:rPr>
          <w:t xml:space="preserve"> </w:t>
        </w:r>
        <w:r>
          <w:rPr>
            <w:w w:val="105"/>
            <w:sz w:val="24"/>
          </w:rPr>
          <w:t>insulated;</w:t>
        </w:r>
        <w:r>
          <w:rPr>
            <w:spacing w:val="-4"/>
            <w:w w:val="105"/>
            <w:sz w:val="24"/>
          </w:rPr>
          <w:t xml:space="preserve"> </w:t>
        </w:r>
        <w:r>
          <w:rPr>
            <w:w w:val="105"/>
            <w:sz w:val="24"/>
          </w:rPr>
          <w:t>the</w:t>
        </w:r>
        <w:r>
          <w:rPr>
            <w:spacing w:val="-5"/>
            <w:w w:val="105"/>
            <w:sz w:val="24"/>
          </w:rPr>
          <w:t xml:space="preserve"> </w:t>
        </w:r>
        <w:r>
          <w:rPr>
            <w:w w:val="105"/>
            <w:sz w:val="24"/>
          </w:rPr>
          <w:t>foregoing</w:t>
        </w:r>
        <w:r>
          <w:rPr>
            <w:spacing w:val="-3"/>
            <w:w w:val="105"/>
            <w:sz w:val="24"/>
          </w:rPr>
          <w:t xml:space="preserve"> </w:t>
        </w:r>
        <w:r>
          <w:rPr>
            <w:w w:val="105"/>
            <w:sz w:val="24"/>
          </w:rPr>
          <w:t>fitted</w:t>
        </w:r>
        <w:r>
          <w:rPr>
            <w:spacing w:val="-6"/>
            <w:w w:val="105"/>
            <w:sz w:val="24"/>
          </w:rPr>
          <w:t xml:space="preserve"> </w:t>
        </w:r>
        <w:r>
          <w:rPr>
            <w:w w:val="105"/>
            <w:sz w:val="24"/>
          </w:rPr>
          <w:t>with</w:t>
        </w:r>
        <w:r>
          <w:rPr>
            <w:spacing w:val="-6"/>
            <w:w w:val="105"/>
            <w:sz w:val="24"/>
          </w:rPr>
          <w:t xml:space="preserve"> </w:t>
        </w:r>
        <w:r>
          <w:rPr>
            <w:w w:val="105"/>
            <w:sz w:val="24"/>
          </w:rPr>
          <w:t>fittings</w:t>
        </w:r>
        <w:r>
          <w:rPr>
            <w:spacing w:val="-4"/>
            <w:w w:val="105"/>
            <w:sz w:val="24"/>
          </w:rPr>
          <w:t xml:space="preserve"> </w:t>
        </w:r>
        <w:r>
          <w:rPr>
            <w:w w:val="105"/>
            <w:sz w:val="24"/>
          </w:rPr>
          <w:t>or made up into articles (described in subheading 7614.10.50);</w:t>
        </w:r>
      </w:ins>
    </w:p>
    <w:p w14:paraId="20D0960D" w14:textId="77777777" w:rsidR="00B6323E" w:rsidRDefault="0067081A">
      <w:pPr>
        <w:pStyle w:val="ListParagraph"/>
        <w:numPr>
          <w:ilvl w:val="1"/>
          <w:numId w:val="2"/>
        </w:numPr>
        <w:tabs>
          <w:tab w:val="left" w:pos="510"/>
        </w:tabs>
        <w:spacing w:before="159" w:line="278" w:lineRule="auto"/>
        <w:ind w:right="119" w:firstLine="0"/>
        <w:rPr>
          <w:ins w:id="53" w:author="AMDUR, ALEXANDER" w:date="2026-09-25T20:09:00Z" w16du:dateUtc="2026-09-26T00:09:00Z"/>
          <w:sz w:val="24"/>
        </w:rPr>
      </w:pPr>
      <w:ins w:id="54" w:author="AMDUR, ALEXANDER" w:date="2026-09-25T20:09:00Z" w16du:dateUtc="2026-09-26T00:09:00Z">
        <w:r>
          <w:rPr>
            <w:sz w:val="24"/>
          </w:rPr>
          <w:t>stranded</w:t>
        </w:r>
        <w:r>
          <w:rPr>
            <w:spacing w:val="40"/>
            <w:sz w:val="24"/>
          </w:rPr>
          <w:t xml:space="preserve"> </w:t>
        </w:r>
        <w:r>
          <w:rPr>
            <w:sz w:val="24"/>
          </w:rPr>
          <w:t>wire,</w:t>
        </w:r>
        <w:r>
          <w:rPr>
            <w:spacing w:val="38"/>
            <w:sz w:val="24"/>
          </w:rPr>
          <w:t xml:space="preserve"> </w:t>
        </w:r>
        <w:r>
          <w:rPr>
            <w:sz w:val="24"/>
          </w:rPr>
          <w:t>cables,</w:t>
        </w:r>
        <w:r>
          <w:rPr>
            <w:spacing w:val="38"/>
            <w:sz w:val="24"/>
          </w:rPr>
          <w:t xml:space="preserve"> </w:t>
        </w:r>
        <w:r>
          <w:rPr>
            <w:sz w:val="24"/>
          </w:rPr>
          <w:t>plaited</w:t>
        </w:r>
        <w:r>
          <w:rPr>
            <w:spacing w:val="34"/>
            <w:sz w:val="24"/>
          </w:rPr>
          <w:t xml:space="preserve"> </w:t>
        </w:r>
        <w:r>
          <w:rPr>
            <w:sz w:val="24"/>
          </w:rPr>
          <w:t>bands</w:t>
        </w:r>
        <w:r>
          <w:rPr>
            <w:spacing w:val="36"/>
            <w:sz w:val="24"/>
          </w:rPr>
          <w:t xml:space="preserve"> </w:t>
        </w:r>
        <w:r>
          <w:rPr>
            <w:sz w:val="24"/>
          </w:rPr>
          <w:t>and</w:t>
        </w:r>
        <w:r>
          <w:rPr>
            <w:spacing w:val="34"/>
            <w:sz w:val="24"/>
          </w:rPr>
          <w:t xml:space="preserve"> </w:t>
        </w:r>
        <w:r>
          <w:rPr>
            <w:sz w:val="24"/>
          </w:rPr>
          <w:t>the</w:t>
        </w:r>
        <w:r>
          <w:rPr>
            <w:spacing w:val="36"/>
            <w:sz w:val="24"/>
          </w:rPr>
          <w:t xml:space="preserve"> </w:t>
        </w:r>
        <w:r>
          <w:rPr>
            <w:sz w:val="24"/>
          </w:rPr>
          <w:t>like,</w:t>
        </w:r>
        <w:r>
          <w:rPr>
            <w:spacing w:val="38"/>
            <w:sz w:val="24"/>
          </w:rPr>
          <w:t xml:space="preserve"> </w:t>
        </w:r>
        <w:r>
          <w:rPr>
            <w:sz w:val="24"/>
          </w:rPr>
          <w:t>including</w:t>
        </w:r>
        <w:r>
          <w:rPr>
            <w:spacing w:val="34"/>
            <w:sz w:val="24"/>
          </w:rPr>
          <w:t xml:space="preserve"> </w:t>
        </w:r>
        <w:r>
          <w:rPr>
            <w:sz w:val="24"/>
          </w:rPr>
          <w:t>slings</w:t>
        </w:r>
        <w:r>
          <w:rPr>
            <w:spacing w:val="38"/>
            <w:sz w:val="24"/>
          </w:rPr>
          <w:t xml:space="preserve"> </w:t>
        </w:r>
        <w:r>
          <w:rPr>
            <w:sz w:val="24"/>
          </w:rPr>
          <w:t>and</w:t>
        </w:r>
        <w:r>
          <w:rPr>
            <w:spacing w:val="34"/>
            <w:sz w:val="24"/>
          </w:rPr>
          <w:t xml:space="preserve"> </w:t>
        </w:r>
        <w:r>
          <w:rPr>
            <w:sz w:val="24"/>
          </w:rPr>
          <w:t>similar</w:t>
        </w:r>
        <w:r>
          <w:rPr>
            <w:spacing w:val="36"/>
            <w:sz w:val="24"/>
          </w:rPr>
          <w:t xml:space="preserve"> </w:t>
        </w:r>
        <w:r>
          <w:rPr>
            <w:sz w:val="24"/>
          </w:rPr>
          <w:t>articles,</w:t>
        </w:r>
        <w:r>
          <w:rPr>
            <w:spacing w:val="38"/>
            <w:sz w:val="24"/>
          </w:rPr>
          <w:t xml:space="preserve"> </w:t>
        </w:r>
        <w:r>
          <w:rPr>
            <w:sz w:val="24"/>
          </w:rPr>
          <w:t>of aluminum</w:t>
        </w:r>
        <w:r>
          <w:rPr>
            <w:spacing w:val="36"/>
            <w:sz w:val="24"/>
          </w:rPr>
          <w:t xml:space="preserve"> </w:t>
        </w:r>
        <w:r>
          <w:rPr>
            <w:sz w:val="24"/>
          </w:rPr>
          <w:t>and</w:t>
        </w:r>
        <w:r>
          <w:rPr>
            <w:spacing w:val="40"/>
            <w:sz w:val="24"/>
          </w:rPr>
          <w:t xml:space="preserve"> </w:t>
        </w:r>
        <w:r>
          <w:rPr>
            <w:sz w:val="24"/>
          </w:rPr>
          <w:t>not</w:t>
        </w:r>
        <w:r>
          <w:rPr>
            <w:spacing w:val="34"/>
            <w:sz w:val="24"/>
          </w:rPr>
          <w:t xml:space="preserve"> </w:t>
        </w:r>
        <w:r>
          <w:rPr>
            <w:sz w:val="24"/>
          </w:rPr>
          <w:t>with</w:t>
        </w:r>
        <w:r>
          <w:rPr>
            <w:spacing w:val="40"/>
            <w:sz w:val="24"/>
          </w:rPr>
          <w:t xml:space="preserve"> </w:t>
        </w:r>
        <w:r>
          <w:rPr>
            <w:sz w:val="24"/>
          </w:rPr>
          <w:t>steel</w:t>
        </w:r>
        <w:r>
          <w:rPr>
            <w:spacing w:val="38"/>
            <w:sz w:val="24"/>
          </w:rPr>
          <w:t xml:space="preserve"> </w:t>
        </w:r>
        <w:r>
          <w:rPr>
            <w:sz w:val="24"/>
          </w:rPr>
          <w:t>core,</w:t>
        </w:r>
        <w:r>
          <w:rPr>
            <w:spacing w:val="40"/>
            <w:sz w:val="24"/>
          </w:rPr>
          <w:t xml:space="preserve"> </w:t>
        </w:r>
        <w:r>
          <w:rPr>
            <w:sz w:val="24"/>
          </w:rPr>
          <w:t>not</w:t>
        </w:r>
        <w:r>
          <w:rPr>
            <w:spacing w:val="36"/>
            <w:sz w:val="24"/>
          </w:rPr>
          <w:t xml:space="preserve"> </w:t>
        </w:r>
        <w:r>
          <w:rPr>
            <w:sz w:val="24"/>
          </w:rPr>
          <w:t>electrically</w:t>
        </w:r>
        <w:r>
          <w:rPr>
            <w:spacing w:val="36"/>
            <w:sz w:val="24"/>
          </w:rPr>
          <w:t xml:space="preserve"> </w:t>
        </w:r>
        <w:r>
          <w:rPr>
            <w:sz w:val="24"/>
          </w:rPr>
          <w:t>insulated;</w:t>
        </w:r>
        <w:r>
          <w:rPr>
            <w:spacing w:val="40"/>
            <w:sz w:val="24"/>
          </w:rPr>
          <w:t xml:space="preserve"> </w:t>
        </w:r>
        <w:r>
          <w:rPr>
            <w:sz w:val="24"/>
          </w:rPr>
          <w:t>the</w:t>
        </w:r>
        <w:r>
          <w:rPr>
            <w:spacing w:val="38"/>
            <w:sz w:val="24"/>
          </w:rPr>
          <w:t xml:space="preserve"> </w:t>
        </w:r>
        <w:r>
          <w:rPr>
            <w:sz w:val="24"/>
          </w:rPr>
          <w:t>foregoing</w:t>
        </w:r>
        <w:r>
          <w:rPr>
            <w:spacing w:val="34"/>
            <w:sz w:val="24"/>
          </w:rPr>
          <w:t xml:space="preserve"> </w:t>
        </w:r>
        <w:r>
          <w:rPr>
            <w:sz w:val="24"/>
          </w:rPr>
          <w:t>comprising</w:t>
        </w:r>
      </w:ins>
    </w:p>
    <w:p w14:paraId="7D192A7D" w14:textId="77777777" w:rsidR="00B6323E" w:rsidRDefault="0067081A">
      <w:pPr>
        <w:pStyle w:val="BodyText"/>
        <w:spacing w:line="278" w:lineRule="auto"/>
        <w:rPr>
          <w:ins w:id="55" w:author="AMDUR, ALEXANDER" w:date="2026-09-25T20:09:00Z" w16du:dateUtc="2026-09-26T00:09:00Z"/>
        </w:rPr>
      </w:pPr>
      <w:ins w:id="56" w:author="AMDUR, ALEXANDER" w:date="2026-09-25T20:09:00Z" w16du:dateUtc="2026-09-26T00:09:00Z">
        <w:r>
          <w:rPr>
            <w:w w:val="105"/>
          </w:rPr>
          <w:t>electrical</w:t>
        </w:r>
        <w:r>
          <w:rPr>
            <w:spacing w:val="-5"/>
            <w:w w:val="105"/>
          </w:rPr>
          <w:t xml:space="preserve"> </w:t>
        </w:r>
        <w:r>
          <w:rPr>
            <w:w w:val="105"/>
          </w:rPr>
          <w:t>conductors,</w:t>
        </w:r>
        <w:r>
          <w:rPr>
            <w:spacing w:val="-3"/>
            <w:w w:val="105"/>
          </w:rPr>
          <w:t xml:space="preserve"> </w:t>
        </w:r>
        <w:r>
          <w:rPr>
            <w:w w:val="105"/>
          </w:rPr>
          <w:t>not</w:t>
        </w:r>
        <w:r>
          <w:rPr>
            <w:spacing w:val="-5"/>
            <w:w w:val="105"/>
          </w:rPr>
          <w:t xml:space="preserve"> </w:t>
        </w:r>
        <w:r>
          <w:rPr>
            <w:w w:val="105"/>
          </w:rPr>
          <w:t>fitted</w:t>
        </w:r>
        <w:r>
          <w:rPr>
            <w:spacing w:val="-4"/>
            <w:w w:val="105"/>
          </w:rPr>
          <w:t xml:space="preserve"> </w:t>
        </w:r>
        <w:r>
          <w:rPr>
            <w:w w:val="105"/>
          </w:rPr>
          <w:t>with</w:t>
        </w:r>
        <w:r>
          <w:rPr>
            <w:spacing w:val="-5"/>
            <w:w w:val="105"/>
          </w:rPr>
          <w:t xml:space="preserve"> </w:t>
        </w:r>
        <w:r>
          <w:rPr>
            <w:w w:val="105"/>
          </w:rPr>
          <w:t>fittings</w:t>
        </w:r>
        <w:r>
          <w:rPr>
            <w:spacing w:val="-3"/>
            <w:w w:val="105"/>
          </w:rPr>
          <w:t xml:space="preserve"> </w:t>
        </w:r>
        <w:r>
          <w:rPr>
            <w:w w:val="105"/>
          </w:rPr>
          <w:t>or</w:t>
        </w:r>
        <w:r>
          <w:rPr>
            <w:spacing w:val="-4"/>
            <w:w w:val="105"/>
          </w:rPr>
          <w:t xml:space="preserve"> </w:t>
        </w:r>
        <w:r>
          <w:rPr>
            <w:w w:val="105"/>
          </w:rPr>
          <w:t>made</w:t>
        </w:r>
        <w:r>
          <w:rPr>
            <w:spacing w:val="-4"/>
            <w:w w:val="105"/>
          </w:rPr>
          <w:t xml:space="preserve"> </w:t>
        </w:r>
        <w:r>
          <w:rPr>
            <w:w w:val="105"/>
          </w:rPr>
          <w:t>up</w:t>
        </w:r>
        <w:r>
          <w:rPr>
            <w:spacing w:val="-5"/>
            <w:w w:val="105"/>
          </w:rPr>
          <w:t xml:space="preserve"> </w:t>
        </w:r>
        <w:r>
          <w:rPr>
            <w:w w:val="105"/>
          </w:rPr>
          <w:t>into</w:t>
        </w:r>
        <w:r>
          <w:rPr>
            <w:spacing w:val="-5"/>
            <w:w w:val="105"/>
          </w:rPr>
          <w:t xml:space="preserve"> </w:t>
        </w:r>
        <w:r>
          <w:rPr>
            <w:w w:val="105"/>
          </w:rPr>
          <w:t>articles (described</w:t>
        </w:r>
        <w:r>
          <w:rPr>
            <w:spacing w:val="-5"/>
            <w:w w:val="105"/>
          </w:rPr>
          <w:t xml:space="preserve"> </w:t>
        </w:r>
        <w:r>
          <w:rPr>
            <w:w w:val="105"/>
          </w:rPr>
          <w:t>in subheading</w:t>
        </w:r>
        <w:r>
          <w:rPr>
            <w:spacing w:val="-3"/>
            <w:w w:val="105"/>
          </w:rPr>
          <w:t xml:space="preserve"> </w:t>
        </w:r>
        <w:r>
          <w:rPr>
            <w:w w:val="105"/>
          </w:rPr>
          <w:t>7614.90.20);</w:t>
        </w:r>
      </w:ins>
    </w:p>
    <w:p w14:paraId="497FFF56" w14:textId="77777777" w:rsidR="00B6323E" w:rsidRDefault="0067081A">
      <w:pPr>
        <w:pStyle w:val="ListParagraph"/>
        <w:numPr>
          <w:ilvl w:val="1"/>
          <w:numId w:val="2"/>
        </w:numPr>
        <w:tabs>
          <w:tab w:val="left" w:pos="533"/>
        </w:tabs>
        <w:spacing w:before="157" w:line="278" w:lineRule="auto"/>
        <w:ind w:right="352" w:firstLine="0"/>
        <w:rPr>
          <w:ins w:id="57" w:author="AMDUR, ALEXANDER" w:date="2026-09-25T20:09:00Z" w16du:dateUtc="2026-09-26T00:09:00Z"/>
          <w:sz w:val="24"/>
        </w:rPr>
      </w:pPr>
      <w:ins w:id="58" w:author="AMDUR, ALEXANDER" w:date="2026-09-25T20:09:00Z" w16du:dateUtc="2026-09-26T00:09:00Z">
        <w:r>
          <w:rPr>
            <w:w w:val="105"/>
            <w:sz w:val="24"/>
          </w:rPr>
          <w:t>stranded wire, cables, plaited bands and the like, including slings and similar articles, of aluminum and not with steel core, not electrically insulated; the foregoing not</w:t>
        </w:r>
      </w:ins>
    </w:p>
    <w:p w14:paraId="4E735EE2" w14:textId="77777777" w:rsidR="00B6323E" w:rsidRDefault="0067081A">
      <w:pPr>
        <w:pStyle w:val="BodyText"/>
        <w:spacing w:line="278" w:lineRule="auto"/>
        <w:rPr>
          <w:ins w:id="59" w:author="AMDUR, ALEXANDER" w:date="2026-09-25T20:09:00Z" w16du:dateUtc="2026-09-26T00:09:00Z"/>
        </w:rPr>
      </w:pPr>
      <w:ins w:id="60" w:author="AMDUR, ALEXANDER" w:date="2026-09-25T20:09:00Z" w16du:dateUtc="2026-09-26T00:09:00Z">
        <w:r>
          <w:rPr>
            <w:w w:val="105"/>
          </w:rPr>
          <w:t>comprising</w:t>
        </w:r>
        <w:r>
          <w:rPr>
            <w:spacing w:val="-2"/>
            <w:w w:val="105"/>
          </w:rPr>
          <w:t xml:space="preserve"> </w:t>
        </w:r>
        <w:r>
          <w:rPr>
            <w:w w:val="105"/>
          </w:rPr>
          <w:t>electrical conductors, not</w:t>
        </w:r>
        <w:r>
          <w:rPr>
            <w:spacing w:val="-2"/>
            <w:w w:val="105"/>
          </w:rPr>
          <w:t xml:space="preserve"> </w:t>
        </w:r>
        <w:r>
          <w:rPr>
            <w:w w:val="105"/>
          </w:rPr>
          <w:t>fitted</w:t>
        </w:r>
        <w:r>
          <w:rPr>
            <w:spacing w:val="-1"/>
            <w:w w:val="105"/>
          </w:rPr>
          <w:t xml:space="preserve"> </w:t>
        </w:r>
        <w:r>
          <w:rPr>
            <w:w w:val="105"/>
          </w:rPr>
          <w:t>with</w:t>
        </w:r>
        <w:r>
          <w:rPr>
            <w:spacing w:val="-2"/>
            <w:w w:val="105"/>
          </w:rPr>
          <w:t xml:space="preserve"> </w:t>
        </w:r>
        <w:r>
          <w:rPr>
            <w:w w:val="105"/>
          </w:rPr>
          <w:t>fittings or</w:t>
        </w:r>
        <w:r>
          <w:rPr>
            <w:spacing w:val="-2"/>
            <w:w w:val="105"/>
          </w:rPr>
          <w:t xml:space="preserve"> </w:t>
        </w:r>
        <w:r>
          <w:rPr>
            <w:w w:val="105"/>
          </w:rPr>
          <w:t>made</w:t>
        </w:r>
        <w:r>
          <w:rPr>
            <w:spacing w:val="-1"/>
            <w:w w:val="105"/>
          </w:rPr>
          <w:t xml:space="preserve"> </w:t>
        </w:r>
        <w:r>
          <w:rPr>
            <w:w w:val="105"/>
          </w:rPr>
          <w:t>up into</w:t>
        </w:r>
        <w:r>
          <w:rPr>
            <w:spacing w:val="-2"/>
            <w:w w:val="105"/>
          </w:rPr>
          <w:t xml:space="preserve"> </w:t>
        </w:r>
        <w:r>
          <w:rPr>
            <w:w w:val="105"/>
          </w:rPr>
          <w:t>articles (described in subheading 7614.90.40);</w:t>
        </w:r>
      </w:ins>
    </w:p>
    <w:p w14:paraId="3B0BD95F" w14:textId="77777777" w:rsidR="00B6323E" w:rsidRDefault="0067081A">
      <w:pPr>
        <w:pStyle w:val="ListParagraph"/>
        <w:numPr>
          <w:ilvl w:val="1"/>
          <w:numId w:val="2"/>
        </w:numPr>
        <w:tabs>
          <w:tab w:val="left" w:pos="531"/>
        </w:tabs>
        <w:spacing w:before="158" w:line="278" w:lineRule="auto"/>
        <w:ind w:right="352" w:firstLine="0"/>
        <w:rPr>
          <w:ins w:id="61" w:author="AMDUR, ALEXANDER" w:date="2026-09-25T20:09:00Z" w16du:dateUtc="2026-09-26T00:09:00Z"/>
          <w:sz w:val="24"/>
        </w:rPr>
      </w:pPr>
      <w:ins w:id="62" w:author="AMDUR, ALEXANDER" w:date="2026-09-25T20:09:00Z" w16du:dateUtc="2026-09-26T00:09:00Z">
        <w:r>
          <w:rPr>
            <w:w w:val="105"/>
            <w:sz w:val="24"/>
          </w:rPr>
          <w:t>stranded wire, cables, plaited bands and the like, including slings and similar articles, of aluminum and not with steel core, not electrically insulated; the foregoing fitted with fittings or made up into articles (described in subheading 7614.90.50);</w:t>
        </w:r>
      </w:ins>
    </w:p>
    <w:p w14:paraId="509EE01C" w14:textId="77777777" w:rsidR="00B6323E" w:rsidRDefault="00B6323E">
      <w:pPr>
        <w:spacing w:line="278" w:lineRule="auto"/>
        <w:rPr>
          <w:ins w:id="63" w:author="AMDUR, ALEXANDER" w:date="2026-09-25T20:09:00Z" w16du:dateUtc="2026-09-26T00:09:00Z"/>
          <w:sz w:val="24"/>
        </w:rPr>
        <w:sectPr w:rsidR="00B6323E">
          <w:headerReference w:type="default" r:id="rId8"/>
          <w:footerReference w:type="default" r:id="rId9"/>
          <w:type w:val="continuous"/>
          <w:pgSz w:w="12240" w:h="15840"/>
          <w:pgMar w:top="1360" w:right="1340" w:bottom="280" w:left="1260" w:header="720" w:footer="720" w:gutter="0"/>
          <w:cols w:space="720"/>
        </w:sectPr>
      </w:pPr>
    </w:p>
    <w:p w14:paraId="7A0880C3" w14:textId="77777777" w:rsidR="00B6323E" w:rsidRDefault="0067081A">
      <w:pPr>
        <w:pStyle w:val="ListParagraph"/>
        <w:numPr>
          <w:ilvl w:val="1"/>
          <w:numId w:val="2"/>
        </w:numPr>
        <w:tabs>
          <w:tab w:val="left" w:pos="500"/>
        </w:tabs>
        <w:spacing w:before="77" w:line="278" w:lineRule="auto"/>
        <w:ind w:right="219" w:firstLine="0"/>
        <w:rPr>
          <w:ins w:id="64" w:author="AMDUR, ALEXANDER" w:date="2026-09-25T20:09:00Z" w16du:dateUtc="2026-09-26T00:09:00Z"/>
          <w:sz w:val="24"/>
        </w:rPr>
      </w:pPr>
      <w:ins w:id="65" w:author="AMDUR, ALEXANDER" w:date="2026-09-25T20:09:00Z" w16du:dateUtc="2026-09-26T00:09:00Z">
        <w:r>
          <w:rPr>
            <w:w w:val="105"/>
            <w:sz w:val="24"/>
          </w:rPr>
          <w:lastRenderedPageBreak/>
          <w:t>bumper stampings of aluminum, the foregoing</w:t>
        </w:r>
        <w:r>
          <w:rPr>
            <w:spacing w:val="-1"/>
            <w:w w:val="105"/>
            <w:sz w:val="24"/>
          </w:rPr>
          <w:t xml:space="preserve"> </w:t>
        </w:r>
        <w:r>
          <w:rPr>
            <w:w w:val="105"/>
            <w:sz w:val="24"/>
          </w:rPr>
          <w:t>comprising parts and accessories of the motor vehicles of heading 8701 to 8705 (described in subheading 8708.10.30); and</w:t>
        </w:r>
      </w:ins>
    </w:p>
    <w:p w14:paraId="3340BCF1" w14:textId="77777777" w:rsidR="00B6323E" w:rsidRDefault="0067081A">
      <w:pPr>
        <w:pStyle w:val="ListParagraph"/>
        <w:numPr>
          <w:ilvl w:val="1"/>
          <w:numId w:val="2"/>
        </w:numPr>
        <w:tabs>
          <w:tab w:val="left" w:pos="490"/>
        </w:tabs>
        <w:spacing w:before="158" w:line="278" w:lineRule="auto"/>
        <w:ind w:right="642" w:firstLine="0"/>
        <w:rPr>
          <w:ins w:id="66" w:author="AMDUR, ALEXANDER" w:date="2026-09-25T20:09:00Z" w16du:dateUtc="2026-09-26T00:09:00Z"/>
          <w:sz w:val="24"/>
        </w:rPr>
      </w:pPr>
      <w:ins w:id="67" w:author="AMDUR, ALEXANDER" w:date="2026-09-25T20:09:00Z" w16du:dateUtc="2026-09-26T00:09:00Z">
        <w:r>
          <w:rPr>
            <w:w w:val="105"/>
            <w:sz w:val="24"/>
          </w:rPr>
          <w:t>body</w:t>
        </w:r>
        <w:r>
          <w:rPr>
            <w:spacing w:val="-3"/>
            <w:w w:val="105"/>
            <w:sz w:val="24"/>
          </w:rPr>
          <w:t xml:space="preserve"> </w:t>
        </w:r>
        <w:r>
          <w:rPr>
            <w:w w:val="105"/>
            <w:sz w:val="24"/>
          </w:rPr>
          <w:t>stampings</w:t>
        </w:r>
        <w:r>
          <w:rPr>
            <w:spacing w:val="-1"/>
            <w:w w:val="105"/>
            <w:sz w:val="24"/>
          </w:rPr>
          <w:t xml:space="preserve"> </w:t>
        </w:r>
        <w:r>
          <w:rPr>
            <w:w w:val="105"/>
            <w:sz w:val="24"/>
          </w:rPr>
          <w:t>of</w:t>
        </w:r>
        <w:r>
          <w:rPr>
            <w:spacing w:val="-3"/>
            <w:w w:val="105"/>
            <w:sz w:val="24"/>
          </w:rPr>
          <w:t xml:space="preserve"> </w:t>
        </w:r>
        <w:r>
          <w:rPr>
            <w:w w:val="105"/>
            <w:sz w:val="24"/>
          </w:rPr>
          <w:t>aluminum,</w:t>
        </w:r>
        <w:r>
          <w:rPr>
            <w:spacing w:val="-1"/>
            <w:w w:val="105"/>
            <w:sz w:val="24"/>
          </w:rPr>
          <w:t xml:space="preserve"> </w:t>
        </w:r>
        <w:r>
          <w:rPr>
            <w:w w:val="105"/>
            <w:sz w:val="24"/>
          </w:rPr>
          <w:t>for</w:t>
        </w:r>
        <w:r>
          <w:rPr>
            <w:spacing w:val="-4"/>
            <w:w w:val="105"/>
            <w:sz w:val="24"/>
          </w:rPr>
          <w:t xml:space="preserve"> </w:t>
        </w:r>
        <w:r>
          <w:rPr>
            <w:w w:val="105"/>
            <w:sz w:val="24"/>
          </w:rPr>
          <w:t>tractors</w:t>
        </w:r>
        <w:r>
          <w:rPr>
            <w:spacing w:val="-1"/>
            <w:w w:val="105"/>
            <w:sz w:val="24"/>
          </w:rPr>
          <w:t xml:space="preserve"> </w:t>
        </w:r>
        <w:r>
          <w:rPr>
            <w:w w:val="105"/>
            <w:sz w:val="24"/>
          </w:rPr>
          <w:t>suitable</w:t>
        </w:r>
        <w:r>
          <w:rPr>
            <w:spacing w:val="-2"/>
            <w:w w:val="105"/>
            <w:sz w:val="24"/>
          </w:rPr>
          <w:t xml:space="preserve"> </w:t>
        </w:r>
        <w:r>
          <w:rPr>
            <w:w w:val="105"/>
            <w:sz w:val="24"/>
          </w:rPr>
          <w:t>for</w:t>
        </w:r>
        <w:r>
          <w:rPr>
            <w:spacing w:val="-4"/>
            <w:w w:val="105"/>
            <w:sz w:val="24"/>
          </w:rPr>
          <w:t xml:space="preserve"> </w:t>
        </w:r>
        <w:r>
          <w:rPr>
            <w:w w:val="105"/>
            <w:sz w:val="24"/>
          </w:rPr>
          <w:t>agricultural</w:t>
        </w:r>
        <w:r>
          <w:rPr>
            <w:spacing w:val="-3"/>
            <w:w w:val="105"/>
            <w:sz w:val="24"/>
          </w:rPr>
          <w:t xml:space="preserve"> </w:t>
        </w:r>
        <w:r>
          <w:rPr>
            <w:w w:val="105"/>
            <w:sz w:val="24"/>
          </w:rPr>
          <w:t>use</w:t>
        </w:r>
        <w:r>
          <w:rPr>
            <w:spacing w:val="-2"/>
            <w:w w:val="105"/>
            <w:sz w:val="24"/>
          </w:rPr>
          <w:t xml:space="preserve"> </w:t>
        </w:r>
        <w:r>
          <w:rPr>
            <w:w w:val="105"/>
            <w:sz w:val="24"/>
          </w:rPr>
          <w:t>(described</w:t>
        </w:r>
        <w:r>
          <w:rPr>
            <w:spacing w:val="-3"/>
            <w:w w:val="105"/>
            <w:sz w:val="24"/>
          </w:rPr>
          <w:t xml:space="preserve"> </w:t>
        </w:r>
        <w:r>
          <w:rPr>
            <w:w w:val="105"/>
            <w:sz w:val="24"/>
          </w:rPr>
          <w:t>in subheading</w:t>
        </w:r>
        <w:r>
          <w:rPr>
            <w:spacing w:val="-3"/>
            <w:w w:val="105"/>
            <w:sz w:val="24"/>
          </w:rPr>
          <w:t xml:space="preserve"> </w:t>
        </w:r>
        <w:r>
          <w:rPr>
            <w:w w:val="105"/>
            <w:sz w:val="24"/>
          </w:rPr>
          <w:t>8708.29.21).</w:t>
        </w:r>
      </w:ins>
    </w:p>
    <w:p w14:paraId="559D2604" w14:textId="69E8F39D" w:rsidR="00B6323E" w:rsidRDefault="0067081A">
      <w:pPr>
        <w:spacing w:before="160" w:line="278" w:lineRule="auto"/>
        <w:ind w:left="180"/>
        <w:rPr>
          <w:ins w:id="68" w:author="AMDUR, ALEXANDER" w:date="2026-09-25T20:09:00Z" w16du:dateUtc="2026-09-26T00:09:00Z"/>
          <w:rFonts w:ascii="Calibri"/>
          <w:b/>
          <w:w w:val="110"/>
          <w:sz w:val="24"/>
        </w:rPr>
      </w:pPr>
      <w:ins w:id="69" w:author="AMDUR, ALEXANDER" w:date="2026-09-25T20:09:00Z" w16du:dateUtc="2026-09-26T00:09:00Z">
        <w:r>
          <w:rPr>
            <w:rFonts w:ascii="Calibri"/>
            <w:b/>
            <w:spacing w:val="-2"/>
            <w:w w:val="110"/>
            <w:sz w:val="24"/>
          </w:rPr>
          <w:t>9903.85.07</w:t>
        </w:r>
        <w:r w:rsidR="000B40BB">
          <w:rPr>
            <w:rFonts w:ascii="Calibri"/>
            <w:b/>
            <w:spacing w:val="-2"/>
            <w:w w:val="110"/>
            <w:sz w:val="24"/>
          </w:rPr>
          <w:t>/</w:t>
        </w:r>
        <w:r w:rsidR="000B40BB" w:rsidRPr="000B40BB">
          <w:rPr>
            <w:rFonts w:ascii="Calibri"/>
            <w:b/>
            <w:spacing w:val="-2"/>
            <w:w w:val="110"/>
            <w:sz w:val="24"/>
          </w:rPr>
          <w:t>9903.85.1</w:t>
        </w:r>
        <w:r w:rsidR="000B40BB">
          <w:rPr>
            <w:rFonts w:ascii="Calibri"/>
            <w:b/>
            <w:spacing w:val="-2"/>
            <w:w w:val="110"/>
            <w:sz w:val="24"/>
          </w:rPr>
          <w:t>4</w:t>
        </w:r>
        <w:r w:rsidR="000B40BB" w:rsidRPr="000B40BB">
          <w:rPr>
            <w:rFonts w:ascii="Calibri"/>
            <w:b/>
            <w:spacing w:val="-2"/>
            <w:w w:val="110"/>
            <w:sz w:val="24"/>
          </w:rPr>
          <w:t>(UK)</w:t>
        </w:r>
        <w:r>
          <w:rPr>
            <w:rFonts w:ascii="Calibri"/>
            <w:b/>
            <w:spacing w:val="-2"/>
            <w:w w:val="110"/>
            <w:sz w:val="24"/>
          </w:rPr>
          <w:t>:</w:t>
        </w:r>
        <w:r>
          <w:rPr>
            <w:rFonts w:ascii="Calibri"/>
            <w:b/>
            <w:spacing w:val="-7"/>
            <w:w w:val="110"/>
            <w:sz w:val="24"/>
          </w:rPr>
          <w:t xml:space="preserve"> </w:t>
        </w:r>
        <w:r>
          <w:rPr>
            <w:rFonts w:ascii="Calibri"/>
            <w:b/>
            <w:spacing w:val="-2"/>
            <w:w w:val="110"/>
            <w:sz w:val="24"/>
          </w:rPr>
          <w:t>Derivative</w:t>
        </w:r>
        <w:r>
          <w:rPr>
            <w:rFonts w:ascii="Calibri"/>
            <w:b/>
            <w:spacing w:val="-12"/>
            <w:w w:val="110"/>
            <w:sz w:val="24"/>
          </w:rPr>
          <w:t xml:space="preserve"> </w:t>
        </w:r>
        <w:r>
          <w:rPr>
            <w:rFonts w:ascii="Calibri"/>
            <w:b/>
            <w:spacing w:val="-2"/>
            <w:w w:val="110"/>
            <w:sz w:val="24"/>
          </w:rPr>
          <w:t>aluminum</w:t>
        </w:r>
        <w:r>
          <w:rPr>
            <w:rFonts w:ascii="Calibri"/>
            <w:b/>
            <w:spacing w:val="-11"/>
            <w:w w:val="110"/>
            <w:sz w:val="24"/>
          </w:rPr>
          <w:t xml:space="preserve"> </w:t>
        </w:r>
        <w:r>
          <w:rPr>
            <w:rFonts w:ascii="Calibri"/>
            <w:b/>
            <w:spacing w:val="-2"/>
            <w:w w:val="110"/>
            <w:sz w:val="24"/>
          </w:rPr>
          <w:t>products</w:t>
        </w:r>
        <w:r>
          <w:rPr>
            <w:rFonts w:ascii="Calibri"/>
            <w:b/>
            <w:spacing w:val="-8"/>
            <w:w w:val="110"/>
            <w:sz w:val="24"/>
          </w:rPr>
          <w:t xml:space="preserve"> </w:t>
        </w:r>
        <w:r>
          <w:rPr>
            <w:rFonts w:ascii="Calibri"/>
            <w:b/>
            <w:spacing w:val="-2"/>
            <w:w w:val="110"/>
            <w:sz w:val="24"/>
          </w:rPr>
          <w:t>listed</w:t>
        </w:r>
        <w:r>
          <w:rPr>
            <w:rFonts w:ascii="Calibri"/>
            <w:b/>
            <w:spacing w:val="-8"/>
            <w:w w:val="110"/>
            <w:sz w:val="24"/>
          </w:rPr>
          <w:t xml:space="preserve"> </w:t>
        </w:r>
        <w:r>
          <w:rPr>
            <w:rFonts w:ascii="Calibri"/>
            <w:b/>
            <w:spacing w:val="-2"/>
            <w:w w:val="110"/>
            <w:sz w:val="24"/>
          </w:rPr>
          <w:t>in</w:t>
        </w:r>
        <w:r>
          <w:rPr>
            <w:rFonts w:ascii="Calibri"/>
            <w:b/>
            <w:spacing w:val="-9"/>
            <w:w w:val="110"/>
            <w:sz w:val="24"/>
          </w:rPr>
          <w:t xml:space="preserve"> </w:t>
        </w:r>
        <w:r>
          <w:rPr>
            <w:rFonts w:ascii="Calibri"/>
            <w:b/>
            <w:spacing w:val="-2"/>
            <w:w w:val="110"/>
            <w:sz w:val="24"/>
          </w:rPr>
          <w:t>subdivision</w:t>
        </w:r>
        <w:r>
          <w:rPr>
            <w:rFonts w:ascii="Calibri"/>
            <w:b/>
            <w:spacing w:val="-9"/>
            <w:w w:val="110"/>
            <w:sz w:val="24"/>
          </w:rPr>
          <w:t xml:space="preserve"> </w:t>
        </w:r>
        <w:r>
          <w:rPr>
            <w:rFonts w:ascii="Calibri"/>
            <w:b/>
            <w:spacing w:val="-2"/>
            <w:w w:val="110"/>
            <w:sz w:val="24"/>
          </w:rPr>
          <w:t>(j)</w:t>
        </w:r>
        <w:r w:rsidR="000B40BB">
          <w:rPr>
            <w:rFonts w:ascii="Calibri"/>
            <w:b/>
            <w:spacing w:val="-2"/>
            <w:w w:val="110"/>
            <w:sz w:val="24"/>
          </w:rPr>
          <w:t>/(r)</w:t>
        </w:r>
        <w:r>
          <w:rPr>
            <w:rFonts w:ascii="Calibri"/>
            <w:b/>
            <w:spacing w:val="-11"/>
            <w:w w:val="110"/>
            <w:sz w:val="24"/>
          </w:rPr>
          <w:t xml:space="preserve"> </w:t>
        </w:r>
        <w:r>
          <w:rPr>
            <w:rFonts w:ascii="Calibri"/>
            <w:b/>
            <w:spacing w:val="-2"/>
            <w:w w:val="110"/>
            <w:sz w:val="24"/>
          </w:rPr>
          <w:t>(new</w:t>
        </w:r>
        <w:r>
          <w:rPr>
            <w:rFonts w:ascii="Calibri"/>
            <w:b/>
            <w:spacing w:val="-11"/>
            <w:w w:val="110"/>
            <w:sz w:val="24"/>
          </w:rPr>
          <w:t xml:space="preserve"> </w:t>
        </w:r>
        <w:r>
          <w:rPr>
            <w:rFonts w:ascii="Calibri"/>
            <w:b/>
            <w:spacing w:val="-2"/>
            <w:w w:val="110"/>
            <w:sz w:val="24"/>
          </w:rPr>
          <w:t xml:space="preserve">aluminum </w:t>
        </w:r>
        <w:r>
          <w:rPr>
            <w:rFonts w:ascii="Calibri"/>
            <w:b/>
            <w:w w:val="110"/>
            <w:sz w:val="24"/>
          </w:rPr>
          <w:t>derivative articles classified in Chapter 76 subject to Section 232)</w:t>
        </w:r>
      </w:ins>
    </w:p>
    <w:p w14:paraId="4093A228" w14:textId="68ECD230" w:rsidR="00E74119" w:rsidRPr="00E74119" w:rsidRDefault="00E74119" w:rsidP="00E74119">
      <w:pPr>
        <w:spacing w:before="160" w:line="278" w:lineRule="auto"/>
        <w:ind w:left="180"/>
        <w:rPr>
          <w:ins w:id="70" w:author="AMDUR, ALEXANDER" w:date="2026-09-25T20:09:00Z" w16du:dateUtc="2026-09-26T00:09:00Z"/>
          <w:rFonts w:ascii="Calibri"/>
          <w:bCs/>
          <w:w w:val="110"/>
          <w:sz w:val="24"/>
        </w:rPr>
      </w:pPr>
      <w:ins w:id="71" w:author="AMDUR, ALEXANDER" w:date="2026-09-25T20:09:00Z" w16du:dateUtc="2026-09-26T00:09:00Z">
        <w:r w:rsidRPr="00E74119">
          <w:rPr>
            <w:rFonts w:ascii="Calibri"/>
            <w:bCs/>
            <w:w w:val="110"/>
            <w:sz w:val="24"/>
          </w:rPr>
          <w:t xml:space="preserve">7610.10.00 </w:t>
        </w:r>
        <w:r>
          <w:rPr>
            <w:rFonts w:ascii="Calibri"/>
            <w:bCs/>
            <w:w w:val="110"/>
            <w:sz w:val="24"/>
          </w:rPr>
          <w:t xml:space="preserve">       </w:t>
        </w:r>
        <w:r w:rsidRPr="00E74119">
          <w:rPr>
            <w:rFonts w:ascii="Calibri"/>
            <w:bCs/>
            <w:w w:val="110"/>
            <w:sz w:val="24"/>
          </w:rPr>
          <w:t xml:space="preserve">7610.90.00       </w:t>
        </w:r>
        <w:r>
          <w:rPr>
            <w:rFonts w:ascii="Calibri"/>
            <w:bCs/>
            <w:w w:val="110"/>
            <w:sz w:val="24"/>
          </w:rPr>
          <w:t xml:space="preserve"> </w:t>
        </w:r>
        <w:r w:rsidRPr="00E74119">
          <w:rPr>
            <w:rFonts w:ascii="Calibri"/>
            <w:bCs/>
            <w:w w:val="110"/>
            <w:sz w:val="24"/>
          </w:rPr>
          <w:t xml:space="preserve">7612.90.10 </w:t>
        </w:r>
      </w:ins>
    </w:p>
    <w:p w14:paraId="7AC0B165" w14:textId="77777777" w:rsidR="00E74119" w:rsidRPr="00E74119" w:rsidRDefault="00E74119" w:rsidP="00E74119">
      <w:pPr>
        <w:spacing w:before="160" w:line="278" w:lineRule="auto"/>
        <w:ind w:left="180"/>
        <w:rPr>
          <w:ins w:id="72" w:author="AMDUR, ALEXANDER" w:date="2026-09-25T20:09:00Z" w16du:dateUtc="2026-09-26T00:09:00Z"/>
          <w:rFonts w:ascii="Calibri"/>
          <w:bCs/>
          <w:w w:val="110"/>
          <w:sz w:val="24"/>
        </w:rPr>
      </w:pPr>
      <w:ins w:id="73" w:author="AMDUR, ALEXANDER" w:date="2026-09-25T20:09:00Z" w16du:dateUtc="2026-09-26T00:09:00Z">
        <w:r w:rsidRPr="00E74119">
          <w:rPr>
            <w:rFonts w:ascii="Calibri"/>
            <w:bCs/>
            <w:w w:val="110"/>
            <w:sz w:val="24"/>
          </w:rPr>
          <w:t>7615.10.2015    7615.10.2025    7615.10.3015</w:t>
        </w:r>
      </w:ins>
    </w:p>
    <w:p w14:paraId="4D6259DD" w14:textId="77777777" w:rsidR="00E74119" w:rsidRPr="00E74119" w:rsidRDefault="00E74119" w:rsidP="00E74119">
      <w:pPr>
        <w:spacing w:before="160" w:line="278" w:lineRule="auto"/>
        <w:ind w:left="180"/>
        <w:rPr>
          <w:ins w:id="74" w:author="AMDUR, ALEXANDER" w:date="2026-09-25T20:09:00Z" w16du:dateUtc="2026-09-26T00:09:00Z"/>
          <w:rFonts w:ascii="Calibri"/>
          <w:bCs/>
          <w:w w:val="110"/>
          <w:sz w:val="24"/>
        </w:rPr>
      </w:pPr>
      <w:ins w:id="75" w:author="AMDUR, ALEXANDER" w:date="2026-09-25T20:09:00Z" w16du:dateUtc="2026-09-26T00:09:00Z">
        <w:r w:rsidRPr="00E74119">
          <w:rPr>
            <w:rFonts w:ascii="Calibri"/>
            <w:bCs/>
            <w:w w:val="110"/>
            <w:sz w:val="24"/>
          </w:rPr>
          <w:t>7615.10.3025    7615.10.5020   7615.10.5040</w:t>
        </w:r>
      </w:ins>
    </w:p>
    <w:p w14:paraId="511E5BF6" w14:textId="77777777" w:rsidR="00E74119" w:rsidRPr="00E74119" w:rsidRDefault="00E74119" w:rsidP="00E74119">
      <w:pPr>
        <w:spacing w:before="160" w:line="278" w:lineRule="auto"/>
        <w:ind w:left="180"/>
        <w:rPr>
          <w:ins w:id="76" w:author="AMDUR, ALEXANDER" w:date="2026-09-25T20:09:00Z" w16du:dateUtc="2026-09-26T00:09:00Z"/>
          <w:rFonts w:ascii="Calibri"/>
          <w:bCs/>
          <w:w w:val="110"/>
          <w:sz w:val="24"/>
        </w:rPr>
      </w:pPr>
      <w:ins w:id="77" w:author="AMDUR, ALEXANDER" w:date="2026-09-25T20:09:00Z" w16du:dateUtc="2026-09-26T00:09:00Z">
        <w:r w:rsidRPr="00E74119">
          <w:rPr>
            <w:rFonts w:ascii="Calibri"/>
            <w:bCs/>
            <w:w w:val="110"/>
            <w:sz w:val="24"/>
          </w:rPr>
          <w:t xml:space="preserve">7615.10.7125    7615.10.7130    7615.10.7155 </w:t>
        </w:r>
      </w:ins>
    </w:p>
    <w:p w14:paraId="14BABCB1" w14:textId="77777777" w:rsidR="00E74119" w:rsidRPr="00E74119" w:rsidRDefault="00E74119" w:rsidP="00E74119">
      <w:pPr>
        <w:spacing w:before="160" w:line="278" w:lineRule="auto"/>
        <w:ind w:left="180"/>
        <w:rPr>
          <w:ins w:id="78" w:author="AMDUR, ALEXANDER" w:date="2026-09-25T20:09:00Z" w16du:dateUtc="2026-09-26T00:09:00Z"/>
          <w:rFonts w:ascii="Calibri"/>
          <w:bCs/>
          <w:w w:val="110"/>
          <w:sz w:val="24"/>
        </w:rPr>
      </w:pPr>
      <w:ins w:id="79" w:author="AMDUR, ALEXANDER" w:date="2026-09-25T20:09:00Z" w16du:dateUtc="2026-09-26T00:09:00Z">
        <w:r w:rsidRPr="00E74119">
          <w:rPr>
            <w:rFonts w:ascii="Calibri"/>
            <w:bCs/>
            <w:w w:val="110"/>
            <w:sz w:val="24"/>
          </w:rPr>
          <w:t>7615.10.7180    7615.10.9100    7615.20.0000</w:t>
        </w:r>
      </w:ins>
    </w:p>
    <w:p w14:paraId="5AE5A159" w14:textId="77777777" w:rsidR="00E74119" w:rsidRPr="00E74119" w:rsidRDefault="00E74119" w:rsidP="00E74119">
      <w:pPr>
        <w:spacing w:before="160" w:line="278" w:lineRule="auto"/>
        <w:ind w:left="180"/>
        <w:rPr>
          <w:ins w:id="80" w:author="AMDUR, ALEXANDER" w:date="2026-09-25T20:09:00Z" w16du:dateUtc="2026-09-26T00:09:00Z"/>
          <w:rFonts w:ascii="Calibri"/>
          <w:bCs/>
          <w:w w:val="110"/>
          <w:sz w:val="24"/>
        </w:rPr>
      </w:pPr>
      <w:ins w:id="81" w:author="AMDUR, ALEXANDER" w:date="2026-09-25T20:09:00Z" w16du:dateUtc="2026-09-26T00:09:00Z">
        <w:r w:rsidRPr="00E74119">
          <w:rPr>
            <w:rFonts w:ascii="Calibri"/>
            <w:bCs/>
            <w:w w:val="110"/>
            <w:sz w:val="24"/>
          </w:rPr>
          <w:t>7616.10.9090    7616.99.1000    7616.99.5130</w:t>
        </w:r>
      </w:ins>
    </w:p>
    <w:p w14:paraId="366BC560" w14:textId="77777777" w:rsidR="00E74119" w:rsidRPr="00E74119" w:rsidRDefault="00E74119" w:rsidP="00E74119">
      <w:pPr>
        <w:spacing w:before="160" w:line="278" w:lineRule="auto"/>
        <w:ind w:left="180"/>
        <w:rPr>
          <w:ins w:id="82" w:author="AMDUR, ALEXANDER" w:date="2026-09-25T20:09:00Z" w16du:dateUtc="2026-09-26T00:09:00Z"/>
          <w:rFonts w:ascii="Calibri"/>
          <w:bCs/>
          <w:w w:val="110"/>
          <w:sz w:val="24"/>
        </w:rPr>
      </w:pPr>
      <w:ins w:id="83" w:author="AMDUR, ALEXANDER" w:date="2026-09-25T20:09:00Z" w16du:dateUtc="2026-09-26T00:09:00Z">
        <w:r w:rsidRPr="00E74119">
          <w:rPr>
            <w:rFonts w:ascii="Calibri"/>
            <w:bCs/>
            <w:w w:val="110"/>
            <w:sz w:val="24"/>
          </w:rPr>
          <w:t>7616.99.5140    7616.99.5190</w:t>
        </w:r>
      </w:ins>
    </w:p>
    <w:p w14:paraId="08C857B3" w14:textId="77777777" w:rsidR="00B6323E" w:rsidRDefault="00B6323E">
      <w:pPr>
        <w:pStyle w:val="BodyText"/>
        <w:spacing w:before="12"/>
        <w:ind w:left="0"/>
        <w:rPr>
          <w:ins w:id="84" w:author="AMDUR, ALEXANDER" w:date="2026-09-25T20:09:00Z" w16du:dateUtc="2026-09-26T00:09:00Z"/>
          <w:b/>
          <w:sz w:val="13"/>
        </w:rPr>
      </w:pPr>
    </w:p>
    <w:p w14:paraId="019CFCB0" w14:textId="0919BD4F" w:rsidR="00B6323E" w:rsidRDefault="0067081A">
      <w:pPr>
        <w:spacing w:before="209" w:line="278" w:lineRule="auto"/>
        <w:ind w:left="180"/>
        <w:rPr>
          <w:ins w:id="85" w:author="AMDUR, ALEXANDER" w:date="2026-09-25T20:09:00Z" w16du:dateUtc="2026-09-26T00:09:00Z"/>
          <w:b/>
          <w:sz w:val="24"/>
        </w:rPr>
      </w:pPr>
      <w:ins w:id="86" w:author="AMDUR, ALEXANDER" w:date="2026-09-25T20:09:00Z" w16du:dateUtc="2026-09-26T00:09:00Z">
        <w:r>
          <w:rPr>
            <w:b/>
            <w:sz w:val="24"/>
          </w:rPr>
          <w:t>9903.85.08</w:t>
        </w:r>
        <w:r w:rsidR="000B40BB">
          <w:rPr>
            <w:b/>
            <w:sz w:val="24"/>
          </w:rPr>
          <w:t>/</w:t>
        </w:r>
        <w:r w:rsidR="000B40BB" w:rsidRPr="000B40BB">
          <w:rPr>
            <w:b/>
            <w:sz w:val="24"/>
          </w:rPr>
          <w:t>9903.85.1</w:t>
        </w:r>
        <w:r w:rsidR="000B40BB">
          <w:rPr>
            <w:b/>
            <w:sz w:val="24"/>
          </w:rPr>
          <w:t>5</w:t>
        </w:r>
        <w:r w:rsidR="000B40BB" w:rsidRPr="000B40BB">
          <w:rPr>
            <w:b/>
            <w:sz w:val="24"/>
          </w:rPr>
          <w:t>(UK)</w:t>
        </w:r>
        <w:r>
          <w:rPr>
            <w:b/>
            <w:spacing w:val="40"/>
            <w:sz w:val="24"/>
          </w:rPr>
          <w:t xml:space="preserve"> </w:t>
        </w:r>
        <w:r>
          <w:rPr>
            <w:b/>
            <w:sz w:val="24"/>
          </w:rPr>
          <w:t>Derivative</w:t>
        </w:r>
        <w:r>
          <w:rPr>
            <w:b/>
            <w:spacing w:val="-4"/>
            <w:sz w:val="24"/>
          </w:rPr>
          <w:t xml:space="preserve"> </w:t>
        </w:r>
        <w:r>
          <w:rPr>
            <w:b/>
            <w:sz w:val="24"/>
          </w:rPr>
          <w:t>aluminum</w:t>
        </w:r>
        <w:r>
          <w:rPr>
            <w:b/>
            <w:spacing w:val="-5"/>
            <w:sz w:val="24"/>
          </w:rPr>
          <w:t xml:space="preserve"> </w:t>
        </w:r>
        <w:r>
          <w:rPr>
            <w:b/>
            <w:sz w:val="24"/>
          </w:rPr>
          <w:t>products</w:t>
        </w:r>
        <w:r>
          <w:rPr>
            <w:b/>
            <w:spacing w:val="-5"/>
            <w:sz w:val="24"/>
          </w:rPr>
          <w:t xml:space="preserve"> </w:t>
        </w:r>
        <w:r>
          <w:rPr>
            <w:b/>
            <w:sz w:val="24"/>
          </w:rPr>
          <w:t>listed</w:t>
        </w:r>
        <w:r>
          <w:rPr>
            <w:b/>
            <w:spacing w:val="-4"/>
            <w:sz w:val="24"/>
          </w:rPr>
          <w:t xml:space="preserve"> </w:t>
        </w:r>
        <w:r>
          <w:rPr>
            <w:b/>
            <w:sz w:val="24"/>
          </w:rPr>
          <w:t>in</w:t>
        </w:r>
        <w:r>
          <w:rPr>
            <w:b/>
            <w:spacing w:val="-4"/>
            <w:sz w:val="24"/>
          </w:rPr>
          <w:t xml:space="preserve"> </w:t>
        </w:r>
        <w:r>
          <w:rPr>
            <w:b/>
            <w:sz w:val="24"/>
          </w:rPr>
          <w:t>subdivision</w:t>
        </w:r>
        <w:r>
          <w:rPr>
            <w:b/>
            <w:spacing w:val="-4"/>
            <w:sz w:val="24"/>
          </w:rPr>
          <w:t xml:space="preserve"> </w:t>
        </w:r>
        <w:r>
          <w:rPr>
            <w:b/>
            <w:sz w:val="24"/>
          </w:rPr>
          <w:t>(k)</w:t>
        </w:r>
        <w:r w:rsidR="000B40BB">
          <w:rPr>
            <w:b/>
            <w:sz w:val="24"/>
          </w:rPr>
          <w:t>/(s)</w:t>
        </w:r>
        <w:r>
          <w:rPr>
            <w:b/>
            <w:spacing w:val="-4"/>
            <w:sz w:val="24"/>
          </w:rPr>
          <w:t xml:space="preserve"> </w:t>
        </w:r>
        <w:r>
          <w:rPr>
            <w:b/>
            <w:sz w:val="24"/>
          </w:rPr>
          <w:t>(new</w:t>
        </w:r>
        <w:r>
          <w:rPr>
            <w:b/>
            <w:spacing w:val="-5"/>
            <w:sz w:val="24"/>
          </w:rPr>
          <w:t xml:space="preserve"> </w:t>
        </w:r>
        <w:r>
          <w:rPr>
            <w:b/>
            <w:sz w:val="24"/>
          </w:rPr>
          <w:t>aluminum derivative articles not classified in Chapter 76 subject to Section 232)</w:t>
        </w:r>
      </w:ins>
    </w:p>
    <w:p w14:paraId="7E96AE78" w14:textId="77777777" w:rsidR="00B6323E" w:rsidRDefault="00B6323E">
      <w:pPr>
        <w:spacing w:before="8" w:after="1"/>
        <w:rPr>
          <w:ins w:id="87" w:author="AMDUR, ALEXANDER" w:date="2026-09-25T20:09:00Z" w16du:dateUtc="2026-09-26T00:09:00Z"/>
          <w:b/>
          <w:sz w:val="14"/>
        </w:rPr>
      </w:pPr>
    </w:p>
    <w:tbl>
      <w:tblPr>
        <w:tblW w:w="0" w:type="auto"/>
        <w:tblInd w:w="137" w:type="dxa"/>
        <w:tblLayout w:type="fixed"/>
        <w:tblCellMar>
          <w:left w:w="0" w:type="dxa"/>
          <w:right w:w="0" w:type="dxa"/>
        </w:tblCellMar>
        <w:tblLook w:val="01E0" w:firstRow="1" w:lastRow="1" w:firstColumn="1" w:lastColumn="1" w:noHBand="0" w:noVBand="0"/>
      </w:tblPr>
      <w:tblGrid>
        <w:gridCol w:w="1430"/>
        <w:gridCol w:w="1440"/>
        <w:gridCol w:w="1430"/>
      </w:tblGrid>
      <w:tr w:rsidR="00B6323E" w14:paraId="1E9E3055" w14:textId="77777777">
        <w:trPr>
          <w:trHeight w:val="392"/>
          <w:ins w:id="88" w:author="AMDUR, ALEXANDER" w:date="2026-09-25T20:09:00Z" w16du:dateUtc="2026-09-26T00:09:00Z"/>
        </w:trPr>
        <w:tc>
          <w:tcPr>
            <w:tcW w:w="1430" w:type="dxa"/>
          </w:tcPr>
          <w:p w14:paraId="75B03D2F" w14:textId="77777777" w:rsidR="00B6323E" w:rsidRDefault="0067081A">
            <w:pPr>
              <w:pStyle w:val="TableParagraph"/>
              <w:spacing w:before="0" w:line="266" w:lineRule="exact"/>
              <w:ind w:right="20"/>
              <w:jc w:val="center"/>
              <w:rPr>
                <w:ins w:id="89" w:author="AMDUR, ALEXANDER" w:date="2026-09-25T20:09:00Z" w16du:dateUtc="2026-09-26T00:09:00Z"/>
                <w:sz w:val="24"/>
              </w:rPr>
            </w:pPr>
            <w:bookmarkStart w:id="90" w:name="OLE_LINK2"/>
            <w:ins w:id="91" w:author="AMDUR, ALEXANDER" w:date="2026-09-25T20:09:00Z" w16du:dateUtc="2026-09-26T00:09:00Z">
              <w:r>
                <w:rPr>
                  <w:spacing w:val="-2"/>
                  <w:sz w:val="24"/>
                </w:rPr>
                <w:t>6603.90.8100</w:t>
              </w:r>
            </w:ins>
          </w:p>
        </w:tc>
        <w:tc>
          <w:tcPr>
            <w:tcW w:w="1440" w:type="dxa"/>
          </w:tcPr>
          <w:p w14:paraId="052828BE" w14:textId="77777777" w:rsidR="00B6323E" w:rsidRDefault="0067081A">
            <w:pPr>
              <w:pStyle w:val="TableParagraph"/>
              <w:spacing w:before="0" w:line="266" w:lineRule="exact"/>
              <w:ind w:left="0"/>
              <w:jc w:val="center"/>
              <w:rPr>
                <w:ins w:id="92" w:author="AMDUR, ALEXANDER" w:date="2026-09-25T20:09:00Z" w16du:dateUtc="2026-09-26T00:09:00Z"/>
                <w:sz w:val="24"/>
              </w:rPr>
            </w:pPr>
            <w:ins w:id="93" w:author="AMDUR, ALEXANDER" w:date="2026-09-25T20:09:00Z" w16du:dateUtc="2026-09-26T00:09:00Z">
              <w:r>
                <w:rPr>
                  <w:spacing w:val="-2"/>
                  <w:sz w:val="24"/>
                </w:rPr>
                <w:t>8302.10.3000</w:t>
              </w:r>
            </w:ins>
          </w:p>
        </w:tc>
        <w:tc>
          <w:tcPr>
            <w:tcW w:w="1430" w:type="dxa"/>
          </w:tcPr>
          <w:p w14:paraId="70AFAD74" w14:textId="77777777" w:rsidR="00B6323E" w:rsidRDefault="00B6323E">
            <w:pPr>
              <w:pStyle w:val="TableParagraph"/>
              <w:spacing w:before="0"/>
              <w:ind w:left="0"/>
              <w:rPr>
                <w:ins w:id="94" w:author="AMDUR, ALEXANDER" w:date="2026-09-25T20:09:00Z" w16du:dateUtc="2026-09-26T00:09:00Z"/>
                <w:sz w:val="24"/>
              </w:rPr>
            </w:pPr>
          </w:p>
        </w:tc>
      </w:tr>
      <w:tr w:rsidR="00B6323E" w14:paraId="52077E4C" w14:textId="77777777">
        <w:trPr>
          <w:trHeight w:val="519"/>
          <w:ins w:id="95" w:author="AMDUR, ALEXANDER" w:date="2026-09-25T20:09:00Z" w16du:dateUtc="2026-09-26T00:09:00Z"/>
        </w:trPr>
        <w:tc>
          <w:tcPr>
            <w:tcW w:w="1430" w:type="dxa"/>
          </w:tcPr>
          <w:p w14:paraId="35B0E3A7" w14:textId="77777777" w:rsidR="00B6323E" w:rsidRDefault="0067081A">
            <w:pPr>
              <w:pStyle w:val="TableParagraph"/>
              <w:ind w:right="20"/>
              <w:jc w:val="center"/>
              <w:rPr>
                <w:ins w:id="96" w:author="AMDUR, ALEXANDER" w:date="2026-09-25T20:09:00Z" w16du:dateUtc="2026-09-26T00:09:00Z"/>
                <w:sz w:val="24"/>
              </w:rPr>
            </w:pPr>
            <w:ins w:id="97" w:author="AMDUR, ALEXANDER" w:date="2026-09-25T20:09:00Z" w16du:dateUtc="2026-09-26T00:09:00Z">
              <w:r>
                <w:rPr>
                  <w:spacing w:val="-2"/>
                  <w:sz w:val="24"/>
                </w:rPr>
                <w:t>8302.10.6030</w:t>
              </w:r>
            </w:ins>
          </w:p>
        </w:tc>
        <w:tc>
          <w:tcPr>
            <w:tcW w:w="1440" w:type="dxa"/>
          </w:tcPr>
          <w:p w14:paraId="5E1A4F0A" w14:textId="77777777" w:rsidR="00B6323E" w:rsidRDefault="0067081A">
            <w:pPr>
              <w:pStyle w:val="TableParagraph"/>
              <w:ind w:left="0"/>
              <w:jc w:val="center"/>
              <w:rPr>
                <w:ins w:id="98" w:author="AMDUR, ALEXANDER" w:date="2026-09-25T20:09:00Z" w16du:dateUtc="2026-09-26T00:09:00Z"/>
                <w:sz w:val="24"/>
              </w:rPr>
            </w:pPr>
            <w:ins w:id="99" w:author="AMDUR, ALEXANDER" w:date="2026-09-25T20:09:00Z" w16du:dateUtc="2026-09-26T00:09:00Z">
              <w:r>
                <w:rPr>
                  <w:spacing w:val="-2"/>
                  <w:sz w:val="24"/>
                </w:rPr>
                <w:t>8302.10.6060</w:t>
              </w:r>
            </w:ins>
          </w:p>
        </w:tc>
        <w:tc>
          <w:tcPr>
            <w:tcW w:w="1430" w:type="dxa"/>
          </w:tcPr>
          <w:p w14:paraId="32571683" w14:textId="77777777" w:rsidR="00B6323E" w:rsidRDefault="0067081A">
            <w:pPr>
              <w:pStyle w:val="TableParagraph"/>
              <w:ind w:left="20" w:right="9"/>
              <w:jc w:val="center"/>
              <w:rPr>
                <w:ins w:id="100" w:author="AMDUR, ALEXANDER" w:date="2026-09-25T20:09:00Z" w16du:dateUtc="2026-09-26T00:09:00Z"/>
                <w:sz w:val="24"/>
              </w:rPr>
            </w:pPr>
            <w:ins w:id="101" w:author="AMDUR, ALEXANDER" w:date="2026-09-25T20:09:00Z" w16du:dateUtc="2026-09-26T00:09:00Z">
              <w:r>
                <w:rPr>
                  <w:spacing w:val="-2"/>
                  <w:sz w:val="24"/>
                </w:rPr>
                <w:t>8302.10.6090</w:t>
              </w:r>
            </w:ins>
          </w:p>
        </w:tc>
      </w:tr>
      <w:tr w:rsidR="00B6323E" w14:paraId="7DE0627C" w14:textId="77777777">
        <w:trPr>
          <w:trHeight w:val="519"/>
          <w:ins w:id="102" w:author="AMDUR, ALEXANDER" w:date="2026-09-25T20:09:00Z" w16du:dateUtc="2026-09-26T00:09:00Z"/>
        </w:trPr>
        <w:tc>
          <w:tcPr>
            <w:tcW w:w="1430" w:type="dxa"/>
          </w:tcPr>
          <w:p w14:paraId="04851A3B" w14:textId="77777777" w:rsidR="00B6323E" w:rsidRDefault="0067081A">
            <w:pPr>
              <w:pStyle w:val="TableParagraph"/>
              <w:spacing w:before="117"/>
              <w:ind w:right="20"/>
              <w:jc w:val="center"/>
              <w:rPr>
                <w:ins w:id="103" w:author="AMDUR, ALEXANDER" w:date="2026-09-25T20:09:00Z" w16du:dateUtc="2026-09-26T00:09:00Z"/>
                <w:sz w:val="24"/>
              </w:rPr>
            </w:pPr>
            <w:ins w:id="104" w:author="AMDUR, ALEXANDER" w:date="2026-09-25T20:09:00Z" w16du:dateUtc="2026-09-26T00:09:00Z">
              <w:r>
                <w:rPr>
                  <w:spacing w:val="-2"/>
                  <w:sz w:val="24"/>
                </w:rPr>
                <w:t>8302.20.0000</w:t>
              </w:r>
            </w:ins>
          </w:p>
        </w:tc>
        <w:tc>
          <w:tcPr>
            <w:tcW w:w="1440" w:type="dxa"/>
          </w:tcPr>
          <w:p w14:paraId="014BFD23" w14:textId="77777777" w:rsidR="00B6323E" w:rsidRDefault="0067081A">
            <w:pPr>
              <w:pStyle w:val="TableParagraph"/>
              <w:spacing w:before="117"/>
              <w:ind w:left="0"/>
              <w:jc w:val="center"/>
              <w:rPr>
                <w:ins w:id="105" w:author="AMDUR, ALEXANDER" w:date="2026-09-25T20:09:00Z" w16du:dateUtc="2026-09-26T00:09:00Z"/>
                <w:sz w:val="24"/>
              </w:rPr>
            </w:pPr>
            <w:ins w:id="106" w:author="AMDUR, ALEXANDER" w:date="2026-09-25T20:09:00Z" w16du:dateUtc="2026-09-26T00:09:00Z">
              <w:r>
                <w:rPr>
                  <w:spacing w:val="-2"/>
                  <w:sz w:val="24"/>
                </w:rPr>
                <w:t>8302.30.3010</w:t>
              </w:r>
            </w:ins>
          </w:p>
        </w:tc>
        <w:tc>
          <w:tcPr>
            <w:tcW w:w="1430" w:type="dxa"/>
          </w:tcPr>
          <w:p w14:paraId="5B3AE7ED" w14:textId="77777777" w:rsidR="00B6323E" w:rsidRDefault="0067081A">
            <w:pPr>
              <w:pStyle w:val="TableParagraph"/>
              <w:spacing w:before="117"/>
              <w:ind w:left="20" w:right="9"/>
              <w:jc w:val="center"/>
              <w:rPr>
                <w:ins w:id="107" w:author="AMDUR, ALEXANDER" w:date="2026-09-25T20:09:00Z" w16du:dateUtc="2026-09-26T00:09:00Z"/>
                <w:sz w:val="24"/>
              </w:rPr>
            </w:pPr>
            <w:ins w:id="108" w:author="AMDUR, ALEXANDER" w:date="2026-09-25T20:09:00Z" w16du:dateUtc="2026-09-26T00:09:00Z">
              <w:r>
                <w:rPr>
                  <w:spacing w:val="-2"/>
                  <w:sz w:val="24"/>
                </w:rPr>
                <w:t>8302.30.3060</w:t>
              </w:r>
            </w:ins>
          </w:p>
        </w:tc>
      </w:tr>
      <w:tr w:rsidR="00B6323E" w14:paraId="04A33A7D" w14:textId="77777777">
        <w:trPr>
          <w:trHeight w:val="519"/>
          <w:ins w:id="109" w:author="AMDUR, ALEXANDER" w:date="2026-09-25T20:09:00Z" w16du:dateUtc="2026-09-26T00:09:00Z"/>
        </w:trPr>
        <w:tc>
          <w:tcPr>
            <w:tcW w:w="1430" w:type="dxa"/>
          </w:tcPr>
          <w:p w14:paraId="242F303A" w14:textId="77777777" w:rsidR="00B6323E" w:rsidRDefault="0067081A">
            <w:pPr>
              <w:pStyle w:val="TableParagraph"/>
              <w:ind w:right="20"/>
              <w:jc w:val="center"/>
              <w:rPr>
                <w:ins w:id="110" w:author="AMDUR, ALEXANDER" w:date="2026-09-25T20:09:00Z" w16du:dateUtc="2026-09-26T00:09:00Z"/>
                <w:sz w:val="24"/>
              </w:rPr>
            </w:pPr>
            <w:ins w:id="111" w:author="AMDUR, ALEXANDER" w:date="2026-09-25T20:09:00Z" w16du:dateUtc="2026-09-26T00:09:00Z">
              <w:r>
                <w:rPr>
                  <w:spacing w:val="-2"/>
                  <w:sz w:val="24"/>
                </w:rPr>
                <w:t>8302.41.3000</w:t>
              </w:r>
            </w:ins>
          </w:p>
        </w:tc>
        <w:tc>
          <w:tcPr>
            <w:tcW w:w="1440" w:type="dxa"/>
          </w:tcPr>
          <w:p w14:paraId="4159DA3E" w14:textId="77777777" w:rsidR="00B6323E" w:rsidRDefault="0067081A">
            <w:pPr>
              <w:pStyle w:val="TableParagraph"/>
              <w:ind w:left="0"/>
              <w:jc w:val="center"/>
              <w:rPr>
                <w:ins w:id="112" w:author="AMDUR, ALEXANDER" w:date="2026-09-25T20:09:00Z" w16du:dateUtc="2026-09-26T00:09:00Z"/>
                <w:sz w:val="24"/>
              </w:rPr>
            </w:pPr>
            <w:ins w:id="113" w:author="AMDUR, ALEXANDER" w:date="2026-09-25T20:09:00Z" w16du:dateUtc="2026-09-26T00:09:00Z">
              <w:r>
                <w:rPr>
                  <w:spacing w:val="-2"/>
                  <w:sz w:val="24"/>
                </w:rPr>
                <w:t>8302.41.6015</w:t>
              </w:r>
            </w:ins>
          </w:p>
        </w:tc>
        <w:tc>
          <w:tcPr>
            <w:tcW w:w="1430" w:type="dxa"/>
          </w:tcPr>
          <w:p w14:paraId="2F1646B4" w14:textId="77777777" w:rsidR="00B6323E" w:rsidRDefault="0067081A">
            <w:pPr>
              <w:pStyle w:val="TableParagraph"/>
              <w:ind w:left="20" w:right="9"/>
              <w:jc w:val="center"/>
              <w:rPr>
                <w:ins w:id="114" w:author="AMDUR, ALEXANDER" w:date="2026-09-25T20:09:00Z" w16du:dateUtc="2026-09-26T00:09:00Z"/>
                <w:sz w:val="24"/>
              </w:rPr>
            </w:pPr>
            <w:ins w:id="115" w:author="AMDUR, ALEXANDER" w:date="2026-09-25T20:09:00Z" w16du:dateUtc="2026-09-26T00:09:00Z">
              <w:r>
                <w:rPr>
                  <w:spacing w:val="-2"/>
                  <w:sz w:val="24"/>
                </w:rPr>
                <w:t>8302.41.6045</w:t>
              </w:r>
            </w:ins>
          </w:p>
        </w:tc>
      </w:tr>
      <w:tr w:rsidR="00B6323E" w14:paraId="112F95A9" w14:textId="77777777">
        <w:trPr>
          <w:trHeight w:val="519"/>
          <w:ins w:id="116" w:author="AMDUR, ALEXANDER" w:date="2026-09-25T20:09:00Z" w16du:dateUtc="2026-09-26T00:09:00Z"/>
        </w:trPr>
        <w:tc>
          <w:tcPr>
            <w:tcW w:w="1430" w:type="dxa"/>
          </w:tcPr>
          <w:p w14:paraId="050791C0" w14:textId="77777777" w:rsidR="00B6323E" w:rsidRDefault="0067081A">
            <w:pPr>
              <w:pStyle w:val="TableParagraph"/>
              <w:spacing w:before="117"/>
              <w:ind w:right="20"/>
              <w:jc w:val="center"/>
              <w:rPr>
                <w:ins w:id="117" w:author="AMDUR, ALEXANDER" w:date="2026-09-25T20:09:00Z" w16du:dateUtc="2026-09-26T00:09:00Z"/>
                <w:sz w:val="24"/>
              </w:rPr>
            </w:pPr>
            <w:ins w:id="118" w:author="AMDUR, ALEXANDER" w:date="2026-09-25T20:09:00Z" w16du:dateUtc="2026-09-26T00:09:00Z">
              <w:r>
                <w:rPr>
                  <w:spacing w:val="-2"/>
                  <w:sz w:val="24"/>
                </w:rPr>
                <w:t>8302.41.6050</w:t>
              </w:r>
            </w:ins>
          </w:p>
        </w:tc>
        <w:tc>
          <w:tcPr>
            <w:tcW w:w="1440" w:type="dxa"/>
          </w:tcPr>
          <w:p w14:paraId="0E6F190B" w14:textId="77777777" w:rsidR="00B6323E" w:rsidRDefault="0067081A">
            <w:pPr>
              <w:pStyle w:val="TableParagraph"/>
              <w:spacing w:before="117"/>
              <w:ind w:left="0"/>
              <w:jc w:val="center"/>
              <w:rPr>
                <w:ins w:id="119" w:author="AMDUR, ALEXANDER" w:date="2026-09-25T20:09:00Z" w16du:dateUtc="2026-09-26T00:09:00Z"/>
                <w:sz w:val="24"/>
              </w:rPr>
            </w:pPr>
            <w:ins w:id="120" w:author="AMDUR, ALEXANDER" w:date="2026-09-25T20:09:00Z" w16du:dateUtc="2026-09-26T00:09:00Z">
              <w:r>
                <w:rPr>
                  <w:spacing w:val="-2"/>
                  <w:sz w:val="24"/>
                </w:rPr>
                <w:t>8302.41.6080</w:t>
              </w:r>
            </w:ins>
          </w:p>
        </w:tc>
        <w:tc>
          <w:tcPr>
            <w:tcW w:w="1430" w:type="dxa"/>
          </w:tcPr>
          <w:p w14:paraId="57206781" w14:textId="77777777" w:rsidR="00B6323E" w:rsidRDefault="0067081A">
            <w:pPr>
              <w:pStyle w:val="TableParagraph"/>
              <w:spacing w:before="117"/>
              <w:ind w:left="20" w:right="9"/>
              <w:jc w:val="center"/>
              <w:rPr>
                <w:ins w:id="121" w:author="AMDUR, ALEXANDER" w:date="2026-09-25T20:09:00Z" w16du:dateUtc="2026-09-26T00:09:00Z"/>
                <w:sz w:val="24"/>
              </w:rPr>
            </w:pPr>
            <w:ins w:id="122" w:author="AMDUR, ALEXANDER" w:date="2026-09-25T20:09:00Z" w16du:dateUtc="2026-09-26T00:09:00Z">
              <w:r>
                <w:rPr>
                  <w:spacing w:val="-2"/>
                  <w:sz w:val="24"/>
                </w:rPr>
                <w:t>8302.42.3010</w:t>
              </w:r>
            </w:ins>
          </w:p>
        </w:tc>
      </w:tr>
      <w:tr w:rsidR="00B6323E" w14:paraId="599AC8B9" w14:textId="77777777">
        <w:trPr>
          <w:trHeight w:val="519"/>
          <w:ins w:id="123" w:author="AMDUR, ALEXANDER" w:date="2026-09-25T20:09:00Z" w16du:dateUtc="2026-09-26T00:09:00Z"/>
        </w:trPr>
        <w:tc>
          <w:tcPr>
            <w:tcW w:w="1430" w:type="dxa"/>
          </w:tcPr>
          <w:p w14:paraId="698D270B" w14:textId="77777777" w:rsidR="00B6323E" w:rsidRDefault="0067081A">
            <w:pPr>
              <w:pStyle w:val="TableParagraph"/>
              <w:ind w:right="20"/>
              <w:jc w:val="center"/>
              <w:rPr>
                <w:ins w:id="124" w:author="AMDUR, ALEXANDER" w:date="2026-09-25T20:09:00Z" w16du:dateUtc="2026-09-26T00:09:00Z"/>
                <w:sz w:val="24"/>
              </w:rPr>
            </w:pPr>
            <w:ins w:id="125" w:author="AMDUR, ALEXANDER" w:date="2026-09-25T20:09:00Z" w16du:dateUtc="2026-09-26T00:09:00Z">
              <w:r>
                <w:rPr>
                  <w:spacing w:val="-2"/>
                  <w:sz w:val="24"/>
                </w:rPr>
                <w:t>8302.42.3015</w:t>
              </w:r>
            </w:ins>
          </w:p>
        </w:tc>
        <w:tc>
          <w:tcPr>
            <w:tcW w:w="1440" w:type="dxa"/>
          </w:tcPr>
          <w:p w14:paraId="671FC91B" w14:textId="77777777" w:rsidR="00B6323E" w:rsidRDefault="0067081A">
            <w:pPr>
              <w:pStyle w:val="TableParagraph"/>
              <w:ind w:left="0"/>
              <w:jc w:val="center"/>
              <w:rPr>
                <w:ins w:id="126" w:author="AMDUR, ALEXANDER" w:date="2026-09-25T20:09:00Z" w16du:dateUtc="2026-09-26T00:09:00Z"/>
                <w:sz w:val="24"/>
              </w:rPr>
            </w:pPr>
            <w:ins w:id="127" w:author="AMDUR, ALEXANDER" w:date="2026-09-25T20:09:00Z" w16du:dateUtc="2026-09-26T00:09:00Z">
              <w:r>
                <w:rPr>
                  <w:spacing w:val="-2"/>
                  <w:sz w:val="24"/>
                </w:rPr>
                <w:t>8302.42.3065</w:t>
              </w:r>
            </w:ins>
          </w:p>
        </w:tc>
        <w:tc>
          <w:tcPr>
            <w:tcW w:w="1430" w:type="dxa"/>
          </w:tcPr>
          <w:p w14:paraId="4972F12B" w14:textId="77777777" w:rsidR="00B6323E" w:rsidRDefault="0067081A">
            <w:pPr>
              <w:pStyle w:val="TableParagraph"/>
              <w:ind w:left="20" w:right="9"/>
              <w:jc w:val="center"/>
              <w:rPr>
                <w:ins w:id="128" w:author="AMDUR, ALEXANDER" w:date="2026-09-25T20:09:00Z" w16du:dateUtc="2026-09-26T00:09:00Z"/>
                <w:sz w:val="24"/>
              </w:rPr>
            </w:pPr>
            <w:ins w:id="129" w:author="AMDUR, ALEXANDER" w:date="2026-09-25T20:09:00Z" w16du:dateUtc="2026-09-26T00:09:00Z">
              <w:r>
                <w:rPr>
                  <w:spacing w:val="-2"/>
                  <w:sz w:val="24"/>
                </w:rPr>
                <w:t>8302.49.6035</w:t>
              </w:r>
            </w:ins>
          </w:p>
        </w:tc>
      </w:tr>
      <w:tr w:rsidR="00B6323E" w14:paraId="7EA5D58B" w14:textId="77777777">
        <w:trPr>
          <w:trHeight w:val="519"/>
          <w:ins w:id="130" w:author="AMDUR, ALEXANDER" w:date="2026-09-25T20:09:00Z" w16du:dateUtc="2026-09-26T00:09:00Z"/>
        </w:trPr>
        <w:tc>
          <w:tcPr>
            <w:tcW w:w="1430" w:type="dxa"/>
          </w:tcPr>
          <w:p w14:paraId="221353B3" w14:textId="77777777" w:rsidR="00B6323E" w:rsidRDefault="0067081A">
            <w:pPr>
              <w:pStyle w:val="TableParagraph"/>
              <w:spacing w:before="117"/>
              <w:ind w:right="20"/>
              <w:jc w:val="center"/>
              <w:rPr>
                <w:ins w:id="131" w:author="AMDUR, ALEXANDER" w:date="2026-09-25T20:09:00Z" w16du:dateUtc="2026-09-26T00:09:00Z"/>
                <w:sz w:val="24"/>
              </w:rPr>
            </w:pPr>
            <w:ins w:id="132" w:author="AMDUR, ALEXANDER" w:date="2026-09-25T20:09:00Z" w16du:dateUtc="2026-09-26T00:09:00Z">
              <w:r>
                <w:rPr>
                  <w:spacing w:val="-2"/>
                  <w:sz w:val="24"/>
                </w:rPr>
                <w:t>8302.49.6045</w:t>
              </w:r>
            </w:ins>
          </w:p>
        </w:tc>
        <w:tc>
          <w:tcPr>
            <w:tcW w:w="1440" w:type="dxa"/>
          </w:tcPr>
          <w:p w14:paraId="5A7EC27B" w14:textId="77777777" w:rsidR="00B6323E" w:rsidRDefault="0067081A">
            <w:pPr>
              <w:pStyle w:val="TableParagraph"/>
              <w:spacing w:before="117"/>
              <w:ind w:left="0"/>
              <w:jc w:val="center"/>
              <w:rPr>
                <w:ins w:id="133" w:author="AMDUR, ALEXANDER" w:date="2026-09-25T20:09:00Z" w16du:dateUtc="2026-09-26T00:09:00Z"/>
                <w:sz w:val="24"/>
              </w:rPr>
            </w:pPr>
            <w:ins w:id="134" w:author="AMDUR, ALEXANDER" w:date="2026-09-25T20:09:00Z" w16du:dateUtc="2026-09-26T00:09:00Z">
              <w:r>
                <w:rPr>
                  <w:spacing w:val="-2"/>
                  <w:sz w:val="24"/>
                </w:rPr>
                <w:t>8302.49.6055</w:t>
              </w:r>
            </w:ins>
          </w:p>
        </w:tc>
        <w:tc>
          <w:tcPr>
            <w:tcW w:w="1430" w:type="dxa"/>
          </w:tcPr>
          <w:p w14:paraId="4BF7DB53" w14:textId="77777777" w:rsidR="00B6323E" w:rsidRDefault="0067081A">
            <w:pPr>
              <w:pStyle w:val="TableParagraph"/>
              <w:spacing w:before="117"/>
              <w:ind w:left="20" w:right="9"/>
              <w:jc w:val="center"/>
              <w:rPr>
                <w:ins w:id="135" w:author="AMDUR, ALEXANDER" w:date="2026-09-25T20:09:00Z" w16du:dateUtc="2026-09-26T00:09:00Z"/>
                <w:sz w:val="24"/>
              </w:rPr>
            </w:pPr>
            <w:ins w:id="136" w:author="AMDUR, ALEXANDER" w:date="2026-09-25T20:09:00Z" w16du:dateUtc="2026-09-26T00:09:00Z">
              <w:r>
                <w:rPr>
                  <w:spacing w:val="-2"/>
                  <w:sz w:val="24"/>
                </w:rPr>
                <w:t>8302.49.6085</w:t>
              </w:r>
            </w:ins>
          </w:p>
        </w:tc>
      </w:tr>
      <w:tr w:rsidR="00B6323E" w14:paraId="7DE1F516" w14:textId="77777777">
        <w:trPr>
          <w:trHeight w:val="519"/>
          <w:ins w:id="137" w:author="AMDUR, ALEXANDER" w:date="2026-09-25T20:09:00Z" w16du:dateUtc="2026-09-26T00:09:00Z"/>
        </w:trPr>
        <w:tc>
          <w:tcPr>
            <w:tcW w:w="1430" w:type="dxa"/>
          </w:tcPr>
          <w:p w14:paraId="3AFE1FE5" w14:textId="77777777" w:rsidR="00B6323E" w:rsidRDefault="0067081A">
            <w:pPr>
              <w:pStyle w:val="TableParagraph"/>
              <w:ind w:right="20"/>
              <w:jc w:val="center"/>
              <w:rPr>
                <w:ins w:id="138" w:author="AMDUR, ALEXANDER" w:date="2026-09-25T20:09:00Z" w16du:dateUtc="2026-09-26T00:09:00Z"/>
                <w:sz w:val="24"/>
              </w:rPr>
            </w:pPr>
            <w:ins w:id="139" w:author="AMDUR, ALEXANDER" w:date="2026-09-25T20:09:00Z" w16du:dateUtc="2026-09-26T00:09:00Z">
              <w:r>
                <w:rPr>
                  <w:spacing w:val="-2"/>
                  <w:sz w:val="24"/>
                </w:rPr>
                <w:t>8302.50.0000</w:t>
              </w:r>
            </w:ins>
          </w:p>
        </w:tc>
        <w:tc>
          <w:tcPr>
            <w:tcW w:w="1440" w:type="dxa"/>
          </w:tcPr>
          <w:p w14:paraId="421A6B55" w14:textId="77777777" w:rsidR="00B6323E" w:rsidRDefault="0067081A">
            <w:pPr>
              <w:pStyle w:val="TableParagraph"/>
              <w:ind w:left="0"/>
              <w:jc w:val="center"/>
              <w:rPr>
                <w:ins w:id="140" w:author="AMDUR, ALEXANDER" w:date="2026-09-25T20:09:00Z" w16du:dateUtc="2026-09-26T00:09:00Z"/>
                <w:sz w:val="24"/>
              </w:rPr>
            </w:pPr>
            <w:ins w:id="141" w:author="AMDUR, ALEXANDER" w:date="2026-09-25T20:09:00Z" w16du:dateUtc="2026-09-26T00:09:00Z">
              <w:r>
                <w:rPr>
                  <w:spacing w:val="-2"/>
                  <w:sz w:val="24"/>
                </w:rPr>
                <w:t>8302.60.3000</w:t>
              </w:r>
            </w:ins>
          </w:p>
        </w:tc>
        <w:tc>
          <w:tcPr>
            <w:tcW w:w="1430" w:type="dxa"/>
          </w:tcPr>
          <w:p w14:paraId="0A947F3D" w14:textId="77777777" w:rsidR="00B6323E" w:rsidRDefault="0067081A">
            <w:pPr>
              <w:pStyle w:val="TableParagraph"/>
              <w:ind w:left="20" w:right="9"/>
              <w:jc w:val="center"/>
              <w:rPr>
                <w:ins w:id="142" w:author="AMDUR, ALEXANDER" w:date="2026-09-25T20:09:00Z" w16du:dateUtc="2026-09-26T00:09:00Z"/>
                <w:sz w:val="24"/>
              </w:rPr>
            </w:pPr>
            <w:ins w:id="143" w:author="AMDUR, ALEXANDER" w:date="2026-09-25T20:09:00Z" w16du:dateUtc="2026-09-26T00:09:00Z">
              <w:r>
                <w:rPr>
                  <w:spacing w:val="-2"/>
                  <w:sz w:val="24"/>
                </w:rPr>
                <w:t>8302.60.9000</w:t>
              </w:r>
            </w:ins>
          </w:p>
        </w:tc>
      </w:tr>
      <w:tr w:rsidR="00B6323E" w14:paraId="550B4177" w14:textId="77777777">
        <w:trPr>
          <w:trHeight w:val="520"/>
          <w:ins w:id="144" w:author="AMDUR, ALEXANDER" w:date="2026-09-25T20:09:00Z" w16du:dateUtc="2026-09-26T00:09:00Z"/>
        </w:trPr>
        <w:tc>
          <w:tcPr>
            <w:tcW w:w="1430" w:type="dxa"/>
          </w:tcPr>
          <w:p w14:paraId="60845A75" w14:textId="77777777" w:rsidR="00B6323E" w:rsidRDefault="0067081A">
            <w:pPr>
              <w:pStyle w:val="TableParagraph"/>
              <w:spacing w:before="117"/>
              <w:ind w:right="20"/>
              <w:jc w:val="center"/>
              <w:rPr>
                <w:ins w:id="145" w:author="AMDUR, ALEXANDER" w:date="2026-09-25T20:09:00Z" w16du:dateUtc="2026-09-26T00:09:00Z"/>
                <w:sz w:val="24"/>
              </w:rPr>
            </w:pPr>
            <w:ins w:id="146" w:author="AMDUR, ALEXANDER" w:date="2026-09-25T20:09:00Z" w16du:dateUtc="2026-09-26T00:09:00Z">
              <w:r>
                <w:rPr>
                  <w:spacing w:val="-2"/>
                  <w:sz w:val="24"/>
                </w:rPr>
                <w:t>8305.10.0050</w:t>
              </w:r>
            </w:ins>
          </w:p>
        </w:tc>
        <w:tc>
          <w:tcPr>
            <w:tcW w:w="1440" w:type="dxa"/>
          </w:tcPr>
          <w:p w14:paraId="508F11F2" w14:textId="77777777" w:rsidR="00B6323E" w:rsidRDefault="0067081A">
            <w:pPr>
              <w:pStyle w:val="TableParagraph"/>
              <w:spacing w:before="117"/>
              <w:ind w:left="0"/>
              <w:jc w:val="center"/>
              <w:rPr>
                <w:ins w:id="147" w:author="AMDUR, ALEXANDER" w:date="2026-09-25T20:09:00Z" w16du:dateUtc="2026-09-26T00:09:00Z"/>
                <w:sz w:val="24"/>
              </w:rPr>
            </w:pPr>
            <w:ins w:id="148" w:author="AMDUR, ALEXANDER" w:date="2026-09-25T20:09:00Z" w16du:dateUtc="2026-09-26T00:09:00Z">
              <w:r>
                <w:rPr>
                  <w:spacing w:val="-2"/>
                  <w:sz w:val="24"/>
                </w:rPr>
                <w:t>8306.30.0000</w:t>
              </w:r>
            </w:ins>
          </w:p>
        </w:tc>
        <w:tc>
          <w:tcPr>
            <w:tcW w:w="1430" w:type="dxa"/>
          </w:tcPr>
          <w:p w14:paraId="1BB049C8" w14:textId="77777777" w:rsidR="00B6323E" w:rsidRDefault="0067081A">
            <w:pPr>
              <w:pStyle w:val="TableParagraph"/>
              <w:spacing w:before="117"/>
              <w:ind w:left="20" w:right="9"/>
              <w:jc w:val="center"/>
              <w:rPr>
                <w:ins w:id="149" w:author="AMDUR, ALEXANDER" w:date="2026-09-25T20:09:00Z" w16du:dateUtc="2026-09-26T00:09:00Z"/>
                <w:sz w:val="24"/>
              </w:rPr>
            </w:pPr>
            <w:ins w:id="150" w:author="AMDUR, ALEXANDER" w:date="2026-09-25T20:09:00Z" w16du:dateUtc="2026-09-26T00:09:00Z">
              <w:r>
                <w:rPr>
                  <w:spacing w:val="-2"/>
                  <w:sz w:val="24"/>
                </w:rPr>
                <w:t>8414.59.6590</w:t>
              </w:r>
            </w:ins>
          </w:p>
        </w:tc>
      </w:tr>
      <w:tr w:rsidR="00B6323E" w14:paraId="19737FE6" w14:textId="77777777">
        <w:trPr>
          <w:trHeight w:val="519"/>
          <w:ins w:id="151" w:author="AMDUR, ALEXANDER" w:date="2026-09-25T20:09:00Z" w16du:dateUtc="2026-09-26T00:09:00Z"/>
        </w:trPr>
        <w:tc>
          <w:tcPr>
            <w:tcW w:w="1430" w:type="dxa"/>
          </w:tcPr>
          <w:p w14:paraId="2BDB5AD5" w14:textId="77777777" w:rsidR="00B6323E" w:rsidRDefault="0067081A">
            <w:pPr>
              <w:pStyle w:val="TableParagraph"/>
              <w:spacing w:before="117"/>
              <w:ind w:right="20"/>
              <w:jc w:val="center"/>
              <w:rPr>
                <w:ins w:id="152" w:author="AMDUR, ALEXANDER" w:date="2026-09-25T20:09:00Z" w16du:dateUtc="2026-09-26T00:09:00Z"/>
                <w:sz w:val="24"/>
              </w:rPr>
            </w:pPr>
            <w:ins w:id="153" w:author="AMDUR, ALEXANDER" w:date="2026-09-25T20:09:00Z" w16du:dateUtc="2026-09-26T00:09:00Z">
              <w:r>
                <w:rPr>
                  <w:spacing w:val="-2"/>
                  <w:sz w:val="24"/>
                </w:rPr>
                <w:t>8415.90.8025</w:t>
              </w:r>
            </w:ins>
          </w:p>
        </w:tc>
        <w:tc>
          <w:tcPr>
            <w:tcW w:w="1440" w:type="dxa"/>
          </w:tcPr>
          <w:p w14:paraId="193866BD" w14:textId="77777777" w:rsidR="00B6323E" w:rsidRDefault="0067081A">
            <w:pPr>
              <w:pStyle w:val="TableParagraph"/>
              <w:spacing w:before="117"/>
              <w:ind w:left="0"/>
              <w:jc w:val="center"/>
              <w:rPr>
                <w:ins w:id="154" w:author="AMDUR, ALEXANDER" w:date="2026-09-25T20:09:00Z" w16du:dateUtc="2026-09-26T00:09:00Z"/>
                <w:sz w:val="24"/>
              </w:rPr>
            </w:pPr>
            <w:ins w:id="155" w:author="AMDUR, ALEXANDER" w:date="2026-09-25T20:09:00Z" w16du:dateUtc="2026-09-26T00:09:00Z">
              <w:r>
                <w:rPr>
                  <w:spacing w:val="-2"/>
                  <w:sz w:val="24"/>
                </w:rPr>
                <w:t>8415.90.8045</w:t>
              </w:r>
            </w:ins>
          </w:p>
        </w:tc>
        <w:tc>
          <w:tcPr>
            <w:tcW w:w="1430" w:type="dxa"/>
          </w:tcPr>
          <w:p w14:paraId="23CA0D78" w14:textId="77777777" w:rsidR="00B6323E" w:rsidRDefault="0067081A">
            <w:pPr>
              <w:pStyle w:val="TableParagraph"/>
              <w:spacing w:before="117"/>
              <w:ind w:left="20" w:right="9"/>
              <w:jc w:val="center"/>
              <w:rPr>
                <w:ins w:id="156" w:author="AMDUR, ALEXANDER" w:date="2026-09-25T20:09:00Z" w16du:dateUtc="2026-09-26T00:09:00Z"/>
                <w:sz w:val="24"/>
              </w:rPr>
            </w:pPr>
            <w:ins w:id="157" w:author="AMDUR, ALEXANDER" w:date="2026-09-25T20:09:00Z" w16du:dateUtc="2026-09-26T00:09:00Z">
              <w:r>
                <w:rPr>
                  <w:spacing w:val="-2"/>
                  <w:sz w:val="24"/>
                </w:rPr>
                <w:t>8415.90.8085</w:t>
              </w:r>
            </w:ins>
          </w:p>
        </w:tc>
      </w:tr>
      <w:tr w:rsidR="00B6323E" w14:paraId="4D79EA9B" w14:textId="77777777">
        <w:trPr>
          <w:trHeight w:val="519"/>
          <w:ins w:id="158" w:author="AMDUR, ALEXANDER" w:date="2026-09-25T20:09:00Z" w16du:dateUtc="2026-09-26T00:09:00Z"/>
        </w:trPr>
        <w:tc>
          <w:tcPr>
            <w:tcW w:w="1430" w:type="dxa"/>
          </w:tcPr>
          <w:p w14:paraId="7EFE6315" w14:textId="77777777" w:rsidR="00B6323E" w:rsidRDefault="0067081A">
            <w:pPr>
              <w:pStyle w:val="TableParagraph"/>
              <w:ind w:right="20"/>
              <w:jc w:val="center"/>
              <w:rPr>
                <w:ins w:id="159" w:author="AMDUR, ALEXANDER" w:date="2026-09-25T20:09:00Z" w16du:dateUtc="2026-09-26T00:09:00Z"/>
                <w:sz w:val="24"/>
              </w:rPr>
            </w:pPr>
            <w:ins w:id="160" w:author="AMDUR, ALEXANDER" w:date="2026-09-25T20:09:00Z" w16du:dateUtc="2026-09-26T00:09:00Z">
              <w:r>
                <w:rPr>
                  <w:spacing w:val="-2"/>
                  <w:sz w:val="24"/>
                </w:rPr>
                <w:t>8418.99.8005</w:t>
              </w:r>
            </w:ins>
          </w:p>
        </w:tc>
        <w:tc>
          <w:tcPr>
            <w:tcW w:w="1440" w:type="dxa"/>
          </w:tcPr>
          <w:p w14:paraId="002C163E" w14:textId="77777777" w:rsidR="00B6323E" w:rsidRDefault="0067081A">
            <w:pPr>
              <w:pStyle w:val="TableParagraph"/>
              <w:ind w:left="0"/>
              <w:jc w:val="center"/>
              <w:rPr>
                <w:ins w:id="161" w:author="AMDUR, ALEXANDER" w:date="2026-09-25T20:09:00Z" w16du:dateUtc="2026-09-26T00:09:00Z"/>
                <w:sz w:val="24"/>
              </w:rPr>
            </w:pPr>
            <w:ins w:id="162" w:author="AMDUR, ALEXANDER" w:date="2026-09-25T20:09:00Z" w16du:dateUtc="2026-09-26T00:09:00Z">
              <w:r>
                <w:rPr>
                  <w:spacing w:val="-2"/>
                  <w:sz w:val="24"/>
                </w:rPr>
                <w:t>8418.99.8050</w:t>
              </w:r>
            </w:ins>
          </w:p>
        </w:tc>
        <w:tc>
          <w:tcPr>
            <w:tcW w:w="1430" w:type="dxa"/>
          </w:tcPr>
          <w:p w14:paraId="365DF482" w14:textId="77777777" w:rsidR="00B6323E" w:rsidRDefault="0067081A">
            <w:pPr>
              <w:pStyle w:val="TableParagraph"/>
              <w:ind w:left="20" w:right="9"/>
              <w:jc w:val="center"/>
              <w:rPr>
                <w:ins w:id="163" w:author="AMDUR, ALEXANDER" w:date="2026-09-25T20:09:00Z" w16du:dateUtc="2026-09-26T00:09:00Z"/>
                <w:sz w:val="24"/>
              </w:rPr>
            </w:pPr>
            <w:ins w:id="164" w:author="AMDUR, ALEXANDER" w:date="2026-09-25T20:09:00Z" w16du:dateUtc="2026-09-26T00:09:00Z">
              <w:r>
                <w:rPr>
                  <w:spacing w:val="-2"/>
                  <w:sz w:val="24"/>
                </w:rPr>
                <w:t>8418.99.8060</w:t>
              </w:r>
            </w:ins>
          </w:p>
        </w:tc>
      </w:tr>
      <w:tr w:rsidR="00B6323E" w14:paraId="30B8454B" w14:textId="77777777">
        <w:trPr>
          <w:trHeight w:val="393"/>
          <w:ins w:id="165" w:author="AMDUR, ALEXANDER" w:date="2026-09-25T20:09:00Z" w16du:dateUtc="2026-09-26T00:09:00Z"/>
        </w:trPr>
        <w:tc>
          <w:tcPr>
            <w:tcW w:w="1430" w:type="dxa"/>
          </w:tcPr>
          <w:p w14:paraId="592A1A31" w14:textId="77777777" w:rsidR="00B6323E" w:rsidRDefault="0067081A">
            <w:pPr>
              <w:pStyle w:val="TableParagraph"/>
              <w:spacing w:before="117" w:line="256" w:lineRule="exact"/>
              <w:ind w:right="20"/>
              <w:jc w:val="center"/>
              <w:rPr>
                <w:ins w:id="166" w:author="AMDUR, ALEXANDER" w:date="2026-09-25T20:09:00Z" w16du:dateUtc="2026-09-26T00:09:00Z"/>
                <w:sz w:val="24"/>
              </w:rPr>
            </w:pPr>
            <w:ins w:id="167" w:author="AMDUR, ALEXANDER" w:date="2026-09-25T20:09:00Z" w16du:dateUtc="2026-09-26T00:09:00Z">
              <w:r>
                <w:rPr>
                  <w:spacing w:val="-2"/>
                  <w:sz w:val="24"/>
                </w:rPr>
                <w:t>8419.50.5000</w:t>
              </w:r>
            </w:ins>
          </w:p>
        </w:tc>
        <w:tc>
          <w:tcPr>
            <w:tcW w:w="1440" w:type="dxa"/>
          </w:tcPr>
          <w:p w14:paraId="3F3BBA7E" w14:textId="77777777" w:rsidR="00B6323E" w:rsidRDefault="0067081A">
            <w:pPr>
              <w:pStyle w:val="TableParagraph"/>
              <w:spacing w:before="117" w:line="256" w:lineRule="exact"/>
              <w:ind w:left="0"/>
              <w:jc w:val="center"/>
              <w:rPr>
                <w:ins w:id="168" w:author="AMDUR, ALEXANDER" w:date="2026-09-25T20:09:00Z" w16du:dateUtc="2026-09-26T00:09:00Z"/>
                <w:sz w:val="24"/>
              </w:rPr>
            </w:pPr>
            <w:ins w:id="169" w:author="AMDUR, ALEXANDER" w:date="2026-09-25T20:09:00Z" w16du:dateUtc="2026-09-26T00:09:00Z">
              <w:r>
                <w:rPr>
                  <w:spacing w:val="-2"/>
                  <w:sz w:val="24"/>
                </w:rPr>
                <w:t>8419.90.1000</w:t>
              </w:r>
            </w:ins>
          </w:p>
        </w:tc>
        <w:tc>
          <w:tcPr>
            <w:tcW w:w="1430" w:type="dxa"/>
          </w:tcPr>
          <w:p w14:paraId="716E54CE" w14:textId="77777777" w:rsidR="00B6323E" w:rsidRDefault="0067081A">
            <w:pPr>
              <w:pStyle w:val="TableParagraph"/>
              <w:spacing w:before="117" w:line="256" w:lineRule="exact"/>
              <w:ind w:left="20" w:right="9"/>
              <w:jc w:val="center"/>
              <w:rPr>
                <w:ins w:id="170" w:author="AMDUR, ALEXANDER" w:date="2026-09-25T20:09:00Z" w16du:dateUtc="2026-09-26T00:09:00Z"/>
                <w:sz w:val="24"/>
              </w:rPr>
            </w:pPr>
            <w:ins w:id="171" w:author="AMDUR, ALEXANDER" w:date="2026-09-25T20:09:00Z" w16du:dateUtc="2026-09-26T00:09:00Z">
              <w:r>
                <w:rPr>
                  <w:spacing w:val="-2"/>
                  <w:sz w:val="24"/>
                </w:rPr>
                <w:t>8422.90.0640</w:t>
              </w:r>
            </w:ins>
          </w:p>
        </w:tc>
      </w:tr>
      <w:tr w:rsidR="001660FF" w14:paraId="75F21105" w14:textId="77777777">
        <w:trPr>
          <w:trHeight w:val="393"/>
          <w:ins w:id="172" w:author="AMDUR, ALEXANDER" w:date="2026-09-25T20:09:00Z" w16du:dateUtc="2026-09-26T00:09:00Z"/>
        </w:trPr>
        <w:tc>
          <w:tcPr>
            <w:tcW w:w="1430" w:type="dxa"/>
          </w:tcPr>
          <w:p w14:paraId="524ECD32" w14:textId="418A6862" w:rsidR="001660FF" w:rsidRDefault="00F542B2" w:rsidP="001660FF">
            <w:pPr>
              <w:pStyle w:val="TableParagraph"/>
              <w:spacing w:before="117" w:line="256" w:lineRule="exact"/>
              <w:ind w:right="20"/>
              <w:rPr>
                <w:ins w:id="173" w:author="AMDUR, ALEXANDER" w:date="2026-09-25T20:09:00Z" w16du:dateUtc="2026-09-26T00:09:00Z"/>
                <w:spacing w:val="-2"/>
                <w:sz w:val="24"/>
              </w:rPr>
            </w:pPr>
            <w:ins w:id="174" w:author="AMDUR, ALEXANDER" w:date="2026-09-25T20:09:00Z" w16du:dateUtc="2026-09-26T00:09:00Z">
              <w:r>
                <w:rPr>
                  <w:spacing w:val="-2"/>
                  <w:sz w:val="24"/>
                </w:rPr>
                <w:t xml:space="preserve"> </w:t>
              </w:r>
              <w:r w:rsidR="001660FF">
                <w:rPr>
                  <w:spacing w:val="-2"/>
                  <w:sz w:val="24"/>
                </w:rPr>
                <w:t>8424.90.9080</w:t>
              </w:r>
            </w:ins>
          </w:p>
        </w:tc>
        <w:tc>
          <w:tcPr>
            <w:tcW w:w="1440" w:type="dxa"/>
          </w:tcPr>
          <w:p w14:paraId="3422D6EC" w14:textId="5F874EA8" w:rsidR="001660FF" w:rsidRDefault="001660FF">
            <w:pPr>
              <w:pStyle w:val="TableParagraph"/>
              <w:spacing w:before="117" w:line="256" w:lineRule="exact"/>
              <w:ind w:left="0"/>
              <w:jc w:val="center"/>
              <w:rPr>
                <w:ins w:id="175" w:author="AMDUR, ALEXANDER" w:date="2026-09-25T20:09:00Z" w16du:dateUtc="2026-09-26T00:09:00Z"/>
                <w:spacing w:val="-2"/>
                <w:sz w:val="24"/>
              </w:rPr>
            </w:pPr>
            <w:ins w:id="176" w:author="AMDUR, ALEXANDER" w:date="2026-09-25T20:09:00Z" w16du:dateUtc="2026-09-26T00:09:00Z">
              <w:r>
                <w:rPr>
                  <w:spacing w:val="-2"/>
                  <w:sz w:val="24"/>
                </w:rPr>
                <w:t>8473.30.2000</w:t>
              </w:r>
            </w:ins>
          </w:p>
        </w:tc>
        <w:tc>
          <w:tcPr>
            <w:tcW w:w="1430" w:type="dxa"/>
          </w:tcPr>
          <w:p w14:paraId="379BFAD2" w14:textId="15B8AFA0" w:rsidR="001660FF" w:rsidRDefault="001660FF">
            <w:pPr>
              <w:pStyle w:val="TableParagraph"/>
              <w:spacing w:before="117" w:line="256" w:lineRule="exact"/>
              <w:ind w:left="20" w:right="9"/>
              <w:jc w:val="center"/>
              <w:rPr>
                <w:ins w:id="177" w:author="AMDUR, ALEXANDER" w:date="2026-09-25T20:09:00Z" w16du:dateUtc="2026-09-26T00:09:00Z"/>
                <w:spacing w:val="-2"/>
                <w:sz w:val="24"/>
              </w:rPr>
            </w:pPr>
            <w:ins w:id="178" w:author="AMDUR, ALEXANDER" w:date="2026-09-25T20:09:00Z" w16du:dateUtc="2026-09-26T00:09:00Z">
              <w:r>
                <w:rPr>
                  <w:spacing w:val="-2"/>
                  <w:sz w:val="24"/>
                </w:rPr>
                <w:t>8473.30.5100</w:t>
              </w:r>
            </w:ins>
          </w:p>
        </w:tc>
      </w:tr>
      <w:bookmarkEnd w:id="90"/>
    </w:tbl>
    <w:p w14:paraId="28471BCC" w14:textId="77777777" w:rsidR="00B6323E" w:rsidRDefault="00B6323E">
      <w:pPr>
        <w:spacing w:line="256" w:lineRule="exact"/>
        <w:jc w:val="center"/>
        <w:rPr>
          <w:ins w:id="179" w:author="AMDUR, ALEXANDER" w:date="2026-09-25T20:09:00Z" w16du:dateUtc="2026-09-26T00:09:00Z"/>
          <w:sz w:val="24"/>
        </w:rPr>
        <w:sectPr w:rsidR="00B6323E">
          <w:pgSz w:w="12240" w:h="15840"/>
          <w:pgMar w:top="1360" w:right="1340" w:bottom="280" w:left="1260" w:header="720" w:footer="720" w:gutter="0"/>
          <w:cols w:space="720"/>
        </w:sectPr>
      </w:pPr>
    </w:p>
    <w:p w14:paraId="4B023AE0" w14:textId="77777777" w:rsidR="00B6323E" w:rsidRDefault="00B6323E">
      <w:pPr>
        <w:spacing w:before="24"/>
        <w:rPr>
          <w:ins w:id="180" w:author="AMDUR, ALEXANDER" w:date="2026-09-25T20:09:00Z" w16du:dateUtc="2026-09-26T00:09:00Z"/>
          <w:b/>
          <w:sz w:val="20"/>
        </w:rPr>
      </w:pPr>
    </w:p>
    <w:tbl>
      <w:tblPr>
        <w:tblW w:w="0" w:type="auto"/>
        <w:tblInd w:w="180" w:type="dxa"/>
        <w:tblLayout w:type="fixed"/>
        <w:tblCellMar>
          <w:left w:w="0" w:type="dxa"/>
          <w:right w:w="0" w:type="dxa"/>
        </w:tblCellMar>
        <w:tblLook w:val="01E0" w:firstRow="1" w:lastRow="1" w:firstColumn="1" w:lastColumn="1" w:noHBand="0" w:noVBand="0"/>
      </w:tblPr>
      <w:tblGrid>
        <w:gridCol w:w="1387"/>
        <w:gridCol w:w="1440"/>
        <w:gridCol w:w="1430"/>
      </w:tblGrid>
      <w:tr w:rsidR="00B6323E" w14:paraId="5C1D5CB7" w14:textId="77777777" w:rsidTr="001660FF">
        <w:trPr>
          <w:trHeight w:val="392"/>
          <w:ins w:id="181" w:author="AMDUR, ALEXANDER" w:date="2026-09-25T20:09:00Z" w16du:dateUtc="2026-09-26T00:09:00Z"/>
        </w:trPr>
        <w:tc>
          <w:tcPr>
            <w:tcW w:w="1387" w:type="dxa"/>
          </w:tcPr>
          <w:p w14:paraId="2F996E14" w14:textId="77777777" w:rsidR="00B6323E" w:rsidRDefault="0067081A">
            <w:pPr>
              <w:pStyle w:val="TableParagraph"/>
              <w:spacing w:before="0" w:line="266" w:lineRule="exact"/>
              <w:ind w:right="20"/>
              <w:jc w:val="center"/>
              <w:rPr>
                <w:ins w:id="182" w:author="AMDUR, ALEXANDER" w:date="2026-09-25T20:09:00Z" w16du:dateUtc="2026-09-26T00:09:00Z"/>
                <w:sz w:val="24"/>
              </w:rPr>
            </w:pPr>
            <w:bookmarkStart w:id="183" w:name="OLE_LINK1"/>
            <w:ins w:id="184" w:author="AMDUR, ALEXANDER" w:date="2026-09-25T20:09:00Z" w16du:dateUtc="2026-09-26T00:09:00Z">
              <w:r>
                <w:rPr>
                  <w:spacing w:val="-2"/>
                  <w:sz w:val="24"/>
                </w:rPr>
                <w:t>8479.89.9599</w:t>
              </w:r>
            </w:ins>
          </w:p>
        </w:tc>
        <w:tc>
          <w:tcPr>
            <w:tcW w:w="1440" w:type="dxa"/>
          </w:tcPr>
          <w:p w14:paraId="2C20D2C7" w14:textId="77777777" w:rsidR="00B6323E" w:rsidRDefault="0067081A">
            <w:pPr>
              <w:pStyle w:val="TableParagraph"/>
              <w:spacing w:before="0" w:line="266" w:lineRule="exact"/>
              <w:ind w:left="59"/>
              <w:rPr>
                <w:ins w:id="185" w:author="AMDUR, ALEXANDER" w:date="2026-09-25T20:09:00Z" w16du:dateUtc="2026-09-26T00:09:00Z"/>
                <w:sz w:val="24"/>
              </w:rPr>
            </w:pPr>
            <w:ins w:id="186" w:author="AMDUR, ALEXANDER" w:date="2026-09-25T20:09:00Z" w16du:dateUtc="2026-09-26T00:09:00Z">
              <w:r>
                <w:rPr>
                  <w:spacing w:val="-2"/>
                  <w:sz w:val="24"/>
                </w:rPr>
                <w:t>8479.90.8500</w:t>
              </w:r>
            </w:ins>
          </w:p>
        </w:tc>
        <w:tc>
          <w:tcPr>
            <w:tcW w:w="1430" w:type="dxa"/>
          </w:tcPr>
          <w:p w14:paraId="0242EA26" w14:textId="77777777" w:rsidR="00B6323E" w:rsidRDefault="0067081A">
            <w:pPr>
              <w:pStyle w:val="TableParagraph"/>
              <w:spacing w:before="0" w:line="266" w:lineRule="exact"/>
              <w:ind w:left="60"/>
              <w:rPr>
                <w:ins w:id="187" w:author="AMDUR, ALEXANDER" w:date="2026-09-25T20:09:00Z" w16du:dateUtc="2026-09-26T00:09:00Z"/>
                <w:sz w:val="24"/>
              </w:rPr>
            </w:pPr>
            <w:ins w:id="188" w:author="AMDUR, ALEXANDER" w:date="2026-09-25T20:09:00Z" w16du:dateUtc="2026-09-26T00:09:00Z">
              <w:r>
                <w:rPr>
                  <w:spacing w:val="-2"/>
                  <w:sz w:val="24"/>
                </w:rPr>
                <w:t>8479.90.9596</w:t>
              </w:r>
            </w:ins>
          </w:p>
        </w:tc>
      </w:tr>
      <w:tr w:rsidR="00B6323E" w14:paraId="0DC0D5C2" w14:textId="77777777" w:rsidTr="001660FF">
        <w:trPr>
          <w:trHeight w:val="519"/>
          <w:ins w:id="189" w:author="AMDUR, ALEXANDER" w:date="2026-09-25T20:09:00Z" w16du:dateUtc="2026-09-26T00:09:00Z"/>
        </w:trPr>
        <w:tc>
          <w:tcPr>
            <w:tcW w:w="1387" w:type="dxa"/>
          </w:tcPr>
          <w:p w14:paraId="6D7AB910" w14:textId="77777777" w:rsidR="00B6323E" w:rsidRDefault="0067081A">
            <w:pPr>
              <w:pStyle w:val="TableParagraph"/>
              <w:spacing w:before="117"/>
              <w:ind w:right="20"/>
              <w:jc w:val="center"/>
              <w:rPr>
                <w:ins w:id="190" w:author="AMDUR, ALEXANDER" w:date="2026-09-25T20:09:00Z" w16du:dateUtc="2026-09-26T00:09:00Z"/>
                <w:sz w:val="24"/>
              </w:rPr>
            </w:pPr>
            <w:ins w:id="191" w:author="AMDUR, ALEXANDER" w:date="2026-09-25T20:09:00Z" w16du:dateUtc="2026-09-26T00:09:00Z">
              <w:r>
                <w:rPr>
                  <w:spacing w:val="-2"/>
                  <w:sz w:val="24"/>
                </w:rPr>
                <w:t>8481.90.9060</w:t>
              </w:r>
            </w:ins>
          </w:p>
        </w:tc>
        <w:tc>
          <w:tcPr>
            <w:tcW w:w="1440" w:type="dxa"/>
          </w:tcPr>
          <w:p w14:paraId="181A90D4" w14:textId="77777777" w:rsidR="00B6323E" w:rsidRDefault="0067081A">
            <w:pPr>
              <w:pStyle w:val="TableParagraph"/>
              <w:spacing w:before="117"/>
              <w:ind w:left="59"/>
              <w:rPr>
                <w:ins w:id="192" w:author="AMDUR, ALEXANDER" w:date="2026-09-25T20:09:00Z" w16du:dateUtc="2026-09-26T00:09:00Z"/>
                <w:sz w:val="24"/>
              </w:rPr>
            </w:pPr>
            <w:ins w:id="193" w:author="AMDUR, ALEXANDER" w:date="2026-09-25T20:09:00Z" w16du:dateUtc="2026-09-26T00:09:00Z">
              <w:r>
                <w:rPr>
                  <w:spacing w:val="-2"/>
                  <w:sz w:val="24"/>
                </w:rPr>
                <w:t>8481.90.9085</w:t>
              </w:r>
            </w:ins>
          </w:p>
        </w:tc>
        <w:tc>
          <w:tcPr>
            <w:tcW w:w="1430" w:type="dxa"/>
          </w:tcPr>
          <w:p w14:paraId="4E32CBCA" w14:textId="77777777" w:rsidR="00B6323E" w:rsidRDefault="0067081A">
            <w:pPr>
              <w:pStyle w:val="TableParagraph"/>
              <w:spacing w:before="117"/>
              <w:ind w:left="60"/>
              <w:rPr>
                <w:ins w:id="194" w:author="AMDUR, ALEXANDER" w:date="2026-09-25T20:09:00Z" w16du:dateUtc="2026-09-26T00:09:00Z"/>
                <w:sz w:val="24"/>
              </w:rPr>
            </w:pPr>
            <w:ins w:id="195" w:author="AMDUR, ALEXANDER" w:date="2026-09-25T20:09:00Z" w16du:dateUtc="2026-09-26T00:09:00Z">
              <w:r>
                <w:rPr>
                  <w:spacing w:val="-2"/>
                  <w:sz w:val="24"/>
                </w:rPr>
                <w:t>8486.90.0000</w:t>
              </w:r>
            </w:ins>
          </w:p>
        </w:tc>
      </w:tr>
      <w:tr w:rsidR="00B6323E" w14:paraId="42D39989" w14:textId="77777777" w:rsidTr="001660FF">
        <w:trPr>
          <w:trHeight w:val="519"/>
          <w:ins w:id="196" w:author="AMDUR, ALEXANDER" w:date="2026-09-25T20:09:00Z" w16du:dateUtc="2026-09-26T00:09:00Z"/>
        </w:trPr>
        <w:tc>
          <w:tcPr>
            <w:tcW w:w="1387" w:type="dxa"/>
          </w:tcPr>
          <w:p w14:paraId="39D530FE" w14:textId="77777777" w:rsidR="00B6323E" w:rsidRDefault="0067081A">
            <w:pPr>
              <w:pStyle w:val="TableParagraph"/>
              <w:spacing w:before="117"/>
              <w:ind w:right="20"/>
              <w:jc w:val="center"/>
              <w:rPr>
                <w:ins w:id="197" w:author="AMDUR, ALEXANDER" w:date="2026-09-25T20:09:00Z" w16du:dateUtc="2026-09-26T00:09:00Z"/>
                <w:sz w:val="24"/>
              </w:rPr>
            </w:pPr>
            <w:ins w:id="198" w:author="AMDUR, ALEXANDER" w:date="2026-09-25T20:09:00Z" w16du:dateUtc="2026-09-26T00:09:00Z">
              <w:r>
                <w:rPr>
                  <w:spacing w:val="-2"/>
                  <w:sz w:val="24"/>
                </w:rPr>
                <w:t>8487.90.0080</w:t>
              </w:r>
            </w:ins>
          </w:p>
        </w:tc>
        <w:tc>
          <w:tcPr>
            <w:tcW w:w="1440" w:type="dxa"/>
          </w:tcPr>
          <w:p w14:paraId="42C55EFC" w14:textId="77777777" w:rsidR="00B6323E" w:rsidRDefault="0067081A">
            <w:pPr>
              <w:pStyle w:val="TableParagraph"/>
              <w:spacing w:before="117"/>
              <w:ind w:left="59"/>
              <w:rPr>
                <w:ins w:id="199" w:author="AMDUR, ALEXANDER" w:date="2026-09-25T20:09:00Z" w16du:dateUtc="2026-09-26T00:09:00Z"/>
                <w:sz w:val="24"/>
              </w:rPr>
            </w:pPr>
            <w:ins w:id="200" w:author="AMDUR, ALEXANDER" w:date="2026-09-25T20:09:00Z" w16du:dateUtc="2026-09-26T00:09:00Z">
              <w:r>
                <w:rPr>
                  <w:spacing w:val="-2"/>
                  <w:sz w:val="24"/>
                </w:rPr>
                <w:t>8503.00.9520</w:t>
              </w:r>
            </w:ins>
          </w:p>
        </w:tc>
        <w:tc>
          <w:tcPr>
            <w:tcW w:w="1430" w:type="dxa"/>
          </w:tcPr>
          <w:p w14:paraId="28D9B3CD" w14:textId="77777777" w:rsidR="00B6323E" w:rsidRDefault="0067081A">
            <w:pPr>
              <w:pStyle w:val="TableParagraph"/>
              <w:spacing w:before="117"/>
              <w:ind w:left="60"/>
              <w:rPr>
                <w:ins w:id="201" w:author="AMDUR, ALEXANDER" w:date="2026-09-25T20:09:00Z" w16du:dateUtc="2026-09-26T00:09:00Z"/>
                <w:sz w:val="24"/>
              </w:rPr>
            </w:pPr>
            <w:ins w:id="202" w:author="AMDUR, ALEXANDER" w:date="2026-09-25T20:09:00Z" w16du:dateUtc="2026-09-26T00:09:00Z">
              <w:r>
                <w:rPr>
                  <w:spacing w:val="-2"/>
                  <w:sz w:val="24"/>
                </w:rPr>
                <w:t>8508.70.0000</w:t>
              </w:r>
            </w:ins>
          </w:p>
        </w:tc>
      </w:tr>
      <w:tr w:rsidR="00B6323E" w14:paraId="37A62F1E" w14:textId="77777777" w:rsidTr="001660FF">
        <w:trPr>
          <w:trHeight w:val="519"/>
          <w:ins w:id="203" w:author="AMDUR, ALEXANDER" w:date="2026-09-25T20:09:00Z" w16du:dateUtc="2026-09-26T00:09:00Z"/>
        </w:trPr>
        <w:tc>
          <w:tcPr>
            <w:tcW w:w="1387" w:type="dxa"/>
          </w:tcPr>
          <w:p w14:paraId="4AB60359" w14:textId="77777777" w:rsidR="00B6323E" w:rsidRDefault="0067081A">
            <w:pPr>
              <w:pStyle w:val="TableParagraph"/>
              <w:spacing w:before="117"/>
              <w:ind w:right="20"/>
              <w:jc w:val="center"/>
              <w:rPr>
                <w:ins w:id="204" w:author="AMDUR, ALEXANDER" w:date="2026-09-25T20:09:00Z" w16du:dateUtc="2026-09-26T00:09:00Z"/>
                <w:sz w:val="24"/>
              </w:rPr>
            </w:pPr>
            <w:ins w:id="205" w:author="AMDUR, ALEXANDER" w:date="2026-09-25T20:09:00Z" w16du:dateUtc="2026-09-26T00:09:00Z">
              <w:r>
                <w:rPr>
                  <w:spacing w:val="-2"/>
                  <w:sz w:val="24"/>
                </w:rPr>
                <w:t>8513.90.2000</w:t>
              </w:r>
            </w:ins>
          </w:p>
        </w:tc>
        <w:tc>
          <w:tcPr>
            <w:tcW w:w="1440" w:type="dxa"/>
          </w:tcPr>
          <w:p w14:paraId="43AB3A5C" w14:textId="77777777" w:rsidR="00B6323E" w:rsidRDefault="0067081A">
            <w:pPr>
              <w:pStyle w:val="TableParagraph"/>
              <w:spacing w:before="117"/>
              <w:ind w:left="59"/>
              <w:rPr>
                <w:ins w:id="206" w:author="AMDUR, ALEXANDER" w:date="2026-09-25T20:09:00Z" w16du:dateUtc="2026-09-26T00:09:00Z"/>
                <w:sz w:val="24"/>
              </w:rPr>
            </w:pPr>
            <w:ins w:id="207" w:author="AMDUR, ALEXANDER" w:date="2026-09-25T20:09:00Z" w16du:dateUtc="2026-09-26T00:09:00Z">
              <w:r>
                <w:rPr>
                  <w:spacing w:val="-2"/>
                  <w:sz w:val="24"/>
                </w:rPr>
                <w:t>8515.90.2000</w:t>
              </w:r>
            </w:ins>
          </w:p>
        </w:tc>
        <w:tc>
          <w:tcPr>
            <w:tcW w:w="1430" w:type="dxa"/>
          </w:tcPr>
          <w:p w14:paraId="1AEAAAC6" w14:textId="77777777" w:rsidR="00B6323E" w:rsidRDefault="0067081A">
            <w:pPr>
              <w:pStyle w:val="TableParagraph"/>
              <w:spacing w:before="117"/>
              <w:ind w:left="60"/>
              <w:rPr>
                <w:ins w:id="208" w:author="AMDUR, ALEXANDER" w:date="2026-09-25T20:09:00Z" w16du:dateUtc="2026-09-26T00:09:00Z"/>
                <w:sz w:val="24"/>
              </w:rPr>
            </w:pPr>
            <w:ins w:id="209" w:author="AMDUR, ALEXANDER" w:date="2026-09-25T20:09:00Z" w16du:dateUtc="2026-09-26T00:09:00Z">
              <w:r>
                <w:rPr>
                  <w:spacing w:val="-2"/>
                  <w:sz w:val="24"/>
                </w:rPr>
                <w:t>8516.90.5000</w:t>
              </w:r>
            </w:ins>
          </w:p>
        </w:tc>
      </w:tr>
      <w:tr w:rsidR="00B6323E" w14:paraId="44606135" w14:textId="77777777" w:rsidTr="001660FF">
        <w:trPr>
          <w:trHeight w:val="519"/>
          <w:ins w:id="210" w:author="AMDUR, ALEXANDER" w:date="2026-09-25T20:09:00Z" w16du:dateUtc="2026-09-26T00:09:00Z"/>
        </w:trPr>
        <w:tc>
          <w:tcPr>
            <w:tcW w:w="1387" w:type="dxa"/>
          </w:tcPr>
          <w:p w14:paraId="7D6A6CC8" w14:textId="77777777" w:rsidR="00B6323E" w:rsidRDefault="0067081A">
            <w:pPr>
              <w:pStyle w:val="TableParagraph"/>
              <w:spacing w:before="117"/>
              <w:ind w:right="20"/>
              <w:jc w:val="center"/>
              <w:rPr>
                <w:ins w:id="211" w:author="AMDUR, ALEXANDER" w:date="2026-09-25T20:09:00Z" w16du:dateUtc="2026-09-26T00:09:00Z"/>
                <w:sz w:val="24"/>
              </w:rPr>
            </w:pPr>
            <w:ins w:id="212" w:author="AMDUR, ALEXANDER" w:date="2026-09-25T20:09:00Z" w16du:dateUtc="2026-09-26T00:09:00Z">
              <w:r>
                <w:rPr>
                  <w:spacing w:val="-2"/>
                  <w:sz w:val="24"/>
                </w:rPr>
                <w:t>8516.90.8050</w:t>
              </w:r>
            </w:ins>
          </w:p>
        </w:tc>
        <w:tc>
          <w:tcPr>
            <w:tcW w:w="1440" w:type="dxa"/>
          </w:tcPr>
          <w:p w14:paraId="76DC4185" w14:textId="77777777" w:rsidR="00B6323E" w:rsidRDefault="0067081A">
            <w:pPr>
              <w:pStyle w:val="TableParagraph"/>
              <w:spacing w:before="117"/>
              <w:ind w:left="59"/>
              <w:rPr>
                <w:ins w:id="213" w:author="AMDUR, ALEXANDER" w:date="2026-09-25T20:09:00Z" w16du:dateUtc="2026-09-26T00:09:00Z"/>
                <w:sz w:val="24"/>
              </w:rPr>
            </w:pPr>
            <w:ins w:id="214" w:author="AMDUR, ALEXANDER" w:date="2026-09-25T20:09:00Z" w16du:dateUtc="2026-09-26T00:09:00Z">
              <w:r>
                <w:rPr>
                  <w:spacing w:val="-2"/>
                  <w:sz w:val="24"/>
                </w:rPr>
                <w:t>8517.71.0000</w:t>
              </w:r>
            </w:ins>
          </w:p>
        </w:tc>
        <w:tc>
          <w:tcPr>
            <w:tcW w:w="1430" w:type="dxa"/>
          </w:tcPr>
          <w:p w14:paraId="7ACA77BC" w14:textId="77777777" w:rsidR="00B6323E" w:rsidRDefault="0067081A">
            <w:pPr>
              <w:pStyle w:val="TableParagraph"/>
              <w:spacing w:before="117"/>
              <w:ind w:left="60"/>
              <w:rPr>
                <w:ins w:id="215" w:author="AMDUR, ALEXANDER" w:date="2026-09-25T20:09:00Z" w16du:dateUtc="2026-09-26T00:09:00Z"/>
                <w:sz w:val="24"/>
              </w:rPr>
            </w:pPr>
            <w:ins w:id="216" w:author="AMDUR, ALEXANDER" w:date="2026-09-25T20:09:00Z" w16du:dateUtc="2026-09-26T00:09:00Z">
              <w:r>
                <w:rPr>
                  <w:spacing w:val="-2"/>
                  <w:sz w:val="24"/>
                </w:rPr>
                <w:t>8517.79.0000</w:t>
              </w:r>
            </w:ins>
          </w:p>
        </w:tc>
      </w:tr>
      <w:tr w:rsidR="00B6323E" w14:paraId="4332F368" w14:textId="77777777" w:rsidTr="001660FF">
        <w:trPr>
          <w:trHeight w:val="519"/>
          <w:ins w:id="217" w:author="AMDUR, ALEXANDER" w:date="2026-09-25T20:09:00Z" w16du:dateUtc="2026-09-26T00:09:00Z"/>
        </w:trPr>
        <w:tc>
          <w:tcPr>
            <w:tcW w:w="1387" w:type="dxa"/>
          </w:tcPr>
          <w:p w14:paraId="407DF61C" w14:textId="77777777" w:rsidR="00B6323E" w:rsidRDefault="0067081A">
            <w:pPr>
              <w:pStyle w:val="TableParagraph"/>
              <w:spacing w:before="117"/>
              <w:ind w:right="20"/>
              <w:jc w:val="center"/>
              <w:rPr>
                <w:ins w:id="218" w:author="AMDUR, ALEXANDER" w:date="2026-09-25T20:09:00Z" w16du:dateUtc="2026-09-26T00:09:00Z"/>
                <w:sz w:val="24"/>
              </w:rPr>
            </w:pPr>
            <w:ins w:id="219" w:author="AMDUR, ALEXANDER" w:date="2026-09-25T20:09:00Z" w16du:dateUtc="2026-09-26T00:09:00Z">
              <w:r>
                <w:rPr>
                  <w:spacing w:val="-2"/>
                  <w:sz w:val="24"/>
                </w:rPr>
                <w:t>8529.90.7300</w:t>
              </w:r>
            </w:ins>
          </w:p>
        </w:tc>
        <w:tc>
          <w:tcPr>
            <w:tcW w:w="1440" w:type="dxa"/>
          </w:tcPr>
          <w:p w14:paraId="3B57716E" w14:textId="77777777" w:rsidR="00B6323E" w:rsidRDefault="0067081A">
            <w:pPr>
              <w:pStyle w:val="TableParagraph"/>
              <w:spacing w:before="117"/>
              <w:ind w:left="59"/>
              <w:rPr>
                <w:ins w:id="220" w:author="AMDUR, ALEXANDER" w:date="2026-09-25T20:09:00Z" w16du:dateUtc="2026-09-26T00:09:00Z"/>
                <w:sz w:val="24"/>
              </w:rPr>
            </w:pPr>
            <w:ins w:id="221" w:author="AMDUR, ALEXANDER" w:date="2026-09-25T20:09:00Z" w16du:dateUtc="2026-09-26T00:09:00Z">
              <w:r>
                <w:rPr>
                  <w:spacing w:val="-2"/>
                  <w:sz w:val="24"/>
                </w:rPr>
                <w:t>8529.90.9760</w:t>
              </w:r>
            </w:ins>
          </w:p>
        </w:tc>
        <w:tc>
          <w:tcPr>
            <w:tcW w:w="1430" w:type="dxa"/>
          </w:tcPr>
          <w:p w14:paraId="24A759F6" w14:textId="77777777" w:rsidR="00B6323E" w:rsidRDefault="0067081A">
            <w:pPr>
              <w:pStyle w:val="TableParagraph"/>
              <w:spacing w:before="117"/>
              <w:ind w:left="60"/>
              <w:rPr>
                <w:ins w:id="222" w:author="AMDUR, ALEXANDER" w:date="2026-09-25T20:09:00Z" w16du:dateUtc="2026-09-26T00:09:00Z"/>
                <w:sz w:val="24"/>
              </w:rPr>
            </w:pPr>
            <w:ins w:id="223" w:author="AMDUR, ALEXANDER" w:date="2026-09-25T20:09:00Z" w16du:dateUtc="2026-09-26T00:09:00Z">
              <w:r>
                <w:rPr>
                  <w:spacing w:val="-2"/>
                  <w:sz w:val="24"/>
                </w:rPr>
                <w:t>8536.90.8585</w:t>
              </w:r>
            </w:ins>
          </w:p>
        </w:tc>
      </w:tr>
      <w:tr w:rsidR="00B6323E" w14:paraId="0E1421D5" w14:textId="77777777" w:rsidTr="001660FF">
        <w:trPr>
          <w:trHeight w:val="519"/>
          <w:ins w:id="224" w:author="AMDUR, ALEXANDER" w:date="2026-09-25T20:09:00Z" w16du:dateUtc="2026-09-26T00:09:00Z"/>
        </w:trPr>
        <w:tc>
          <w:tcPr>
            <w:tcW w:w="1387" w:type="dxa"/>
          </w:tcPr>
          <w:p w14:paraId="14B0A9BC" w14:textId="77777777" w:rsidR="00B6323E" w:rsidRDefault="0067081A">
            <w:pPr>
              <w:pStyle w:val="TableParagraph"/>
              <w:spacing w:before="117"/>
              <w:ind w:right="20"/>
              <w:jc w:val="center"/>
              <w:rPr>
                <w:ins w:id="225" w:author="AMDUR, ALEXANDER" w:date="2026-09-25T20:09:00Z" w16du:dateUtc="2026-09-26T00:09:00Z"/>
                <w:sz w:val="24"/>
              </w:rPr>
            </w:pPr>
            <w:ins w:id="226" w:author="AMDUR, ALEXANDER" w:date="2026-09-25T20:09:00Z" w16du:dateUtc="2026-09-26T00:09:00Z">
              <w:r>
                <w:rPr>
                  <w:spacing w:val="-2"/>
                  <w:sz w:val="24"/>
                </w:rPr>
                <w:t>8538.10.0000</w:t>
              </w:r>
            </w:ins>
          </w:p>
        </w:tc>
        <w:tc>
          <w:tcPr>
            <w:tcW w:w="1440" w:type="dxa"/>
          </w:tcPr>
          <w:p w14:paraId="586C59AD" w14:textId="77777777" w:rsidR="00B6323E" w:rsidRDefault="0067081A">
            <w:pPr>
              <w:pStyle w:val="TableParagraph"/>
              <w:spacing w:before="117"/>
              <w:ind w:left="59"/>
              <w:rPr>
                <w:ins w:id="227" w:author="AMDUR, ALEXANDER" w:date="2026-09-25T20:09:00Z" w16du:dateUtc="2026-09-26T00:09:00Z"/>
                <w:sz w:val="24"/>
              </w:rPr>
            </w:pPr>
            <w:ins w:id="228" w:author="AMDUR, ALEXANDER" w:date="2026-09-25T20:09:00Z" w16du:dateUtc="2026-09-26T00:09:00Z">
              <w:r>
                <w:rPr>
                  <w:spacing w:val="-2"/>
                  <w:sz w:val="24"/>
                </w:rPr>
                <w:t>8541.90.0000</w:t>
              </w:r>
            </w:ins>
          </w:p>
        </w:tc>
        <w:tc>
          <w:tcPr>
            <w:tcW w:w="1430" w:type="dxa"/>
          </w:tcPr>
          <w:p w14:paraId="4FB92D85" w14:textId="77777777" w:rsidR="00B6323E" w:rsidRDefault="0067081A">
            <w:pPr>
              <w:pStyle w:val="TableParagraph"/>
              <w:spacing w:before="117"/>
              <w:ind w:left="60"/>
              <w:rPr>
                <w:ins w:id="229" w:author="AMDUR, ALEXANDER" w:date="2026-09-25T20:09:00Z" w16du:dateUtc="2026-09-26T00:09:00Z"/>
                <w:sz w:val="24"/>
              </w:rPr>
            </w:pPr>
            <w:ins w:id="230" w:author="AMDUR, ALEXANDER" w:date="2026-09-25T20:09:00Z" w16du:dateUtc="2026-09-26T00:09:00Z">
              <w:r>
                <w:rPr>
                  <w:spacing w:val="-2"/>
                  <w:sz w:val="24"/>
                </w:rPr>
                <w:t>8543.90.8885</w:t>
              </w:r>
            </w:ins>
          </w:p>
        </w:tc>
      </w:tr>
      <w:tr w:rsidR="00B6323E" w14:paraId="6CC20AAC" w14:textId="77777777" w:rsidTr="001660FF">
        <w:trPr>
          <w:trHeight w:val="519"/>
          <w:ins w:id="231" w:author="AMDUR, ALEXANDER" w:date="2026-09-25T20:09:00Z" w16du:dateUtc="2026-09-26T00:09:00Z"/>
        </w:trPr>
        <w:tc>
          <w:tcPr>
            <w:tcW w:w="1387" w:type="dxa"/>
          </w:tcPr>
          <w:p w14:paraId="3562AC0A" w14:textId="77777777" w:rsidR="00B6323E" w:rsidRDefault="0067081A">
            <w:pPr>
              <w:pStyle w:val="TableParagraph"/>
              <w:spacing w:before="117"/>
              <w:ind w:right="20"/>
              <w:jc w:val="center"/>
              <w:rPr>
                <w:ins w:id="232" w:author="AMDUR, ALEXANDER" w:date="2026-09-25T20:09:00Z" w16du:dateUtc="2026-09-26T00:09:00Z"/>
                <w:sz w:val="24"/>
              </w:rPr>
            </w:pPr>
            <w:ins w:id="233" w:author="AMDUR, ALEXANDER" w:date="2026-09-25T20:09:00Z" w16du:dateUtc="2026-09-26T00:09:00Z">
              <w:r>
                <w:rPr>
                  <w:spacing w:val="-2"/>
                  <w:sz w:val="24"/>
                </w:rPr>
                <w:t>8547.90.0020</w:t>
              </w:r>
            </w:ins>
          </w:p>
        </w:tc>
        <w:tc>
          <w:tcPr>
            <w:tcW w:w="1440" w:type="dxa"/>
          </w:tcPr>
          <w:p w14:paraId="256ED64C" w14:textId="77777777" w:rsidR="00B6323E" w:rsidRDefault="0067081A">
            <w:pPr>
              <w:pStyle w:val="TableParagraph"/>
              <w:spacing w:before="117"/>
              <w:ind w:left="59"/>
              <w:rPr>
                <w:ins w:id="234" w:author="AMDUR, ALEXANDER" w:date="2026-09-25T20:09:00Z" w16du:dateUtc="2026-09-26T00:09:00Z"/>
                <w:sz w:val="24"/>
              </w:rPr>
            </w:pPr>
            <w:ins w:id="235" w:author="AMDUR, ALEXANDER" w:date="2026-09-25T20:09:00Z" w16du:dateUtc="2026-09-26T00:09:00Z">
              <w:r>
                <w:rPr>
                  <w:spacing w:val="-2"/>
                  <w:sz w:val="24"/>
                </w:rPr>
                <w:t>8547.90.0030</w:t>
              </w:r>
            </w:ins>
          </w:p>
        </w:tc>
        <w:tc>
          <w:tcPr>
            <w:tcW w:w="1430" w:type="dxa"/>
          </w:tcPr>
          <w:p w14:paraId="281FF335" w14:textId="77777777" w:rsidR="00B6323E" w:rsidRDefault="0067081A">
            <w:pPr>
              <w:pStyle w:val="TableParagraph"/>
              <w:spacing w:before="117"/>
              <w:ind w:left="60"/>
              <w:rPr>
                <w:ins w:id="236" w:author="AMDUR, ALEXANDER" w:date="2026-09-25T20:09:00Z" w16du:dateUtc="2026-09-26T00:09:00Z"/>
                <w:sz w:val="24"/>
              </w:rPr>
            </w:pPr>
            <w:ins w:id="237" w:author="AMDUR, ALEXANDER" w:date="2026-09-25T20:09:00Z" w16du:dateUtc="2026-09-26T00:09:00Z">
              <w:r>
                <w:rPr>
                  <w:spacing w:val="-2"/>
                  <w:sz w:val="24"/>
                </w:rPr>
                <w:t>8547.90.0040</w:t>
              </w:r>
            </w:ins>
          </w:p>
        </w:tc>
      </w:tr>
      <w:tr w:rsidR="00B6323E" w14:paraId="6D22BC85" w14:textId="77777777" w:rsidTr="001660FF">
        <w:trPr>
          <w:trHeight w:val="519"/>
          <w:ins w:id="238" w:author="AMDUR, ALEXANDER" w:date="2026-09-25T20:09:00Z" w16du:dateUtc="2026-09-26T00:09:00Z"/>
        </w:trPr>
        <w:tc>
          <w:tcPr>
            <w:tcW w:w="1387" w:type="dxa"/>
          </w:tcPr>
          <w:p w14:paraId="6B206131" w14:textId="77777777" w:rsidR="00B6323E" w:rsidRDefault="0067081A">
            <w:pPr>
              <w:pStyle w:val="TableParagraph"/>
              <w:spacing w:before="117"/>
              <w:ind w:right="20"/>
              <w:jc w:val="center"/>
              <w:rPr>
                <w:ins w:id="239" w:author="AMDUR, ALEXANDER" w:date="2026-09-25T20:09:00Z" w16du:dateUtc="2026-09-26T00:09:00Z"/>
                <w:sz w:val="24"/>
              </w:rPr>
            </w:pPr>
            <w:ins w:id="240" w:author="AMDUR, ALEXANDER" w:date="2026-09-25T20:09:00Z" w16du:dateUtc="2026-09-26T00:09:00Z">
              <w:r>
                <w:rPr>
                  <w:spacing w:val="-2"/>
                  <w:sz w:val="24"/>
                </w:rPr>
                <w:t>8708.10.3050</w:t>
              </w:r>
            </w:ins>
          </w:p>
        </w:tc>
        <w:tc>
          <w:tcPr>
            <w:tcW w:w="1440" w:type="dxa"/>
          </w:tcPr>
          <w:p w14:paraId="543D869E" w14:textId="77777777" w:rsidR="00B6323E" w:rsidRDefault="0067081A">
            <w:pPr>
              <w:pStyle w:val="TableParagraph"/>
              <w:spacing w:before="117"/>
              <w:ind w:left="59"/>
              <w:rPr>
                <w:ins w:id="241" w:author="AMDUR, ALEXANDER" w:date="2026-09-25T20:09:00Z" w16du:dateUtc="2026-09-26T00:09:00Z"/>
                <w:sz w:val="24"/>
              </w:rPr>
            </w:pPr>
            <w:ins w:id="242" w:author="AMDUR, ALEXANDER" w:date="2026-09-25T20:09:00Z" w16du:dateUtc="2026-09-26T00:09:00Z">
              <w:r>
                <w:rPr>
                  <w:spacing w:val="-2"/>
                  <w:sz w:val="24"/>
                </w:rPr>
                <w:t>8708.10.60</w:t>
              </w:r>
            </w:ins>
          </w:p>
        </w:tc>
        <w:tc>
          <w:tcPr>
            <w:tcW w:w="1430" w:type="dxa"/>
          </w:tcPr>
          <w:p w14:paraId="576231F1" w14:textId="77777777" w:rsidR="00B6323E" w:rsidRDefault="0067081A">
            <w:pPr>
              <w:pStyle w:val="TableParagraph"/>
              <w:spacing w:before="117"/>
              <w:ind w:left="60"/>
              <w:rPr>
                <w:ins w:id="243" w:author="AMDUR, ALEXANDER" w:date="2026-09-25T20:09:00Z" w16du:dateUtc="2026-09-26T00:09:00Z"/>
                <w:sz w:val="24"/>
              </w:rPr>
            </w:pPr>
            <w:ins w:id="244" w:author="AMDUR, ALEXANDER" w:date="2026-09-25T20:09:00Z" w16du:dateUtc="2026-09-26T00:09:00Z">
              <w:r>
                <w:rPr>
                  <w:spacing w:val="-2"/>
                  <w:sz w:val="24"/>
                </w:rPr>
                <w:t>8708.29.5160</w:t>
              </w:r>
            </w:ins>
          </w:p>
        </w:tc>
      </w:tr>
      <w:tr w:rsidR="00B6323E" w14:paraId="0B88F47D" w14:textId="77777777" w:rsidTr="001660FF">
        <w:trPr>
          <w:trHeight w:val="519"/>
          <w:ins w:id="245" w:author="AMDUR, ALEXANDER" w:date="2026-09-25T20:09:00Z" w16du:dateUtc="2026-09-26T00:09:00Z"/>
        </w:trPr>
        <w:tc>
          <w:tcPr>
            <w:tcW w:w="1387" w:type="dxa"/>
          </w:tcPr>
          <w:p w14:paraId="68A72F94" w14:textId="77777777" w:rsidR="00B6323E" w:rsidRDefault="0067081A">
            <w:pPr>
              <w:pStyle w:val="TableParagraph"/>
              <w:spacing w:before="117"/>
              <w:ind w:right="20"/>
              <w:jc w:val="center"/>
              <w:rPr>
                <w:ins w:id="246" w:author="AMDUR, ALEXANDER" w:date="2026-09-25T20:09:00Z" w16du:dateUtc="2026-09-26T00:09:00Z"/>
                <w:sz w:val="24"/>
              </w:rPr>
            </w:pPr>
            <w:ins w:id="247" w:author="AMDUR, ALEXANDER" w:date="2026-09-25T20:09:00Z" w16du:dateUtc="2026-09-26T00:09:00Z">
              <w:r>
                <w:rPr>
                  <w:spacing w:val="-2"/>
                  <w:sz w:val="24"/>
                </w:rPr>
                <w:t>8708.80.6590</w:t>
              </w:r>
            </w:ins>
          </w:p>
        </w:tc>
        <w:tc>
          <w:tcPr>
            <w:tcW w:w="1440" w:type="dxa"/>
          </w:tcPr>
          <w:p w14:paraId="70D924F1" w14:textId="77777777" w:rsidR="00B6323E" w:rsidRDefault="0067081A">
            <w:pPr>
              <w:pStyle w:val="TableParagraph"/>
              <w:spacing w:before="117"/>
              <w:ind w:left="59"/>
              <w:rPr>
                <w:ins w:id="248" w:author="AMDUR, ALEXANDER" w:date="2026-09-25T20:09:00Z" w16du:dateUtc="2026-09-26T00:09:00Z"/>
                <w:sz w:val="24"/>
              </w:rPr>
            </w:pPr>
            <w:ins w:id="249" w:author="AMDUR, ALEXANDER" w:date="2026-09-25T20:09:00Z" w16du:dateUtc="2026-09-26T00:09:00Z">
              <w:r>
                <w:rPr>
                  <w:spacing w:val="-2"/>
                  <w:sz w:val="24"/>
                </w:rPr>
                <w:t>8708.99.6890</w:t>
              </w:r>
            </w:ins>
          </w:p>
        </w:tc>
        <w:tc>
          <w:tcPr>
            <w:tcW w:w="1430" w:type="dxa"/>
          </w:tcPr>
          <w:p w14:paraId="556B2C22" w14:textId="77777777" w:rsidR="00B6323E" w:rsidRDefault="0067081A">
            <w:pPr>
              <w:pStyle w:val="TableParagraph"/>
              <w:spacing w:before="117"/>
              <w:ind w:left="60"/>
              <w:rPr>
                <w:ins w:id="250" w:author="AMDUR, ALEXANDER" w:date="2026-09-25T20:09:00Z" w16du:dateUtc="2026-09-26T00:09:00Z"/>
                <w:sz w:val="24"/>
              </w:rPr>
            </w:pPr>
            <w:ins w:id="251" w:author="AMDUR, ALEXANDER" w:date="2026-09-25T20:09:00Z" w16du:dateUtc="2026-09-26T00:09:00Z">
              <w:r>
                <w:rPr>
                  <w:spacing w:val="-2"/>
                  <w:sz w:val="24"/>
                </w:rPr>
                <w:t>8716.80.5010</w:t>
              </w:r>
            </w:ins>
          </w:p>
        </w:tc>
      </w:tr>
      <w:tr w:rsidR="00B6323E" w14:paraId="465B26B3" w14:textId="77777777" w:rsidTr="001660FF">
        <w:trPr>
          <w:trHeight w:val="519"/>
          <w:ins w:id="252" w:author="AMDUR, ALEXANDER" w:date="2026-09-25T20:09:00Z" w16du:dateUtc="2026-09-26T00:09:00Z"/>
        </w:trPr>
        <w:tc>
          <w:tcPr>
            <w:tcW w:w="1387" w:type="dxa"/>
          </w:tcPr>
          <w:p w14:paraId="2018149D" w14:textId="77777777" w:rsidR="00B6323E" w:rsidRDefault="0067081A">
            <w:pPr>
              <w:pStyle w:val="TableParagraph"/>
              <w:spacing w:before="117"/>
              <w:ind w:right="20"/>
              <w:jc w:val="center"/>
              <w:rPr>
                <w:ins w:id="253" w:author="AMDUR, ALEXANDER" w:date="2026-09-25T20:09:00Z" w16du:dateUtc="2026-09-26T00:09:00Z"/>
                <w:sz w:val="24"/>
              </w:rPr>
            </w:pPr>
            <w:ins w:id="254" w:author="AMDUR, ALEXANDER" w:date="2026-09-25T20:09:00Z" w16du:dateUtc="2026-09-26T00:09:00Z">
              <w:r>
                <w:rPr>
                  <w:spacing w:val="-2"/>
                  <w:sz w:val="24"/>
                </w:rPr>
                <w:t>8807.30.0060</w:t>
              </w:r>
            </w:ins>
          </w:p>
        </w:tc>
        <w:tc>
          <w:tcPr>
            <w:tcW w:w="1440" w:type="dxa"/>
          </w:tcPr>
          <w:p w14:paraId="56DB7D29" w14:textId="77777777" w:rsidR="00B6323E" w:rsidRDefault="0067081A">
            <w:pPr>
              <w:pStyle w:val="TableParagraph"/>
              <w:spacing w:before="117"/>
              <w:ind w:left="59"/>
              <w:rPr>
                <w:ins w:id="255" w:author="AMDUR, ALEXANDER" w:date="2026-09-25T20:09:00Z" w16du:dateUtc="2026-09-26T00:09:00Z"/>
                <w:sz w:val="24"/>
              </w:rPr>
            </w:pPr>
            <w:ins w:id="256" w:author="AMDUR, ALEXANDER" w:date="2026-09-25T20:09:00Z" w16du:dateUtc="2026-09-26T00:09:00Z">
              <w:r>
                <w:rPr>
                  <w:spacing w:val="-2"/>
                  <w:sz w:val="24"/>
                </w:rPr>
                <w:t>9013.90.8000</w:t>
              </w:r>
            </w:ins>
          </w:p>
        </w:tc>
        <w:tc>
          <w:tcPr>
            <w:tcW w:w="1430" w:type="dxa"/>
          </w:tcPr>
          <w:p w14:paraId="3D5D7B97" w14:textId="77777777" w:rsidR="00B6323E" w:rsidRDefault="0067081A">
            <w:pPr>
              <w:pStyle w:val="TableParagraph"/>
              <w:spacing w:before="117"/>
              <w:ind w:left="60"/>
              <w:rPr>
                <w:ins w:id="257" w:author="AMDUR, ALEXANDER" w:date="2026-09-25T20:09:00Z" w16du:dateUtc="2026-09-26T00:09:00Z"/>
                <w:sz w:val="24"/>
              </w:rPr>
            </w:pPr>
            <w:ins w:id="258" w:author="AMDUR, ALEXANDER" w:date="2026-09-25T20:09:00Z" w16du:dateUtc="2026-09-26T00:09:00Z">
              <w:r>
                <w:rPr>
                  <w:spacing w:val="-2"/>
                  <w:sz w:val="24"/>
                </w:rPr>
                <w:t>9031.90.9195</w:t>
              </w:r>
            </w:ins>
          </w:p>
        </w:tc>
      </w:tr>
      <w:tr w:rsidR="00B6323E" w14:paraId="74A65041" w14:textId="77777777" w:rsidTr="001660FF">
        <w:trPr>
          <w:trHeight w:val="519"/>
          <w:ins w:id="259" w:author="AMDUR, ALEXANDER" w:date="2026-09-25T20:09:00Z" w16du:dateUtc="2026-09-26T00:09:00Z"/>
        </w:trPr>
        <w:tc>
          <w:tcPr>
            <w:tcW w:w="1387" w:type="dxa"/>
          </w:tcPr>
          <w:p w14:paraId="31E86883" w14:textId="77777777" w:rsidR="00B6323E" w:rsidRDefault="0067081A">
            <w:pPr>
              <w:pStyle w:val="TableParagraph"/>
              <w:spacing w:before="117"/>
              <w:ind w:right="20"/>
              <w:jc w:val="center"/>
              <w:rPr>
                <w:ins w:id="260" w:author="AMDUR, ALEXANDER" w:date="2026-09-25T20:09:00Z" w16du:dateUtc="2026-09-26T00:09:00Z"/>
                <w:sz w:val="24"/>
              </w:rPr>
            </w:pPr>
            <w:ins w:id="261" w:author="AMDUR, ALEXANDER" w:date="2026-09-25T20:09:00Z" w16du:dateUtc="2026-09-26T00:09:00Z">
              <w:r>
                <w:rPr>
                  <w:spacing w:val="-2"/>
                  <w:sz w:val="24"/>
                </w:rPr>
                <w:t>9401.99.9081</w:t>
              </w:r>
            </w:ins>
          </w:p>
        </w:tc>
        <w:tc>
          <w:tcPr>
            <w:tcW w:w="1440" w:type="dxa"/>
          </w:tcPr>
          <w:p w14:paraId="3BFE2801" w14:textId="77777777" w:rsidR="00B6323E" w:rsidRDefault="0067081A">
            <w:pPr>
              <w:pStyle w:val="TableParagraph"/>
              <w:spacing w:before="117"/>
              <w:ind w:left="59"/>
              <w:rPr>
                <w:ins w:id="262" w:author="AMDUR, ALEXANDER" w:date="2026-09-25T20:09:00Z" w16du:dateUtc="2026-09-26T00:09:00Z"/>
                <w:sz w:val="24"/>
              </w:rPr>
            </w:pPr>
            <w:ins w:id="263" w:author="AMDUR, ALEXANDER" w:date="2026-09-25T20:09:00Z" w16du:dateUtc="2026-09-26T00:09:00Z">
              <w:r>
                <w:rPr>
                  <w:spacing w:val="-2"/>
                  <w:sz w:val="24"/>
                </w:rPr>
                <w:t>9403.10.00</w:t>
              </w:r>
            </w:ins>
          </w:p>
        </w:tc>
        <w:tc>
          <w:tcPr>
            <w:tcW w:w="1430" w:type="dxa"/>
          </w:tcPr>
          <w:p w14:paraId="205193F8" w14:textId="77777777" w:rsidR="00B6323E" w:rsidRDefault="0067081A">
            <w:pPr>
              <w:pStyle w:val="TableParagraph"/>
              <w:spacing w:before="117"/>
              <w:ind w:left="60"/>
              <w:rPr>
                <w:ins w:id="264" w:author="AMDUR, ALEXANDER" w:date="2026-09-25T20:09:00Z" w16du:dateUtc="2026-09-26T00:09:00Z"/>
                <w:sz w:val="24"/>
              </w:rPr>
            </w:pPr>
            <w:ins w:id="265" w:author="AMDUR, ALEXANDER" w:date="2026-09-25T20:09:00Z" w16du:dateUtc="2026-09-26T00:09:00Z">
              <w:r>
                <w:rPr>
                  <w:spacing w:val="-2"/>
                  <w:sz w:val="24"/>
                </w:rPr>
                <w:t>9403.20.00</w:t>
              </w:r>
            </w:ins>
          </w:p>
        </w:tc>
      </w:tr>
      <w:tr w:rsidR="00B6323E" w14:paraId="3379193D" w14:textId="77777777" w:rsidTr="001660FF">
        <w:trPr>
          <w:trHeight w:val="519"/>
          <w:ins w:id="266" w:author="AMDUR, ALEXANDER" w:date="2026-09-25T20:09:00Z" w16du:dateUtc="2026-09-26T00:09:00Z"/>
        </w:trPr>
        <w:tc>
          <w:tcPr>
            <w:tcW w:w="1387" w:type="dxa"/>
          </w:tcPr>
          <w:p w14:paraId="2B61D28A" w14:textId="77777777" w:rsidR="00B6323E" w:rsidRDefault="0067081A">
            <w:pPr>
              <w:pStyle w:val="TableParagraph"/>
              <w:spacing w:before="117"/>
              <w:ind w:right="20"/>
              <w:jc w:val="center"/>
              <w:rPr>
                <w:ins w:id="267" w:author="AMDUR, ALEXANDER" w:date="2026-09-25T20:09:00Z" w16du:dateUtc="2026-09-26T00:09:00Z"/>
                <w:sz w:val="24"/>
              </w:rPr>
            </w:pPr>
            <w:ins w:id="268" w:author="AMDUR, ALEXANDER" w:date="2026-09-25T20:09:00Z" w16du:dateUtc="2026-09-26T00:09:00Z">
              <w:r>
                <w:rPr>
                  <w:spacing w:val="-2"/>
                  <w:sz w:val="24"/>
                </w:rPr>
                <w:t>9403.99.1040</w:t>
              </w:r>
            </w:ins>
          </w:p>
        </w:tc>
        <w:tc>
          <w:tcPr>
            <w:tcW w:w="1440" w:type="dxa"/>
          </w:tcPr>
          <w:p w14:paraId="62D6B499" w14:textId="77777777" w:rsidR="00B6323E" w:rsidRDefault="0067081A">
            <w:pPr>
              <w:pStyle w:val="TableParagraph"/>
              <w:spacing w:before="117"/>
              <w:ind w:left="59"/>
              <w:rPr>
                <w:ins w:id="269" w:author="AMDUR, ALEXANDER" w:date="2026-09-25T20:09:00Z" w16du:dateUtc="2026-09-26T00:09:00Z"/>
                <w:sz w:val="24"/>
              </w:rPr>
            </w:pPr>
            <w:ins w:id="270" w:author="AMDUR, ALEXANDER" w:date="2026-09-25T20:09:00Z" w16du:dateUtc="2026-09-26T00:09:00Z">
              <w:r>
                <w:rPr>
                  <w:spacing w:val="-2"/>
                  <w:sz w:val="24"/>
                </w:rPr>
                <w:t>9403.99.9010</w:t>
              </w:r>
            </w:ins>
          </w:p>
        </w:tc>
        <w:tc>
          <w:tcPr>
            <w:tcW w:w="1430" w:type="dxa"/>
          </w:tcPr>
          <w:p w14:paraId="61DB41D3" w14:textId="77777777" w:rsidR="00B6323E" w:rsidRDefault="0067081A">
            <w:pPr>
              <w:pStyle w:val="TableParagraph"/>
              <w:spacing w:before="117"/>
              <w:ind w:left="60"/>
              <w:rPr>
                <w:ins w:id="271" w:author="AMDUR, ALEXANDER" w:date="2026-09-25T20:09:00Z" w16du:dateUtc="2026-09-26T00:09:00Z"/>
                <w:sz w:val="24"/>
              </w:rPr>
            </w:pPr>
            <w:ins w:id="272" w:author="AMDUR, ALEXANDER" w:date="2026-09-25T20:09:00Z" w16du:dateUtc="2026-09-26T00:09:00Z">
              <w:r>
                <w:rPr>
                  <w:spacing w:val="-2"/>
                  <w:sz w:val="24"/>
                </w:rPr>
                <w:t>9403.99.9015</w:t>
              </w:r>
            </w:ins>
          </w:p>
        </w:tc>
      </w:tr>
      <w:tr w:rsidR="00B6323E" w14:paraId="67FE9D03" w14:textId="77777777" w:rsidTr="001660FF">
        <w:trPr>
          <w:trHeight w:val="519"/>
          <w:ins w:id="273" w:author="AMDUR, ALEXANDER" w:date="2026-09-25T20:09:00Z" w16du:dateUtc="2026-09-26T00:09:00Z"/>
        </w:trPr>
        <w:tc>
          <w:tcPr>
            <w:tcW w:w="1387" w:type="dxa"/>
          </w:tcPr>
          <w:p w14:paraId="47CA0DFB" w14:textId="77777777" w:rsidR="00B6323E" w:rsidRDefault="0067081A">
            <w:pPr>
              <w:pStyle w:val="TableParagraph"/>
              <w:spacing w:before="117"/>
              <w:ind w:right="20"/>
              <w:jc w:val="center"/>
              <w:rPr>
                <w:ins w:id="274" w:author="AMDUR, ALEXANDER" w:date="2026-09-25T20:09:00Z" w16du:dateUtc="2026-09-26T00:09:00Z"/>
                <w:sz w:val="24"/>
              </w:rPr>
            </w:pPr>
            <w:ins w:id="275" w:author="AMDUR, ALEXANDER" w:date="2026-09-25T20:09:00Z" w16du:dateUtc="2026-09-26T00:09:00Z">
              <w:r>
                <w:rPr>
                  <w:spacing w:val="-2"/>
                  <w:sz w:val="24"/>
                </w:rPr>
                <w:t>9403.99.9020</w:t>
              </w:r>
            </w:ins>
          </w:p>
        </w:tc>
        <w:tc>
          <w:tcPr>
            <w:tcW w:w="1440" w:type="dxa"/>
          </w:tcPr>
          <w:p w14:paraId="2D872157" w14:textId="77777777" w:rsidR="00B6323E" w:rsidRDefault="0067081A">
            <w:pPr>
              <w:pStyle w:val="TableParagraph"/>
              <w:spacing w:before="117"/>
              <w:ind w:left="59"/>
              <w:rPr>
                <w:ins w:id="276" w:author="AMDUR, ALEXANDER" w:date="2026-09-25T20:09:00Z" w16du:dateUtc="2026-09-26T00:09:00Z"/>
                <w:sz w:val="24"/>
              </w:rPr>
            </w:pPr>
            <w:ins w:id="277" w:author="AMDUR, ALEXANDER" w:date="2026-09-25T20:09:00Z" w16du:dateUtc="2026-09-26T00:09:00Z">
              <w:r>
                <w:rPr>
                  <w:spacing w:val="-2"/>
                  <w:sz w:val="24"/>
                </w:rPr>
                <w:t>9403.99.9040</w:t>
              </w:r>
            </w:ins>
          </w:p>
        </w:tc>
        <w:tc>
          <w:tcPr>
            <w:tcW w:w="1430" w:type="dxa"/>
          </w:tcPr>
          <w:p w14:paraId="3416C133" w14:textId="77777777" w:rsidR="00B6323E" w:rsidRDefault="0067081A">
            <w:pPr>
              <w:pStyle w:val="TableParagraph"/>
              <w:spacing w:before="117"/>
              <w:ind w:left="60"/>
              <w:rPr>
                <w:ins w:id="278" w:author="AMDUR, ALEXANDER" w:date="2026-09-25T20:09:00Z" w16du:dateUtc="2026-09-26T00:09:00Z"/>
                <w:sz w:val="24"/>
              </w:rPr>
            </w:pPr>
            <w:ins w:id="279" w:author="AMDUR, ALEXANDER" w:date="2026-09-25T20:09:00Z" w16du:dateUtc="2026-09-26T00:09:00Z">
              <w:r>
                <w:rPr>
                  <w:spacing w:val="-2"/>
                  <w:sz w:val="24"/>
                </w:rPr>
                <w:t>9403.99.9045</w:t>
              </w:r>
            </w:ins>
          </w:p>
        </w:tc>
      </w:tr>
      <w:tr w:rsidR="00B6323E" w14:paraId="74467A8E" w14:textId="77777777" w:rsidTr="001660FF">
        <w:trPr>
          <w:trHeight w:val="519"/>
          <w:ins w:id="280" w:author="AMDUR, ALEXANDER" w:date="2026-09-25T20:09:00Z" w16du:dateUtc="2026-09-26T00:09:00Z"/>
        </w:trPr>
        <w:tc>
          <w:tcPr>
            <w:tcW w:w="1387" w:type="dxa"/>
          </w:tcPr>
          <w:p w14:paraId="2DDA73FA" w14:textId="77777777" w:rsidR="00B6323E" w:rsidRDefault="0067081A">
            <w:pPr>
              <w:pStyle w:val="TableParagraph"/>
              <w:spacing w:before="117"/>
              <w:ind w:right="20"/>
              <w:jc w:val="center"/>
              <w:rPr>
                <w:ins w:id="281" w:author="AMDUR, ALEXANDER" w:date="2026-09-25T20:09:00Z" w16du:dateUtc="2026-09-26T00:09:00Z"/>
                <w:sz w:val="24"/>
              </w:rPr>
            </w:pPr>
            <w:ins w:id="282" w:author="AMDUR, ALEXANDER" w:date="2026-09-25T20:09:00Z" w16du:dateUtc="2026-09-26T00:09:00Z">
              <w:r>
                <w:rPr>
                  <w:spacing w:val="-2"/>
                  <w:sz w:val="24"/>
                </w:rPr>
                <w:t>9405.99.4020</w:t>
              </w:r>
            </w:ins>
          </w:p>
        </w:tc>
        <w:tc>
          <w:tcPr>
            <w:tcW w:w="1440" w:type="dxa"/>
          </w:tcPr>
          <w:p w14:paraId="30A00946" w14:textId="77777777" w:rsidR="00B6323E" w:rsidRDefault="0067081A">
            <w:pPr>
              <w:pStyle w:val="TableParagraph"/>
              <w:spacing w:before="117"/>
              <w:ind w:left="59"/>
              <w:rPr>
                <w:ins w:id="283" w:author="AMDUR, ALEXANDER" w:date="2026-09-25T20:09:00Z" w16du:dateUtc="2026-09-26T00:09:00Z"/>
                <w:sz w:val="24"/>
              </w:rPr>
            </w:pPr>
            <w:ins w:id="284" w:author="AMDUR, ALEXANDER" w:date="2026-09-25T20:09:00Z" w16du:dateUtc="2026-09-26T00:09:00Z">
              <w:r>
                <w:rPr>
                  <w:spacing w:val="-2"/>
                  <w:sz w:val="24"/>
                </w:rPr>
                <w:t>9506.11.4080</w:t>
              </w:r>
            </w:ins>
          </w:p>
        </w:tc>
        <w:tc>
          <w:tcPr>
            <w:tcW w:w="1430" w:type="dxa"/>
          </w:tcPr>
          <w:p w14:paraId="069098E7" w14:textId="77777777" w:rsidR="00B6323E" w:rsidRDefault="0067081A">
            <w:pPr>
              <w:pStyle w:val="TableParagraph"/>
              <w:spacing w:before="117"/>
              <w:ind w:left="60"/>
              <w:rPr>
                <w:ins w:id="285" w:author="AMDUR, ALEXANDER" w:date="2026-09-25T20:09:00Z" w16du:dateUtc="2026-09-26T00:09:00Z"/>
                <w:sz w:val="24"/>
              </w:rPr>
            </w:pPr>
            <w:ins w:id="286" w:author="AMDUR, ALEXANDER" w:date="2026-09-25T20:09:00Z" w16du:dateUtc="2026-09-26T00:09:00Z">
              <w:r>
                <w:rPr>
                  <w:spacing w:val="-2"/>
                  <w:sz w:val="24"/>
                </w:rPr>
                <w:t>9506.51.4000</w:t>
              </w:r>
            </w:ins>
          </w:p>
        </w:tc>
      </w:tr>
      <w:tr w:rsidR="00B6323E" w14:paraId="25EB8A18" w14:textId="77777777" w:rsidTr="001660FF">
        <w:trPr>
          <w:trHeight w:val="519"/>
          <w:ins w:id="287" w:author="AMDUR, ALEXANDER" w:date="2026-09-25T20:09:00Z" w16du:dateUtc="2026-09-26T00:09:00Z"/>
        </w:trPr>
        <w:tc>
          <w:tcPr>
            <w:tcW w:w="1387" w:type="dxa"/>
          </w:tcPr>
          <w:p w14:paraId="4ED892F8" w14:textId="77777777" w:rsidR="00B6323E" w:rsidRDefault="0067081A">
            <w:pPr>
              <w:pStyle w:val="TableParagraph"/>
              <w:spacing w:before="117"/>
              <w:ind w:right="20"/>
              <w:jc w:val="center"/>
              <w:rPr>
                <w:ins w:id="288" w:author="AMDUR, ALEXANDER" w:date="2026-09-25T20:09:00Z" w16du:dateUtc="2026-09-26T00:09:00Z"/>
                <w:sz w:val="24"/>
              </w:rPr>
            </w:pPr>
            <w:ins w:id="289" w:author="AMDUR, ALEXANDER" w:date="2026-09-25T20:09:00Z" w16du:dateUtc="2026-09-26T00:09:00Z">
              <w:r>
                <w:rPr>
                  <w:spacing w:val="-2"/>
                  <w:sz w:val="24"/>
                </w:rPr>
                <w:t>9506.51.6000</w:t>
              </w:r>
            </w:ins>
          </w:p>
        </w:tc>
        <w:tc>
          <w:tcPr>
            <w:tcW w:w="1440" w:type="dxa"/>
          </w:tcPr>
          <w:p w14:paraId="658B17D2" w14:textId="77777777" w:rsidR="00B6323E" w:rsidRDefault="0067081A">
            <w:pPr>
              <w:pStyle w:val="TableParagraph"/>
              <w:spacing w:before="117"/>
              <w:ind w:left="59"/>
              <w:rPr>
                <w:ins w:id="290" w:author="AMDUR, ALEXANDER" w:date="2026-09-25T20:09:00Z" w16du:dateUtc="2026-09-26T00:09:00Z"/>
                <w:sz w:val="24"/>
              </w:rPr>
            </w:pPr>
            <w:ins w:id="291" w:author="AMDUR, ALEXANDER" w:date="2026-09-25T20:09:00Z" w16du:dateUtc="2026-09-26T00:09:00Z">
              <w:r>
                <w:rPr>
                  <w:spacing w:val="-2"/>
                  <w:sz w:val="24"/>
                </w:rPr>
                <w:t>9506.59.4040</w:t>
              </w:r>
            </w:ins>
          </w:p>
        </w:tc>
        <w:tc>
          <w:tcPr>
            <w:tcW w:w="1430" w:type="dxa"/>
          </w:tcPr>
          <w:p w14:paraId="241DCA6D" w14:textId="77777777" w:rsidR="00B6323E" w:rsidRDefault="0067081A">
            <w:pPr>
              <w:pStyle w:val="TableParagraph"/>
              <w:spacing w:before="117"/>
              <w:ind w:left="60"/>
              <w:rPr>
                <w:ins w:id="292" w:author="AMDUR, ALEXANDER" w:date="2026-09-25T20:09:00Z" w16du:dateUtc="2026-09-26T00:09:00Z"/>
                <w:sz w:val="24"/>
              </w:rPr>
            </w:pPr>
            <w:ins w:id="293" w:author="AMDUR, ALEXANDER" w:date="2026-09-25T20:09:00Z" w16du:dateUtc="2026-09-26T00:09:00Z">
              <w:r>
                <w:rPr>
                  <w:spacing w:val="-2"/>
                  <w:sz w:val="24"/>
                </w:rPr>
                <w:t>9506.70.2090</w:t>
              </w:r>
            </w:ins>
          </w:p>
        </w:tc>
      </w:tr>
      <w:tr w:rsidR="00B6323E" w14:paraId="3997A8FA" w14:textId="77777777" w:rsidTr="001660FF">
        <w:trPr>
          <w:trHeight w:val="519"/>
          <w:ins w:id="294" w:author="AMDUR, ALEXANDER" w:date="2026-09-25T20:09:00Z" w16du:dateUtc="2026-09-26T00:09:00Z"/>
        </w:trPr>
        <w:tc>
          <w:tcPr>
            <w:tcW w:w="1387" w:type="dxa"/>
          </w:tcPr>
          <w:p w14:paraId="581D9408" w14:textId="77777777" w:rsidR="00B6323E" w:rsidRDefault="0067081A">
            <w:pPr>
              <w:pStyle w:val="TableParagraph"/>
              <w:spacing w:before="117"/>
              <w:ind w:right="20"/>
              <w:jc w:val="center"/>
              <w:rPr>
                <w:ins w:id="295" w:author="AMDUR, ALEXANDER" w:date="2026-09-25T20:09:00Z" w16du:dateUtc="2026-09-26T00:09:00Z"/>
                <w:sz w:val="24"/>
              </w:rPr>
            </w:pPr>
            <w:ins w:id="296" w:author="AMDUR, ALEXANDER" w:date="2026-09-25T20:09:00Z" w16du:dateUtc="2026-09-26T00:09:00Z">
              <w:r>
                <w:rPr>
                  <w:spacing w:val="-2"/>
                  <w:sz w:val="24"/>
                </w:rPr>
                <w:t>9506.91.0010</w:t>
              </w:r>
            </w:ins>
          </w:p>
        </w:tc>
        <w:tc>
          <w:tcPr>
            <w:tcW w:w="1440" w:type="dxa"/>
          </w:tcPr>
          <w:p w14:paraId="01C4E488" w14:textId="77777777" w:rsidR="00B6323E" w:rsidRDefault="0067081A">
            <w:pPr>
              <w:pStyle w:val="TableParagraph"/>
              <w:spacing w:before="117"/>
              <w:ind w:left="59"/>
              <w:rPr>
                <w:ins w:id="297" w:author="AMDUR, ALEXANDER" w:date="2026-09-25T20:09:00Z" w16du:dateUtc="2026-09-26T00:09:00Z"/>
                <w:sz w:val="24"/>
              </w:rPr>
            </w:pPr>
            <w:ins w:id="298" w:author="AMDUR, ALEXANDER" w:date="2026-09-25T20:09:00Z" w16du:dateUtc="2026-09-26T00:09:00Z">
              <w:r>
                <w:rPr>
                  <w:spacing w:val="-2"/>
                  <w:sz w:val="24"/>
                </w:rPr>
                <w:t>9506.91.0020</w:t>
              </w:r>
            </w:ins>
          </w:p>
        </w:tc>
        <w:tc>
          <w:tcPr>
            <w:tcW w:w="1430" w:type="dxa"/>
          </w:tcPr>
          <w:p w14:paraId="797FDEEA" w14:textId="77777777" w:rsidR="00B6323E" w:rsidRDefault="0067081A">
            <w:pPr>
              <w:pStyle w:val="TableParagraph"/>
              <w:spacing w:before="117"/>
              <w:ind w:left="60"/>
              <w:rPr>
                <w:ins w:id="299" w:author="AMDUR, ALEXANDER" w:date="2026-09-25T20:09:00Z" w16du:dateUtc="2026-09-26T00:09:00Z"/>
                <w:sz w:val="24"/>
              </w:rPr>
            </w:pPr>
            <w:ins w:id="300" w:author="AMDUR, ALEXANDER" w:date="2026-09-25T20:09:00Z" w16du:dateUtc="2026-09-26T00:09:00Z">
              <w:r>
                <w:rPr>
                  <w:spacing w:val="-2"/>
                  <w:sz w:val="24"/>
                </w:rPr>
                <w:t>9506.91.0030</w:t>
              </w:r>
            </w:ins>
          </w:p>
        </w:tc>
      </w:tr>
      <w:tr w:rsidR="00B6323E" w14:paraId="4ACBF200" w14:textId="77777777" w:rsidTr="001660FF">
        <w:trPr>
          <w:trHeight w:val="519"/>
          <w:ins w:id="301" w:author="AMDUR, ALEXANDER" w:date="2026-09-25T20:09:00Z" w16du:dateUtc="2026-09-26T00:09:00Z"/>
        </w:trPr>
        <w:tc>
          <w:tcPr>
            <w:tcW w:w="1387" w:type="dxa"/>
          </w:tcPr>
          <w:p w14:paraId="0A3A53DE" w14:textId="77777777" w:rsidR="00B6323E" w:rsidRDefault="0067081A">
            <w:pPr>
              <w:pStyle w:val="TableParagraph"/>
              <w:spacing w:before="117"/>
              <w:ind w:right="20"/>
              <w:jc w:val="center"/>
              <w:rPr>
                <w:ins w:id="302" w:author="AMDUR, ALEXANDER" w:date="2026-09-25T20:09:00Z" w16du:dateUtc="2026-09-26T00:09:00Z"/>
                <w:sz w:val="24"/>
              </w:rPr>
            </w:pPr>
            <w:ins w:id="303" w:author="AMDUR, ALEXANDER" w:date="2026-09-25T20:09:00Z" w16du:dateUtc="2026-09-26T00:09:00Z">
              <w:r>
                <w:rPr>
                  <w:spacing w:val="-2"/>
                  <w:sz w:val="24"/>
                </w:rPr>
                <w:t>9506.99.0510</w:t>
              </w:r>
            </w:ins>
          </w:p>
        </w:tc>
        <w:tc>
          <w:tcPr>
            <w:tcW w:w="1440" w:type="dxa"/>
          </w:tcPr>
          <w:p w14:paraId="7AB02557" w14:textId="77777777" w:rsidR="00B6323E" w:rsidRDefault="0067081A">
            <w:pPr>
              <w:pStyle w:val="TableParagraph"/>
              <w:spacing w:before="117"/>
              <w:ind w:left="59"/>
              <w:rPr>
                <w:ins w:id="304" w:author="AMDUR, ALEXANDER" w:date="2026-09-25T20:09:00Z" w16du:dateUtc="2026-09-26T00:09:00Z"/>
                <w:sz w:val="24"/>
              </w:rPr>
            </w:pPr>
            <w:ins w:id="305" w:author="AMDUR, ALEXANDER" w:date="2026-09-25T20:09:00Z" w16du:dateUtc="2026-09-26T00:09:00Z">
              <w:r>
                <w:rPr>
                  <w:spacing w:val="-2"/>
                  <w:sz w:val="24"/>
                </w:rPr>
                <w:t>9506.99.0520</w:t>
              </w:r>
            </w:ins>
          </w:p>
        </w:tc>
        <w:tc>
          <w:tcPr>
            <w:tcW w:w="1430" w:type="dxa"/>
          </w:tcPr>
          <w:p w14:paraId="52957590" w14:textId="77777777" w:rsidR="00B6323E" w:rsidRDefault="0067081A">
            <w:pPr>
              <w:pStyle w:val="TableParagraph"/>
              <w:spacing w:before="117"/>
              <w:ind w:left="60"/>
              <w:rPr>
                <w:ins w:id="306" w:author="AMDUR, ALEXANDER" w:date="2026-09-25T20:09:00Z" w16du:dateUtc="2026-09-26T00:09:00Z"/>
                <w:sz w:val="24"/>
              </w:rPr>
            </w:pPr>
            <w:ins w:id="307" w:author="AMDUR, ALEXANDER" w:date="2026-09-25T20:09:00Z" w16du:dateUtc="2026-09-26T00:09:00Z">
              <w:r>
                <w:rPr>
                  <w:spacing w:val="-2"/>
                  <w:sz w:val="24"/>
                </w:rPr>
                <w:t>9506.99.0530</w:t>
              </w:r>
            </w:ins>
          </w:p>
        </w:tc>
      </w:tr>
      <w:tr w:rsidR="00B6323E" w14:paraId="5A4B368F" w14:textId="77777777" w:rsidTr="001660FF">
        <w:trPr>
          <w:trHeight w:val="519"/>
          <w:ins w:id="308" w:author="AMDUR, ALEXANDER" w:date="2026-09-25T20:09:00Z" w16du:dateUtc="2026-09-26T00:09:00Z"/>
        </w:trPr>
        <w:tc>
          <w:tcPr>
            <w:tcW w:w="1387" w:type="dxa"/>
          </w:tcPr>
          <w:p w14:paraId="0D0FB7EE" w14:textId="77777777" w:rsidR="00B6323E" w:rsidRDefault="0067081A">
            <w:pPr>
              <w:pStyle w:val="TableParagraph"/>
              <w:spacing w:before="117"/>
              <w:ind w:right="20"/>
              <w:jc w:val="center"/>
              <w:rPr>
                <w:ins w:id="309" w:author="AMDUR, ALEXANDER" w:date="2026-09-25T20:09:00Z" w16du:dateUtc="2026-09-26T00:09:00Z"/>
                <w:sz w:val="24"/>
              </w:rPr>
            </w:pPr>
            <w:ins w:id="310" w:author="AMDUR, ALEXANDER" w:date="2026-09-25T20:09:00Z" w16du:dateUtc="2026-09-26T00:09:00Z">
              <w:r>
                <w:rPr>
                  <w:spacing w:val="-2"/>
                  <w:sz w:val="24"/>
                </w:rPr>
                <w:t>9506.99.1500</w:t>
              </w:r>
            </w:ins>
          </w:p>
        </w:tc>
        <w:tc>
          <w:tcPr>
            <w:tcW w:w="1440" w:type="dxa"/>
          </w:tcPr>
          <w:p w14:paraId="2F0FD557" w14:textId="77777777" w:rsidR="00B6323E" w:rsidRDefault="0067081A">
            <w:pPr>
              <w:pStyle w:val="TableParagraph"/>
              <w:spacing w:before="117"/>
              <w:ind w:left="59"/>
              <w:rPr>
                <w:ins w:id="311" w:author="AMDUR, ALEXANDER" w:date="2026-09-25T20:09:00Z" w16du:dateUtc="2026-09-26T00:09:00Z"/>
                <w:sz w:val="24"/>
              </w:rPr>
            </w:pPr>
            <w:ins w:id="312" w:author="AMDUR, ALEXANDER" w:date="2026-09-25T20:09:00Z" w16du:dateUtc="2026-09-26T00:09:00Z">
              <w:r>
                <w:rPr>
                  <w:spacing w:val="-2"/>
                  <w:sz w:val="24"/>
                </w:rPr>
                <w:t>9506.99.2000</w:t>
              </w:r>
            </w:ins>
          </w:p>
        </w:tc>
        <w:tc>
          <w:tcPr>
            <w:tcW w:w="1430" w:type="dxa"/>
          </w:tcPr>
          <w:p w14:paraId="0D784712" w14:textId="77777777" w:rsidR="00B6323E" w:rsidRDefault="0067081A">
            <w:pPr>
              <w:pStyle w:val="TableParagraph"/>
              <w:spacing w:before="117"/>
              <w:ind w:left="60"/>
              <w:rPr>
                <w:ins w:id="313" w:author="AMDUR, ALEXANDER" w:date="2026-09-25T20:09:00Z" w16du:dateUtc="2026-09-26T00:09:00Z"/>
                <w:sz w:val="24"/>
              </w:rPr>
            </w:pPr>
            <w:ins w:id="314" w:author="AMDUR, ALEXANDER" w:date="2026-09-25T20:09:00Z" w16du:dateUtc="2026-09-26T00:09:00Z">
              <w:r>
                <w:rPr>
                  <w:spacing w:val="-2"/>
                  <w:sz w:val="24"/>
                </w:rPr>
                <w:t>9506.99.2580</w:t>
              </w:r>
            </w:ins>
          </w:p>
        </w:tc>
      </w:tr>
      <w:tr w:rsidR="00B6323E" w14:paraId="056E3046" w14:textId="77777777" w:rsidTr="001660FF">
        <w:trPr>
          <w:trHeight w:val="519"/>
          <w:ins w:id="315" w:author="AMDUR, ALEXANDER" w:date="2026-09-25T20:09:00Z" w16du:dateUtc="2026-09-26T00:09:00Z"/>
        </w:trPr>
        <w:tc>
          <w:tcPr>
            <w:tcW w:w="1387" w:type="dxa"/>
          </w:tcPr>
          <w:p w14:paraId="1278EE8F" w14:textId="77777777" w:rsidR="00B6323E" w:rsidRDefault="0067081A">
            <w:pPr>
              <w:pStyle w:val="TableParagraph"/>
              <w:spacing w:before="117"/>
              <w:ind w:right="20"/>
              <w:jc w:val="center"/>
              <w:rPr>
                <w:ins w:id="316" w:author="AMDUR, ALEXANDER" w:date="2026-09-25T20:09:00Z" w16du:dateUtc="2026-09-26T00:09:00Z"/>
                <w:sz w:val="24"/>
              </w:rPr>
            </w:pPr>
            <w:ins w:id="317" w:author="AMDUR, ALEXANDER" w:date="2026-09-25T20:09:00Z" w16du:dateUtc="2026-09-26T00:09:00Z">
              <w:r>
                <w:rPr>
                  <w:spacing w:val="-2"/>
                  <w:sz w:val="24"/>
                </w:rPr>
                <w:t>9506.99.2800</w:t>
              </w:r>
            </w:ins>
          </w:p>
        </w:tc>
        <w:tc>
          <w:tcPr>
            <w:tcW w:w="1440" w:type="dxa"/>
          </w:tcPr>
          <w:p w14:paraId="446498EC" w14:textId="77777777" w:rsidR="00B6323E" w:rsidRDefault="0067081A">
            <w:pPr>
              <w:pStyle w:val="TableParagraph"/>
              <w:spacing w:before="117"/>
              <w:ind w:left="59"/>
              <w:rPr>
                <w:ins w:id="318" w:author="AMDUR, ALEXANDER" w:date="2026-09-25T20:09:00Z" w16du:dateUtc="2026-09-26T00:09:00Z"/>
                <w:sz w:val="24"/>
              </w:rPr>
            </w:pPr>
            <w:ins w:id="319" w:author="AMDUR, ALEXANDER" w:date="2026-09-25T20:09:00Z" w16du:dateUtc="2026-09-26T00:09:00Z">
              <w:r>
                <w:rPr>
                  <w:spacing w:val="-2"/>
                  <w:sz w:val="24"/>
                </w:rPr>
                <w:t>9506.99.5500</w:t>
              </w:r>
            </w:ins>
          </w:p>
        </w:tc>
        <w:tc>
          <w:tcPr>
            <w:tcW w:w="1430" w:type="dxa"/>
          </w:tcPr>
          <w:p w14:paraId="624B7FAE" w14:textId="77777777" w:rsidR="00B6323E" w:rsidRDefault="0067081A">
            <w:pPr>
              <w:pStyle w:val="TableParagraph"/>
              <w:spacing w:before="117"/>
              <w:ind w:left="60"/>
              <w:rPr>
                <w:ins w:id="320" w:author="AMDUR, ALEXANDER" w:date="2026-09-25T20:09:00Z" w16du:dateUtc="2026-09-26T00:09:00Z"/>
                <w:sz w:val="24"/>
              </w:rPr>
            </w:pPr>
            <w:ins w:id="321" w:author="AMDUR, ALEXANDER" w:date="2026-09-25T20:09:00Z" w16du:dateUtc="2026-09-26T00:09:00Z">
              <w:r>
                <w:rPr>
                  <w:spacing w:val="-2"/>
                  <w:sz w:val="24"/>
                </w:rPr>
                <w:t>9506.99.6080</w:t>
              </w:r>
            </w:ins>
          </w:p>
        </w:tc>
      </w:tr>
      <w:tr w:rsidR="00B6323E" w14:paraId="39F144DA" w14:textId="77777777" w:rsidTr="001660FF">
        <w:trPr>
          <w:trHeight w:val="519"/>
          <w:ins w:id="322" w:author="AMDUR, ALEXANDER" w:date="2026-09-25T20:09:00Z" w16du:dateUtc="2026-09-26T00:09:00Z"/>
        </w:trPr>
        <w:tc>
          <w:tcPr>
            <w:tcW w:w="1387" w:type="dxa"/>
          </w:tcPr>
          <w:p w14:paraId="6F3E9CC8" w14:textId="77777777" w:rsidR="00B6323E" w:rsidRDefault="0067081A">
            <w:pPr>
              <w:pStyle w:val="TableParagraph"/>
              <w:spacing w:before="117"/>
              <w:ind w:right="20"/>
              <w:jc w:val="center"/>
              <w:rPr>
                <w:ins w:id="323" w:author="AMDUR, ALEXANDER" w:date="2026-09-25T20:09:00Z" w16du:dateUtc="2026-09-26T00:09:00Z"/>
                <w:sz w:val="24"/>
              </w:rPr>
            </w:pPr>
            <w:ins w:id="324" w:author="AMDUR, ALEXANDER" w:date="2026-09-25T20:09:00Z" w16du:dateUtc="2026-09-26T00:09:00Z">
              <w:r>
                <w:rPr>
                  <w:spacing w:val="-2"/>
                  <w:sz w:val="24"/>
                </w:rPr>
                <w:t>9507.30.2000</w:t>
              </w:r>
            </w:ins>
          </w:p>
        </w:tc>
        <w:tc>
          <w:tcPr>
            <w:tcW w:w="1440" w:type="dxa"/>
          </w:tcPr>
          <w:p w14:paraId="50119D11" w14:textId="77777777" w:rsidR="00B6323E" w:rsidRDefault="0067081A">
            <w:pPr>
              <w:pStyle w:val="TableParagraph"/>
              <w:spacing w:before="117"/>
              <w:ind w:left="59"/>
              <w:rPr>
                <w:ins w:id="325" w:author="AMDUR, ALEXANDER" w:date="2026-09-25T20:09:00Z" w16du:dateUtc="2026-09-26T00:09:00Z"/>
                <w:sz w:val="24"/>
              </w:rPr>
            </w:pPr>
            <w:ins w:id="326" w:author="AMDUR, ALEXANDER" w:date="2026-09-25T20:09:00Z" w16du:dateUtc="2026-09-26T00:09:00Z">
              <w:r>
                <w:rPr>
                  <w:spacing w:val="-2"/>
                  <w:sz w:val="24"/>
                </w:rPr>
                <w:t>9507.30.4000</w:t>
              </w:r>
            </w:ins>
          </w:p>
        </w:tc>
        <w:tc>
          <w:tcPr>
            <w:tcW w:w="1430" w:type="dxa"/>
          </w:tcPr>
          <w:p w14:paraId="4EC36B1E" w14:textId="77777777" w:rsidR="00B6323E" w:rsidRDefault="0067081A">
            <w:pPr>
              <w:pStyle w:val="TableParagraph"/>
              <w:spacing w:before="117"/>
              <w:ind w:left="60"/>
              <w:rPr>
                <w:ins w:id="327" w:author="AMDUR, ALEXANDER" w:date="2026-09-25T20:09:00Z" w16du:dateUtc="2026-09-26T00:09:00Z"/>
                <w:sz w:val="24"/>
              </w:rPr>
            </w:pPr>
            <w:ins w:id="328" w:author="AMDUR, ALEXANDER" w:date="2026-09-25T20:09:00Z" w16du:dateUtc="2026-09-26T00:09:00Z">
              <w:r>
                <w:rPr>
                  <w:spacing w:val="-2"/>
                  <w:sz w:val="24"/>
                </w:rPr>
                <w:t>9507.30.6000</w:t>
              </w:r>
            </w:ins>
          </w:p>
        </w:tc>
      </w:tr>
      <w:tr w:rsidR="00B6323E" w14:paraId="11C31493" w14:textId="77777777" w:rsidTr="001660FF">
        <w:trPr>
          <w:trHeight w:val="566"/>
          <w:ins w:id="329" w:author="AMDUR, ALEXANDER" w:date="2026-09-25T20:09:00Z" w16du:dateUtc="2026-09-26T00:09:00Z"/>
        </w:trPr>
        <w:tc>
          <w:tcPr>
            <w:tcW w:w="1387" w:type="dxa"/>
          </w:tcPr>
          <w:p w14:paraId="77EB28B2" w14:textId="77777777" w:rsidR="00B6323E" w:rsidRDefault="0067081A">
            <w:pPr>
              <w:pStyle w:val="TableParagraph"/>
              <w:spacing w:before="117"/>
              <w:ind w:right="20"/>
              <w:jc w:val="center"/>
              <w:rPr>
                <w:ins w:id="330" w:author="AMDUR, ALEXANDER" w:date="2026-09-25T20:09:00Z" w16du:dateUtc="2026-09-26T00:09:00Z"/>
                <w:sz w:val="24"/>
              </w:rPr>
            </w:pPr>
            <w:ins w:id="331" w:author="AMDUR, ALEXANDER" w:date="2026-09-25T20:09:00Z" w16du:dateUtc="2026-09-26T00:09:00Z">
              <w:r>
                <w:rPr>
                  <w:spacing w:val="-2"/>
                  <w:sz w:val="24"/>
                </w:rPr>
                <w:t>9507.30.8000</w:t>
              </w:r>
            </w:ins>
          </w:p>
        </w:tc>
        <w:tc>
          <w:tcPr>
            <w:tcW w:w="1440" w:type="dxa"/>
          </w:tcPr>
          <w:p w14:paraId="13853C23" w14:textId="77777777" w:rsidR="00B6323E" w:rsidRDefault="0067081A">
            <w:pPr>
              <w:pStyle w:val="TableParagraph"/>
              <w:spacing w:before="117"/>
              <w:ind w:left="59"/>
              <w:rPr>
                <w:ins w:id="332" w:author="AMDUR, ALEXANDER" w:date="2026-09-25T20:09:00Z" w16du:dateUtc="2026-09-26T00:09:00Z"/>
                <w:sz w:val="24"/>
              </w:rPr>
            </w:pPr>
            <w:ins w:id="333" w:author="AMDUR, ALEXANDER" w:date="2026-09-25T20:09:00Z" w16du:dateUtc="2026-09-26T00:09:00Z">
              <w:r>
                <w:rPr>
                  <w:spacing w:val="-2"/>
                  <w:sz w:val="24"/>
                </w:rPr>
                <w:t>9507.90.6000</w:t>
              </w:r>
            </w:ins>
          </w:p>
        </w:tc>
        <w:tc>
          <w:tcPr>
            <w:tcW w:w="1430" w:type="dxa"/>
          </w:tcPr>
          <w:p w14:paraId="7960CDC6" w14:textId="77777777" w:rsidR="00B6323E" w:rsidRDefault="0067081A">
            <w:pPr>
              <w:pStyle w:val="TableParagraph"/>
              <w:spacing w:before="117"/>
              <w:ind w:left="60"/>
              <w:rPr>
                <w:ins w:id="334" w:author="AMDUR, ALEXANDER" w:date="2026-09-25T20:09:00Z" w16du:dateUtc="2026-09-26T00:09:00Z"/>
                <w:sz w:val="24"/>
              </w:rPr>
            </w:pPr>
            <w:ins w:id="335" w:author="AMDUR, ALEXANDER" w:date="2026-09-25T20:09:00Z" w16du:dateUtc="2026-09-26T00:09:00Z">
              <w:r>
                <w:rPr>
                  <w:spacing w:val="-2"/>
                  <w:sz w:val="24"/>
                </w:rPr>
                <w:t>9603.90.8050</w:t>
              </w:r>
            </w:ins>
          </w:p>
        </w:tc>
      </w:tr>
      <w:tr w:rsidR="001660FF" w14:paraId="57950150" w14:textId="77777777" w:rsidTr="001660FF">
        <w:trPr>
          <w:gridAfter w:val="1"/>
          <w:wAfter w:w="1430" w:type="dxa"/>
          <w:trHeight w:val="439"/>
          <w:ins w:id="336" w:author="AMDUR, ALEXANDER" w:date="2026-09-25T20:09:00Z" w16du:dateUtc="2026-09-26T00:09:00Z"/>
        </w:trPr>
        <w:tc>
          <w:tcPr>
            <w:tcW w:w="1387" w:type="dxa"/>
          </w:tcPr>
          <w:p w14:paraId="03F917C2" w14:textId="77777777" w:rsidR="001660FF" w:rsidRDefault="001660FF" w:rsidP="004F114C">
            <w:pPr>
              <w:pStyle w:val="TableParagraph"/>
              <w:spacing w:before="163" w:line="256" w:lineRule="exact"/>
              <w:ind w:right="20"/>
              <w:rPr>
                <w:ins w:id="337" w:author="AMDUR, ALEXANDER" w:date="2026-09-25T20:09:00Z" w16du:dateUtc="2026-09-26T00:09:00Z"/>
                <w:sz w:val="24"/>
              </w:rPr>
            </w:pPr>
            <w:ins w:id="338" w:author="AMDUR, ALEXANDER" w:date="2026-09-25T20:09:00Z" w16du:dateUtc="2026-09-26T00:09:00Z">
              <w:r>
                <w:rPr>
                  <w:spacing w:val="-2"/>
                  <w:sz w:val="24"/>
                </w:rPr>
                <w:t>2203.00.0060</w:t>
              </w:r>
            </w:ins>
          </w:p>
        </w:tc>
        <w:tc>
          <w:tcPr>
            <w:tcW w:w="1440" w:type="dxa"/>
          </w:tcPr>
          <w:p w14:paraId="0611247A" w14:textId="77777777" w:rsidR="001660FF" w:rsidRDefault="001660FF" w:rsidP="004F114C">
            <w:pPr>
              <w:pStyle w:val="TableParagraph"/>
              <w:spacing w:before="163" w:line="256" w:lineRule="exact"/>
              <w:ind w:left="60"/>
              <w:rPr>
                <w:ins w:id="339" w:author="AMDUR, ALEXANDER" w:date="2026-09-25T20:09:00Z" w16du:dateUtc="2026-09-26T00:09:00Z"/>
                <w:sz w:val="24"/>
              </w:rPr>
            </w:pPr>
            <w:ins w:id="340" w:author="AMDUR, ALEXANDER" w:date="2026-09-25T20:09:00Z" w16du:dateUtc="2026-09-26T00:09:00Z">
              <w:r>
                <w:rPr>
                  <w:spacing w:val="-2"/>
                  <w:sz w:val="24"/>
                </w:rPr>
                <w:t>2203.00.0090</w:t>
              </w:r>
            </w:ins>
          </w:p>
        </w:tc>
      </w:tr>
      <w:tr w:rsidR="001660FF" w14:paraId="05213716" w14:textId="77777777" w:rsidTr="001660FF">
        <w:trPr>
          <w:trHeight w:val="439"/>
          <w:ins w:id="341" w:author="AMDUR, ALEXANDER" w:date="2026-09-25T20:09:00Z" w16du:dateUtc="2026-09-26T00:09:00Z"/>
        </w:trPr>
        <w:tc>
          <w:tcPr>
            <w:tcW w:w="1387" w:type="dxa"/>
            <w:vAlign w:val="center"/>
          </w:tcPr>
          <w:p w14:paraId="2106A7B4" w14:textId="5D80464D" w:rsidR="001660FF" w:rsidRDefault="001660FF" w:rsidP="004F114C">
            <w:pPr>
              <w:pStyle w:val="TableParagraph"/>
              <w:spacing w:before="163" w:line="256" w:lineRule="exact"/>
              <w:ind w:right="20"/>
              <w:rPr>
                <w:ins w:id="342" w:author="AMDUR, ALEXANDER" w:date="2026-09-25T20:09:00Z" w16du:dateUtc="2026-09-26T00:09:00Z"/>
                <w:spacing w:val="-2"/>
                <w:sz w:val="24"/>
              </w:rPr>
            </w:pPr>
          </w:p>
        </w:tc>
        <w:tc>
          <w:tcPr>
            <w:tcW w:w="1440" w:type="dxa"/>
            <w:vAlign w:val="center"/>
          </w:tcPr>
          <w:p w14:paraId="175C6FEC" w14:textId="283A3E99" w:rsidR="001660FF" w:rsidRDefault="001660FF" w:rsidP="004F114C">
            <w:pPr>
              <w:pStyle w:val="TableParagraph"/>
              <w:spacing w:before="163" w:line="256" w:lineRule="exact"/>
              <w:ind w:left="60"/>
              <w:rPr>
                <w:ins w:id="343" w:author="AMDUR, ALEXANDER" w:date="2026-09-25T20:09:00Z" w16du:dateUtc="2026-09-26T00:09:00Z"/>
                <w:spacing w:val="-2"/>
                <w:sz w:val="24"/>
              </w:rPr>
            </w:pPr>
          </w:p>
        </w:tc>
        <w:tc>
          <w:tcPr>
            <w:tcW w:w="1430" w:type="dxa"/>
            <w:vAlign w:val="bottom"/>
          </w:tcPr>
          <w:p w14:paraId="503E67CE" w14:textId="31EC30CD" w:rsidR="001660FF" w:rsidRDefault="001660FF" w:rsidP="004F114C">
            <w:pPr>
              <w:pStyle w:val="TableParagraph"/>
              <w:spacing w:before="0"/>
              <w:ind w:left="0"/>
              <w:rPr>
                <w:ins w:id="344" w:author="AMDUR, ALEXANDER" w:date="2026-09-25T20:09:00Z" w16du:dateUtc="2026-09-26T00:09:00Z"/>
                <w:sz w:val="24"/>
              </w:rPr>
            </w:pPr>
          </w:p>
        </w:tc>
      </w:tr>
      <w:tr w:rsidR="001660FF" w14:paraId="77B05D69" w14:textId="77777777" w:rsidTr="001660FF">
        <w:trPr>
          <w:trHeight w:val="439"/>
          <w:ins w:id="345" w:author="AMDUR, ALEXANDER" w:date="2026-09-25T20:09:00Z" w16du:dateUtc="2026-09-26T00:09:00Z"/>
        </w:trPr>
        <w:tc>
          <w:tcPr>
            <w:tcW w:w="1387" w:type="dxa"/>
            <w:vAlign w:val="center"/>
          </w:tcPr>
          <w:p w14:paraId="594997DC" w14:textId="6C2CC70E" w:rsidR="001660FF" w:rsidRDefault="001660FF" w:rsidP="004F114C">
            <w:pPr>
              <w:pStyle w:val="TableParagraph"/>
              <w:spacing w:before="163" w:line="256" w:lineRule="exact"/>
              <w:ind w:right="20"/>
              <w:rPr>
                <w:ins w:id="346" w:author="AMDUR, ALEXANDER" w:date="2026-09-25T20:09:00Z" w16du:dateUtc="2026-09-26T00:09:00Z"/>
                <w:spacing w:val="-2"/>
                <w:sz w:val="24"/>
              </w:rPr>
            </w:pPr>
          </w:p>
        </w:tc>
        <w:tc>
          <w:tcPr>
            <w:tcW w:w="1440" w:type="dxa"/>
            <w:vAlign w:val="center"/>
          </w:tcPr>
          <w:p w14:paraId="7753ADE2" w14:textId="1D15E632" w:rsidR="001660FF" w:rsidRDefault="001660FF" w:rsidP="004F114C">
            <w:pPr>
              <w:pStyle w:val="TableParagraph"/>
              <w:spacing w:before="163" w:line="256" w:lineRule="exact"/>
              <w:ind w:left="60"/>
              <w:rPr>
                <w:ins w:id="347" w:author="AMDUR, ALEXANDER" w:date="2026-09-25T20:09:00Z" w16du:dateUtc="2026-09-26T00:09:00Z"/>
                <w:spacing w:val="-2"/>
                <w:sz w:val="24"/>
              </w:rPr>
            </w:pPr>
          </w:p>
        </w:tc>
        <w:tc>
          <w:tcPr>
            <w:tcW w:w="1430" w:type="dxa"/>
            <w:vAlign w:val="bottom"/>
          </w:tcPr>
          <w:p w14:paraId="6042A492" w14:textId="1AE748B5" w:rsidR="001660FF" w:rsidRDefault="001660FF" w:rsidP="004F114C">
            <w:pPr>
              <w:pStyle w:val="TableParagraph"/>
              <w:spacing w:before="0"/>
              <w:ind w:left="0"/>
              <w:rPr>
                <w:ins w:id="348" w:author="AMDUR, ALEXANDER" w:date="2026-09-25T20:09:00Z" w16du:dateUtc="2026-09-26T00:09:00Z"/>
                <w:sz w:val="24"/>
              </w:rPr>
            </w:pPr>
          </w:p>
        </w:tc>
      </w:tr>
      <w:tr w:rsidR="001660FF" w14:paraId="7C062DB8" w14:textId="77777777" w:rsidTr="001660FF">
        <w:trPr>
          <w:trHeight w:val="439"/>
          <w:ins w:id="349" w:author="AMDUR, ALEXANDER" w:date="2026-09-25T20:09:00Z" w16du:dateUtc="2026-09-26T00:09:00Z"/>
        </w:trPr>
        <w:tc>
          <w:tcPr>
            <w:tcW w:w="1387" w:type="dxa"/>
            <w:vAlign w:val="center"/>
          </w:tcPr>
          <w:p w14:paraId="48F63CF7" w14:textId="230A0BE4" w:rsidR="001660FF" w:rsidRDefault="001660FF" w:rsidP="004F114C">
            <w:pPr>
              <w:pStyle w:val="TableParagraph"/>
              <w:spacing w:before="163" w:line="256" w:lineRule="exact"/>
              <w:ind w:right="20"/>
              <w:rPr>
                <w:ins w:id="350" w:author="AMDUR, ALEXANDER" w:date="2026-09-25T20:09:00Z" w16du:dateUtc="2026-09-26T00:09:00Z"/>
                <w:spacing w:val="-2"/>
                <w:sz w:val="24"/>
              </w:rPr>
            </w:pPr>
          </w:p>
        </w:tc>
        <w:tc>
          <w:tcPr>
            <w:tcW w:w="1440" w:type="dxa"/>
            <w:vAlign w:val="center"/>
          </w:tcPr>
          <w:p w14:paraId="298DA4A0" w14:textId="0CDD5B73" w:rsidR="001660FF" w:rsidRDefault="001660FF" w:rsidP="004F114C">
            <w:pPr>
              <w:pStyle w:val="TableParagraph"/>
              <w:spacing w:before="163" w:line="256" w:lineRule="exact"/>
              <w:ind w:left="60"/>
              <w:rPr>
                <w:ins w:id="351" w:author="AMDUR, ALEXANDER" w:date="2026-09-25T20:09:00Z" w16du:dateUtc="2026-09-26T00:09:00Z"/>
                <w:spacing w:val="-2"/>
                <w:sz w:val="24"/>
              </w:rPr>
            </w:pPr>
          </w:p>
        </w:tc>
        <w:tc>
          <w:tcPr>
            <w:tcW w:w="1430" w:type="dxa"/>
            <w:vAlign w:val="bottom"/>
          </w:tcPr>
          <w:p w14:paraId="39F1603F" w14:textId="34ACBAD0" w:rsidR="001660FF" w:rsidRDefault="001660FF" w:rsidP="004F114C">
            <w:pPr>
              <w:pStyle w:val="TableParagraph"/>
              <w:spacing w:before="0"/>
              <w:ind w:left="0"/>
              <w:rPr>
                <w:ins w:id="352" w:author="AMDUR, ALEXANDER" w:date="2026-09-25T20:09:00Z" w16du:dateUtc="2026-09-26T00:09:00Z"/>
                <w:sz w:val="24"/>
              </w:rPr>
            </w:pPr>
          </w:p>
        </w:tc>
      </w:tr>
      <w:bookmarkEnd w:id="183"/>
    </w:tbl>
    <w:p w14:paraId="51F2074A" w14:textId="77777777" w:rsidR="002A4F82" w:rsidRDefault="002A4F82">
      <w:pPr>
        <w:spacing w:before="182"/>
        <w:ind w:left="180"/>
        <w:rPr>
          <w:ins w:id="353" w:author="AMDUR, ALEXANDER" w:date="2026-09-25T20:09:00Z" w16du:dateUtc="2026-09-26T00:09:00Z"/>
          <w:rFonts w:ascii="Calibri"/>
          <w:b/>
          <w:spacing w:val="2"/>
          <w:sz w:val="24"/>
        </w:rPr>
      </w:pPr>
    </w:p>
    <w:p w14:paraId="2899EC3F" w14:textId="332ED243" w:rsidR="00B6323E" w:rsidRPr="00764B74" w:rsidRDefault="0067081A" w:rsidP="005E2AEB">
      <w:pPr>
        <w:spacing w:before="182"/>
        <w:ind w:left="180"/>
        <w:rPr>
          <w:ins w:id="354" w:author="AMDUR, ALEXANDER" w:date="2026-09-25T20:09:00Z" w16du:dateUtc="2026-09-26T00:09:00Z"/>
          <w:b/>
          <w:sz w:val="24"/>
        </w:rPr>
      </w:pPr>
      <w:ins w:id="355" w:author="AMDUR, ALEXANDER" w:date="2026-09-25T20:09:00Z" w16du:dateUtc="2026-09-26T00:09:00Z">
        <w:r>
          <w:rPr>
            <w:rFonts w:ascii="Calibri"/>
            <w:b/>
            <w:spacing w:val="2"/>
            <w:sz w:val="24"/>
          </w:rPr>
          <w:t>9903.85.09:</w:t>
        </w:r>
        <w:r>
          <w:rPr>
            <w:rFonts w:ascii="Calibri"/>
            <w:b/>
            <w:spacing w:val="35"/>
            <w:sz w:val="24"/>
          </w:rPr>
          <w:t xml:space="preserve">  </w:t>
        </w:r>
        <w:r>
          <w:rPr>
            <w:rFonts w:ascii="Calibri"/>
            <w:b/>
            <w:spacing w:val="2"/>
            <w:sz w:val="24"/>
          </w:rPr>
          <w:t>Derivative</w:t>
        </w:r>
        <w:r>
          <w:rPr>
            <w:rFonts w:ascii="Calibri"/>
            <w:b/>
            <w:spacing w:val="35"/>
            <w:sz w:val="24"/>
          </w:rPr>
          <w:t xml:space="preserve"> </w:t>
        </w:r>
        <w:r>
          <w:rPr>
            <w:rFonts w:ascii="Calibri"/>
            <w:b/>
            <w:spacing w:val="2"/>
            <w:sz w:val="24"/>
          </w:rPr>
          <w:t>aluminum</w:t>
        </w:r>
        <w:r>
          <w:rPr>
            <w:rFonts w:ascii="Calibri"/>
            <w:b/>
            <w:spacing w:val="35"/>
            <w:sz w:val="24"/>
          </w:rPr>
          <w:t xml:space="preserve"> </w:t>
        </w:r>
        <w:r>
          <w:rPr>
            <w:rFonts w:ascii="Calibri"/>
            <w:b/>
            <w:spacing w:val="2"/>
            <w:sz w:val="24"/>
          </w:rPr>
          <w:t>products</w:t>
        </w:r>
        <w:r>
          <w:rPr>
            <w:rFonts w:ascii="Calibri"/>
            <w:b/>
            <w:spacing w:val="35"/>
            <w:sz w:val="24"/>
          </w:rPr>
          <w:t xml:space="preserve"> </w:t>
        </w:r>
        <w:r>
          <w:rPr>
            <w:rFonts w:ascii="Calibri"/>
            <w:b/>
            <w:spacing w:val="2"/>
            <w:sz w:val="24"/>
          </w:rPr>
          <w:t>listed</w:t>
        </w:r>
        <w:r>
          <w:rPr>
            <w:rFonts w:ascii="Calibri"/>
            <w:b/>
            <w:spacing w:val="37"/>
            <w:sz w:val="24"/>
          </w:rPr>
          <w:t xml:space="preserve"> </w:t>
        </w:r>
        <w:r>
          <w:rPr>
            <w:rFonts w:ascii="Calibri"/>
            <w:b/>
            <w:spacing w:val="2"/>
            <w:sz w:val="24"/>
          </w:rPr>
          <w:t>in</w:t>
        </w:r>
        <w:r>
          <w:rPr>
            <w:rFonts w:ascii="Calibri"/>
            <w:b/>
            <w:spacing w:val="39"/>
            <w:sz w:val="24"/>
          </w:rPr>
          <w:t xml:space="preserve"> </w:t>
        </w:r>
        <w:r>
          <w:rPr>
            <w:rFonts w:ascii="Calibri"/>
            <w:b/>
            <w:spacing w:val="2"/>
            <w:sz w:val="24"/>
          </w:rPr>
          <w:t>subdivision</w:t>
        </w:r>
        <w:r w:rsidR="00D36CAA">
          <w:rPr>
            <w:rFonts w:ascii="Calibri"/>
            <w:b/>
            <w:spacing w:val="2"/>
            <w:sz w:val="24"/>
          </w:rPr>
          <w:t>s</w:t>
        </w:r>
        <w:r>
          <w:rPr>
            <w:rFonts w:ascii="Calibri"/>
            <w:b/>
            <w:spacing w:val="35"/>
            <w:sz w:val="24"/>
          </w:rPr>
          <w:t xml:space="preserve"> </w:t>
        </w:r>
        <w:r>
          <w:rPr>
            <w:rFonts w:ascii="Calibri"/>
            <w:b/>
            <w:spacing w:val="2"/>
            <w:sz w:val="24"/>
          </w:rPr>
          <w:t>(j)</w:t>
        </w:r>
        <w:r w:rsidR="005E2AEB">
          <w:rPr>
            <w:rFonts w:ascii="Calibri"/>
            <w:b/>
            <w:spacing w:val="33"/>
            <w:sz w:val="24"/>
          </w:rPr>
          <w:t>, (k),</w:t>
        </w:r>
        <w:r w:rsidR="001946D8">
          <w:rPr>
            <w:rFonts w:ascii="Calibri"/>
            <w:b/>
            <w:spacing w:val="33"/>
            <w:sz w:val="24"/>
          </w:rPr>
          <w:t xml:space="preserve"> </w:t>
        </w:r>
        <w:r w:rsidR="005E2AEB">
          <w:rPr>
            <w:rFonts w:ascii="Calibri"/>
            <w:b/>
            <w:spacing w:val="33"/>
            <w:sz w:val="24"/>
          </w:rPr>
          <w:t xml:space="preserve">(r),or (s) </w:t>
        </w:r>
        <w:r>
          <w:rPr>
            <w:b/>
            <w:w w:val="110"/>
            <w:sz w:val="24"/>
          </w:rPr>
          <w:t>(new</w:t>
        </w:r>
        <w:r>
          <w:rPr>
            <w:b/>
            <w:spacing w:val="-15"/>
            <w:w w:val="110"/>
            <w:sz w:val="24"/>
          </w:rPr>
          <w:t xml:space="preserve"> </w:t>
        </w:r>
        <w:r>
          <w:rPr>
            <w:b/>
            <w:w w:val="110"/>
            <w:sz w:val="24"/>
          </w:rPr>
          <w:t>aluminum</w:t>
        </w:r>
        <w:r>
          <w:rPr>
            <w:b/>
            <w:spacing w:val="-15"/>
            <w:w w:val="110"/>
            <w:sz w:val="24"/>
          </w:rPr>
          <w:t xml:space="preserve"> </w:t>
        </w:r>
        <w:r>
          <w:rPr>
            <w:b/>
            <w:w w:val="110"/>
            <w:sz w:val="24"/>
          </w:rPr>
          <w:t>derivative</w:t>
        </w:r>
        <w:r>
          <w:rPr>
            <w:b/>
            <w:spacing w:val="-15"/>
            <w:w w:val="110"/>
            <w:sz w:val="24"/>
          </w:rPr>
          <w:t xml:space="preserve"> </w:t>
        </w:r>
        <w:r>
          <w:rPr>
            <w:b/>
            <w:w w:val="110"/>
            <w:sz w:val="24"/>
          </w:rPr>
          <w:t>articles</w:t>
        </w:r>
        <w:r>
          <w:rPr>
            <w:b/>
            <w:spacing w:val="-15"/>
            <w:w w:val="110"/>
            <w:sz w:val="24"/>
          </w:rPr>
          <w:t xml:space="preserve"> </w:t>
        </w:r>
        <w:r>
          <w:rPr>
            <w:b/>
            <w:w w:val="110"/>
            <w:sz w:val="24"/>
          </w:rPr>
          <w:t>processed</w:t>
        </w:r>
        <w:r>
          <w:rPr>
            <w:b/>
            <w:spacing w:val="-15"/>
            <w:w w:val="110"/>
            <w:sz w:val="24"/>
          </w:rPr>
          <w:t xml:space="preserve"> </w:t>
        </w:r>
        <w:r>
          <w:rPr>
            <w:b/>
            <w:w w:val="110"/>
            <w:sz w:val="24"/>
          </w:rPr>
          <w:t>in</w:t>
        </w:r>
        <w:r>
          <w:rPr>
            <w:b/>
            <w:spacing w:val="-15"/>
            <w:w w:val="110"/>
            <w:sz w:val="24"/>
          </w:rPr>
          <w:t xml:space="preserve"> </w:t>
        </w:r>
        <w:r>
          <w:rPr>
            <w:b/>
            <w:w w:val="110"/>
            <w:sz w:val="24"/>
          </w:rPr>
          <w:t>another</w:t>
        </w:r>
        <w:r>
          <w:rPr>
            <w:b/>
            <w:spacing w:val="-15"/>
            <w:w w:val="110"/>
            <w:sz w:val="24"/>
          </w:rPr>
          <w:t xml:space="preserve"> </w:t>
        </w:r>
        <w:r>
          <w:rPr>
            <w:b/>
            <w:w w:val="110"/>
            <w:sz w:val="24"/>
          </w:rPr>
          <w:t>country</w:t>
        </w:r>
        <w:r>
          <w:rPr>
            <w:b/>
            <w:spacing w:val="-15"/>
            <w:w w:val="110"/>
            <w:sz w:val="24"/>
          </w:rPr>
          <w:t xml:space="preserve"> </w:t>
        </w:r>
        <w:r>
          <w:rPr>
            <w:b/>
            <w:w w:val="110"/>
            <w:sz w:val="24"/>
          </w:rPr>
          <w:t>from</w:t>
        </w:r>
        <w:r>
          <w:rPr>
            <w:b/>
            <w:spacing w:val="-15"/>
            <w:w w:val="110"/>
            <w:sz w:val="24"/>
          </w:rPr>
          <w:t xml:space="preserve"> </w:t>
        </w:r>
        <w:r>
          <w:rPr>
            <w:b/>
            <w:w w:val="110"/>
            <w:sz w:val="24"/>
          </w:rPr>
          <w:t>aluminum articles smelted and cast in the United States subject to Section 232)</w:t>
        </w:r>
        <w:r w:rsidR="00F542B2">
          <w:rPr>
            <w:b/>
            <w:w w:val="110"/>
            <w:sz w:val="24"/>
          </w:rPr>
          <w:t>:</w:t>
        </w:r>
      </w:ins>
    </w:p>
    <w:p w14:paraId="6ADC567E" w14:textId="638F704E" w:rsidR="00F542B2" w:rsidRPr="00F542B2" w:rsidRDefault="00F542B2" w:rsidP="00980E13">
      <w:pPr>
        <w:pStyle w:val="ListParagraph"/>
        <w:tabs>
          <w:tab w:val="left" w:pos="490"/>
        </w:tabs>
        <w:spacing w:before="161" w:line="278" w:lineRule="auto"/>
        <w:ind w:right="642"/>
        <w:rPr>
          <w:ins w:id="356" w:author="AMDUR, ALEXANDER" w:date="2026-09-25T20:09:00Z" w16du:dateUtc="2026-09-26T00:09:00Z"/>
          <w:b/>
          <w:bCs/>
          <w:sz w:val="24"/>
        </w:rPr>
      </w:pPr>
      <w:bookmarkStart w:id="357" w:name="OLE_LINK1386"/>
      <w:ins w:id="358" w:author="AMDUR, ALEXANDER" w:date="2026-09-25T20:09:00Z" w16du:dateUtc="2026-09-26T00:09:00Z">
        <w:r w:rsidRPr="00F542B2">
          <w:rPr>
            <w:b/>
            <w:bCs/>
            <w:sz w:val="24"/>
          </w:rPr>
          <w:t>(j)</w:t>
        </w:r>
        <w:r w:rsidR="00D36CAA">
          <w:rPr>
            <w:b/>
            <w:bCs/>
            <w:sz w:val="24"/>
          </w:rPr>
          <w:t xml:space="preserve"> /</w:t>
        </w:r>
        <w:r w:rsidR="001946D8">
          <w:rPr>
            <w:b/>
            <w:bCs/>
            <w:sz w:val="24"/>
          </w:rPr>
          <w:t xml:space="preserve"> (r)</w:t>
        </w:r>
        <w:r w:rsidRPr="00F542B2">
          <w:rPr>
            <w:b/>
            <w:bCs/>
            <w:sz w:val="24"/>
          </w:rPr>
          <w:t>:</w:t>
        </w:r>
      </w:ins>
    </w:p>
    <w:p w14:paraId="1A3D10B9" w14:textId="75C3929C" w:rsidR="00980E13" w:rsidRPr="00CF1307" w:rsidRDefault="00980E13" w:rsidP="00980E13">
      <w:pPr>
        <w:pStyle w:val="ListParagraph"/>
        <w:tabs>
          <w:tab w:val="left" w:pos="490"/>
        </w:tabs>
        <w:spacing w:before="161" w:line="278" w:lineRule="auto"/>
        <w:ind w:right="642"/>
        <w:rPr>
          <w:ins w:id="359" w:author="AMDUR, ALEXANDER" w:date="2026-09-25T20:09:00Z" w16du:dateUtc="2026-09-26T00:09:00Z"/>
          <w:sz w:val="24"/>
        </w:rPr>
      </w:pPr>
      <w:ins w:id="360" w:author="AMDUR, ALEXANDER" w:date="2026-09-25T20:09:00Z" w16du:dateUtc="2026-09-26T00:09:00Z">
        <w:r w:rsidRPr="00CF1307">
          <w:rPr>
            <w:sz w:val="24"/>
          </w:rPr>
          <w:t xml:space="preserve">7610.10.00 </w:t>
        </w:r>
        <w:r w:rsidRPr="00CF1307">
          <w:rPr>
            <w:sz w:val="24"/>
          </w:rPr>
          <w:tab/>
          <w:t xml:space="preserve">     7610.90.00        7612.90.10 </w:t>
        </w:r>
      </w:ins>
    </w:p>
    <w:p w14:paraId="33B73EB5" w14:textId="77777777" w:rsidR="00980E13" w:rsidRPr="00CF1307" w:rsidRDefault="00980E13" w:rsidP="00980E13">
      <w:pPr>
        <w:pStyle w:val="ListParagraph"/>
        <w:tabs>
          <w:tab w:val="left" w:pos="490"/>
        </w:tabs>
        <w:spacing w:before="161" w:line="278" w:lineRule="auto"/>
        <w:ind w:right="642"/>
        <w:rPr>
          <w:ins w:id="361" w:author="AMDUR, ALEXANDER" w:date="2026-09-25T20:09:00Z" w16du:dateUtc="2026-09-26T00:09:00Z"/>
          <w:sz w:val="24"/>
        </w:rPr>
      </w:pPr>
      <w:ins w:id="362" w:author="AMDUR, ALEXANDER" w:date="2026-09-25T20:09:00Z" w16du:dateUtc="2026-09-26T00:09:00Z">
        <w:r w:rsidRPr="00CF1307">
          <w:rPr>
            <w:sz w:val="24"/>
          </w:rPr>
          <w:t>7615.10.2015    7615.10.2025    7615.10.3015</w:t>
        </w:r>
      </w:ins>
    </w:p>
    <w:p w14:paraId="17ED73C2" w14:textId="77777777" w:rsidR="00980E13" w:rsidRPr="00CF1307" w:rsidRDefault="00980E13" w:rsidP="00980E13">
      <w:pPr>
        <w:pStyle w:val="ListParagraph"/>
        <w:tabs>
          <w:tab w:val="left" w:pos="490"/>
        </w:tabs>
        <w:spacing w:before="161" w:line="278" w:lineRule="auto"/>
        <w:ind w:right="642"/>
        <w:rPr>
          <w:ins w:id="363" w:author="AMDUR, ALEXANDER" w:date="2026-09-25T20:09:00Z" w16du:dateUtc="2026-09-26T00:09:00Z"/>
          <w:sz w:val="24"/>
        </w:rPr>
      </w:pPr>
      <w:ins w:id="364" w:author="AMDUR, ALEXANDER" w:date="2026-09-25T20:09:00Z" w16du:dateUtc="2026-09-26T00:09:00Z">
        <w:r w:rsidRPr="00CF1307">
          <w:rPr>
            <w:sz w:val="24"/>
          </w:rPr>
          <w:t>7615.10.3025    7615.10.5020   7615.10.5040</w:t>
        </w:r>
      </w:ins>
    </w:p>
    <w:p w14:paraId="0B7E9054" w14:textId="77777777" w:rsidR="00980E13" w:rsidRPr="00CF1307" w:rsidRDefault="00980E13" w:rsidP="00980E13">
      <w:pPr>
        <w:pStyle w:val="ListParagraph"/>
        <w:tabs>
          <w:tab w:val="left" w:pos="490"/>
        </w:tabs>
        <w:spacing w:before="161" w:line="278" w:lineRule="auto"/>
        <w:ind w:right="642"/>
        <w:rPr>
          <w:ins w:id="365" w:author="AMDUR, ALEXANDER" w:date="2026-09-25T20:09:00Z" w16du:dateUtc="2026-09-26T00:09:00Z"/>
          <w:sz w:val="24"/>
        </w:rPr>
      </w:pPr>
      <w:ins w:id="366" w:author="AMDUR, ALEXANDER" w:date="2026-09-25T20:09:00Z" w16du:dateUtc="2026-09-26T00:09:00Z">
        <w:r w:rsidRPr="00CF1307">
          <w:rPr>
            <w:sz w:val="24"/>
          </w:rPr>
          <w:t xml:space="preserve">7615.10.7125    7615.10.7130    7615.10.7155 </w:t>
        </w:r>
      </w:ins>
    </w:p>
    <w:p w14:paraId="1173987F" w14:textId="77777777" w:rsidR="00980E13" w:rsidRPr="00CF1307" w:rsidRDefault="00980E13" w:rsidP="00980E13">
      <w:pPr>
        <w:pStyle w:val="ListParagraph"/>
        <w:tabs>
          <w:tab w:val="left" w:pos="490"/>
        </w:tabs>
        <w:spacing w:before="161" w:line="278" w:lineRule="auto"/>
        <w:ind w:right="642"/>
        <w:rPr>
          <w:ins w:id="367" w:author="AMDUR, ALEXANDER" w:date="2026-09-25T20:09:00Z" w16du:dateUtc="2026-09-26T00:09:00Z"/>
          <w:sz w:val="24"/>
        </w:rPr>
      </w:pPr>
      <w:ins w:id="368" w:author="AMDUR, ALEXANDER" w:date="2026-09-25T20:09:00Z" w16du:dateUtc="2026-09-26T00:09:00Z">
        <w:r w:rsidRPr="00CF1307">
          <w:rPr>
            <w:sz w:val="24"/>
          </w:rPr>
          <w:t>7615.10.7180    7615.10.9100    7615.20.0000</w:t>
        </w:r>
      </w:ins>
    </w:p>
    <w:p w14:paraId="1AADF989" w14:textId="77777777" w:rsidR="00980E13" w:rsidRPr="00CF1307" w:rsidRDefault="00980E13" w:rsidP="00980E13">
      <w:pPr>
        <w:pStyle w:val="ListParagraph"/>
        <w:tabs>
          <w:tab w:val="left" w:pos="490"/>
        </w:tabs>
        <w:spacing w:before="161" w:line="278" w:lineRule="auto"/>
        <w:ind w:right="642"/>
        <w:rPr>
          <w:ins w:id="369" w:author="AMDUR, ALEXANDER" w:date="2026-09-25T20:09:00Z" w16du:dateUtc="2026-09-26T00:09:00Z"/>
          <w:sz w:val="24"/>
        </w:rPr>
      </w:pPr>
      <w:ins w:id="370" w:author="AMDUR, ALEXANDER" w:date="2026-09-25T20:09:00Z" w16du:dateUtc="2026-09-26T00:09:00Z">
        <w:r w:rsidRPr="00CF1307">
          <w:rPr>
            <w:sz w:val="24"/>
          </w:rPr>
          <w:t>7616.10.9090    7616.99.1000    7616.99.5130</w:t>
        </w:r>
      </w:ins>
    </w:p>
    <w:p w14:paraId="675E0595" w14:textId="5A8596E3" w:rsidR="00764B74" w:rsidRDefault="00980E13" w:rsidP="00980E13">
      <w:pPr>
        <w:pStyle w:val="ListParagraph"/>
        <w:tabs>
          <w:tab w:val="left" w:pos="490"/>
        </w:tabs>
        <w:spacing w:before="161" w:line="278" w:lineRule="auto"/>
        <w:ind w:right="642"/>
        <w:rPr>
          <w:ins w:id="371" w:author="AMDUR, ALEXANDER" w:date="2026-09-25T20:09:00Z" w16du:dateUtc="2026-09-26T00:09:00Z"/>
          <w:sz w:val="24"/>
        </w:rPr>
      </w:pPr>
      <w:ins w:id="372" w:author="AMDUR, ALEXANDER" w:date="2026-09-25T20:09:00Z" w16du:dateUtc="2026-09-26T00:09:00Z">
        <w:r w:rsidRPr="00CF1307">
          <w:rPr>
            <w:sz w:val="24"/>
          </w:rPr>
          <w:t>7616.99.5140    7616.99.5190</w:t>
        </w:r>
      </w:ins>
    </w:p>
    <w:p w14:paraId="48273F5E" w14:textId="1CDCF428" w:rsidR="00F542B2" w:rsidRPr="00F542B2" w:rsidRDefault="00F542B2" w:rsidP="00980E13">
      <w:pPr>
        <w:pStyle w:val="ListParagraph"/>
        <w:tabs>
          <w:tab w:val="left" w:pos="490"/>
        </w:tabs>
        <w:spacing w:before="161" w:line="278" w:lineRule="auto"/>
        <w:ind w:right="642"/>
        <w:rPr>
          <w:ins w:id="373" w:author="AMDUR, ALEXANDER" w:date="2026-09-25T20:09:00Z" w16du:dateUtc="2026-09-26T00:09:00Z"/>
          <w:b/>
          <w:bCs/>
          <w:sz w:val="24"/>
        </w:rPr>
      </w:pPr>
      <w:ins w:id="374" w:author="AMDUR, ALEXANDER" w:date="2026-09-25T20:09:00Z" w16du:dateUtc="2026-09-26T00:09:00Z">
        <w:r w:rsidRPr="00F542B2">
          <w:rPr>
            <w:b/>
            <w:bCs/>
            <w:sz w:val="24"/>
          </w:rPr>
          <w:t>(k)</w:t>
        </w:r>
        <w:r w:rsidR="001946D8">
          <w:rPr>
            <w:b/>
            <w:bCs/>
            <w:sz w:val="24"/>
          </w:rPr>
          <w:t xml:space="preserve"> </w:t>
        </w:r>
        <w:r w:rsidR="00D36CAA">
          <w:rPr>
            <w:b/>
            <w:bCs/>
            <w:sz w:val="24"/>
          </w:rPr>
          <w:t>/</w:t>
        </w:r>
        <w:r w:rsidR="001946D8">
          <w:rPr>
            <w:b/>
            <w:bCs/>
            <w:sz w:val="24"/>
          </w:rPr>
          <w:t xml:space="preserve"> (s)</w:t>
        </w:r>
        <w:r w:rsidRPr="00F542B2">
          <w:rPr>
            <w:b/>
            <w:bCs/>
            <w:sz w:val="24"/>
          </w:rPr>
          <w:t>:</w:t>
        </w:r>
      </w:ins>
    </w:p>
    <w:bookmarkEnd w:id="357"/>
    <w:p w14:paraId="7592AC1C" w14:textId="77777777" w:rsidR="00B6323E" w:rsidRDefault="00B6323E">
      <w:pPr>
        <w:pStyle w:val="BodyText"/>
        <w:spacing w:before="10" w:after="1"/>
        <w:ind w:left="0"/>
        <w:rPr>
          <w:ins w:id="375" w:author="AMDUR, ALEXANDER" w:date="2026-09-25T20:09:00Z" w16du:dateUtc="2026-09-26T00:09:00Z"/>
          <w:b/>
          <w:sz w:val="20"/>
        </w:rPr>
      </w:pPr>
    </w:p>
    <w:tbl>
      <w:tblPr>
        <w:tblW w:w="0" w:type="auto"/>
        <w:tblInd w:w="137" w:type="dxa"/>
        <w:tblLayout w:type="fixed"/>
        <w:tblCellMar>
          <w:left w:w="0" w:type="dxa"/>
          <w:right w:w="0" w:type="dxa"/>
        </w:tblCellMar>
        <w:tblLook w:val="01E0" w:firstRow="1" w:lastRow="1" w:firstColumn="1" w:lastColumn="1" w:noHBand="0" w:noVBand="0"/>
      </w:tblPr>
      <w:tblGrid>
        <w:gridCol w:w="1430"/>
        <w:gridCol w:w="1440"/>
        <w:gridCol w:w="1430"/>
      </w:tblGrid>
      <w:tr w:rsidR="00F542B2" w14:paraId="3DCD0AEF" w14:textId="77777777" w:rsidTr="00F542B2">
        <w:trPr>
          <w:trHeight w:val="392"/>
          <w:ins w:id="376" w:author="AMDUR, ALEXANDER" w:date="2026-09-25T20:09:00Z" w16du:dateUtc="2026-09-26T00:09:00Z"/>
        </w:trPr>
        <w:tc>
          <w:tcPr>
            <w:tcW w:w="1430" w:type="dxa"/>
            <w:hideMark/>
          </w:tcPr>
          <w:p w14:paraId="27690CEB" w14:textId="77777777" w:rsidR="00F542B2" w:rsidRDefault="00F542B2">
            <w:pPr>
              <w:pStyle w:val="TableParagraph"/>
              <w:spacing w:before="0" w:line="266" w:lineRule="exact"/>
              <w:ind w:right="20"/>
              <w:jc w:val="center"/>
              <w:rPr>
                <w:ins w:id="377" w:author="AMDUR, ALEXANDER" w:date="2026-09-25T20:09:00Z" w16du:dateUtc="2026-09-26T00:09:00Z"/>
                <w:sz w:val="24"/>
              </w:rPr>
            </w:pPr>
            <w:ins w:id="378" w:author="AMDUR, ALEXANDER" w:date="2026-09-25T20:09:00Z" w16du:dateUtc="2026-09-26T00:09:00Z">
              <w:r>
                <w:rPr>
                  <w:spacing w:val="-2"/>
                  <w:sz w:val="24"/>
                </w:rPr>
                <w:t>6603.90.8100</w:t>
              </w:r>
            </w:ins>
          </w:p>
        </w:tc>
        <w:tc>
          <w:tcPr>
            <w:tcW w:w="1440" w:type="dxa"/>
            <w:hideMark/>
          </w:tcPr>
          <w:p w14:paraId="04215576" w14:textId="77777777" w:rsidR="00F542B2" w:rsidRDefault="00F542B2">
            <w:pPr>
              <w:pStyle w:val="TableParagraph"/>
              <w:spacing w:before="0" w:line="266" w:lineRule="exact"/>
              <w:ind w:left="0"/>
              <w:jc w:val="center"/>
              <w:rPr>
                <w:ins w:id="379" w:author="AMDUR, ALEXANDER" w:date="2026-09-25T20:09:00Z" w16du:dateUtc="2026-09-26T00:09:00Z"/>
                <w:sz w:val="24"/>
              </w:rPr>
            </w:pPr>
            <w:ins w:id="380" w:author="AMDUR, ALEXANDER" w:date="2026-09-25T20:09:00Z" w16du:dateUtc="2026-09-26T00:09:00Z">
              <w:r>
                <w:rPr>
                  <w:spacing w:val="-2"/>
                  <w:sz w:val="24"/>
                </w:rPr>
                <w:t>8302.10.3000</w:t>
              </w:r>
            </w:ins>
          </w:p>
        </w:tc>
        <w:tc>
          <w:tcPr>
            <w:tcW w:w="1430" w:type="dxa"/>
          </w:tcPr>
          <w:p w14:paraId="0DD84B4A" w14:textId="77777777" w:rsidR="00F542B2" w:rsidRDefault="00F542B2">
            <w:pPr>
              <w:pStyle w:val="TableParagraph"/>
              <w:spacing w:before="0"/>
              <w:ind w:left="0"/>
              <w:rPr>
                <w:ins w:id="381" w:author="AMDUR, ALEXANDER" w:date="2026-09-25T20:09:00Z" w16du:dateUtc="2026-09-26T00:09:00Z"/>
                <w:sz w:val="24"/>
              </w:rPr>
            </w:pPr>
          </w:p>
        </w:tc>
      </w:tr>
      <w:tr w:rsidR="00F542B2" w14:paraId="1834614D" w14:textId="77777777" w:rsidTr="00F542B2">
        <w:trPr>
          <w:trHeight w:val="519"/>
          <w:ins w:id="382" w:author="AMDUR, ALEXANDER" w:date="2026-09-25T20:09:00Z" w16du:dateUtc="2026-09-26T00:09:00Z"/>
        </w:trPr>
        <w:tc>
          <w:tcPr>
            <w:tcW w:w="1430" w:type="dxa"/>
            <w:hideMark/>
          </w:tcPr>
          <w:p w14:paraId="7E293D60" w14:textId="77777777" w:rsidR="00F542B2" w:rsidRDefault="00F542B2">
            <w:pPr>
              <w:pStyle w:val="TableParagraph"/>
              <w:ind w:right="20"/>
              <w:jc w:val="center"/>
              <w:rPr>
                <w:ins w:id="383" w:author="AMDUR, ALEXANDER" w:date="2026-09-25T20:09:00Z" w16du:dateUtc="2026-09-26T00:09:00Z"/>
                <w:sz w:val="24"/>
              </w:rPr>
            </w:pPr>
            <w:ins w:id="384" w:author="AMDUR, ALEXANDER" w:date="2026-09-25T20:09:00Z" w16du:dateUtc="2026-09-26T00:09:00Z">
              <w:r>
                <w:rPr>
                  <w:spacing w:val="-2"/>
                  <w:sz w:val="24"/>
                </w:rPr>
                <w:t>8302.10.6030</w:t>
              </w:r>
            </w:ins>
          </w:p>
        </w:tc>
        <w:tc>
          <w:tcPr>
            <w:tcW w:w="1440" w:type="dxa"/>
            <w:hideMark/>
          </w:tcPr>
          <w:p w14:paraId="0F2481D1" w14:textId="77777777" w:rsidR="00F542B2" w:rsidRDefault="00F542B2">
            <w:pPr>
              <w:pStyle w:val="TableParagraph"/>
              <w:ind w:left="0"/>
              <w:jc w:val="center"/>
              <w:rPr>
                <w:ins w:id="385" w:author="AMDUR, ALEXANDER" w:date="2026-09-25T20:09:00Z" w16du:dateUtc="2026-09-26T00:09:00Z"/>
                <w:sz w:val="24"/>
              </w:rPr>
            </w:pPr>
            <w:ins w:id="386" w:author="AMDUR, ALEXANDER" w:date="2026-09-25T20:09:00Z" w16du:dateUtc="2026-09-26T00:09:00Z">
              <w:r>
                <w:rPr>
                  <w:spacing w:val="-2"/>
                  <w:sz w:val="24"/>
                </w:rPr>
                <w:t>8302.10.6060</w:t>
              </w:r>
            </w:ins>
          </w:p>
        </w:tc>
        <w:tc>
          <w:tcPr>
            <w:tcW w:w="1430" w:type="dxa"/>
            <w:hideMark/>
          </w:tcPr>
          <w:p w14:paraId="0694DECF" w14:textId="77777777" w:rsidR="00F542B2" w:rsidRDefault="00F542B2">
            <w:pPr>
              <w:pStyle w:val="TableParagraph"/>
              <w:ind w:left="20" w:right="9"/>
              <w:jc w:val="center"/>
              <w:rPr>
                <w:ins w:id="387" w:author="AMDUR, ALEXANDER" w:date="2026-09-25T20:09:00Z" w16du:dateUtc="2026-09-26T00:09:00Z"/>
                <w:sz w:val="24"/>
              </w:rPr>
            </w:pPr>
            <w:ins w:id="388" w:author="AMDUR, ALEXANDER" w:date="2026-09-25T20:09:00Z" w16du:dateUtc="2026-09-26T00:09:00Z">
              <w:r>
                <w:rPr>
                  <w:spacing w:val="-2"/>
                  <w:sz w:val="24"/>
                </w:rPr>
                <w:t>8302.10.6090</w:t>
              </w:r>
            </w:ins>
          </w:p>
        </w:tc>
      </w:tr>
      <w:tr w:rsidR="00F542B2" w14:paraId="414AA6DA" w14:textId="77777777" w:rsidTr="00F542B2">
        <w:trPr>
          <w:trHeight w:val="519"/>
          <w:ins w:id="389" w:author="AMDUR, ALEXANDER" w:date="2026-09-25T20:09:00Z" w16du:dateUtc="2026-09-26T00:09:00Z"/>
        </w:trPr>
        <w:tc>
          <w:tcPr>
            <w:tcW w:w="1430" w:type="dxa"/>
            <w:hideMark/>
          </w:tcPr>
          <w:p w14:paraId="2C857FFF" w14:textId="77777777" w:rsidR="00F542B2" w:rsidRDefault="00F542B2">
            <w:pPr>
              <w:pStyle w:val="TableParagraph"/>
              <w:spacing w:before="117"/>
              <w:ind w:right="20"/>
              <w:jc w:val="center"/>
              <w:rPr>
                <w:ins w:id="390" w:author="AMDUR, ALEXANDER" w:date="2026-09-25T20:09:00Z" w16du:dateUtc="2026-09-26T00:09:00Z"/>
                <w:sz w:val="24"/>
              </w:rPr>
            </w:pPr>
            <w:ins w:id="391" w:author="AMDUR, ALEXANDER" w:date="2026-09-25T20:09:00Z" w16du:dateUtc="2026-09-26T00:09:00Z">
              <w:r>
                <w:rPr>
                  <w:spacing w:val="-2"/>
                  <w:sz w:val="24"/>
                </w:rPr>
                <w:t>8302.20.0000</w:t>
              </w:r>
            </w:ins>
          </w:p>
        </w:tc>
        <w:tc>
          <w:tcPr>
            <w:tcW w:w="1440" w:type="dxa"/>
            <w:hideMark/>
          </w:tcPr>
          <w:p w14:paraId="188C15E2" w14:textId="77777777" w:rsidR="00F542B2" w:rsidRDefault="00F542B2">
            <w:pPr>
              <w:pStyle w:val="TableParagraph"/>
              <w:spacing w:before="117"/>
              <w:ind w:left="0"/>
              <w:jc w:val="center"/>
              <w:rPr>
                <w:ins w:id="392" w:author="AMDUR, ALEXANDER" w:date="2026-09-25T20:09:00Z" w16du:dateUtc="2026-09-26T00:09:00Z"/>
                <w:sz w:val="24"/>
              </w:rPr>
            </w:pPr>
            <w:ins w:id="393" w:author="AMDUR, ALEXANDER" w:date="2026-09-25T20:09:00Z" w16du:dateUtc="2026-09-26T00:09:00Z">
              <w:r>
                <w:rPr>
                  <w:spacing w:val="-2"/>
                  <w:sz w:val="24"/>
                </w:rPr>
                <w:t>8302.30.3010</w:t>
              </w:r>
            </w:ins>
          </w:p>
        </w:tc>
        <w:tc>
          <w:tcPr>
            <w:tcW w:w="1430" w:type="dxa"/>
            <w:hideMark/>
          </w:tcPr>
          <w:p w14:paraId="51303413" w14:textId="77777777" w:rsidR="00F542B2" w:rsidRDefault="00F542B2">
            <w:pPr>
              <w:pStyle w:val="TableParagraph"/>
              <w:spacing w:before="117"/>
              <w:ind w:left="20" w:right="9"/>
              <w:jc w:val="center"/>
              <w:rPr>
                <w:ins w:id="394" w:author="AMDUR, ALEXANDER" w:date="2026-09-25T20:09:00Z" w16du:dateUtc="2026-09-26T00:09:00Z"/>
                <w:sz w:val="24"/>
              </w:rPr>
            </w:pPr>
            <w:ins w:id="395" w:author="AMDUR, ALEXANDER" w:date="2026-09-25T20:09:00Z" w16du:dateUtc="2026-09-26T00:09:00Z">
              <w:r>
                <w:rPr>
                  <w:spacing w:val="-2"/>
                  <w:sz w:val="24"/>
                </w:rPr>
                <w:t>8302.30.3060</w:t>
              </w:r>
            </w:ins>
          </w:p>
        </w:tc>
      </w:tr>
      <w:tr w:rsidR="00F542B2" w14:paraId="08B4B23A" w14:textId="77777777" w:rsidTr="00F542B2">
        <w:trPr>
          <w:trHeight w:val="519"/>
          <w:ins w:id="396" w:author="AMDUR, ALEXANDER" w:date="2026-09-25T20:09:00Z" w16du:dateUtc="2026-09-26T00:09:00Z"/>
        </w:trPr>
        <w:tc>
          <w:tcPr>
            <w:tcW w:w="1430" w:type="dxa"/>
            <w:hideMark/>
          </w:tcPr>
          <w:p w14:paraId="67EFCCE3" w14:textId="77777777" w:rsidR="00F542B2" w:rsidRDefault="00F542B2">
            <w:pPr>
              <w:pStyle w:val="TableParagraph"/>
              <w:ind w:right="20"/>
              <w:jc w:val="center"/>
              <w:rPr>
                <w:ins w:id="397" w:author="AMDUR, ALEXANDER" w:date="2026-09-25T20:09:00Z" w16du:dateUtc="2026-09-26T00:09:00Z"/>
                <w:sz w:val="24"/>
              </w:rPr>
            </w:pPr>
            <w:ins w:id="398" w:author="AMDUR, ALEXANDER" w:date="2026-09-25T20:09:00Z" w16du:dateUtc="2026-09-26T00:09:00Z">
              <w:r>
                <w:rPr>
                  <w:spacing w:val="-2"/>
                  <w:sz w:val="24"/>
                </w:rPr>
                <w:t>8302.41.3000</w:t>
              </w:r>
            </w:ins>
          </w:p>
        </w:tc>
        <w:tc>
          <w:tcPr>
            <w:tcW w:w="1440" w:type="dxa"/>
            <w:hideMark/>
          </w:tcPr>
          <w:p w14:paraId="75941C8B" w14:textId="77777777" w:rsidR="00F542B2" w:rsidRDefault="00F542B2">
            <w:pPr>
              <w:pStyle w:val="TableParagraph"/>
              <w:ind w:left="0"/>
              <w:jc w:val="center"/>
              <w:rPr>
                <w:ins w:id="399" w:author="AMDUR, ALEXANDER" w:date="2026-09-25T20:09:00Z" w16du:dateUtc="2026-09-26T00:09:00Z"/>
                <w:sz w:val="24"/>
              </w:rPr>
            </w:pPr>
            <w:ins w:id="400" w:author="AMDUR, ALEXANDER" w:date="2026-09-25T20:09:00Z" w16du:dateUtc="2026-09-26T00:09:00Z">
              <w:r>
                <w:rPr>
                  <w:spacing w:val="-2"/>
                  <w:sz w:val="24"/>
                </w:rPr>
                <w:t>8302.41.6015</w:t>
              </w:r>
            </w:ins>
          </w:p>
        </w:tc>
        <w:tc>
          <w:tcPr>
            <w:tcW w:w="1430" w:type="dxa"/>
            <w:hideMark/>
          </w:tcPr>
          <w:p w14:paraId="4E17F8E8" w14:textId="77777777" w:rsidR="00F542B2" w:rsidRDefault="00F542B2">
            <w:pPr>
              <w:pStyle w:val="TableParagraph"/>
              <w:ind w:left="20" w:right="9"/>
              <w:jc w:val="center"/>
              <w:rPr>
                <w:ins w:id="401" w:author="AMDUR, ALEXANDER" w:date="2026-09-25T20:09:00Z" w16du:dateUtc="2026-09-26T00:09:00Z"/>
                <w:sz w:val="24"/>
              </w:rPr>
            </w:pPr>
            <w:ins w:id="402" w:author="AMDUR, ALEXANDER" w:date="2026-09-25T20:09:00Z" w16du:dateUtc="2026-09-26T00:09:00Z">
              <w:r>
                <w:rPr>
                  <w:spacing w:val="-2"/>
                  <w:sz w:val="24"/>
                </w:rPr>
                <w:t>8302.41.6045</w:t>
              </w:r>
            </w:ins>
          </w:p>
        </w:tc>
      </w:tr>
      <w:tr w:rsidR="00F542B2" w14:paraId="53D7B7D1" w14:textId="77777777" w:rsidTr="00F542B2">
        <w:trPr>
          <w:trHeight w:val="519"/>
          <w:ins w:id="403" w:author="AMDUR, ALEXANDER" w:date="2026-09-25T20:09:00Z" w16du:dateUtc="2026-09-26T00:09:00Z"/>
        </w:trPr>
        <w:tc>
          <w:tcPr>
            <w:tcW w:w="1430" w:type="dxa"/>
            <w:hideMark/>
          </w:tcPr>
          <w:p w14:paraId="17261BA9" w14:textId="77777777" w:rsidR="00F542B2" w:rsidRDefault="00F542B2">
            <w:pPr>
              <w:pStyle w:val="TableParagraph"/>
              <w:spacing w:before="117"/>
              <w:ind w:right="20"/>
              <w:jc w:val="center"/>
              <w:rPr>
                <w:ins w:id="404" w:author="AMDUR, ALEXANDER" w:date="2026-09-25T20:09:00Z" w16du:dateUtc="2026-09-26T00:09:00Z"/>
                <w:sz w:val="24"/>
              </w:rPr>
            </w:pPr>
            <w:ins w:id="405" w:author="AMDUR, ALEXANDER" w:date="2026-09-25T20:09:00Z" w16du:dateUtc="2026-09-26T00:09:00Z">
              <w:r>
                <w:rPr>
                  <w:spacing w:val="-2"/>
                  <w:sz w:val="24"/>
                </w:rPr>
                <w:t>8302.41.6050</w:t>
              </w:r>
            </w:ins>
          </w:p>
        </w:tc>
        <w:tc>
          <w:tcPr>
            <w:tcW w:w="1440" w:type="dxa"/>
            <w:hideMark/>
          </w:tcPr>
          <w:p w14:paraId="2BFFEBE7" w14:textId="77777777" w:rsidR="00F542B2" w:rsidRDefault="00F542B2">
            <w:pPr>
              <w:pStyle w:val="TableParagraph"/>
              <w:spacing w:before="117"/>
              <w:ind w:left="0"/>
              <w:jc w:val="center"/>
              <w:rPr>
                <w:ins w:id="406" w:author="AMDUR, ALEXANDER" w:date="2026-09-25T20:09:00Z" w16du:dateUtc="2026-09-26T00:09:00Z"/>
                <w:sz w:val="24"/>
              </w:rPr>
            </w:pPr>
            <w:ins w:id="407" w:author="AMDUR, ALEXANDER" w:date="2026-09-25T20:09:00Z" w16du:dateUtc="2026-09-26T00:09:00Z">
              <w:r>
                <w:rPr>
                  <w:spacing w:val="-2"/>
                  <w:sz w:val="24"/>
                </w:rPr>
                <w:t>8302.41.6080</w:t>
              </w:r>
            </w:ins>
          </w:p>
        </w:tc>
        <w:tc>
          <w:tcPr>
            <w:tcW w:w="1430" w:type="dxa"/>
            <w:hideMark/>
          </w:tcPr>
          <w:p w14:paraId="1409B7AA" w14:textId="77777777" w:rsidR="00F542B2" w:rsidRDefault="00F542B2">
            <w:pPr>
              <w:pStyle w:val="TableParagraph"/>
              <w:spacing w:before="117"/>
              <w:ind w:left="20" w:right="9"/>
              <w:jc w:val="center"/>
              <w:rPr>
                <w:ins w:id="408" w:author="AMDUR, ALEXANDER" w:date="2026-09-25T20:09:00Z" w16du:dateUtc="2026-09-26T00:09:00Z"/>
                <w:sz w:val="24"/>
              </w:rPr>
            </w:pPr>
            <w:ins w:id="409" w:author="AMDUR, ALEXANDER" w:date="2026-09-25T20:09:00Z" w16du:dateUtc="2026-09-26T00:09:00Z">
              <w:r>
                <w:rPr>
                  <w:spacing w:val="-2"/>
                  <w:sz w:val="24"/>
                </w:rPr>
                <w:t>8302.42.3010</w:t>
              </w:r>
            </w:ins>
          </w:p>
        </w:tc>
      </w:tr>
      <w:tr w:rsidR="00F542B2" w14:paraId="0043C870" w14:textId="77777777" w:rsidTr="00F542B2">
        <w:trPr>
          <w:trHeight w:val="519"/>
          <w:ins w:id="410" w:author="AMDUR, ALEXANDER" w:date="2026-09-25T20:09:00Z" w16du:dateUtc="2026-09-26T00:09:00Z"/>
        </w:trPr>
        <w:tc>
          <w:tcPr>
            <w:tcW w:w="1430" w:type="dxa"/>
            <w:hideMark/>
          </w:tcPr>
          <w:p w14:paraId="15B3BC92" w14:textId="77777777" w:rsidR="00F542B2" w:rsidRDefault="00F542B2">
            <w:pPr>
              <w:pStyle w:val="TableParagraph"/>
              <w:ind w:right="20"/>
              <w:jc w:val="center"/>
              <w:rPr>
                <w:ins w:id="411" w:author="AMDUR, ALEXANDER" w:date="2026-09-25T20:09:00Z" w16du:dateUtc="2026-09-26T00:09:00Z"/>
                <w:sz w:val="24"/>
              </w:rPr>
            </w:pPr>
            <w:ins w:id="412" w:author="AMDUR, ALEXANDER" w:date="2026-09-25T20:09:00Z" w16du:dateUtc="2026-09-26T00:09:00Z">
              <w:r>
                <w:rPr>
                  <w:spacing w:val="-2"/>
                  <w:sz w:val="24"/>
                </w:rPr>
                <w:t>8302.42.3015</w:t>
              </w:r>
            </w:ins>
          </w:p>
        </w:tc>
        <w:tc>
          <w:tcPr>
            <w:tcW w:w="1440" w:type="dxa"/>
            <w:hideMark/>
          </w:tcPr>
          <w:p w14:paraId="2B55F93E" w14:textId="77777777" w:rsidR="00F542B2" w:rsidRDefault="00F542B2">
            <w:pPr>
              <w:pStyle w:val="TableParagraph"/>
              <w:ind w:left="0"/>
              <w:jc w:val="center"/>
              <w:rPr>
                <w:ins w:id="413" w:author="AMDUR, ALEXANDER" w:date="2026-09-25T20:09:00Z" w16du:dateUtc="2026-09-26T00:09:00Z"/>
                <w:sz w:val="24"/>
              </w:rPr>
            </w:pPr>
            <w:ins w:id="414" w:author="AMDUR, ALEXANDER" w:date="2026-09-25T20:09:00Z" w16du:dateUtc="2026-09-26T00:09:00Z">
              <w:r>
                <w:rPr>
                  <w:spacing w:val="-2"/>
                  <w:sz w:val="24"/>
                </w:rPr>
                <w:t>8302.42.3065</w:t>
              </w:r>
            </w:ins>
          </w:p>
        </w:tc>
        <w:tc>
          <w:tcPr>
            <w:tcW w:w="1430" w:type="dxa"/>
            <w:hideMark/>
          </w:tcPr>
          <w:p w14:paraId="1C478EF3" w14:textId="77777777" w:rsidR="00F542B2" w:rsidRDefault="00F542B2">
            <w:pPr>
              <w:pStyle w:val="TableParagraph"/>
              <w:ind w:left="20" w:right="9"/>
              <w:jc w:val="center"/>
              <w:rPr>
                <w:ins w:id="415" w:author="AMDUR, ALEXANDER" w:date="2026-09-25T20:09:00Z" w16du:dateUtc="2026-09-26T00:09:00Z"/>
                <w:sz w:val="24"/>
              </w:rPr>
            </w:pPr>
            <w:ins w:id="416" w:author="AMDUR, ALEXANDER" w:date="2026-09-25T20:09:00Z" w16du:dateUtc="2026-09-26T00:09:00Z">
              <w:r>
                <w:rPr>
                  <w:spacing w:val="-2"/>
                  <w:sz w:val="24"/>
                </w:rPr>
                <w:t>8302.49.6035</w:t>
              </w:r>
            </w:ins>
          </w:p>
        </w:tc>
      </w:tr>
      <w:tr w:rsidR="00F542B2" w14:paraId="2D1CCF47" w14:textId="77777777" w:rsidTr="00F542B2">
        <w:trPr>
          <w:trHeight w:val="519"/>
          <w:ins w:id="417" w:author="AMDUR, ALEXANDER" w:date="2026-09-25T20:09:00Z" w16du:dateUtc="2026-09-26T00:09:00Z"/>
        </w:trPr>
        <w:tc>
          <w:tcPr>
            <w:tcW w:w="1430" w:type="dxa"/>
            <w:hideMark/>
          </w:tcPr>
          <w:p w14:paraId="436D2117" w14:textId="77777777" w:rsidR="00F542B2" w:rsidRDefault="00F542B2">
            <w:pPr>
              <w:pStyle w:val="TableParagraph"/>
              <w:spacing w:before="117"/>
              <w:ind w:right="20"/>
              <w:jc w:val="center"/>
              <w:rPr>
                <w:ins w:id="418" w:author="AMDUR, ALEXANDER" w:date="2026-09-25T20:09:00Z" w16du:dateUtc="2026-09-26T00:09:00Z"/>
                <w:sz w:val="24"/>
              </w:rPr>
            </w:pPr>
            <w:ins w:id="419" w:author="AMDUR, ALEXANDER" w:date="2026-09-25T20:09:00Z" w16du:dateUtc="2026-09-26T00:09:00Z">
              <w:r>
                <w:rPr>
                  <w:spacing w:val="-2"/>
                  <w:sz w:val="24"/>
                </w:rPr>
                <w:t>8302.49.6045</w:t>
              </w:r>
            </w:ins>
          </w:p>
        </w:tc>
        <w:tc>
          <w:tcPr>
            <w:tcW w:w="1440" w:type="dxa"/>
            <w:hideMark/>
          </w:tcPr>
          <w:p w14:paraId="4C9B563C" w14:textId="77777777" w:rsidR="00F542B2" w:rsidRDefault="00F542B2">
            <w:pPr>
              <w:pStyle w:val="TableParagraph"/>
              <w:spacing w:before="117"/>
              <w:ind w:left="0"/>
              <w:jc w:val="center"/>
              <w:rPr>
                <w:ins w:id="420" w:author="AMDUR, ALEXANDER" w:date="2026-09-25T20:09:00Z" w16du:dateUtc="2026-09-26T00:09:00Z"/>
                <w:sz w:val="24"/>
              </w:rPr>
            </w:pPr>
            <w:ins w:id="421" w:author="AMDUR, ALEXANDER" w:date="2026-09-25T20:09:00Z" w16du:dateUtc="2026-09-26T00:09:00Z">
              <w:r>
                <w:rPr>
                  <w:spacing w:val="-2"/>
                  <w:sz w:val="24"/>
                </w:rPr>
                <w:t>8302.49.6055</w:t>
              </w:r>
            </w:ins>
          </w:p>
        </w:tc>
        <w:tc>
          <w:tcPr>
            <w:tcW w:w="1430" w:type="dxa"/>
            <w:hideMark/>
          </w:tcPr>
          <w:p w14:paraId="7E480CB7" w14:textId="77777777" w:rsidR="00F542B2" w:rsidRDefault="00F542B2">
            <w:pPr>
              <w:pStyle w:val="TableParagraph"/>
              <w:spacing w:before="117"/>
              <w:ind w:left="20" w:right="9"/>
              <w:jc w:val="center"/>
              <w:rPr>
                <w:ins w:id="422" w:author="AMDUR, ALEXANDER" w:date="2026-09-25T20:09:00Z" w16du:dateUtc="2026-09-26T00:09:00Z"/>
                <w:sz w:val="24"/>
              </w:rPr>
            </w:pPr>
            <w:ins w:id="423" w:author="AMDUR, ALEXANDER" w:date="2026-09-25T20:09:00Z" w16du:dateUtc="2026-09-26T00:09:00Z">
              <w:r>
                <w:rPr>
                  <w:spacing w:val="-2"/>
                  <w:sz w:val="24"/>
                </w:rPr>
                <w:t>8302.49.6085</w:t>
              </w:r>
            </w:ins>
          </w:p>
        </w:tc>
      </w:tr>
      <w:tr w:rsidR="00F542B2" w14:paraId="2988E73F" w14:textId="77777777" w:rsidTr="00F542B2">
        <w:trPr>
          <w:trHeight w:val="519"/>
          <w:ins w:id="424" w:author="AMDUR, ALEXANDER" w:date="2026-09-25T20:09:00Z" w16du:dateUtc="2026-09-26T00:09:00Z"/>
        </w:trPr>
        <w:tc>
          <w:tcPr>
            <w:tcW w:w="1430" w:type="dxa"/>
            <w:hideMark/>
          </w:tcPr>
          <w:p w14:paraId="4548A7F1" w14:textId="77777777" w:rsidR="00F542B2" w:rsidRDefault="00F542B2">
            <w:pPr>
              <w:pStyle w:val="TableParagraph"/>
              <w:ind w:right="20"/>
              <w:jc w:val="center"/>
              <w:rPr>
                <w:ins w:id="425" w:author="AMDUR, ALEXANDER" w:date="2026-09-25T20:09:00Z" w16du:dateUtc="2026-09-26T00:09:00Z"/>
                <w:sz w:val="24"/>
              </w:rPr>
            </w:pPr>
            <w:ins w:id="426" w:author="AMDUR, ALEXANDER" w:date="2026-09-25T20:09:00Z" w16du:dateUtc="2026-09-26T00:09:00Z">
              <w:r>
                <w:rPr>
                  <w:spacing w:val="-2"/>
                  <w:sz w:val="24"/>
                </w:rPr>
                <w:t>8302.50.0000</w:t>
              </w:r>
            </w:ins>
          </w:p>
        </w:tc>
        <w:tc>
          <w:tcPr>
            <w:tcW w:w="1440" w:type="dxa"/>
            <w:hideMark/>
          </w:tcPr>
          <w:p w14:paraId="0F5F9787" w14:textId="77777777" w:rsidR="00F542B2" w:rsidRDefault="00F542B2">
            <w:pPr>
              <w:pStyle w:val="TableParagraph"/>
              <w:ind w:left="0"/>
              <w:jc w:val="center"/>
              <w:rPr>
                <w:ins w:id="427" w:author="AMDUR, ALEXANDER" w:date="2026-09-25T20:09:00Z" w16du:dateUtc="2026-09-26T00:09:00Z"/>
                <w:sz w:val="24"/>
              </w:rPr>
            </w:pPr>
            <w:ins w:id="428" w:author="AMDUR, ALEXANDER" w:date="2026-09-25T20:09:00Z" w16du:dateUtc="2026-09-26T00:09:00Z">
              <w:r>
                <w:rPr>
                  <w:spacing w:val="-2"/>
                  <w:sz w:val="24"/>
                </w:rPr>
                <w:t>8302.60.3000</w:t>
              </w:r>
            </w:ins>
          </w:p>
        </w:tc>
        <w:tc>
          <w:tcPr>
            <w:tcW w:w="1430" w:type="dxa"/>
            <w:hideMark/>
          </w:tcPr>
          <w:p w14:paraId="6144DAC0" w14:textId="77777777" w:rsidR="00F542B2" w:rsidRDefault="00F542B2">
            <w:pPr>
              <w:pStyle w:val="TableParagraph"/>
              <w:ind w:left="20" w:right="9"/>
              <w:jc w:val="center"/>
              <w:rPr>
                <w:ins w:id="429" w:author="AMDUR, ALEXANDER" w:date="2026-09-25T20:09:00Z" w16du:dateUtc="2026-09-26T00:09:00Z"/>
                <w:sz w:val="24"/>
              </w:rPr>
            </w:pPr>
            <w:ins w:id="430" w:author="AMDUR, ALEXANDER" w:date="2026-09-25T20:09:00Z" w16du:dateUtc="2026-09-26T00:09:00Z">
              <w:r>
                <w:rPr>
                  <w:spacing w:val="-2"/>
                  <w:sz w:val="24"/>
                </w:rPr>
                <w:t>8302.60.9000</w:t>
              </w:r>
            </w:ins>
          </w:p>
        </w:tc>
      </w:tr>
      <w:tr w:rsidR="00F542B2" w14:paraId="374E4D9E" w14:textId="77777777" w:rsidTr="00F542B2">
        <w:trPr>
          <w:trHeight w:val="520"/>
          <w:ins w:id="431" w:author="AMDUR, ALEXANDER" w:date="2026-09-25T20:09:00Z" w16du:dateUtc="2026-09-26T00:09:00Z"/>
        </w:trPr>
        <w:tc>
          <w:tcPr>
            <w:tcW w:w="1430" w:type="dxa"/>
            <w:hideMark/>
          </w:tcPr>
          <w:p w14:paraId="041C1A28" w14:textId="77777777" w:rsidR="00F542B2" w:rsidRDefault="00F542B2">
            <w:pPr>
              <w:pStyle w:val="TableParagraph"/>
              <w:spacing w:before="117"/>
              <w:ind w:right="20"/>
              <w:jc w:val="center"/>
              <w:rPr>
                <w:ins w:id="432" w:author="AMDUR, ALEXANDER" w:date="2026-09-25T20:09:00Z" w16du:dateUtc="2026-09-26T00:09:00Z"/>
                <w:sz w:val="24"/>
              </w:rPr>
            </w:pPr>
            <w:ins w:id="433" w:author="AMDUR, ALEXANDER" w:date="2026-09-25T20:09:00Z" w16du:dateUtc="2026-09-26T00:09:00Z">
              <w:r>
                <w:rPr>
                  <w:spacing w:val="-2"/>
                  <w:sz w:val="24"/>
                </w:rPr>
                <w:t>8305.10.0050</w:t>
              </w:r>
            </w:ins>
          </w:p>
        </w:tc>
        <w:tc>
          <w:tcPr>
            <w:tcW w:w="1440" w:type="dxa"/>
            <w:hideMark/>
          </w:tcPr>
          <w:p w14:paraId="452421D6" w14:textId="77777777" w:rsidR="00F542B2" w:rsidRDefault="00F542B2">
            <w:pPr>
              <w:pStyle w:val="TableParagraph"/>
              <w:spacing w:before="117"/>
              <w:ind w:left="0"/>
              <w:jc w:val="center"/>
              <w:rPr>
                <w:ins w:id="434" w:author="AMDUR, ALEXANDER" w:date="2026-09-25T20:09:00Z" w16du:dateUtc="2026-09-26T00:09:00Z"/>
                <w:sz w:val="24"/>
              </w:rPr>
            </w:pPr>
            <w:ins w:id="435" w:author="AMDUR, ALEXANDER" w:date="2026-09-25T20:09:00Z" w16du:dateUtc="2026-09-26T00:09:00Z">
              <w:r>
                <w:rPr>
                  <w:spacing w:val="-2"/>
                  <w:sz w:val="24"/>
                </w:rPr>
                <w:t>8306.30.0000</w:t>
              </w:r>
            </w:ins>
          </w:p>
        </w:tc>
        <w:tc>
          <w:tcPr>
            <w:tcW w:w="1430" w:type="dxa"/>
            <w:hideMark/>
          </w:tcPr>
          <w:p w14:paraId="1632D627" w14:textId="77777777" w:rsidR="00F542B2" w:rsidRDefault="00F542B2">
            <w:pPr>
              <w:pStyle w:val="TableParagraph"/>
              <w:spacing w:before="117"/>
              <w:ind w:left="20" w:right="9"/>
              <w:jc w:val="center"/>
              <w:rPr>
                <w:ins w:id="436" w:author="AMDUR, ALEXANDER" w:date="2026-09-25T20:09:00Z" w16du:dateUtc="2026-09-26T00:09:00Z"/>
                <w:sz w:val="24"/>
              </w:rPr>
            </w:pPr>
            <w:ins w:id="437" w:author="AMDUR, ALEXANDER" w:date="2026-09-25T20:09:00Z" w16du:dateUtc="2026-09-26T00:09:00Z">
              <w:r>
                <w:rPr>
                  <w:spacing w:val="-2"/>
                  <w:sz w:val="24"/>
                </w:rPr>
                <w:t>8414.59.6590</w:t>
              </w:r>
            </w:ins>
          </w:p>
        </w:tc>
      </w:tr>
      <w:tr w:rsidR="00F542B2" w14:paraId="254C67F7" w14:textId="77777777" w:rsidTr="00F542B2">
        <w:trPr>
          <w:trHeight w:val="519"/>
          <w:ins w:id="438" w:author="AMDUR, ALEXANDER" w:date="2026-09-25T20:09:00Z" w16du:dateUtc="2026-09-26T00:09:00Z"/>
        </w:trPr>
        <w:tc>
          <w:tcPr>
            <w:tcW w:w="1430" w:type="dxa"/>
            <w:hideMark/>
          </w:tcPr>
          <w:p w14:paraId="520469C2" w14:textId="77777777" w:rsidR="00F542B2" w:rsidRDefault="00F542B2">
            <w:pPr>
              <w:pStyle w:val="TableParagraph"/>
              <w:spacing w:before="117"/>
              <w:ind w:right="20"/>
              <w:jc w:val="center"/>
              <w:rPr>
                <w:ins w:id="439" w:author="AMDUR, ALEXANDER" w:date="2026-09-25T20:09:00Z" w16du:dateUtc="2026-09-26T00:09:00Z"/>
                <w:sz w:val="24"/>
              </w:rPr>
            </w:pPr>
            <w:ins w:id="440" w:author="AMDUR, ALEXANDER" w:date="2026-09-25T20:09:00Z" w16du:dateUtc="2026-09-26T00:09:00Z">
              <w:r>
                <w:rPr>
                  <w:spacing w:val="-2"/>
                  <w:sz w:val="24"/>
                </w:rPr>
                <w:t>8415.90.8025</w:t>
              </w:r>
            </w:ins>
          </w:p>
        </w:tc>
        <w:tc>
          <w:tcPr>
            <w:tcW w:w="1440" w:type="dxa"/>
            <w:hideMark/>
          </w:tcPr>
          <w:p w14:paraId="0E5A1CA2" w14:textId="77777777" w:rsidR="00F542B2" w:rsidRDefault="00F542B2">
            <w:pPr>
              <w:pStyle w:val="TableParagraph"/>
              <w:spacing w:before="117"/>
              <w:ind w:left="0"/>
              <w:jc w:val="center"/>
              <w:rPr>
                <w:ins w:id="441" w:author="AMDUR, ALEXANDER" w:date="2026-09-25T20:09:00Z" w16du:dateUtc="2026-09-26T00:09:00Z"/>
                <w:sz w:val="24"/>
              </w:rPr>
            </w:pPr>
            <w:ins w:id="442" w:author="AMDUR, ALEXANDER" w:date="2026-09-25T20:09:00Z" w16du:dateUtc="2026-09-26T00:09:00Z">
              <w:r>
                <w:rPr>
                  <w:spacing w:val="-2"/>
                  <w:sz w:val="24"/>
                </w:rPr>
                <w:t>8415.90.8045</w:t>
              </w:r>
            </w:ins>
          </w:p>
        </w:tc>
        <w:tc>
          <w:tcPr>
            <w:tcW w:w="1430" w:type="dxa"/>
            <w:hideMark/>
          </w:tcPr>
          <w:p w14:paraId="32092E92" w14:textId="77777777" w:rsidR="00F542B2" w:rsidRDefault="00F542B2">
            <w:pPr>
              <w:pStyle w:val="TableParagraph"/>
              <w:spacing w:before="117"/>
              <w:ind w:left="20" w:right="9"/>
              <w:jc w:val="center"/>
              <w:rPr>
                <w:ins w:id="443" w:author="AMDUR, ALEXANDER" w:date="2026-09-25T20:09:00Z" w16du:dateUtc="2026-09-26T00:09:00Z"/>
                <w:sz w:val="24"/>
              </w:rPr>
            </w:pPr>
            <w:ins w:id="444" w:author="AMDUR, ALEXANDER" w:date="2026-09-25T20:09:00Z" w16du:dateUtc="2026-09-26T00:09:00Z">
              <w:r>
                <w:rPr>
                  <w:spacing w:val="-2"/>
                  <w:sz w:val="24"/>
                </w:rPr>
                <w:t>8415.90.8085</w:t>
              </w:r>
            </w:ins>
          </w:p>
        </w:tc>
      </w:tr>
      <w:tr w:rsidR="00F542B2" w14:paraId="6508A038" w14:textId="77777777" w:rsidTr="00F542B2">
        <w:trPr>
          <w:trHeight w:val="519"/>
          <w:ins w:id="445" w:author="AMDUR, ALEXANDER" w:date="2026-09-25T20:09:00Z" w16du:dateUtc="2026-09-26T00:09:00Z"/>
        </w:trPr>
        <w:tc>
          <w:tcPr>
            <w:tcW w:w="1430" w:type="dxa"/>
            <w:hideMark/>
          </w:tcPr>
          <w:p w14:paraId="7F3D28CC" w14:textId="77777777" w:rsidR="00F542B2" w:rsidRDefault="00F542B2">
            <w:pPr>
              <w:pStyle w:val="TableParagraph"/>
              <w:ind w:right="20"/>
              <w:jc w:val="center"/>
              <w:rPr>
                <w:ins w:id="446" w:author="AMDUR, ALEXANDER" w:date="2026-09-25T20:09:00Z" w16du:dateUtc="2026-09-26T00:09:00Z"/>
                <w:sz w:val="24"/>
              </w:rPr>
            </w:pPr>
            <w:ins w:id="447" w:author="AMDUR, ALEXANDER" w:date="2026-09-25T20:09:00Z" w16du:dateUtc="2026-09-26T00:09:00Z">
              <w:r>
                <w:rPr>
                  <w:spacing w:val="-2"/>
                  <w:sz w:val="24"/>
                </w:rPr>
                <w:t>8418.99.8005</w:t>
              </w:r>
            </w:ins>
          </w:p>
        </w:tc>
        <w:tc>
          <w:tcPr>
            <w:tcW w:w="1440" w:type="dxa"/>
            <w:hideMark/>
          </w:tcPr>
          <w:p w14:paraId="6853118B" w14:textId="77777777" w:rsidR="00F542B2" w:rsidRDefault="00F542B2">
            <w:pPr>
              <w:pStyle w:val="TableParagraph"/>
              <w:ind w:left="0"/>
              <w:jc w:val="center"/>
              <w:rPr>
                <w:ins w:id="448" w:author="AMDUR, ALEXANDER" w:date="2026-09-25T20:09:00Z" w16du:dateUtc="2026-09-26T00:09:00Z"/>
                <w:sz w:val="24"/>
              </w:rPr>
            </w:pPr>
            <w:ins w:id="449" w:author="AMDUR, ALEXANDER" w:date="2026-09-25T20:09:00Z" w16du:dateUtc="2026-09-26T00:09:00Z">
              <w:r>
                <w:rPr>
                  <w:spacing w:val="-2"/>
                  <w:sz w:val="24"/>
                </w:rPr>
                <w:t>8418.99.8050</w:t>
              </w:r>
            </w:ins>
          </w:p>
        </w:tc>
        <w:tc>
          <w:tcPr>
            <w:tcW w:w="1430" w:type="dxa"/>
            <w:hideMark/>
          </w:tcPr>
          <w:p w14:paraId="55D4F004" w14:textId="77777777" w:rsidR="00F542B2" w:rsidRDefault="00F542B2">
            <w:pPr>
              <w:pStyle w:val="TableParagraph"/>
              <w:ind w:left="20" w:right="9"/>
              <w:jc w:val="center"/>
              <w:rPr>
                <w:ins w:id="450" w:author="AMDUR, ALEXANDER" w:date="2026-09-25T20:09:00Z" w16du:dateUtc="2026-09-26T00:09:00Z"/>
                <w:sz w:val="24"/>
              </w:rPr>
            </w:pPr>
            <w:ins w:id="451" w:author="AMDUR, ALEXANDER" w:date="2026-09-25T20:09:00Z" w16du:dateUtc="2026-09-26T00:09:00Z">
              <w:r>
                <w:rPr>
                  <w:spacing w:val="-2"/>
                  <w:sz w:val="24"/>
                </w:rPr>
                <w:t>8418.99.8060</w:t>
              </w:r>
            </w:ins>
          </w:p>
        </w:tc>
      </w:tr>
      <w:tr w:rsidR="00F542B2" w14:paraId="1D324DCD" w14:textId="77777777" w:rsidTr="00F542B2">
        <w:trPr>
          <w:trHeight w:val="393"/>
          <w:ins w:id="452" w:author="AMDUR, ALEXANDER" w:date="2026-09-25T20:09:00Z" w16du:dateUtc="2026-09-26T00:09:00Z"/>
        </w:trPr>
        <w:tc>
          <w:tcPr>
            <w:tcW w:w="1430" w:type="dxa"/>
            <w:hideMark/>
          </w:tcPr>
          <w:p w14:paraId="16F76B39" w14:textId="77777777" w:rsidR="00F542B2" w:rsidRDefault="00F542B2">
            <w:pPr>
              <w:pStyle w:val="TableParagraph"/>
              <w:spacing w:before="117" w:line="256" w:lineRule="exact"/>
              <w:ind w:right="20"/>
              <w:jc w:val="center"/>
              <w:rPr>
                <w:ins w:id="453" w:author="AMDUR, ALEXANDER" w:date="2026-09-25T20:09:00Z" w16du:dateUtc="2026-09-26T00:09:00Z"/>
                <w:sz w:val="24"/>
              </w:rPr>
            </w:pPr>
            <w:ins w:id="454" w:author="AMDUR, ALEXANDER" w:date="2026-09-25T20:09:00Z" w16du:dateUtc="2026-09-26T00:09:00Z">
              <w:r>
                <w:rPr>
                  <w:spacing w:val="-2"/>
                  <w:sz w:val="24"/>
                </w:rPr>
                <w:t>8419.50.5000</w:t>
              </w:r>
            </w:ins>
          </w:p>
        </w:tc>
        <w:tc>
          <w:tcPr>
            <w:tcW w:w="1440" w:type="dxa"/>
            <w:hideMark/>
          </w:tcPr>
          <w:p w14:paraId="2CD92C3F" w14:textId="77777777" w:rsidR="00F542B2" w:rsidRDefault="00F542B2">
            <w:pPr>
              <w:pStyle w:val="TableParagraph"/>
              <w:spacing w:before="117" w:line="256" w:lineRule="exact"/>
              <w:ind w:left="0"/>
              <w:jc w:val="center"/>
              <w:rPr>
                <w:ins w:id="455" w:author="AMDUR, ALEXANDER" w:date="2026-09-25T20:09:00Z" w16du:dateUtc="2026-09-26T00:09:00Z"/>
                <w:sz w:val="24"/>
              </w:rPr>
            </w:pPr>
            <w:ins w:id="456" w:author="AMDUR, ALEXANDER" w:date="2026-09-25T20:09:00Z" w16du:dateUtc="2026-09-26T00:09:00Z">
              <w:r>
                <w:rPr>
                  <w:spacing w:val="-2"/>
                  <w:sz w:val="24"/>
                </w:rPr>
                <w:t>8419.90.1000</w:t>
              </w:r>
            </w:ins>
          </w:p>
        </w:tc>
        <w:tc>
          <w:tcPr>
            <w:tcW w:w="1430" w:type="dxa"/>
            <w:hideMark/>
          </w:tcPr>
          <w:p w14:paraId="22832BC1" w14:textId="77777777" w:rsidR="00F542B2" w:rsidRDefault="00F542B2">
            <w:pPr>
              <w:pStyle w:val="TableParagraph"/>
              <w:spacing w:before="117" w:line="256" w:lineRule="exact"/>
              <w:ind w:left="20" w:right="9"/>
              <w:jc w:val="center"/>
              <w:rPr>
                <w:ins w:id="457" w:author="AMDUR, ALEXANDER" w:date="2026-09-25T20:09:00Z" w16du:dateUtc="2026-09-26T00:09:00Z"/>
                <w:sz w:val="24"/>
              </w:rPr>
            </w:pPr>
            <w:ins w:id="458" w:author="AMDUR, ALEXANDER" w:date="2026-09-25T20:09:00Z" w16du:dateUtc="2026-09-26T00:09:00Z">
              <w:r>
                <w:rPr>
                  <w:spacing w:val="-2"/>
                  <w:sz w:val="24"/>
                </w:rPr>
                <w:t>8422.90.0640</w:t>
              </w:r>
            </w:ins>
          </w:p>
        </w:tc>
      </w:tr>
      <w:tr w:rsidR="00F542B2" w14:paraId="3572F0F5" w14:textId="77777777" w:rsidTr="00F542B2">
        <w:trPr>
          <w:trHeight w:val="393"/>
          <w:ins w:id="459" w:author="AMDUR, ALEXANDER" w:date="2026-09-25T20:09:00Z" w16du:dateUtc="2026-09-26T00:09:00Z"/>
        </w:trPr>
        <w:tc>
          <w:tcPr>
            <w:tcW w:w="1430" w:type="dxa"/>
            <w:hideMark/>
          </w:tcPr>
          <w:p w14:paraId="2DDF7E47" w14:textId="77777777" w:rsidR="00F542B2" w:rsidRDefault="00F542B2">
            <w:pPr>
              <w:pStyle w:val="TableParagraph"/>
              <w:spacing w:before="117" w:line="256" w:lineRule="exact"/>
              <w:ind w:right="20"/>
              <w:rPr>
                <w:ins w:id="460" w:author="AMDUR, ALEXANDER" w:date="2026-09-25T20:09:00Z" w16du:dateUtc="2026-09-26T00:09:00Z"/>
                <w:spacing w:val="-2"/>
                <w:sz w:val="24"/>
              </w:rPr>
            </w:pPr>
            <w:ins w:id="461" w:author="AMDUR, ALEXANDER" w:date="2026-09-25T20:09:00Z" w16du:dateUtc="2026-09-26T00:09:00Z">
              <w:r>
                <w:rPr>
                  <w:spacing w:val="-2"/>
                  <w:sz w:val="24"/>
                </w:rPr>
                <w:t xml:space="preserve"> 8424.90.9080</w:t>
              </w:r>
            </w:ins>
          </w:p>
        </w:tc>
        <w:tc>
          <w:tcPr>
            <w:tcW w:w="1440" w:type="dxa"/>
            <w:hideMark/>
          </w:tcPr>
          <w:p w14:paraId="71FC243C" w14:textId="77777777" w:rsidR="00F542B2" w:rsidRDefault="00F542B2">
            <w:pPr>
              <w:pStyle w:val="TableParagraph"/>
              <w:spacing w:before="117" w:line="256" w:lineRule="exact"/>
              <w:ind w:left="0"/>
              <w:jc w:val="center"/>
              <w:rPr>
                <w:ins w:id="462" w:author="AMDUR, ALEXANDER" w:date="2026-09-25T20:09:00Z" w16du:dateUtc="2026-09-26T00:09:00Z"/>
                <w:spacing w:val="-2"/>
                <w:sz w:val="24"/>
              </w:rPr>
            </w:pPr>
            <w:ins w:id="463" w:author="AMDUR, ALEXANDER" w:date="2026-09-25T20:09:00Z" w16du:dateUtc="2026-09-26T00:09:00Z">
              <w:r>
                <w:rPr>
                  <w:spacing w:val="-2"/>
                  <w:sz w:val="24"/>
                </w:rPr>
                <w:t>8473.30.2000</w:t>
              </w:r>
            </w:ins>
          </w:p>
        </w:tc>
        <w:tc>
          <w:tcPr>
            <w:tcW w:w="1430" w:type="dxa"/>
            <w:hideMark/>
          </w:tcPr>
          <w:p w14:paraId="710705B5" w14:textId="77777777" w:rsidR="00F542B2" w:rsidRDefault="00F542B2">
            <w:pPr>
              <w:pStyle w:val="TableParagraph"/>
              <w:spacing w:before="117" w:line="256" w:lineRule="exact"/>
              <w:ind w:left="20" w:right="9"/>
              <w:jc w:val="center"/>
              <w:rPr>
                <w:ins w:id="464" w:author="AMDUR, ALEXANDER" w:date="2026-09-25T20:09:00Z" w16du:dateUtc="2026-09-26T00:09:00Z"/>
                <w:spacing w:val="-2"/>
                <w:sz w:val="24"/>
              </w:rPr>
            </w:pPr>
            <w:ins w:id="465" w:author="AMDUR, ALEXANDER" w:date="2026-09-25T20:09:00Z" w16du:dateUtc="2026-09-26T00:09:00Z">
              <w:r>
                <w:rPr>
                  <w:spacing w:val="-2"/>
                  <w:sz w:val="24"/>
                </w:rPr>
                <w:t>8473.30.5100</w:t>
              </w:r>
            </w:ins>
          </w:p>
        </w:tc>
      </w:tr>
    </w:tbl>
    <w:p w14:paraId="005672AB" w14:textId="77777777" w:rsidR="00F542B2" w:rsidRDefault="00F542B2">
      <w:pPr>
        <w:pStyle w:val="BodyText"/>
        <w:spacing w:before="10" w:after="1"/>
        <w:ind w:left="0"/>
        <w:rPr>
          <w:ins w:id="466" w:author="AMDUR, ALEXANDER" w:date="2026-09-25T20:09:00Z" w16du:dateUtc="2026-09-26T00:09:00Z"/>
          <w:b/>
          <w:sz w:val="20"/>
        </w:rPr>
      </w:pPr>
    </w:p>
    <w:tbl>
      <w:tblPr>
        <w:tblW w:w="0" w:type="auto"/>
        <w:tblInd w:w="180" w:type="dxa"/>
        <w:tblLayout w:type="fixed"/>
        <w:tblCellMar>
          <w:left w:w="0" w:type="dxa"/>
          <w:right w:w="0" w:type="dxa"/>
        </w:tblCellMar>
        <w:tblLook w:val="01E0" w:firstRow="1" w:lastRow="1" w:firstColumn="1" w:lastColumn="1" w:noHBand="0" w:noVBand="0"/>
      </w:tblPr>
      <w:tblGrid>
        <w:gridCol w:w="1387"/>
        <w:gridCol w:w="1440"/>
        <w:gridCol w:w="1430"/>
      </w:tblGrid>
      <w:tr w:rsidR="00F542B2" w14:paraId="73F47BD6" w14:textId="77777777" w:rsidTr="00F542B2">
        <w:trPr>
          <w:trHeight w:val="392"/>
          <w:ins w:id="467" w:author="AMDUR, ALEXANDER" w:date="2026-09-25T20:09:00Z" w16du:dateUtc="2026-09-26T00:09:00Z"/>
        </w:trPr>
        <w:tc>
          <w:tcPr>
            <w:tcW w:w="1387" w:type="dxa"/>
            <w:hideMark/>
          </w:tcPr>
          <w:p w14:paraId="3386F3B8" w14:textId="77777777" w:rsidR="00F542B2" w:rsidRDefault="00F542B2">
            <w:pPr>
              <w:pStyle w:val="TableParagraph"/>
              <w:spacing w:before="0" w:line="266" w:lineRule="exact"/>
              <w:ind w:right="20"/>
              <w:jc w:val="center"/>
              <w:rPr>
                <w:ins w:id="468" w:author="AMDUR, ALEXANDER" w:date="2026-09-25T20:09:00Z" w16du:dateUtc="2026-09-26T00:09:00Z"/>
                <w:sz w:val="24"/>
              </w:rPr>
            </w:pPr>
            <w:ins w:id="469" w:author="AMDUR, ALEXANDER" w:date="2026-09-25T20:09:00Z" w16du:dateUtc="2026-09-26T00:09:00Z">
              <w:r>
                <w:rPr>
                  <w:spacing w:val="-2"/>
                  <w:sz w:val="24"/>
                </w:rPr>
                <w:t>8479.89.9599</w:t>
              </w:r>
            </w:ins>
          </w:p>
        </w:tc>
        <w:tc>
          <w:tcPr>
            <w:tcW w:w="1440" w:type="dxa"/>
            <w:hideMark/>
          </w:tcPr>
          <w:p w14:paraId="5B40B3FB" w14:textId="77777777" w:rsidR="00F542B2" w:rsidRDefault="00F542B2">
            <w:pPr>
              <w:pStyle w:val="TableParagraph"/>
              <w:spacing w:before="0" w:line="266" w:lineRule="exact"/>
              <w:ind w:left="59"/>
              <w:rPr>
                <w:ins w:id="470" w:author="AMDUR, ALEXANDER" w:date="2026-09-25T20:09:00Z" w16du:dateUtc="2026-09-26T00:09:00Z"/>
                <w:sz w:val="24"/>
              </w:rPr>
            </w:pPr>
            <w:ins w:id="471" w:author="AMDUR, ALEXANDER" w:date="2026-09-25T20:09:00Z" w16du:dateUtc="2026-09-26T00:09:00Z">
              <w:r>
                <w:rPr>
                  <w:spacing w:val="-2"/>
                  <w:sz w:val="24"/>
                </w:rPr>
                <w:t>8479.90.8500</w:t>
              </w:r>
            </w:ins>
          </w:p>
        </w:tc>
        <w:tc>
          <w:tcPr>
            <w:tcW w:w="1430" w:type="dxa"/>
            <w:hideMark/>
          </w:tcPr>
          <w:p w14:paraId="5C4591BA" w14:textId="77777777" w:rsidR="00F542B2" w:rsidRDefault="00F542B2">
            <w:pPr>
              <w:pStyle w:val="TableParagraph"/>
              <w:spacing w:before="0" w:line="266" w:lineRule="exact"/>
              <w:ind w:left="60"/>
              <w:rPr>
                <w:ins w:id="472" w:author="AMDUR, ALEXANDER" w:date="2026-09-25T20:09:00Z" w16du:dateUtc="2026-09-26T00:09:00Z"/>
                <w:sz w:val="24"/>
              </w:rPr>
            </w:pPr>
            <w:ins w:id="473" w:author="AMDUR, ALEXANDER" w:date="2026-09-25T20:09:00Z" w16du:dateUtc="2026-09-26T00:09:00Z">
              <w:r>
                <w:rPr>
                  <w:spacing w:val="-2"/>
                  <w:sz w:val="24"/>
                </w:rPr>
                <w:t>8479.90.9596</w:t>
              </w:r>
            </w:ins>
          </w:p>
        </w:tc>
      </w:tr>
      <w:tr w:rsidR="00F542B2" w14:paraId="6160C51A" w14:textId="77777777" w:rsidTr="00F542B2">
        <w:trPr>
          <w:trHeight w:val="519"/>
          <w:ins w:id="474" w:author="AMDUR, ALEXANDER" w:date="2026-09-25T20:09:00Z" w16du:dateUtc="2026-09-26T00:09:00Z"/>
        </w:trPr>
        <w:tc>
          <w:tcPr>
            <w:tcW w:w="1387" w:type="dxa"/>
            <w:hideMark/>
          </w:tcPr>
          <w:p w14:paraId="053FB6D5" w14:textId="77777777" w:rsidR="00F542B2" w:rsidRDefault="00F542B2">
            <w:pPr>
              <w:pStyle w:val="TableParagraph"/>
              <w:spacing w:before="117"/>
              <w:ind w:right="20"/>
              <w:jc w:val="center"/>
              <w:rPr>
                <w:ins w:id="475" w:author="AMDUR, ALEXANDER" w:date="2026-09-25T20:09:00Z" w16du:dateUtc="2026-09-26T00:09:00Z"/>
                <w:sz w:val="24"/>
              </w:rPr>
            </w:pPr>
            <w:ins w:id="476" w:author="AMDUR, ALEXANDER" w:date="2026-09-25T20:09:00Z" w16du:dateUtc="2026-09-26T00:09:00Z">
              <w:r>
                <w:rPr>
                  <w:spacing w:val="-2"/>
                  <w:sz w:val="24"/>
                </w:rPr>
                <w:t>8481.90.9060</w:t>
              </w:r>
            </w:ins>
          </w:p>
        </w:tc>
        <w:tc>
          <w:tcPr>
            <w:tcW w:w="1440" w:type="dxa"/>
            <w:hideMark/>
          </w:tcPr>
          <w:p w14:paraId="7855C70B" w14:textId="77777777" w:rsidR="00F542B2" w:rsidRDefault="00F542B2">
            <w:pPr>
              <w:pStyle w:val="TableParagraph"/>
              <w:spacing w:before="117"/>
              <w:ind w:left="59"/>
              <w:rPr>
                <w:ins w:id="477" w:author="AMDUR, ALEXANDER" w:date="2026-09-25T20:09:00Z" w16du:dateUtc="2026-09-26T00:09:00Z"/>
                <w:sz w:val="24"/>
              </w:rPr>
            </w:pPr>
            <w:ins w:id="478" w:author="AMDUR, ALEXANDER" w:date="2026-09-25T20:09:00Z" w16du:dateUtc="2026-09-26T00:09:00Z">
              <w:r>
                <w:rPr>
                  <w:spacing w:val="-2"/>
                  <w:sz w:val="24"/>
                </w:rPr>
                <w:t>8481.90.9085</w:t>
              </w:r>
            </w:ins>
          </w:p>
        </w:tc>
        <w:tc>
          <w:tcPr>
            <w:tcW w:w="1430" w:type="dxa"/>
            <w:hideMark/>
          </w:tcPr>
          <w:p w14:paraId="0DC1DDA5" w14:textId="77777777" w:rsidR="00F542B2" w:rsidRDefault="00F542B2">
            <w:pPr>
              <w:pStyle w:val="TableParagraph"/>
              <w:spacing w:before="117"/>
              <w:ind w:left="60"/>
              <w:rPr>
                <w:ins w:id="479" w:author="AMDUR, ALEXANDER" w:date="2026-09-25T20:09:00Z" w16du:dateUtc="2026-09-26T00:09:00Z"/>
                <w:sz w:val="24"/>
              </w:rPr>
            </w:pPr>
            <w:ins w:id="480" w:author="AMDUR, ALEXANDER" w:date="2026-09-25T20:09:00Z" w16du:dateUtc="2026-09-26T00:09:00Z">
              <w:r>
                <w:rPr>
                  <w:spacing w:val="-2"/>
                  <w:sz w:val="24"/>
                </w:rPr>
                <w:t>8486.90.0000</w:t>
              </w:r>
            </w:ins>
          </w:p>
        </w:tc>
      </w:tr>
      <w:tr w:rsidR="00F542B2" w14:paraId="27B32D61" w14:textId="77777777" w:rsidTr="00F542B2">
        <w:trPr>
          <w:trHeight w:val="519"/>
          <w:ins w:id="481" w:author="AMDUR, ALEXANDER" w:date="2026-09-25T20:09:00Z" w16du:dateUtc="2026-09-26T00:09:00Z"/>
        </w:trPr>
        <w:tc>
          <w:tcPr>
            <w:tcW w:w="1387" w:type="dxa"/>
            <w:hideMark/>
          </w:tcPr>
          <w:p w14:paraId="58765F32" w14:textId="77777777" w:rsidR="00F542B2" w:rsidRDefault="00F542B2">
            <w:pPr>
              <w:pStyle w:val="TableParagraph"/>
              <w:spacing w:before="117"/>
              <w:ind w:right="20"/>
              <w:jc w:val="center"/>
              <w:rPr>
                <w:ins w:id="482" w:author="AMDUR, ALEXANDER" w:date="2026-09-25T20:09:00Z" w16du:dateUtc="2026-09-26T00:09:00Z"/>
                <w:sz w:val="24"/>
              </w:rPr>
            </w:pPr>
            <w:ins w:id="483" w:author="AMDUR, ALEXANDER" w:date="2026-09-25T20:09:00Z" w16du:dateUtc="2026-09-26T00:09:00Z">
              <w:r>
                <w:rPr>
                  <w:spacing w:val="-2"/>
                  <w:sz w:val="24"/>
                </w:rPr>
                <w:t>8487.90.0080</w:t>
              </w:r>
            </w:ins>
          </w:p>
        </w:tc>
        <w:tc>
          <w:tcPr>
            <w:tcW w:w="1440" w:type="dxa"/>
            <w:hideMark/>
          </w:tcPr>
          <w:p w14:paraId="502ED874" w14:textId="77777777" w:rsidR="00F542B2" w:rsidRDefault="00F542B2">
            <w:pPr>
              <w:pStyle w:val="TableParagraph"/>
              <w:spacing w:before="117"/>
              <w:ind w:left="59"/>
              <w:rPr>
                <w:ins w:id="484" w:author="AMDUR, ALEXANDER" w:date="2026-09-25T20:09:00Z" w16du:dateUtc="2026-09-26T00:09:00Z"/>
                <w:sz w:val="24"/>
              </w:rPr>
            </w:pPr>
            <w:ins w:id="485" w:author="AMDUR, ALEXANDER" w:date="2026-09-25T20:09:00Z" w16du:dateUtc="2026-09-26T00:09:00Z">
              <w:r>
                <w:rPr>
                  <w:spacing w:val="-2"/>
                  <w:sz w:val="24"/>
                </w:rPr>
                <w:t>8503.00.9520</w:t>
              </w:r>
            </w:ins>
          </w:p>
        </w:tc>
        <w:tc>
          <w:tcPr>
            <w:tcW w:w="1430" w:type="dxa"/>
            <w:hideMark/>
          </w:tcPr>
          <w:p w14:paraId="3032CB6F" w14:textId="77777777" w:rsidR="00F542B2" w:rsidRDefault="00F542B2">
            <w:pPr>
              <w:pStyle w:val="TableParagraph"/>
              <w:spacing w:before="117"/>
              <w:ind w:left="60"/>
              <w:rPr>
                <w:ins w:id="486" w:author="AMDUR, ALEXANDER" w:date="2026-09-25T20:09:00Z" w16du:dateUtc="2026-09-26T00:09:00Z"/>
                <w:sz w:val="24"/>
              </w:rPr>
            </w:pPr>
            <w:ins w:id="487" w:author="AMDUR, ALEXANDER" w:date="2026-09-25T20:09:00Z" w16du:dateUtc="2026-09-26T00:09:00Z">
              <w:r>
                <w:rPr>
                  <w:spacing w:val="-2"/>
                  <w:sz w:val="24"/>
                </w:rPr>
                <w:t>8508.70.0000</w:t>
              </w:r>
            </w:ins>
          </w:p>
        </w:tc>
      </w:tr>
      <w:tr w:rsidR="00F542B2" w14:paraId="4D1AB617" w14:textId="77777777" w:rsidTr="00F542B2">
        <w:trPr>
          <w:trHeight w:val="519"/>
          <w:ins w:id="488" w:author="AMDUR, ALEXANDER" w:date="2026-09-25T20:09:00Z" w16du:dateUtc="2026-09-26T00:09:00Z"/>
        </w:trPr>
        <w:tc>
          <w:tcPr>
            <w:tcW w:w="1387" w:type="dxa"/>
            <w:hideMark/>
          </w:tcPr>
          <w:p w14:paraId="1FE0A3BA" w14:textId="77777777" w:rsidR="00F542B2" w:rsidRDefault="00F542B2">
            <w:pPr>
              <w:pStyle w:val="TableParagraph"/>
              <w:spacing w:before="117"/>
              <w:ind w:right="20"/>
              <w:jc w:val="center"/>
              <w:rPr>
                <w:ins w:id="489" w:author="AMDUR, ALEXANDER" w:date="2026-09-25T20:09:00Z" w16du:dateUtc="2026-09-26T00:09:00Z"/>
                <w:sz w:val="24"/>
              </w:rPr>
            </w:pPr>
            <w:ins w:id="490" w:author="AMDUR, ALEXANDER" w:date="2026-09-25T20:09:00Z" w16du:dateUtc="2026-09-26T00:09:00Z">
              <w:r>
                <w:rPr>
                  <w:spacing w:val="-2"/>
                  <w:sz w:val="24"/>
                </w:rPr>
                <w:t>8513.90.2000</w:t>
              </w:r>
            </w:ins>
          </w:p>
        </w:tc>
        <w:tc>
          <w:tcPr>
            <w:tcW w:w="1440" w:type="dxa"/>
            <w:hideMark/>
          </w:tcPr>
          <w:p w14:paraId="07F5E6F9" w14:textId="77777777" w:rsidR="00F542B2" w:rsidRDefault="00F542B2">
            <w:pPr>
              <w:pStyle w:val="TableParagraph"/>
              <w:spacing w:before="117"/>
              <w:ind w:left="59"/>
              <w:rPr>
                <w:ins w:id="491" w:author="AMDUR, ALEXANDER" w:date="2026-09-25T20:09:00Z" w16du:dateUtc="2026-09-26T00:09:00Z"/>
                <w:sz w:val="24"/>
              </w:rPr>
            </w:pPr>
            <w:ins w:id="492" w:author="AMDUR, ALEXANDER" w:date="2026-09-25T20:09:00Z" w16du:dateUtc="2026-09-26T00:09:00Z">
              <w:r>
                <w:rPr>
                  <w:spacing w:val="-2"/>
                  <w:sz w:val="24"/>
                </w:rPr>
                <w:t>8515.90.2000</w:t>
              </w:r>
            </w:ins>
          </w:p>
        </w:tc>
        <w:tc>
          <w:tcPr>
            <w:tcW w:w="1430" w:type="dxa"/>
            <w:hideMark/>
          </w:tcPr>
          <w:p w14:paraId="7FAA8E1C" w14:textId="77777777" w:rsidR="00F542B2" w:rsidRDefault="00F542B2">
            <w:pPr>
              <w:pStyle w:val="TableParagraph"/>
              <w:spacing w:before="117"/>
              <w:ind w:left="60"/>
              <w:rPr>
                <w:ins w:id="493" w:author="AMDUR, ALEXANDER" w:date="2026-09-25T20:09:00Z" w16du:dateUtc="2026-09-26T00:09:00Z"/>
                <w:sz w:val="24"/>
              </w:rPr>
            </w:pPr>
            <w:ins w:id="494" w:author="AMDUR, ALEXANDER" w:date="2026-09-25T20:09:00Z" w16du:dateUtc="2026-09-26T00:09:00Z">
              <w:r>
                <w:rPr>
                  <w:spacing w:val="-2"/>
                  <w:sz w:val="24"/>
                </w:rPr>
                <w:t>8516.90.5000</w:t>
              </w:r>
            </w:ins>
          </w:p>
        </w:tc>
      </w:tr>
      <w:tr w:rsidR="00F542B2" w14:paraId="47CF8F3E" w14:textId="77777777" w:rsidTr="00F542B2">
        <w:trPr>
          <w:trHeight w:val="519"/>
          <w:ins w:id="495" w:author="AMDUR, ALEXANDER" w:date="2026-09-25T20:09:00Z" w16du:dateUtc="2026-09-26T00:09:00Z"/>
        </w:trPr>
        <w:tc>
          <w:tcPr>
            <w:tcW w:w="1387" w:type="dxa"/>
            <w:hideMark/>
          </w:tcPr>
          <w:p w14:paraId="14C87C2E" w14:textId="77777777" w:rsidR="00F542B2" w:rsidRDefault="00F542B2">
            <w:pPr>
              <w:pStyle w:val="TableParagraph"/>
              <w:spacing w:before="117"/>
              <w:ind w:right="20"/>
              <w:jc w:val="center"/>
              <w:rPr>
                <w:ins w:id="496" w:author="AMDUR, ALEXANDER" w:date="2026-09-25T20:09:00Z" w16du:dateUtc="2026-09-26T00:09:00Z"/>
                <w:sz w:val="24"/>
              </w:rPr>
            </w:pPr>
            <w:ins w:id="497" w:author="AMDUR, ALEXANDER" w:date="2026-09-25T20:09:00Z" w16du:dateUtc="2026-09-26T00:09:00Z">
              <w:r>
                <w:rPr>
                  <w:spacing w:val="-2"/>
                  <w:sz w:val="24"/>
                </w:rPr>
                <w:t>8516.90.8050</w:t>
              </w:r>
            </w:ins>
          </w:p>
        </w:tc>
        <w:tc>
          <w:tcPr>
            <w:tcW w:w="1440" w:type="dxa"/>
            <w:hideMark/>
          </w:tcPr>
          <w:p w14:paraId="6A50B2CC" w14:textId="77777777" w:rsidR="00F542B2" w:rsidRDefault="00F542B2">
            <w:pPr>
              <w:pStyle w:val="TableParagraph"/>
              <w:spacing w:before="117"/>
              <w:ind w:left="59"/>
              <w:rPr>
                <w:ins w:id="498" w:author="AMDUR, ALEXANDER" w:date="2026-09-25T20:09:00Z" w16du:dateUtc="2026-09-26T00:09:00Z"/>
                <w:sz w:val="24"/>
              </w:rPr>
            </w:pPr>
            <w:ins w:id="499" w:author="AMDUR, ALEXANDER" w:date="2026-09-25T20:09:00Z" w16du:dateUtc="2026-09-26T00:09:00Z">
              <w:r>
                <w:rPr>
                  <w:spacing w:val="-2"/>
                  <w:sz w:val="24"/>
                </w:rPr>
                <w:t>8517.71.0000</w:t>
              </w:r>
            </w:ins>
          </w:p>
        </w:tc>
        <w:tc>
          <w:tcPr>
            <w:tcW w:w="1430" w:type="dxa"/>
            <w:hideMark/>
          </w:tcPr>
          <w:p w14:paraId="34E81DE4" w14:textId="77777777" w:rsidR="00F542B2" w:rsidRDefault="00F542B2">
            <w:pPr>
              <w:pStyle w:val="TableParagraph"/>
              <w:spacing w:before="117"/>
              <w:ind w:left="60"/>
              <w:rPr>
                <w:ins w:id="500" w:author="AMDUR, ALEXANDER" w:date="2026-09-25T20:09:00Z" w16du:dateUtc="2026-09-26T00:09:00Z"/>
                <w:sz w:val="24"/>
              </w:rPr>
            </w:pPr>
            <w:ins w:id="501" w:author="AMDUR, ALEXANDER" w:date="2026-09-25T20:09:00Z" w16du:dateUtc="2026-09-26T00:09:00Z">
              <w:r>
                <w:rPr>
                  <w:spacing w:val="-2"/>
                  <w:sz w:val="24"/>
                </w:rPr>
                <w:t>8517.79.0000</w:t>
              </w:r>
            </w:ins>
          </w:p>
        </w:tc>
      </w:tr>
      <w:tr w:rsidR="00F542B2" w14:paraId="60D87A8D" w14:textId="77777777" w:rsidTr="00F542B2">
        <w:trPr>
          <w:trHeight w:val="519"/>
          <w:ins w:id="502" w:author="AMDUR, ALEXANDER" w:date="2026-09-25T20:09:00Z" w16du:dateUtc="2026-09-26T00:09:00Z"/>
        </w:trPr>
        <w:tc>
          <w:tcPr>
            <w:tcW w:w="1387" w:type="dxa"/>
            <w:hideMark/>
          </w:tcPr>
          <w:p w14:paraId="00B70815" w14:textId="77777777" w:rsidR="00F542B2" w:rsidRDefault="00F542B2">
            <w:pPr>
              <w:pStyle w:val="TableParagraph"/>
              <w:spacing w:before="117"/>
              <w:ind w:right="20"/>
              <w:jc w:val="center"/>
              <w:rPr>
                <w:ins w:id="503" w:author="AMDUR, ALEXANDER" w:date="2026-09-25T20:09:00Z" w16du:dateUtc="2026-09-26T00:09:00Z"/>
                <w:sz w:val="24"/>
              </w:rPr>
            </w:pPr>
            <w:ins w:id="504" w:author="AMDUR, ALEXANDER" w:date="2026-09-25T20:09:00Z" w16du:dateUtc="2026-09-26T00:09:00Z">
              <w:r>
                <w:rPr>
                  <w:spacing w:val="-2"/>
                  <w:sz w:val="24"/>
                </w:rPr>
                <w:t>8529.90.7300</w:t>
              </w:r>
            </w:ins>
          </w:p>
        </w:tc>
        <w:tc>
          <w:tcPr>
            <w:tcW w:w="1440" w:type="dxa"/>
            <w:hideMark/>
          </w:tcPr>
          <w:p w14:paraId="08BDB6D8" w14:textId="77777777" w:rsidR="00F542B2" w:rsidRDefault="00F542B2">
            <w:pPr>
              <w:pStyle w:val="TableParagraph"/>
              <w:spacing w:before="117"/>
              <w:ind w:left="59"/>
              <w:rPr>
                <w:ins w:id="505" w:author="AMDUR, ALEXANDER" w:date="2026-09-25T20:09:00Z" w16du:dateUtc="2026-09-26T00:09:00Z"/>
                <w:sz w:val="24"/>
              </w:rPr>
            </w:pPr>
            <w:ins w:id="506" w:author="AMDUR, ALEXANDER" w:date="2026-09-25T20:09:00Z" w16du:dateUtc="2026-09-26T00:09:00Z">
              <w:r>
                <w:rPr>
                  <w:spacing w:val="-2"/>
                  <w:sz w:val="24"/>
                </w:rPr>
                <w:t>8529.90.9760</w:t>
              </w:r>
            </w:ins>
          </w:p>
        </w:tc>
        <w:tc>
          <w:tcPr>
            <w:tcW w:w="1430" w:type="dxa"/>
            <w:hideMark/>
          </w:tcPr>
          <w:p w14:paraId="711C2C32" w14:textId="77777777" w:rsidR="00F542B2" w:rsidRDefault="00F542B2">
            <w:pPr>
              <w:pStyle w:val="TableParagraph"/>
              <w:spacing w:before="117"/>
              <w:ind w:left="60"/>
              <w:rPr>
                <w:ins w:id="507" w:author="AMDUR, ALEXANDER" w:date="2026-09-25T20:09:00Z" w16du:dateUtc="2026-09-26T00:09:00Z"/>
                <w:sz w:val="24"/>
              </w:rPr>
            </w:pPr>
            <w:ins w:id="508" w:author="AMDUR, ALEXANDER" w:date="2026-09-25T20:09:00Z" w16du:dateUtc="2026-09-26T00:09:00Z">
              <w:r>
                <w:rPr>
                  <w:spacing w:val="-2"/>
                  <w:sz w:val="24"/>
                </w:rPr>
                <w:t>8536.90.8585</w:t>
              </w:r>
            </w:ins>
          </w:p>
        </w:tc>
      </w:tr>
      <w:tr w:rsidR="00F542B2" w14:paraId="674A09B4" w14:textId="77777777" w:rsidTr="00F542B2">
        <w:trPr>
          <w:trHeight w:val="519"/>
          <w:ins w:id="509" w:author="AMDUR, ALEXANDER" w:date="2026-09-25T20:09:00Z" w16du:dateUtc="2026-09-26T00:09:00Z"/>
        </w:trPr>
        <w:tc>
          <w:tcPr>
            <w:tcW w:w="1387" w:type="dxa"/>
            <w:hideMark/>
          </w:tcPr>
          <w:p w14:paraId="6BE26988" w14:textId="77777777" w:rsidR="00F542B2" w:rsidRDefault="00F542B2">
            <w:pPr>
              <w:pStyle w:val="TableParagraph"/>
              <w:spacing w:before="117"/>
              <w:ind w:right="20"/>
              <w:jc w:val="center"/>
              <w:rPr>
                <w:ins w:id="510" w:author="AMDUR, ALEXANDER" w:date="2026-09-25T20:09:00Z" w16du:dateUtc="2026-09-26T00:09:00Z"/>
                <w:sz w:val="24"/>
              </w:rPr>
            </w:pPr>
            <w:ins w:id="511" w:author="AMDUR, ALEXANDER" w:date="2026-09-25T20:09:00Z" w16du:dateUtc="2026-09-26T00:09:00Z">
              <w:r>
                <w:rPr>
                  <w:spacing w:val="-2"/>
                  <w:sz w:val="24"/>
                </w:rPr>
                <w:t>8538.10.0000</w:t>
              </w:r>
            </w:ins>
          </w:p>
        </w:tc>
        <w:tc>
          <w:tcPr>
            <w:tcW w:w="1440" w:type="dxa"/>
            <w:hideMark/>
          </w:tcPr>
          <w:p w14:paraId="67F77F57" w14:textId="77777777" w:rsidR="00F542B2" w:rsidRDefault="00F542B2">
            <w:pPr>
              <w:pStyle w:val="TableParagraph"/>
              <w:spacing w:before="117"/>
              <w:ind w:left="59"/>
              <w:rPr>
                <w:ins w:id="512" w:author="AMDUR, ALEXANDER" w:date="2026-09-25T20:09:00Z" w16du:dateUtc="2026-09-26T00:09:00Z"/>
                <w:sz w:val="24"/>
              </w:rPr>
            </w:pPr>
            <w:ins w:id="513" w:author="AMDUR, ALEXANDER" w:date="2026-09-25T20:09:00Z" w16du:dateUtc="2026-09-26T00:09:00Z">
              <w:r>
                <w:rPr>
                  <w:spacing w:val="-2"/>
                  <w:sz w:val="24"/>
                </w:rPr>
                <w:t>8541.90.0000</w:t>
              </w:r>
            </w:ins>
          </w:p>
        </w:tc>
        <w:tc>
          <w:tcPr>
            <w:tcW w:w="1430" w:type="dxa"/>
            <w:hideMark/>
          </w:tcPr>
          <w:p w14:paraId="1CDD0D0A" w14:textId="77777777" w:rsidR="00F542B2" w:rsidRDefault="00F542B2">
            <w:pPr>
              <w:pStyle w:val="TableParagraph"/>
              <w:spacing w:before="117"/>
              <w:ind w:left="60"/>
              <w:rPr>
                <w:ins w:id="514" w:author="AMDUR, ALEXANDER" w:date="2026-09-25T20:09:00Z" w16du:dateUtc="2026-09-26T00:09:00Z"/>
                <w:sz w:val="24"/>
              </w:rPr>
            </w:pPr>
            <w:ins w:id="515" w:author="AMDUR, ALEXANDER" w:date="2026-09-25T20:09:00Z" w16du:dateUtc="2026-09-26T00:09:00Z">
              <w:r>
                <w:rPr>
                  <w:spacing w:val="-2"/>
                  <w:sz w:val="24"/>
                </w:rPr>
                <w:t>8543.90.8885</w:t>
              </w:r>
            </w:ins>
          </w:p>
        </w:tc>
      </w:tr>
      <w:tr w:rsidR="00F542B2" w14:paraId="1D59A450" w14:textId="77777777" w:rsidTr="00F542B2">
        <w:trPr>
          <w:trHeight w:val="519"/>
          <w:ins w:id="516" w:author="AMDUR, ALEXANDER" w:date="2026-09-25T20:09:00Z" w16du:dateUtc="2026-09-26T00:09:00Z"/>
        </w:trPr>
        <w:tc>
          <w:tcPr>
            <w:tcW w:w="1387" w:type="dxa"/>
            <w:hideMark/>
          </w:tcPr>
          <w:p w14:paraId="1E632CC3" w14:textId="77777777" w:rsidR="00F542B2" w:rsidRDefault="00F542B2">
            <w:pPr>
              <w:pStyle w:val="TableParagraph"/>
              <w:spacing w:before="117"/>
              <w:ind w:right="20"/>
              <w:jc w:val="center"/>
              <w:rPr>
                <w:ins w:id="517" w:author="AMDUR, ALEXANDER" w:date="2026-09-25T20:09:00Z" w16du:dateUtc="2026-09-26T00:09:00Z"/>
                <w:sz w:val="24"/>
              </w:rPr>
            </w:pPr>
            <w:ins w:id="518" w:author="AMDUR, ALEXANDER" w:date="2026-09-25T20:09:00Z" w16du:dateUtc="2026-09-26T00:09:00Z">
              <w:r>
                <w:rPr>
                  <w:spacing w:val="-2"/>
                  <w:sz w:val="24"/>
                </w:rPr>
                <w:t>8547.90.0020</w:t>
              </w:r>
            </w:ins>
          </w:p>
        </w:tc>
        <w:tc>
          <w:tcPr>
            <w:tcW w:w="1440" w:type="dxa"/>
            <w:hideMark/>
          </w:tcPr>
          <w:p w14:paraId="5DB8FDAB" w14:textId="77777777" w:rsidR="00F542B2" w:rsidRDefault="00F542B2">
            <w:pPr>
              <w:pStyle w:val="TableParagraph"/>
              <w:spacing w:before="117"/>
              <w:ind w:left="59"/>
              <w:rPr>
                <w:ins w:id="519" w:author="AMDUR, ALEXANDER" w:date="2026-09-25T20:09:00Z" w16du:dateUtc="2026-09-26T00:09:00Z"/>
                <w:sz w:val="24"/>
              </w:rPr>
            </w:pPr>
            <w:ins w:id="520" w:author="AMDUR, ALEXANDER" w:date="2026-09-25T20:09:00Z" w16du:dateUtc="2026-09-26T00:09:00Z">
              <w:r>
                <w:rPr>
                  <w:spacing w:val="-2"/>
                  <w:sz w:val="24"/>
                </w:rPr>
                <w:t>8547.90.0030</w:t>
              </w:r>
            </w:ins>
          </w:p>
        </w:tc>
        <w:tc>
          <w:tcPr>
            <w:tcW w:w="1430" w:type="dxa"/>
            <w:hideMark/>
          </w:tcPr>
          <w:p w14:paraId="1CE8783E" w14:textId="77777777" w:rsidR="00F542B2" w:rsidRDefault="00F542B2">
            <w:pPr>
              <w:pStyle w:val="TableParagraph"/>
              <w:spacing w:before="117"/>
              <w:ind w:left="60"/>
              <w:rPr>
                <w:ins w:id="521" w:author="AMDUR, ALEXANDER" w:date="2026-09-25T20:09:00Z" w16du:dateUtc="2026-09-26T00:09:00Z"/>
                <w:sz w:val="24"/>
              </w:rPr>
            </w:pPr>
            <w:ins w:id="522" w:author="AMDUR, ALEXANDER" w:date="2026-09-25T20:09:00Z" w16du:dateUtc="2026-09-26T00:09:00Z">
              <w:r>
                <w:rPr>
                  <w:spacing w:val="-2"/>
                  <w:sz w:val="24"/>
                </w:rPr>
                <w:t>8547.90.0040</w:t>
              </w:r>
            </w:ins>
          </w:p>
        </w:tc>
      </w:tr>
      <w:tr w:rsidR="00F542B2" w14:paraId="53D2742D" w14:textId="77777777" w:rsidTr="00F542B2">
        <w:trPr>
          <w:trHeight w:val="519"/>
          <w:ins w:id="523" w:author="AMDUR, ALEXANDER" w:date="2026-09-25T20:09:00Z" w16du:dateUtc="2026-09-26T00:09:00Z"/>
        </w:trPr>
        <w:tc>
          <w:tcPr>
            <w:tcW w:w="1387" w:type="dxa"/>
            <w:hideMark/>
          </w:tcPr>
          <w:p w14:paraId="130156F9" w14:textId="77777777" w:rsidR="00F542B2" w:rsidRDefault="00F542B2">
            <w:pPr>
              <w:pStyle w:val="TableParagraph"/>
              <w:spacing w:before="117"/>
              <w:ind w:right="20"/>
              <w:jc w:val="center"/>
              <w:rPr>
                <w:ins w:id="524" w:author="AMDUR, ALEXANDER" w:date="2026-09-25T20:09:00Z" w16du:dateUtc="2026-09-26T00:09:00Z"/>
                <w:sz w:val="24"/>
              </w:rPr>
            </w:pPr>
            <w:ins w:id="525" w:author="AMDUR, ALEXANDER" w:date="2026-09-25T20:09:00Z" w16du:dateUtc="2026-09-26T00:09:00Z">
              <w:r>
                <w:rPr>
                  <w:spacing w:val="-2"/>
                  <w:sz w:val="24"/>
                </w:rPr>
                <w:t>8708.10.3050</w:t>
              </w:r>
            </w:ins>
          </w:p>
        </w:tc>
        <w:tc>
          <w:tcPr>
            <w:tcW w:w="1440" w:type="dxa"/>
            <w:hideMark/>
          </w:tcPr>
          <w:p w14:paraId="357253FE" w14:textId="77777777" w:rsidR="00F542B2" w:rsidRDefault="00F542B2">
            <w:pPr>
              <w:pStyle w:val="TableParagraph"/>
              <w:spacing w:before="117"/>
              <w:ind w:left="59"/>
              <w:rPr>
                <w:ins w:id="526" w:author="AMDUR, ALEXANDER" w:date="2026-09-25T20:09:00Z" w16du:dateUtc="2026-09-26T00:09:00Z"/>
                <w:sz w:val="24"/>
              </w:rPr>
            </w:pPr>
            <w:ins w:id="527" w:author="AMDUR, ALEXANDER" w:date="2026-09-25T20:09:00Z" w16du:dateUtc="2026-09-26T00:09:00Z">
              <w:r>
                <w:rPr>
                  <w:spacing w:val="-2"/>
                  <w:sz w:val="24"/>
                </w:rPr>
                <w:t>8708.10.60</w:t>
              </w:r>
            </w:ins>
          </w:p>
        </w:tc>
        <w:tc>
          <w:tcPr>
            <w:tcW w:w="1430" w:type="dxa"/>
            <w:hideMark/>
          </w:tcPr>
          <w:p w14:paraId="7E0D0053" w14:textId="77777777" w:rsidR="00F542B2" w:rsidRDefault="00F542B2">
            <w:pPr>
              <w:pStyle w:val="TableParagraph"/>
              <w:spacing w:before="117"/>
              <w:ind w:left="60"/>
              <w:rPr>
                <w:ins w:id="528" w:author="AMDUR, ALEXANDER" w:date="2026-09-25T20:09:00Z" w16du:dateUtc="2026-09-26T00:09:00Z"/>
                <w:sz w:val="24"/>
              </w:rPr>
            </w:pPr>
            <w:ins w:id="529" w:author="AMDUR, ALEXANDER" w:date="2026-09-25T20:09:00Z" w16du:dateUtc="2026-09-26T00:09:00Z">
              <w:r>
                <w:rPr>
                  <w:spacing w:val="-2"/>
                  <w:sz w:val="24"/>
                </w:rPr>
                <w:t>8708.29.5160</w:t>
              </w:r>
            </w:ins>
          </w:p>
        </w:tc>
      </w:tr>
      <w:tr w:rsidR="00F542B2" w14:paraId="53DA2E37" w14:textId="77777777" w:rsidTr="00F542B2">
        <w:trPr>
          <w:trHeight w:val="519"/>
          <w:ins w:id="530" w:author="AMDUR, ALEXANDER" w:date="2026-09-25T20:09:00Z" w16du:dateUtc="2026-09-26T00:09:00Z"/>
        </w:trPr>
        <w:tc>
          <w:tcPr>
            <w:tcW w:w="1387" w:type="dxa"/>
            <w:hideMark/>
          </w:tcPr>
          <w:p w14:paraId="4BBFBE49" w14:textId="77777777" w:rsidR="00F542B2" w:rsidRDefault="00F542B2">
            <w:pPr>
              <w:pStyle w:val="TableParagraph"/>
              <w:spacing w:before="117"/>
              <w:ind w:right="20"/>
              <w:jc w:val="center"/>
              <w:rPr>
                <w:ins w:id="531" w:author="AMDUR, ALEXANDER" w:date="2026-09-25T20:09:00Z" w16du:dateUtc="2026-09-26T00:09:00Z"/>
                <w:sz w:val="24"/>
              </w:rPr>
            </w:pPr>
            <w:ins w:id="532" w:author="AMDUR, ALEXANDER" w:date="2026-09-25T20:09:00Z" w16du:dateUtc="2026-09-26T00:09:00Z">
              <w:r>
                <w:rPr>
                  <w:spacing w:val="-2"/>
                  <w:sz w:val="24"/>
                </w:rPr>
                <w:t>8708.80.6590</w:t>
              </w:r>
            </w:ins>
          </w:p>
        </w:tc>
        <w:tc>
          <w:tcPr>
            <w:tcW w:w="1440" w:type="dxa"/>
            <w:hideMark/>
          </w:tcPr>
          <w:p w14:paraId="15F3CB7E" w14:textId="77777777" w:rsidR="00F542B2" w:rsidRDefault="00F542B2">
            <w:pPr>
              <w:pStyle w:val="TableParagraph"/>
              <w:spacing w:before="117"/>
              <w:ind w:left="59"/>
              <w:rPr>
                <w:ins w:id="533" w:author="AMDUR, ALEXANDER" w:date="2026-09-25T20:09:00Z" w16du:dateUtc="2026-09-26T00:09:00Z"/>
                <w:sz w:val="24"/>
              </w:rPr>
            </w:pPr>
            <w:ins w:id="534" w:author="AMDUR, ALEXANDER" w:date="2026-09-25T20:09:00Z" w16du:dateUtc="2026-09-26T00:09:00Z">
              <w:r>
                <w:rPr>
                  <w:spacing w:val="-2"/>
                  <w:sz w:val="24"/>
                </w:rPr>
                <w:t>8708.99.6890</w:t>
              </w:r>
            </w:ins>
          </w:p>
        </w:tc>
        <w:tc>
          <w:tcPr>
            <w:tcW w:w="1430" w:type="dxa"/>
            <w:hideMark/>
          </w:tcPr>
          <w:p w14:paraId="44D25380" w14:textId="77777777" w:rsidR="00F542B2" w:rsidRDefault="00F542B2">
            <w:pPr>
              <w:pStyle w:val="TableParagraph"/>
              <w:spacing w:before="117"/>
              <w:ind w:left="60"/>
              <w:rPr>
                <w:ins w:id="535" w:author="AMDUR, ALEXANDER" w:date="2026-09-25T20:09:00Z" w16du:dateUtc="2026-09-26T00:09:00Z"/>
                <w:sz w:val="24"/>
              </w:rPr>
            </w:pPr>
            <w:ins w:id="536" w:author="AMDUR, ALEXANDER" w:date="2026-09-25T20:09:00Z" w16du:dateUtc="2026-09-26T00:09:00Z">
              <w:r>
                <w:rPr>
                  <w:spacing w:val="-2"/>
                  <w:sz w:val="24"/>
                </w:rPr>
                <w:t>8716.80.5010</w:t>
              </w:r>
            </w:ins>
          </w:p>
        </w:tc>
      </w:tr>
      <w:tr w:rsidR="00F542B2" w14:paraId="397A16EF" w14:textId="77777777" w:rsidTr="00F542B2">
        <w:trPr>
          <w:trHeight w:val="519"/>
          <w:ins w:id="537" w:author="AMDUR, ALEXANDER" w:date="2026-09-25T20:09:00Z" w16du:dateUtc="2026-09-26T00:09:00Z"/>
        </w:trPr>
        <w:tc>
          <w:tcPr>
            <w:tcW w:w="1387" w:type="dxa"/>
            <w:hideMark/>
          </w:tcPr>
          <w:p w14:paraId="742BD037" w14:textId="77777777" w:rsidR="00F542B2" w:rsidRDefault="00F542B2">
            <w:pPr>
              <w:pStyle w:val="TableParagraph"/>
              <w:spacing w:before="117"/>
              <w:ind w:right="20"/>
              <w:jc w:val="center"/>
              <w:rPr>
                <w:ins w:id="538" w:author="AMDUR, ALEXANDER" w:date="2026-09-25T20:09:00Z" w16du:dateUtc="2026-09-26T00:09:00Z"/>
                <w:sz w:val="24"/>
              </w:rPr>
            </w:pPr>
            <w:ins w:id="539" w:author="AMDUR, ALEXANDER" w:date="2026-09-25T20:09:00Z" w16du:dateUtc="2026-09-26T00:09:00Z">
              <w:r>
                <w:rPr>
                  <w:spacing w:val="-2"/>
                  <w:sz w:val="24"/>
                </w:rPr>
                <w:t>8807.30.0060</w:t>
              </w:r>
            </w:ins>
          </w:p>
        </w:tc>
        <w:tc>
          <w:tcPr>
            <w:tcW w:w="1440" w:type="dxa"/>
            <w:hideMark/>
          </w:tcPr>
          <w:p w14:paraId="4FDFBED2" w14:textId="77777777" w:rsidR="00F542B2" w:rsidRDefault="00F542B2">
            <w:pPr>
              <w:pStyle w:val="TableParagraph"/>
              <w:spacing w:before="117"/>
              <w:ind w:left="59"/>
              <w:rPr>
                <w:ins w:id="540" w:author="AMDUR, ALEXANDER" w:date="2026-09-25T20:09:00Z" w16du:dateUtc="2026-09-26T00:09:00Z"/>
                <w:sz w:val="24"/>
              </w:rPr>
            </w:pPr>
            <w:ins w:id="541" w:author="AMDUR, ALEXANDER" w:date="2026-09-25T20:09:00Z" w16du:dateUtc="2026-09-26T00:09:00Z">
              <w:r>
                <w:rPr>
                  <w:spacing w:val="-2"/>
                  <w:sz w:val="24"/>
                </w:rPr>
                <w:t>9013.90.8000</w:t>
              </w:r>
            </w:ins>
          </w:p>
        </w:tc>
        <w:tc>
          <w:tcPr>
            <w:tcW w:w="1430" w:type="dxa"/>
            <w:hideMark/>
          </w:tcPr>
          <w:p w14:paraId="55A86D68" w14:textId="77777777" w:rsidR="00F542B2" w:rsidRDefault="00F542B2">
            <w:pPr>
              <w:pStyle w:val="TableParagraph"/>
              <w:spacing w:before="117"/>
              <w:ind w:left="60"/>
              <w:rPr>
                <w:ins w:id="542" w:author="AMDUR, ALEXANDER" w:date="2026-09-25T20:09:00Z" w16du:dateUtc="2026-09-26T00:09:00Z"/>
                <w:sz w:val="24"/>
              </w:rPr>
            </w:pPr>
            <w:ins w:id="543" w:author="AMDUR, ALEXANDER" w:date="2026-09-25T20:09:00Z" w16du:dateUtc="2026-09-26T00:09:00Z">
              <w:r>
                <w:rPr>
                  <w:spacing w:val="-2"/>
                  <w:sz w:val="24"/>
                </w:rPr>
                <w:t>9031.90.9195</w:t>
              </w:r>
            </w:ins>
          </w:p>
        </w:tc>
      </w:tr>
      <w:tr w:rsidR="00F542B2" w14:paraId="63CE00FC" w14:textId="77777777" w:rsidTr="00F542B2">
        <w:trPr>
          <w:trHeight w:val="519"/>
          <w:ins w:id="544" w:author="AMDUR, ALEXANDER" w:date="2026-09-25T20:09:00Z" w16du:dateUtc="2026-09-26T00:09:00Z"/>
        </w:trPr>
        <w:tc>
          <w:tcPr>
            <w:tcW w:w="1387" w:type="dxa"/>
            <w:hideMark/>
          </w:tcPr>
          <w:p w14:paraId="1BCE94BC" w14:textId="77777777" w:rsidR="00F542B2" w:rsidRDefault="00F542B2">
            <w:pPr>
              <w:pStyle w:val="TableParagraph"/>
              <w:spacing w:before="117"/>
              <w:ind w:right="20"/>
              <w:jc w:val="center"/>
              <w:rPr>
                <w:ins w:id="545" w:author="AMDUR, ALEXANDER" w:date="2026-09-25T20:09:00Z" w16du:dateUtc="2026-09-26T00:09:00Z"/>
                <w:sz w:val="24"/>
              </w:rPr>
            </w:pPr>
            <w:ins w:id="546" w:author="AMDUR, ALEXANDER" w:date="2026-09-25T20:09:00Z" w16du:dateUtc="2026-09-26T00:09:00Z">
              <w:r>
                <w:rPr>
                  <w:spacing w:val="-2"/>
                  <w:sz w:val="24"/>
                </w:rPr>
                <w:t>9401.99.9081</w:t>
              </w:r>
            </w:ins>
          </w:p>
        </w:tc>
        <w:tc>
          <w:tcPr>
            <w:tcW w:w="1440" w:type="dxa"/>
            <w:hideMark/>
          </w:tcPr>
          <w:p w14:paraId="5F2CB5D4" w14:textId="77777777" w:rsidR="00F542B2" w:rsidRDefault="00F542B2">
            <w:pPr>
              <w:pStyle w:val="TableParagraph"/>
              <w:spacing w:before="117"/>
              <w:ind w:left="59"/>
              <w:rPr>
                <w:ins w:id="547" w:author="AMDUR, ALEXANDER" w:date="2026-09-25T20:09:00Z" w16du:dateUtc="2026-09-26T00:09:00Z"/>
                <w:sz w:val="24"/>
              </w:rPr>
            </w:pPr>
            <w:ins w:id="548" w:author="AMDUR, ALEXANDER" w:date="2026-09-25T20:09:00Z" w16du:dateUtc="2026-09-26T00:09:00Z">
              <w:r>
                <w:rPr>
                  <w:spacing w:val="-2"/>
                  <w:sz w:val="24"/>
                </w:rPr>
                <w:t>9403.10.00</w:t>
              </w:r>
            </w:ins>
          </w:p>
        </w:tc>
        <w:tc>
          <w:tcPr>
            <w:tcW w:w="1430" w:type="dxa"/>
            <w:hideMark/>
          </w:tcPr>
          <w:p w14:paraId="5148756F" w14:textId="77777777" w:rsidR="00F542B2" w:rsidRDefault="00F542B2">
            <w:pPr>
              <w:pStyle w:val="TableParagraph"/>
              <w:spacing w:before="117"/>
              <w:ind w:left="60"/>
              <w:rPr>
                <w:ins w:id="549" w:author="AMDUR, ALEXANDER" w:date="2026-09-25T20:09:00Z" w16du:dateUtc="2026-09-26T00:09:00Z"/>
                <w:sz w:val="24"/>
              </w:rPr>
            </w:pPr>
            <w:ins w:id="550" w:author="AMDUR, ALEXANDER" w:date="2026-09-25T20:09:00Z" w16du:dateUtc="2026-09-26T00:09:00Z">
              <w:r>
                <w:rPr>
                  <w:spacing w:val="-2"/>
                  <w:sz w:val="24"/>
                </w:rPr>
                <w:t>9403.20.00</w:t>
              </w:r>
            </w:ins>
          </w:p>
        </w:tc>
      </w:tr>
      <w:tr w:rsidR="00F542B2" w14:paraId="78A6CBE1" w14:textId="77777777" w:rsidTr="00F542B2">
        <w:trPr>
          <w:trHeight w:val="519"/>
          <w:ins w:id="551" w:author="AMDUR, ALEXANDER" w:date="2026-09-25T20:09:00Z" w16du:dateUtc="2026-09-26T00:09:00Z"/>
        </w:trPr>
        <w:tc>
          <w:tcPr>
            <w:tcW w:w="1387" w:type="dxa"/>
            <w:hideMark/>
          </w:tcPr>
          <w:p w14:paraId="71089F55" w14:textId="77777777" w:rsidR="00F542B2" w:rsidRDefault="00F542B2">
            <w:pPr>
              <w:pStyle w:val="TableParagraph"/>
              <w:spacing w:before="117"/>
              <w:ind w:right="20"/>
              <w:jc w:val="center"/>
              <w:rPr>
                <w:ins w:id="552" w:author="AMDUR, ALEXANDER" w:date="2026-09-25T20:09:00Z" w16du:dateUtc="2026-09-26T00:09:00Z"/>
                <w:sz w:val="24"/>
              </w:rPr>
            </w:pPr>
            <w:ins w:id="553" w:author="AMDUR, ALEXANDER" w:date="2026-09-25T20:09:00Z" w16du:dateUtc="2026-09-26T00:09:00Z">
              <w:r>
                <w:rPr>
                  <w:spacing w:val="-2"/>
                  <w:sz w:val="24"/>
                </w:rPr>
                <w:t>9403.99.1040</w:t>
              </w:r>
            </w:ins>
          </w:p>
        </w:tc>
        <w:tc>
          <w:tcPr>
            <w:tcW w:w="1440" w:type="dxa"/>
            <w:hideMark/>
          </w:tcPr>
          <w:p w14:paraId="72D56D45" w14:textId="77777777" w:rsidR="00F542B2" w:rsidRDefault="00F542B2">
            <w:pPr>
              <w:pStyle w:val="TableParagraph"/>
              <w:spacing w:before="117"/>
              <w:ind w:left="59"/>
              <w:rPr>
                <w:ins w:id="554" w:author="AMDUR, ALEXANDER" w:date="2026-09-25T20:09:00Z" w16du:dateUtc="2026-09-26T00:09:00Z"/>
                <w:sz w:val="24"/>
              </w:rPr>
            </w:pPr>
            <w:ins w:id="555" w:author="AMDUR, ALEXANDER" w:date="2026-09-25T20:09:00Z" w16du:dateUtc="2026-09-26T00:09:00Z">
              <w:r>
                <w:rPr>
                  <w:spacing w:val="-2"/>
                  <w:sz w:val="24"/>
                </w:rPr>
                <w:t>9403.99.9010</w:t>
              </w:r>
            </w:ins>
          </w:p>
        </w:tc>
        <w:tc>
          <w:tcPr>
            <w:tcW w:w="1430" w:type="dxa"/>
            <w:hideMark/>
          </w:tcPr>
          <w:p w14:paraId="00CDF7C4" w14:textId="77777777" w:rsidR="00F542B2" w:rsidRDefault="00F542B2">
            <w:pPr>
              <w:pStyle w:val="TableParagraph"/>
              <w:spacing w:before="117"/>
              <w:ind w:left="60"/>
              <w:rPr>
                <w:ins w:id="556" w:author="AMDUR, ALEXANDER" w:date="2026-09-25T20:09:00Z" w16du:dateUtc="2026-09-26T00:09:00Z"/>
                <w:sz w:val="24"/>
              </w:rPr>
            </w:pPr>
            <w:ins w:id="557" w:author="AMDUR, ALEXANDER" w:date="2026-09-25T20:09:00Z" w16du:dateUtc="2026-09-26T00:09:00Z">
              <w:r>
                <w:rPr>
                  <w:spacing w:val="-2"/>
                  <w:sz w:val="24"/>
                </w:rPr>
                <w:t>9403.99.9015</w:t>
              </w:r>
            </w:ins>
          </w:p>
        </w:tc>
      </w:tr>
      <w:tr w:rsidR="00F542B2" w14:paraId="514ABE0F" w14:textId="77777777" w:rsidTr="00F542B2">
        <w:trPr>
          <w:trHeight w:val="519"/>
          <w:ins w:id="558" w:author="AMDUR, ALEXANDER" w:date="2026-09-25T20:09:00Z" w16du:dateUtc="2026-09-26T00:09:00Z"/>
        </w:trPr>
        <w:tc>
          <w:tcPr>
            <w:tcW w:w="1387" w:type="dxa"/>
            <w:hideMark/>
          </w:tcPr>
          <w:p w14:paraId="31E860FD" w14:textId="77777777" w:rsidR="00F542B2" w:rsidRDefault="00F542B2">
            <w:pPr>
              <w:pStyle w:val="TableParagraph"/>
              <w:spacing w:before="117"/>
              <w:ind w:right="20"/>
              <w:jc w:val="center"/>
              <w:rPr>
                <w:ins w:id="559" w:author="AMDUR, ALEXANDER" w:date="2026-09-25T20:09:00Z" w16du:dateUtc="2026-09-26T00:09:00Z"/>
                <w:sz w:val="24"/>
              </w:rPr>
            </w:pPr>
            <w:ins w:id="560" w:author="AMDUR, ALEXANDER" w:date="2026-09-25T20:09:00Z" w16du:dateUtc="2026-09-26T00:09:00Z">
              <w:r>
                <w:rPr>
                  <w:spacing w:val="-2"/>
                  <w:sz w:val="24"/>
                </w:rPr>
                <w:t>9403.99.9020</w:t>
              </w:r>
            </w:ins>
          </w:p>
        </w:tc>
        <w:tc>
          <w:tcPr>
            <w:tcW w:w="1440" w:type="dxa"/>
            <w:hideMark/>
          </w:tcPr>
          <w:p w14:paraId="3ADD9EA8" w14:textId="77777777" w:rsidR="00F542B2" w:rsidRDefault="00F542B2">
            <w:pPr>
              <w:pStyle w:val="TableParagraph"/>
              <w:spacing w:before="117"/>
              <w:ind w:left="59"/>
              <w:rPr>
                <w:ins w:id="561" w:author="AMDUR, ALEXANDER" w:date="2026-09-25T20:09:00Z" w16du:dateUtc="2026-09-26T00:09:00Z"/>
                <w:sz w:val="24"/>
              </w:rPr>
            </w:pPr>
            <w:ins w:id="562" w:author="AMDUR, ALEXANDER" w:date="2026-09-25T20:09:00Z" w16du:dateUtc="2026-09-26T00:09:00Z">
              <w:r>
                <w:rPr>
                  <w:spacing w:val="-2"/>
                  <w:sz w:val="24"/>
                </w:rPr>
                <w:t>9403.99.9040</w:t>
              </w:r>
            </w:ins>
          </w:p>
        </w:tc>
        <w:tc>
          <w:tcPr>
            <w:tcW w:w="1430" w:type="dxa"/>
            <w:hideMark/>
          </w:tcPr>
          <w:p w14:paraId="631C5737" w14:textId="77777777" w:rsidR="00F542B2" w:rsidRDefault="00F542B2">
            <w:pPr>
              <w:pStyle w:val="TableParagraph"/>
              <w:spacing w:before="117"/>
              <w:ind w:left="60"/>
              <w:rPr>
                <w:ins w:id="563" w:author="AMDUR, ALEXANDER" w:date="2026-09-25T20:09:00Z" w16du:dateUtc="2026-09-26T00:09:00Z"/>
                <w:sz w:val="24"/>
              </w:rPr>
            </w:pPr>
            <w:ins w:id="564" w:author="AMDUR, ALEXANDER" w:date="2026-09-25T20:09:00Z" w16du:dateUtc="2026-09-26T00:09:00Z">
              <w:r>
                <w:rPr>
                  <w:spacing w:val="-2"/>
                  <w:sz w:val="24"/>
                </w:rPr>
                <w:t>9403.99.9045</w:t>
              </w:r>
            </w:ins>
          </w:p>
        </w:tc>
      </w:tr>
      <w:tr w:rsidR="00F542B2" w14:paraId="61C0FBA4" w14:textId="77777777" w:rsidTr="00F542B2">
        <w:trPr>
          <w:trHeight w:val="519"/>
          <w:ins w:id="565" w:author="AMDUR, ALEXANDER" w:date="2026-09-25T20:09:00Z" w16du:dateUtc="2026-09-26T00:09:00Z"/>
        </w:trPr>
        <w:tc>
          <w:tcPr>
            <w:tcW w:w="1387" w:type="dxa"/>
            <w:hideMark/>
          </w:tcPr>
          <w:p w14:paraId="3B6A2090" w14:textId="77777777" w:rsidR="00F542B2" w:rsidRDefault="00F542B2">
            <w:pPr>
              <w:pStyle w:val="TableParagraph"/>
              <w:spacing w:before="117"/>
              <w:ind w:right="20"/>
              <w:jc w:val="center"/>
              <w:rPr>
                <w:ins w:id="566" w:author="AMDUR, ALEXANDER" w:date="2026-09-25T20:09:00Z" w16du:dateUtc="2026-09-26T00:09:00Z"/>
                <w:sz w:val="24"/>
              </w:rPr>
            </w:pPr>
            <w:ins w:id="567" w:author="AMDUR, ALEXANDER" w:date="2026-09-25T20:09:00Z" w16du:dateUtc="2026-09-26T00:09:00Z">
              <w:r>
                <w:rPr>
                  <w:spacing w:val="-2"/>
                  <w:sz w:val="24"/>
                </w:rPr>
                <w:t>9405.99.4020</w:t>
              </w:r>
            </w:ins>
          </w:p>
        </w:tc>
        <w:tc>
          <w:tcPr>
            <w:tcW w:w="1440" w:type="dxa"/>
            <w:hideMark/>
          </w:tcPr>
          <w:p w14:paraId="7170095A" w14:textId="77777777" w:rsidR="00F542B2" w:rsidRDefault="00F542B2">
            <w:pPr>
              <w:pStyle w:val="TableParagraph"/>
              <w:spacing w:before="117"/>
              <w:ind w:left="59"/>
              <w:rPr>
                <w:ins w:id="568" w:author="AMDUR, ALEXANDER" w:date="2026-09-25T20:09:00Z" w16du:dateUtc="2026-09-26T00:09:00Z"/>
                <w:sz w:val="24"/>
              </w:rPr>
            </w:pPr>
            <w:ins w:id="569" w:author="AMDUR, ALEXANDER" w:date="2026-09-25T20:09:00Z" w16du:dateUtc="2026-09-26T00:09:00Z">
              <w:r>
                <w:rPr>
                  <w:spacing w:val="-2"/>
                  <w:sz w:val="24"/>
                </w:rPr>
                <w:t>9506.11.4080</w:t>
              </w:r>
            </w:ins>
          </w:p>
        </w:tc>
        <w:tc>
          <w:tcPr>
            <w:tcW w:w="1430" w:type="dxa"/>
            <w:hideMark/>
          </w:tcPr>
          <w:p w14:paraId="7223C81D" w14:textId="77777777" w:rsidR="00F542B2" w:rsidRDefault="00F542B2">
            <w:pPr>
              <w:pStyle w:val="TableParagraph"/>
              <w:spacing w:before="117"/>
              <w:ind w:left="60"/>
              <w:rPr>
                <w:ins w:id="570" w:author="AMDUR, ALEXANDER" w:date="2026-09-25T20:09:00Z" w16du:dateUtc="2026-09-26T00:09:00Z"/>
                <w:sz w:val="24"/>
              </w:rPr>
            </w:pPr>
            <w:ins w:id="571" w:author="AMDUR, ALEXANDER" w:date="2026-09-25T20:09:00Z" w16du:dateUtc="2026-09-26T00:09:00Z">
              <w:r>
                <w:rPr>
                  <w:spacing w:val="-2"/>
                  <w:sz w:val="24"/>
                </w:rPr>
                <w:t>9506.51.4000</w:t>
              </w:r>
            </w:ins>
          </w:p>
        </w:tc>
      </w:tr>
      <w:tr w:rsidR="00F542B2" w14:paraId="04E50F1D" w14:textId="77777777" w:rsidTr="00F542B2">
        <w:trPr>
          <w:trHeight w:val="519"/>
          <w:ins w:id="572" w:author="AMDUR, ALEXANDER" w:date="2026-09-25T20:09:00Z" w16du:dateUtc="2026-09-26T00:09:00Z"/>
        </w:trPr>
        <w:tc>
          <w:tcPr>
            <w:tcW w:w="1387" w:type="dxa"/>
            <w:hideMark/>
          </w:tcPr>
          <w:p w14:paraId="4382AD34" w14:textId="77777777" w:rsidR="00F542B2" w:rsidRDefault="00F542B2">
            <w:pPr>
              <w:pStyle w:val="TableParagraph"/>
              <w:spacing w:before="117"/>
              <w:ind w:right="20"/>
              <w:jc w:val="center"/>
              <w:rPr>
                <w:ins w:id="573" w:author="AMDUR, ALEXANDER" w:date="2026-09-25T20:09:00Z" w16du:dateUtc="2026-09-26T00:09:00Z"/>
                <w:sz w:val="24"/>
              </w:rPr>
            </w:pPr>
            <w:ins w:id="574" w:author="AMDUR, ALEXANDER" w:date="2026-09-25T20:09:00Z" w16du:dateUtc="2026-09-26T00:09:00Z">
              <w:r>
                <w:rPr>
                  <w:spacing w:val="-2"/>
                  <w:sz w:val="24"/>
                </w:rPr>
                <w:t>9506.51.6000</w:t>
              </w:r>
            </w:ins>
          </w:p>
        </w:tc>
        <w:tc>
          <w:tcPr>
            <w:tcW w:w="1440" w:type="dxa"/>
            <w:hideMark/>
          </w:tcPr>
          <w:p w14:paraId="073B6994" w14:textId="77777777" w:rsidR="00F542B2" w:rsidRDefault="00F542B2">
            <w:pPr>
              <w:pStyle w:val="TableParagraph"/>
              <w:spacing w:before="117"/>
              <w:ind w:left="59"/>
              <w:rPr>
                <w:ins w:id="575" w:author="AMDUR, ALEXANDER" w:date="2026-09-25T20:09:00Z" w16du:dateUtc="2026-09-26T00:09:00Z"/>
                <w:sz w:val="24"/>
              </w:rPr>
            </w:pPr>
            <w:ins w:id="576" w:author="AMDUR, ALEXANDER" w:date="2026-09-25T20:09:00Z" w16du:dateUtc="2026-09-26T00:09:00Z">
              <w:r>
                <w:rPr>
                  <w:spacing w:val="-2"/>
                  <w:sz w:val="24"/>
                </w:rPr>
                <w:t>9506.59.4040</w:t>
              </w:r>
            </w:ins>
          </w:p>
        </w:tc>
        <w:tc>
          <w:tcPr>
            <w:tcW w:w="1430" w:type="dxa"/>
            <w:hideMark/>
          </w:tcPr>
          <w:p w14:paraId="0D4E0366" w14:textId="77777777" w:rsidR="00F542B2" w:rsidRDefault="00F542B2">
            <w:pPr>
              <w:pStyle w:val="TableParagraph"/>
              <w:spacing w:before="117"/>
              <w:ind w:left="60"/>
              <w:rPr>
                <w:ins w:id="577" w:author="AMDUR, ALEXANDER" w:date="2026-09-25T20:09:00Z" w16du:dateUtc="2026-09-26T00:09:00Z"/>
                <w:sz w:val="24"/>
              </w:rPr>
            </w:pPr>
            <w:ins w:id="578" w:author="AMDUR, ALEXANDER" w:date="2026-09-25T20:09:00Z" w16du:dateUtc="2026-09-26T00:09:00Z">
              <w:r>
                <w:rPr>
                  <w:spacing w:val="-2"/>
                  <w:sz w:val="24"/>
                </w:rPr>
                <w:t>9506.70.2090</w:t>
              </w:r>
            </w:ins>
          </w:p>
        </w:tc>
      </w:tr>
      <w:tr w:rsidR="00F542B2" w14:paraId="382355F6" w14:textId="77777777" w:rsidTr="00F542B2">
        <w:trPr>
          <w:trHeight w:val="519"/>
          <w:ins w:id="579" w:author="AMDUR, ALEXANDER" w:date="2026-09-25T20:09:00Z" w16du:dateUtc="2026-09-26T00:09:00Z"/>
        </w:trPr>
        <w:tc>
          <w:tcPr>
            <w:tcW w:w="1387" w:type="dxa"/>
            <w:hideMark/>
          </w:tcPr>
          <w:p w14:paraId="628181B5" w14:textId="77777777" w:rsidR="00F542B2" w:rsidRDefault="00F542B2">
            <w:pPr>
              <w:pStyle w:val="TableParagraph"/>
              <w:spacing w:before="117"/>
              <w:ind w:right="20"/>
              <w:jc w:val="center"/>
              <w:rPr>
                <w:ins w:id="580" w:author="AMDUR, ALEXANDER" w:date="2026-09-25T20:09:00Z" w16du:dateUtc="2026-09-26T00:09:00Z"/>
                <w:sz w:val="24"/>
              </w:rPr>
            </w:pPr>
            <w:ins w:id="581" w:author="AMDUR, ALEXANDER" w:date="2026-09-25T20:09:00Z" w16du:dateUtc="2026-09-26T00:09:00Z">
              <w:r>
                <w:rPr>
                  <w:spacing w:val="-2"/>
                  <w:sz w:val="24"/>
                </w:rPr>
                <w:t>9506.91.0010</w:t>
              </w:r>
            </w:ins>
          </w:p>
        </w:tc>
        <w:tc>
          <w:tcPr>
            <w:tcW w:w="1440" w:type="dxa"/>
            <w:hideMark/>
          </w:tcPr>
          <w:p w14:paraId="1D59E31C" w14:textId="77777777" w:rsidR="00F542B2" w:rsidRDefault="00F542B2">
            <w:pPr>
              <w:pStyle w:val="TableParagraph"/>
              <w:spacing w:before="117"/>
              <w:ind w:left="59"/>
              <w:rPr>
                <w:ins w:id="582" w:author="AMDUR, ALEXANDER" w:date="2026-09-25T20:09:00Z" w16du:dateUtc="2026-09-26T00:09:00Z"/>
                <w:sz w:val="24"/>
              </w:rPr>
            </w:pPr>
            <w:ins w:id="583" w:author="AMDUR, ALEXANDER" w:date="2026-09-25T20:09:00Z" w16du:dateUtc="2026-09-26T00:09:00Z">
              <w:r>
                <w:rPr>
                  <w:spacing w:val="-2"/>
                  <w:sz w:val="24"/>
                </w:rPr>
                <w:t>9506.91.0020</w:t>
              </w:r>
            </w:ins>
          </w:p>
        </w:tc>
        <w:tc>
          <w:tcPr>
            <w:tcW w:w="1430" w:type="dxa"/>
            <w:hideMark/>
          </w:tcPr>
          <w:p w14:paraId="1C6A614C" w14:textId="77777777" w:rsidR="00F542B2" w:rsidRDefault="00F542B2">
            <w:pPr>
              <w:pStyle w:val="TableParagraph"/>
              <w:spacing w:before="117"/>
              <w:ind w:left="60"/>
              <w:rPr>
                <w:ins w:id="584" w:author="AMDUR, ALEXANDER" w:date="2026-09-25T20:09:00Z" w16du:dateUtc="2026-09-26T00:09:00Z"/>
                <w:sz w:val="24"/>
              </w:rPr>
            </w:pPr>
            <w:ins w:id="585" w:author="AMDUR, ALEXANDER" w:date="2026-09-25T20:09:00Z" w16du:dateUtc="2026-09-26T00:09:00Z">
              <w:r>
                <w:rPr>
                  <w:spacing w:val="-2"/>
                  <w:sz w:val="24"/>
                </w:rPr>
                <w:t>9506.91.0030</w:t>
              </w:r>
            </w:ins>
          </w:p>
        </w:tc>
      </w:tr>
      <w:tr w:rsidR="00F542B2" w14:paraId="6F75D6F5" w14:textId="77777777" w:rsidTr="00F542B2">
        <w:trPr>
          <w:trHeight w:val="519"/>
          <w:ins w:id="586" w:author="AMDUR, ALEXANDER" w:date="2026-09-25T20:09:00Z" w16du:dateUtc="2026-09-26T00:09:00Z"/>
        </w:trPr>
        <w:tc>
          <w:tcPr>
            <w:tcW w:w="1387" w:type="dxa"/>
            <w:hideMark/>
          </w:tcPr>
          <w:p w14:paraId="3EA57E6E" w14:textId="77777777" w:rsidR="00F542B2" w:rsidRDefault="00F542B2">
            <w:pPr>
              <w:pStyle w:val="TableParagraph"/>
              <w:spacing w:before="117"/>
              <w:ind w:right="20"/>
              <w:jc w:val="center"/>
              <w:rPr>
                <w:ins w:id="587" w:author="AMDUR, ALEXANDER" w:date="2026-09-25T20:09:00Z" w16du:dateUtc="2026-09-26T00:09:00Z"/>
                <w:sz w:val="24"/>
              </w:rPr>
            </w:pPr>
            <w:ins w:id="588" w:author="AMDUR, ALEXANDER" w:date="2026-09-25T20:09:00Z" w16du:dateUtc="2026-09-26T00:09:00Z">
              <w:r>
                <w:rPr>
                  <w:spacing w:val="-2"/>
                  <w:sz w:val="24"/>
                </w:rPr>
                <w:t>9506.99.0510</w:t>
              </w:r>
            </w:ins>
          </w:p>
        </w:tc>
        <w:tc>
          <w:tcPr>
            <w:tcW w:w="1440" w:type="dxa"/>
            <w:hideMark/>
          </w:tcPr>
          <w:p w14:paraId="6DF02769" w14:textId="77777777" w:rsidR="00F542B2" w:rsidRDefault="00F542B2">
            <w:pPr>
              <w:pStyle w:val="TableParagraph"/>
              <w:spacing w:before="117"/>
              <w:ind w:left="59"/>
              <w:rPr>
                <w:ins w:id="589" w:author="AMDUR, ALEXANDER" w:date="2026-09-25T20:09:00Z" w16du:dateUtc="2026-09-26T00:09:00Z"/>
                <w:sz w:val="24"/>
              </w:rPr>
            </w:pPr>
            <w:ins w:id="590" w:author="AMDUR, ALEXANDER" w:date="2026-09-25T20:09:00Z" w16du:dateUtc="2026-09-26T00:09:00Z">
              <w:r>
                <w:rPr>
                  <w:spacing w:val="-2"/>
                  <w:sz w:val="24"/>
                </w:rPr>
                <w:t>9506.99.0520</w:t>
              </w:r>
            </w:ins>
          </w:p>
        </w:tc>
        <w:tc>
          <w:tcPr>
            <w:tcW w:w="1430" w:type="dxa"/>
            <w:hideMark/>
          </w:tcPr>
          <w:p w14:paraId="3124E51A" w14:textId="77777777" w:rsidR="00F542B2" w:rsidRDefault="00F542B2">
            <w:pPr>
              <w:pStyle w:val="TableParagraph"/>
              <w:spacing w:before="117"/>
              <w:ind w:left="60"/>
              <w:rPr>
                <w:ins w:id="591" w:author="AMDUR, ALEXANDER" w:date="2026-09-25T20:09:00Z" w16du:dateUtc="2026-09-26T00:09:00Z"/>
                <w:sz w:val="24"/>
              </w:rPr>
            </w:pPr>
            <w:ins w:id="592" w:author="AMDUR, ALEXANDER" w:date="2026-09-25T20:09:00Z" w16du:dateUtc="2026-09-26T00:09:00Z">
              <w:r>
                <w:rPr>
                  <w:spacing w:val="-2"/>
                  <w:sz w:val="24"/>
                </w:rPr>
                <w:t>9506.99.0530</w:t>
              </w:r>
            </w:ins>
          </w:p>
        </w:tc>
      </w:tr>
      <w:tr w:rsidR="00F542B2" w14:paraId="588E7E93" w14:textId="77777777" w:rsidTr="00F542B2">
        <w:trPr>
          <w:trHeight w:val="519"/>
          <w:ins w:id="593" w:author="AMDUR, ALEXANDER" w:date="2026-09-25T20:09:00Z" w16du:dateUtc="2026-09-26T00:09:00Z"/>
        </w:trPr>
        <w:tc>
          <w:tcPr>
            <w:tcW w:w="1387" w:type="dxa"/>
            <w:hideMark/>
          </w:tcPr>
          <w:p w14:paraId="16C45DE8" w14:textId="77777777" w:rsidR="00F542B2" w:rsidRDefault="00F542B2">
            <w:pPr>
              <w:pStyle w:val="TableParagraph"/>
              <w:spacing w:before="117"/>
              <w:ind w:right="20"/>
              <w:jc w:val="center"/>
              <w:rPr>
                <w:ins w:id="594" w:author="AMDUR, ALEXANDER" w:date="2026-09-25T20:09:00Z" w16du:dateUtc="2026-09-26T00:09:00Z"/>
                <w:sz w:val="24"/>
              </w:rPr>
            </w:pPr>
            <w:ins w:id="595" w:author="AMDUR, ALEXANDER" w:date="2026-09-25T20:09:00Z" w16du:dateUtc="2026-09-26T00:09:00Z">
              <w:r>
                <w:rPr>
                  <w:spacing w:val="-2"/>
                  <w:sz w:val="24"/>
                </w:rPr>
                <w:t>9506.99.1500</w:t>
              </w:r>
            </w:ins>
          </w:p>
        </w:tc>
        <w:tc>
          <w:tcPr>
            <w:tcW w:w="1440" w:type="dxa"/>
            <w:hideMark/>
          </w:tcPr>
          <w:p w14:paraId="06534C26" w14:textId="77777777" w:rsidR="00F542B2" w:rsidRDefault="00F542B2">
            <w:pPr>
              <w:pStyle w:val="TableParagraph"/>
              <w:spacing w:before="117"/>
              <w:ind w:left="59"/>
              <w:rPr>
                <w:ins w:id="596" w:author="AMDUR, ALEXANDER" w:date="2026-09-25T20:09:00Z" w16du:dateUtc="2026-09-26T00:09:00Z"/>
                <w:sz w:val="24"/>
              </w:rPr>
            </w:pPr>
            <w:ins w:id="597" w:author="AMDUR, ALEXANDER" w:date="2026-09-25T20:09:00Z" w16du:dateUtc="2026-09-26T00:09:00Z">
              <w:r>
                <w:rPr>
                  <w:spacing w:val="-2"/>
                  <w:sz w:val="24"/>
                </w:rPr>
                <w:t>9506.99.2000</w:t>
              </w:r>
            </w:ins>
          </w:p>
        </w:tc>
        <w:tc>
          <w:tcPr>
            <w:tcW w:w="1430" w:type="dxa"/>
            <w:hideMark/>
          </w:tcPr>
          <w:p w14:paraId="449D107E" w14:textId="77777777" w:rsidR="00F542B2" w:rsidRDefault="00F542B2">
            <w:pPr>
              <w:pStyle w:val="TableParagraph"/>
              <w:spacing w:before="117"/>
              <w:ind w:left="60"/>
              <w:rPr>
                <w:ins w:id="598" w:author="AMDUR, ALEXANDER" w:date="2026-09-25T20:09:00Z" w16du:dateUtc="2026-09-26T00:09:00Z"/>
                <w:sz w:val="24"/>
              </w:rPr>
            </w:pPr>
            <w:ins w:id="599" w:author="AMDUR, ALEXANDER" w:date="2026-09-25T20:09:00Z" w16du:dateUtc="2026-09-26T00:09:00Z">
              <w:r>
                <w:rPr>
                  <w:spacing w:val="-2"/>
                  <w:sz w:val="24"/>
                </w:rPr>
                <w:t>9506.99.2580</w:t>
              </w:r>
            </w:ins>
          </w:p>
        </w:tc>
      </w:tr>
      <w:tr w:rsidR="00F542B2" w14:paraId="3FB0F28A" w14:textId="77777777" w:rsidTr="00F542B2">
        <w:trPr>
          <w:trHeight w:val="519"/>
          <w:ins w:id="600" w:author="AMDUR, ALEXANDER" w:date="2026-09-25T20:09:00Z" w16du:dateUtc="2026-09-26T00:09:00Z"/>
        </w:trPr>
        <w:tc>
          <w:tcPr>
            <w:tcW w:w="1387" w:type="dxa"/>
            <w:hideMark/>
          </w:tcPr>
          <w:p w14:paraId="6D9AAE35" w14:textId="77777777" w:rsidR="00F542B2" w:rsidRDefault="00F542B2">
            <w:pPr>
              <w:pStyle w:val="TableParagraph"/>
              <w:spacing w:before="117"/>
              <w:ind w:right="20"/>
              <w:jc w:val="center"/>
              <w:rPr>
                <w:ins w:id="601" w:author="AMDUR, ALEXANDER" w:date="2026-09-25T20:09:00Z" w16du:dateUtc="2026-09-26T00:09:00Z"/>
                <w:sz w:val="24"/>
              </w:rPr>
            </w:pPr>
            <w:ins w:id="602" w:author="AMDUR, ALEXANDER" w:date="2026-09-25T20:09:00Z" w16du:dateUtc="2026-09-26T00:09:00Z">
              <w:r>
                <w:rPr>
                  <w:spacing w:val="-2"/>
                  <w:sz w:val="24"/>
                </w:rPr>
                <w:t>9506.99.2800</w:t>
              </w:r>
            </w:ins>
          </w:p>
        </w:tc>
        <w:tc>
          <w:tcPr>
            <w:tcW w:w="1440" w:type="dxa"/>
            <w:hideMark/>
          </w:tcPr>
          <w:p w14:paraId="621A1B2B" w14:textId="77777777" w:rsidR="00F542B2" w:rsidRDefault="00F542B2">
            <w:pPr>
              <w:pStyle w:val="TableParagraph"/>
              <w:spacing w:before="117"/>
              <w:ind w:left="59"/>
              <w:rPr>
                <w:ins w:id="603" w:author="AMDUR, ALEXANDER" w:date="2026-09-25T20:09:00Z" w16du:dateUtc="2026-09-26T00:09:00Z"/>
                <w:sz w:val="24"/>
              </w:rPr>
            </w:pPr>
            <w:ins w:id="604" w:author="AMDUR, ALEXANDER" w:date="2026-09-25T20:09:00Z" w16du:dateUtc="2026-09-26T00:09:00Z">
              <w:r>
                <w:rPr>
                  <w:spacing w:val="-2"/>
                  <w:sz w:val="24"/>
                </w:rPr>
                <w:t>9506.99.5500</w:t>
              </w:r>
            </w:ins>
          </w:p>
        </w:tc>
        <w:tc>
          <w:tcPr>
            <w:tcW w:w="1430" w:type="dxa"/>
            <w:hideMark/>
          </w:tcPr>
          <w:p w14:paraId="1E911A76" w14:textId="77777777" w:rsidR="00F542B2" w:rsidRDefault="00F542B2">
            <w:pPr>
              <w:pStyle w:val="TableParagraph"/>
              <w:spacing w:before="117"/>
              <w:ind w:left="60"/>
              <w:rPr>
                <w:ins w:id="605" w:author="AMDUR, ALEXANDER" w:date="2026-09-25T20:09:00Z" w16du:dateUtc="2026-09-26T00:09:00Z"/>
                <w:sz w:val="24"/>
              </w:rPr>
            </w:pPr>
            <w:ins w:id="606" w:author="AMDUR, ALEXANDER" w:date="2026-09-25T20:09:00Z" w16du:dateUtc="2026-09-26T00:09:00Z">
              <w:r>
                <w:rPr>
                  <w:spacing w:val="-2"/>
                  <w:sz w:val="24"/>
                </w:rPr>
                <w:t>9506.99.6080</w:t>
              </w:r>
            </w:ins>
          </w:p>
        </w:tc>
      </w:tr>
      <w:tr w:rsidR="00F542B2" w14:paraId="2B543340" w14:textId="77777777" w:rsidTr="00F542B2">
        <w:trPr>
          <w:trHeight w:val="519"/>
          <w:ins w:id="607" w:author="AMDUR, ALEXANDER" w:date="2026-09-25T20:09:00Z" w16du:dateUtc="2026-09-26T00:09:00Z"/>
        </w:trPr>
        <w:tc>
          <w:tcPr>
            <w:tcW w:w="1387" w:type="dxa"/>
            <w:hideMark/>
          </w:tcPr>
          <w:p w14:paraId="02557187" w14:textId="77777777" w:rsidR="00F542B2" w:rsidRDefault="00F542B2">
            <w:pPr>
              <w:pStyle w:val="TableParagraph"/>
              <w:spacing w:before="117"/>
              <w:ind w:right="20"/>
              <w:jc w:val="center"/>
              <w:rPr>
                <w:ins w:id="608" w:author="AMDUR, ALEXANDER" w:date="2026-09-25T20:09:00Z" w16du:dateUtc="2026-09-26T00:09:00Z"/>
                <w:sz w:val="24"/>
              </w:rPr>
            </w:pPr>
            <w:ins w:id="609" w:author="AMDUR, ALEXANDER" w:date="2026-09-25T20:09:00Z" w16du:dateUtc="2026-09-26T00:09:00Z">
              <w:r>
                <w:rPr>
                  <w:spacing w:val="-2"/>
                  <w:sz w:val="24"/>
                </w:rPr>
                <w:t>9507.30.2000</w:t>
              </w:r>
            </w:ins>
          </w:p>
        </w:tc>
        <w:tc>
          <w:tcPr>
            <w:tcW w:w="1440" w:type="dxa"/>
            <w:hideMark/>
          </w:tcPr>
          <w:p w14:paraId="22F0EFE8" w14:textId="77777777" w:rsidR="00F542B2" w:rsidRDefault="00F542B2">
            <w:pPr>
              <w:pStyle w:val="TableParagraph"/>
              <w:spacing w:before="117"/>
              <w:ind w:left="59"/>
              <w:rPr>
                <w:ins w:id="610" w:author="AMDUR, ALEXANDER" w:date="2026-09-25T20:09:00Z" w16du:dateUtc="2026-09-26T00:09:00Z"/>
                <w:sz w:val="24"/>
              </w:rPr>
            </w:pPr>
            <w:ins w:id="611" w:author="AMDUR, ALEXANDER" w:date="2026-09-25T20:09:00Z" w16du:dateUtc="2026-09-26T00:09:00Z">
              <w:r>
                <w:rPr>
                  <w:spacing w:val="-2"/>
                  <w:sz w:val="24"/>
                </w:rPr>
                <w:t>9507.30.4000</w:t>
              </w:r>
            </w:ins>
          </w:p>
        </w:tc>
        <w:tc>
          <w:tcPr>
            <w:tcW w:w="1430" w:type="dxa"/>
            <w:hideMark/>
          </w:tcPr>
          <w:p w14:paraId="1030630A" w14:textId="77777777" w:rsidR="00F542B2" w:rsidRDefault="00F542B2">
            <w:pPr>
              <w:pStyle w:val="TableParagraph"/>
              <w:spacing w:before="117"/>
              <w:ind w:left="60"/>
              <w:rPr>
                <w:ins w:id="612" w:author="AMDUR, ALEXANDER" w:date="2026-09-25T20:09:00Z" w16du:dateUtc="2026-09-26T00:09:00Z"/>
                <w:sz w:val="24"/>
              </w:rPr>
            </w:pPr>
            <w:ins w:id="613" w:author="AMDUR, ALEXANDER" w:date="2026-09-25T20:09:00Z" w16du:dateUtc="2026-09-26T00:09:00Z">
              <w:r>
                <w:rPr>
                  <w:spacing w:val="-2"/>
                  <w:sz w:val="24"/>
                </w:rPr>
                <w:t>9507.30.6000</w:t>
              </w:r>
            </w:ins>
          </w:p>
        </w:tc>
      </w:tr>
      <w:tr w:rsidR="00F542B2" w14:paraId="77229693" w14:textId="77777777" w:rsidTr="00F542B2">
        <w:trPr>
          <w:trHeight w:val="566"/>
          <w:ins w:id="614" w:author="AMDUR, ALEXANDER" w:date="2026-09-25T20:09:00Z" w16du:dateUtc="2026-09-26T00:09:00Z"/>
        </w:trPr>
        <w:tc>
          <w:tcPr>
            <w:tcW w:w="1387" w:type="dxa"/>
            <w:hideMark/>
          </w:tcPr>
          <w:p w14:paraId="583EF611" w14:textId="77777777" w:rsidR="00F542B2" w:rsidRDefault="00F542B2">
            <w:pPr>
              <w:pStyle w:val="TableParagraph"/>
              <w:spacing w:before="117"/>
              <w:ind w:right="20"/>
              <w:jc w:val="center"/>
              <w:rPr>
                <w:ins w:id="615" w:author="AMDUR, ALEXANDER" w:date="2026-09-25T20:09:00Z" w16du:dateUtc="2026-09-26T00:09:00Z"/>
                <w:sz w:val="24"/>
              </w:rPr>
            </w:pPr>
            <w:ins w:id="616" w:author="AMDUR, ALEXANDER" w:date="2026-09-25T20:09:00Z" w16du:dateUtc="2026-09-26T00:09:00Z">
              <w:r>
                <w:rPr>
                  <w:spacing w:val="-2"/>
                  <w:sz w:val="24"/>
                </w:rPr>
                <w:t>9507.30.8000</w:t>
              </w:r>
            </w:ins>
          </w:p>
        </w:tc>
        <w:tc>
          <w:tcPr>
            <w:tcW w:w="1440" w:type="dxa"/>
            <w:hideMark/>
          </w:tcPr>
          <w:p w14:paraId="0272BF86" w14:textId="77777777" w:rsidR="00F542B2" w:rsidRDefault="00F542B2">
            <w:pPr>
              <w:pStyle w:val="TableParagraph"/>
              <w:spacing w:before="117"/>
              <w:ind w:left="59"/>
              <w:rPr>
                <w:ins w:id="617" w:author="AMDUR, ALEXANDER" w:date="2026-09-25T20:09:00Z" w16du:dateUtc="2026-09-26T00:09:00Z"/>
                <w:sz w:val="24"/>
              </w:rPr>
            </w:pPr>
            <w:ins w:id="618" w:author="AMDUR, ALEXANDER" w:date="2026-09-25T20:09:00Z" w16du:dateUtc="2026-09-26T00:09:00Z">
              <w:r>
                <w:rPr>
                  <w:spacing w:val="-2"/>
                  <w:sz w:val="24"/>
                </w:rPr>
                <w:t>9507.90.6000</w:t>
              </w:r>
            </w:ins>
          </w:p>
        </w:tc>
        <w:tc>
          <w:tcPr>
            <w:tcW w:w="1430" w:type="dxa"/>
            <w:hideMark/>
          </w:tcPr>
          <w:p w14:paraId="072A26E3" w14:textId="77777777" w:rsidR="00F542B2" w:rsidRDefault="00F542B2">
            <w:pPr>
              <w:pStyle w:val="TableParagraph"/>
              <w:spacing w:before="117"/>
              <w:ind w:left="60"/>
              <w:rPr>
                <w:ins w:id="619" w:author="AMDUR, ALEXANDER" w:date="2026-09-25T20:09:00Z" w16du:dateUtc="2026-09-26T00:09:00Z"/>
                <w:sz w:val="24"/>
              </w:rPr>
            </w:pPr>
            <w:ins w:id="620" w:author="AMDUR, ALEXANDER" w:date="2026-09-25T20:09:00Z" w16du:dateUtc="2026-09-26T00:09:00Z">
              <w:r>
                <w:rPr>
                  <w:spacing w:val="-2"/>
                  <w:sz w:val="24"/>
                </w:rPr>
                <w:t>9603.90.8050</w:t>
              </w:r>
            </w:ins>
          </w:p>
        </w:tc>
      </w:tr>
      <w:tr w:rsidR="00F542B2" w14:paraId="60F8A970" w14:textId="77777777" w:rsidTr="00F542B2">
        <w:trPr>
          <w:gridAfter w:val="1"/>
          <w:wAfter w:w="1430" w:type="dxa"/>
          <w:trHeight w:val="439"/>
          <w:ins w:id="621" w:author="AMDUR, ALEXANDER" w:date="2026-09-25T20:09:00Z" w16du:dateUtc="2026-09-26T00:09:00Z"/>
        </w:trPr>
        <w:tc>
          <w:tcPr>
            <w:tcW w:w="1387" w:type="dxa"/>
            <w:hideMark/>
          </w:tcPr>
          <w:p w14:paraId="04F77A83" w14:textId="77777777" w:rsidR="00F542B2" w:rsidRDefault="00F542B2">
            <w:pPr>
              <w:pStyle w:val="TableParagraph"/>
              <w:spacing w:before="163" w:line="256" w:lineRule="exact"/>
              <w:ind w:right="20"/>
              <w:rPr>
                <w:ins w:id="622" w:author="AMDUR, ALEXANDER" w:date="2026-09-25T20:09:00Z" w16du:dateUtc="2026-09-26T00:09:00Z"/>
                <w:sz w:val="24"/>
              </w:rPr>
            </w:pPr>
            <w:ins w:id="623" w:author="AMDUR, ALEXANDER" w:date="2026-09-25T20:09:00Z" w16du:dateUtc="2026-09-26T00:09:00Z">
              <w:r>
                <w:rPr>
                  <w:spacing w:val="-2"/>
                  <w:sz w:val="24"/>
                </w:rPr>
                <w:t>2203.00.0060</w:t>
              </w:r>
            </w:ins>
          </w:p>
        </w:tc>
        <w:tc>
          <w:tcPr>
            <w:tcW w:w="1440" w:type="dxa"/>
            <w:hideMark/>
          </w:tcPr>
          <w:p w14:paraId="25239430" w14:textId="77777777" w:rsidR="00F542B2" w:rsidRDefault="00F542B2">
            <w:pPr>
              <w:pStyle w:val="TableParagraph"/>
              <w:spacing w:before="163" w:line="256" w:lineRule="exact"/>
              <w:ind w:left="60"/>
              <w:rPr>
                <w:ins w:id="624" w:author="AMDUR, ALEXANDER" w:date="2026-09-25T20:09:00Z" w16du:dateUtc="2026-09-26T00:09:00Z"/>
                <w:sz w:val="24"/>
              </w:rPr>
            </w:pPr>
            <w:ins w:id="625" w:author="AMDUR, ALEXANDER" w:date="2026-09-25T20:09:00Z" w16du:dateUtc="2026-09-26T00:09:00Z">
              <w:r>
                <w:rPr>
                  <w:spacing w:val="-2"/>
                  <w:sz w:val="24"/>
                </w:rPr>
                <w:t>2203.00.0090</w:t>
              </w:r>
            </w:ins>
          </w:p>
        </w:tc>
      </w:tr>
      <w:tr w:rsidR="00F542B2" w14:paraId="07F23F53" w14:textId="77777777" w:rsidTr="00F542B2">
        <w:trPr>
          <w:trHeight w:val="439"/>
          <w:ins w:id="626" w:author="AMDUR, ALEXANDER" w:date="2026-09-25T20:09:00Z" w16du:dateUtc="2026-09-26T00:09:00Z"/>
        </w:trPr>
        <w:tc>
          <w:tcPr>
            <w:tcW w:w="1387" w:type="dxa"/>
            <w:vAlign w:val="center"/>
          </w:tcPr>
          <w:p w14:paraId="3E8909C6" w14:textId="77777777" w:rsidR="00F542B2" w:rsidRDefault="00F542B2">
            <w:pPr>
              <w:pStyle w:val="TableParagraph"/>
              <w:spacing w:before="163" w:line="256" w:lineRule="exact"/>
              <w:ind w:right="20"/>
              <w:rPr>
                <w:ins w:id="627" w:author="AMDUR, ALEXANDER" w:date="2026-09-25T20:09:00Z" w16du:dateUtc="2026-09-26T00:09:00Z"/>
                <w:spacing w:val="-2"/>
                <w:sz w:val="24"/>
              </w:rPr>
            </w:pPr>
          </w:p>
        </w:tc>
        <w:tc>
          <w:tcPr>
            <w:tcW w:w="1440" w:type="dxa"/>
            <w:vAlign w:val="center"/>
          </w:tcPr>
          <w:p w14:paraId="2A48D3D6" w14:textId="77777777" w:rsidR="00F542B2" w:rsidRDefault="00F542B2">
            <w:pPr>
              <w:pStyle w:val="TableParagraph"/>
              <w:spacing w:before="163" w:line="256" w:lineRule="exact"/>
              <w:ind w:left="60"/>
              <w:rPr>
                <w:ins w:id="628" w:author="AMDUR, ALEXANDER" w:date="2026-09-25T20:09:00Z" w16du:dateUtc="2026-09-26T00:09:00Z"/>
                <w:spacing w:val="-2"/>
                <w:sz w:val="24"/>
              </w:rPr>
            </w:pPr>
          </w:p>
        </w:tc>
        <w:tc>
          <w:tcPr>
            <w:tcW w:w="1430" w:type="dxa"/>
            <w:vAlign w:val="bottom"/>
          </w:tcPr>
          <w:p w14:paraId="46F38997" w14:textId="77777777" w:rsidR="00F542B2" w:rsidRDefault="00F542B2">
            <w:pPr>
              <w:pStyle w:val="TableParagraph"/>
              <w:spacing w:before="0"/>
              <w:ind w:left="0"/>
              <w:rPr>
                <w:ins w:id="629" w:author="AMDUR, ALEXANDER" w:date="2026-09-25T20:09:00Z" w16du:dateUtc="2026-09-26T00:09:00Z"/>
                <w:sz w:val="24"/>
              </w:rPr>
            </w:pPr>
          </w:p>
        </w:tc>
      </w:tr>
    </w:tbl>
    <w:p w14:paraId="450745BF" w14:textId="77777777" w:rsidR="00F542B2" w:rsidRDefault="00F542B2">
      <w:pPr>
        <w:pStyle w:val="BodyText"/>
        <w:spacing w:before="10" w:after="1"/>
        <w:ind w:left="0"/>
        <w:rPr>
          <w:ins w:id="630" w:author="AMDUR, ALEXANDER" w:date="2026-09-25T20:09:00Z" w16du:dateUtc="2026-09-26T00:09:00Z"/>
          <w:b/>
          <w:sz w:val="20"/>
        </w:rPr>
      </w:pPr>
    </w:p>
    <w:p w14:paraId="2C0AAD05" w14:textId="77777777" w:rsidR="00F542B2" w:rsidRDefault="00F542B2">
      <w:pPr>
        <w:pStyle w:val="BodyText"/>
        <w:spacing w:before="10" w:after="1"/>
        <w:ind w:left="0"/>
        <w:rPr>
          <w:ins w:id="631" w:author="AMDUR, ALEXANDER" w:date="2026-09-25T20:09:00Z" w16du:dateUtc="2026-09-26T00:09:00Z"/>
          <w:b/>
          <w:sz w:val="20"/>
        </w:rPr>
      </w:pPr>
    </w:p>
    <w:p w14:paraId="45B63B14" w14:textId="77777777" w:rsidR="00B6323E" w:rsidRDefault="0067081A">
      <w:pPr>
        <w:spacing w:before="105" w:line="321" w:lineRule="auto"/>
        <w:ind w:left="180" w:right="281"/>
        <w:rPr>
          <w:ins w:id="632" w:author="AMDUR, ALEXANDER" w:date="2026-09-25T20:09:00Z" w16du:dateUtc="2026-09-26T00:09:00Z"/>
          <w:b/>
          <w:sz w:val="24"/>
        </w:rPr>
      </w:pPr>
      <w:ins w:id="633" w:author="AMDUR, ALEXANDER" w:date="2026-09-25T20:09:00Z" w16du:dateUtc="2026-09-26T00:09:00Z">
        <w:r>
          <w:rPr>
            <w:b/>
            <w:sz w:val="24"/>
          </w:rPr>
          <w:t>9903.85.67 and 9903.85.69:</w:t>
        </w:r>
        <w:r>
          <w:rPr>
            <w:b/>
            <w:spacing w:val="40"/>
            <w:sz w:val="24"/>
          </w:rPr>
          <w:t xml:space="preserve"> </w:t>
        </w:r>
        <w:r>
          <w:rPr>
            <w:b/>
            <w:sz w:val="24"/>
          </w:rPr>
          <w:t xml:space="preserve">Aluminum products except derivative articles that are the product of Russia, </w:t>
        </w:r>
        <w:r>
          <w:rPr>
            <w:b/>
            <w:sz w:val="24"/>
            <w:u w:val="single"/>
          </w:rPr>
          <w:t>or</w:t>
        </w:r>
        <w:r>
          <w:rPr>
            <w:b/>
            <w:sz w:val="24"/>
          </w:rPr>
          <w:t xml:space="preserve"> where any amount of primary aluminum used in the manufacture</w:t>
        </w:r>
        <w:r>
          <w:rPr>
            <w:b/>
            <w:spacing w:val="40"/>
            <w:sz w:val="24"/>
          </w:rPr>
          <w:t xml:space="preserve"> </w:t>
        </w:r>
        <w:r>
          <w:rPr>
            <w:b/>
            <w:sz w:val="24"/>
          </w:rPr>
          <w:t xml:space="preserve">of the aluminum articles is smelted in Russia, </w:t>
        </w:r>
        <w:r>
          <w:rPr>
            <w:b/>
            <w:sz w:val="24"/>
            <w:u w:val="single"/>
          </w:rPr>
          <w:t>or</w:t>
        </w:r>
        <w:r>
          <w:rPr>
            <w:b/>
            <w:sz w:val="24"/>
          </w:rPr>
          <w:t xml:space="preserve"> where the aluminum articles are cast in Russia, the foregoing under</w:t>
        </w:r>
        <w:r>
          <w:rPr>
            <w:b/>
            <w:spacing w:val="-2"/>
            <w:sz w:val="24"/>
          </w:rPr>
          <w:t xml:space="preserve"> </w:t>
        </w:r>
        <w:r>
          <w:rPr>
            <w:b/>
            <w:sz w:val="24"/>
          </w:rPr>
          <w:t>the terms of note 19(a)(vii)(A) or</w:t>
        </w:r>
        <w:r>
          <w:rPr>
            <w:b/>
            <w:spacing w:val="-2"/>
            <w:sz w:val="24"/>
          </w:rPr>
          <w:t xml:space="preserve"> </w:t>
        </w:r>
        <w:r>
          <w:rPr>
            <w:b/>
            <w:sz w:val="24"/>
          </w:rPr>
          <w:t>note 19(m)(A), provided for in</w:t>
        </w:r>
        <w:r>
          <w:rPr>
            <w:b/>
            <w:spacing w:val="-2"/>
            <w:sz w:val="24"/>
          </w:rPr>
          <w:t xml:space="preserve"> </w:t>
        </w:r>
        <w:r>
          <w:rPr>
            <w:b/>
            <w:sz w:val="24"/>
          </w:rPr>
          <w:t>subdivision</w:t>
        </w:r>
        <w:r>
          <w:rPr>
            <w:b/>
            <w:spacing w:val="-2"/>
            <w:sz w:val="24"/>
          </w:rPr>
          <w:t xml:space="preserve"> </w:t>
        </w:r>
        <w:r>
          <w:rPr>
            <w:b/>
            <w:sz w:val="24"/>
          </w:rPr>
          <w:t>(g),</w:t>
        </w:r>
        <w:r>
          <w:rPr>
            <w:b/>
            <w:spacing w:val="-2"/>
            <w:sz w:val="24"/>
          </w:rPr>
          <w:t xml:space="preserve"> </w:t>
        </w:r>
        <w:r>
          <w:rPr>
            <w:b/>
            <w:sz w:val="24"/>
          </w:rPr>
          <w:t>as</w:t>
        </w:r>
        <w:r>
          <w:rPr>
            <w:b/>
            <w:spacing w:val="-4"/>
            <w:sz w:val="24"/>
          </w:rPr>
          <w:t xml:space="preserve"> </w:t>
        </w:r>
        <w:r>
          <w:rPr>
            <w:b/>
            <w:sz w:val="24"/>
          </w:rPr>
          <w:t>applicable</w:t>
        </w:r>
        <w:r>
          <w:rPr>
            <w:b/>
            <w:spacing w:val="-3"/>
            <w:sz w:val="24"/>
          </w:rPr>
          <w:t xml:space="preserve"> </w:t>
        </w:r>
        <w:r>
          <w:rPr>
            <w:b/>
            <w:sz w:val="24"/>
          </w:rPr>
          <w:t>per</w:t>
        </w:r>
        <w:r>
          <w:rPr>
            <w:b/>
            <w:spacing w:val="-7"/>
            <w:sz w:val="24"/>
          </w:rPr>
          <w:t xml:space="preserve"> </w:t>
        </w:r>
        <w:r>
          <w:rPr>
            <w:b/>
            <w:sz w:val="24"/>
          </w:rPr>
          <w:t>the</w:t>
        </w:r>
        <w:r>
          <w:rPr>
            <w:b/>
            <w:spacing w:val="-3"/>
            <w:sz w:val="24"/>
          </w:rPr>
          <w:t xml:space="preserve"> </w:t>
        </w:r>
        <w:r>
          <w:rPr>
            <w:b/>
            <w:sz w:val="24"/>
          </w:rPr>
          <w:t>date</w:t>
        </w:r>
        <w:r>
          <w:rPr>
            <w:b/>
            <w:spacing w:val="-5"/>
            <w:sz w:val="24"/>
          </w:rPr>
          <w:t xml:space="preserve"> </w:t>
        </w:r>
        <w:r>
          <w:rPr>
            <w:b/>
            <w:sz w:val="24"/>
          </w:rPr>
          <w:t>of</w:t>
        </w:r>
        <w:r>
          <w:rPr>
            <w:b/>
            <w:spacing w:val="-3"/>
            <w:sz w:val="24"/>
          </w:rPr>
          <w:t xml:space="preserve"> </w:t>
        </w:r>
        <w:r>
          <w:rPr>
            <w:b/>
            <w:sz w:val="24"/>
          </w:rPr>
          <w:t>entry</w:t>
        </w:r>
        <w:r>
          <w:rPr>
            <w:b/>
            <w:spacing w:val="-3"/>
            <w:sz w:val="24"/>
          </w:rPr>
          <w:t xml:space="preserve"> </w:t>
        </w:r>
        <w:r>
          <w:rPr>
            <w:b/>
            <w:sz w:val="24"/>
          </w:rPr>
          <w:t>for</w:t>
        </w:r>
        <w:r>
          <w:rPr>
            <w:b/>
            <w:spacing w:val="-8"/>
            <w:sz w:val="24"/>
          </w:rPr>
          <w:t xml:space="preserve"> </w:t>
        </w:r>
        <w:r>
          <w:rPr>
            <w:b/>
            <w:sz w:val="24"/>
          </w:rPr>
          <w:t>consumption</w:t>
        </w:r>
        <w:r>
          <w:rPr>
            <w:b/>
            <w:spacing w:val="-3"/>
            <w:sz w:val="24"/>
          </w:rPr>
          <w:t xml:space="preserve"> </w:t>
        </w:r>
        <w:r>
          <w:rPr>
            <w:b/>
            <w:sz w:val="24"/>
          </w:rPr>
          <w:t>or</w:t>
        </w:r>
        <w:r>
          <w:rPr>
            <w:b/>
            <w:spacing w:val="-7"/>
            <w:sz w:val="24"/>
          </w:rPr>
          <w:t xml:space="preserve"> </w:t>
        </w:r>
        <w:r>
          <w:rPr>
            <w:b/>
            <w:sz w:val="24"/>
          </w:rPr>
          <w:t>withdrawal</w:t>
        </w:r>
        <w:r>
          <w:rPr>
            <w:b/>
            <w:spacing w:val="-3"/>
            <w:sz w:val="24"/>
          </w:rPr>
          <w:t xml:space="preserve"> </w:t>
        </w:r>
        <w:r>
          <w:rPr>
            <w:b/>
            <w:sz w:val="24"/>
          </w:rPr>
          <w:t>from warehouse for consumption.</w:t>
        </w:r>
      </w:ins>
    </w:p>
    <w:p w14:paraId="7B053CDD" w14:textId="77777777" w:rsidR="00B6323E" w:rsidRDefault="0067081A">
      <w:pPr>
        <w:pStyle w:val="ListParagraph"/>
        <w:numPr>
          <w:ilvl w:val="1"/>
          <w:numId w:val="1"/>
        </w:numPr>
        <w:tabs>
          <w:tab w:val="left" w:pos="352"/>
        </w:tabs>
        <w:spacing w:before="77"/>
        <w:ind w:left="352" w:hanging="244"/>
        <w:jc w:val="left"/>
        <w:rPr>
          <w:ins w:id="634" w:author="AMDUR, ALEXANDER" w:date="2026-09-25T20:09:00Z" w16du:dateUtc="2026-09-26T00:09:00Z"/>
          <w:sz w:val="24"/>
        </w:rPr>
      </w:pPr>
      <w:ins w:id="635" w:author="AMDUR, ALEXANDER" w:date="2026-09-25T20:09:00Z" w16du:dateUtc="2026-09-26T00:09:00Z">
        <w:r>
          <w:rPr>
            <w:sz w:val="24"/>
          </w:rPr>
          <w:t>unwrought</w:t>
        </w:r>
        <w:r>
          <w:rPr>
            <w:spacing w:val="17"/>
            <w:sz w:val="24"/>
          </w:rPr>
          <w:t xml:space="preserve"> </w:t>
        </w:r>
        <w:r>
          <w:rPr>
            <w:sz w:val="24"/>
          </w:rPr>
          <w:t>aluminum</w:t>
        </w:r>
        <w:r>
          <w:rPr>
            <w:spacing w:val="17"/>
            <w:sz w:val="24"/>
          </w:rPr>
          <w:t xml:space="preserve"> </w:t>
        </w:r>
        <w:r>
          <w:rPr>
            <w:sz w:val="24"/>
          </w:rPr>
          <w:t>provided</w:t>
        </w:r>
        <w:r>
          <w:rPr>
            <w:spacing w:val="17"/>
            <w:sz w:val="24"/>
          </w:rPr>
          <w:t xml:space="preserve"> </w:t>
        </w:r>
        <w:r>
          <w:rPr>
            <w:sz w:val="24"/>
          </w:rPr>
          <w:t>for</w:t>
        </w:r>
        <w:r>
          <w:rPr>
            <w:spacing w:val="17"/>
            <w:sz w:val="24"/>
          </w:rPr>
          <w:t xml:space="preserve"> </w:t>
        </w:r>
        <w:r>
          <w:rPr>
            <w:sz w:val="24"/>
          </w:rPr>
          <w:t>in</w:t>
        </w:r>
        <w:r>
          <w:rPr>
            <w:spacing w:val="16"/>
            <w:sz w:val="24"/>
          </w:rPr>
          <w:t xml:space="preserve"> </w:t>
        </w:r>
        <w:r>
          <w:rPr>
            <w:sz w:val="24"/>
          </w:rPr>
          <w:t>heading</w:t>
        </w:r>
        <w:r>
          <w:rPr>
            <w:spacing w:val="17"/>
            <w:sz w:val="24"/>
          </w:rPr>
          <w:t xml:space="preserve"> </w:t>
        </w:r>
        <w:r>
          <w:rPr>
            <w:spacing w:val="-2"/>
            <w:sz w:val="24"/>
          </w:rPr>
          <w:t>7601;</w:t>
        </w:r>
      </w:ins>
    </w:p>
    <w:p w14:paraId="12FCD8E2" w14:textId="77777777" w:rsidR="00B6323E" w:rsidRDefault="0067081A">
      <w:pPr>
        <w:pStyle w:val="ListParagraph"/>
        <w:numPr>
          <w:ilvl w:val="1"/>
          <w:numId w:val="1"/>
        </w:numPr>
        <w:tabs>
          <w:tab w:val="left" w:pos="409"/>
        </w:tabs>
        <w:ind w:left="409" w:hanging="301"/>
        <w:jc w:val="left"/>
        <w:rPr>
          <w:ins w:id="636" w:author="AMDUR, ALEXANDER" w:date="2026-09-25T20:09:00Z" w16du:dateUtc="2026-09-26T00:09:00Z"/>
          <w:sz w:val="24"/>
        </w:rPr>
      </w:pPr>
      <w:ins w:id="637" w:author="AMDUR, ALEXANDER" w:date="2026-09-25T20:09:00Z" w16du:dateUtc="2026-09-26T00:09:00Z">
        <w:r>
          <w:rPr>
            <w:w w:val="105"/>
            <w:sz w:val="24"/>
          </w:rPr>
          <w:t>bars,</w:t>
        </w:r>
        <w:r>
          <w:rPr>
            <w:spacing w:val="-11"/>
            <w:w w:val="105"/>
            <w:sz w:val="24"/>
          </w:rPr>
          <w:t xml:space="preserve"> </w:t>
        </w:r>
        <w:r>
          <w:rPr>
            <w:w w:val="105"/>
            <w:sz w:val="24"/>
          </w:rPr>
          <w:t>rods</w:t>
        </w:r>
        <w:r>
          <w:rPr>
            <w:spacing w:val="-11"/>
            <w:w w:val="105"/>
            <w:sz w:val="24"/>
          </w:rPr>
          <w:t xml:space="preserve"> </w:t>
        </w:r>
        <w:r>
          <w:rPr>
            <w:w w:val="105"/>
            <w:sz w:val="24"/>
          </w:rPr>
          <w:t>and</w:t>
        </w:r>
        <w:r>
          <w:rPr>
            <w:spacing w:val="-11"/>
            <w:w w:val="105"/>
            <w:sz w:val="24"/>
          </w:rPr>
          <w:t xml:space="preserve"> </w:t>
        </w:r>
        <w:r>
          <w:rPr>
            <w:w w:val="105"/>
            <w:sz w:val="24"/>
          </w:rPr>
          <w:t>profiles</w:t>
        </w:r>
        <w:r>
          <w:rPr>
            <w:spacing w:val="-10"/>
            <w:w w:val="105"/>
            <w:sz w:val="24"/>
          </w:rPr>
          <w:t xml:space="preserve"> </w:t>
        </w:r>
        <w:r>
          <w:rPr>
            <w:w w:val="105"/>
            <w:sz w:val="24"/>
          </w:rPr>
          <w:t>provided</w:t>
        </w:r>
        <w:r>
          <w:rPr>
            <w:spacing w:val="-12"/>
            <w:w w:val="105"/>
            <w:sz w:val="24"/>
          </w:rPr>
          <w:t xml:space="preserve"> </w:t>
        </w:r>
        <w:r>
          <w:rPr>
            <w:w w:val="105"/>
            <w:sz w:val="24"/>
          </w:rPr>
          <w:t>for</w:t>
        </w:r>
        <w:r>
          <w:rPr>
            <w:spacing w:val="-10"/>
            <w:w w:val="105"/>
            <w:sz w:val="24"/>
          </w:rPr>
          <w:t xml:space="preserve"> </w:t>
        </w:r>
        <w:r>
          <w:rPr>
            <w:w w:val="105"/>
            <w:sz w:val="24"/>
          </w:rPr>
          <w:t>in</w:t>
        </w:r>
        <w:r>
          <w:rPr>
            <w:spacing w:val="-13"/>
            <w:w w:val="105"/>
            <w:sz w:val="24"/>
          </w:rPr>
          <w:t xml:space="preserve"> </w:t>
        </w:r>
        <w:r>
          <w:rPr>
            <w:w w:val="105"/>
            <w:sz w:val="24"/>
          </w:rPr>
          <w:t>heading</w:t>
        </w:r>
        <w:r>
          <w:rPr>
            <w:spacing w:val="-12"/>
            <w:w w:val="105"/>
            <w:sz w:val="24"/>
          </w:rPr>
          <w:t xml:space="preserve"> </w:t>
        </w:r>
        <w:r>
          <w:rPr>
            <w:spacing w:val="-2"/>
            <w:w w:val="105"/>
            <w:sz w:val="24"/>
          </w:rPr>
          <w:t>7604;</w:t>
        </w:r>
      </w:ins>
    </w:p>
    <w:p w14:paraId="09190D7A" w14:textId="77777777" w:rsidR="00B6323E" w:rsidRDefault="0067081A">
      <w:pPr>
        <w:pStyle w:val="ListParagraph"/>
        <w:numPr>
          <w:ilvl w:val="1"/>
          <w:numId w:val="1"/>
        </w:numPr>
        <w:tabs>
          <w:tab w:val="left" w:pos="467"/>
        </w:tabs>
        <w:spacing w:before="207"/>
        <w:ind w:left="467" w:hanging="359"/>
        <w:jc w:val="left"/>
        <w:rPr>
          <w:ins w:id="638" w:author="AMDUR, ALEXANDER" w:date="2026-09-25T20:09:00Z" w16du:dateUtc="2026-09-26T00:09:00Z"/>
          <w:sz w:val="24"/>
        </w:rPr>
      </w:pPr>
      <w:ins w:id="639" w:author="AMDUR, ALEXANDER" w:date="2026-09-25T20:09:00Z" w16du:dateUtc="2026-09-26T00:09:00Z">
        <w:r>
          <w:rPr>
            <w:sz w:val="24"/>
          </w:rPr>
          <w:t>wire</w:t>
        </w:r>
        <w:r>
          <w:rPr>
            <w:spacing w:val="5"/>
            <w:sz w:val="24"/>
          </w:rPr>
          <w:t xml:space="preserve"> </w:t>
        </w:r>
        <w:r>
          <w:rPr>
            <w:sz w:val="24"/>
          </w:rPr>
          <w:t>provided</w:t>
        </w:r>
        <w:r>
          <w:rPr>
            <w:spacing w:val="5"/>
            <w:sz w:val="24"/>
          </w:rPr>
          <w:t xml:space="preserve"> </w:t>
        </w:r>
        <w:r>
          <w:rPr>
            <w:sz w:val="24"/>
          </w:rPr>
          <w:t>for</w:t>
        </w:r>
        <w:r>
          <w:rPr>
            <w:spacing w:val="4"/>
            <w:sz w:val="24"/>
          </w:rPr>
          <w:t xml:space="preserve"> </w:t>
        </w:r>
        <w:r>
          <w:rPr>
            <w:sz w:val="24"/>
          </w:rPr>
          <w:t>in</w:t>
        </w:r>
        <w:r>
          <w:rPr>
            <w:spacing w:val="7"/>
            <w:sz w:val="24"/>
          </w:rPr>
          <w:t xml:space="preserve"> </w:t>
        </w:r>
        <w:r>
          <w:rPr>
            <w:sz w:val="24"/>
          </w:rPr>
          <w:t>heading</w:t>
        </w:r>
        <w:r>
          <w:rPr>
            <w:spacing w:val="4"/>
            <w:sz w:val="24"/>
          </w:rPr>
          <w:t xml:space="preserve"> </w:t>
        </w:r>
        <w:r>
          <w:rPr>
            <w:spacing w:val="-4"/>
            <w:sz w:val="24"/>
          </w:rPr>
          <w:t>7605;</w:t>
        </w:r>
      </w:ins>
    </w:p>
    <w:p w14:paraId="2126BDB7" w14:textId="77777777" w:rsidR="00B6323E" w:rsidRDefault="0067081A">
      <w:pPr>
        <w:pStyle w:val="ListParagraph"/>
        <w:numPr>
          <w:ilvl w:val="1"/>
          <w:numId w:val="1"/>
        </w:numPr>
        <w:tabs>
          <w:tab w:val="left" w:pos="460"/>
        </w:tabs>
        <w:ind w:left="460" w:hanging="352"/>
        <w:jc w:val="left"/>
        <w:rPr>
          <w:ins w:id="640" w:author="AMDUR, ALEXANDER" w:date="2026-09-25T20:09:00Z" w16du:dateUtc="2026-09-26T00:09:00Z"/>
          <w:sz w:val="24"/>
        </w:rPr>
      </w:pPr>
      <w:ins w:id="641" w:author="AMDUR, ALEXANDER" w:date="2026-09-25T20:09:00Z" w16du:dateUtc="2026-09-26T00:09:00Z">
        <w:r>
          <w:rPr>
            <w:w w:val="105"/>
            <w:sz w:val="24"/>
          </w:rPr>
          <w:t>plates,</w:t>
        </w:r>
        <w:r>
          <w:rPr>
            <w:spacing w:val="-6"/>
            <w:w w:val="105"/>
            <w:sz w:val="24"/>
          </w:rPr>
          <w:t xml:space="preserve"> </w:t>
        </w:r>
        <w:r>
          <w:rPr>
            <w:w w:val="105"/>
            <w:sz w:val="24"/>
          </w:rPr>
          <w:t>sheets</w:t>
        </w:r>
        <w:r>
          <w:rPr>
            <w:spacing w:val="-6"/>
            <w:w w:val="105"/>
            <w:sz w:val="24"/>
          </w:rPr>
          <w:t xml:space="preserve"> </w:t>
        </w:r>
        <w:r>
          <w:rPr>
            <w:w w:val="105"/>
            <w:sz w:val="24"/>
          </w:rPr>
          <w:t>and</w:t>
        </w:r>
        <w:r>
          <w:rPr>
            <w:spacing w:val="-8"/>
            <w:w w:val="105"/>
            <w:sz w:val="24"/>
          </w:rPr>
          <w:t xml:space="preserve"> </w:t>
        </w:r>
        <w:r>
          <w:rPr>
            <w:w w:val="105"/>
            <w:sz w:val="24"/>
          </w:rPr>
          <w:t>strip</w:t>
        </w:r>
        <w:r>
          <w:rPr>
            <w:spacing w:val="-7"/>
            <w:w w:val="105"/>
            <w:sz w:val="24"/>
          </w:rPr>
          <w:t xml:space="preserve"> </w:t>
        </w:r>
        <w:r>
          <w:rPr>
            <w:w w:val="105"/>
            <w:sz w:val="24"/>
          </w:rPr>
          <w:t>provided</w:t>
        </w:r>
        <w:r>
          <w:rPr>
            <w:spacing w:val="-8"/>
            <w:w w:val="105"/>
            <w:sz w:val="24"/>
          </w:rPr>
          <w:t xml:space="preserve"> </w:t>
        </w:r>
        <w:r>
          <w:rPr>
            <w:w w:val="105"/>
            <w:sz w:val="24"/>
          </w:rPr>
          <w:t>for</w:t>
        </w:r>
        <w:r>
          <w:rPr>
            <w:spacing w:val="-10"/>
            <w:w w:val="105"/>
            <w:sz w:val="24"/>
          </w:rPr>
          <w:t xml:space="preserve"> </w:t>
        </w:r>
        <w:r>
          <w:rPr>
            <w:w w:val="105"/>
            <w:sz w:val="24"/>
          </w:rPr>
          <w:t>in</w:t>
        </w:r>
        <w:r>
          <w:rPr>
            <w:spacing w:val="-8"/>
            <w:w w:val="105"/>
            <w:sz w:val="24"/>
          </w:rPr>
          <w:t xml:space="preserve"> </w:t>
        </w:r>
        <w:r>
          <w:rPr>
            <w:spacing w:val="-4"/>
            <w:w w:val="105"/>
            <w:sz w:val="24"/>
          </w:rPr>
          <w:t>7606;</w:t>
        </w:r>
      </w:ins>
    </w:p>
    <w:p w14:paraId="13A2560A" w14:textId="77777777" w:rsidR="00B6323E" w:rsidRDefault="0067081A">
      <w:pPr>
        <w:pStyle w:val="ListParagraph"/>
        <w:numPr>
          <w:ilvl w:val="1"/>
          <w:numId w:val="1"/>
        </w:numPr>
        <w:tabs>
          <w:tab w:val="left" w:pos="475"/>
        </w:tabs>
        <w:spacing w:before="77"/>
        <w:ind w:left="475" w:hanging="295"/>
        <w:jc w:val="left"/>
        <w:rPr>
          <w:ins w:id="642" w:author="AMDUR, ALEXANDER" w:date="2026-09-25T20:09:00Z" w16du:dateUtc="2026-09-26T00:09:00Z"/>
          <w:sz w:val="24"/>
        </w:rPr>
      </w:pPr>
      <w:ins w:id="643" w:author="AMDUR, ALEXANDER" w:date="2026-09-25T20:09:00Z" w16du:dateUtc="2026-09-26T00:09:00Z">
        <w:r>
          <w:rPr>
            <w:sz w:val="24"/>
          </w:rPr>
          <w:t>foil</w:t>
        </w:r>
        <w:r>
          <w:rPr>
            <w:spacing w:val="8"/>
            <w:sz w:val="24"/>
          </w:rPr>
          <w:t xml:space="preserve"> </w:t>
        </w:r>
        <w:r>
          <w:rPr>
            <w:sz w:val="24"/>
          </w:rPr>
          <w:t>provided</w:t>
        </w:r>
        <w:r>
          <w:rPr>
            <w:spacing w:val="8"/>
            <w:sz w:val="24"/>
          </w:rPr>
          <w:t xml:space="preserve"> </w:t>
        </w:r>
        <w:r>
          <w:rPr>
            <w:sz w:val="24"/>
          </w:rPr>
          <w:t>for</w:t>
        </w:r>
        <w:r>
          <w:rPr>
            <w:spacing w:val="11"/>
            <w:sz w:val="24"/>
          </w:rPr>
          <w:t xml:space="preserve"> </w:t>
        </w:r>
        <w:r>
          <w:rPr>
            <w:sz w:val="24"/>
          </w:rPr>
          <w:t>in</w:t>
        </w:r>
        <w:r>
          <w:rPr>
            <w:spacing w:val="7"/>
            <w:sz w:val="24"/>
          </w:rPr>
          <w:t xml:space="preserve"> </w:t>
        </w:r>
        <w:r>
          <w:rPr>
            <w:sz w:val="24"/>
          </w:rPr>
          <w:t>heading</w:t>
        </w:r>
        <w:r>
          <w:rPr>
            <w:spacing w:val="6"/>
            <w:sz w:val="24"/>
          </w:rPr>
          <w:t xml:space="preserve"> </w:t>
        </w:r>
        <w:r>
          <w:rPr>
            <w:spacing w:val="-4"/>
            <w:sz w:val="24"/>
          </w:rPr>
          <w:t>7607;</w:t>
        </w:r>
      </w:ins>
    </w:p>
    <w:p w14:paraId="55CB6BB6" w14:textId="77777777" w:rsidR="00B6323E" w:rsidRDefault="0067081A">
      <w:pPr>
        <w:pStyle w:val="ListParagraph"/>
        <w:numPr>
          <w:ilvl w:val="1"/>
          <w:numId w:val="1"/>
        </w:numPr>
        <w:tabs>
          <w:tab w:val="left" w:pos="532"/>
        </w:tabs>
        <w:ind w:left="532" w:hanging="352"/>
        <w:jc w:val="left"/>
        <w:rPr>
          <w:ins w:id="644" w:author="AMDUR, ALEXANDER" w:date="2026-09-25T20:09:00Z" w16du:dateUtc="2026-09-26T00:09:00Z"/>
          <w:sz w:val="24"/>
        </w:rPr>
      </w:pPr>
      <w:ins w:id="645" w:author="AMDUR, ALEXANDER" w:date="2026-09-25T20:09:00Z" w16du:dateUtc="2026-09-26T00:09:00Z">
        <w:r>
          <w:rPr>
            <w:w w:val="105"/>
            <w:sz w:val="24"/>
          </w:rPr>
          <w:t>tubes,</w:t>
        </w:r>
        <w:r>
          <w:rPr>
            <w:spacing w:val="-10"/>
            <w:w w:val="105"/>
            <w:sz w:val="24"/>
          </w:rPr>
          <w:t xml:space="preserve"> </w:t>
        </w:r>
        <w:r>
          <w:rPr>
            <w:w w:val="105"/>
            <w:sz w:val="24"/>
          </w:rPr>
          <w:t>pipes</w:t>
        </w:r>
        <w:r>
          <w:rPr>
            <w:spacing w:val="-10"/>
            <w:w w:val="105"/>
            <w:sz w:val="24"/>
          </w:rPr>
          <w:t xml:space="preserve"> </w:t>
        </w:r>
        <w:r>
          <w:rPr>
            <w:w w:val="105"/>
            <w:sz w:val="24"/>
          </w:rPr>
          <w:t>and</w:t>
        </w:r>
        <w:r>
          <w:rPr>
            <w:spacing w:val="-10"/>
            <w:w w:val="105"/>
            <w:sz w:val="24"/>
          </w:rPr>
          <w:t xml:space="preserve"> </w:t>
        </w:r>
        <w:r>
          <w:rPr>
            <w:w w:val="105"/>
            <w:sz w:val="24"/>
          </w:rPr>
          <w:t>tube</w:t>
        </w:r>
        <w:r>
          <w:rPr>
            <w:spacing w:val="-11"/>
            <w:w w:val="105"/>
            <w:sz w:val="24"/>
          </w:rPr>
          <w:t xml:space="preserve"> </w:t>
        </w:r>
        <w:r>
          <w:rPr>
            <w:w w:val="105"/>
            <w:sz w:val="24"/>
          </w:rPr>
          <w:t>or</w:t>
        </w:r>
        <w:r>
          <w:rPr>
            <w:spacing w:val="-11"/>
            <w:w w:val="105"/>
            <w:sz w:val="24"/>
          </w:rPr>
          <w:t xml:space="preserve"> </w:t>
        </w:r>
        <w:r>
          <w:rPr>
            <w:w w:val="105"/>
            <w:sz w:val="24"/>
          </w:rPr>
          <w:t>pipe</w:t>
        </w:r>
        <w:r>
          <w:rPr>
            <w:spacing w:val="-10"/>
            <w:w w:val="105"/>
            <w:sz w:val="24"/>
          </w:rPr>
          <w:t xml:space="preserve"> </w:t>
        </w:r>
        <w:r>
          <w:rPr>
            <w:w w:val="105"/>
            <w:sz w:val="24"/>
          </w:rPr>
          <w:t>fittings</w:t>
        </w:r>
        <w:r>
          <w:rPr>
            <w:spacing w:val="-10"/>
            <w:w w:val="105"/>
            <w:sz w:val="24"/>
          </w:rPr>
          <w:t xml:space="preserve"> </w:t>
        </w:r>
        <w:r>
          <w:rPr>
            <w:w w:val="105"/>
            <w:sz w:val="24"/>
          </w:rPr>
          <w:t>provided</w:t>
        </w:r>
        <w:r>
          <w:rPr>
            <w:spacing w:val="-11"/>
            <w:w w:val="105"/>
            <w:sz w:val="24"/>
          </w:rPr>
          <w:t xml:space="preserve"> </w:t>
        </w:r>
        <w:r>
          <w:rPr>
            <w:w w:val="105"/>
            <w:sz w:val="24"/>
          </w:rPr>
          <w:t>for</w:t>
        </w:r>
        <w:r>
          <w:rPr>
            <w:spacing w:val="-13"/>
            <w:w w:val="105"/>
            <w:sz w:val="24"/>
          </w:rPr>
          <w:t xml:space="preserve"> </w:t>
        </w:r>
        <w:r>
          <w:rPr>
            <w:w w:val="105"/>
            <w:sz w:val="24"/>
          </w:rPr>
          <w:t>in</w:t>
        </w:r>
        <w:r>
          <w:rPr>
            <w:spacing w:val="-12"/>
            <w:w w:val="105"/>
            <w:sz w:val="24"/>
          </w:rPr>
          <w:t xml:space="preserve"> </w:t>
        </w:r>
        <w:r>
          <w:rPr>
            <w:w w:val="105"/>
            <w:sz w:val="24"/>
          </w:rPr>
          <w:t>heading</w:t>
        </w:r>
        <w:r>
          <w:rPr>
            <w:spacing w:val="-12"/>
            <w:w w:val="105"/>
            <w:sz w:val="24"/>
          </w:rPr>
          <w:t xml:space="preserve"> </w:t>
        </w:r>
        <w:r>
          <w:rPr>
            <w:w w:val="105"/>
            <w:sz w:val="24"/>
          </w:rPr>
          <w:t>7608</w:t>
        </w:r>
        <w:r>
          <w:rPr>
            <w:spacing w:val="-11"/>
            <w:w w:val="105"/>
            <w:sz w:val="24"/>
          </w:rPr>
          <w:t xml:space="preserve"> </w:t>
        </w:r>
        <w:r>
          <w:rPr>
            <w:w w:val="105"/>
            <w:sz w:val="24"/>
          </w:rPr>
          <w:t>and</w:t>
        </w:r>
        <w:r>
          <w:rPr>
            <w:spacing w:val="-12"/>
            <w:w w:val="105"/>
            <w:sz w:val="24"/>
          </w:rPr>
          <w:t xml:space="preserve"> </w:t>
        </w:r>
        <w:r>
          <w:rPr>
            <w:w w:val="105"/>
            <w:sz w:val="24"/>
          </w:rPr>
          <w:t>7609;</w:t>
        </w:r>
        <w:r>
          <w:rPr>
            <w:spacing w:val="-9"/>
            <w:w w:val="105"/>
            <w:sz w:val="24"/>
          </w:rPr>
          <w:t xml:space="preserve"> </w:t>
        </w:r>
        <w:r>
          <w:rPr>
            <w:spacing w:val="-5"/>
            <w:w w:val="105"/>
            <w:sz w:val="24"/>
          </w:rPr>
          <w:t>and</w:t>
        </w:r>
      </w:ins>
    </w:p>
    <w:p w14:paraId="77F01A27" w14:textId="77777777" w:rsidR="00B6323E" w:rsidRDefault="0067081A">
      <w:pPr>
        <w:pStyle w:val="ListParagraph"/>
        <w:numPr>
          <w:ilvl w:val="1"/>
          <w:numId w:val="1"/>
        </w:numPr>
        <w:tabs>
          <w:tab w:val="left" w:pos="590"/>
        </w:tabs>
        <w:spacing w:before="207"/>
        <w:ind w:left="590" w:hanging="410"/>
        <w:jc w:val="left"/>
        <w:rPr>
          <w:ins w:id="646" w:author="AMDUR, ALEXANDER" w:date="2026-09-25T20:09:00Z" w16du:dateUtc="2026-09-26T00:09:00Z"/>
          <w:sz w:val="24"/>
        </w:rPr>
      </w:pPr>
      <w:ins w:id="647" w:author="AMDUR, ALEXANDER" w:date="2026-09-25T20:09:00Z" w16du:dateUtc="2026-09-26T00:09:00Z">
        <w:r>
          <w:rPr>
            <w:w w:val="105"/>
            <w:sz w:val="24"/>
          </w:rPr>
          <w:t>castings</w:t>
        </w:r>
        <w:r>
          <w:rPr>
            <w:spacing w:val="-7"/>
            <w:w w:val="105"/>
            <w:sz w:val="24"/>
          </w:rPr>
          <w:t xml:space="preserve"> </w:t>
        </w:r>
        <w:r>
          <w:rPr>
            <w:w w:val="105"/>
            <w:sz w:val="24"/>
          </w:rPr>
          <w:t>and</w:t>
        </w:r>
        <w:r>
          <w:rPr>
            <w:spacing w:val="-6"/>
            <w:w w:val="105"/>
            <w:sz w:val="24"/>
          </w:rPr>
          <w:t xml:space="preserve"> </w:t>
        </w:r>
        <w:r>
          <w:rPr>
            <w:w w:val="105"/>
            <w:sz w:val="24"/>
          </w:rPr>
          <w:t>forgings</w:t>
        </w:r>
        <w:r>
          <w:rPr>
            <w:spacing w:val="-7"/>
            <w:w w:val="105"/>
            <w:sz w:val="24"/>
          </w:rPr>
          <w:t xml:space="preserve"> </w:t>
        </w:r>
        <w:r>
          <w:rPr>
            <w:w w:val="105"/>
            <w:sz w:val="24"/>
          </w:rPr>
          <w:t>of</w:t>
        </w:r>
        <w:r>
          <w:rPr>
            <w:spacing w:val="-9"/>
            <w:w w:val="105"/>
            <w:sz w:val="24"/>
          </w:rPr>
          <w:t xml:space="preserve"> </w:t>
        </w:r>
        <w:r>
          <w:rPr>
            <w:w w:val="105"/>
            <w:sz w:val="24"/>
          </w:rPr>
          <w:t>aluminum</w:t>
        </w:r>
        <w:r>
          <w:rPr>
            <w:spacing w:val="-9"/>
            <w:w w:val="105"/>
            <w:sz w:val="24"/>
          </w:rPr>
          <w:t xml:space="preserve"> </w:t>
        </w:r>
        <w:r>
          <w:rPr>
            <w:w w:val="105"/>
            <w:sz w:val="24"/>
          </w:rPr>
          <w:t>provided</w:t>
        </w:r>
        <w:r>
          <w:rPr>
            <w:spacing w:val="-9"/>
            <w:w w:val="105"/>
            <w:sz w:val="24"/>
          </w:rPr>
          <w:t xml:space="preserve"> </w:t>
        </w:r>
        <w:r>
          <w:rPr>
            <w:w w:val="105"/>
            <w:sz w:val="24"/>
          </w:rPr>
          <w:t>for</w:t>
        </w:r>
        <w:r>
          <w:rPr>
            <w:spacing w:val="-10"/>
            <w:w w:val="105"/>
            <w:sz w:val="24"/>
          </w:rPr>
          <w:t xml:space="preserve"> </w:t>
        </w:r>
        <w:r>
          <w:rPr>
            <w:w w:val="105"/>
            <w:sz w:val="24"/>
          </w:rPr>
          <w:t>in</w:t>
        </w:r>
        <w:r>
          <w:rPr>
            <w:spacing w:val="-7"/>
            <w:w w:val="105"/>
            <w:sz w:val="24"/>
          </w:rPr>
          <w:t xml:space="preserve"> </w:t>
        </w:r>
        <w:r>
          <w:rPr>
            <w:w w:val="105"/>
            <w:sz w:val="24"/>
          </w:rPr>
          <w:t>subheading</w:t>
        </w:r>
        <w:r>
          <w:rPr>
            <w:spacing w:val="-8"/>
            <w:w w:val="105"/>
            <w:sz w:val="24"/>
          </w:rPr>
          <w:t xml:space="preserve"> </w:t>
        </w:r>
        <w:r>
          <w:rPr>
            <w:spacing w:val="-2"/>
            <w:w w:val="105"/>
            <w:sz w:val="24"/>
          </w:rPr>
          <w:t>7616.99.51.</w:t>
        </w:r>
      </w:ins>
    </w:p>
    <w:p w14:paraId="51283FBB" w14:textId="77777777" w:rsidR="00B6323E" w:rsidRDefault="0067081A">
      <w:pPr>
        <w:spacing w:before="206"/>
        <w:ind w:left="180"/>
        <w:rPr>
          <w:ins w:id="648" w:author="AMDUR, ALEXANDER" w:date="2026-09-25T20:09:00Z" w16du:dateUtc="2026-09-26T00:09:00Z"/>
          <w:rFonts w:ascii="Calibri"/>
          <w:b/>
          <w:sz w:val="24"/>
        </w:rPr>
      </w:pPr>
      <w:ins w:id="649" w:author="AMDUR, ALEXANDER" w:date="2026-09-25T20:09:00Z" w16du:dateUtc="2026-09-26T00:09:00Z">
        <w:r>
          <w:rPr>
            <w:rFonts w:ascii="Calibri"/>
            <w:b/>
            <w:w w:val="105"/>
            <w:sz w:val="24"/>
          </w:rPr>
          <w:t>9903.85.68</w:t>
        </w:r>
        <w:r>
          <w:rPr>
            <w:rFonts w:ascii="Calibri"/>
            <w:b/>
            <w:spacing w:val="11"/>
            <w:w w:val="105"/>
            <w:sz w:val="24"/>
          </w:rPr>
          <w:t xml:space="preserve"> </w:t>
        </w:r>
        <w:r>
          <w:rPr>
            <w:rFonts w:ascii="Calibri"/>
            <w:b/>
            <w:w w:val="105"/>
            <w:sz w:val="24"/>
          </w:rPr>
          <w:t>and</w:t>
        </w:r>
        <w:r>
          <w:rPr>
            <w:rFonts w:ascii="Calibri"/>
            <w:b/>
            <w:spacing w:val="12"/>
            <w:w w:val="105"/>
            <w:sz w:val="24"/>
          </w:rPr>
          <w:t xml:space="preserve"> </w:t>
        </w:r>
        <w:r>
          <w:rPr>
            <w:rFonts w:ascii="Calibri"/>
            <w:b/>
            <w:w w:val="105"/>
            <w:sz w:val="24"/>
          </w:rPr>
          <w:t>9903.85.70:</w:t>
        </w:r>
        <w:r>
          <w:rPr>
            <w:rFonts w:ascii="Calibri"/>
            <w:b/>
            <w:spacing w:val="55"/>
            <w:w w:val="150"/>
            <w:sz w:val="24"/>
          </w:rPr>
          <w:t xml:space="preserve"> </w:t>
        </w:r>
        <w:r>
          <w:rPr>
            <w:rFonts w:ascii="Calibri"/>
            <w:b/>
            <w:w w:val="105"/>
            <w:sz w:val="24"/>
          </w:rPr>
          <w:t>Derivative</w:t>
        </w:r>
        <w:r>
          <w:rPr>
            <w:rFonts w:ascii="Calibri"/>
            <w:b/>
            <w:spacing w:val="12"/>
            <w:w w:val="105"/>
            <w:sz w:val="24"/>
          </w:rPr>
          <w:t xml:space="preserve"> </w:t>
        </w:r>
        <w:r>
          <w:rPr>
            <w:rFonts w:ascii="Calibri"/>
            <w:b/>
            <w:w w:val="105"/>
            <w:sz w:val="24"/>
          </w:rPr>
          <w:t>aluminum</w:t>
        </w:r>
        <w:r>
          <w:rPr>
            <w:rFonts w:ascii="Calibri"/>
            <w:b/>
            <w:spacing w:val="9"/>
            <w:w w:val="105"/>
            <w:sz w:val="24"/>
          </w:rPr>
          <w:t xml:space="preserve"> </w:t>
        </w:r>
        <w:r>
          <w:rPr>
            <w:rFonts w:ascii="Calibri"/>
            <w:b/>
            <w:w w:val="105"/>
            <w:sz w:val="24"/>
          </w:rPr>
          <w:t>articles</w:t>
        </w:r>
        <w:r>
          <w:rPr>
            <w:rFonts w:ascii="Calibri"/>
            <w:b/>
            <w:spacing w:val="12"/>
            <w:w w:val="105"/>
            <w:sz w:val="24"/>
          </w:rPr>
          <w:t xml:space="preserve"> </w:t>
        </w:r>
        <w:r>
          <w:rPr>
            <w:rFonts w:ascii="Calibri"/>
            <w:b/>
            <w:w w:val="105"/>
            <w:sz w:val="24"/>
          </w:rPr>
          <w:t>that</w:t>
        </w:r>
        <w:r>
          <w:rPr>
            <w:rFonts w:ascii="Calibri"/>
            <w:b/>
            <w:spacing w:val="11"/>
            <w:w w:val="105"/>
            <w:sz w:val="24"/>
          </w:rPr>
          <w:t xml:space="preserve"> </w:t>
        </w:r>
        <w:r>
          <w:rPr>
            <w:rFonts w:ascii="Calibri"/>
            <w:b/>
            <w:w w:val="105"/>
            <w:sz w:val="24"/>
          </w:rPr>
          <w:t>are</w:t>
        </w:r>
        <w:r>
          <w:rPr>
            <w:rFonts w:ascii="Calibri"/>
            <w:b/>
            <w:spacing w:val="8"/>
            <w:w w:val="105"/>
            <w:sz w:val="24"/>
          </w:rPr>
          <w:t xml:space="preserve"> </w:t>
        </w:r>
        <w:r>
          <w:rPr>
            <w:rFonts w:ascii="Calibri"/>
            <w:b/>
            <w:w w:val="105"/>
            <w:sz w:val="24"/>
          </w:rPr>
          <w:t>products</w:t>
        </w:r>
        <w:r>
          <w:rPr>
            <w:rFonts w:ascii="Calibri"/>
            <w:b/>
            <w:spacing w:val="12"/>
            <w:w w:val="105"/>
            <w:sz w:val="24"/>
          </w:rPr>
          <w:t xml:space="preserve"> </w:t>
        </w:r>
        <w:r>
          <w:rPr>
            <w:rFonts w:ascii="Calibri"/>
            <w:b/>
            <w:spacing w:val="-5"/>
            <w:w w:val="105"/>
            <w:sz w:val="24"/>
          </w:rPr>
          <w:t>of</w:t>
        </w:r>
      </w:ins>
    </w:p>
    <w:p w14:paraId="1021C2A0" w14:textId="1FA3395B" w:rsidR="00B6323E" w:rsidRPr="00B86062" w:rsidRDefault="0067081A">
      <w:pPr>
        <w:spacing w:before="48" w:line="278" w:lineRule="auto"/>
        <w:ind w:left="180" w:right="259"/>
        <w:rPr>
          <w:ins w:id="650" w:author="AMDUR, ALEXANDER" w:date="2026-09-25T20:09:00Z" w16du:dateUtc="2026-09-26T00:09:00Z"/>
          <w:rFonts w:ascii="Calibri"/>
          <w:sz w:val="24"/>
        </w:rPr>
      </w:pPr>
      <w:ins w:id="651" w:author="AMDUR, ALEXANDER" w:date="2026-09-25T20:09:00Z" w16du:dateUtc="2026-09-26T00:09:00Z">
        <w:r>
          <w:rPr>
            <w:rFonts w:ascii="Calibri"/>
            <w:b/>
            <w:w w:val="110"/>
            <w:sz w:val="24"/>
          </w:rPr>
          <w:t>Russia,</w:t>
        </w:r>
        <w:r>
          <w:rPr>
            <w:rFonts w:ascii="Calibri"/>
            <w:b/>
            <w:spacing w:val="-8"/>
            <w:w w:val="110"/>
            <w:sz w:val="24"/>
          </w:rPr>
          <w:t xml:space="preserve"> </w:t>
        </w:r>
        <w:r>
          <w:rPr>
            <w:rFonts w:ascii="Calibri"/>
            <w:b/>
            <w:w w:val="110"/>
            <w:sz w:val="24"/>
            <w:u w:val="single"/>
          </w:rPr>
          <w:t>or</w:t>
        </w:r>
        <w:r>
          <w:rPr>
            <w:rFonts w:ascii="Calibri"/>
            <w:b/>
            <w:spacing w:val="-7"/>
            <w:w w:val="110"/>
            <w:sz w:val="24"/>
          </w:rPr>
          <w:t xml:space="preserve"> </w:t>
        </w:r>
        <w:r>
          <w:rPr>
            <w:rFonts w:ascii="Calibri"/>
            <w:b/>
            <w:w w:val="110"/>
            <w:sz w:val="24"/>
          </w:rPr>
          <w:t>where</w:t>
        </w:r>
        <w:r>
          <w:rPr>
            <w:rFonts w:ascii="Calibri"/>
            <w:b/>
            <w:spacing w:val="-6"/>
            <w:w w:val="110"/>
            <w:sz w:val="24"/>
          </w:rPr>
          <w:t xml:space="preserve"> </w:t>
        </w:r>
        <w:r>
          <w:rPr>
            <w:rFonts w:ascii="Calibri"/>
            <w:b/>
            <w:w w:val="110"/>
            <w:sz w:val="24"/>
          </w:rPr>
          <w:t>any</w:t>
        </w:r>
        <w:r>
          <w:rPr>
            <w:rFonts w:ascii="Calibri"/>
            <w:b/>
            <w:spacing w:val="-8"/>
            <w:w w:val="110"/>
            <w:sz w:val="24"/>
          </w:rPr>
          <w:t xml:space="preserve"> </w:t>
        </w:r>
        <w:r>
          <w:rPr>
            <w:rFonts w:ascii="Calibri"/>
            <w:b/>
            <w:w w:val="110"/>
            <w:sz w:val="24"/>
          </w:rPr>
          <w:t>amount</w:t>
        </w:r>
        <w:r>
          <w:rPr>
            <w:rFonts w:ascii="Calibri"/>
            <w:b/>
            <w:spacing w:val="-6"/>
            <w:w w:val="110"/>
            <w:sz w:val="24"/>
          </w:rPr>
          <w:t xml:space="preserve"> </w:t>
        </w:r>
        <w:r>
          <w:rPr>
            <w:rFonts w:ascii="Calibri"/>
            <w:b/>
            <w:w w:val="110"/>
            <w:sz w:val="24"/>
          </w:rPr>
          <w:t>of</w:t>
        </w:r>
        <w:r>
          <w:rPr>
            <w:rFonts w:ascii="Calibri"/>
            <w:b/>
            <w:spacing w:val="-6"/>
            <w:w w:val="110"/>
            <w:sz w:val="24"/>
          </w:rPr>
          <w:t xml:space="preserve"> </w:t>
        </w:r>
        <w:r>
          <w:rPr>
            <w:rFonts w:ascii="Calibri"/>
            <w:b/>
            <w:w w:val="110"/>
            <w:sz w:val="24"/>
          </w:rPr>
          <w:t>primary</w:t>
        </w:r>
        <w:r>
          <w:rPr>
            <w:rFonts w:ascii="Calibri"/>
            <w:b/>
            <w:spacing w:val="-6"/>
            <w:w w:val="110"/>
            <w:sz w:val="24"/>
          </w:rPr>
          <w:t xml:space="preserve"> </w:t>
        </w:r>
        <w:r>
          <w:rPr>
            <w:rFonts w:ascii="Calibri"/>
            <w:b/>
            <w:w w:val="110"/>
            <w:sz w:val="24"/>
          </w:rPr>
          <w:t>aluminum</w:t>
        </w:r>
        <w:r>
          <w:rPr>
            <w:rFonts w:ascii="Calibri"/>
            <w:b/>
            <w:spacing w:val="-8"/>
            <w:w w:val="110"/>
            <w:sz w:val="24"/>
          </w:rPr>
          <w:t xml:space="preserve"> </w:t>
        </w:r>
        <w:r>
          <w:rPr>
            <w:rFonts w:ascii="Calibri"/>
            <w:b/>
            <w:w w:val="110"/>
            <w:sz w:val="24"/>
          </w:rPr>
          <w:t>used</w:t>
        </w:r>
        <w:r>
          <w:rPr>
            <w:rFonts w:ascii="Calibri"/>
            <w:b/>
            <w:spacing w:val="-6"/>
            <w:w w:val="110"/>
            <w:sz w:val="24"/>
          </w:rPr>
          <w:t xml:space="preserve"> </w:t>
        </w:r>
        <w:r>
          <w:rPr>
            <w:rFonts w:ascii="Calibri"/>
            <w:b/>
            <w:w w:val="110"/>
            <w:sz w:val="24"/>
          </w:rPr>
          <w:t>in</w:t>
        </w:r>
        <w:r>
          <w:rPr>
            <w:rFonts w:ascii="Calibri"/>
            <w:b/>
            <w:spacing w:val="-7"/>
            <w:w w:val="110"/>
            <w:sz w:val="24"/>
          </w:rPr>
          <w:t xml:space="preserve"> </w:t>
        </w:r>
        <w:r>
          <w:rPr>
            <w:rFonts w:ascii="Calibri"/>
            <w:b/>
            <w:w w:val="110"/>
            <w:sz w:val="24"/>
          </w:rPr>
          <w:t>the</w:t>
        </w:r>
        <w:r>
          <w:rPr>
            <w:rFonts w:ascii="Calibri"/>
            <w:b/>
            <w:spacing w:val="-6"/>
            <w:w w:val="110"/>
            <w:sz w:val="24"/>
          </w:rPr>
          <w:t xml:space="preserve"> </w:t>
        </w:r>
        <w:r>
          <w:rPr>
            <w:rFonts w:ascii="Calibri"/>
            <w:b/>
            <w:w w:val="110"/>
            <w:sz w:val="24"/>
          </w:rPr>
          <w:t>manufacture</w:t>
        </w:r>
        <w:r>
          <w:rPr>
            <w:rFonts w:ascii="Calibri"/>
            <w:b/>
            <w:spacing w:val="-6"/>
            <w:w w:val="110"/>
            <w:sz w:val="24"/>
          </w:rPr>
          <w:t xml:space="preserve"> </w:t>
        </w:r>
        <w:r>
          <w:rPr>
            <w:rFonts w:ascii="Calibri"/>
            <w:b/>
            <w:w w:val="110"/>
            <w:sz w:val="24"/>
          </w:rPr>
          <w:t>of</w:t>
        </w:r>
        <w:r>
          <w:rPr>
            <w:rFonts w:ascii="Calibri"/>
            <w:b/>
            <w:spacing w:val="-8"/>
            <w:w w:val="110"/>
            <w:sz w:val="24"/>
          </w:rPr>
          <w:t xml:space="preserve"> </w:t>
        </w:r>
        <w:r>
          <w:rPr>
            <w:rFonts w:ascii="Calibri"/>
            <w:b/>
            <w:w w:val="110"/>
            <w:sz w:val="24"/>
          </w:rPr>
          <w:t xml:space="preserve">the aluminum articles is smelted in Russia, </w:t>
        </w:r>
        <w:r>
          <w:rPr>
            <w:rFonts w:ascii="Calibri"/>
            <w:b/>
            <w:w w:val="110"/>
            <w:sz w:val="24"/>
            <w:u w:val="single"/>
          </w:rPr>
          <w:t>or</w:t>
        </w:r>
        <w:r>
          <w:rPr>
            <w:rFonts w:ascii="Calibri"/>
            <w:b/>
            <w:w w:val="110"/>
            <w:sz w:val="24"/>
          </w:rPr>
          <w:t xml:space="preserve"> where the aluminum articles are cast in Russia,</w:t>
        </w:r>
        <w:r>
          <w:rPr>
            <w:rFonts w:ascii="Calibri"/>
            <w:b/>
            <w:spacing w:val="-15"/>
            <w:w w:val="110"/>
            <w:sz w:val="24"/>
          </w:rPr>
          <w:t xml:space="preserve"> </w:t>
        </w:r>
        <w:r>
          <w:rPr>
            <w:rFonts w:ascii="Calibri"/>
            <w:b/>
            <w:w w:val="110"/>
            <w:sz w:val="24"/>
          </w:rPr>
          <w:t>when</w:t>
        </w:r>
        <w:r>
          <w:rPr>
            <w:rFonts w:ascii="Calibri"/>
            <w:b/>
            <w:spacing w:val="-14"/>
            <w:w w:val="110"/>
            <w:sz w:val="24"/>
          </w:rPr>
          <w:t xml:space="preserve"> </w:t>
        </w:r>
        <w:r>
          <w:rPr>
            <w:rFonts w:ascii="Calibri"/>
            <w:b/>
            <w:w w:val="110"/>
            <w:sz w:val="24"/>
          </w:rPr>
          <w:t>such</w:t>
        </w:r>
        <w:r>
          <w:rPr>
            <w:rFonts w:ascii="Calibri"/>
            <w:b/>
            <w:spacing w:val="-14"/>
            <w:w w:val="110"/>
            <w:sz w:val="24"/>
          </w:rPr>
          <w:t xml:space="preserve"> </w:t>
        </w:r>
        <w:r>
          <w:rPr>
            <w:rFonts w:ascii="Calibri"/>
            <w:b/>
            <w:w w:val="110"/>
            <w:sz w:val="24"/>
          </w:rPr>
          <w:t>derivative</w:t>
        </w:r>
        <w:r>
          <w:rPr>
            <w:rFonts w:ascii="Calibri"/>
            <w:b/>
            <w:spacing w:val="-13"/>
            <w:w w:val="110"/>
            <w:sz w:val="24"/>
          </w:rPr>
          <w:t xml:space="preserve"> </w:t>
        </w:r>
        <w:r>
          <w:rPr>
            <w:rFonts w:ascii="Calibri"/>
            <w:b/>
            <w:w w:val="110"/>
            <w:sz w:val="24"/>
          </w:rPr>
          <w:t>articles</w:t>
        </w:r>
        <w:r>
          <w:rPr>
            <w:rFonts w:ascii="Calibri"/>
            <w:b/>
            <w:spacing w:val="-13"/>
            <w:w w:val="110"/>
            <w:sz w:val="24"/>
          </w:rPr>
          <w:t xml:space="preserve"> </w:t>
        </w:r>
        <w:r>
          <w:rPr>
            <w:rFonts w:ascii="Calibri"/>
            <w:b/>
            <w:w w:val="110"/>
            <w:sz w:val="24"/>
          </w:rPr>
          <w:t>are</w:t>
        </w:r>
        <w:r>
          <w:rPr>
            <w:rFonts w:ascii="Calibri"/>
            <w:b/>
            <w:spacing w:val="-13"/>
            <w:w w:val="110"/>
            <w:sz w:val="24"/>
          </w:rPr>
          <w:t xml:space="preserve"> </w:t>
        </w:r>
        <w:r>
          <w:rPr>
            <w:rFonts w:ascii="Calibri"/>
            <w:b/>
            <w:w w:val="110"/>
            <w:sz w:val="24"/>
          </w:rPr>
          <w:t>provided</w:t>
        </w:r>
        <w:r>
          <w:rPr>
            <w:rFonts w:ascii="Calibri"/>
            <w:b/>
            <w:spacing w:val="-13"/>
            <w:w w:val="110"/>
            <w:sz w:val="24"/>
          </w:rPr>
          <w:t xml:space="preserve"> </w:t>
        </w:r>
        <w:r>
          <w:rPr>
            <w:rFonts w:ascii="Calibri"/>
            <w:b/>
            <w:w w:val="110"/>
            <w:sz w:val="24"/>
          </w:rPr>
          <w:t>for</w:t>
        </w:r>
        <w:r>
          <w:rPr>
            <w:rFonts w:ascii="Calibri"/>
            <w:b/>
            <w:spacing w:val="-14"/>
            <w:w w:val="110"/>
            <w:sz w:val="24"/>
          </w:rPr>
          <w:t xml:space="preserve"> </w:t>
        </w:r>
        <w:r>
          <w:rPr>
            <w:rFonts w:ascii="Calibri"/>
            <w:b/>
            <w:w w:val="110"/>
            <w:sz w:val="24"/>
          </w:rPr>
          <w:t>in</w:t>
        </w:r>
        <w:r>
          <w:rPr>
            <w:rFonts w:ascii="Calibri"/>
            <w:b/>
            <w:spacing w:val="-14"/>
            <w:w w:val="110"/>
            <w:sz w:val="24"/>
          </w:rPr>
          <w:t xml:space="preserve"> </w:t>
        </w:r>
        <w:r>
          <w:rPr>
            <w:rFonts w:ascii="Calibri"/>
            <w:b/>
            <w:w w:val="110"/>
            <w:sz w:val="24"/>
          </w:rPr>
          <w:t>the</w:t>
        </w:r>
        <w:r>
          <w:rPr>
            <w:rFonts w:ascii="Calibri"/>
            <w:b/>
            <w:spacing w:val="-13"/>
            <w:w w:val="110"/>
            <w:sz w:val="24"/>
          </w:rPr>
          <w:t xml:space="preserve"> </w:t>
        </w:r>
        <w:r>
          <w:rPr>
            <w:rFonts w:ascii="Calibri"/>
            <w:b/>
            <w:w w:val="110"/>
            <w:sz w:val="24"/>
          </w:rPr>
          <w:t>headings</w:t>
        </w:r>
        <w:r>
          <w:rPr>
            <w:rFonts w:ascii="Calibri"/>
            <w:b/>
            <w:spacing w:val="-13"/>
            <w:w w:val="110"/>
            <w:sz w:val="24"/>
          </w:rPr>
          <w:t xml:space="preserve"> </w:t>
        </w:r>
        <w:r>
          <w:rPr>
            <w:rFonts w:ascii="Calibri"/>
            <w:b/>
            <w:w w:val="110"/>
            <w:sz w:val="24"/>
          </w:rPr>
          <w:t>or</w:t>
        </w:r>
        <w:r>
          <w:rPr>
            <w:rFonts w:ascii="Calibri"/>
            <w:b/>
            <w:spacing w:val="-14"/>
            <w:w w:val="110"/>
            <w:sz w:val="24"/>
          </w:rPr>
          <w:t xml:space="preserve"> </w:t>
        </w:r>
        <w:r>
          <w:rPr>
            <w:rFonts w:ascii="Calibri"/>
            <w:b/>
            <w:w w:val="110"/>
            <w:sz w:val="24"/>
          </w:rPr>
          <w:t>subheadings enumerated</w:t>
        </w:r>
        <w:r>
          <w:rPr>
            <w:rFonts w:ascii="Calibri"/>
            <w:b/>
            <w:spacing w:val="-15"/>
            <w:w w:val="110"/>
            <w:sz w:val="24"/>
          </w:rPr>
          <w:t xml:space="preserve"> </w:t>
        </w:r>
        <w:r>
          <w:rPr>
            <w:rFonts w:ascii="Calibri"/>
            <w:b/>
            <w:w w:val="110"/>
            <w:sz w:val="24"/>
          </w:rPr>
          <w:t>in</w:t>
        </w:r>
        <w:r>
          <w:rPr>
            <w:rFonts w:ascii="Calibri"/>
            <w:b/>
            <w:spacing w:val="-15"/>
            <w:w w:val="110"/>
            <w:sz w:val="24"/>
          </w:rPr>
          <w:t xml:space="preserve"> </w:t>
        </w:r>
        <w:r>
          <w:rPr>
            <w:rFonts w:ascii="Calibri"/>
            <w:b/>
            <w:w w:val="110"/>
            <w:sz w:val="24"/>
          </w:rPr>
          <w:t>note</w:t>
        </w:r>
        <w:r>
          <w:rPr>
            <w:rFonts w:ascii="Calibri"/>
            <w:b/>
            <w:spacing w:val="-15"/>
            <w:w w:val="110"/>
            <w:sz w:val="24"/>
          </w:rPr>
          <w:t xml:space="preserve"> </w:t>
        </w:r>
        <w:r>
          <w:rPr>
            <w:rFonts w:ascii="Calibri"/>
            <w:b/>
            <w:w w:val="110"/>
            <w:sz w:val="24"/>
          </w:rPr>
          <w:t>19(a)(iii)</w:t>
        </w:r>
        <w:r>
          <w:rPr>
            <w:rFonts w:ascii="Calibri"/>
            <w:b/>
            <w:spacing w:val="-15"/>
            <w:w w:val="110"/>
            <w:sz w:val="24"/>
          </w:rPr>
          <w:t xml:space="preserve"> </w:t>
        </w:r>
        <w:r>
          <w:rPr>
            <w:rFonts w:ascii="Calibri"/>
            <w:b/>
            <w:w w:val="110"/>
            <w:sz w:val="24"/>
          </w:rPr>
          <w:t>or</w:t>
        </w:r>
        <w:r>
          <w:rPr>
            <w:rFonts w:ascii="Calibri"/>
            <w:b/>
            <w:spacing w:val="-15"/>
            <w:w w:val="110"/>
            <w:sz w:val="24"/>
          </w:rPr>
          <w:t xml:space="preserve"> </w:t>
        </w:r>
        <w:r>
          <w:rPr>
            <w:rFonts w:ascii="Calibri"/>
            <w:b/>
            <w:w w:val="110"/>
            <w:sz w:val="24"/>
          </w:rPr>
          <w:t>notes</w:t>
        </w:r>
        <w:r>
          <w:rPr>
            <w:rFonts w:ascii="Calibri"/>
            <w:b/>
            <w:spacing w:val="-15"/>
            <w:w w:val="110"/>
            <w:sz w:val="24"/>
          </w:rPr>
          <w:t xml:space="preserve"> </w:t>
        </w:r>
        <w:r>
          <w:rPr>
            <w:rFonts w:ascii="Calibri"/>
            <w:b/>
            <w:w w:val="110"/>
            <w:sz w:val="24"/>
          </w:rPr>
          <w:t>19(i),</w:t>
        </w:r>
        <w:r>
          <w:rPr>
            <w:rFonts w:ascii="Calibri"/>
            <w:b/>
            <w:spacing w:val="-15"/>
            <w:w w:val="110"/>
            <w:sz w:val="24"/>
          </w:rPr>
          <w:t xml:space="preserve"> </w:t>
        </w:r>
        <w:r>
          <w:rPr>
            <w:rFonts w:ascii="Calibri"/>
            <w:b/>
            <w:w w:val="110"/>
            <w:sz w:val="24"/>
          </w:rPr>
          <w:t>19(j)</w:t>
        </w:r>
        <w:r>
          <w:rPr>
            <w:rFonts w:ascii="Calibri"/>
            <w:b/>
            <w:spacing w:val="-15"/>
            <w:w w:val="110"/>
            <w:sz w:val="24"/>
          </w:rPr>
          <w:t xml:space="preserve"> </w:t>
        </w:r>
        <w:r>
          <w:rPr>
            <w:rFonts w:ascii="Calibri"/>
            <w:b/>
            <w:w w:val="110"/>
            <w:sz w:val="24"/>
          </w:rPr>
          <w:t>or</w:t>
        </w:r>
        <w:r>
          <w:rPr>
            <w:rFonts w:ascii="Calibri"/>
            <w:b/>
            <w:spacing w:val="-15"/>
            <w:w w:val="110"/>
            <w:sz w:val="24"/>
          </w:rPr>
          <w:t xml:space="preserve"> </w:t>
        </w:r>
        <w:r>
          <w:rPr>
            <w:rFonts w:ascii="Calibri"/>
            <w:b/>
            <w:w w:val="110"/>
            <w:sz w:val="24"/>
          </w:rPr>
          <w:t>19(k)</w:t>
        </w:r>
        <w:r w:rsidR="00CC7956">
          <w:rPr>
            <w:rFonts w:ascii="Calibri"/>
            <w:b/>
            <w:w w:val="110"/>
            <w:sz w:val="24"/>
          </w:rPr>
          <w:t xml:space="preserve"> </w:t>
        </w:r>
        <w:r>
          <w:rPr>
            <w:rFonts w:ascii="Calibri"/>
            <w:b/>
            <w:w w:val="110"/>
            <w:sz w:val="24"/>
          </w:rPr>
          <w:t>as</w:t>
        </w:r>
        <w:r>
          <w:rPr>
            <w:rFonts w:ascii="Calibri"/>
            <w:b/>
            <w:spacing w:val="-15"/>
            <w:w w:val="110"/>
            <w:sz w:val="24"/>
          </w:rPr>
          <w:t xml:space="preserve"> </w:t>
        </w:r>
        <w:r>
          <w:rPr>
            <w:rFonts w:ascii="Calibri"/>
            <w:b/>
            <w:w w:val="110"/>
            <w:sz w:val="24"/>
          </w:rPr>
          <w:t>applicable</w:t>
        </w:r>
        <w:r>
          <w:rPr>
            <w:rFonts w:ascii="Calibri"/>
            <w:b/>
            <w:spacing w:val="-15"/>
            <w:w w:val="110"/>
            <w:sz w:val="24"/>
          </w:rPr>
          <w:t xml:space="preserve"> </w:t>
        </w:r>
        <w:r>
          <w:rPr>
            <w:rFonts w:ascii="Calibri"/>
            <w:b/>
            <w:w w:val="110"/>
            <w:sz w:val="24"/>
          </w:rPr>
          <w:t>per</w:t>
        </w:r>
        <w:r>
          <w:rPr>
            <w:rFonts w:ascii="Calibri"/>
            <w:b/>
            <w:spacing w:val="-14"/>
            <w:w w:val="110"/>
            <w:sz w:val="24"/>
          </w:rPr>
          <w:t xml:space="preserve"> </w:t>
        </w:r>
        <w:r>
          <w:rPr>
            <w:rFonts w:ascii="Calibri"/>
            <w:b/>
            <w:w w:val="110"/>
            <w:sz w:val="24"/>
          </w:rPr>
          <w:t>the</w:t>
        </w:r>
        <w:r>
          <w:rPr>
            <w:rFonts w:ascii="Calibri"/>
            <w:b/>
            <w:spacing w:val="-15"/>
            <w:w w:val="110"/>
            <w:sz w:val="24"/>
          </w:rPr>
          <w:t xml:space="preserve"> </w:t>
        </w:r>
        <w:r>
          <w:rPr>
            <w:rFonts w:ascii="Calibri"/>
            <w:b/>
            <w:w w:val="110"/>
            <w:sz w:val="24"/>
          </w:rPr>
          <w:t>date</w:t>
        </w:r>
        <w:r>
          <w:rPr>
            <w:rFonts w:ascii="Calibri"/>
            <w:b/>
            <w:spacing w:val="-15"/>
            <w:w w:val="110"/>
            <w:sz w:val="24"/>
          </w:rPr>
          <w:t xml:space="preserve"> </w:t>
        </w:r>
        <w:r>
          <w:rPr>
            <w:rFonts w:ascii="Calibri"/>
            <w:b/>
            <w:w w:val="110"/>
            <w:sz w:val="24"/>
          </w:rPr>
          <w:t>of entry</w:t>
        </w:r>
        <w:r>
          <w:rPr>
            <w:rFonts w:ascii="Calibri"/>
            <w:b/>
            <w:spacing w:val="-9"/>
            <w:w w:val="110"/>
            <w:sz w:val="24"/>
          </w:rPr>
          <w:t xml:space="preserve"> </w:t>
        </w:r>
        <w:r>
          <w:rPr>
            <w:rFonts w:ascii="Calibri"/>
            <w:b/>
            <w:w w:val="110"/>
            <w:sz w:val="24"/>
          </w:rPr>
          <w:t>for</w:t>
        </w:r>
        <w:r>
          <w:rPr>
            <w:rFonts w:ascii="Calibri"/>
            <w:b/>
            <w:spacing w:val="-8"/>
            <w:w w:val="110"/>
            <w:sz w:val="24"/>
          </w:rPr>
          <w:t xml:space="preserve"> </w:t>
        </w:r>
        <w:r>
          <w:rPr>
            <w:rFonts w:ascii="Calibri"/>
            <w:b/>
            <w:w w:val="110"/>
            <w:sz w:val="24"/>
          </w:rPr>
          <w:t>consumption</w:t>
        </w:r>
        <w:r>
          <w:rPr>
            <w:rFonts w:ascii="Calibri"/>
            <w:b/>
            <w:spacing w:val="-8"/>
            <w:w w:val="110"/>
            <w:sz w:val="24"/>
          </w:rPr>
          <w:t xml:space="preserve"> </w:t>
        </w:r>
        <w:r>
          <w:rPr>
            <w:rFonts w:ascii="Calibri"/>
            <w:b/>
            <w:w w:val="110"/>
            <w:sz w:val="24"/>
          </w:rPr>
          <w:t>or</w:t>
        </w:r>
        <w:r>
          <w:rPr>
            <w:rFonts w:ascii="Calibri"/>
            <w:b/>
            <w:spacing w:val="-8"/>
            <w:w w:val="110"/>
            <w:sz w:val="24"/>
          </w:rPr>
          <w:t xml:space="preserve"> </w:t>
        </w:r>
        <w:r>
          <w:rPr>
            <w:rFonts w:ascii="Calibri"/>
            <w:b/>
            <w:w w:val="110"/>
            <w:sz w:val="24"/>
          </w:rPr>
          <w:t>withdrawal</w:t>
        </w:r>
        <w:r>
          <w:rPr>
            <w:rFonts w:ascii="Calibri"/>
            <w:b/>
            <w:spacing w:val="-8"/>
            <w:w w:val="110"/>
            <w:sz w:val="24"/>
          </w:rPr>
          <w:t xml:space="preserve"> </w:t>
        </w:r>
        <w:r>
          <w:rPr>
            <w:rFonts w:ascii="Calibri"/>
            <w:b/>
            <w:w w:val="110"/>
            <w:sz w:val="24"/>
          </w:rPr>
          <w:t>from</w:t>
        </w:r>
        <w:r>
          <w:rPr>
            <w:rFonts w:ascii="Calibri"/>
            <w:b/>
            <w:spacing w:val="-8"/>
            <w:w w:val="110"/>
            <w:sz w:val="24"/>
          </w:rPr>
          <w:t xml:space="preserve"> </w:t>
        </w:r>
        <w:r>
          <w:rPr>
            <w:rFonts w:ascii="Calibri"/>
            <w:b/>
            <w:w w:val="110"/>
            <w:sz w:val="24"/>
          </w:rPr>
          <w:t>warehouse</w:t>
        </w:r>
        <w:r>
          <w:rPr>
            <w:rFonts w:ascii="Calibri"/>
            <w:b/>
            <w:spacing w:val="-7"/>
            <w:w w:val="110"/>
            <w:sz w:val="24"/>
          </w:rPr>
          <w:t xml:space="preserve"> </w:t>
        </w:r>
        <w:r>
          <w:rPr>
            <w:rFonts w:ascii="Calibri"/>
            <w:b/>
            <w:w w:val="110"/>
            <w:sz w:val="24"/>
          </w:rPr>
          <w:t>for</w:t>
        </w:r>
        <w:r>
          <w:rPr>
            <w:rFonts w:ascii="Calibri"/>
            <w:b/>
            <w:spacing w:val="-8"/>
            <w:w w:val="110"/>
            <w:sz w:val="24"/>
          </w:rPr>
          <w:t xml:space="preserve"> </w:t>
        </w:r>
        <w:r>
          <w:rPr>
            <w:rFonts w:ascii="Calibri"/>
            <w:b/>
            <w:w w:val="110"/>
            <w:sz w:val="24"/>
          </w:rPr>
          <w:t>consumption.</w:t>
        </w:r>
      </w:ins>
    </w:p>
    <w:p w14:paraId="7A3437DB" w14:textId="77777777" w:rsidR="00B6323E" w:rsidRDefault="0067081A">
      <w:pPr>
        <w:pStyle w:val="ListParagraph"/>
        <w:numPr>
          <w:ilvl w:val="2"/>
          <w:numId w:val="1"/>
        </w:numPr>
        <w:tabs>
          <w:tab w:val="left" w:pos="508"/>
        </w:tabs>
        <w:spacing w:before="156" w:line="278" w:lineRule="auto"/>
        <w:ind w:right="121" w:firstLine="0"/>
        <w:rPr>
          <w:ins w:id="652" w:author="AMDUR, ALEXANDER" w:date="2026-09-25T20:09:00Z" w16du:dateUtc="2026-09-26T00:09:00Z"/>
          <w:b/>
          <w:sz w:val="24"/>
        </w:rPr>
      </w:pPr>
      <w:ins w:id="653" w:author="AMDUR, ALEXANDER" w:date="2026-09-25T20:09:00Z" w16du:dateUtc="2026-09-26T00:09:00Z">
        <w:r w:rsidRPr="00B86062">
          <w:rPr>
            <w:w w:val="105"/>
            <w:sz w:val="24"/>
          </w:rPr>
          <w:t>stranded wire, cables, plaited bands and the like, including slings and similar articles, of aluminum</w:t>
        </w:r>
        <w:r w:rsidRPr="00B86062">
          <w:rPr>
            <w:spacing w:val="-6"/>
            <w:w w:val="105"/>
            <w:sz w:val="24"/>
          </w:rPr>
          <w:t xml:space="preserve"> </w:t>
        </w:r>
        <w:r w:rsidRPr="00B86062">
          <w:rPr>
            <w:w w:val="105"/>
            <w:sz w:val="24"/>
          </w:rPr>
          <w:t>and</w:t>
        </w:r>
        <w:r w:rsidRPr="00B86062">
          <w:rPr>
            <w:spacing w:val="-4"/>
            <w:w w:val="105"/>
            <w:sz w:val="24"/>
          </w:rPr>
          <w:t xml:space="preserve"> </w:t>
        </w:r>
        <w:r w:rsidRPr="00B86062">
          <w:rPr>
            <w:w w:val="105"/>
            <w:sz w:val="24"/>
          </w:rPr>
          <w:t>with</w:t>
        </w:r>
        <w:r w:rsidRPr="00B86062">
          <w:rPr>
            <w:spacing w:val="-6"/>
            <w:w w:val="105"/>
            <w:sz w:val="24"/>
          </w:rPr>
          <w:t xml:space="preserve"> </w:t>
        </w:r>
        <w:r w:rsidRPr="00B86062">
          <w:rPr>
            <w:w w:val="105"/>
            <w:sz w:val="24"/>
          </w:rPr>
          <w:t>steel</w:t>
        </w:r>
        <w:r w:rsidRPr="00B86062">
          <w:rPr>
            <w:spacing w:val="-5"/>
            <w:w w:val="105"/>
            <w:sz w:val="24"/>
          </w:rPr>
          <w:t xml:space="preserve"> </w:t>
        </w:r>
        <w:r w:rsidRPr="00B86062">
          <w:rPr>
            <w:w w:val="105"/>
            <w:sz w:val="24"/>
          </w:rPr>
          <w:t>core,</w:t>
        </w:r>
        <w:r w:rsidRPr="00B86062">
          <w:rPr>
            <w:spacing w:val="-4"/>
            <w:w w:val="105"/>
            <w:sz w:val="24"/>
          </w:rPr>
          <w:t xml:space="preserve"> </w:t>
        </w:r>
        <w:r w:rsidRPr="00B86062">
          <w:rPr>
            <w:w w:val="105"/>
            <w:sz w:val="24"/>
          </w:rPr>
          <w:t>not</w:t>
        </w:r>
        <w:r w:rsidRPr="00B86062">
          <w:rPr>
            <w:spacing w:val="-6"/>
            <w:w w:val="105"/>
            <w:sz w:val="24"/>
          </w:rPr>
          <w:t xml:space="preserve"> </w:t>
        </w:r>
        <w:r w:rsidRPr="00B86062">
          <w:rPr>
            <w:w w:val="105"/>
            <w:sz w:val="24"/>
          </w:rPr>
          <w:t>electrically</w:t>
        </w:r>
        <w:r w:rsidRPr="00B86062">
          <w:rPr>
            <w:spacing w:val="-3"/>
            <w:w w:val="105"/>
            <w:sz w:val="24"/>
          </w:rPr>
          <w:t xml:space="preserve"> </w:t>
        </w:r>
        <w:r w:rsidRPr="00B86062">
          <w:rPr>
            <w:w w:val="105"/>
            <w:sz w:val="24"/>
          </w:rPr>
          <w:t>insulated;</w:t>
        </w:r>
        <w:r w:rsidRPr="00B86062">
          <w:rPr>
            <w:spacing w:val="-4"/>
            <w:w w:val="105"/>
            <w:sz w:val="24"/>
          </w:rPr>
          <w:t xml:space="preserve"> </w:t>
        </w:r>
        <w:r w:rsidRPr="00B86062">
          <w:rPr>
            <w:w w:val="105"/>
            <w:sz w:val="24"/>
          </w:rPr>
          <w:t>the</w:t>
        </w:r>
        <w:r w:rsidRPr="00B86062">
          <w:rPr>
            <w:spacing w:val="-5"/>
            <w:w w:val="105"/>
            <w:sz w:val="24"/>
          </w:rPr>
          <w:t xml:space="preserve"> </w:t>
        </w:r>
        <w:r w:rsidRPr="00B86062">
          <w:rPr>
            <w:w w:val="105"/>
            <w:sz w:val="24"/>
          </w:rPr>
          <w:t>foregoing</w:t>
        </w:r>
        <w:r w:rsidRPr="00B86062">
          <w:rPr>
            <w:spacing w:val="-3"/>
            <w:w w:val="105"/>
            <w:sz w:val="24"/>
          </w:rPr>
          <w:t xml:space="preserve"> </w:t>
        </w:r>
        <w:r w:rsidRPr="00B86062">
          <w:rPr>
            <w:w w:val="105"/>
            <w:sz w:val="24"/>
          </w:rPr>
          <w:t>fitted</w:t>
        </w:r>
        <w:r w:rsidRPr="00B86062">
          <w:rPr>
            <w:spacing w:val="-6"/>
            <w:w w:val="105"/>
            <w:sz w:val="24"/>
          </w:rPr>
          <w:t xml:space="preserve"> </w:t>
        </w:r>
        <w:r w:rsidRPr="00B86062">
          <w:rPr>
            <w:w w:val="105"/>
            <w:sz w:val="24"/>
          </w:rPr>
          <w:t>with</w:t>
        </w:r>
        <w:r w:rsidRPr="00B86062">
          <w:rPr>
            <w:spacing w:val="-6"/>
            <w:w w:val="105"/>
            <w:sz w:val="24"/>
          </w:rPr>
          <w:t xml:space="preserve"> </w:t>
        </w:r>
        <w:r w:rsidRPr="00B86062">
          <w:rPr>
            <w:w w:val="105"/>
            <w:sz w:val="24"/>
          </w:rPr>
          <w:t>fittings</w:t>
        </w:r>
        <w:r>
          <w:rPr>
            <w:spacing w:val="-4"/>
            <w:w w:val="105"/>
            <w:sz w:val="24"/>
          </w:rPr>
          <w:t xml:space="preserve"> </w:t>
        </w:r>
        <w:r>
          <w:rPr>
            <w:w w:val="105"/>
            <w:sz w:val="24"/>
          </w:rPr>
          <w:t>or made up into articles (described in subheading 7614.10.50);</w:t>
        </w:r>
      </w:ins>
    </w:p>
    <w:p w14:paraId="404FD48E" w14:textId="77777777" w:rsidR="00B6323E" w:rsidRDefault="0067081A">
      <w:pPr>
        <w:pStyle w:val="ListParagraph"/>
        <w:numPr>
          <w:ilvl w:val="2"/>
          <w:numId w:val="1"/>
        </w:numPr>
        <w:tabs>
          <w:tab w:val="left" w:pos="510"/>
        </w:tabs>
        <w:spacing w:before="159" w:line="278" w:lineRule="auto"/>
        <w:ind w:right="119" w:firstLine="0"/>
        <w:rPr>
          <w:ins w:id="654" w:author="AMDUR, ALEXANDER" w:date="2026-09-25T20:09:00Z" w16du:dateUtc="2026-09-26T00:09:00Z"/>
          <w:sz w:val="24"/>
        </w:rPr>
      </w:pPr>
      <w:ins w:id="655" w:author="AMDUR, ALEXANDER" w:date="2026-09-25T20:09:00Z" w16du:dateUtc="2026-09-26T00:09:00Z">
        <w:r>
          <w:rPr>
            <w:sz w:val="24"/>
          </w:rPr>
          <w:t>stranded</w:t>
        </w:r>
        <w:r>
          <w:rPr>
            <w:spacing w:val="40"/>
            <w:sz w:val="24"/>
          </w:rPr>
          <w:t xml:space="preserve"> </w:t>
        </w:r>
        <w:r>
          <w:rPr>
            <w:sz w:val="24"/>
          </w:rPr>
          <w:t>wire,</w:t>
        </w:r>
        <w:r>
          <w:rPr>
            <w:spacing w:val="38"/>
            <w:sz w:val="24"/>
          </w:rPr>
          <w:t xml:space="preserve"> </w:t>
        </w:r>
        <w:r>
          <w:rPr>
            <w:sz w:val="24"/>
          </w:rPr>
          <w:t>cables,</w:t>
        </w:r>
        <w:r>
          <w:rPr>
            <w:spacing w:val="38"/>
            <w:sz w:val="24"/>
          </w:rPr>
          <w:t xml:space="preserve"> </w:t>
        </w:r>
        <w:r>
          <w:rPr>
            <w:sz w:val="24"/>
          </w:rPr>
          <w:t>plaited</w:t>
        </w:r>
        <w:r>
          <w:rPr>
            <w:spacing w:val="34"/>
            <w:sz w:val="24"/>
          </w:rPr>
          <w:t xml:space="preserve"> </w:t>
        </w:r>
        <w:r>
          <w:rPr>
            <w:sz w:val="24"/>
          </w:rPr>
          <w:t>bands</w:t>
        </w:r>
        <w:r>
          <w:rPr>
            <w:spacing w:val="36"/>
            <w:sz w:val="24"/>
          </w:rPr>
          <w:t xml:space="preserve"> </w:t>
        </w:r>
        <w:r>
          <w:rPr>
            <w:sz w:val="24"/>
          </w:rPr>
          <w:t>and</w:t>
        </w:r>
        <w:r>
          <w:rPr>
            <w:spacing w:val="34"/>
            <w:sz w:val="24"/>
          </w:rPr>
          <w:t xml:space="preserve"> </w:t>
        </w:r>
        <w:r>
          <w:rPr>
            <w:sz w:val="24"/>
          </w:rPr>
          <w:t>the</w:t>
        </w:r>
        <w:r>
          <w:rPr>
            <w:spacing w:val="36"/>
            <w:sz w:val="24"/>
          </w:rPr>
          <w:t xml:space="preserve"> </w:t>
        </w:r>
        <w:r>
          <w:rPr>
            <w:sz w:val="24"/>
          </w:rPr>
          <w:t>like,</w:t>
        </w:r>
        <w:r>
          <w:rPr>
            <w:spacing w:val="38"/>
            <w:sz w:val="24"/>
          </w:rPr>
          <w:t xml:space="preserve"> </w:t>
        </w:r>
        <w:r>
          <w:rPr>
            <w:sz w:val="24"/>
          </w:rPr>
          <w:t>including</w:t>
        </w:r>
        <w:r>
          <w:rPr>
            <w:spacing w:val="34"/>
            <w:sz w:val="24"/>
          </w:rPr>
          <w:t xml:space="preserve"> </w:t>
        </w:r>
        <w:r>
          <w:rPr>
            <w:sz w:val="24"/>
          </w:rPr>
          <w:t>slings</w:t>
        </w:r>
        <w:r>
          <w:rPr>
            <w:spacing w:val="38"/>
            <w:sz w:val="24"/>
          </w:rPr>
          <w:t xml:space="preserve"> </w:t>
        </w:r>
        <w:r>
          <w:rPr>
            <w:sz w:val="24"/>
          </w:rPr>
          <w:t>and</w:t>
        </w:r>
        <w:r>
          <w:rPr>
            <w:spacing w:val="34"/>
            <w:sz w:val="24"/>
          </w:rPr>
          <w:t xml:space="preserve"> </w:t>
        </w:r>
        <w:r>
          <w:rPr>
            <w:sz w:val="24"/>
          </w:rPr>
          <w:t>similar</w:t>
        </w:r>
        <w:r>
          <w:rPr>
            <w:spacing w:val="36"/>
            <w:sz w:val="24"/>
          </w:rPr>
          <w:t xml:space="preserve"> </w:t>
        </w:r>
        <w:r>
          <w:rPr>
            <w:sz w:val="24"/>
          </w:rPr>
          <w:t>articles,</w:t>
        </w:r>
        <w:r>
          <w:rPr>
            <w:spacing w:val="38"/>
            <w:sz w:val="24"/>
          </w:rPr>
          <w:t xml:space="preserve"> </w:t>
        </w:r>
        <w:r>
          <w:rPr>
            <w:sz w:val="24"/>
          </w:rPr>
          <w:t>of aluminum</w:t>
        </w:r>
        <w:r>
          <w:rPr>
            <w:spacing w:val="36"/>
            <w:sz w:val="24"/>
          </w:rPr>
          <w:t xml:space="preserve"> </w:t>
        </w:r>
        <w:r>
          <w:rPr>
            <w:sz w:val="24"/>
          </w:rPr>
          <w:t>and</w:t>
        </w:r>
        <w:r>
          <w:rPr>
            <w:spacing w:val="40"/>
            <w:sz w:val="24"/>
          </w:rPr>
          <w:t xml:space="preserve"> </w:t>
        </w:r>
        <w:r>
          <w:rPr>
            <w:sz w:val="24"/>
          </w:rPr>
          <w:t>not</w:t>
        </w:r>
        <w:r>
          <w:rPr>
            <w:spacing w:val="34"/>
            <w:sz w:val="24"/>
          </w:rPr>
          <w:t xml:space="preserve"> </w:t>
        </w:r>
        <w:r>
          <w:rPr>
            <w:sz w:val="24"/>
          </w:rPr>
          <w:t>with</w:t>
        </w:r>
        <w:r>
          <w:rPr>
            <w:spacing w:val="40"/>
            <w:sz w:val="24"/>
          </w:rPr>
          <w:t xml:space="preserve"> </w:t>
        </w:r>
        <w:r>
          <w:rPr>
            <w:sz w:val="24"/>
          </w:rPr>
          <w:t>steel</w:t>
        </w:r>
        <w:r>
          <w:rPr>
            <w:spacing w:val="38"/>
            <w:sz w:val="24"/>
          </w:rPr>
          <w:t xml:space="preserve"> </w:t>
        </w:r>
        <w:r>
          <w:rPr>
            <w:sz w:val="24"/>
          </w:rPr>
          <w:t>core,</w:t>
        </w:r>
        <w:r>
          <w:rPr>
            <w:spacing w:val="40"/>
            <w:sz w:val="24"/>
          </w:rPr>
          <w:t xml:space="preserve"> </w:t>
        </w:r>
        <w:r>
          <w:rPr>
            <w:sz w:val="24"/>
          </w:rPr>
          <w:t>not</w:t>
        </w:r>
        <w:r>
          <w:rPr>
            <w:spacing w:val="36"/>
            <w:sz w:val="24"/>
          </w:rPr>
          <w:t xml:space="preserve"> </w:t>
        </w:r>
        <w:r>
          <w:rPr>
            <w:sz w:val="24"/>
          </w:rPr>
          <w:t>electrically</w:t>
        </w:r>
        <w:r>
          <w:rPr>
            <w:spacing w:val="36"/>
            <w:sz w:val="24"/>
          </w:rPr>
          <w:t xml:space="preserve"> </w:t>
        </w:r>
        <w:r>
          <w:rPr>
            <w:sz w:val="24"/>
          </w:rPr>
          <w:t>insulated;</w:t>
        </w:r>
        <w:r>
          <w:rPr>
            <w:spacing w:val="40"/>
            <w:sz w:val="24"/>
          </w:rPr>
          <w:t xml:space="preserve"> </w:t>
        </w:r>
        <w:r>
          <w:rPr>
            <w:sz w:val="24"/>
          </w:rPr>
          <w:t>the</w:t>
        </w:r>
        <w:r>
          <w:rPr>
            <w:spacing w:val="38"/>
            <w:sz w:val="24"/>
          </w:rPr>
          <w:t xml:space="preserve"> </w:t>
        </w:r>
        <w:r>
          <w:rPr>
            <w:sz w:val="24"/>
          </w:rPr>
          <w:t>foregoing</w:t>
        </w:r>
        <w:r>
          <w:rPr>
            <w:spacing w:val="34"/>
            <w:sz w:val="24"/>
          </w:rPr>
          <w:t xml:space="preserve"> </w:t>
        </w:r>
        <w:r>
          <w:rPr>
            <w:sz w:val="24"/>
          </w:rPr>
          <w:t>comprising</w:t>
        </w:r>
      </w:ins>
    </w:p>
    <w:p w14:paraId="519A1923" w14:textId="77777777" w:rsidR="00B6323E" w:rsidRDefault="0067081A">
      <w:pPr>
        <w:pStyle w:val="BodyText"/>
        <w:spacing w:line="278" w:lineRule="auto"/>
        <w:rPr>
          <w:ins w:id="656" w:author="AMDUR, ALEXANDER" w:date="2026-09-25T20:09:00Z" w16du:dateUtc="2026-09-26T00:09:00Z"/>
        </w:rPr>
      </w:pPr>
      <w:ins w:id="657" w:author="AMDUR, ALEXANDER" w:date="2026-09-25T20:09:00Z" w16du:dateUtc="2026-09-26T00:09:00Z">
        <w:r>
          <w:rPr>
            <w:w w:val="105"/>
          </w:rPr>
          <w:t>electrical</w:t>
        </w:r>
        <w:r>
          <w:rPr>
            <w:spacing w:val="-5"/>
            <w:w w:val="105"/>
          </w:rPr>
          <w:t xml:space="preserve"> </w:t>
        </w:r>
        <w:r>
          <w:rPr>
            <w:w w:val="105"/>
          </w:rPr>
          <w:t>conductors,</w:t>
        </w:r>
        <w:r>
          <w:rPr>
            <w:spacing w:val="-3"/>
            <w:w w:val="105"/>
          </w:rPr>
          <w:t xml:space="preserve"> </w:t>
        </w:r>
        <w:r>
          <w:rPr>
            <w:w w:val="105"/>
          </w:rPr>
          <w:t>not</w:t>
        </w:r>
        <w:r>
          <w:rPr>
            <w:spacing w:val="-5"/>
            <w:w w:val="105"/>
          </w:rPr>
          <w:t xml:space="preserve"> </w:t>
        </w:r>
        <w:r>
          <w:rPr>
            <w:w w:val="105"/>
          </w:rPr>
          <w:t>fitted</w:t>
        </w:r>
        <w:r>
          <w:rPr>
            <w:spacing w:val="-4"/>
            <w:w w:val="105"/>
          </w:rPr>
          <w:t xml:space="preserve"> </w:t>
        </w:r>
        <w:r>
          <w:rPr>
            <w:w w:val="105"/>
          </w:rPr>
          <w:t>with</w:t>
        </w:r>
        <w:r>
          <w:rPr>
            <w:spacing w:val="-5"/>
            <w:w w:val="105"/>
          </w:rPr>
          <w:t xml:space="preserve"> </w:t>
        </w:r>
        <w:r>
          <w:rPr>
            <w:w w:val="105"/>
          </w:rPr>
          <w:t>fittings</w:t>
        </w:r>
        <w:r>
          <w:rPr>
            <w:spacing w:val="-3"/>
            <w:w w:val="105"/>
          </w:rPr>
          <w:t xml:space="preserve"> </w:t>
        </w:r>
        <w:r>
          <w:rPr>
            <w:w w:val="105"/>
          </w:rPr>
          <w:t>or</w:t>
        </w:r>
        <w:r>
          <w:rPr>
            <w:spacing w:val="-4"/>
            <w:w w:val="105"/>
          </w:rPr>
          <w:t xml:space="preserve"> </w:t>
        </w:r>
        <w:r>
          <w:rPr>
            <w:w w:val="105"/>
          </w:rPr>
          <w:t>made</w:t>
        </w:r>
        <w:r>
          <w:rPr>
            <w:spacing w:val="-4"/>
            <w:w w:val="105"/>
          </w:rPr>
          <w:t xml:space="preserve"> </w:t>
        </w:r>
        <w:r>
          <w:rPr>
            <w:w w:val="105"/>
          </w:rPr>
          <w:t>up</w:t>
        </w:r>
        <w:r>
          <w:rPr>
            <w:spacing w:val="-5"/>
            <w:w w:val="105"/>
          </w:rPr>
          <w:t xml:space="preserve"> </w:t>
        </w:r>
        <w:r>
          <w:rPr>
            <w:w w:val="105"/>
          </w:rPr>
          <w:t>into</w:t>
        </w:r>
        <w:r>
          <w:rPr>
            <w:spacing w:val="-5"/>
            <w:w w:val="105"/>
          </w:rPr>
          <w:t xml:space="preserve"> </w:t>
        </w:r>
        <w:r>
          <w:rPr>
            <w:w w:val="105"/>
          </w:rPr>
          <w:t>articles (described</w:t>
        </w:r>
        <w:r>
          <w:rPr>
            <w:spacing w:val="-5"/>
            <w:w w:val="105"/>
          </w:rPr>
          <w:t xml:space="preserve"> </w:t>
        </w:r>
        <w:r>
          <w:rPr>
            <w:w w:val="105"/>
          </w:rPr>
          <w:t>in subheading</w:t>
        </w:r>
        <w:r>
          <w:rPr>
            <w:spacing w:val="-3"/>
            <w:w w:val="105"/>
          </w:rPr>
          <w:t xml:space="preserve"> </w:t>
        </w:r>
        <w:r>
          <w:rPr>
            <w:w w:val="105"/>
          </w:rPr>
          <w:t>7614.90.20);</w:t>
        </w:r>
      </w:ins>
    </w:p>
    <w:p w14:paraId="1FC32D7B" w14:textId="77777777" w:rsidR="00B6323E" w:rsidRDefault="0067081A">
      <w:pPr>
        <w:pStyle w:val="ListParagraph"/>
        <w:numPr>
          <w:ilvl w:val="2"/>
          <w:numId w:val="1"/>
        </w:numPr>
        <w:tabs>
          <w:tab w:val="left" w:pos="533"/>
        </w:tabs>
        <w:spacing w:before="158" w:line="278" w:lineRule="auto"/>
        <w:ind w:right="352" w:firstLine="0"/>
        <w:rPr>
          <w:ins w:id="658" w:author="AMDUR, ALEXANDER" w:date="2026-09-25T20:09:00Z" w16du:dateUtc="2026-09-26T00:09:00Z"/>
          <w:sz w:val="24"/>
        </w:rPr>
      </w:pPr>
      <w:ins w:id="659" w:author="AMDUR, ALEXANDER" w:date="2026-09-25T20:09:00Z" w16du:dateUtc="2026-09-26T00:09:00Z">
        <w:r>
          <w:rPr>
            <w:w w:val="105"/>
            <w:sz w:val="24"/>
          </w:rPr>
          <w:t>stranded wire, cables, plaited bands and the like, including slings and similar articles, of aluminum and not with steel core, not electrically insulated; the foregoing not</w:t>
        </w:r>
      </w:ins>
    </w:p>
    <w:p w14:paraId="1DB49264" w14:textId="77777777" w:rsidR="00B6323E" w:rsidRDefault="0067081A">
      <w:pPr>
        <w:pStyle w:val="BodyText"/>
        <w:spacing w:line="278" w:lineRule="auto"/>
        <w:rPr>
          <w:ins w:id="660" w:author="AMDUR, ALEXANDER" w:date="2026-09-25T20:09:00Z" w16du:dateUtc="2026-09-26T00:09:00Z"/>
        </w:rPr>
      </w:pPr>
      <w:ins w:id="661" w:author="AMDUR, ALEXANDER" w:date="2026-09-25T20:09:00Z" w16du:dateUtc="2026-09-26T00:09:00Z">
        <w:r>
          <w:rPr>
            <w:w w:val="105"/>
          </w:rPr>
          <w:t>comprising</w:t>
        </w:r>
        <w:r>
          <w:rPr>
            <w:spacing w:val="-2"/>
            <w:w w:val="105"/>
          </w:rPr>
          <w:t xml:space="preserve"> </w:t>
        </w:r>
        <w:r>
          <w:rPr>
            <w:w w:val="105"/>
          </w:rPr>
          <w:t>electrical conductors, not</w:t>
        </w:r>
        <w:r>
          <w:rPr>
            <w:spacing w:val="-2"/>
            <w:w w:val="105"/>
          </w:rPr>
          <w:t xml:space="preserve"> </w:t>
        </w:r>
        <w:r>
          <w:rPr>
            <w:w w:val="105"/>
          </w:rPr>
          <w:t>fitted</w:t>
        </w:r>
        <w:r>
          <w:rPr>
            <w:spacing w:val="-1"/>
            <w:w w:val="105"/>
          </w:rPr>
          <w:t xml:space="preserve"> </w:t>
        </w:r>
        <w:r>
          <w:rPr>
            <w:w w:val="105"/>
          </w:rPr>
          <w:t>with</w:t>
        </w:r>
        <w:r>
          <w:rPr>
            <w:spacing w:val="-2"/>
            <w:w w:val="105"/>
          </w:rPr>
          <w:t xml:space="preserve"> </w:t>
        </w:r>
        <w:r>
          <w:rPr>
            <w:w w:val="105"/>
          </w:rPr>
          <w:t>fittings or</w:t>
        </w:r>
        <w:r>
          <w:rPr>
            <w:spacing w:val="-2"/>
            <w:w w:val="105"/>
          </w:rPr>
          <w:t xml:space="preserve"> </w:t>
        </w:r>
        <w:r>
          <w:rPr>
            <w:w w:val="105"/>
          </w:rPr>
          <w:t>made</w:t>
        </w:r>
        <w:r>
          <w:rPr>
            <w:spacing w:val="-1"/>
            <w:w w:val="105"/>
          </w:rPr>
          <w:t xml:space="preserve"> </w:t>
        </w:r>
        <w:r>
          <w:rPr>
            <w:w w:val="105"/>
          </w:rPr>
          <w:t>up into</w:t>
        </w:r>
        <w:r>
          <w:rPr>
            <w:spacing w:val="-2"/>
            <w:w w:val="105"/>
          </w:rPr>
          <w:t xml:space="preserve"> </w:t>
        </w:r>
        <w:r>
          <w:rPr>
            <w:w w:val="105"/>
          </w:rPr>
          <w:t>articles (described in subheading 7614.90.40);</w:t>
        </w:r>
      </w:ins>
    </w:p>
    <w:p w14:paraId="3360BD7A" w14:textId="77777777" w:rsidR="00B6323E" w:rsidRDefault="0067081A">
      <w:pPr>
        <w:pStyle w:val="ListParagraph"/>
        <w:numPr>
          <w:ilvl w:val="2"/>
          <w:numId w:val="1"/>
        </w:numPr>
        <w:tabs>
          <w:tab w:val="left" w:pos="531"/>
        </w:tabs>
        <w:spacing w:before="160" w:line="278" w:lineRule="auto"/>
        <w:ind w:right="352" w:firstLine="0"/>
        <w:rPr>
          <w:ins w:id="662" w:author="AMDUR, ALEXANDER" w:date="2026-09-25T20:09:00Z" w16du:dateUtc="2026-09-26T00:09:00Z"/>
          <w:sz w:val="24"/>
        </w:rPr>
      </w:pPr>
      <w:ins w:id="663" w:author="AMDUR, ALEXANDER" w:date="2026-09-25T20:09:00Z" w16du:dateUtc="2026-09-26T00:09:00Z">
        <w:r>
          <w:rPr>
            <w:w w:val="105"/>
            <w:sz w:val="24"/>
          </w:rPr>
          <w:t>stranded wire, cables, plaited bands and the like, including slings and similar articles, of aluminum and not with steel core, not electrically insulated; the foregoing fitted with fittings or made up into articles (described in subheading 7614.90.50);</w:t>
        </w:r>
      </w:ins>
    </w:p>
    <w:p w14:paraId="2151BF2C" w14:textId="77777777" w:rsidR="00B6323E" w:rsidRDefault="0067081A">
      <w:pPr>
        <w:pStyle w:val="ListParagraph"/>
        <w:numPr>
          <w:ilvl w:val="2"/>
          <w:numId w:val="1"/>
        </w:numPr>
        <w:tabs>
          <w:tab w:val="left" w:pos="500"/>
        </w:tabs>
        <w:spacing w:before="156" w:line="278" w:lineRule="auto"/>
        <w:ind w:right="219" w:firstLine="0"/>
        <w:rPr>
          <w:ins w:id="664" w:author="AMDUR, ALEXANDER" w:date="2026-09-25T20:09:00Z" w16du:dateUtc="2026-09-26T00:09:00Z"/>
          <w:sz w:val="24"/>
        </w:rPr>
      </w:pPr>
      <w:ins w:id="665" w:author="AMDUR, ALEXANDER" w:date="2026-09-25T20:09:00Z" w16du:dateUtc="2026-09-26T00:09:00Z">
        <w:r>
          <w:rPr>
            <w:w w:val="105"/>
            <w:sz w:val="24"/>
          </w:rPr>
          <w:t>bumper stampings of aluminum, the foregoing</w:t>
        </w:r>
        <w:r>
          <w:rPr>
            <w:spacing w:val="-1"/>
            <w:w w:val="105"/>
            <w:sz w:val="24"/>
          </w:rPr>
          <w:t xml:space="preserve"> </w:t>
        </w:r>
        <w:r>
          <w:rPr>
            <w:w w:val="105"/>
            <w:sz w:val="24"/>
          </w:rPr>
          <w:t>comprising parts and accessories of the motor vehicles of heading 8701 to 8705 (described in subheading 8708.10.30); and</w:t>
        </w:r>
      </w:ins>
    </w:p>
    <w:p w14:paraId="581FCA42" w14:textId="77777777" w:rsidR="00B6323E" w:rsidRPr="00CF1307" w:rsidRDefault="0067081A">
      <w:pPr>
        <w:pStyle w:val="ListParagraph"/>
        <w:numPr>
          <w:ilvl w:val="2"/>
          <w:numId w:val="1"/>
        </w:numPr>
        <w:tabs>
          <w:tab w:val="left" w:pos="490"/>
        </w:tabs>
        <w:spacing w:before="161" w:line="278" w:lineRule="auto"/>
        <w:ind w:right="642" w:firstLine="0"/>
        <w:rPr>
          <w:ins w:id="666" w:author="AMDUR, ALEXANDER" w:date="2026-09-25T20:09:00Z" w16du:dateUtc="2026-09-26T00:09:00Z"/>
          <w:sz w:val="24"/>
        </w:rPr>
      </w:pPr>
      <w:ins w:id="667" w:author="AMDUR, ALEXANDER" w:date="2026-09-25T20:09:00Z" w16du:dateUtc="2026-09-26T00:09:00Z">
        <w:r>
          <w:rPr>
            <w:w w:val="105"/>
            <w:sz w:val="24"/>
          </w:rPr>
          <w:t>body</w:t>
        </w:r>
        <w:r>
          <w:rPr>
            <w:spacing w:val="-3"/>
            <w:w w:val="105"/>
            <w:sz w:val="24"/>
          </w:rPr>
          <w:t xml:space="preserve"> </w:t>
        </w:r>
        <w:r>
          <w:rPr>
            <w:w w:val="105"/>
            <w:sz w:val="24"/>
          </w:rPr>
          <w:t>stampings</w:t>
        </w:r>
        <w:r>
          <w:rPr>
            <w:spacing w:val="-1"/>
            <w:w w:val="105"/>
            <w:sz w:val="24"/>
          </w:rPr>
          <w:t xml:space="preserve"> </w:t>
        </w:r>
        <w:r>
          <w:rPr>
            <w:w w:val="105"/>
            <w:sz w:val="24"/>
          </w:rPr>
          <w:t>of</w:t>
        </w:r>
        <w:r>
          <w:rPr>
            <w:spacing w:val="-3"/>
            <w:w w:val="105"/>
            <w:sz w:val="24"/>
          </w:rPr>
          <w:t xml:space="preserve"> </w:t>
        </w:r>
        <w:r>
          <w:rPr>
            <w:w w:val="105"/>
            <w:sz w:val="24"/>
          </w:rPr>
          <w:t>aluminum,</w:t>
        </w:r>
        <w:r>
          <w:rPr>
            <w:spacing w:val="-1"/>
            <w:w w:val="105"/>
            <w:sz w:val="24"/>
          </w:rPr>
          <w:t xml:space="preserve"> </w:t>
        </w:r>
        <w:r>
          <w:rPr>
            <w:w w:val="105"/>
            <w:sz w:val="24"/>
          </w:rPr>
          <w:t>for</w:t>
        </w:r>
        <w:r>
          <w:rPr>
            <w:spacing w:val="-4"/>
            <w:w w:val="105"/>
            <w:sz w:val="24"/>
          </w:rPr>
          <w:t xml:space="preserve"> </w:t>
        </w:r>
        <w:r>
          <w:rPr>
            <w:w w:val="105"/>
            <w:sz w:val="24"/>
          </w:rPr>
          <w:t>tractors</w:t>
        </w:r>
        <w:r>
          <w:rPr>
            <w:spacing w:val="-1"/>
            <w:w w:val="105"/>
            <w:sz w:val="24"/>
          </w:rPr>
          <w:t xml:space="preserve"> </w:t>
        </w:r>
        <w:r>
          <w:rPr>
            <w:w w:val="105"/>
            <w:sz w:val="24"/>
          </w:rPr>
          <w:t>suitable</w:t>
        </w:r>
        <w:r>
          <w:rPr>
            <w:spacing w:val="-2"/>
            <w:w w:val="105"/>
            <w:sz w:val="24"/>
          </w:rPr>
          <w:t xml:space="preserve"> </w:t>
        </w:r>
        <w:r>
          <w:rPr>
            <w:w w:val="105"/>
            <w:sz w:val="24"/>
          </w:rPr>
          <w:t>for</w:t>
        </w:r>
        <w:r>
          <w:rPr>
            <w:spacing w:val="-4"/>
            <w:w w:val="105"/>
            <w:sz w:val="24"/>
          </w:rPr>
          <w:t xml:space="preserve"> </w:t>
        </w:r>
        <w:r>
          <w:rPr>
            <w:w w:val="105"/>
            <w:sz w:val="24"/>
          </w:rPr>
          <w:t>agricultural</w:t>
        </w:r>
        <w:r>
          <w:rPr>
            <w:spacing w:val="-3"/>
            <w:w w:val="105"/>
            <w:sz w:val="24"/>
          </w:rPr>
          <w:t xml:space="preserve"> </w:t>
        </w:r>
        <w:r>
          <w:rPr>
            <w:w w:val="105"/>
            <w:sz w:val="24"/>
          </w:rPr>
          <w:t>use</w:t>
        </w:r>
        <w:r>
          <w:rPr>
            <w:spacing w:val="-2"/>
            <w:w w:val="105"/>
            <w:sz w:val="24"/>
          </w:rPr>
          <w:t xml:space="preserve"> </w:t>
        </w:r>
        <w:r>
          <w:rPr>
            <w:w w:val="105"/>
            <w:sz w:val="24"/>
          </w:rPr>
          <w:t>(described</w:t>
        </w:r>
        <w:r>
          <w:rPr>
            <w:spacing w:val="-3"/>
            <w:w w:val="105"/>
            <w:sz w:val="24"/>
          </w:rPr>
          <w:t xml:space="preserve"> </w:t>
        </w:r>
        <w:r>
          <w:rPr>
            <w:w w:val="105"/>
            <w:sz w:val="24"/>
          </w:rPr>
          <w:t>in subheading</w:t>
        </w:r>
        <w:r>
          <w:rPr>
            <w:spacing w:val="-3"/>
            <w:w w:val="105"/>
            <w:sz w:val="24"/>
          </w:rPr>
          <w:t xml:space="preserve"> </w:t>
        </w:r>
        <w:r>
          <w:rPr>
            <w:w w:val="105"/>
            <w:sz w:val="24"/>
          </w:rPr>
          <w:t>8708.29.21).</w:t>
        </w:r>
      </w:ins>
    </w:p>
    <w:p w14:paraId="18A31016" w14:textId="788695C0" w:rsidR="00485728" w:rsidRPr="00485728" w:rsidRDefault="00485728" w:rsidP="00CF1307">
      <w:pPr>
        <w:pStyle w:val="ListParagraph"/>
        <w:tabs>
          <w:tab w:val="left" w:pos="490"/>
        </w:tabs>
        <w:spacing w:before="161" w:line="278" w:lineRule="auto"/>
        <w:ind w:right="642"/>
        <w:rPr>
          <w:ins w:id="668" w:author="AMDUR, ALEXANDER" w:date="2026-09-25T20:09:00Z" w16du:dateUtc="2026-09-26T00:09:00Z"/>
          <w:b/>
          <w:bCs/>
          <w:sz w:val="24"/>
        </w:rPr>
      </w:pPr>
      <w:bookmarkStart w:id="669" w:name="_Hlk199849742"/>
      <w:ins w:id="670" w:author="AMDUR, ALEXANDER" w:date="2026-09-25T20:09:00Z" w16du:dateUtc="2026-09-26T00:09:00Z">
        <w:r w:rsidRPr="00485728">
          <w:rPr>
            <w:b/>
            <w:bCs/>
            <w:sz w:val="24"/>
          </w:rPr>
          <w:t>(j):</w:t>
        </w:r>
      </w:ins>
    </w:p>
    <w:p w14:paraId="46C9A7D9" w14:textId="482398A0" w:rsidR="00CF1307" w:rsidRPr="00CF1307" w:rsidRDefault="00CF1307" w:rsidP="00CF1307">
      <w:pPr>
        <w:pStyle w:val="ListParagraph"/>
        <w:tabs>
          <w:tab w:val="left" w:pos="490"/>
        </w:tabs>
        <w:spacing w:before="161" w:line="278" w:lineRule="auto"/>
        <w:ind w:right="642"/>
        <w:rPr>
          <w:ins w:id="671" w:author="AMDUR, ALEXANDER" w:date="2026-09-25T20:09:00Z" w16du:dateUtc="2026-09-26T00:09:00Z"/>
          <w:sz w:val="24"/>
        </w:rPr>
      </w:pPr>
      <w:ins w:id="672" w:author="AMDUR, ALEXANDER" w:date="2026-09-25T20:09:00Z" w16du:dateUtc="2026-09-26T00:09:00Z">
        <w:r w:rsidRPr="00CF1307">
          <w:rPr>
            <w:sz w:val="24"/>
          </w:rPr>
          <w:t xml:space="preserve">7610.10.00 </w:t>
        </w:r>
        <w:r w:rsidRPr="00CF1307">
          <w:rPr>
            <w:sz w:val="24"/>
          </w:rPr>
          <w:tab/>
          <w:t xml:space="preserve">     7610.90.00        7612.90.10 </w:t>
        </w:r>
      </w:ins>
    </w:p>
    <w:p w14:paraId="41390DDE" w14:textId="77777777" w:rsidR="00CF1307" w:rsidRPr="00CF1307" w:rsidRDefault="00CF1307" w:rsidP="00CF1307">
      <w:pPr>
        <w:pStyle w:val="ListParagraph"/>
        <w:tabs>
          <w:tab w:val="left" w:pos="490"/>
        </w:tabs>
        <w:spacing w:before="161" w:line="278" w:lineRule="auto"/>
        <w:ind w:right="642"/>
        <w:rPr>
          <w:ins w:id="673" w:author="AMDUR, ALEXANDER" w:date="2026-09-25T20:09:00Z" w16du:dateUtc="2026-09-26T00:09:00Z"/>
          <w:sz w:val="24"/>
        </w:rPr>
      </w:pPr>
      <w:ins w:id="674" w:author="AMDUR, ALEXANDER" w:date="2026-09-25T20:09:00Z" w16du:dateUtc="2026-09-26T00:09:00Z">
        <w:r w:rsidRPr="00CF1307">
          <w:rPr>
            <w:sz w:val="24"/>
          </w:rPr>
          <w:t>7615.10.2015    7615.10.2025    7615.10.3015</w:t>
        </w:r>
      </w:ins>
    </w:p>
    <w:p w14:paraId="44D5D5EA" w14:textId="77777777" w:rsidR="00CF1307" w:rsidRPr="00CF1307" w:rsidRDefault="00CF1307" w:rsidP="00CF1307">
      <w:pPr>
        <w:pStyle w:val="ListParagraph"/>
        <w:tabs>
          <w:tab w:val="left" w:pos="490"/>
        </w:tabs>
        <w:spacing w:before="161" w:line="278" w:lineRule="auto"/>
        <w:ind w:right="642"/>
        <w:rPr>
          <w:ins w:id="675" w:author="AMDUR, ALEXANDER" w:date="2026-09-25T20:09:00Z" w16du:dateUtc="2026-09-26T00:09:00Z"/>
          <w:sz w:val="24"/>
        </w:rPr>
      </w:pPr>
      <w:ins w:id="676" w:author="AMDUR, ALEXANDER" w:date="2026-09-25T20:09:00Z" w16du:dateUtc="2026-09-26T00:09:00Z">
        <w:r w:rsidRPr="00CF1307">
          <w:rPr>
            <w:sz w:val="24"/>
          </w:rPr>
          <w:t>7615.10.3025    7615.10.5020   7615.10.5040</w:t>
        </w:r>
      </w:ins>
    </w:p>
    <w:p w14:paraId="5A7C4ACC" w14:textId="77777777" w:rsidR="00CF1307" w:rsidRPr="00CF1307" w:rsidRDefault="00CF1307" w:rsidP="00CF1307">
      <w:pPr>
        <w:pStyle w:val="ListParagraph"/>
        <w:tabs>
          <w:tab w:val="left" w:pos="490"/>
        </w:tabs>
        <w:spacing w:before="161" w:line="278" w:lineRule="auto"/>
        <w:ind w:right="642"/>
        <w:rPr>
          <w:ins w:id="677" w:author="AMDUR, ALEXANDER" w:date="2026-09-25T20:09:00Z" w16du:dateUtc="2026-09-26T00:09:00Z"/>
          <w:sz w:val="24"/>
        </w:rPr>
      </w:pPr>
      <w:ins w:id="678" w:author="AMDUR, ALEXANDER" w:date="2026-09-25T20:09:00Z" w16du:dateUtc="2026-09-26T00:09:00Z">
        <w:r w:rsidRPr="00CF1307">
          <w:rPr>
            <w:sz w:val="24"/>
          </w:rPr>
          <w:t xml:space="preserve">7615.10.7125    7615.10.7130    7615.10.7155 </w:t>
        </w:r>
      </w:ins>
    </w:p>
    <w:p w14:paraId="6D4E5750" w14:textId="77777777" w:rsidR="00CF1307" w:rsidRPr="00CF1307" w:rsidRDefault="00CF1307" w:rsidP="00CF1307">
      <w:pPr>
        <w:pStyle w:val="ListParagraph"/>
        <w:tabs>
          <w:tab w:val="left" w:pos="490"/>
        </w:tabs>
        <w:spacing w:before="161" w:line="278" w:lineRule="auto"/>
        <w:ind w:right="642"/>
        <w:rPr>
          <w:ins w:id="679" w:author="AMDUR, ALEXANDER" w:date="2026-09-25T20:09:00Z" w16du:dateUtc="2026-09-26T00:09:00Z"/>
          <w:sz w:val="24"/>
        </w:rPr>
      </w:pPr>
      <w:ins w:id="680" w:author="AMDUR, ALEXANDER" w:date="2026-09-25T20:09:00Z" w16du:dateUtc="2026-09-26T00:09:00Z">
        <w:r w:rsidRPr="00CF1307">
          <w:rPr>
            <w:sz w:val="24"/>
          </w:rPr>
          <w:t>7615.10.7180    7615.10.9100    7615.20.0000</w:t>
        </w:r>
      </w:ins>
    </w:p>
    <w:p w14:paraId="717884C8" w14:textId="77777777" w:rsidR="00CF1307" w:rsidRPr="00CF1307" w:rsidRDefault="00CF1307" w:rsidP="00CF1307">
      <w:pPr>
        <w:pStyle w:val="ListParagraph"/>
        <w:tabs>
          <w:tab w:val="left" w:pos="490"/>
        </w:tabs>
        <w:spacing w:before="161" w:line="278" w:lineRule="auto"/>
        <w:ind w:right="642"/>
        <w:rPr>
          <w:ins w:id="681" w:author="AMDUR, ALEXANDER" w:date="2026-09-25T20:09:00Z" w16du:dateUtc="2026-09-26T00:09:00Z"/>
          <w:sz w:val="24"/>
        </w:rPr>
      </w:pPr>
      <w:ins w:id="682" w:author="AMDUR, ALEXANDER" w:date="2026-09-25T20:09:00Z" w16du:dateUtc="2026-09-26T00:09:00Z">
        <w:r w:rsidRPr="00CF1307">
          <w:rPr>
            <w:sz w:val="24"/>
          </w:rPr>
          <w:t>7616.10.9090    7616.99.1000    7616.99.5130</w:t>
        </w:r>
      </w:ins>
    </w:p>
    <w:p w14:paraId="0491C032" w14:textId="378ADC13" w:rsidR="00CF1307" w:rsidRDefault="00CF1307" w:rsidP="00CF1307">
      <w:pPr>
        <w:pStyle w:val="ListParagraph"/>
        <w:tabs>
          <w:tab w:val="left" w:pos="490"/>
        </w:tabs>
        <w:spacing w:before="161" w:line="278" w:lineRule="auto"/>
        <w:ind w:right="642"/>
        <w:rPr>
          <w:ins w:id="683" w:author="AMDUR, ALEXANDER" w:date="2026-09-25T20:09:00Z" w16du:dateUtc="2026-09-26T00:09:00Z"/>
          <w:sz w:val="24"/>
        </w:rPr>
      </w:pPr>
      <w:ins w:id="684" w:author="AMDUR, ALEXANDER" w:date="2026-09-25T20:09:00Z" w16du:dateUtc="2026-09-26T00:09:00Z">
        <w:r w:rsidRPr="00CF1307">
          <w:rPr>
            <w:sz w:val="24"/>
          </w:rPr>
          <w:t>7616.99.5140    7616.99.5190</w:t>
        </w:r>
      </w:ins>
    </w:p>
    <w:p w14:paraId="1051E277" w14:textId="755B5527" w:rsidR="00485728" w:rsidRPr="00485728" w:rsidRDefault="00485728" w:rsidP="00CF1307">
      <w:pPr>
        <w:pStyle w:val="ListParagraph"/>
        <w:tabs>
          <w:tab w:val="left" w:pos="490"/>
        </w:tabs>
        <w:spacing w:before="161" w:line="278" w:lineRule="auto"/>
        <w:ind w:right="642"/>
        <w:rPr>
          <w:ins w:id="685" w:author="AMDUR, ALEXANDER" w:date="2026-09-25T20:09:00Z" w16du:dateUtc="2026-09-26T00:09:00Z"/>
          <w:b/>
          <w:bCs/>
          <w:sz w:val="24"/>
        </w:rPr>
      </w:pPr>
      <w:ins w:id="686" w:author="AMDUR, ALEXANDER" w:date="2026-09-25T20:09:00Z" w16du:dateUtc="2026-09-26T00:09:00Z">
        <w:r w:rsidRPr="00485728">
          <w:rPr>
            <w:b/>
            <w:bCs/>
            <w:sz w:val="24"/>
          </w:rPr>
          <w:t>(k</w:t>
        </w:r>
        <w:r>
          <w:rPr>
            <w:b/>
            <w:bCs/>
            <w:sz w:val="24"/>
          </w:rPr>
          <w:t>):</w:t>
        </w:r>
      </w:ins>
    </w:p>
    <w:tbl>
      <w:tblPr>
        <w:tblW w:w="0" w:type="auto"/>
        <w:tblInd w:w="90" w:type="dxa"/>
        <w:tblLayout w:type="fixed"/>
        <w:tblCellMar>
          <w:left w:w="0" w:type="dxa"/>
          <w:right w:w="0" w:type="dxa"/>
        </w:tblCellMar>
        <w:tblLook w:val="01E0" w:firstRow="1" w:lastRow="1" w:firstColumn="1" w:lastColumn="1" w:noHBand="0" w:noVBand="0"/>
      </w:tblPr>
      <w:tblGrid>
        <w:gridCol w:w="1440"/>
        <w:gridCol w:w="37"/>
        <w:gridCol w:w="1393"/>
        <w:gridCol w:w="47"/>
        <w:gridCol w:w="1430"/>
      </w:tblGrid>
      <w:tr w:rsidR="00B6323E" w14:paraId="7F3BE43B" w14:textId="77777777" w:rsidTr="00764B74">
        <w:trPr>
          <w:trHeight w:val="518"/>
          <w:ins w:id="687" w:author="AMDUR, ALEXANDER" w:date="2026-09-25T20:09:00Z" w16du:dateUtc="2026-09-26T00:09:00Z"/>
        </w:trPr>
        <w:tc>
          <w:tcPr>
            <w:tcW w:w="1477" w:type="dxa"/>
            <w:gridSpan w:val="2"/>
          </w:tcPr>
          <w:bookmarkEnd w:id="669"/>
          <w:p w14:paraId="0600DE1C" w14:textId="77777777" w:rsidR="00B6323E" w:rsidRDefault="0067081A">
            <w:pPr>
              <w:pStyle w:val="TableParagraph"/>
              <w:ind w:right="20"/>
              <w:jc w:val="center"/>
              <w:rPr>
                <w:ins w:id="688" w:author="AMDUR, ALEXANDER" w:date="2026-09-25T20:09:00Z" w16du:dateUtc="2026-09-26T00:09:00Z"/>
                <w:sz w:val="24"/>
              </w:rPr>
            </w:pPr>
            <w:ins w:id="689" w:author="AMDUR, ALEXANDER" w:date="2026-09-25T20:09:00Z" w16du:dateUtc="2026-09-26T00:09:00Z">
              <w:r>
                <w:rPr>
                  <w:spacing w:val="-2"/>
                  <w:sz w:val="24"/>
                </w:rPr>
                <w:t>6603.90.8100</w:t>
              </w:r>
            </w:ins>
          </w:p>
        </w:tc>
        <w:tc>
          <w:tcPr>
            <w:tcW w:w="1440" w:type="dxa"/>
            <w:gridSpan w:val="2"/>
          </w:tcPr>
          <w:p w14:paraId="6A559AB5" w14:textId="77777777" w:rsidR="00B6323E" w:rsidRDefault="0067081A">
            <w:pPr>
              <w:pStyle w:val="TableParagraph"/>
              <w:ind w:left="59"/>
              <w:rPr>
                <w:ins w:id="690" w:author="AMDUR, ALEXANDER" w:date="2026-09-25T20:09:00Z" w16du:dateUtc="2026-09-26T00:09:00Z"/>
                <w:sz w:val="24"/>
              </w:rPr>
            </w:pPr>
            <w:ins w:id="691" w:author="AMDUR, ALEXANDER" w:date="2026-09-25T20:09:00Z" w16du:dateUtc="2026-09-26T00:09:00Z">
              <w:r>
                <w:rPr>
                  <w:spacing w:val="-2"/>
                  <w:sz w:val="24"/>
                </w:rPr>
                <w:t>8302.10.3000</w:t>
              </w:r>
            </w:ins>
          </w:p>
        </w:tc>
        <w:tc>
          <w:tcPr>
            <w:tcW w:w="1430" w:type="dxa"/>
          </w:tcPr>
          <w:p w14:paraId="711CF6FB" w14:textId="77777777" w:rsidR="00B6323E" w:rsidRDefault="00B6323E">
            <w:pPr>
              <w:pStyle w:val="TableParagraph"/>
              <w:spacing w:before="0"/>
              <w:ind w:left="0"/>
              <w:rPr>
                <w:ins w:id="692" w:author="AMDUR, ALEXANDER" w:date="2026-09-25T20:09:00Z" w16du:dateUtc="2026-09-26T00:09:00Z"/>
                <w:sz w:val="24"/>
              </w:rPr>
            </w:pPr>
          </w:p>
        </w:tc>
      </w:tr>
      <w:tr w:rsidR="00B6323E" w14:paraId="7D0C74CC" w14:textId="77777777" w:rsidTr="00764B74">
        <w:trPr>
          <w:trHeight w:val="518"/>
          <w:ins w:id="693" w:author="AMDUR, ALEXANDER" w:date="2026-09-25T20:09:00Z" w16du:dateUtc="2026-09-26T00:09:00Z"/>
        </w:trPr>
        <w:tc>
          <w:tcPr>
            <w:tcW w:w="1477" w:type="dxa"/>
            <w:gridSpan w:val="2"/>
          </w:tcPr>
          <w:p w14:paraId="37AF9EC0" w14:textId="77777777" w:rsidR="00B6323E" w:rsidRDefault="0067081A">
            <w:pPr>
              <w:pStyle w:val="TableParagraph"/>
              <w:ind w:right="20"/>
              <w:jc w:val="center"/>
              <w:rPr>
                <w:ins w:id="694" w:author="AMDUR, ALEXANDER" w:date="2026-09-25T20:09:00Z" w16du:dateUtc="2026-09-26T00:09:00Z"/>
                <w:sz w:val="24"/>
              </w:rPr>
            </w:pPr>
            <w:ins w:id="695" w:author="AMDUR, ALEXANDER" w:date="2026-09-25T20:09:00Z" w16du:dateUtc="2026-09-26T00:09:00Z">
              <w:r>
                <w:rPr>
                  <w:spacing w:val="-2"/>
                  <w:sz w:val="24"/>
                </w:rPr>
                <w:t>8302.10.6030</w:t>
              </w:r>
            </w:ins>
          </w:p>
        </w:tc>
        <w:tc>
          <w:tcPr>
            <w:tcW w:w="1440" w:type="dxa"/>
            <w:gridSpan w:val="2"/>
          </w:tcPr>
          <w:p w14:paraId="6769F434" w14:textId="77777777" w:rsidR="00B6323E" w:rsidRDefault="0067081A">
            <w:pPr>
              <w:pStyle w:val="TableParagraph"/>
              <w:ind w:left="59"/>
              <w:rPr>
                <w:ins w:id="696" w:author="AMDUR, ALEXANDER" w:date="2026-09-25T20:09:00Z" w16du:dateUtc="2026-09-26T00:09:00Z"/>
                <w:sz w:val="24"/>
              </w:rPr>
            </w:pPr>
            <w:ins w:id="697" w:author="AMDUR, ALEXANDER" w:date="2026-09-25T20:09:00Z" w16du:dateUtc="2026-09-26T00:09:00Z">
              <w:r>
                <w:rPr>
                  <w:spacing w:val="-2"/>
                  <w:sz w:val="24"/>
                </w:rPr>
                <w:t>8302.10.6060</w:t>
              </w:r>
            </w:ins>
          </w:p>
        </w:tc>
        <w:tc>
          <w:tcPr>
            <w:tcW w:w="1430" w:type="dxa"/>
          </w:tcPr>
          <w:p w14:paraId="66CA6187" w14:textId="77777777" w:rsidR="00B6323E" w:rsidRDefault="0067081A">
            <w:pPr>
              <w:pStyle w:val="TableParagraph"/>
              <w:ind w:left="20" w:right="9"/>
              <w:jc w:val="center"/>
              <w:rPr>
                <w:ins w:id="698" w:author="AMDUR, ALEXANDER" w:date="2026-09-25T20:09:00Z" w16du:dateUtc="2026-09-26T00:09:00Z"/>
                <w:sz w:val="24"/>
              </w:rPr>
            </w:pPr>
            <w:ins w:id="699" w:author="AMDUR, ALEXANDER" w:date="2026-09-25T20:09:00Z" w16du:dateUtc="2026-09-26T00:09:00Z">
              <w:r>
                <w:rPr>
                  <w:spacing w:val="-2"/>
                  <w:sz w:val="24"/>
                </w:rPr>
                <w:t>8302.10.6090</w:t>
              </w:r>
            </w:ins>
          </w:p>
        </w:tc>
      </w:tr>
      <w:tr w:rsidR="00B6323E" w14:paraId="1A5D2029" w14:textId="77777777" w:rsidTr="00764B74">
        <w:trPr>
          <w:trHeight w:val="518"/>
          <w:ins w:id="700" w:author="AMDUR, ALEXANDER" w:date="2026-09-25T20:09:00Z" w16du:dateUtc="2026-09-26T00:09:00Z"/>
        </w:trPr>
        <w:tc>
          <w:tcPr>
            <w:tcW w:w="1477" w:type="dxa"/>
            <w:gridSpan w:val="2"/>
          </w:tcPr>
          <w:p w14:paraId="61E9A081" w14:textId="77777777" w:rsidR="00B6323E" w:rsidRDefault="0067081A">
            <w:pPr>
              <w:pStyle w:val="TableParagraph"/>
              <w:ind w:right="20"/>
              <w:jc w:val="center"/>
              <w:rPr>
                <w:ins w:id="701" w:author="AMDUR, ALEXANDER" w:date="2026-09-25T20:09:00Z" w16du:dateUtc="2026-09-26T00:09:00Z"/>
                <w:sz w:val="24"/>
              </w:rPr>
            </w:pPr>
            <w:ins w:id="702" w:author="AMDUR, ALEXANDER" w:date="2026-09-25T20:09:00Z" w16du:dateUtc="2026-09-26T00:09:00Z">
              <w:r>
                <w:rPr>
                  <w:spacing w:val="-2"/>
                  <w:sz w:val="24"/>
                </w:rPr>
                <w:t>8302.20.0000</w:t>
              </w:r>
            </w:ins>
          </w:p>
        </w:tc>
        <w:tc>
          <w:tcPr>
            <w:tcW w:w="1440" w:type="dxa"/>
            <w:gridSpan w:val="2"/>
          </w:tcPr>
          <w:p w14:paraId="5ABF725E" w14:textId="77777777" w:rsidR="00B6323E" w:rsidRDefault="0067081A">
            <w:pPr>
              <w:pStyle w:val="TableParagraph"/>
              <w:ind w:left="59"/>
              <w:rPr>
                <w:ins w:id="703" w:author="AMDUR, ALEXANDER" w:date="2026-09-25T20:09:00Z" w16du:dateUtc="2026-09-26T00:09:00Z"/>
                <w:sz w:val="24"/>
              </w:rPr>
            </w:pPr>
            <w:ins w:id="704" w:author="AMDUR, ALEXANDER" w:date="2026-09-25T20:09:00Z" w16du:dateUtc="2026-09-26T00:09:00Z">
              <w:r>
                <w:rPr>
                  <w:spacing w:val="-2"/>
                  <w:sz w:val="24"/>
                </w:rPr>
                <w:t>8302.30.3010</w:t>
              </w:r>
            </w:ins>
          </w:p>
        </w:tc>
        <w:tc>
          <w:tcPr>
            <w:tcW w:w="1430" w:type="dxa"/>
          </w:tcPr>
          <w:p w14:paraId="7D936380" w14:textId="77777777" w:rsidR="00B6323E" w:rsidRDefault="0067081A">
            <w:pPr>
              <w:pStyle w:val="TableParagraph"/>
              <w:ind w:left="20" w:right="9"/>
              <w:jc w:val="center"/>
              <w:rPr>
                <w:ins w:id="705" w:author="AMDUR, ALEXANDER" w:date="2026-09-25T20:09:00Z" w16du:dateUtc="2026-09-26T00:09:00Z"/>
                <w:sz w:val="24"/>
              </w:rPr>
            </w:pPr>
            <w:ins w:id="706" w:author="AMDUR, ALEXANDER" w:date="2026-09-25T20:09:00Z" w16du:dateUtc="2026-09-26T00:09:00Z">
              <w:r>
                <w:rPr>
                  <w:spacing w:val="-2"/>
                  <w:sz w:val="24"/>
                </w:rPr>
                <w:t>8302.30.3060</w:t>
              </w:r>
            </w:ins>
          </w:p>
        </w:tc>
      </w:tr>
      <w:tr w:rsidR="00B6323E" w14:paraId="29D99D0D" w14:textId="77777777" w:rsidTr="00764B74">
        <w:trPr>
          <w:trHeight w:val="518"/>
          <w:ins w:id="707" w:author="AMDUR, ALEXANDER" w:date="2026-09-25T20:09:00Z" w16du:dateUtc="2026-09-26T00:09:00Z"/>
        </w:trPr>
        <w:tc>
          <w:tcPr>
            <w:tcW w:w="1477" w:type="dxa"/>
            <w:gridSpan w:val="2"/>
          </w:tcPr>
          <w:p w14:paraId="01A785B6" w14:textId="77777777" w:rsidR="00B6323E" w:rsidRDefault="0067081A">
            <w:pPr>
              <w:pStyle w:val="TableParagraph"/>
              <w:ind w:right="20"/>
              <w:jc w:val="center"/>
              <w:rPr>
                <w:ins w:id="708" w:author="AMDUR, ALEXANDER" w:date="2026-09-25T20:09:00Z" w16du:dateUtc="2026-09-26T00:09:00Z"/>
                <w:sz w:val="24"/>
              </w:rPr>
            </w:pPr>
            <w:ins w:id="709" w:author="AMDUR, ALEXANDER" w:date="2026-09-25T20:09:00Z" w16du:dateUtc="2026-09-26T00:09:00Z">
              <w:r>
                <w:rPr>
                  <w:spacing w:val="-2"/>
                  <w:sz w:val="24"/>
                </w:rPr>
                <w:t>8302.41.3000</w:t>
              </w:r>
            </w:ins>
          </w:p>
        </w:tc>
        <w:tc>
          <w:tcPr>
            <w:tcW w:w="1440" w:type="dxa"/>
            <w:gridSpan w:val="2"/>
          </w:tcPr>
          <w:p w14:paraId="12C14F2B" w14:textId="77777777" w:rsidR="00B6323E" w:rsidRDefault="0067081A">
            <w:pPr>
              <w:pStyle w:val="TableParagraph"/>
              <w:ind w:left="59"/>
              <w:rPr>
                <w:ins w:id="710" w:author="AMDUR, ALEXANDER" w:date="2026-09-25T20:09:00Z" w16du:dateUtc="2026-09-26T00:09:00Z"/>
                <w:sz w:val="24"/>
              </w:rPr>
            </w:pPr>
            <w:ins w:id="711" w:author="AMDUR, ALEXANDER" w:date="2026-09-25T20:09:00Z" w16du:dateUtc="2026-09-26T00:09:00Z">
              <w:r>
                <w:rPr>
                  <w:spacing w:val="-2"/>
                  <w:sz w:val="24"/>
                </w:rPr>
                <w:t>8302.41.6015</w:t>
              </w:r>
            </w:ins>
          </w:p>
        </w:tc>
        <w:tc>
          <w:tcPr>
            <w:tcW w:w="1430" w:type="dxa"/>
          </w:tcPr>
          <w:p w14:paraId="1D06D301" w14:textId="77777777" w:rsidR="00B6323E" w:rsidRDefault="0067081A">
            <w:pPr>
              <w:pStyle w:val="TableParagraph"/>
              <w:ind w:left="20" w:right="9"/>
              <w:jc w:val="center"/>
              <w:rPr>
                <w:ins w:id="712" w:author="AMDUR, ALEXANDER" w:date="2026-09-25T20:09:00Z" w16du:dateUtc="2026-09-26T00:09:00Z"/>
                <w:sz w:val="24"/>
              </w:rPr>
            </w:pPr>
            <w:ins w:id="713" w:author="AMDUR, ALEXANDER" w:date="2026-09-25T20:09:00Z" w16du:dateUtc="2026-09-26T00:09:00Z">
              <w:r>
                <w:rPr>
                  <w:spacing w:val="-2"/>
                  <w:sz w:val="24"/>
                </w:rPr>
                <w:t>8302.41.6045</w:t>
              </w:r>
            </w:ins>
          </w:p>
        </w:tc>
      </w:tr>
      <w:tr w:rsidR="00B6323E" w14:paraId="3BA9BDB1" w14:textId="77777777" w:rsidTr="00764B74">
        <w:trPr>
          <w:trHeight w:val="518"/>
          <w:ins w:id="714" w:author="AMDUR, ALEXANDER" w:date="2026-09-25T20:09:00Z" w16du:dateUtc="2026-09-26T00:09:00Z"/>
        </w:trPr>
        <w:tc>
          <w:tcPr>
            <w:tcW w:w="1477" w:type="dxa"/>
            <w:gridSpan w:val="2"/>
          </w:tcPr>
          <w:p w14:paraId="1C6AC917" w14:textId="77777777" w:rsidR="00B6323E" w:rsidRDefault="0067081A">
            <w:pPr>
              <w:pStyle w:val="TableParagraph"/>
              <w:ind w:right="20"/>
              <w:jc w:val="center"/>
              <w:rPr>
                <w:ins w:id="715" w:author="AMDUR, ALEXANDER" w:date="2026-09-25T20:09:00Z" w16du:dateUtc="2026-09-26T00:09:00Z"/>
                <w:sz w:val="24"/>
              </w:rPr>
            </w:pPr>
            <w:ins w:id="716" w:author="AMDUR, ALEXANDER" w:date="2026-09-25T20:09:00Z" w16du:dateUtc="2026-09-26T00:09:00Z">
              <w:r>
                <w:rPr>
                  <w:spacing w:val="-2"/>
                  <w:sz w:val="24"/>
                </w:rPr>
                <w:t>8302.41.6050</w:t>
              </w:r>
            </w:ins>
          </w:p>
        </w:tc>
        <w:tc>
          <w:tcPr>
            <w:tcW w:w="1440" w:type="dxa"/>
            <w:gridSpan w:val="2"/>
          </w:tcPr>
          <w:p w14:paraId="47B12C84" w14:textId="77777777" w:rsidR="00B6323E" w:rsidRDefault="0067081A">
            <w:pPr>
              <w:pStyle w:val="TableParagraph"/>
              <w:ind w:left="59"/>
              <w:rPr>
                <w:ins w:id="717" w:author="AMDUR, ALEXANDER" w:date="2026-09-25T20:09:00Z" w16du:dateUtc="2026-09-26T00:09:00Z"/>
                <w:sz w:val="24"/>
              </w:rPr>
            </w:pPr>
            <w:ins w:id="718" w:author="AMDUR, ALEXANDER" w:date="2026-09-25T20:09:00Z" w16du:dateUtc="2026-09-26T00:09:00Z">
              <w:r>
                <w:rPr>
                  <w:spacing w:val="-2"/>
                  <w:sz w:val="24"/>
                </w:rPr>
                <w:t>8302.41.6080</w:t>
              </w:r>
            </w:ins>
          </w:p>
        </w:tc>
        <w:tc>
          <w:tcPr>
            <w:tcW w:w="1430" w:type="dxa"/>
          </w:tcPr>
          <w:p w14:paraId="7305AC23" w14:textId="77777777" w:rsidR="00B6323E" w:rsidRDefault="0067081A">
            <w:pPr>
              <w:pStyle w:val="TableParagraph"/>
              <w:ind w:left="20" w:right="9"/>
              <w:jc w:val="center"/>
              <w:rPr>
                <w:ins w:id="719" w:author="AMDUR, ALEXANDER" w:date="2026-09-25T20:09:00Z" w16du:dateUtc="2026-09-26T00:09:00Z"/>
                <w:sz w:val="24"/>
              </w:rPr>
            </w:pPr>
            <w:ins w:id="720" w:author="AMDUR, ALEXANDER" w:date="2026-09-25T20:09:00Z" w16du:dateUtc="2026-09-26T00:09:00Z">
              <w:r>
                <w:rPr>
                  <w:spacing w:val="-2"/>
                  <w:sz w:val="24"/>
                </w:rPr>
                <w:t>8302.42.3010</w:t>
              </w:r>
            </w:ins>
          </w:p>
        </w:tc>
      </w:tr>
      <w:tr w:rsidR="00B6323E" w14:paraId="703F5605" w14:textId="77777777" w:rsidTr="00764B74">
        <w:trPr>
          <w:trHeight w:val="518"/>
          <w:ins w:id="721" w:author="AMDUR, ALEXANDER" w:date="2026-09-25T20:09:00Z" w16du:dateUtc="2026-09-26T00:09:00Z"/>
        </w:trPr>
        <w:tc>
          <w:tcPr>
            <w:tcW w:w="1477" w:type="dxa"/>
            <w:gridSpan w:val="2"/>
          </w:tcPr>
          <w:p w14:paraId="79DEF641" w14:textId="77777777" w:rsidR="00B6323E" w:rsidRDefault="0067081A">
            <w:pPr>
              <w:pStyle w:val="TableParagraph"/>
              <w:ind w:right="20"/>
              <w:jc w:val="center"/>
              <w:rPr>
                <w:ins w:id="722" w:author="AMDUR, ALEXANDER" w:date="2026-09-25T20:09:00Z" w16du:dateUtc="2026-09-26T00:09:00Z"/>
                <w:sz w:val="24"/>
              </w:rPr>
            </w:pPr>
            <w:ins w:id="723" w:author="AMDUR, ALEXANDER" w:date="2026-09-25T20:09:00Z" w16du:dateUtc="2026-09-26T00:09:00Z">
              <w:r>
                <w:rPr>
                  <w:spacing w:val="-2"/>
                  <w:sz w:val="24"/>
                </w:rPr>
                <w:t>8302.42.3015</w:t>
              </w:r>
            </w:ins>
          </w:p>
        </w:tc>
        <w:tc>
          <w:tcPr>
            <w:tcW w:w="1440" w:type="dxa"/>
            <w:gridSpan w:val="2"/>
          </w:tcPr>
          <w:p w14:paraId="799A1C56" w14:textId="77777777" w:rsidR="00B6323E" w:rsidRDefault="0067081A">
            <w:pPr>
              <w:pStyle w:val="TableParagraph"/>
              <w:ind w:left="59"/>
              <w:rPr>
                <w:ins w:id="724" w:author="AMDUR, ALEXANDER" w:date="2026-09-25T20:09:00Z" w16du:dateUtc="2026-09-26T00:09:00Z"/>
                <w:sz w:val="24"/>
              </w:rPr>
            </w:pPr>
            <w:ins w:id="725" w:author="AMDUR, ALEXANDER" w:date="2026-09-25T20:09:00Z" w16du:dateUtc="2026-09-26T00:09:00Z">
              <w:r>
                <w:rPr>
                  <w:spacing w:val="-2"/>
                  <w:sz w:val="24"/>
                </w:rPr>
                <w:t>8302.42.3065</w:t>
              </w:r>
            </w:ins>
          </w:p>
        </w:tc>
        <w:tc>
          <w:tcPr>
            <w:tcW w:w="1430" w:type="dxa"/>
          </w:tcPr>
          <w:p w14:paraId="283E11D8" w14:textId="77777777" w:rsidR="00B6323E" w:rsidRDefault="0067081A">
            <w:pPr>
              <w:pStyle w:val="TableParagraph"/>
              <w:ind w:left="20" w:right="9"/>
              <w:jc w:val="center"/>
              <w:rPr>
                <w:ins w:id="726" w:author="AMDUR, ALEXANDER" w:date="2026-09-25T20:09:00Z" w16du:dateUtc="2026-09-26T00:09:00Z"/>
                <w:sz w:val="24"/>
              </w:rPr>
            </w:pPr>
            <w:ins w:id="727" w:author="AMDUR, ALEXANDER" w:date="2026-09-25T20:09:00Z" w16du:dateUtc="2026-09-26T00:09:00Z">
              <w:r>
                <w:rPr>
                  <w:spacing w:val="-2"/>
                  <w:sz w:val="24"/>
                </w:rPr>
                <w:t>8302.49.6035</w:t>
              </w:r>
            </w:ins>
          </w:p>
        </w:tc>
      </w:tr>
      <w:tr w:rsidR="00B6323E" w14:paraId="139A01B4" w14:textId="77777777" w:rsidTr="00764B74">
        <w:trPr>
          <w:trHeight w:val="518"/>
          <w:ins w:id="728" w:author="AMDUR, ALEXANDER" w:date="2026-09-25T20:09:00Z" w16du:dateUtc="2026-09-26T00:09:00Z"/>
        </w:trPr>
        <w:tc>
          <w:tcPr>
            <w:tcW w:w="1477" w:type="dxa"/>
            <w:gridSpan w:val="2"/>
          </w:tcPr>
          <w:p w14:paraId="48D3F3C1" w14:textId="77777777" w:rsidR="00B6323E" w:rsidRDefault="0067081A">
            <w:pPr>
              <w:pStyle w:val="TableParagraph"/>
              <w:ind w:right="20"/>
              <w:jc w:val="center"/>
              <w:rPr>
                <w:ins w:id="729" w:author="AMDUR, ALEXANDER" w:date="2026-09-25T20:09:00Z" w16du:dateUtc="2026-09-26T00:09:00Z"/>
                <w:sz w:val="24"/>
              </w:rPr>
            </w:pPr>
            <w:ins w:id="730" w:author="AMDUR, ALEXANDER" w:date="2026-09-25T20:09:00Z" w16du:dateUtc="2026-09-26T00:09:00Z">
              <w:r>
                <w:rPr>
                  <w:spacing w:val="-2"/>
                  <w:sz w:val="24"/>
                </w:rPr>
                <w:t>8302.49.6045</w:t>
              </w:r>
            </w:ins>
          </w:p>
        </w:tc>
        <w:tc>
          <w:tcPr>
            <w:tcW w:w="1440" w:type="dxa"/>
            <w:gridSpan w:val="2"/>
          </w:tcPr>
          <w:p w14:paraId="063B095C" w14:textId="77777777" w:rsidR="00B6323E" w:rsidRDefault="0067081A">
            <w:pPr>
              <w:pStyle w:val="TableParagraph"/>
              <w:ind w:left="59"/>
              <w:rPr>
                <w:ins w:id="731" w:author="AMDUR, ALEXANDER" w:date="2026-09-25T20:09:00Z" w16du:dateUtc="2026-09-26T00:09:00Z"/>
                <w:sz w:val="24"/>
              </w:rPr>
            </w:pPr>
            <w:ins w:id="732" w:author="AMDUR, ALEXANDER" w:date="2026-09-25T20:09:00Z" w16du:dateUtc="2026-09-26T00:09:00Z">
              <w:r>
                <w:rPr>
                  <w:spacing w:val="-2"/>
                  <w:sz w:val="24"/>
                </w:rPr>
                <w:t>8302.49.6055</w:t>
              </w:r>
            </w:ins>
          </w:p>
        </w:tc>
        <w:tc>
          <w:tcPr>
            <w:tcW w:w="1430" w:type="dxa"/>
          </w:tcPr>
          <w:p w14:paraId="21E2C486" w14:textId="77777777" w:rsidR="00B6323E" w:rsidRDefault="0067081A">
            <w:pPr>
              <w:pStyle w:val="TableParagraph"/>
              <w:ind w:left="20" w:right="9"/>
              <w:jc w:val="center"/>
              <w:rPr>
                <w:ins w:id="733" w:author="AMDUR, ALEXANDER" w:date="2026-09-25T20:09:00Z" w16du:dateUtc="2026-09-26T00:09:00Z"/>
                <w:sz w:val="24"/>
              </w:rPr>
            </w:pPr>
            <w:ins w:id="734" w:author="AMDUR, ALEXANDER" w:date="2026-09-25T20:09:00Z" w16du:dateUtc="2026-09-26T00:09:00Z">
              <w:r>
                <w:rPr>
                  <w:spacing w:val="-2"/>
                  <w:sz w:val="24"/>
                </w:rPr>
                <w:t>8302.49.6085</w:t>
              </w:r>
            </w:ins>
          </w:p>
        </w:tc>
      </w:tr>
      <w:tr w:rsidR="00B6323E" w14:paraId="58FD84A9" w14:textId="77777777" w:rsidTr="00764B74">
        <w:trPr>
          <w:trHeight w:val="518"/>
          <w:ins w:id="735" w:author="AMDUR, ALEXANDER" w:date="2026-09-25T20:09:00Z" w16du:dateUtc="2026-09-26T00:09:00Z"/>
        </w:trPr>
        <w:tc>
          <w:tcPr>
            <w:tcW w:w="1477" w:type="dxa"/>
            <w:gridSpan w:val="2"/>
          </w:tcPr>
          <w:p w14:paraId="164012A3" w14:textId="77777777" w:rsidR="00B6323E" w:rsidRDefault="0067081A">
            <w:pPr>
              <w:pStyle w:val="TableParagraph"/>
              <w:ind w:right="20"/>
              <w:jc w:val="center"/>
              <w:rPr>
                <w:ins w:id="736" w:author="AMDUR, ALEXANDER" w:date="2026-09-25T20:09:00Z" w16du:dateUtc="2026-09-26T00:09:00Z"/>
                <w:sz w:val="24"/>
              </w:rPr>
            </w:pPr>
            <w:ins w:id="737" w:author="AMDUR, ALEXANDER" w:date="2026-09-25T20:09:00Z" w16du:dateUtc="2026-09-26T00:09:00Z">
              <w:r>
                <w:rPr>
                  <w:spacing w:val="-2"/>
                  <w:sz w:val="24"/>
                </w:rPr>
                <w:t>8302.50.0000</w:t>
              </w:r>
            </w:ins>
          </w:p>
        </w:tc>
        <w:tc>
          <w:tcPr>
            <w:tcW w:w="1440" w:type="dxa"/>
            <w:gridSpan w:val="2"/>
          </w:tcPr>
          <w:p w14:paraId="3317AC31" w14:textId="77777777" w:rsidR="00B6323E" w:rsidRDefault="0067081A">
            <w:pPr>
              <w:pStyle w:val="TableParagraph"/>
              <w:ind w:left="59"/>
              <w:rPr>
                <w:ins w:id="738" w:author="AMDUR, ALEXANDER" w:date="2026-09-25T20:09:00Z" w16du:dateUtc="2026-09-26T00:09:00Z"/>
                <w:sz w:val="24"/>
              </w:rPr>
            </w:pPr>
            <w:ins w:id="739" w:author="AMDUR, ALEXANDER" w:date="2026-09-25T20:09:00Z" w16du:dateUtc="2026-09-26T00:09:00Z">
              <w:r>
                <w:rPr>
                  <w:spacing w:val="-2"/>
                  <w:sz w:val="24"/>
                </w:rPr>
                <w:t>8302.60.3000</w:t>
              </w:r>
            </w:ins>
          </w:p>
        </w:tc>
        <w:tc>
          <w:tcPr>
            <w:tcW w:w="1430" w:type="dxa"/>
          </w:tcPr>
          <w:p w14:paraId="2E359763" w14:textId="77777777" w:rsidR="00B6323E" w:rsidRDefault="0067081A">
            <w:pPr>
              <w:pStyle w:val="TableParagraph"/>
              <w:ind w:left="20" w:right="9"/>
              <w:jc w:val="center"/>
              <w:rPr>
                <w:ins w:id="740" w:author="AMDUR, ALEXANDER" w:date="2026-09-25T20:09:00Z" w16du:dateUtc="2026-09-26T00:09:00Z"/>
                <w:sz w:val="24"/>
              </w:rPr>
            </w:pPr>
            <w:ins w:id="741" w:author="AMDUR, ALEXANDER" w:date="2026-09-25T20:09:00Z" w16du:dateUtc="2026-09-26T00:09:00Z">
              <w:r>
                <w:rPr>
                  <w:spacing w:val="-2"/>
                  <w:sz w:val="24"/>
                </w:rPr>
                <w:t>8302.60.9000</w:t>
              </w:r>
            </w:ins>
          </w:p>
        </w:tc>
      </w:tr>
      <w:tr w:rsidR="00B6323E" w14:paraId="3B66869F" w14:textId="77777777" w:rsidTr="00764B74">
        <w:trPr>
          <w:trHeight w:val="518"/>
          <w:ins w:id="742" w:author="AMDUR, ALEXANDER" w:date="2026-09-25T20:09:00Z" w16du:dateUtc="2026-09-26T00:09:00Z"/>
        </w:trPr>
        <w:tc>
          <w:tcPr>
            <w:tcW w:w="1477" w:type="dxa"/>
            <w:gridSpan w:val="2"/>
          </w:tcPr>
          <w:p w14:paraId="10D71D1E" w14:textId="77777777" w:rsidR="00B6323E" w:rsidRDefault="0067081A">
            <w:pPr>
              <w:pStyle w:val="TableParagraph"/>
              <w:ind w:right="20"/>
              <w:jc w:val="center"/>
              <w:rPr>
                <w:ins w:id="743" w:author="AMDUR, ALEXANDER" w:date="2026-09-25T20:09:00Z" w16du:dateUtc="2026-09-26T00:09:00Z"/>
                <w:sz w:val="24"/>
              </w:rPr>
            </w:pPr>
            <w:ins w:id="744" w:author="AMDUR, ALEXANDER" w:date="2026-09-25T20:09:00Z" w16du:dateUtc="2026-09-26T00:09:00Z">
              <w:r>
                <w:rPr>
                  <w:spacing w:val="-2"/>
                  <w:sz w:val="24"/>
                </w:rPr>
                <w:t>8305.10.0050</w:t>
              </w:r>
            </w:ins>
          </w:p>
        </w:tc>
        <w:tc>
          <w:tcPr>
            <w:tcW w:w="1440" w:type="dxa"/>
            <w:gridSpan w:val="2"/>
          </w:tcPr>
          <w:p w14:paraId="2784B395" w14:textId="77777777" w:rsidR="00B6323E" w:rsidRDefault="0067081A">
            <w:pPr>
              <w:pStyle w:val="TableParagraph"/>
              <w:ind w:left="59"/>
              <w:rPr>
                <w:ins w:id="745" w:author="AMDUR, ALEXANDER" w:date="2026-09-25T20:09:00Z" w16du:dateUtc="2026-09-26T00:09:00Z"/>
                <w:sz w:val="24"/>
              </w:rPr>
            </w:pPr>
            <w:ins w:id="746" w:author="AMDUR, ALEXANDER" w:date="2026-09-25T20:09:00Z" w16du:dateUtc="2026-09-26T00:09:00Z">
              <w:r>
                <w:rPr>
                  <w:spacing w:val="-2"/>
                  <w:sz w:val="24"/>
                </w:rPr>
                <w:t>8306.30.0000</w:t>
              </w:r>
            </w:ins>
          </w:p>
        </w:tc>
        <w:tc>
          <w:tcPr>
            <w:tcW w:w="1430" w:type="dxa"/>
          </w:tcPr>
          <w:p w14:paraId="28EA3100" w14:textId="77777777" w:rsidR="00B6323E" w:rsidRDefault="0067081A">
            <w:pPr>
              <w:pStyle w:val="TableParagraph"/>
              <w:ind w:left="20" w:right="9"/>
              <w:jc w:val="center"/>
              <w:rPr>
                <w:ins w:id="747" w:author="AMDUR, ALEXANDER" w:date="2026-09-25T20:09:00Z" w16du:dateUtc="2026-09-26T00:09:00Z"/>
                <w:sz w:val="24"/>
              </w:rPr>
            </w:pPr>
            <w:ins w:id="748" w:author="AMDUR, ALEXANDER" w:date="2026-09-25T20:09:00Z" w16du:dateUtc="2026-09-26T00:09:00Z">
              <w:r>
                <w:rPr>
                  <w:spacing w:val="-2"/>
                  <w:sz w:val="24"/>
                </w:rPr>
                <w:t>8414.59.6590</w:t>
              </w:r>
            </w:ins>
          </w:p>
        </w:tc>
      </w:tr>
      <w:tr w:rsidR="00B6323E" w14:paraId="3879448F" w14:textId="77777777" w:rsidTr="00764B74">
        <w:trPr>
          <w:trHeight w:val="518"/>
          <w:ins w:id="749" w:author="AMDUR, ALEXANDER" w:date="2026-09-25T20:09:00Z" w16du:dateUtc="2026-09-26T00:09:00Z"/>
        </w:trPr>
        <w:tc>
          <w:tcPr>
            <w:tcW w:w="1477" w:type="dxa"/>
            <w:gridSpan w:val="2"/>
          </w:tcPr>
          <w:p w14:paraId="67474F63" w14:textId="77777777" w:rsidR="00B6323E" w:rsidRDefault="0067081A">
            <w:pPr>
              <w:pStyle w:val="TableParagraph"/>
              <w:ind w:right="20"/>
              <w:jc w:val="center"/>
              <w:rPr>
                <w:ins w:id="750" w:author="AMDUR, ALEXANDER" w:date="2026-09-25T20:09:00Z" w16du:dateUtc="2026-09-26T00:09:00Z"/>
                <w:sz w:val="24"/>
              </w:rPr>
            </w:pPr>
            <w:ins w:id="751" w:author="AMDUR, ALEXANDER" w:date="2026-09-25T20:09:00Z" w16du:dateUtc="2026-09-26T00:09:00Z">
              <w:r>
                <w:rPr>
                  <w:spacing w:val="-2"/>
                  <w:sz w:val="24"/>
                </w:rPr>
                <w:t>8415.90.8025</w:t>
              </w:r>
            </w:ins>
          </w:p>
        </w:tc>
        <w:tc>
          <w:tcPr>
            <w:tcW w:w="1440" w:type="dxa"/>
            <w:gridSpan w:val="2"/>
          </w:tcPr>
          <w:p w14:paraId="35BD69B3" w14:textId="77777777" w:rsidR="00B6323E" w:rsidRDefault="0067081A">
            <w:pPr>
              <w:pStyle w:val="TableParagraph"/>
              <w:ind w:left="59"/>
              <w:rPr>
                <w:ins w:id="752" w:author="AMDUR, ALEXANDER" w:date="2026-09-25T20:09:00Z" w16du:dateUtc="2026-09-26T00:09:00Z"/>
                <w:sz w:val="24"/>
              </w:rPr>
            </w:pPr>
            <w:ins w:id="753" w:author="AMDUR, ALEXANDER" w:date="2026-09-25T20:09:00Z" w16du:dateUtc="2026-09-26T00:09:00Z">
              <w:r>
                <w:rPr>
                  <w:spacing w:val="-2"/>
                  <w:sz w:val="24"/>
                </w:rPr>
                <w:t>8415.90.8045</w:t>
              </w:r>
            </w:ins>
          </w:p>
        </w:tc>
        <w:tc>
          <w:tcPr>
            <w:tcW w:w="1430" w:type="dxa"/>
          </w:tcPr>
          <w:p w14:paraId="3E8CBE9C" w14:textId="77777777" w:rsidR="00B6323E" w:rsidRDefault="0067081A">
            <w:pPr>
              <w:pStyle w:val="TableParagraph"/>
              <w:ind w:left="20" w:right="9"/>
              <w:jc w:val="center"/>
              <w:rPr>
                <w:ins w:id="754" w:author="AMDUR, ALEXANDER" w:date="2026-09-25T20:09:00Z" w16du:dateUtc="2026-09-26T00:09:00Z"/>
                <w:sz w:val="24"/>
              </w:rPr>
            </w:pPr>
            <w:ins w:id="755" w:author="AMDUR, ALEXANDER" w:date="2026-09-25T20:09:00Z" w16du:dateUtc="2026-09-26T00:09:00Z">
              <w:r>
                <w:rPr>
                  <w:spacing w:val="-2"/>
                  <w:sz w:val="24"/>
                </w:rPr>
                <w:t>8415.90.8085</w:t>
              </w:r>
            </w:ins>
          </w:p>
        </w:tc>
      </w:tr>
      <w:tr w:rsidR="00B6323E" w14:paraId="04141C94" w14:textId="77777777" w:rsidTr="00764B74">
        <w:trPr>
          <w:trHeight w:val="518"/>
          <w:ins w:id="756" w:author="AMDUR, ALEXANDER" w:date="2026-09-25T20:09:00Z" w16du:dateUtc="2026-09-26T00:09:00Z"/>
        </w:trPr>
        <w:tc>
          <w:tcPr>
            <w:tcW w:w="1477" w:type="dxa"/>
            <w:gridSpan w:val="2"/>
          </w:tcPr>
          <w:p w14:paraId="1F47EC48" w14:textId="77777777" w:rsidR="00B6323E" w:rsidRDefault="0067081A">
            <w:pPr>
              <w:pStyle w:val="TableParagraph"/>
              <w:ind w:right="20"/>
              <w:jc w:val="center"/>
              <w:rPr>
                <w:ins w:id="757" w:author="AMDUR, ALEXANDER" w:date="2026-09-25T20:09:00Z" w16du:dateUtc="2026-09-26T00:09:00Z"/>
                <w:sz w:val="24"/>
              </w:rPr>
            </w:pPr>
            <w:ins w:id="758" w:author="AMDUR, ALEXANDER" w:date="2026-09-25T20:09:00Z" w16du:dateUtc="2026-09-26T00:09:00Z">
              <w:r>
                <w:rPr>
                  <w:spacing w:val="-2"/>
                  <w:sz w:val="24"/>
                </w:rPr>
                <w:t>8418.99.8005</w:t>
              </w:r>
            </w:ins>
          </w:p>
        </w:tc>
        <w:tc>
          <w:tcPr>
            <w:tcW w:w="1440" w:type="dxa"/>
            <w:gridSpan w:val="2"/>
          </w:tcPr>
          <w:p w14:paraId="254040D4" w14:textId="77777777" w:rsidR="00B6323E" w:rsidRDefault="0067081A">
            <w:pPr>
              <w:pStyle w:val="TableParagraph"/>
              <w:ind w:left="59"/>
              <w:rPr>
                <w:ins w:id="759" w:author="AMDUR, ALEXANDER" w:date="2026-09-25T20:09:00Z" w16du:dateUtc="2026-09-26T00:09:00Z"/>
                <w:sz w:val="24"/>
              </w:rPr>
            </w:pPr>
            <w:ins w:id="760" w:author="AMDUR, ALEXANDER" w:date="2026-09-25T20:09:00Z" w16du:dateUtc="2026-09-26T00:09:00Z">
              <w:r>
                <w:rPr>
                  <w:spacing w:val="-2"/>
                  <w:sz w:val="24"/>
                </w:rPr>
                <w:t>8418.99.8050</w:t>
              </w:r>
            </w:ins>
          </w:p>
        </w:tc>
        <w:tc>
          <w:tcPr>
            <w:tcW w:w="1430" w:type="dxa"/>
          </w:tcPr>
          <w:p w14:paraId="2D03C11C" w14:textId="77777777" w:rsidR="00B6323E" w:rsidRDefault="0067081A">
            <w:pPr>
              <w:pStyle w:val="TableParagraph"/>
              <w:ind w:left="20" w:right="9"/>
              <w:jc w:val="center"/>
              <w:rPr>
                <w:ins w:id="761" w:author="AMDUR, ALEXANDER" w:date="2026-09-25T20:09:00Z" w16du:dateUtc="2026-09-26T00:09:00Z"/>
                <w:sz w:val="24"/>
              </w:rPr>
            </w:pPr>
            <w:ins w:id="762" w:author="AMDUR, ALEXANDER" w:date="2026-09-25T20:09:00Z" w16du:dateUtc="2026-09-26T00:09:00Z">
              <w:r>
                <w:rPr>
                  <w:spacing w:val="-2"/>
                  <w:sz w:val="24"/>
                </w:rPr>
                <w:t>8418.99.8060</w:t>
              </w:r>
            </w:ins>
          </w:p>
        </w:tc>
      </w:tr>
      <w:tr w:rsidR="00B6323E" w14:paraId="2EDE57E5" w14:textId="77777777" w:rsidTr="00764B74">
        <w:trPr>
          <w:trHeight w:val="518"/>
          <w:ins w:id="763" w:author="AMDUR, ALEXANDER" w:date="2026-09-25T20:09:00Z" w16du:dateUtc="2026-09-26T00:09:00Z"/>
        </w:trPr>
        <w:tc>
          <w:tcPr>
            <w:tcW w:w="1477" w:type="dxa"/>
            <w:gridSpan w:val="2"/>
          </w:tcPr>
          <w:p w14:paraId="1298FF3C" w14:textId="77777777" w:rsidR="00B6323E" w:rsidRDefault="0067081A">
            <w:pPr>
              <w:pStyle w:val="TableParagraph"/>
              <w:ind w:right="20"/>
              <w:jc w:val="center"/>
              <w:rPr>
                <w:ins w:id="764" w:author="AMDUR, ALEXANDER" w:date="2026-09-25T20:09:00Z" w16du:dateUtc="2026-09-26T00:09:00Z"/>
                <w:sz w:val="24"/>
              </w:rPr>
            </w:pPr>
            <w:ins w:id="765" w:author="AMDUR, ALEXANDER" w:date="2026-09-25T20:09:00Z" w16du:dateUtc="2026-09-26T00:09:00Z">
              <w:r>
                <w:rPr>
                  <w:spacing w:val="-2"/>
                  <w:sz w:val="24"/>
                </w:rPr>
                <w:t>8419.50.5000</w:t>
              </w:r>
            </w:ins>
          </w:p>
        </w:tc>
        <w:tc>
          <w:tcPr>
            <w:tcW w:w="1440" w:type="dxa"/>
            <w:gridSpan w:val="2"/>
          </w:tcPr>
          <w:p w14:paraId="12844D62" w14:textId="77777777" w:rsidR="00B6323E" w:rsidRDefault="0067081A">
            <w:pPr>
              <w:pStyle w:val="TableParagraph"/>
              <w:ind w:left="59"/>
              <w:rPr>
                <w:ins w:id="766" w:author="AMDUR, ALEXANDER" w:date="2026-09-25T20:09:00Z" w16du:dateUtc="2026-09-26T00:09:00Z"/>
                <w:sz w:val="24"/>
              </w:rPr>
            </w:pPr>
            <w:ins w:id="767" w:author="AMDUR, ALEXANDER" w:date="2026-09-25T20:09:00Z" w16du:dateUtc="2026-09-26T00:09:00Z">
              <w:r>
                <w:rPr>
                  <w:spacing w:val="-2"/>
                  <w:sz w:val="24"/>
                </w:rPr>
                <w:t>8419.90.1000</w:t>
              </w:r>
            </w:ins>
          </w:p>
        </w:tc>
        <w:tc>
          <w:tcPr>
            <w:tcW w:w="1430" w:type="dxa"/>
          </w:tcPr>
          <w:p w14:paraId="78995EFF" w14:textId="77777777" w:rsidR="00B6323E" w:rsidRDefault="0067081A">
            <w:pPr>
              <w:pStyle w:val="TableParagraph"/>
              <w:ind w:left="20" w:right="9"/>
              <w:jc w:val="center"/>
              <w:rPr>
                <w:ins w:id="768" w:author="AMDUR, ALEXANDER" w:date="2026-09-25T20:09:00Z" w16du:dateUtc="2026-09-26T00:09:00Z"/>
                <w:sz w:val="24"/>
              </w:rPr>
            </w:pPr>
            <w:ins w:id="769" w:author="AMDUR, ALEXANDER" w:date="2026-09-25T20:09:00Z" w16du:dateUtc="2026-09-26T00:09:00Z">
              <w:r>
                <w:rPr>
                  <w:spacing w:val="-2"/>
                  <w:sz w:val="24"/>
                </w:rPr>
                <w:t>8422.90.0640</w:t>
              </w:r>
            </w:ins>
          </w:p>
        </w:tc>
      </w:tr>
      <w:tr w:rsidR="00B6323E" w14:paraId="576D6513" w14:textId="77777777" w:rsidTr="00764B74">
        <w:trPr>
          <w:trHeight w:val="518"/>
          <w:ins w:id="770" w:author="AMDUR, ALEXANDER" w:date="2026-09-25T20:09:00Z" w16du:dateUtc="2026-09-26T00:09:00Z"/>
        </w:trPr>
        <w:tc>
          <w:tcPr>
            <w:tcW w:w="1477" w:type="dxa"/>
            <w:gridSpan w:val="2"/>
          </w:tcPr>
          <w:p w14:paraId="22DEBE64" w14:textId="77777777" w:rsidR="00B6323E" w:rsidRDefault="0067081A">
            <w:pPr>
              <w:pStyle w:val="TableParagraph"/>
              <w:ind w:right="20"/>
              <w:jc w:val="center"/>
              <w:rPr>
                <w:ins w:id="771" w:author="AMDUR, ALEXANDER" w:date="2026-09-25T20:09:00Z" w16du:dateUtc="2026-09-26T00:09:00Z"/>
                <w:sz w:val="24"/>
              </w:rPr>
            </w:pPr>
            <w:ins w:id="772" w:author="AMDUR, ALEXANDER" w:date="2026-09-25T20:09:00Z" w16du:dateUtc="2026-09-26T00:09:00Z">
              <w:r>
                <w:rPr>
                  <w:spacing w:val="-2"/>
                  <w:sz w:val="24"/>
                </w:rPr>
                <w:t>8424.90.9080</w:t>
              </w:r>
            </w:ins>
          </w:p>
        </w:tc>
        <w:tc>
          <w:tcPr>
            <w:tcW w:w="1440" w:type="dxa"/>
            <w:gridSpan w:val="2"/>
          </w:tcPr>
          <w:p w14:paraId="563ABFC5" w14:textId="77777777" w:rsidR="00B6323E" w:rsidRDefault="0067081A">
            <w:pPr>
              <w:pStyle w:val="TableParagraph"/>
              <w:ind w:left="59"/>
              <w:rPr>
                <w:ins w:id="773" w:author="AMDUR, ALEXANDER" w:date="2026-09-25T20:09:00Z" w16du:dateUtc="2026-09-26T00:09:00Z"/>
                <w:sz w:val="24"/>
              </w:rPr>
            </w:pPr>
            <w:ins w:id="774" w:author="AMDUR, ALEXANDER" w:date="2026-09-25T20:09:00Z" w16du:dateUtc="2026-09-26T00:09:00Z">
              <w:r>
                <w:rPr>
                  <w:spacing w:val="-2"/>
                  <w:sz w:val="24"/>
                </w:rPr>
                <w:t>8473.30.2000</w:t>
              </w:r>
            </w:ins>
          </w:p>
        </w:tc>
        <w:tc>
          <w:tcPr>
            <w:tcW w:w="1430" w:type="dxa"/>
          </w:tcPr>
          <w:p w14:paraId="26DBC04F" w14:textId="77777777" w:rsidR="00B6323E" w:rsidRDefault="0067081A">
            <w:pPr>
              <w:pStyle w:val="TableParagraph"/>
              <w:ind w:left="20" w:right="9"/>
              <w:jc w:val="center"/>
              <w:rPr>
                <w:ins w:id="775" w:author="AMDUR, ALEXANDER" w:date="2026-09-25T20:09:00Z" w16du:dateUtc="2026-09-26T00:09:00Z"/>
                <w:sz w:val="24"/>
              </w:rPr>
            </w:pPr>
            <w:ins w:id="776" w:author="AMDUR, ALEXANDER" w:date="2026-09-25T20:09:00Z" w16du:dateUtc="2026-09-26T00:09:00Z">
              <w:r>
                <w:rPr>
                  <w:spacing w:val="-2"/>
                  <w:sz w:val="24"/>
                </w:rPr>
                <w:t>8473.30.5100</w:t>
              </w:r>
            </w:ins>
          </w:p>
        </w:tc>
      </w:tr>
      <w:tr w:rsidR="00B6323E" w14:paraId="5913FDE8" w14:textId="77777777" w:rsidTr="00764B74">
        <w:trPr>
          <w:trHeight w:val="518"/>
          <w:ins w:id="777" w:author="AMDUR, ALEXANDER" w:date="2026-09-25T20:09:00Z" w16du:dateUtc="2026-09-26T00:09:00Z"/>
        </w:trPr>
        <w:tc>
          <w:tcPr>
            <w:tcW w:w="1477" w:type="dxa"/>
            <w:gridSpan w:val="2"/>
          </w:tcPr>
          <w:p w14:paraId="1ACB6398" w14:textId="77777777" w:rsidR="00B6323E" w:rsidRDefault="0067081A">
            <w:pPr>
              <w:pStyle w:val="TableParagraph"/>
              <w:ind w:right="20"/>
              <w:jc w:val="center"/>
              <w:rPr>
                <w:ins w:id="778" w:author="AMDUR, ALEXANDER" w:date="2026-09-25T20:09:00Z" w16du:dateUtc="2026-09-26T00:09:00Z"/>
                <w:sz w:val="24"/>
              </w:rPr>
            </w:pPr>
            <w:ins w:id="779" w:author="AMDUR, ALEXANDER" w:date="2026-09-25T20:09:00Z" w16du:dateUtc="2026-09-26T00:09:00Z">
              <w:r>
                <w:rPr>
                  <w:spacing w:val="-2"/>
                  <w:sz w:val="24"/>
                </w:rPr>
                <w:t>8479.89.9599</w:t>
              </w:r>
            </w:ins>
          </w:p>
        </w:tc>
        <w:tc>
          <w:tcPr>
            <w:tcW w:w="1440" w:type="dxa"/>
            <w:gridSpan w:val="2"/>
          </w:tcPr>
          <w:p w14:paraId="07B881F5" w14:textId="77777777" w:rsidR="00B6323E" w:rsidRDefault="0067081A">
            <w:pPr>
              <w:pStyle w:val="TableParagraph"/>
              <w:ind w:left="59"/>
              <w:rPr>
                <w:ins w:id="780" w:author="AMDUR, ALEXANDER" w:date="2026-09-25T20:09:00Z" w16du:dateUtc="2026-09-26T00:09:00Z"/>
                <w:sz w:val="24"/>
              </w:rPr>
            </w:pPr>
            <w:ins w:id="781" w:author="AMDUR, ALEXANDER" w:date="2026-09-25T20:09:00Z" w16du:dateUtc="2026-09-26T00:09:00Z">
              <w:r>
                <w:rPr>
                  <w:spacing w:val="-2"/>
                  <w:sz w:val="24"/>
                </w:rPr>
                <w:t>8479.90.8500</w:t>
              </w:r>
            </w:ins>
          </w:p>
        </w:tc>
        <w:tc>
          <w:tcPr>
            <w:tcW w:w="1430" w:type="dxa"/>
          </w:tcPr>
          <w:p w14:paraId="4C5E4F46" w14:textId="77777777" w:rsidR="00B6323E" w:rsidRDefault="0067081A">
            <w:pPr>
              <w:pStyle w:val="TableParagraph"/>
              <w:ind w:left="20" w:right="9"/>
              <w:jc w:val="center"/>
              <w:rPr>
                <w:ins w:id="782" w:author="AMDUR, ALEXANDER" w:date="2026-09-25T20:09:00Z" w16du:dateUtc="2026-09-26T00:09:00Z"/>
                <w:sz w:val="24"/>
              </w:rPr>
            </w:pPr>
            <w:ins w:id="783" w:author="AMDUR, ALEXANDER" w:date="2026-09-25T20:09:00Z" w16du:dateUtc="2026-09-26T00:09:00Z">
              <w:r>
                <w:rPr>
                  <w:spacing w:val="-2"/>
                  <w:sz w:val="24"/>
                </w:rPr>
                <w:t>8479.90.9596</w:t>
              </w:r>
            </w:ins>
          </w:p>
        </w:tc>
      </w:tr>
      <w:tr w:rsidR="00B6323E" w14:paraId="0747A427" w14:textId="77777777" w:rsidTr="00764B74">
        <w:trPr>
          <w:trHeight w:val="518"/>
          <w:ins w:id="784" w:author="AMDUR, ALEXANDER" w:date="2026-09-25T20:09:00Z" w16du:dateUtc="2026-09-26T00:09:00Z"/>
        </w:trPr>
        <w:tc>
          <w:tcPr>
            <w:tcW w:w="1477" w:type="dxa"/>
            <w:gridSpan w:val="2"/>
          </w:tcPr>
          <w:p w14:paraId="6F008013" w14:textId="77777777" w:rsidR="00B6323E" w:rsidRDefault="0067081A">
            <w:pPr>
              <w:pStyle w:val="TableParagraph"/>
              <w:ind w:right="20"/>
              <w:jc w:val="center"/>
              <w:rPr>
                <w:ins w:id="785" w:author="AMDUR, ALEXANDER" w:date="2026-09-25T20:09:00Z" w16du:dateUtc="2026-09-26T00:09:00Z"/>
                <w:sz w:val="24"/>
              </w:rPr>
            </w:pPr>
            <w:ins w:id="786" w:author="AMDUR, ALEXANDER" w:date="2026-09-25T20:09:00Z" w16du:dateUtc="2026-09-26T00:09:00Z">
              <w:r>
                <w:rPr>
                  <w:spacing w:val="-2"/>
                  <w:sz w:val="24"/>
                </w:rPr>
                <w:t>8481.90.9060</w:t>
              </w:r>
            </w:ins>
          </w:p>
        </w:tc>
        <w:tc>
          <w:tcPr>
            <w:tcW w:w="1440" w:type="dxa"/>
            <w:gridSpan w:val="2"/>
          </w:tcPr>
          <w:p w14:paraId="013E4E18" w14:textId="77777777" w:rsidR="00B6323E" w:rsidRDefault="0067081A">
            <w:pPr>
              <w:pStyle w:val="TableParagraph"/>
              <w:ind w:left="59"/>
              <w:rPr>
                <w:ins w:id="787" w:author="AMDUR, ALEXANDER" w:date="2026-09-25T20:09:00Z" w16du:dateUtc="2026-09-26T00:09:00Z"/>
                <w:sz w:val="24"/>
              </w:rPr>
            </w:pPr>
            <w:ins w:id="788" w:author="AMDUR, ALEXANDER" w:date="2026-09-25T20:09:00Z" w16du:dateUtc="2026-09-26T00:09:00Z">
              <w:r>
                <w:rPr>
                  <w:spacing w:val="-2"/>
                  <w:sz w:val="24"/>
                </w:rPr>
                <w:t>8481.90.9085</w:t>
              </w:r>
            </w:ins>
          </w:p>
        </w:tc>
        <w:tc>
          <w:tcPr>
            <w:tcW w:w="1430" w:type="dxa"/>
          </w:tcPr>
          <w:p w14:paraId="4E46A57E" w14:textId="77777777" w:rsidR="00B6323E" w:rsidRDefault="0067081A">
            <w:pPr>
              <w:pStyle w:val="TableParagraph"/>
              <w:ind w:left="20" w:right="9"/>
              <w:jc w:val="center"/>
              <w:rPr>
                <w:ins w:id="789" w:author="AMDUR, ALEXANDER" w:date="2026-09-25T20:09:00Z" w16du:dateUtc="2026-09-26T00:09:00Z"/>
                <w:sz w:val="24"/>
              </w:rPr>
            </w:pPr>
            <w:ins w:id="790" w:author="AMDUR, ALEXANDER" w:date="2026-09-25T20:09:00Z" w16du:dateUtc="2026-09-26T00:09:00Z">
              <w:r>
                <w:rPr>
                  <w:spacing w:val="-2"/>
                  <w:sz w:val="24"/>
                </w:rPr>
                <w:t>8486.90.0000</w:t>
              </w:r>
            </w:ins>
          </w:p>
        </w:tc>
      </w:tr>
      <w:tr w:rsidR="00B6323E" w14:paraId="0E084434" w14:textId="77777777" w:rsidTr="00764B74">
        <w:trPr>
          <w:trHeight w:val="518"/>
          <w:ins w:id="791" w:author="AMDUR, ALEXANDER" w:date="2026-09-25T20:09:00Z" w16du:dateUtc="2026-09-26T00:09:00Z"/>
        </w:trPr>
        <w:tc>
          <w:tcPr>
            <w:tcW w:w="1477" w:type="dxa"/>
            <w:gridSpan w:val="2"/>
          </w:tcPr>
          <w:p w14:paraId="62710EC8" w14:textId="77777777" w:rsidR="00B6323E" w:rsidRDefault="0067081A">
            <w:pPr>
              <w:pStyle w:val="TableParagraph"/>
              <w:ind w:right="20"/>
              <w:jc w:val="center"/>
              <w:rPr>
                <w:ins w:id="792" w:author="AMDUR, ALEXANDER" w:date="2026-09-25T20:09:00Z" w16du:dateUtc="2026-09-26T00:09:00Z"/>
                <w:sz w:val="24"/>
              </w:rPr>
            </w:pPr>
            <w:ins w:id="793" w:author="AMDUR, ALEXANDER" w:date="2026-09-25T20:09:00Z" w16du:dateUtc="2026-09-26T00:09:00Z">
              <w:r>
                <w:rPr>
                  <w:spacing w:val="-2"/>
                  <w:sz w:val="24"/>
                </w:rPr>
                <w:t>8487.90.0080</w:t>
              </w:r>
            </w:ins>
          </w:p>
        </w:tc>
        <w:tc>
          <w:tcPr>
            <w:tcW w:w="1440" w:type="dxa"/>
            <w:gridSpan w:val="2"/>
          </w:tcPr>
          <w:p w14:paraId="26510BB7" w14:textId="77777777" w:rsidR="00B6323E" w:rsidRDefault="0067081A">
            <w:pPr>
              <w:pStyle w:val="TableParagraph"/>
              <w:ind w:left="59"/>
              <w:rPr>
                <w:ins w:id="794" w:author="AMDUR, ALEXANDER" w:date="2026-09-25T20:09:00Z" w16du:dateUtc="2026-09-26T00:09:00Z"/>
                <w:sz w:val="24"/>
              </w:rPr>
            </w:pPr>
            <w:ins w:id="795" w:author="AMDUR, ALEXANDER" w:date="2026-09-25T20:09:00Z" w16du:dateUtc="2026-09-26T00:09:00Z">
              <w:r>
                <w:rPr>
                  <w:spacing w:val="-2"/>
                  <w:sz w:val="24"/>
                </w:rPr>
                <w:t>8503.00.9520</w:t>
              </w:r>
            </w:ins>
          </w:p>
        </w:tc>
        <w:tc>
          <w:tcPr>
            <w:tcW w:w="1430" w:type="dxa"/>
          </w:tcPr>
          <w:p w14:paraId="0E3B2507" w14:textId="77777777" w:rsidR="00B6323E" w:rsidRDefault="0067081A">
            <w:pPr>
              <w:pStyle w:val="TableParagraph"/>
              <w:ind w:left="20" w:right="9"/>
              <w:jc w:val="center"/>
              <w:rPr>
                <w:ins w:id="796" w:author="AMDUR, ALEXANDER" w:date="2026-09-25T20:09:00Z" w16du:dateUtc="2026-09-26T00:09:00Z"/>
                <w:sz w:val="24"/>
              </w:rPr>
            </w:pPr>
            <w:ins w:id="797" w:author="AMDUR, ALEXANDER" w:date="2026-09-25T20:09:00Z" w16du:dateUtc="2026-09-26T00:09:00Z">
              <w:r>
                <w:rPr>
                  <w:spacing w:val="-2"/>
                  <w:sz w:val="24"/>
                </w:rPr>
                <w:t>8508.70.0000</w:t>
              </w:r>
            </w:ins>
          </w:p>
        </w:tc>
      </w:tr>
      <w:tr w:rsidR="00B6323E" w14:paraId="1CB7951E" w14:textId="77777777" w:rsidTr="00764B74">
        <w:trPr>
          <w:trHeight w:val="518"/>
          <w:ins w:id="798" w:author="AMDUR, ALEXANDER" w:date="2026-09-25T20:09:00Z" w16du:dateUtc="2026-09-26T00:09:00Z"/>
        </w:trPr>
        <w:tc>
          <w:tcPr>
            <w:tcW w:w="1477" w:type="dxa"/>
            <w:gridSpan w:val="2"/>
          </w:tcPr>
          <w:p w14:paraId="6E2D3D61" w14:textId="77777777" w:rsidR="00B6323E" w:rsidRDefault="0067081A">
            <w:pPr>
              <w:pStyle w:val="TableParagraph"/>
              <w:ind w:right="20"/>
              <w:jc w:val="center"/>
              <w:rPr>
                <w:ins w:id="799" w:author="AMDUR, ALEXANDER" w:date="2026-09-25T20:09:00Z" w16du:dateUtc="2026-09-26T00:09:00Z"/>
                <w:sz w:val="24"/>
              </w:rPr>
            </w:pPr>
            <w:ins w:id="800" w:author="AMDUR, ALEXANDER" w:date="2026-09-25T20:09:00Z" w16du:dateUtc="2026-09-26T00:09:00Z">
              <w:r>
                <w:rPr>
                  <w:spacing w:val="-2"/>
                  <w:sz w:val="24"/>
                </w:rPr>
                <w:t>8513.90.2000</w:t>
              </w:r>
            </w:ins>
          </w:p>
        </w:tc>
        <w:tc>
          <w:tcPr>
            <w:tcW w:w="1440" w:type="dxa"/>
            <w:gridSpan w:val="2"/>
          </w:tcPr>
          <w:p w14:paraId="58989ECF" w14:textId="77777777" w:rsidR="00B6323E" w:rsidRDefault="0067081A">
            <w:pPr>
              <w:pStyle w:val="TableParagraph"/>
              <w:ind w:left="59"/>
              <w:rPr>
                <w:ins w:id="801" w:author="AMDUR, ALEXANDER" w:date="2026-09-25T20:09:00Z" w16du:dateUtc="2026-09-26T00:09:00Z"/>
                <w:sz w:val="24"/>
              </w:rPr>
            </w:pPr>
            <w:ins w:id="802" w:author="AMDUR, ALEXANDER" w:date="2026-09-25T20:09:00Z" w16du:dateUtc="2026-09-26T00:09:00Z">
              <w:r>
                <w:rPr>
                  <w:spacing w:val="-2"/>
                  <w:sz w:val="24"/>
                </w:rPr>
                <w:t>8515.90.2000</w:t>
              </w:r>
            </w:ins>
          </w:p>
        </w:tc>
        <w:tc>
          <w:tcPr>
            <w:tcW w:w="1430" w:type="dxa"/>
          </w:tcPr>
          <w:p w14:paraId="72114CAE" w14:textId="77777777" w:rsidR="00B6323E" w:rsidRDefault="0067081A">
            <w:pPr>
              <w:pStyle w:val="TableParagraph"/>
              <w:ind w:left="20" w:right="9"/>
              <w:jc w:val="center"/>
              <w:rPr>
                <w:ins w:id="803" w:author="AMDUR, ALEXANDER" w:date="2026-09-25T20:09:00Z" w16du:dateUtc="2026-09-26T00:09:00Z"/>
                <w:sz w:val="24"/>
              </w:rPr>
            </w:pPr>
            <w:ins w:id="804" w:author="AMDUR, ALEXANDER" w:date="2026-09-25T20:09:00Z" w16du:dateUtc="2026-09-26T00:09:00Z">
              <w:r>
                <w:rPr>
                  <w:spacing w:val="-2"/>
                  <w:sz w:val="24"/>
                </w:rPr>
                <w:t>8516.90.5000</w:t>
              </w:r>
            </w:ins>
          </w:p>
        </w:tc>
      </w:tr>
      <w:tr w:rsidR="00B6323E" w14:paraId="7596DFB7" w14:textId="77777777" w:rsidTr="00764B74">
        <w:trPr>
          <w:trHeight w:val="518"/>
          <w:ins w:id="805" w:author="AMDUR, ALEXANDER" w:date="2026-09-25T20:09:00Z" w16du:dateUtc="2026-09-26T00:09:00Z"/>
        </w:trPr>
        <w:tc>
          <w:tcPr>
            <w:tcW w:w="1477" w:type="dxa"/>
            <w:gridSpan w:val="2"/>
          </w:tcPr>
          <w:p w14:paraId="49E05493" w14:textId="77777777" w:rsidR="00B6323E" w:rsidRDefault="0067081A">
            <w:pPr>
              <w:pStyle w:val="TableParagraph"/>
              <w:ind w:right="20"/>
              <w:jc w:val="center"/>
              <w:rPr>
                <w:ins w:id="806" w:author="AMDUR, ALEXANDER" w:date="2026-09-25T20:09:00Z" w16du:dateUtc="2026-09-26T00:09:00Z"/>
                <w:sz w:val="24"/>
              </w:rPr>
            </w:pPr>
            <w:ins w:id="807" w:author="AMDUR, ALEXANDER" w:date="2026-09-25T20:09:00Z" w16du:dateUtc="2026-09-26T00:09:00Z">
              <w:r>
                <w:rPr>
                  <w:spacing w:val="-2"/>
                  <w:sz w:val="24"/>
                </w:rPr>
                <w:t>8516.90.8050</w:t>
              </w:r>
            </w:ins>
          </w:p>
        </w:tc>
        <w:tc>
          <w:tcPr>
            <w:tcW w:w="1440" w:type="dxa"/>
            <w:gridSpan w:val="2"/>
          </w:tcPr>
          <w:p w14:paraId="3E19597A" w14:textId="77777777" w:rsidR="00B6323E" w:rsidRDefault="0067081A">
            <w:pPr>
              <w:pStyle w:val="TableParagraph"/>
              <w:ind w:left="59"/>
              <w:rPr>
                <w:ins w:id="808" w:author="AMDUR, ALEXANDER" w:date="2026-09-25T20:09:00Z" w16du:dateUtc="2026-09-26T00:09:00Z"/>
                <w:sz w:val="24"/>
              </w:rPr>
            </w:pPr>
            <w:ins w:id="809" w:author="AMDUR, ALEXANDER" w:date="2026-09-25T20:09:00Z" w16du:dateUtc="2026-09-26T00:09:00Z">
              <w:r>
                <w:rPr>
                  <w:spacing w:val="-2"/>
                  <w:sz w:val="24"/>
                </w:rPr>
                <w:t>8517.71.0000</w:t>
              </w:r>
            </w:ins>
          </w:p>
        </w:tc>
        <w:tc>
          <w:tcPr>
            <w:tcW w:w="1430" w:type="dxa"/>
          </w:tcPr>
          <w:p w14:paraId="6D8A817F" w14:textId="77777777" w:rsidR="00B6323E" w:rsidRDefault="0067081A">
            <w:pPr>
              <w:pStyle w:val="TableParagraph"/>
              <w:ind w:left="20" w:right="9"/>
              <w:jc w:val="center"/>
              <w:rPr>
                <w:ins w:id="810" w:author="AMDUR, ALEXANDER" w:date="2026-09-25T20:09:00Z" w16du:dateUtc="2026-09-26T00:09:00Z"/>
                <w:sz w:val="24"/>
              </w:rPr>
            </w:pPr>
            <w:ins w:id="811" w:author="AMDUR, ALEXANDER" w:date="2026-09-25T20:09:00Z" w16du:dateUtc="2026-09-26T00:09:00Z">
              <w:r>
                <w:rPr>
                  <w:spacing w:val="-2"/>
                  <w:sz w:val="24"/>
                </w:rPr>
                <w:t>8517.79.0000</w:t>
              </w:r>
            </w:ins>
          </w:p>
        </w:tc>
      </w:tr>
      <w:tr w:rsidR="00B6323E" w14:paraId="5252DCF1" w14:textId="77777777" w:rsidTr="00764B74">
        <w:trPr>
          <w:trHeight w:val="518"/>
          <w:ins w:id="812" w:author="AMDUR, ALEXANDER" w:date="2026-09-25T20:09:00Z" w16du:dateUtc="2026-09-26T00:09:00Z"/>
        </w:trPr>
        <w:tc>
          <w:tcPr>
            <w:tcW w:w="1477" w:type="dxa"/>
            <w:gridSpan w:val="2"/>
          </w:tcPr>
          <w:p w14:paraId="381175FA" w14:textId="77777777" w:rsidR="00B6323E" w:rsidRDefault="0067081A">
            <w:pPr>
              <w:pStyle w:val="TableParagraph"/>
              <w:ind w:right="20"/>
              <w:jc w:val="center"/>
              <w:rPr>
                <w:ins w:id="813" w:author="AMDUR, ALEXANDER" w:date="2026-09-25T20:09:00Z" w16du:dateUtc="2026-09-26T00:09:00Z"/>
                <w:sz w:val="24"/>
              </w:rPr>
            </w:pPr>
            <w:ins w:id="814" w:author="AMDUR, ALEXANDER" w:date="2026-09-25T20:09:00Z" w16du:dateUtc="2026-09-26T00:09:00Z">
              <w:r>
                <w:rPr>
                  <w:spacing w:val="-2"/>
                  <w:sz w:val="24"/>
                </w:rPr>
                <w:t>8529.90.7300</w:t>
              </w:r>
            </w:ins>
          </w:p>
        </w:tc>
        <w:tc>
          <w:tcPr>
            <w:tcW w:w="1440" w:type="dxa"/>
            <w:gridSpan w:val="2"/>
          </w:tcPr>
          <w:p w14:paraId="10E7D376" w14:textId="77777777" w:rsidR="00B6323E" w:rsidRDefault="0067081A">
            <w:pPr>
              <w:pStyle w:val="TableParagraph"/>
              <w:ind w:left="59"/>
              <w:rPr>
                <w:ins w:id="815" w:author="AMDUR, ALEXANDER" w:date="2026-09-25T20:09:00Z" w16du:dateUtc="2026-09-26T00:09:00Z"/>
                <w:sz w:val="24"/>
              </w:rPr>
            </w:pPr>
            <w:ins w:id="816" w:author="AMDUR, ALEXANDER" w:date="2026-09-25T20:09:00Z" w16du:dateUtc="2026-09-26T00:09:00Z">
              <w:r>
                <w:rPr>
                  <w:spacing w:val="-2"/>
                  <w:sz w:val="24"/>
                </w:rPr>
                <w:t>8529.90.9760</w:t>
              </w:r>
            </w:ins>
          </w:p>
        </w:tc>
        <w:tc>
          <w:tcPr>
            <w:tcW w:w="1430" w:type="dxa"/>
          </w:tcPr>
          <w:p w14:paraId="28A80EF7" w14:textId="77777777" w:rsidR="00B6323E" w:rsidRDefault="0067081A">
            <w:pPr>
              <w:pStyle w:val="TableParagraph"/>
              <w:ind w:left="20" w:right="9"/>
              <w:jc w:val="center"/>
              <w:rPr>
                <w:ins w:id="817" w:author="AMDUR, ALEXANDER" w:date="2026-09-25T20:09:00Z" w16du:dateUtc="2026-09-26T00:09:00Z"/>
                <w:sz w:val="24"/>
              </w:rPr>
            </w:pPr>
            <w:ins w:id="818" w:author="AMDUR, ALEXANDER" w:date="2026-09-25T20:09:00Z" w16du:dateUtc="2026-09-26T00:09:00Z">
              <w:r>
                <w:rPr>
                  <w:spacing w:val="-2"/>
                  <w:sz w:val="24"/>
                </w:rPr>
                <w:t>8536.90.8585</w:t>
              </w:r>
            </w:ins>
          </w:p>
        </w:tc>
      </w:tr>
      <w:tr w:rsidR="00B6323E" w14:paraId="4F8ED575" w14:textId="77777777" w:rsidTr="00764B74">
        <w:trPr>
          <w:trHeight w:val="518"/>
          <w:ins w:id="819" w:author="AMDUR, ALEXANDER" w:date="2026-09-25T20:09:00Z" w16du:dateUtc="2026-09-26T00:09:00Z"/>
        </w:trPr>
        <w:tc>
          <w:tcPr>
            <w:tcW w:w="1477" w:type="dxa"/>
            <w:gridSpan w:val="2"/>
          </w:tcPr>
          <w:p w14:paraId="4FF2E0C4" w14:textId="77777777" w:rsidR="00B6323E" w:rsidRDefault="0067081A">
            <w:pPr>
              <w:pStyle w:val="TableParagraph"/>
              <w:ind w:right="20"/>
              <w:jc w:val="center"/>
              <w:rPr>
                <w:ins w:id="820" w:author="AMDUR, ALEXANDER" w:date="2026-09-25T20:09:00Z" w16du:dateUtc="2026-09-26T00:09:00Z"/>
                <w:sz w:val="24"/>
              </w:rPr>
            </w:pPr>
            <w:ins w:id="821" w:author="AMDUR, ALEXANDER" w:date="2026-09-25T20:09:00Z" w16du:dateUtc="2026-09-26T00:09:00Z">
              <w:r>
                <w:rPr>
                  <w:spacing w:val="-2"/>
                  <w:sz w:val="24"/>
                </w:rPr>
                <w:t>8538.10.0000</w:t>
              </w:r>
            </w:ins>
          </w:p>
        </w:tc>
        <w:tc>
          <w:tcPr>
            <w:tcW w:w="1440" w:type="dxa"/>
            <w:gridSpan w:val="2"/>
          </w:tcPr>
          <w:p w14:paraId="33A5A987" w14:textId="77777777" w:rsidR="00B6323E" w:rsidRDefault="0067081A">
            <w:pPr>
              <w:pStyle w:val="TableParagraph"/>
              <w:ind w:left="59"/>
              <w:rPr>
                <w:ins w:id="822" w:author="AMDUR, ALEXANDER" w:date="2026-09-25T20:09:00Z" w16du:dateUtc="2026-09-26T00:09:00Z"/>
                <w:sz w:val="24"/>
              </w:rPr>
            </w:pPr>
            <w:ins w:id="823" w:author="AMDUR, ALEXANDER" w:date="2026-09-25T20:09:00Z" w16du:dateUtc="2026-09-26T00:09:00Z">
              <w:r>
                <w:rPr>
                  <w:spacing w:val="-2"/>
                  <w:sz w:val="24"/>
                </w:rPr>
                <w:t>8541.90.0000</w:t>
              </w:r>
            </w:ins>
          </w:p>
        </w:tc>
        <w:tc>
          <w:tcPr>
            <w:tcW w:w="1430" w:type="dxa"/>
          </w:tcPr>
          <w:p w14:paraId="75657037" w14:textId="77777777" w:rsidR="00B6323E" w:rsidRDefault="0067081A">
            <w:pPr>
              <w:pStyle w:val="TableParagraph"/>
              <w:ind w:left="20" w:right="9"/>
              <w:jc w:val="center"/>
              <w:rPr>
                <w:ins w:id="824" w:author="AMDUR, ALEXANDER" w:date="2026-09-25T20:09:00Z" w16du:dateUtc="2026-09-26T00:09:00Z"/>
                <w:sz w:val="24"/>
              </w:rPr>
            </w:pPr>
            <w:ins w:id="825" w:author="AMDUR, ALEXANDER" w:date="2026-09-25T20:09:00Z" w16du:dateUtc="2026-09-26T00:09:00Z">
              <w:r>
                <w:rPr>
                  <w:spacing w:val="-2"/>
                  <w:sz w:val="24"/>
                </w:rPr>
                <w:t>8543.90.8885</w:t>
              </w:r>
            </w:ins>
          </w:p>
        </w:tc>
      </w:tr>
      <w:tr w:rsidR="00B6323E" w14:paraId="53305C81" w14:textId="77777777" w:rsidTr="00764B74">
        <w:trPr>
          <w:trHeight w:val="518"/>
          <w:ins w:id="826" w:author="AMDUR, ALEXANDER" w:date="2026-09-25T20:09:00Z" w16du:dateUtc="2026-09-26T00:09:00Z"/>
        </w:trPr>
        <w:tc>
          <w:tcPr>
            <w:tcW w:w="1477" w:type="dxa"/>
            <w:gridSpan w:val="2"/>
          </w:tcPr>
          <w:p w14:paraId="359FBD80" w14:textId="77777777" w:rsidR="00B6323E" w:rsidRDefault="0067081A">
            <w:pPr>
              <w:pStyle w:val="TableParagraph"/>
              <w:ind w:right="20"/>
              <w:jc w:val="center"/>
              <w:rPr>
                <w:ins w:id="827" w:author="AMDUR, ALEXANDER" w:date="2026-09-25T20:09:00Z" w16du:dateUtc="2026-09-26T00:09:00Z"/>
                <w:sz w:val="24"/>
              </w:rPr>
            </w:pPr>
            <w:bookmarkStart w:id="828" w:name="_Hlk199841786"/>
            <w:ins w:id="829" w:author="AMDUR, ALEXANDER" w:date="2026-09-25T20:09:00Z" w16du:dateUtc="2026-09-26T00:09:00Z">
              <w:r>
                <w:rPr>
                  <w:spacing w:val="-2"/>
                  <w:sz w:val="24"/>
                </w:rPr>
                <w:t>8547.90.0020</w:t>
              </w:r>
            </w:ins>
          </w:p>
        </w:tc>
        <w:tc>
          <w:tcPr>
            <w:tcW w:w="1440" w:type="dxa"/>
            <w:gridSpan w:val="2"/>
          </w:tcPr>
          <w:p w14:paraId="4C35A2BA" w14:textId="77777777" w:rsidR="00B6323E" w:rsidRDefault="0067081A">
            <w:pPr>
              <w:pStyle w:val="TableParagraph"/>
              <w:ind w:left="59"/>
              <w:rPr>
                <w:ins w:id="830" w:author="AMDUR, ALEXANDER" w:date="2026-09-25T20:09:00Z" w16du:dateUtc="2026-09-26T00:09:00Z"/>
                <w:sz w:val="24"/>
              </w:rPr>
            </w:pPr>
            <w:ins w:id="831" w:author="AMDUR, ALEXANDER" w:date="2026-09-25T20:09:00Z" w16du:dateUtc="2026-09-26T00:09:00Z">
              <w:r>
                <w:rPr>
                  <w:spacing w:val="-2"/>
                  <w:sz w:val="24"/>
                </w:rPr>
                <w:t>8547.90.0030</w:t>
              </w:r>
            </w:ins>
          </w:p>
        </w:tc>
        <w:tc>
          <w:tcPr>
            <w:tcW w:w="1430" w:type="dxa"/>
          </w:tcPr>
          <w:p w14:paraId="40B0A17F" w14:textId="77777777" w:rsidR="00B6323E" w:rsidRDefault="0067081A">
            <w:pPr>
              <w:pStyle w:val="TableParagraph"/>
              <w:ind w:left="20" w:right="9"/>
              <w:jc w:val="center"/>
              <w:rPr>
                <w:ins w:id="832" w:author="AMDUR, ALEXANDER" w:date="2026-09-25T20:09:00Z" w16du:dateUtc="2026-09-26T00:09:00Z"/>
                <w:sz w:val="24"/>
              </w:rPr>
            </w:pPr>
            <w:ins w:id="833" w:author="AMDUR, ALEXANDER" w:date="2026-09-25T20:09:00Z" w16du:dateUtc="2026-09-26T00:09:00Z">
              <w:r>
                <w:rPr>
                  <w:spacing w:val="-2"/>
                  <w:sz w:val="24"/>
                </w:rPr>
                <w:t>8547.90.0040</w:t>
              </w:r>
            </w:ins>
          </w:p>
        </w:tc>
      </w:tr>
      <w:tr w:rsidR="00B6323E" w14:paraId="728CB715" w14:textId="77777777" w:rsidTr="00764B74">
        <w:trPr>
          <w:trHeight w:val="391"/>
          <w:ins w:id="834" w:author="AMDUR, ALEXANDER" w:date="2026-09-25T20:09:00Z" w16du:dateUtc="2026-09-26T00:09:00Z"/>
        </w:trPr>
        <w:tc>
          <w:tcPr>
            <w:tcW w:w="1477" w:type="dxa"/>
            <w:gridSpan w:val="2"/>
          </w:tcPr>
          <w:p w14:paraId="015992C4" w14:textId="77777777" w:rsidR="00B6323E" w:rsidRDefault="0067081A">
            <w:pPr>
              <w:pStyle w:val="TableParagraph"/>
              <w:spacing w:line="256" w:lineRule="exact"/>
              <w:ind w:right="20"/>
              <w:jc w:val="center"/>
              <w:rPr>
                <w:ins w:id="835" w:author="AMDUR, ALEXANDER" w:date="2026-09-25T20:09:00Z" w16du:dateUtc="2026-09-26T00:09:00Z"/>
                <w:sz w:val="24"/>
              </w:rPr>
            </w:pPr>
            <w:ins w:id="836" w:author="AMDUR, ALEXANDER" w:date="2026-09-25T20:09:00Z" w16du:dateUtc="2026-09-26T00:09:00Z">
              <w:r>
                <w:rPr>
                  <w:spacing w:val="-2"/>
                  <w:sz w:val="24"/>
                </w:rPr>
                <w:t>8708.10.3050</w:t>
              </w:r>
            </w:ins>
          </w:p>
        </w:tc>
        <w:tc>
          <w:tcPr>
            <w:tcW w:w="1440" w:type="dxa"/>
            <w:gridSpan w:val="2"/>
          </w:tcPr>
          <w:p w14:paraId="64600AC5" w14:textId="77777777" w:rsidR="00B6323E" w:rsidRDefault="0067081A">
            <w:pPr>
              <w:pStyle w:val="TableParagraph"/>
              <w:spacing w:line="256" w:lineRule="exact"/>
              <w:ind w:left="59"/>
              <w:rPr>
                <w:ins w:id="837" w:author="AMDUR, ALEXANDER" w:date="2026-09-25T20:09:00Z" w16du:dateUtc="2026-09-26T00:09:00Z"/>
                <w:sz w:val="24"/>
              </w:rPr>
            </w:pPr>
            <w:ins w:id="838" w:author="AMDUR, ALEXANDER" w:date="2026-09-25T20:09:00Z" w16du:dateUtc="2026-09-26T00:09:00Z">
              <w:r>
                <w:rPr>
                  <w:spacing w:val="-2"/>
                  <w:sz w:val="24"/>
                </w:rPr>
                <w:t>8708.10.60</w:t>
              </w:r>
            </w:ins>
          </w:p>
        </w:tc>
        <w:tc>
          <w:tcPr>
            <w:tcW w:w="1430" w:type="dxa"/>
          </w:tcPr>
          <w:p w14:paraId="538A0FCB" w14:textId="77777777" w:rsidR="00B6323E" w:rsidRDefault="0067081A">
            <w:pPr>
              <w:pStyle w:val="TableParagraph"/>
              <w:spacing w:line="256" w:lineRule="exact"/>
              <w:ind w:left="20" w:right="9"/>
              <w:jc w:val="center"/>
              <w:rPr>
                <w:ins w:id="839" w:author="AMDUR, ALEXANDER" w:date="2026-09-25T20:09:00Z" w16du:dateUtc="2026-09-26T00:09:00Z"/>
                <w:sz w:val="24"/>
              </w:rPr>
            </w:pPr>
            <w:ins w:id="840" w:author="AMDUR, ALEXANDER" w:date="2026-09-25T20:09:00Z" w16du:dateUtc="2026-09-26T00:09:00Z">
              <w:r>
                <w:rPr>
                  <w:spacing w:val="-2"/>
                  <w:sz w:val="24"/>
                </w:rPr>
                <w:t>8708.29.5160</w:t>
              </w:r>
            </w:ins>
          </w:p>
        </w:tc>
      </w:tr>
      <w:bookmarkEnd w:id="828"/>
      <w:tr w:rsidR="00EB5CB7" w14:paraId="49F00637" w14:textId="77777777" w:rsidTr="00764B74">
        <w:trPr>
          <w:trHeight w:val="391"/>
          <w:ins w:id="841" w:author="AMDUR, ALEXANDER" w:date="2026-09-25T20:09:00Z" w16du:dateUtc="2026-09-26T00:09:00Z"/>
        </w:trPr>
        <w:tc>
          <w:tcPr>
            <w:tcW w:w="1477" w:type="dxa"/>
            <w:gridSpan w:val="2"/>
          </w:tcPr>
          <w:p w14:paraId="31938B70" w14:textId="77777777" w:rsidR="00EB5CB7" w:rsidRDefault="00EB5CB7" w:rsidP="00697EAE">
            <w:pPr>
              <w:pStyle w:val="TableParagraph"/>
              <w:ind w:left="0" w:right="20"/>
              <w:rPr>
                <w:ins w:id="842" w:author="AMDUR, ALEXANDER" w:date="2026-09-25T20:09:00Z" w16du:dateUtc="2026-09-26T00:09:00Z"/>
                <w:spacing w:val="-2"/>
                <w:sz w:val="24"/>
              </w:rPr>
            </w:pPr>
          </w:p>
        </w:tc>
        <w:tc>
          <w:tcPr>
            <w:tcW w:w="1440" w:type="dxa"/>
            <w:gridSpan w:val="2"/>
          </w:tcPr>
          <w:p w14:paraId="045921FB" w14:textId="77777777" w:rsidR="00EB5CB7" w:rsidRDefault="00EB5CB7" w:rsidP="00EB5CB7">
            <w:pPr>
              <w:pStyle w:val="TableParagraph"/>
              <w:ind w:left="59"/>
              <w:rPr>
                <w:ins w:id="843" w:author="AMDUR, ALEXANDER" w:date="2026-09-25T20:09:00Z" w16du:dateUtc="2026-09-26T00:09:00Z"/>
                <w:spacing w:val="-2"/>
                <w:sz w:val="24"/>
              </w:rPr>
            </w:pPr>
          </w:p>
        </w:tc>
        <w:tc>
          <w:tcPr>
            <w:tcW w:w="1430" w:type="dxa"/>
          </w:tcPr>
          <w:p w14:paraId="6A7948F0" w14:textId="77777777" w:rsidR="00EB5CB7" w:rsidRDefault="00EB5CB7">
            <w:pPr>
              <w:pStyle w:val="TableParagraph"/>
              <w:spacing w:line="256" w:lineRule="exact"/>
              <w:ind w:left="20" w:right="9"/>
              <w:jc w:val="center"/>
              <w:rPr>
                <w:ins w:id="844" w:author="AMDUR, ALEXANDER" w:date="2026-09-25T20:09:00Z" w16du:dateUtc="2026-09-26T00:09:00Z"/>
                <w:spacing w:val="-2"/>
                <w:sz w:val="24"/>
              </w:rPr>
            </w:pPr>
          </w:p>
        </w:tc>
      </w:tr>
      <w:tr w:rsidR="00EB5CB7" w14:paraId="16D2BA25" w14:textId="77777777" w:rsidTr="00764B74">
        <w:trPr>
          <w:trHeight w:val="392"/>
          <w:ins w:id="845" w:author="AMDUR, ALEXANDER" w:date="2026-09-25T20:09:00Z" w16du:dateUtc="2026-09-26T00:09:00Z"/>
        </w:trPr>
        <w:tc>
          <w:tcPr>
            <w:tcW w:w="1477" w:type="dxa"/>
            <w:gridSpan w:val="2"/>
          </w:tcPr>
          <w:p w14:paraId="3A7F17E8" w14:textId="3893B910" w:rsidR="00EB5CB7" w:rsidRDefault="00697EAE" w:rsidP="00697EAE">
            <w:pPr>
              <w:pStyle w:val="TableParagraph"/>
              <w:spacing w:before="0" w:line="266" w:lineRule="exact"/>
              <w:ind w:left="0"/>
              <w:rPr>
                <w:ins w:id="846" w:author="AMDUR, ALEXANDER" w:date="2026-09-25T20:09:00Z" w16du:dateUtc="2026-09-26T00:09:00Z"/>
                <w:spacing w:val="-2"/>
                <w:sz w:val="24"/>
              </w:rPr>
            </w:pPr>
            <w:ins w:id="847" w:author="AMDUR, ALEXANDER" w:date="2026-09-25T20:09:00Z" w16du:dateUtc="2026-09-26T00:09:00Z">
              <w:r>
                <w:rPr>
                  <w:spacing w:val="-2"/>
                  <w:sz w:val="24"/>
                </w:rPr>
                <w:t xml:space="preserve"> </w:t>
              </w:r>
              <w:r w:rsidR="00EB5CB7">
                <w:rPr>
                  <w:spacing w:val="-2"/>
                  <w:sz w:val="24"/>
                </w:rPr>
                <w:t xml:space="preserve">8708.80.6590   </w:t>
              </w:r>
            </w:ins>
          </w:p>
        </w:tc>
        <w:tc>
          <w:tcPr>
            <w:tcW w:w="1440" w:type="dxa"/>
            <w:gridSpan w:val="2"/>
          </w:tcPr>
          <w:p w14:paraId="38C4E80A" w14:textId="1812F45D" w:rsidR="00EB5CB7" w:rsidRDefault="00697EAE">
            <w:pPr>
              <w:pStyle w:val="TableParagraph"/>
              <w:spacing w:before="0" w:line="266" w:lineRule="exact"/>
              <w:ind w:left="59"/>
              <w:rPr>
                <w:ins w:id="848" w:author="AMDUR, ALEXANDER" w:date="2026-09-25T20:09:00Z" w16du:dateUtc="2026-09-26T00:09:00Z"/>
                <w:spacing w:val="-2"/>
                <w:sz w:val="24"/>
              </w:rPr>
            </w:pPr>
            <w:ins w:id="849" w:author="AMDUR, ALEXANDER" w:date="2026-09-25T20:09:00Z" w16du:dateUtc="2026-09-26T00:09:00Z">
              <w:r>
                <w:rPr>
                  <w:spacing w:val="-2"/>
                  <w:sz w:val="24"/>
                </w:rPr>
                <w:t>8708.99.6890</w:t>
              </w:r>
            </w:ins>
          </w:p>
        </w:tc>
        <w:tc>
          <w:tcPr>
            <w:tcW w:w="1430" w:type="dxa"/>
          </w:tcPr>
          <w:p w14:paraId="7506896B" w14:textId="17FBD161" w:rsidR="00EB5CB7" w:rsidRDefault="00697EAE">
            <w:pPr>
              <w:pStyle w:val="TableParagraph"/>
              <w:spacing w:before="0" w:line="266" w:lineRule="exact"/>
              <w:ind w:left="60"/>
              <w:rPr>
                <w:ins w:id="850" w:author="AMDUR, ALEXANDER" w:date="2026-09-25T20:09:00Z" w16du:dateUtc="2026-09-26T00:09:00Z"/>
                <w:spacing w:val="-2"/>
                <w:sz w:val="24"/>
              </w:rPr>
            </w:pPr>
            <w:ins w:id="851" w:author="AMDUR, ALEXANDER" w:date="2026-09-25T20:09:00Z" w16du:dateUtc="2026-09-26T00:09:00Z">
              <w:r>
                <w:rPr>
                  <w:spacing w:val="-2"/>
                  <w:sz w:val="24"/>
                </w:rPr>
                <w:t>8716.80.5010</w:t>
              </w:r>
            </w:ins>
          </w:p>
        </w:tc>
      </w:tr>
      <w:tr w:rsidR="00B6323E" w14:paraId="0F1E7A6B" w14:textId="77777777" w:rsidTr="00764B74">
        <w:trPr>
          <w:trHeight w:val="392"/>
          <w:ins w:id="852" w:author="AMDUR, ALEXANDER" w:date="2026-09-25T20:09:00Z" w16du:dateUtc="2026-09-26T00:09:00Z"/>
        </w:trPr>
        <w:tc>
          <w:tcPr>
            <w:tcW w:w="1477" w:type="dxa"/>
            <w:gridSpan w:val="2"/>
          </w:tcPr>
          <w:p w14:paraId="6CD38237" w14:textId="77777777" w:rsidR="00B6323E" w:rsidRDefault="0067081A">
            <w:pPr>
              <w:pStyle w:val="TableParagraph"/>
              <w:spacing w:before="0" w:line="266" w:lineRule="exact"/>
              <w:ind w:left="50"/>
              <w:rPr>
                <w:ins w:id="853" w:author="AMDUR, ALEXANDER" w:date="2026-09-25T20:09:00Z" w16du:dateUtc="2026-09-26T00:09:00Z"/>
                <w:sz w:val="24"/>
              </w:rPr>
            </w:pPr>
            <w:ins w:id="854" w:author="AMDUR, ALEXANDER" w:date="2026-09-25T20:09:00Z" w16du:dateUtc="2026-09-26T00:09:00Z">
              <w:r>
                <w:rPr>
                  <w:spacing w:val="-2"/>
                  <w:sz w:val="24"/>
                </w:rPr>
                <w:t>8807.30.0060</w:t>
              </w:r>
            </w:ins>
          </w:p>
        </w:tc>
        <w:tc>
          <w:tcPr>
            <w:tcW w:w="1440" w:type="dxa"/>
            <w:gridSpan w:val="2"/>
          </w:tcPr>
          <w:p w14:paraId="09375B90" w14:textId="77777777" w:rsidR="00B6323E" w:rsidRDefault="0067081A">
            <w:pPr>
              <w:pStyle w:val="TableParagraph"/>
              <w:spacing w:before="0" w:line="266" w:lineRule="exact"/>
              <w:ind w:left="59"/>
              <w:rPr>
                <w:ins w:id="855" w:author="AMDUR, ALEXANDER" w:date="2026-09-25T20:09:00Z" w16du:dateUtc="2026-09-26T00:09:00Z"/>
                <w:sz w:val="24"/>
              </w:rPr>
            </w:pPr>
            <w:ins w:id="856" w:author="AMDUR, ALEXANDER" w:date="2026-09-25T20:09:00Z" w16du:dateUtc="2026-09-26T00:09:00Z">
              <w:r>
                <w:rPr>
                  <w:spacing w:val="-2"/>
                  <w:sz w:val="24"/>
                </w:rPr>
                <w:t>9013.90.8000</w:t>
              </w:r>
            </w:ins>
          </w:p>
        </w:tc>
        <w:tc>
          <w:tcPr>
            <w:tcW w:w="1430" w:type="dxa"/>
          </w:tcPr>
          <w:p w14:paraId="2BC0663A" w14:textId="77777777" w:rsidR="00B6323E" w:rsidRDefault="0067081A">
            <w:pPr>
              <w:pStyle w:val="TableParagraph"/>
              <w:spacing w:before="0" w:line="266" w:lineRule="exact"/>
              <w:ind w:left="60"/>
              <w:rPr>
                <w:ins w:id="857" w:author="AMDUR, ALEXANDER" w:date="2026-09-25T20:09:00Z" w16du:dateUtc="2026-09-26T00:09:00Z"/>
                <w:sz w:val="24"/>
              </w:rPr>
            </w:pPr>
            <w:ins w:id="858" w:author="AMDUR, ALEXANDER" w:date="2026-09-25T20:09:00Z" w16du:dateUtc="2026-09-26T00:09:00Z">
              <w:r>
                <w:rPr>
                  <w:spacing w:val="-2"/>
                  <w:sz w:val="24"/>
                </w:rPr>
                <w:t>9031.90.9195</w:t>
              </w:r>
            </w:ins>
          </w:p>
        </w:tc>
      </w:tr>
      <w:tr w:rsidR="00B6323E" w14:paraId="27BE7CBE" w14:textId="77777777" w:rsidTr="00764B74">
        <w:trPr>
          <w:trHeight w:val="519"/>
          <w:ins w:id="859" w:author="AMDUR, ALEXANDER" w:date="2026-09-25T20:09:00Z" w16du:dateUtc="2026-09-26T00:09:00Z"/>
        </w:trPr>
        <w:tc>
          <w:tcPr>
            <w:tcW w:w="1477" w:type="dxa"/>
            <w:gridSpan w:val="2"/>
          </w:tcPr>
          <w:p w14:paraId="1F4B08F4" w14:textId="77777777" w:rsidR="00B6323E" w:rsidRDefault="0067081A">
            <w:pPr>
              <w:pStyle w:val="TableParagraph"/>
              <w:ind w:left="50"/>
              <w:rPr>
                <w:ins w:id="860" w:author="AMDUR, ALEXANDER" w:date="2026-09-25T20:09:00Z" w16du:dateUtc="2026-09-26T00:09:00Z"/>
                <w:sz w:val="24"/>
              </w:rPr>
            </w:pPr>
            <w:ins w:id="861" w:author="AMDUR, ALEXANDER" w:date="2026-09-25T20:09:00Z" w16du:dateUtc="2026-09-26T00:09:00Z">
              <w:r>
                <w:rPr>
                  <w:spacing w:val="-2"/>
                  <w:sz w:val="24"/>
                </w:rPr>
                <w:t>9401.99.9081</w:t>
              </w:r>
            </w:ins>
          </w:p>
        </w:tc>
        <w:tc>
          <w:tcPr>
            <w:tcW w:w="1440" w:type="dxa"/>
            <w:gridSpan w:val="2"/>
          </w:tcPr>
          <w:p w14:paraId="1CA34751" w14:textId="77777777" w:rsidR="00B6323E" w:rsidRDefault="0067081A">
            <w:pPr>
              <w:pStyle w:val="TableParagraph"/>
              <w:ind w:left="59"/>
              <w:rPr>
                <w:ins w:id="862" w:author="AMDUR, ALEXANDER" w:date="2026-09-25T20:09:00Z" w16du:dateUtc="2026-09-26T00:09:00Z"/>
                <w:sz w:val="24"/>
              </w:rPr>
            </w:pPr>
            <w:ins w:id="863" w:author="AMDUR, ALEXANDER" w:date="2026-09-25T20:09:00Z" w16du:dateUtc="2026-09-26T00:09:00Z">
              <w:r>
                <w:rPr>
                  <w:spacing w:val="-2"/>
                  <w:sz w:val="24"/>
                </w:rPr>
                <w:t>9403.10.00</w:t>
              </w:r>
            </w:ins>
          </w:p>
        </w:tc>
        <w:tc>
          <w:tcPr>
            <w:tcW w:w="1430" w:type="dxa"/>
          </w:tcPr>
          <w:p w14:paraId="3EF3BDA0" w14:textId="77777777" w:rsidR="00B6323E" w:rsidRDefault="0067081A">
            <w:pPr>
              <w:pStyle w:val="TableParagraph"/>
              <w:ind w:left="60"/>
              <w:rPr>
                <w:ins w:id="864" w:author="AMDUR, ALEXANDER" w:date="2026-09-25T20:09:00Z" w16du:dateUtc="2026-09-26T00:09:00Z"/>
                <w:sz w:val="24"/>
              </w:rPr>
            </w:pPr>
            <w:ins w:id="865" w:author="AMDUR, ALEXANDER" w:date="2026-09-25T20:09:00Z" w16du:dateUtc="2026-09-26T00:09:00Z">
              <w:r>
                <w:rPr>
                  <w:spacing w:val="-2"/>
                  <w:sz w:val="24"/>
                </w:rPr>
                <w:t>9403.20.00</w:t>
              </w:r>
            </w:ins>
          </w:p>
        </w:tc>
      </w:tr>
      <w:tr w:rsidR="00B6323E" w14:paraId="659D2F51" w14:textId="77777777" w:rsidTr="00764B74">
        <w:trPr>
          <w:trHeight w:val="519"/>
          <w:ins w:id="866" w:author="AMDUR, ALEXANDER" w:date="2026-09-25T20:09:00Z" w16du:dateUtc="2026-09-26T00:09:00Z"/>
        </w:trPr>
        <w:tc>
          <w:tcPr>
            <w:tcW w:w="1477" w:type="dxa"/>
            <w:gridSpan w:val="2"/>
          </w:tcPr>
          <w:p w14:paraId="51C441CA" w14:textId="77777777" w:rsidR="00B6323E" w:rsidRDefault="0067081A">
            <w:pPr>
              <w:pStyle w:val="TableParagraph"/>
              <w:ind w:left="50"/>
              <w:rPr>
                <w:ins w:id="867" w:author="AMDUR, ALEXANDER" w:date="2026-09-25T20:09:00Z" w16du:dateUtc="2026-09-26T00:09:00Z"/>
                <w:sz w:val="24"/>
              </w:rPr>
            </w:pPr>
            <w:ins w:id="868" w:author="AMDUR, ALEXANDER" w:date="2026-09-25T20:09:00Z" w16du:dateUtc="2026-09-26T00:09:00Z">
              <w:r>
                <w:rPr>
                  <w:spacing w:val="-2"/>
                  <w:sz w:val="24"/>
                </w:rPr>
                <w:t>9403.99.1040</w:t>
              </w:r>
            </w:ins>
          </w:p>
        </w:tc>
        <w:tc>
          <w:tcPr>
            <w:tcW w:w="1440" w:type="dxa"/>
            <w:gridSpan w:val="2"/>
          </w:tcPr>
          <w:p w14:paraId="711CC822" w14:textId="77777777" w:rsidR="00B6323E" w:rsidRDefault="0067081A">
            <w:pPr>
              <w:pStyle w:val="TableParagraph"/>
              <w:ind w:left="59"/>
              <w:rPr>
                <w:ins w:id="869" w:author="AMDUR, ALEXANDER" w:date="2026-09-25T20:09:00Z" w16du:dateUtc="2026-09-26T00:09:00Z"/>
                <w:sz w:val="24"/>
              </w:rPr>
            </w:pPr>
            <w:ins w:id="870" w:author="AMDUR, ALEXANDER" w:date="2026-09-25T20:09:00Z" w16du:dateUtc="2026-09-26T00:09:00Z">
              <w:r>
                <w:rPr>
                  <w:spacing w:val="-2"/>
                  <w:sz w:val="24"/>
                </w:rPr>
                <w:t>9403.99.9010</w:t>
              </w:r>
            </w:ins>
          </w:p>
        </w:tc>
        <w:tc>
          <w:tcPr>
            <w:tcW w:w="1430" w:type="dxa"/>
          </w:tcPr>
          <w:p w14:paraId="7836B3D0" w14:textId="77777777" w:rsidR="00B6323E" w:rsidRDefault="0067081A">
            <w:pPr>
              <w:pStyle w:val="TableParagraph"/>
              <w:ind w:left="60"/>
              <w:rPr>
                <w:ins w:id="871" w:author="AMDUR, ALEXANDER" w:date="2026-09-25T20:09:00Z" w16du:dateUtc="2026-09-26T00:09:00Z"/>
                <w:sz w:val="24"/>
              </w:rPr>
            </w:pPr>
            <w:ins w:id="872" w:author="AMDUR, ALEXANDER" w:date="2026-09-25T20:09:00Z" w16du:dateUtc="2026-09-26T00:09:00Z">
              <w:r>
                <w:rPr>
                  <w:spacing w:val="-2"/>
                  <w:sz w:val="24"/>
                </w:rPr>
                <w:t>9403.99.9015</w:t>
              </w:r>
            </w:ins>
          </w:p>
        </w:tc>
      </w:tr>
      <w:tr w:rsidR="00B6323E" w14:paraId="41FD39F1" w14:textId="77777777" w:rsidTr="00764B74">
        <w:trPr>
          <w:trHeight w:val="519"/>
          <w:ins w:id="873" w:author="AMDUR, ALEXANDER" w:date="2026-09-25T20:09:00Z" w16du:dateUtc="2026-09-26T00:09:00Z"/>
        </w:trPr>
        <w:tc>
          <w:tcPr>
            <w:tcW w:w="1477" w:type="dxa"/>
            <w:gridSpan w:val="2"/>
          </w:tcPr>
          <w:p w14:paraId="5A2D20E6" w14:textId="77777777" w:rsidR="00B6323E" w:rsidRDefault="0067081A">
            <w:pPr>
              <w:pStyle w:val="TableParagraph"/>
              <w:ind w:left="50"/>
              <w:rPr>
                <w:ins w:id="874" w:author="AMDUR, ALEXANDER" w:date="2026-09-25T20:09:00Z" w16du:dateUtc="2026-09-26T00:09:00Z"/>
                <w:sz w:val="24"/>
              </w:rPr>
            </w:pPr>
            <w:ins w:id="875" w:author="AMDUR, ALEXANDER" w:date="2026-09-25T20:09:00Z" w16du:dateUtc="2026-09-26T00:09:00Z">
              <w:r>
                <w:rPr>
                  <w:spacing w:val="-2"/>
                  <w:sz w:val="24"/>
                </w:rPr>
                <w:t>9403.99.9020</w:t>
              </w:r>
            </w:ins>
          </w:p>
        </w:tc>
        <w:tc>
          <w:tcPr>
            <w:tcW w:w="1440" w:type="dxa"/>
            <w:gridSpan w:val="2"/>
          </w:tcPr>
          <w:p w14:paraId="1053F5AB" w14:textId="77777777" w:rsidR="00B6323E" w:rsidRDefault="0067081A">
            <w:pPr>
              <w:pStyle w:val="TableParagraph"/>
              <w:ind w:left="59"/>
              <w:rPr>
                <w:ins w:id="876" w:author="AMDUR, ALEXANDER" w:date="2026-09-25T20:09:00Z" w16du:dateUtc="2026-09-26T00:09:00Z"/>
                <w:sz w:val="24"/>
              </w:rPr>
            </w:pPr>
            <w:ins w:id="877" w:author="AMDUR, ALEXANDER" w:date="2026-09-25T20:09:00Z" w16du:dateUtc="2026-09-26T00:09:00Z">
              <w:r>
                <w:rPr>
                  <w:spacing w:val="-2"/>
                  <w:sz w:val="24"/>
                </w:rPr>
                <w:t>9403.99.9040</w:t>
              </w:r>
            </w:ins>
          </w:p>
        </w:tc>
        <w:tc>
          <w:tcPr>
            <w:tcW w:w="1430" w:type="dxa"/>
          </w:tcPr>
          <w:p w14:paraId="000459FF" w14:textId="77777777" w:rsidR="00B6323E" w:rsidRDefault="0067081A">
            <w:pPr>
              <w:pStyle w:val="TableParagraph"/>
              <w:ind w:left="60"/>
              <w:rPr>
                <w:ins w:id="878" w:author="AMDUR, ALEXANDER" w:date="2026-09-25T20:09:00Z" w16du:dateUtc="2026-09-26T00:09:00Z"/>
                <w:sz w:val="24"/>
              </w:rPr>
            </w:pPr>
            <w:ins w:id="879" w:author="AMDUR, ALEXANDER" w:date="2026-09-25T20:09:00Z" w16du:dateUtc="2026-09-26T00:09:00Z">
              <w:r>
                <w:rPr>
                  <w:spacing w:val="-2"/>
                  <w:sz w:val="24"/>
                </w:rPr>
                <w:t>9403.99.9045</w:t>
              </w:r>
            </w:ins>
          </w:p>
        </w:tc>
      </w:tr>
      <w:tr w:rsidR="00B6323E" w14:paraId="7621F9AF" w14:textId="77777777" w:rsidTr="00764B74">
        <w:trPr>
          <w:trHeight w:val="519"/>
          <w:ins w:id="880" w:author="AMDUR, ALEXANDER" w:date="2026-09-25T20:09:00Z" w16du:dateUtc="2026-09-26T00:09:00Z"/>
        </w:trPr>
        <w:tc>
          <w:tcPr>
            <w:tcW w:w="1477" w:type="dxa"/>
            <w:gridSpan w:val="2"/>
          </w:tcPr>
          <w:p w14:paraId="2AA4B622" w14:textId="77777777" w:rsidR="00B6323E" w:rsidRDefault="0067081A">
            <w:pPr>
              <w:pStyle w:val="TableParagraph"/>
              <w:ind w:left="50"/>
              <w:rPr>
                <w:ins w:id="881" w:author="AMDUR, ALEXANDER" w:date="2026-09-25T20:09:00Z" w16du:dateUtc="2026-09-26T00:09:00Z"/>
                <w:sz w:val="24"/>
              </w:rPr>
            </w:pPr>
            <w:ins w:id="882" w:author="AMDUR, ALEXANDER" w:date="2026-09-25T20:09:00Z" w16du:dateUtc="2026-09-26T00:09:00Z">
              <w:r>
                <w:rPr>
                  <w:spacing w:val="-2"/>
                  <w:sz w:val="24"/>
                </w:rPr>
                <w:t>9405.99.4020</w:t>
              </w:r>
            </w:ins>
          </w:p>
        </w:tc>
        <w:tc>
          <w:tcPr>
            <w:tcW w:w="1440" w:type="dxa"/>
            <w:gridSpan w:val="2"/>
          </w:tcPr>
          <w:p w14:paraId="0BEC070E" w14:textId="77777777" w:rsidR="00B6323E" w:rsidRDefault="0067081A">
            <w:pPr>
              <w:pStyle w:val="TableParagraph"/>
              <w:ind w:left="59"/>
              <w:rPr>
                <w:ins w:id="883" w:author="AMDUR, ALEXANDER" w:date="2026-09-25T20:09:00Z" w16du:dateUtc="2026-09-26T00:09:00Z"/>
                <w:sz w:val="24"/>
              </w:rPr>
            </w:pPr>
            <w:ins w:id="884" w:author="AMDUR, ALEXANDER" w:date="2026-09-25T20:09:00Z" w16du:dateUtc="2026-09-26T00:09:00Z">
              <w:r>
                <w:rPr>
                  <w:spacing w:val="-2"/>
                  <w:sz w:val="24"/>
                </w:rPr>
                <w:t>9506.11.4080</w:t>
              </w:r>
            </w:ins>
          </w:p>
        </w:tc>
        <w:tc>
          <w:tcPr>
            <w:tcW w:w="1430" w:type="dxa"/>
          </w:tcPr>
          <w:p w14:paraId="78D7493F" w14:textId="77777777" w:rsidR="00B6323E" w:rsidRDefault="0067081A">
            <w:pPr>
              <w:pStyle w:val="TableParagraph"/>
              <w:ind w:left="60"/>
              <w:rPr>
                <w:ins w:id="885" w:author="AMDUR, ALEXANDER" w:date="2026-09-25T20:09:00Z" w16du:dateUtc="2026-09-26T00:09:00Z"/>
                <w:sz w:val="24"/>
              </w:rPr>
            </w:pPr>
            <w:ins w:id="886" w:author="AMDUR, ALEXANDER" w:date="2026-09-25T20:09:00Z" w16du:dateUtc="2026-09-26T00:09:00Z">
              <w:r>
                <w:rPr>
                  <w:spacing w:val="-2"/>
                  <w:sz w:val="24"/>
                </w:rPr>
                <w:t>9506.51.4000</w:t>
              </w:r>
            </w:ins>
          </w:p>
        </w:tc>
      </w:tr>
      <w:tr w:rsidR="00B6323E" w14:paraId="622C9447" w14:textId="77777777" w:rsidTr="00764B74">
        <w:trPr>
          <w:trHeight w:val="519"/>
          <w:ins w:id="887" w:author="AMDUR, ALEXANDER" w:date="2026-09-25T20:09:00Z" w16du:dateUtc="2026-09-26T00:09:00Z"/>
        </w:trPr>
        <w:tc>
          <w:tcPr>
            <w:tcW w:w="1477" w:type="dxa"/>
            <w:gridSpan w:val="2"/>
          </w:tcPr>
          <w:p w14:paraId="10749BE6" w14:textId="77777777" w:rsidR="00B6323E" w:rsidRDefault="0067081A">
            <w:pPr>
              <w:pStyle w:val="TableParagraph"/>
              <w:ind w:left="50"/>
              <w:rPr>
                <w:ins w:id="888" w:author="AMDUR, ALEXANDER" w:date="2026-09-25T20:09:00Z" w16du:dateUtc="2026-09-26T00:09:00Z"/>
                <w:sz w:val="24"/>
              </w:rPr>
            </w:pPr>
            <w:ins w:id="889" w:author="AMDUR, ALEXANDER" w:date="2026-09-25T20:09:00Z" w16du:dateUtc="2026-09-26T00:09:00Z">
              <w:r>
                <w:rPr>
                  <w:spacing w:val="-2"/>
                  <w:sz w:val="24"/>
                </w:rPr>
                <w:t>9506.51.6000</w:t>
              </w:r>
            </w:ins>
          </w:p>
        </w:tc>
        <w:tc>
          <w:tcPr>
            <w:tcW w:w="1440" w:type="dxa"/>
            <w:gridSpan w:val="2"/>
          </w:tcPr>
          <w:p w14:paraId="648D7AA1" w14:textId="77777777" w:rsidR="00B6323E" w:rsidRDefault="0067081A">
            <w:pPr>
              <w:pStyle w:val="TableParagraph"/>
              <w:ind w:left="59"/>
              <w:rPr>
                <w:ins w:id="890" w:author="AMDUR, ALEXANDER" w:date="2026-09-25T20:09:00Z" w16du:dateUtc="2026-09-26T00:09:00Z"/>
                <w:sz w:val="24"/>
              </w:rPr>
            </w:pPr>
            <w:ins w:id="891" w:author="AMDUR, ALEXANDER" w:date="2026-09-25T20:09:00Z" w16du:dateUtc="2026-09-26T00:09:00Z">
              <w:r>
                <w:rPr>
                  <w:spacing w:val="-2"/>
                  <w:sz w:val="24"/>
                </w:rPr>
                <w:t>9506.59.4040</w:t>
              </w:r>
            </w:ins>
          </w:p>
        </w:tc>
        <w:tc>
          <w:tcPr>
            <w:tcW w:w="1430" w:type="dxa"/>
          </w:tcPr>
          <w:p w14:paraId="22A6558C" w14:textId="77777777" w:rsidR="00B6323E" w:rsidRDefault="0067081A">
            <w:pPr>
              <w:pStyle w:val="TableParagraph"/>
              <w:ind w:left="60"/>
              <w:rPr>
                <w:ins w:id="892" w:author="AMDUR, ALEXANDER" w:date="2026-09-25T20:09:00Z" w16du:dateUtc="2026-09-26T00:09:00Z"/>
                <w:sz w:val="24"/>
              </w:rPr>
            </w:pPr>
            <w:ins w:id="893" w:author="AMDUR, ALEXANDER" w:date="2026-09-25T20:09:00Z" w16du:dateUtc="2026-09-26T00:09:00Z">
              <w:r>
                <w:rPr>
                  <w:spacing w:val="-2"/>
                  <w:sz w:val="24"/>
                </w:rPr>
                <w:t>9506.70.2090</w:t>
              </w:r>
            </w:ins>
          </w:p>
        </w:tc>
      </w:tr>
      <w:tr w:rsidR="00B6323E" w14:paraId="0F987444" w14:textId="77777777" w:rsidTr="00764B74">
        <w:trPr>
          <w:trHeight w:val="519"/>
          <w:ins w:id="894" w:author="AMDUR, ALEXANDER" w:date="2026-09-25T20:09:00Z" w16du:dateUtc="2026-09-26T00:09:00Z"/>
        </w:trPr>
        <w:tc>
          <w:tcPr>
            <w:tcW w:w="1477" w:type="dxa"/>
            <w:gridSpan w:val="2"/>
          </w:tcPr>
          <w:p w14:paraId="63415F60" w14:textId="77777777" w:rsidR="00B6323E" w:rsidRDefault="0067081A">
            <w:pPr>
              <w:pStyle w:val="TableParagraph"/>
              <w:ind w:left="50"/>
              <w:rPr>
                <w:ins w:id="895" w:author="AMDUR, ALEXANDER" w:date="2026-09-25T20:09:00Z" w16du:dateUtc="2026-09-26T00:09:00Z"/>
                <w:sz w:val="24"/>
              </w:rPr>
            </w:pPr>
            <w:ins w:id="896" w:author="AMDUR, ALEXANDER" w:date="2026-09-25T20:09:00Z" w16du:dateUtc="2026-09-26T00:09:00Z">
              <w:r>
                <w:rPr>
                  <w:spacing w:val="-2"/>
                  <w:sz w:val="24"/>
                </w:rPr>
                <w:t>9506.91.0010</w:t>
              </w:r>
            </w:ins>
          </w:p>
        </w:tc>
        <w:tc>
          <w:tcPr>
            <w:tcW w:w="1440" w:type="dxa"/>
            <w:gridSpan w:val="2"/>
          </w:tcPr>
          <w:p w14:paraId="5DF4E22E" w14:textId="77777777" w:rsidR="00B6323E" w:rsidRDefault="0067081A">
            <w:pPr>
              <w:pStyle w:val="TableParagraph"/>
              <w:ind w:left="59"/>
              <w:rPr>
                <w:ins w:id="897" w:author="AMDUR, ALEXANDER" w:date="2026-09-25T20:09:00Z" w16du:dateUtc="2026-09-26T00:09:00Z"/>
                <w:sz w:val="24"/>
              </w:rPr>
            </w:pPr>
            <w:ins w:id="898" w:author="AMDUR, ALEXANDER" w:date="2026-09-25T20:09:00Z" w16du:dateUtc="2026-09-26T00:09:00Z">
              <w:r>
                <w:rPr>
                  <w:spacing w:val="-2"/>
                  <w:sz w:val="24"/>
                </w:rPr>
                <w:t>9506.91.0020</w:t>
              </w:r>
            </w:ins>
          </w:p>
        </w:tc>
        <w:tc>
          <w:tcPr>
            <w:tcW w:w="1430" w:type="dxa"/>
          </w:tcPr>
          <w:p w14:paraId="1695E5AA" w14:textId="77777777" w:rsidR="00B6323E" w:rsidRDefault="0067081A">
            <w:pPr>
              <w:pStyle w:val="TableParagraph"/>
              <w:ind w:left="60"/>
              <w:rPr>
                <w:ins w:id="899" w:author="AMDUR, ALEXANDER" w:date="2026-09-25T20:09:00Z" w16du:dateUtc="2026-09-26T00:09:00Z"/>
                <w:sz w:val="24"/>
              </w:rPr>
            </w:pPr>
            <w:ins w:id="900" w:author="AMDUR, ALEXANDER" w:date="2026-09-25T20:09:00Z" w16du:dateUtc="2026-09-26T00:09:00Z">
              <w:r>
                <w:rPr>
                  <w:spacing w:val="-2"/>
                  <w:sz w:val="24"/>
                </w:rPr>
                <w:t>9506.91.0030</w:t>
              </w:r>
            </w:ins>
          </w:p>
        </w:tc>
      </w:tr>
      <w:tr w:rsidR="00B6323E" w14:paraId="4BDAB82B" w14:textId="77777777" w:rsidTr="00764B74">
        <w:trPr>
          <w:trHeight w:val="519"/>
          <w:ins w:id="901" w:author="AMDUR, ALEXANDER" w:date="2026-09-25T20:09:00Z" w16du:dateUtc="2026-09-26T00:09:00Z"/>
        </w:trPr>
        <w:tc>
          <w:tcPr>
            <w:tcW w:w="1477" w:type="dxa"/>
            <w:gridSpan w:val="2"/>
          </w:tcPr>
          <w:p w14:paraId="66B10F72" w14:textId="77777777" w:rsidR="00B6323E" w:rsidRDefault="0067081A">
            <w:pPr>
              <w:pStyle w:val="TableParagraph"/>
              <w:ind w:left="50"/>
              <w:rPr>
                <w:ins w:id="902" w:author="AMDUR, ALEXANDER" w:date="2026-09-25T20:09:00Z" w16du:dateUtc="2026-09-26T00:09:00Z"/>
                <w:sz w:val="24"/>
              </w:rPr>
            </w:pPr>
            <w:ins w:id="903" w:author="AMDUR, ALEXANDER" w:date="2026-09-25T20:09:00Z" w16du:dateUtc="2026-09-26T00:09:00Z">
              <w:r>
                <w:rPr>
                  <w:spacing w:val="-2"/>
                  <w:sz w:val="24"/>
                </w:rPr>
                <w:t>9506.99.0510</w:t>
              </w:r>
            </w:ins>
          </w:p>
        </w:tc>
        <w:tc>
          <w:tcPr>
            <w:tcW w:w="1440" w:type="dxa"/>
            <w:gridSpan w:val="2"/>
          </w:tcPr>
          <w:p w14:paraId="31AA71D7" w14:textId="77777777" w:rsidR="00B6323E" w:rsidRDefault="0067081A">
            <w:pPr>
              <w:pStyle w:val="TableParagraph"/>
              <w:ind w:left="59"/>
              <w:rPr>
                <w:ins w:id="904" w:author="AMDUR, ALEXANDER" w:date="2026-09-25T20:09:00Z" w16du:dateUtc="2026-09-26T00:09:00Z"/>
                <w:sz w:val="24"/>
              </w:rPr>
            </w:pPr>
            <w:ins w:id="905" w:author="AMDUR, ALEXANDER" w:date="2026-09-25T20:09:00Z" w16du:dateUtc="2026-09-26T00:09:00Z">
              <w:r>
                <w:rPr>
                  <w:spacing w:val="-2"/>
                  <w:sz w:val="24"/>
                </w:rPr>
                <w:t>9506.99.0520</w:t>
              </w:r>
            </w:ins>
          </w:p>
        </w:tc>
        <w:tc>
          <w:tcPr>
            <w:tcW w:w="1430" w:type="dxa"/>
          </w:tcPr>
          <w:p w14:paraId="72DE0E62" w14:textId="77777777" w:rsidR="00B6323E" w:rsidRDefault="0067081A">
            <w:pPr>
              <w:pStyle w:val="TableParagraph"/>
              <w:ind w:left="60"/>
              <w:rPr>
                <w:ins w:id="906" w:author="AMDUR, ALEXANDER" w:date="2026-09-25T20:09:00Z" w16du:dateUtc="2026-09-26T00:09:00Z"/>
                <w:sz w:val="24"/>
              </w:rPr>
            </w:pPr>
            <w:ins w:id="907" w:author="AMDUR, ALEXANDER" w:date="2026-09-25T20:09:00Z" w16du:dateUtc="2026-09-26T00:09:00Z">
              <w:r>
                <w:rPr>
                  <w:spacing w:val="-2"/>
                  <w:sz w:val="24"/>
                </w:rPr>
                <w:t>9506.99.0530</w:t>
              </w:r>
            </w:ins>
          </w:p>
        </w:tc>
      </w:tr>
      <w:tr w:rsidR="00B6323E" w14:paraId="5138E0EC" w14:textId="77777777" w:rsidTr="00764B74">
        <w:trPr>
          <w:trHeight w:val="519"/>
          <w:ins w:id="908" w:author="AMDUR, ALEXANDER" w:date="2026-09-25T20:09:00Z" w16du:dateUtc="2026-09-26T00:09:00Z"/>
        </w:trPr>
        <w:tc>
          <w:tcPr>
            <w:tcW w:w="1477" w:type="dxa"/>
            <w:gridSpan w:val="2"/>
          </w:tcPr>
          <w:p w14:paraId="20D8191F" w14:textId="77777777" w:rsidR="00B6323E" w:rsidRDefault="0067081A">
            <w:pPr>
              <w:pStyle w:val="TableParagraph"/>
              <w:ind w:left="50"/>
              <w:rPr>
                <w:ins w:id="909" w:author="AMDUR, ALEXANDER" w:date="2026-09-25T20:09:00Z" w16du:dateUtc="2026-09-26T00:09:00Z"/>
                <w:sz w:val="24"/>
              </w:rPr>
            </w:pPr>
            <w:ins w:id="910" w:author="AMDUR, ALEXANDER" w:date="2026-09-25T20:09:00Z" w16du:dateUtc="2026-09-26T00:09:00Z">
              <w:r>
                <w:rPr>
                  <w:spacing w:val="-2"/>
                  <w:sz w:val="24"/>
                </w:rPr>
                <w:t>9506.99.1500</w:t>
              </w:r>
            </w:ins>
          </w:p>
        </w:tc>
        <w:tc>
          <w:tcPr>
            <w:tcW w:w="1440" w:type="dxa"/>
            <w:gridSpan w:val="2"/>
          </w:tcPr>
          <w:p w14:paraId="1D488963" w14:textId="77777777" w:rsidR="00B6323E" w:rsidRDefault="0067081A">
            <w:pPr>
              <w:pStyle w:val="TableParagraph"/>
              <w:ind w:left="59"/>
              <w:rPr>
                <w:ins w:id="911" w:author="AMDUR, ALEXANDER" w:date="2026-09-25T20:09:00Z" w16du:dateUtc="2026-09-26T00:09:00Z"/>
                <w:sz w:val="24"/>
              </w:rPr>
            </w:pPr>
            <w:ins w:id="912" w:author="AMDUR, ALEXANDER" w:date="2026-09-25T20:09:00Z" w16du:dateUtc="2026-09-26T00:09:00Z">
              <w:r>
                <w:rPr>
                  <w:spacing w:val="-2"/>
                  <w:sz w:val="24"/>
                </w:rPr>
                <w:t>9506.99.2000</w:t>
              </w:r>
            </w:ins>
          </w:p>
        </w:tc>
        <w:tc>
          <w:tcPr>
            <w:tcW w:w="1430" w:type="dxa"/>
          </w:tcPr>
          <w:p w14:paraId="02CB6D9D" w14:textId="77777777" w:rsidR="00B6323E" w:rsidRDefault="0067081A">
            <w:pPr>
              <w:pStyle w:val="TableParagraph"/>
              <w:ind w:left="60"/>
              <w:rPr>
                <w:ins w:id="913" w:author="AMDUR, ALEXANDER" w:date="2026-09-25T20:09:00Z" w16du:dateUtc="2026-09-26T00:09:00Z"/>
                <w:sz w:val="24"/>
              </w:rPr>
            </w:pPr>
            <w:ins w:id="914" w:author="AMDUR, ALEXANDER" w:date="2026-09-25T20:09:00Z" w16du:dateUtc="2026-09-26T00:09:00Z">
              <w:r>
                <w:rPr>
                  <w:spacing w:val="-2"/>
                  <w:sz w:val="24"/>
                </w:rPr>
                <w:t>9506.99.2580</w:t>
              </w:r>
            </w:ins>
          </w:p>
        </w:tc>
      </w:tr>
      <w:tr w:rsidR="00B6323E" w14:paraId="279A4522" w14:textId="77777777" w:rsidTr="00764B74">
        <w:trPr>
          <w:trHeight w:val="519"/>
          <w:ins w:id="915" w:author="AMDUR, ALEXANDER" w:date="2026-09-25T20:09:00Z" w16du:dateUtc="2026-09-26T00:09:00Z"/>
        </w:trPr>
        <w:tc>
          <w:tcPr>
            <w:tcW w:w="1477" w:type="dxa"/>
            <w:gridSpan w:val="2"/>
          </w:tcPr>
          <w:p w14:paraId="0E19A31E" w14:textId="77777777" w:rsidR="00B6323E" w:rsidRDefault="0067081A">
            <w:pPr>
              <w:pStyle w:val="TableParagraph"/>
              <w:ind w:left="50"/>
              <w:rPr>
                <w:ins w:id="916" w:author="AMDUR, ALEXANDER" w:date="2026-09-25T20:09:00Z" w16du:dateUtc="2026-09-26T00:09:00Z"/>
                <w:sz w:val="24"/>
              </w:rPr>
            </w:pPr>
            <w:ins w:id="917" w:author="AMDUR, ALEXANDER" w:date="2026-09-25T20:09:00Z" w16du:dateUtc="2026-09-26T00:09:00Z">
              <w:r>
                <w:rPr>
                  <w:spacing w:val="-2"/>
                  <w:sz w:val="24"/>
                </w:rPr>
                <w:t>9506.99.2800</w:t>
              </w:r>
            </w:ins>
          </w:p>
        </w:tc>
        <w:tc>
          <w:tcPr>
            <w:tcW w:w="1440" w:type="dxa"/>
            <w:gridSpan w:val="2"/>
          </w:tcPr>
          <w:p w14:paraId="0893772A" w14:textId="77777777" w:rsidR="00B6323E" w:rsidRDefault="0067081A">
            <w:pPr>
              <w:pStyle w:val="TableParagraph"/>
              <w:ind w:left="59"/>
              <w:rPr>
                <w:ins w:id="918" w:author="AMDUR, ALEXANDER" w:date="2026-09-25T20:09:00Z" w16du:dateUtc="2026-09-26T00:09:00Z"/>
                <w:sz w:val="24"/>
              </w:rPr>
            </w:pPr>
            <w:ins w:id="919" w:author="AMDUR, ALEXANDER" w:date="2026-09-25T20:09:00Z" w16du:dateUtc="2026-09-26T00:09:00Z">
              <w:r>
                <w:rPr>
                  <w:spacing w:val="-2"/>
                  <w:sz w:val="24"/>
                </w:rPr>
                <w:t>9506.99.5500</w:t>
              </w:r>
            </w:ins>
          </w:p>
        </w:tc>
        <w:tc>
          <w:tcPr>
            <w:tcW w:w="1430" w:type="dxa"/>
          </w:tcPr>
          <w:p w14:paraId="1C4F41C1" w14:textId="77777777" w:rsidR="00B6323E" w:rsidRDefault="0067081A">
            <w:pPr>
              <w:pStyle w:val="TableParagraph"/>
              <w:ind w:left="60"/>
              <w:rPr>
                <w:ins w:id="920" w:author="AMDUR, ALEXANDER" w:date="2026-09-25T20:09:00Z" w16du:dateUtc="2026-09-26T00:09:00Z"/>
                <w:sz w:val="24"/>
              </w:rPr>
            </w:pPr>
            <w:ins w:id="921" w:author="AMDUR, ALEXANDER" w:date="2026-09-25T20:09:00Z" w16du:dateUtc="2026-09-26T00:09:00Z">
              <w:r>
                <w:rPr>
                  <w:spacing w:val="-2"/>
                  <w:sz w:val="24"/>
                </w:rPr>
                <w:t>9506.99.6080</w:t>
              </w:r>
            </w:ins>
          </w:p>
        </w:tc>
      </w:tr>
      <w:tr w:rsidR="00B6323E" w14:paraId="7DA06F0A" w14:textId="77777777" w:rsidTr="00764B74">
        <w:trPr>
          <w:trHeight w:val="519"/>
          <w:ins w:id="922" w:author="AMDUR, ALEXANDER" w:date="2026-09-25T20:09:00Z" w16du:dateUtc="2026-09-26T00:09:00Z"/>
        </w:trPr>
        <w:tc>
          <w:tcPr>
            <w:tcW w:w="1477" w:type="dxa"/>
            <w:gridSpan w:val="2"/>
          </w:tcPr>
          <w:p w14:paraId="645AEFC8" w14:textId="77777777" w:rsidR="00B6323E" w:rsidRDefault="0067081A">
            <w:pPr>
              <w:pStyle w:val="TableParagraph"/>
              <w:ind w:left="50"/>
              <w:rPr>
                <w:ins w:id="923" w:author="AMDUR, ALEXANDER" w:date="2026-09-25T20:09:00Z" w16du:dateUtc="2026-09-26T00:09:00Z"/>
                <w:sz w:val="24"/>
              </w:rPr>
            </w:pPr>
            <w:ins w:id="924" w:author="AMDUR, ALEXANDER" w:date="2026-09-25T20:09:00Z" w16du:dateUtc="2026-09-26T00:09:00Z">
              <w:r>
                <w:rPr>
                  <w:spacing w:val="-2"/>
                  <w:sz w:val="24"/>
                </w:rPr>
                <w:t>9507.30.2000</w:t>
              </w:r>
            </w:ins>
          </w:p>
        </w:tc>
        <w:tc>
          <w:tcPr>
            <w:tcW w:w="1440" w:type="dxa"/>
            <w:gridSpan w:val="2"/>
          </w:tcPr>
          <w:p w14:paraId="0FADC1F9" w14:textId="77777777" w:rsidR="00B6323E" w:rsidRDefault="0067081A">
            <w:pPr>
              <w:pStyle w:val="TableParagraph"/>
              <w:ind w:left="59"/>
              <w:rPr>
                <w:ins w:id="925" w:author="AMDUR, ALEXANDER" w:date="2026-09-25T20:09:00Z" w16du:dateUtc="2026-09-26T00:09:00Z"/>
                <w:sz w:val="24"/>
              </w:rPr>
            </w:pPr>
            <w:ins w:id="926" w:author="AMDUR, ALEXANDER" w:date="2026-09-25T20:09:00Z" w16du:dateUtc="2026-09-26T00:09:00Z">
              <w:r>
                <w:rPr>
                  <w:spacing w:val="-2"/>
                  <w:sz w:val="24"/>
                </w:rPr>
                <w:t>9507.30.4000</w:t>
              </w:r>
            </w:ins>
          </w:p>
        </w:tc>
        <w:tc>
          <w:tcPr>
            <w:tcW w:w="1430" w:type="dxa"/>
          </w:tcPr>
          <w:p w14:paraId="17F719AB" w14:textId="77777777" w:rsidR="00B6323E" w:rsidRDefault="0067081A">
            <w:pPr>
              <w:pStyle w:val="TableParagraph"/>
              <w:ind w:left="60"/>
              <w:rPr>
                <w:ins w:id="927" w:author="AMDUR, ALEXANDER" w:date="2026-09-25T20:09:00Z" w16du:dateUtc="2026-09-26T00:09:00Z"/>
                <w:sz w:val="24"/>
              </w:rPr>
            </w:pPr>
            <w:ins w:id="928" w:author="AMDUR, ALEXANDER" w:date="2026-09-25T20:09:00Z" w16du:dateUtc="2026-09-26T00:09:00Z">
              <w:r>
                <w:rPr>
                  <w:spacing w:val="-2"/>
                  <w:sz w:val="24"/>
                </w:rPr>
                <w:t>9507.30.6000</w:t>
              </w:r>
            </w:ins>
          </w:p>
        </w:tc>
      </w:tr>
      <w:tr w:rsidR="00B6323E" w14:paraId="2C079C7E" w14:textId="77777777" w:rsidTr="00764B74">
        <w:trPr>
          <w:trHeight w:val="519"/>
          <w:ins w:id="929" w:author="AMDUR, ALEXANDER" w:date="2026-09-25T20:09:00Z" w16du:dateUtc="2026-09-26T00:09:00Z"/>
        </w:trPr>
        <w:tc>
          <w:tcPr>
            <w:tcW w:w="1477" w:type="dxa"/>
            <w:gridSpan w:val="2"/>
          </w:tcPr>
          <w:p w14:paraId="0ED0BC23" w14:textId="77777777" w:rsidR="00B6323E" w:rsidRDefault="0067081A">
            <w:pPr>
              <w:pStyle w:val="TableParagraph"/>
              <w:ind w:left="50"/>
              <w:rPr>
                <w:ins w:id="930" w:author="AMDUR, ALEXANDER" w:date="2026-09-25T20:09:00Z" w16du:dateUtc="2026-09-26T00:09:00Z"/>
                <w:sz w:val="24"/>
              </w:rPr>
            </w:pPr>
            <w:ins w:id="931" w:author="AMDUR, ALEXANDER" w:date="2026-09-25T20:09:00Z" w16du:dateUtc="2026-09-26T00:09:00Z">
              <w:r>
                <w:rPr>
                  <w:spacing w:val="-2"/>
                  <w:sz w:val="24"/>
                </w:rPr>
                <w:t>9507.30.8000</w:t>
              </w:r>
            </w:ins>
          </w:p>
        </w:tc>
        <w:tc>
          <w:tcPr>
            <w:tcW w:w="1440" w:type="dxa"/>
            <w:gridSpan w:val="2"/>
          </w:tcPr>
          <w:p w14:paraId="78CE3499" w14:textId="77777777" w:rsidR="00B6323E" w:rsidRDefault="0067081A">
            <w:pPr>
              <w:pStyle w:val="TableParagraph"/>
              <w:ind w:left="59"/>
              <w:rPr>
                <w:ins w:id="932" w:author="AMDUR, ALEXANDER" w:date="2026-09-25T20:09:00Z" w16du:dateUtc="2026-09-26T00:09:00Z"/>
                <w:sz w:val="24"/>
              </w:rPr>
            </w:pPr>
            <w:ins w:id="933" w:author="AMDUR, ALEXANDER" w:date="2026-09-25T20:09:00Z" w16du:dateUtc="2026-09-26T00:09:00Z">
              <w:r>
                <w:rPr>
                  <w:spacing w:val="-2"/>
                  <w:sz w:val="24"/>
                </w:rPr>
                <w:t>9507.90.6000</w:t>
              </w:r>
            </w:ins>
          </w:p>
        </w:tc>
        <w:tc>
          <w:tcPr>
            <w:tcW w:w="1430" w:type="dxa"/>
          </w:tcPr>
          <w:p w14:paraId="19C4C007" w14:textId="77777777" w:rsidR="00B6323E" w:rsidRDefault="0067081A">
            <w:pPr>
              <w:pStyle w:val="TableParagraph"/>
              <w:ind w:left="60"/>
              <w:rPr>
                <w:ins w:id="934" w:author="AMDUR, ALEXANDER" w:date="2026-09-25T20:09:00Z" w16du:dateUtc="2026-09-26T00:09:00Z"/>
                <w:sz w:val="24"/>
              </w:rPr>
            </w:pPr>
            <w:ins w:id="935" w:author="AMDUR, ALEXANDER" w:date="2026-09-25T20:09:00Z" w16du:dateUtc="2026-09-26T00:09:00Z">
              <w:r>
                <w:rPr>
                  <w:spacing w:val="-2"/>
                  <w:sz w:val="24"/>
                </w:rPr>
                <w:t>9603.90.8050</w:t>
              </w:r>
            </w:ins>
          </w:p>
        </w:tc>
      </w:tr>
      <w:tr w:rsidR="00485728" w14:paraId="68D585FF" w14:textId="77777777" w:rsidTr="00764B74">
        <w:trPr>
          <w:gridAfter w:val="2"/>
          <w:wAfter w:w="1477" w:type="dxa"/>
          <w:trHeight w:val="392"/>
          <w:ins w:id="936" w:author="AMDUR, ALEXANDER" w:date="2026-09-25T20:09:00Z" w16du:dateUtc="2026-09-26T00:09:00Z"/>
        </w:trPr>
        <w:tc>
          <w:tcPr>
            <w:tcW w:w="1440" w:type="dxa"/>
          </w:tcPr>
          <w:p w14:paraId="3E7BF041" w14:textId="77777777" w:rsidR="00485728" w:rsidRDefault="00485728">
            <w:pPr>
              <w:pStyle w:val="TableParagraph"/>
              <w:spacing w:line="256" w:lineRule="exact"/>
              <w:ind w:left="60"/>
              <w:rPr>
                <w:ins w:id="937" w:author="AMDUR, ALEXANDER" w:date="2026-09-25T20:09:00Z" w16du:dateUtc="2026-09-26T00:09:00Z"/>
                <w:sz w:val="24"/>
              </w:rPr>
            </w:pPr>
            <w:ins w:id="938" w:author="AMDUR, ALEXANDER" w:date="2026-09-25T20:09:00Z" w16du:dateUtc="2026-09-26T00:09:00Z">
              <w:r>
                <w:rPr>
                  <w:spacing w:val="-2"/>
                  <w:sz w:val="24"/>
                </w:rPr>
                <w:t>2203.00.0060</w:t>
              </w:r>
            </w:ins>
          </w:p>
        </w:tc>
        <w:tc>
          <w:tcPr>
            <w:tcW w:w="1430" w:type="dxa"/>
            <w:gridSpan w:val="2"/>
          </w:tcPr>
          <w:p w14:paraId="33BCB0C0" w14:textId="77777777" w:rsidR="00485728" w:rsidRDefault="00485728">
            <w:pPr>
              <w:pStyle w:val="TableParagraph"/>
              <w:spacing w:line="256" w:lineRule="exact"/>
              <w:ind w:left="60"/>
              <w:rPr>
                <w:ins w:id="939" w:author="AMDUR, ALEXANDER" w:date="2026-09-25T20:09:00Z" w16du:dateUtc="2026-09-26T00:09:00Z"/>
                <w:sz w:val="24"/>
              </w:rPr>
            </w:pPr>
            <w:ins w:id="940" w:author="AMDUR, ALEXANDER" w:date="2026-09-25T20:09:00Z" w16du:dateUtc="2026-09-26T00:09:00Z">
              <w:r>
                <w:rPr>
                  <w:spacing w:val="-2"/>
                  <w:sz w:val="24"/>
                </w:rPr>
                <w:t>2203.00.0090</w:t>
              </w:r>
            </w:ins>
          </w:p>
        </w:tc>
      </w:tr>
      <w:tr w:rsidR="001660FF" w14:paraId="11B9028A" w14:textId="77777777" w:rsidTr="00764B74">
        <w:trPr>
          <w:trHeight w:val="392"/>
          <w:ins w:id="941" w:author="AMDUR, ALEXANDER" w:date="2026-09-25T20:09:00Z" w16du:dateUtc="2026-09-26T00:09:00Z"/>
        </w:trPr>
        <w:tc>
          <w:tcPr>
            <w:tcW w:w="1477" w:type="dxa"/>
            <w:gridSpan w:val="2"/>
          </w:tcPr>
          <w:p w14:paraId="46795A6C" w14:textId="207362B1" w:rsidR="001660FF" w:rsidRDefault="001660FF">
            <w:pPr>
              <w:pStyle w:val="TableParagraph"/>
              <w:spacing w:line="256" w:lineRule="exact"/>
              <w:ind w:left="50"/>
              <w:rPr>
                <w:ins w:id="942" w:author="AMDUR, ALEXANDER" w:date="2026-09-25T20:09:00Z" w16du:dateUtc="2026-09-26T00:09:00Z"/>
                <w:spacing w:val="-2"/>
                <w:sz w:val="24"/>
              </w:rPr>
            </w:pPr>
          </w:p>
        </w:tc>
        <w:tc>
          <w:tcPr>
            <w:tcW w:w="1440" w:type="dxa"/>
            <w:gridSpan w:val="2"/>
          </w:tcPr>
          <w:p w14:paraId="388ECC62" w14:textId="49AA2C54" w:rsidR="001660FF" w:rsidRDefault="001660FF">
            <w:pPr>
              <w:pStyle w:val="TableParagraph"/>
              <w:spacing w:line="256" w:lineRule="exact"/>
              <w:ind w:left="60"/>
              <w:rPr>
                <w:ins w:id="943" w:author="AMDUR, ALEXANDER" w:date="2026-09-25T20:09:00Z" w16du:dateUtc="2026-09-26T00:09:00Z"/>
                <w:spacing w:val="-2"/>
                <w:sz w:val="24"/>
              </w:rPr>
            </w:pPr>
          </w:p>
        </w:tc>
        <w:tc>
          <w:tcPr>
            <w:tcW w:w="1430" w:type="dxa"/>
          </w:tcPr>
          <w:p w14:paraId="59439BB3" w14:textId="345C07F6" w:rsidR="001660FF" w:rsidRDefault="001660FF">
            <w:pPr>
              <w:pStyle w:val="TableParagraph"/>
              <w:spacing w:line="256" w:lineRule="exact"/>
              <w:ind w:left="60"/>
              <w:rPr>
                <w:ins w:id="944" w:author="AMDUR, ALEXANDER" w:date="2026-09-25T20:09:00Z" w16du:dateUtc="2026-09-26T00:09:00Z"/>
                <w:spacing w:val="-2"/>
                <w:sz w:val="24"/>
              </w:rPr>
            </w:pPr>
          </w:p>
        </w:tc>
      </w:tr>
      <w:tr w:rsidR="001660FF" w14:paraId="22873070" w14:textId="77777777" w:rsidTr="00764B74">
        <w:trPr>
          <w:trHeight w:val="392"/>
          <w:ins w:id="945" w:author="AMDUR, ALEXANDER" w:date="2026-09-25T20:09:00Z" w16du:dateUtc="2026-09-26T00:09:00Z"/>
        </w:trPr>
        <w:tc>
          <w:tcPr>
            <w:tcW w:w="1477" w:type="dxa"/>
            <w:gridSpan w:val="2"/>
          </w:tcPr>
          <w:p w14:paraId="7A9C69B9" w14:textId="0EA20739" w:rsidR="001660FF" w:rsidRDefault="001660FF">
            <w:pPr>
              <w:pStyle w:val="TableParagraph"/>
              <w:spacing w:line="256" w:lineRule="exact"/>
              <w:ind w:left="50"/>
              <w:rPr>
                <w:ins w:id="946" w:author="AMDUR, ALEXANDER" w:date="2026-09-25T20:09:00Z" w16du:dateUtc="2026-09-26T00:09:00Z"/>
                <w:spacing w:val="-2"/>
                <w:sz w:val="24"/>
              </w:rPr>
            </w:pPr>
          </w:p>
        </w:tc>
        <w:tc>
          <w:tcPr>
            <w:tcW w:w="1440" w:type="dxa"/>
            <w:gridSpan w:val="2"/>
          </w:tcPr>
          <w:p w14:paraId="5D90DF9B" w14:textId="14DD736E" w:rsidR="001660FF" w:rsidRDefault="001660FF">
            <w:pPr>
              <w:pStyle w:val="TableParagraph"/>
              <w:spacing w:line="256" w:lineRule="exact"/>
              <w:ind w:left="60"/>
              <w:rPr>
                <w:ins w:id="947" w:author="AMDUR, ALEXANDER" w:date="2026-09-25T20:09:00Z" w16du:dateUtc="2026-09-26T00:09:00Z"/>
                <w:spacing w:val="-2"/>
                <w:sz w:val="24"/>
              </w:rPr>
            </w:pPr>
          </w:p>
        </w:tc>
        <w:tc>
          <w:tcPr>
            <w:tcW w:w="1430" w:type="dxa"/>
          </w:tcPr>
          <w:p w14:paraId="19DF31D3" w14:textId="059DE16B" w:rsidR="001660FF" w:rsidRDefault="001660FF">
            <w:pPr>
              <w:pStyle w:val="TableParagraph"/>
              <w:spacing w:line="256" w:lineRule="exact"/>
              <w:ind w:left="60"/>
              <w:rPr>
                <w:ins w:id="948" w:author="AMDUR, ALEXANDER" w:date="2026-09-25T20:09:00Z" w16du:dateUtc="2026-09-26T00:09:00Z"/>
                <w:spacing w:val="-2"/>
                <w:sz w:val="24"/>
              </w:rPr>
            </w:pPr>
          </w:p>
        </w:tc>
      </w:tr>
      <w:tr w:rsidR="001660FF" w14:paraId="39D857E2" w14:textId="77777777" w:rsidTr="00764B74">
        <w:trPr>
          <w:trHeight w:val="392"/>
          <w:ins w:id="949" w:author="AMDUR, ALEXANDER" w:date="2026-09-25T20:09:00Z" w16du:dateUtc="2026-09-26T00:09:00Z"/>
        </w:trPr>
        <w:tc>
          <w:tcPr>
            <w:tcW w:w="1477" w:type="dxa"/>
            <w:gridSpan w:val="2"/>
          </w:tcPr>
          <w:p w14:paraId="137E6523" w14:textId="68F4B948" w:rsidR="001660FF" w:rsidRDefault="001660FF">
            <w:pPr>
              <w:pStyle w:val="TableParagraph"/>
              <w:spacing w:line="256" w:lineRule="exact"/>
              <w:ind w:left="50"/>
              <w:rPr>
                <w:ins w:id="950" w:author="AMDUR, ALEXANDER" w:date="2026-09-25T20:09:00Z" w16du:dateUtc="2026-09-26T00:09:00Z"/>
                <w:spacing w:val="-2"/>
                <w:sz w:val="24"/>
              </w:rPr>
            </w:pPr>
          </w:p>
        </w:tc>
        <w:tc>
          <w:tcPr>
            <w:tcW w:w="1440" w:type="dxa"/>
            <w:gridSpan w:val="2"/>
          </w:tcPr>
          <w:p w14:paraId="72FAB1F3" w14:textId="711C6251" w:rsidR="001660FF" w:rsidRDefault="001660FF">
            <w:pPr>
              <w:pStyle w:val="TableParagraph"/>
              <w:spacing w:line="256" w:lineRule="exact"/>
              <w:ind w:left="60"/>
              <w:rPr>
                <w:ins w:id="951" w:author="AMDUR, ALEXANDER" w:date="2026-09-25T20:09:00Z" w16du:dateUtc="2026-09-26T00:09:00Z"/>
                <w:spacing w:val="-2"/>
                <w:sz w:val="24"/>
              </w:rPr>
            </w:pPr>
          </w:p>
        </w:tc>
        <w:tc>
          <w:tcPr>
            <w:tcW w:w="1430" w:type="dxa"/>
          </w:tcPr>
          <w:p w14:paraId="1689A700" w14:textId="78FBDB63" w:rsidR="001660FF" w:rsidRDefault="001660FF">
            <w:pPr>
              <w:pStyle w:val="TableParagraph"/>
              <w:spacing w:line="256" w:lineRule="exact"/>
              <w:ind w:left="60"/>
              <w:rPr>
                <w:ins w:id="952" w:author="AMDUR, ALEXANDER" w:date="2026-09-25T20:09:00Z" w16du:dateUtc="2026-09-26T00:09:00Z"/>
                <w:spacing w:val="-2"/>
                <w:sz w:val="24"/>
              </w:rPr>
            </w:pPr>
          </w:p>
        </w:tc>
      </w:tr>
    </w:tbl>
    <w:p w14:paraId="62827614" w14:textId="77777777" w:rsidR="0067081A" w:rsidRDefault="0067081A">
      <w:pPr>
        <w:rPr>
          <w:ins w:id="953" w:author="AMDUR, ALEXANDER" w:date="2026-09-25T20:09:00Z" w16du:dateUtc="2026-09-26T00:09:00Z"/>
        </w:rPr>
      </w:pPr>
    </w:p>
    <w:p w14:paraId="6D0BB293" w14:textId="77777777" w:rsidR="00DB734A" w:rsidRPr="00A53774" w:rsidRDefault="00DB734A" w:rsidP="005D30DC">
      <w:pPr>
        <w:spacing w:before="240"/>
        <w:jc w:val="center"/>
        <w:rPr>
          <w:del w:id="954" w:author="AMDUR, ALEXANDER" w:date="2026-09-25T20:09:00Z" w16du:dateUtc="2026-09-26T00:09:00Z"/>
          <w:b/>
          <w:bCs/>
          <w:sz w:val="24"/>
          <w:szCs w:val="24"/>
          <w:u w:val="single"/>
        </w:rPr>
      </w:pPr>
      <w:del w:id="955" w:author="AMDUR, ALEXANDER" w:date="2026-09-25T20:09:00Z" w16du:dateUtc="2026-09-26T00:09:00Z">
        <w:r w:rsidRPr="00A53774">
          <w:rPr>
            <w:b/>
            <w:bCs/>
            <w:sz w:val="24"/>
            <w:szCs w:val="24"/>
            <w:u w:val="single"/>
          </w:rPr>
          <w:delText>Financial Agreement</w:delText>
        </w:r>
      </w:del>
    </w:p>
    <w:p w14:paraId="74CEB619" w14:textId="77777777" w:rsidR="005D30DC" w:rsidRPr="00B15CBA" w:rsidRDefault="005D30DC" w:rsidP="00A53774">
      <w:pPr>
        <w:jc w:val="both"/>
        <w:rPr>
          <w:del w:id="956" w:author="AMDUR, ALEXANDER" w:date="2026-09-25T20:09:00Z" w16du:dateUtc="2026-09-26T00:09:00Z"/>
          <w:b/>
          <w:bCs/>
          <w:sz w:val="18"/>
          <w:szCs w:val="18"/>
        </w:rPr>
      </w:pPr>
      <w:del w:id="957" w:author="AMDUR, ALEXANDER" w:date="2026-09-25T20:09:00Z" w16du:dateUtc="2026-09-26T00:09:00Z">
        <w:r w:rsidRPr="00B15CBA">
          <w:rPr>
            <w:b/>
            <w:bCs/>
            <w:sz w:val="18"/>
            <w:szCs w:val="18"/>
          </w:rPr>
          <w:delText>Cancelation/Missed Visit Policy</w:delText>
        </w:r>
      </w:del>
    </w:p>
    <w:p w14:paraId="392CD14C" w14:textId="59120B17" w:rsidR="00DB734A" w:rsidRPr="00B15CBA" w:rsidRDefault="00DB734A" w:rsidP="005D30DC">
      <w:pPr>
        <w:jc w:val="both"/>
        <w:rPr>
          <w:del w:id="958" w:author="AMDUR, ALEXANDER" w:date="2026-09-25T20:09:00Z" w16du:dateUtc="2026-09-26T00:09:00Z"/>
          <w:b/>
          <w:bCs/>
          <w:sz w:val="18"/>
          <w:szCs w:val="18"/>
        </w:rPr>
      </w:pPr>
      <w:del w:id="959" w:author="AMDUR, ALEXANDER" w:date="2026-09-25T20:09:00Z" w16du:dateUtc="2026-09-26T00:09:00Z">
        <w:r w:rsidRPr="00B15CBA">
          <w:rPr>
            <w:b/>
            <w:bCs/>
            <w:sz w:val="18"/>
            <w:szCs w:val="18"/>
          </w:rPr>
          <w:delText>Non-emergency cancella</w:delText>
        </w:r>
        <w:r w:rsidR="005D30DC" w:rsidRPr="00B15CBA">
          <w:rPr>
            <w:b/>
            <w:bCs/>
            <w:sz w:val="18"/>
            <w:szCs w:val="18"/>
          </w:rPr>
          <w:delText>tions require 24 hours' notice.</w:delText>
        </w:r>
        <w:r w:rsidR="00B675CC">
          <w:rPr>
            <w:b/>
            <w:bCs/>
            <w:sz w:val="18"/>
            <w:szCs w:val="18"/>
          </w:rPr>
          <w:delText xml:space="preserve"> </w:delText>
        </w:r>
        <w:r w:rsidRPr="00B15CBA">
          <w:rPr>
            <w:sz w:val="18"/>
            <w:szCs w:val="18"/>
          </w:rPr>
          <w:delText xml:space="preserve">Non-emergencies include vacations, preplanned medical appointments, family events, parties, sports events, lack of babysitter or anything that is not designated as "emergency" (see below). The session must be canceled no later than 24 hours before the appointment. If non-emergency cancellations become excessive, the client may lose his or her weekly slot in the clinician's schedule. </w:delText>
        </w:r>
        <w:r w:rsidRPr="00B15CBA">
          <w:rPr>
            <w:b/>
            <w:bCs/>
            <w:sz w:val="18"/>
            <w:szCs w:val="18"/>
          </w:rPr>
          <w:delText>If the session is not canceled with 24 hours' notice the client will be assessed a $50.00 fee.</w:delText>
        </w:r>
        <w:r w:rsidRPr="00B15CBA">
          <w:rPr>
            <w:sz w:val="18"/>
            <w:szCs w:val="18"/>
          </w:rPr>
          <w:delText xml:space="preserve"> Failure to arrive on time for your scheduled session or not being prepared to pay the full cost of your session at the time of arrival (without prior arrangements) will also constitute a missed visit/cancelation fee. You may leave a message on the voicemail on weekends or after hours to cancel an appointment or contact the scheduling department during business hours. </w:delText>
        </w:r>
        <w:r w:rsidRPr="00B15CBA">
          <w:rPr>
            <w:b/>
            <w:bCs/>
            <w:sz w:val="18"/>
            <w:szCs w:val="18"/>
          </w:rPr>
          <w:delText>Appointments cannot be scheduled or cancelled via email</w:delText>
        </w:r>
        <w:r w:rsidRPr="00B15CBA">
          <w:rPr>
            <w:sz w:val="18"/>
            <w:szCs w:val="18"/>
          </w:rPr>
          <w:delText xml:space="preserve"> as it is not always a reliable, confidential source and not monitored 24/7. Please note that </w:delText>
        </w:r>
        <w:r w:rsidRPr="00B15CBA">
          <w:rPr>
            <w:b/>
            <w:bCs/>
            <w:sz w:val="18"/>
            <w:szCs w:val="18"/>
          </w:rPr>
          <w:delText>insurance companies do not pay for missed/cancelled appointments, so you will be responsible for the missed visit/cancelation fee. Emergency cancelations require notification by at least 2 hours,</w:delText>
        </w:r>
        <w:r w:rsidRPr="00B15CBA">
          <w:rPr>
            <w:sz w:val="18"/>
            <w:szCs w:val="18"/>
          </w:rPr>
          <w:delText xml:space="preserve"> or as soon as it becomes knows that you will not be able to arrive on time for your scheduled session. Emergency cancellations are accepted only for illness, illness of a family member or death in the family. These sessions must be canceled within 2 hours of the scheduled appointment on the day of the appointment. Please do not come, or bring your child, to the office with a fever, strep, unidentified rash, diarrhea, vomiting or any highly contagious illness. You or your child must be fever-free for 24 hours prior to the session. If you or your child arrives ill, you will be dismisse</w:delText>
        </w:r>
        <w:r w:rsidR="005D30DC" w:rsidRPr="00B15CBA">
          <w:rPr>
            <w:sz w:val="18"/>
            <w:szCs w:val="18"/>
          </w:rPr>
          <w:delText xml:space="preserve">d and charged for the session. </w:delText>
        </w:r>
        <w:r w:rsidR="005D30DC" w:rsidRPr="00B15CBA">
          <w:rPr>
            <w:b/>
            <w:bCs/>
            <w:sz w:val="18"/>
            <w:szCs w:val="18"/>
          </w:rPr>
          <w:delText>_________</w:delText>
        </w:r>
        <w:r w:rsidRPr="00B15CBA">
          <w:rPr>
            <w:b/>
            <w:bCs/>
            <w:sz w:val="18"/>
            <w:szCs w:val="18"/>
          </w:rPr>
          <w:delText>INITIAL</w:delText>
        </w:r>
      </w:del>
    </w:p>
    <w:p w14:paraId="07661FF6" w14:textId="77777777" w:rsidR="005D30DC" w:rsidRPr="00B15CBA" w:rsidRDefault="005D30DC" w:rsidP="00A53774">
      <w:pPr>
        <w:rPr>
          <w:del w:id="960" w:author="AMDUR, ALEXANDER" w:date="2026-09-25T20:09:00Z" w16du:dateUtc="2026-09-26T00:09:00Z"/>
          <w:b/>
          <w:bCs/>
          <w:sz w:val="18"/>
          <w:szCs w:val="18"/>
        </w:rPr>
      </w:pPr>
      <w:del w:id="961" w:author="AMDUR, ALEXANDER" w:date="2026-09-25T20:09:00Z" w16du:dateUtc="2026-09-26T00:09:00Z">
        <w:r w:rsidRPr="00B15CBA">
          <w:rPr>
            <w:b/>
            <w:bCs/>
            <w:sz w:val="18"/>
            <w:szCs w:val="18"/>
          </w:rPr>
          <w:delText>Dismissal Policy</w:delText>
        </w:r>
      </w:del>
    </w:p>
    <w:p w14:paraId="73E4E18D" w14:textId="77777777" w:rsidR="00DB734A" w:rsidRPr="00B15CBA" w:rsidRDefault="00DB734A" w:rsidP="005D30DC">
      <w:pPr>
        <w:jc w:val="both"/>
        <w:rPr>
          <w:del w:id="962" w:author="AMDUR, ALEXANDER" w:date="2026-09-25T20:09:00Z" w16du:dateUtc="2026-09-26T00:09:00Z"/>
          <w:sz w:val="18"/>
          <w:szCs w:val="18"/>
        </w:rPr>
      </w:pPr>
      <w:del w:id="963" w:author="AMDUR, ALEXANDER" w:date="2026-09-25T20:09:00Z" w16du:dateUtc="2026-09-26T00:09:00Z">
        <w:r w:rsidRPr="00B15CBA">
          <w:rPr>
            <w:sz w:val="18"/>
            <w:szCs w:val="18"/>
          </w:rPr>
          <w:delText>When you schedule an appointment with a therapist the office holds a time slot for you. Because this office holds a time for your session, you are essentially promising to fulfill that slot. We take careful attendance. If you exceed a cancellation rate of 25 percent or higher you will receive a written notice that your slot is in jeopardy. This policy includes emergency and non-emergency cancellations. If you plan on discontinuing services for any reason, you must give this office notice or you will be billed for the missed sessions. This office must also give you 30 days' notice if treatment will be discontinued for breach of attendance policy. Should your services be discontinued, your therapist will provide you wit</w:delText>
        </w:r>
        <w:r w:rsidR="005D30DC" w:rsidRPr="00B15CBA">
          <w:rPr>
            <w:sz w:val="18"/>
            <w:szCs w:val="18"/>
          </w:rPr>
          <w:delText xml:space="preserve">h a list of referrals.  </w:delText>
        </w:r>
        <w:r w:rsidR="005D30DC" w:rsidRPr="00B15CBA">
          <w:rPr>
            <w:b/>
            <w:bCs/>
            <w:sz w:val="18"/>
            <w:szCs w:val="18"/>
          </w:rPr>
          <w:delText>________INITIAL</w:delText>
        </w:r>
      </w:del>
    </w:p>
    <w:p w14:paraId="2EADDF7A" w14:textId="77777777" w:rsidR="005D30DC" w:rsidRPr="00B15CBA" w:rsidRDefault="00DB734A" w:rsidP="00A53774">
      <w:pPr>
        <w:jc w:val="both"/>
        <w:rPr>
          <w:del w:id="964" w:author="AMDUR, ALEXANDER" w:date="2026-09-25T20:09:00Z" w16du:dateUtc="2026-09-26T00:09:00Z"/>
          <w:b/>
          <w:bCs/>
          <w:sz w:val="18"/>
          <w:szCs w:val="18"/>
        </w:rPr>
      </w:pPr>
      <w:del w:id="965" w:author="AMDUR, ALEXANDER" w:date="2026-09-25T20:09:00Z" w16du:dateUtc="2026-09-26T00:09:00Z">
        <w:r w:rsidRPr="00B15CBA">
          <w:rPr>
            <w:b/>
            <w:bCs/>
            <w:sz w:val="18"/>
            <w:szCs w:val="18"/>
          </w:rPr>
          <w:delText>Court Attendance, On-Call, and Communication wit</w:delText>
        </w:r>
        <w:r w:rsidR="005D30DC" w:rsidRPr="00B15CBA">
          <w:rPr>
            <w:b/>
            <w:bCs/>
            <w:sz w:val="18"/>
            <w:szCs w:val="18"/>
          </w:rPr>
          <w:delText>h Attorneys/Other Professionals</w:delText>
        </w:r>
      </w:del>
    </w:p>
    <w:p w14:paraId="5F630B88" w14:textId="5305C40D" w:rsidR="00DB734A" w:rsidRPr="00B15CBA" w:rsidRDefault="00185B47" w:rsidP="00B15CBA">
      <w:pPr>
        <w:jc w:val="both"/>
        <w:rPr>
          <w:del w:id="966" w:author="AMDUR, ALEXANDER" w:date="2026-09-25T20:09:00Z" w16du:dateUtc="2026-09-26T00:09:00Z"/>
          <w:sz w:val="18"/>
          <w:szCs w:val="18"/>
        </w:rPr>
      </w:pPr>
      <w:del w:id="967" w:author="AMDUR, ALEXANDER" w:date="2026-09-25T20:09:00Z" w16du:dateUtc="2026-09-26T00:09:00Z">
        <w:r>
          <w:rPr>
            <w:sz w:val="18"/>
            <w:szCs w:val="18"/>
          </w:rPr>
          <w:delText xml:space="preserve">Riverside </w:delText>
        </w:r>
        <w:r w:rsidR="004F03E0">
          <w:rPr>
            <w:sz w:val="18"/>
            <w:szCs w:val="18"/>
          </w:rPr>
          <w:delText>Counseling</w:delText>
        </w:r>
        <w:r>
          <w:rPr>
            <w:sz w:val="18"/>
            <w:szCs w:val="18"/>
          </w:rPr>
          <w:delText xml:space="preserve"> and Professional Development, LLC</w:delText>
        </w:r>
        <w:r w:rsidR="00DB734A" w:rsidRPr="00B15CBA">
          <w:rPr>
            <w:sz w:val="18"/>
            <w:szCs w:val="18"/>
          </w:rPr>
          <w:delText xml:space="preserve">. bills at the rate of $200.00 per hour for court attendance and requires credit card information to be on file. The hourly rate begins when the therapist leaves the office location and a fee for two hours will be paid prior to court attendance, ($400.00) and is non-refundable if less time is needed. If the court attendance exceeds two hours, your credit card will be billed for the remaining time. Payment is for the therapist's time and not necessarily their testimony. Therefore, the fees are expected to be paid regardless of whether the therapist testifies or not. If you request for your therapist to be on-call for court attendance, </w:delText>
        </w:r>
        <w:r>
          <w:rPr>
            <w:sz w:val="18"/>
            <w:szCs w:val="18"/>
          </w:rPr>
          <w:delText>Riverside</w:delText>
        </w:r>
        <w:r w:rsidR="004F03E0">
          <w:rPr>
            <w:sz w:val="18"/>
            <w:szCs w:val="18"/>
          </w:rPr>
          <w:delText xml:space="preserve"> Counseling </w:delText>
        </w:r>
        <w:r>
          <w:rPr>
            <w:sz w:val="18"/>
            <w:szCs w:val="18"/>
          </w:rPr>
          <w:delText>and Professional Development, LLC</w:delText>
        </w:r>
        <w:r w:rsidR="00DB734A" w:rsidRPr="00B15CBA">
          <w:rPr>
            <w:sz w:val="18"/>
            <w:szCs w:val="18"/>
          </w:rPr>
          <w:delText xml:space="preserve">. bills at the rate of $60.00 per hour for on-call and requires credit card information to be on file for payment to be charged. The hours requested for the therapist to be on call will immediately be charged to your credit card on file and is non-refundable. </w:delText>
        </w:r>
        <w:r w:rsidR="00B15CBA" w:rsidRPr="00B15CBA">
          <w:rPr>
            <w:b/>
            <w:bCs/>
            <w:sz w:val="18"/>
            <w:szCs w:val="18"/>
          </w:rPr>
          <w:delText>_______</w:delText>
        </w:r>
        <w:r w:rsidR="00B15CBA">
          <w:rPr>
            <w:b/>
            <w:bCs/>
            <w:sz w:val="18"/>
            <w:szCs w:val="18"/>
          </w:rPr>
          <w:delText>_</w:delText>
        </w:r>
        <w:r w:rsidR="00DB734A" w:rsidRPr="00B15CBA">
          <w:rPr>
            <w:b/>
            <w:bCs/>
            <w:sz w:val="18"/>
            <w:szCs w:val="18"/>
          </w:rPr>
          <w:delText>INITIAL</w:delText>
        </w:r>
        <w:r w:rsidR="00DB734A" w:rsidRPr="00B15CBA">
          <w:rPr>
            <w:sz w:val="18"/>
            <w:szCs w:val="18"/>
          </w:rPr>
          <w:delText xml:space="preserve"> </w:delText>
        </w:r>
      </w:del>
    </w:p>
    <w:p w14:paraId="75BE53CB" w14:textId="77777777" w:rsidR="00B15CBA" w:rsidRPr="00B15CBA" w:rsidRDefault="00DB734A" w:rsidP="00A53774">
      <w:pPr>
        <w:jc w:val="both"/>
        <w:rPr>
          <w:del w:id="968" w:author="AMDUR, ALEXANDER" w:date="2026-09-25T20:09:00Z" w16du:dateUtc="2026-09-26T00:09:00Z"/>
          <w:b/>
          <w:bCs/>
          <w:sz w:val="18"/>
          <w:szCs w:val="18"/>
        </w:rPr>
      </w:pPr>
      <w:del w:id="969" w:author="AMDUR, ALEXANDER" w:date="2026-09-25T20:09:00Z" w16du:dateUtc="2026-09-26T00:09:00Z">
        <w:r w:rsidRPr="00B15CBA">
          <w:rPr>
            <w:b/>
            <w:bCs/>
            <w:sz w:val="18"/>
            <w:szCs w:val="18"/>
          </w:rPr>
          <w:delText>Communication Othe</w:delText>
        </w:r>
        <w:r w:rsidR="00B15CBA" w:rsidRPr="00B15CBA">
          <w:rPr>
            <w:b/>
            <w:bCs/>
            <w:sz w:val="18"/>
            <w:szCs w:val="18"/>
          </w:rPr>
          <w:delText>r professionals/Report writing:</w:delText>
        </w:r>
      </w:del>
    </w:p>
    <w:p w14:paraId="21A18876" w14:textId="5415D7E3" w:rsidR="00DB734A" w:rsidRPr="00B15CBA" w:rsidRDefault="00185B47" w:rsidP="00B15CBA">
      <w:pPr>
        <w:jc w:val="both"/>
        <w:rPr>
          <w:del w:id="970" w:author="AMDUR, ALEXANDER" w:date="2026-09-25T20:09:00Z" w16du:dateUtc="2026-09-26T00:09:00Z"/>
          <w:sz w:val="18"/>
          <w:szCs w:val="18"/>
        </w:rPr>
      </w:pPr>
      <w:del w:id="971" w:author="AMDUR, ALEXANDER" w:date="2026-09-25T20:09:00Z" w16du:dateUtc="2026-09-26T00:09:00Z">
        <w:r>
          <w:rPr>
            <w:sz w:val="18"/>
            <w:szCs w:val="18"/>
          </w:rPr>
          <w:delText>Riverside</w:delText>
        </w:r>
        <w:r w:rsidR="004F03E0">
          <w:rPr>
            <w:sz w:val="18"/>
            <w:szCs w:val="18"/>
          </w:rPr>
          <w:delText xml:space="preserve"> Counseling </w:delText>
        </w:r>
        <w:r>
          <w:rPr>
            <w:sz w:val="18"/>
            <w:szCs w:val="18"/>
          </w:rPr>
          <w:delText>and Professional Development, LLC</w:delText>
        </w:r>
        <w:r w:rsidR="00DB734A" w:rsidRPr="00B15CBA">
          <w:rPr>
            <w:sz w:val="18"/>
            <w:szCs w:val="18"/>
          </w:rPr>
          <w:delText>. bills at the rate of $100.00 per hour for any type of communication with attorneys/other professionals/report writing (phone calls, letter writing, email, etc). You are responsible for providing credit card information prior to any communication your therapist will have with their attorney/other outside professional. A minimum of 30 minute increments will be billed to your credit card on file and is non-refundable. Communication fees paid by check will require bank clearance before services will be rendered. After payment is received and processed, please allow up to 7 business days for paperwork/communic</w:delText>
        </w:r>
        <w:r w:rsidR="00B15CBA">
          <w:rPr>
            <w:sz w:val="18"/>
            <w:szCs w:val="18"/>
          </w:rPr>
          <w:delText xml:space="preserve">ation to be completed.  </w:delText>
        </w:r>
        <w:r w:rsidR="00B15CBA" w:rsidRPr="00B15CBA">
          <w:rPr>
            <w:b/>
            <w:bCs/>
            <w:sz w:val="18"/>
            <w:szCs w:val="18"/>
          </w:rPr>
          <w:delText>_______INITIAL</w:delText>
        </w:r>
      </w:del>
    </w:p>
    <w:p w14:paraId="4CFCD821" w14:textId="77777777" w:rsidR="00B15CBA" w:rsidRPr="00B15CBA" w:rsidRDefault="00B15CBA" w:rsidP="00A53774">
      <w:pPr>
        <w:rPr>
          <w:del w:id="972" w:author="AMDUR, ALEXANDER" w:date="2026-09-25T20:09:00Z" w16du:dateUtc="2026-09-26T00:09:00Z"/>
          <w:b/>
          <w:bCs/>
          <w:sz w:val="18"/>
          <w:szCs w:val="18"/>
        </w:rPr>
      </w:pPr>
      <w:del w:id="973" w:author="AMDUR, ALEXANDER" w:date="2026-09-25T20:09:00Z" w16du:dateUtc="2026-09-26T00:09:00Z">
        <w:r>
          <w:rPr>
            <w:b/>
            <w:bCs/>
            <w:sz w:val="18"/>
            <w:szCs w:val="18"/>
          </w:rPr>
          <w:delText>Records Request</w:delText>
        </w:r>
      </w:del>
    </w:p>
    <w:p w14:paraId="1AFC4BD9" w14:textId="55947E52" w:rsidR="00DB734A" w:rsidRPr="00B15CBA" w:rsidRDefault="00185B47" w:rsidP="00B15CBA">
      <w:pPr>
        <w:jc w:val="both"/>
        <w:rPr>
          <w:del w:id="974" w:author="AMDUR, ALEXANDER" w:date="2026-09-25T20:09:00Z" w16du:dateUtc="2026-09-26T00:09:00Z"/>
          <w:sz w:val="18"/>
          <w:szCs w:val="18"/>
        </w:rPr>
      </w:pPr>
      <w:del w:id="975" w:author="AMDUR, ALEXANDER" w:date="2026-09-25T20:09:00Z" w16du:dateUtc="2026-09-26T00:09:00Z">
        <w:r>
          <w:rPr>
            <w:sz w:val="18"/>
            <w:szCs w:val="18"/>
          </w:rPr>
          <w:delText>Riverside</w:delText>
        </w:r>
        <w:r w:rsidR="004F03E0">
          <w:rPr>
            <w:sz w:val="18"/>
            <w:szCs w:val="18"/>
          </w:rPr>
          <w:delText xml:space="preserve"> Counseling </w:delText>
        </w:r>
        <w:r>
          <w:rPr>
            <w:sz w:val="18"/>
            <w:szCs w:val="18"/>
          </w:rPr>
          <w:delText>and Professional Development, LLC</w:delText>
        </w:r>
        <w:r w:rsidR="00DB734A" w:rsidRPr="00B15CBA">
          <w:rPr>
            <w:sz w:val="18"/>
            <w:szCs w:val="18"/>
          </w:rPr>
          <w:delText>. bills a flat rate of $25 for records to be copied and faxed/given to the client. If records need to be mailed, an additional fee of $10 is assessed to cover certified mail and postage. After payment is received and processed, please allow up to 7 business days for copies to be p</w:delText>
        </w:r>
        <w:r w:rsidR="00B15CBA">
          <w:rPr>
            <w:sz w:val="18"/>
            <w:szCs w:val="18"/>
          </w:rPr>
          <w:delText xml:space="preserve">rovided and/or mailed.  </w:delText>
        </w:r>
        <w:r w:rsidR="00B15CBA" w:rsidRPr="00B15CBA">
          <w:rPr>
            <w:b/>
            <w:bCs/>
            <w:sz w:val="18"/>
            <w:szCs w:val="18"/>
          </w:rPr>
          <w:delText>_______INITIAL</w:delText>
        </w:r>
      </w:del>
    </w:p>
    <w:p w14:paraId="5BF67FD9" w14:textId="77777777" w:rsidR="00A53774" w:rsidRDefault="00A53774" w:rsidP="00B15CBA">
      <w:pPr>
        <w:jc w:val="both"/>
        <w:rPr>
          <w:del w:id="976" w:author="AMDUR, ALEXANDER" w:date="2026-09-25T20:09:00Z" w16du:dateUtc="2026-09-26T00:09:00Z"/>
          <w:b/>
          <w:bCs/>
          <w:sz w:val="18"/>
          <w:szCs w:val="18"/>
        </w:rPr>
        <w:sectPr w:rsidR="00A53774">
          <w:headerReference w:type="default" r:id="rId10"/>
          <w:footerReference w:type="default" r:id="rId11"/>
          <w:pgSz w:w="12240" w:h="15840"/>
          <w:pgMar w:top="1440" w:right="1440" w:bottom="1440" w:left="1440" w:header="720" w:footer="720" w:gutter="0"/>
          <w:cols w:space="720"/>
          <w:docGrid w:linePitch="360"/>
        </w:sectPr>
      </w:pPr>
    </w:p>
    <w:p w14:paraId="1A9394A1" w14:textId="77777777" w:rsidR="00AD4E43" w:rsidRPr="00B15CBA" w:rsidRDefault="00AD4E43" w:rsidP="00B15CBA">
      <w:pPr>
        <w:jc w:val="both"/>
        <w:rPr>
          <w:del w:id="980" w:author="AMDUR, ALEXANDER" w:date="2026-09-25T20:09:00Z" w16du:dateUtc="2026-09-26T00:09:00Z"/>
          <w:b/>
          <w:bCs/>
          <w:sz w:val="18"/>
          <w:szCs w:val="18"/>
        </w:rPr>
      </w:pPr>
      <w:del w:id="981" w:author="AMDUR, ALEXANDER" w:date="2026-09-25T20:09:00Z" w16du:dateUtc="2026-09-26T00:09:00Z">
        <w:r w:rsidRPr="00B15CBA">
          <w:rPr>
            <w:b/>
            <w:bCs/>
            <w:sz w:val="18"/>
            <w:szCs w:val="18"/>
          </w:rPr>
          <w:delText>Payments/Billing</w:delText>
        </w:r>
      </w:del>
    </w:p>
    <w:p w14:paraId="2AB9B470" w14:textId="77777777" w:rsidR="00B15CBA" w:rsidRDefault="00AD4E43" w:rsidP="00B15CBA">
      <w:pPr>
        <w:jc w:val="both"/>
        <w:rPr>
          <w:del w:id="982" w:author="AMDUR, ALEXANDER" w:date="2026-09-25T20:09:00Z" w16du:dateUtc="2026-09-26T00:09:00Z"/>
          <w:sz w:val="18"/>
          <w:szCs w:val="18"/>
        </w:rPr>
      </w:pPr>
      <w:del w:id="983" w:author="AMDUR, ALEXANDER" w:date="2026-09-25T20:09:00Z" w16du:dateUtc="2026-09-26T00:09:00Z">
        <w:r w:rsidRPr="00B15CBA">
          <w:rPr>
            <w:b/>
            <w:bCs/>
            <w:sz w:val="18"/>
            <w:szCs w:val="18"/>
          </w:rPr>
          <w:delText>Private Pay:</w:delText>
        </w:r>
        <w:r w:rsidRPr="00B15CBA">
          <w:rPr>
            <w:sz w:val="18"/>
            <w:szCs w:val="18"/>
          </w:rPr>
          <w:delText xml:space="preserve"> If you do not have insurance, payment will be due at the time of service. We require a minimum of 100% of the balance</w:delText>
        </w:r>
        <w:r w:rsidR="00B15CBA">
          <w:rPr>
            <w:sz w:val="18"/>
            <w:szCs w:val="18"/>
          </w:rPr>
          <w:delText xml:space="preserve"> </w:delText>
        </w:r>
        <w:r w:rsidRPr="00B15CBA">
          <w:rPr>
            <w:sz w:val="18"/>
            <w:szCs w:val="18"/>
          </w:rPr>
          <w:delText xml:space="preserve">to be paid at the time of service. </w:delText>
        </w:r>
        <w:r w:rsidR="00B15CBA" w:rsidRPr="00B15CBA">
          <w:rPr>
            <w:b/>
            <w:bCs/>
            <w:sz w:val="18"/>
            <w:szCs w:val="18"/>
          </w:rPr>
          <w:delText>_______</w:delText>
        </w:r>
        <w:r w:rsidRPr="00B15CBA">
          <w:rPr>
            <w:b/>
            <w:bCs/>
            <w:sz w:val="18"/>
            <w:szCs w:val="18"/>
          </w:rPr>
          <w:delText>INITIAL</w:delText>
        </w:r>
      </w:del>
    </w:p>
    <w:p w14:paraId="314BFF42" w14:textId="77777777" w:rsidR="00B15CBA" w:rsidRDefault="00AD4E43" w:rsidP="00B15CBA">
      <w:pPr>
        <w:jc w:val="both"/>
        <w:rPr>
          <w:del w:id="984" w:author="AMDUR, ALEXANDER" w:date="2026-09-25T20:09:00Z" w16du:dateUtc="2026-09-26T00:09:00Z"/>
          <w:sz w:val="18"/>
          <w:szCs w:val="18"/>
        </w:rPr>
      </w:pPr>
      <w:del w:id="985" w:author="AMDUR, ALEXANDER" w:date="2026-09-25T20:09:00Z" w16du:dateUtc="2026-09-26T00:09:00Z">
        <w:r w:rsidRPr="00B15CBA">
          <w:rPr>
            <w:b/>
            <w:bCs/>
            <w:sz w:val="18"/>
            <w:szCs w:val="18"/>
          </w:rPr>
          <w:delText>Insurance:</w:delText>
        </w:r>
        <w:r w:rsidRPr="00B15CBA">
          <w:rPr>
            <w:sz w:val="18"/>
            <w:szCs w:val="18"/>
          </w:rPr>
          <w:delText xml:space="preserve"> Although we are contracted with several insurance companies, it is your responsibility to make sure that our therapist</w:delText>
        </w:r>
        <w:r w:rsidR="00B15CBA">
          <w:rPr>
            <w:sz w:val="18"/>
            <w:szCs w:val="18"/>
          </w:rPr>
          <w:delText xml:space="preserve"> </w:delText>
        </w:r>
        <w:r w:rsidRPr="00B15CBA">
          <w:rPr>
            <w:sz w:val="18"/>
            <w:szCs w:val="18"/>
          </w:rPr>
          <w:delText>participates in your specific plan. If our therapist is not a participating provider for your plan, you may still select our office for your</w:delText>
        </w:r>
        <w:r w:rsidR="00B15CBA">
          <w:rPr>
            <w:sz w:val="18"/>
            <w:szCs w:val="18"/>
          </w:rPr>
          <w:delText xml:space="preserve"> </w:delText>
        </w:r>
        <w:r w:rsidRPr="00B15CBA">
          <w:rPr>
            <w:sz w:val="18"/>
            <w:szCs w:val="18"/>
          </w:rPr>
          <w:delText>medical care; “out of network” benefits will apply. It is also your responsibility to know your insurance benefits. Our office will not</w:delText>
        </w:r>
        <w:r w:rsidR="00B15CBA">
          <w:rPr>
            <w:sz w:val="18"/>
            <w:szCs w:val="18"/>
          </w:rPr>
          <w:delText xml:space="preserve"> </w:delText>
        </w:r>
        <w:r w:rsidRPr="00B15CBA">
          <w:rPr>
            <w:sz w:val="18"/>
            <w:szCs w:val="18"/>
          </w:rPr>
          <w:delText>advise you of your insurance benefits. Please contact your insurance company at the Customer Service phone number printed on</w:delText>
        </w:r>
        <w:r w:rsidR="00B15CBA">
          <w:rPr>
            <w:sz w:val="18"/>
            <w:szCs w:val="18"/>
          </w:rPr>
          <w:delText xml:space="preserve"> </w:delText>
        </w:r>
        <w:r w:rsidRPr="00B15CBA">
          <w:rPr>
            <w:sz w:val="18"/>
            <w:szCs w:val="18"/>
          </w:rPr>
          <w:delText>your insurance card if you have questions pertaining to coverage. As a courtesy to our patients, we will file insurance forms from our</w:delText>
        </w:r>
        <w:r w:rsidR="00B15CBA">
          <w:rPr>
            <w:sz w:val="18"/>
            <w:szCs w:val="18"/>
          </w:rPr>
          <w:delText xml:space="preserve"> </w:delText>
        </w:r>
        <w:r w:rsidRPr="00B15CBA">
          <w:rPr>
            <w:sz w:val="18"/>
            <w:szCs w:val="18"/>
          </w:rPr>
          <w:delText>office. We must have this insurance information prior to your appointment. We will request an update to your information annually.</w:delText>
        </w:r>
        <w:r w:rsidR="00B15CBA">
          <w:rPr>
            <w:sz w:val="18"/>
            <w:szCs w:val="18"/>
          </w:rPr>
          <w:delText xml:space="preserve"> </w:delText>
        </w:r>
        <w:r w:rsidRPr="00B15CBA">
          <w:rPr>
            <w:sz w:val="18"/>
            <w:szCs w:val="18"/>
          </w:rPr>
          <w:delText>Please present your insurance card at each appointment. A photo ID is required at your first visit. We make every effort to verify</w:delText>
        </w:r>
        <w:r w:rsidR="00B15CBA">
          <w:rPr>
            <w:sz w:val="18"/>
            <w:szCs w:val="18"/>
          </w:rPr>
          <w:delText xml:space="preserve"> </w:delText>
        </w:r>
        <w:r w:rsidRPr="00B15CBA">
          <w:rPr>
            <w:sz w:val="18"/>
            <w:szCs w:val="18"/>
          </w:rPr>
          <w:delText>insurance prior to your appointment. If our office is unable to verify your insurance eligibility, you will be required to pay for your</w:delText>
        </w:r>
        <w:r w:rsidR="00B15CBA">
          <w:rPr>
            <w:sz w:val="18"/>
            <w:szCs w:val="18"/>
          </w:rPr>
          <w:delText xml:space="preserve"> </w:delText>
        </w:r>
        <w:r w:rsidRPr="00B15CBA">
          <w:rPr>
            <w:sz w:val="18"/>
            <w:szCs w:val="18"/>
          </w:rPr>
          <w:delText>visit at the time of your appointment. If you provide the correct insurance information to our office in a timely manner, we will file a</w:delText>
        </w:r>
        <w:r w:rsidR="00B15CBA">
          <w:rPr>
            <w:sz w:val="18"/>
            <w:szCs w:val="18"/>
          </w:rPr>
          <w:delText xml:space="preserve"> </w:delText>
        </w:r>
        <w:r w:rsidRPr="00B15CBA">
          <w:rPr>
            <w:sz w:val="18"/>
            <w:szCs w:val="18"/>
          </w:rPr>
          <w:delText>claim on your behalf. We will refund to you any portion that is determined to not be your responsibility. You are responsible for</w:delText>
        </w:r>
        <w:r w:rsidR="00B15CBA">
          <w:rPr>
            <w:sz w:val="18"/>
            <w:szCs w:val="18"/>
          </w:rPr>
          <w:delText xml:space="preserve"> </w:delText>
        </w:r>
        <w:r w:rsidRPr="00B15CBA">
          <w:rPr>
            <w:sz w:val="18"/>
            <w:szCs w:val="18"/>
          </w:rPr>
          <w:delText>paying all co-pays at the time of service. Co-pays, co-insurance, deductibles and non-covered services cannot be waived by our</w:delText>
        </w:r>
        <w:r w:rsidR="00B15CBA">
          <w:rPr>
            <w:sz w:val="18"/>
            <w:szCs w:val="18"/>
          </w:rPr>
          <w:delText xml:space="preserve"> </w:delText>
        </w:r>
        <w:r w:rsidRPr="00B15CBA">
          <w:rPr>
            <w:sz w:val="18"/>
            <w:szCs w:val="18"/>
          </w:rPr>
          <w:delText>office, as it is a requirement placed on you by your insurance carrier. Failure to pay your portion of services rendered will be</w:delText>
        </w:r>
        <w:r w:rsidR="00B15CBA">
          <w:rPr>
            <w:sz w:val="18"/>
            <w:szCs w:val="18"/>
          </w:rPr>
          <w:delText xml:space="preserve"> </w:delText>
        </w:r>
        <w:r w:rsidRPr="00B15CBA">
          <w:rPr>
            <w:sz w:val="18"/>
            <w:szCs w:val="18"/>
          </w:rPr>
          <w:delText xml:space="preserve">reported to your insurance company and could result in termination of your insurance plan. </w:delText>
        </w:r>
        <w:r w:rsidR="00B15CBA" w:rsidRPr="00B15CBA">
          <w:rPr>
            <w:b/>
            <w:bCs/>
            <w:sz w:val="18"/>
            <w:szCs w:val="18"/>
          </w:rPr>
          <w:delText>________</w:delText>
        </w:r>
        <w:r w:rsidRPr="00B15CBA">
          <w:rPr>
            <w:b/>
            <w:bCs/>
            <w:sz w:val="18"/>
            <w:szCs w:val="18"/>
          </w:rPr>
          <w:delText>INITIAL</w:delText>
        </w:r>
      </w:del>
    </w:p>
    <w:p w14:paraId="4B8C6742" w14:textId="77777777" w:rsidR="00AD4E43" w:rsidRPr="00B15CBA" w:rsidRDefault="00AD4E43" w:rsidP="00B15CBA">
      <w:pPr>
        <w:jc w:val="both"/>
        <w:rPr>
          <w:del w:id="986" w:author="AMDUR, ALEXANDER" w:date="2026-09-25T20:09:00Z" w16du:dateUtc="2026-09-26T00:09:00Z"/>
          <w:sz w:val="18"/>
          <w:szCs w:val="18"/>
        </w:rPr>
      </w:pPr>
      <w:del w:id="987" w:author="AMDUR, ALEXANDER" w:date="2026-09-25T20:09:00Z" w16du:dateUtc="2026-09-26T00:09:00Z">
        <w:r w:rsidRPr="00B15CBA">
          <w:rPr>
            <w:b/>
            <w:bCs/>
            <w:sz w:val="18"/>
            <w:szCs w:val="18"/>
          </w:rPr>
          <w:delText>Billing:</w:delText>
        </w:r>
        <w:r w:rsidRPr="00B15CBA">
          <w:rPr>
            <w:sz w:val="18"/>
            <w:szCs w:val="18"/>
          </w:rPr>
          <w:delText xml:space="preserve"> If you receive an invoice from our office for a balance due, it is because that is the balance your insurance policy requires that</w:delText>
        </w:r>
        <w:r w:rsidR="00B15CBA">
          <w:rPr>
            <w:sz w:val="18"/>
            <w:szCs w:val="18"/>
          </w:rPr>
          <w:delText xml:space="preserve"> </w:delText>
        </w:r>
        <w:r w:rsidRPr="00B15CBA">
          <w:rPr>
            <w:sz w:val="18"/>
            <w:szCs w:val="18"/>
          </w:rPr>
          <w:delText>you pay. Please contact your insurance company first if you believe there is a problem. The balance on your invoice should be equal</w:delText>
        </w:r>
        <w:r w:rsidR="00B15CBA">
          <w:rPr>
            <w:sz w:val="18"/>
            <w:szCs w:val="18"/>
          </w:rPr>
          <w:delText xml:space="preserve"> </w:delText>
        </w:r>
        <w:r w:rsidRPr="00B15CBA">
          <w:rPr>
            <w:sz w:val="18"/>
            <w:szCs w:val="18"/>
          </w:rPr>
          <w:delText>to the “Patient Responsibility” portion on your Explanation of Benefits that you received from your insurance company plus any</w:delText>
        </w:r>
        <w:r w:rsidR="00B15CBA">
          <w:rPr>
            <w:sz w:val="18"/>
            <w:szCs w:val="18"/>
          </w:rPr>
          <w:delText xml:space="preserve"> </w:delText>
        </w:r>
        <w:r w:rsidRPr="00B15CBA">
          <w:rPr>
            <w:sz w:val="18"/>
            <w:szCs w:val="18"/>
          </w:rPr>
          <w:delText>“non-covered services” (less any copay that was collected at the time of service). If there is a discrepancy, please call the billing</w:delText>
        </w:r>
        <w:r w:rsidR="00B15CBA">
          <w:rPr>
            <w:sz w:val="18"/>
            <w:szCs w:val="18"/>
          </w:rPr>
          <w:delText xml:space="preserve"> </w:delText>
        </w:r>
        <w:r w:rsidRPr="00B15CBA">
          <w:rPr>
            <w:sz w:val="18"/>
            <w:szCs w:val="18"/>
          </w:rPr>
          <w:delText xml:space="preserve">office immediately to advise us. </w:delText>
        </w:r>
        <w:r w:rsidR="00B15CBA" w:rsidRPr="00B15CBA">
          <w:rPr>
            <w:b/>
            <w:bCs/>
            <w:sz w:val="18"/>
            <w:szCs w:val="18"/>
          </w:rPr>
          <w:delText>_______</w:delText>
        </w:r>
        <w:r w:rsidRPr="00B15CBA">
          <w:rPr>
            <w:b/>
            <w:bCs/>
            <w:sz w:val="18"/>
            <w:szCs w:val="18"/>
          </w:rPr>
          <w:delText>INITIAL</w:delText>
        </w:r>
      </w:del>
    </w:p>
    <w:p w14:paraId="64623879" w14:textId="77777777" w:rsidR="00AD4E43" w:rsidRPr="00B15CBA" w:rsidRDefault="00AD4E43" w:rsidP="00B15CBA">
      <w:pPr>
        <w:jc w:val="both"/>
        <w:rPr>
          <w:del w:id="988" w:author="AMDUR, ALEXANDER" w:date="2026-09-25T20:09:00Z" w16du:dateUtc="2026-09-26T00:09:00Z"/>
          <w:b/>
          <w:bCs/>
          <w:sz w:val="18"/>
          <w:szCs w:val="18"/>
        </w:rPr>
      </w:pPr>
      <w:del w:id="989" w:author="AMDUR, ALEXANDER" w:date="2026-09-25T20:09:00Z" w16du:dateUtc="2026-09-26T00:09:00Z">
        <w:r w:rsidRPr="00B15CBA">
          <w:rPr>
            <w:b/>
            <w:bCs/>
            <w:sz w:val="18"/>
            <w:szCs w:val="18"/>
          </w:rPr>
          <w:delText>Authorization for Credit Card Payments</w:delText>
        </w:r>
      </w:del>
    </w:p>
    <w:p w14:paraId="271D7092" w14:textId="33AF5623" w:rsidR="00AD4E43" w:rsidRPr="00B15CBA" w:rsidRDefault="00AD4E43" w:rsidP="00B15CBA">
      <w:pPr>
        <w:jc w:val="both"/>
        <w:rPr>
          <w:del w:id="990" w:author="AMDUR, ALEXANDER" w:date="2026-09-25T20:09:00Z" w16du:dateUtc="2026-09-26T00:09:00Z"/>
          <w:sz w:val="18"/>
          <w:szCs w:val="18"/>
        </w:rPr>
      </w:pPr>
      <w:del w:id="991" w:author="AMDUR, ALEXANDER" w:date="2026-09-25T20:09:00Z" w16du:dateUtc="2026-09-26T00:09:00Z">
        <w:r w:rsidRPr="00B15CBA">
          <w:rPr>
            <w:sz w:val="18"/>
            <w:szCs w:val="18"/>
          </w:rPr>
          <w:delText>Visa, MasterCard, American Express, or Discover cards are all accepted. By completing the information below, you agree to have</w:delText>
        </w:r>
        <w:r w:rsidR="00B15CBA">
          <w:rPr>
            <w:sz w:val="18"/>
            <w:szCs w:val="18"/>
          </w:rPr>
          <w:delText xml:space="preserve"> </w:delText>
        </w:r>
        <w:r w:rsidRPr="00B15CBA">
          <w:rPr>
            <w:sz w:val="18"/>
            <w:szCs w:val="18"/>
          </w:rPr>
          <w:delText xml:space="preserve">your credit card information stored securely by </w:delText>
        </w:r>
        <w:r w:rsidR="00185B47">
          <w:rPr>
            <w:sz w:val="18"/>
            <w:szCs w:val="18"/>
          </w:rPr>
          <w:delText>Riverside</w:delText>
        </w:r>
        <w:r w:rsidR="004F03E0">
          <w:rPr>
            <w:sz w:val="18"/>
            <w:szCs w:val="18"/>
          </w:rPr>
          <w:delText xml:space="preserve"> Counseling </w:delText>
        </w:r>
        <w:r w:rsidR="00185B47">
          <w:rPr>
            <w:sz w:val="18"/>
            <w:szCs w:val="18"/>
          </w:rPr>
          <w:delText>and Professional Development, LLC</w:delText>
        </w:r>
        <w:r w:rsidRPr="00B15CBA">
          <w:rPr>
            <w:sz w:val="18"/>
            <w:szCs w:val="18"/>
          </w:rPr>
          <w:delText>. until your file has been closed. You also authorize</w:delText>
        </w:r>
        <w:r w:rsidR="00B15CBA">
          <w:rPr>
            <w:sz w:val="18"/>
            <w:szCs w:val="18"/>
          </w:rPr>
          <w:delText xml:space="preserve"> </w:delText>
        </w:r>
        <w:r w:rsidRPr="00B15CBA">
          <w:rPr>
            <w:sz w:val="18"/>
            <w:szCs w:val="18"/>
          </w:rPr>
          <w:delText>your therapist or billing representative to charge your credit card for any outstanding financial responsibilities. Charges are typically</w:delText>
        </w:r>
        <w:r w:rsidR="00B15CBA">
          <w:rPr>
            <w:sz w:val="18"/>
            <w:szCs w:val="18"/>
          </w:rPr>
          <w:delText xml:space="preserve"> </w:delText>
        </w:r>
        <w:r w:rsidRPr="00B15CBA">
          <w:rPr>
            <w:sz w:val="18"/>
            <w:szCs w:val="18"/>
          </w:rPr>
          <w:delText>made for such items as no show/late cancellation fees, copay and deductible payments, and copying and consultation fees.</w:delText>
        </w:r>
      </w:del>
    </w:p>
    <w:p w14:paraId="2F74591F" w14:textId="77777777" w:rsidR="00AD4E43" w:rsidRPr="00B15CBA" w:rsidRDefault="00AD4E43" w:rsidP="00B15CBA">
      <w:pPr>
        <w:jc w:val="both"/>
        <w:rPr>
          <w:del w:id="992" w:author="AMDUR, ALEXANDER" w:date="2026-09-25T20:09:00Z" w16du:dateUtc="2026-09-26T00:09:00Z"/>
          <w:sz w:val="18"/>
          <w:szCs w:val="18"/>
        </w:rPr>
      </w:pPr>
      <w:del w:id="993" w:author="AMDUR, ALEXANDER" w:date="2026-09-25T20:09:00Z" w16du:dateUtc="2026-09-26T00:09:00Z">
        <w:r w:rsidRPr="00B15CBA">
          <w:rPr>
            <w:sz w:val="18"/>
            <w:szCs w:val="18"/>
          </w:rPr>
          <w:delText>Name as it appears on your credit card:</w:delText>
        </w:r>
      </w:del>
    </w:p>
    <w:p w14:paraId="1D8BCA10" w14:textId="77777777" w:rsidR="00AD4E43" w:rsidRPr="00B15CBA" w:rsidRDefault="00B15CBA" w:rsidP="00AD4E43">
      <w:pPr>
        <w:rPr>
          <w:del w:id="994" w:author="AMDUR, ALEXANDER" w:date="2026-09-25T20:09:00Z" w16du:dateUtc="2026-09-26T00:09:00Z"/>
          <w:sz w:val="18"/>
          <w:szCs w:val="18"/>
        </w:rPr>
      </w:pPr>
      <w:del w:id="995" w:author="AMDUR, ALEXANDER" w:date="2026-09-25T20:09:00Z" w16du:dateUtc="2026-09-26T00:09:00Z">
        <w:r>
          <w:rPr>
            <w:sz w:val="18"/>
            <w:szCs w:val="18"/>
          </w:rPr>
          <w:delText>__________________________________________________________________________________________</w:delText>
        </w:r>
      </w:del>
    </w:p>
    <w:p w14:paraId="16D38C73" w14:textId="77777777" w:rsidR="00AD4E43" w:rsidRPr="00B15CBA" w:rsidRDefault="00B15CBA" w:rsidP="00AD4E43">
      <w:pPr>
        <w:rPr>
          <w:del w:id="996" w:author="AMDUR, ALEXANDER" w:date="2026-09-25T20:09:00Z" w16du:dateUtc="2026-09-26T00:09:00Z"/>
          <w:sz w:val="18"/>
          <w:szCs w:val="18"/>
        </w:rPr>
      </w:pPr>
      <w:del w:id="997" w:author="AMDUR, ALEXANDER" w:date="2026-09-25T20:09:00Z" w16du:dateUtc="2026-09-26T00:09:00Z">
        <w:r>
          <w:rPr>
            <w:sz w:val="18"/>
            <w:szCs w:val="18"/>
          </w:rPr>
          <w:delText xml:space="preserve">Card type (please check): </w:delText>
        </w:r>
        <w:r>
          <w:rPr>
            <w:sz w:val="18"/>
            <w:szCs w:val="18"/>
          </w:rPr>
          <w:fldChar w:fldCharType="begin">
            <w:ffData>
              <w:name w:val="Check1"/>
              <w:enabled/>
              <w:calcOnExit w:val="0"/>
              <w:checkBox>
                <w:sizeAuto/>
                <w:default w:val="0"/>
              </w:checkBox>
            </w:ffData>
          </w:fldChar>
        </w:r>
        <w:bookmarkStart w:id="998" w:name="Check1"/>
        <w:r>
          <w:rPr>
            <w:sz w:val="18"/>
            <w:szCs w:val="18"/>
          </w:rPr>
          <w:delInstrText xml:space="preserve"> FORMCHECKBOX </w:delInstrText>
        </w:r>
        <w:r>
          <w:rPr>
            <w:sz w:val="18"/>
            <w:szCs w:val="18"/>
          </w:rPr>
        </w:r>
        <w:r>
          <w:rPr>
            <w:sz w:val="18"/>
            <w:szCs w:val="18"/>
          </w:rPr>
          <w:fldChar w:fldCharType="separate"/>
        </w:r>
        <w:r>
          <w:rPr>
            <w:sz w:val="18"/>
            <w:szCs w:val="18"/>
          </w:rPr>
          <w:fldChar w:fldCharType="end"/>
        </w:r>
        <w:bookmarkEnd w:id="998"/>
        <w:r>
          <w:rPr>
            <w:sz w:val="18"/>
            <w:szCs w:val="18"/>
          </w:rPr>
          <w:delText xml:space="preserve"> Visa</w:delText>
        </w:r>
        <w:r>
          <w:rPr>
            <w:sz w:val="18"/>
            <w:szCs w:val="18"/>
          </w:rPr>
          <w:tab/>
        </w:r>
        <w:r>
          <w:rPr>
            <w:sz w:val="18"/>
            <w:szCs w:val="18"/>
          </w:rPr>
          <w:fldChar w:fldCharType="begin">
            <w:ffData>
              <w:name w:val="Check2"/>
              <w:enabled/>
              <w:calcOnExit w:val="0"/>
              <w:checkBox>
                <w:sizeAuto/>
                <w:default w:val="0"/>
              </w:checkBox>
            </w:ffData>
          </w:fldChar>
        </w:r>
        <w:bookmarkStart w:id="999" w:name="Check2"/>
        <w:r>
          <w:rPr>
            <w:sz w:val="18"/>
            <w:szCs w:val="18"/>
          </w:rPr>
          <w:delInstrText xml:space="preserve"> FORMCHECKBOX </w:delInstrText>
        </w:r>
        <w:r>
          <w:rPr>
            <w:sz w:val="18"/>
            <w:szCs w:val="18"/>
          </w:rPr>
        </w:r>
        <w:r>
          <w:rPr>
            <w:sz w:val="18"/>
            <w:szCs w:val="18"/>
          </w:rPr>
          <w:fldChar w:fldCharType="separate"/>
        </w:r>
        <w:r>
          <w:rPr>
            <w:sz w:val="18"/>
            <w:szCs w:val="18"/>
          </w:rPr>
          <w:fldChar w:fldCharType="end"/>
        </w:r>
        <w:bookmarkEnd w:id="999"/>
        <w:r>
          <w:rPr>
            <w:sz w:val="18"/>
            <w:szCs w:val="18"/>
          </w:rPr>
          <w:delText xml:space="preserve"> </w:delText>
        </w:r>
        <w:r w:rsidR="00AD4E43" w:rsidRPr="00B15CBA">
          <w:rPr>
            <w:sz w:val="18"/>
            <w:szCs w:val="18"/>
          </w:rPr>
          <w:delText>MasterCard</w:delText>
        </w:r>
        <w:r>
          <w:rPr>
            <w:sz w:val="18"/>
            <w:szCs w:val="18"/>
          </w:rPr>
          <w:tab/>
        </w:r>
        <w:r>
          <w:rPr>
            <w:sz w:val="18"/>
            <w:szCs w:val="18"/>
          </w:rPr>
          <w:fldChar w:fldCharType="begin">
            <w:ffData>
              <w:name w:val="Check3"/>
              <w:enabled/>
              <w:calcOnExit w:val="0"/>
              <w:checkBox>
                <w:sizeAuto/>
                <w:default w:val="0"/>
              </w:checkBox>
            </w:ffData>
          </w:fldChar>
        </w:r>
        <w:bookmarkStart w:id="1000" w:name="Check3"/>
        <w:r>
          <w:rPr>
            <w:sz w:val="18"/>
            <w:szCs w:val="18"/>
          </w:rPr>
          <w:delInstrText xml:space="preserve"> FORMCHECKBOX </w:delInstrText>
        </w:r>
        <w:r>
          <w:rPr>
            <w:sz w:val="18"/>
            <w:szCs w:val="18"/>
          </w:rPr>
        </w:r>
        <w:r>
          <w:rPr>
            <w:sz w:val="18"/>
            <w:szCs w:val="18"/>
          </w:rPr>
          <w:fldChar w:fldCharType="separate"/>
        </w:r>
        <w:r>
          <w:rPr>
            <w:sz w:val="18"/>
            <w:szCs w:val="18"/>
          </w:rPr>
          <w:fldChar w:fldCharType="end"/>
        </w:r>
        <w:bookmarkEnd w:id="1000"/>
        <w:r>
          <w:rPr>
            <w:sz w:val="18"/>
            <w:szCs w:val="18"/>
          </w:rPr>
          <w:delText xml:space="preserve"> American Express      </w:delText>
        </w:r>
        <w:r>
          <w:rPr>
            <w:sz w:val="18"/>
            <w:szCs w:val="18"/>
          </w:rPr>
          <w:fldChar w:fldCharType="begin">
            <w:ffData>
              <w:name w:val="Check4"/>
              <w:enabled/>
              <w:calcOnExit w:val="0"/>
              <w:checkBox>
                <w:sizeAuto/>
                <w:default w:val="0"/>
              </w:checkBox>
            </w:ffData>
          </w:fldChar>
        </w:r>
        <w:bookmarkStart w:id="1001" w:name="Check4"/>
        <w:r>
          <w:rPr>
            <w:sz w:val="18"/>
            <w:szCs w:val="18"/>
          </w:rPr>
          <w:delInstrText xml:space="preserve"> FORMCHECKBOX </w:delInstrText>
        </w:r>
        <w:r>
          <w:rPr>
            <w:sz w:val="18"/>
            <w:szCs w:val="18"/>
          </w:rPr>
        </w:r>
        <w:r>
          <w:rPr>
            <w:sz w:val="18"/>
            <w:szCs w:val="18"/>
          </w:rPr>
          <w:fldChar w:fldCharType="separate"/>
        </w:r>
        <w:r>
          <w:rPr>
            <w:sz w:val="18"/>
            <w:szCs w:val="18"/>
          </w:rPr>
          <w:fldChar w:fldCharType="end"/>
        </w:r>
        <w:bookmarkEnd w:id="1001"/>
        <w:r>
          <w:rPr>
            <w:sz w:val="18"/>
            <w:szCs w:val="18"/>
          </w:rPr>
          <w:delText xml:space="preserve"> </w:delText>
        </w:r>
        <w:r w:rsidR="00AD4E43" w:rsidRPr="00B15CBA">
          <w:rPr>
            <w:sz w:val="18"/>
            <w:szCs w:val="18"/>
          </w:rPr>
          <w:delText>Discover</w:delText>
        </w:r>
      </w:del>
    </w:p>
    <w:p w14:paraId="4CBFD9F0" w14:textId="77777777" w:rsidR="00AD4E43" w:rsidRPr="00B15CBA" w:rsidRDefault="00B15CBA" w:rsidP="00AD4E43">
      <w:pPr>
        <w:rPr>
          <w:del w:id="1002" w:author="AMDUR, ALEXANDER" w:date="2026-09-25T20:09:00Z" w16du:dateUtc="2026-09-26T00:09:00Z"/>
          <w:sz w:val="18"/>
          <w:szCs w:val="18"/>
        </w:rPr>
      </w:pPr>
      <w:del w:id="1003" w:author="AMDUR, ALEXANDER" w:date="2026-09-25T20:09:00Z" w16du:dateUtc="2026-09-26T00:09:00Z">
        <w:r>
          <w:rPr>
            <w:sz w:val="18"/>
            <w:szCs w:val="18"/>
          </w:rPr>
          <w:delText>Card number: ______________ / ___________________ / ______________________ / ___________________</w:delText>
        </w:r>
      </w:del>
    </w:p>
    <w:p w14:paraId="7718B4EF" w14:textId="77777777" w:rsidR="00AD4E43" w:rsidRPr="00B15CBA" w:rsidRDefault="00AD4E43" w:rsidP="00246F12">
      <w:pPr>
        <w:rPr>
          <w:del w:id="1004" w:author="AMDUR, ALEXANDER" w:date="2026-09-25T20:09:00Z" w16du:dateUtc="2026-09-26T00:09:00Z"/>
          <w:sz w:val="18"/>
          <w:szCs w:val="18"/>
        </w:rPr>
      </w:pPr>
      <w:del w:id="1005" w:author="AMDUR, ALEXANDER" w:date="2026-09-25T20:09:00Z" w16du:dateUtc="2026-09-26T00:09:00Z">
        <w:r w:rsidRPr="00B15CBA">
          <w:rPr>
            <w:sz w:val="18"/>
            <w:szCs w:val="18"/>
          </w:rPr>
          <w:delText>Expiration date:</w:delText>
        </w:r>
        <w:r w:rsidR="00246F12">
          <w:rPr>
            <w:sz w:val="18"/>
            <w:szCs w:val="18"/>
          </w:rPr>
          <w:delText xml:space="preserve"> ____________ / __________________ CVC: _______________ </w:delText>
        </w:r>
        <w:r w:rsidRPr="00B15CBA">
          <w:rPr>
            <w:sz w:val="18"/>
            <w:szCs w:val="18"/>
          </w:rPr>
          <w:delText>(3-digit code on reverse of card)</w:delText>
        </w:r>
      </w:del>
    </w:p>
    <w:p w14:paraId="09E2327C" w14:textId="77777777" w:rsidR="00AD4E43" w:rsidRPr="00246F12" w:rsidRDefault="00AD4E43" w:rsidP="00246F12">
      <w:pPr>
        <w:spacing w:before="240"/>
        <w:rPr>
          <w:del w:id="1006" w:author="AMDUR, ALEXANDER" w:date="2026-09-25T20:09:00Z" w16du:dateUtc="2026-09-26T00:09:00Z"/>
          <w:b/>
          <w:bCs/>
          <w:sz w:val="18"/>
          <w:szCs w:val="18"/>
        </w:rPr>
      </w:pPr>
      <w:del w:id="1007" w:author="AMDUR, ALEXANDER" w:date="2026-09-25T20:09:00Z" w16du:dateUtc="2026-09-26T00:09:00Z">
        <w:r w:rsidRPr="00246F12">
          <w:rPr>
            <w:b/>
            <w:bCs/>
            <w:sz w:val="18"/>
            <w:szCs w:val="18"/>
          </w:rPr>
          <w:delText>My signature below indicates that | have read, understand, and agree with the provisions of the Financial Agreement.</w:delText>
        </w:r>
      </w:del>
    </w:p>
    <w:p w14:paraId="45B763B0" w14:textId="77777777" w:rsidR="00246F12" w:rsidRDefault="00246F12" w:rsidP="00246F12">
      <w:pPr>
        <w:rPr>
          <w:del w:id="1008" w:author="AMDUR, ALEXANDER" w:date="2026-09-25T20:09:00Z" w16du:dateUtc="2026-09-26T00:09:00Z"/>
          <w:sz w:val="18"/>
          <w:szCs w:val="18"/>
        </w:rPr>
      </w:pPr>
      <w:del w:id="1009" w:author="AMDUR, ALEXANDER" w:date="2026-09-25T20:09:00Z" w16du:dateUtc="2026-09-26T00:09:00Z">
        <w:r>
          <w:rPr>
            <w:sz w:val="18"/>
            <w:szCs w:val="18"/>
          </w:rPr>
          <w:delText>_______________________________________</w:delText>
        </w:r>
        <w:r>
          <w:rPr>
            <w:sz w:val="18"/>
            <w:szCs w:val="18"/>
          </w:rPr>
          <w:tab/>
        </w:r>
        <w:r>
          <w:rPr>
            <w:sz w:val="18"/>
            <w:szCs w:val="18"/>
          </w:rPr>
          <w:tab/>
          <w:delText>___________________________________</w:delText>
        </w:r>
      </w:del>
    </w:p>
    <w:p w14:paraId="277829F6" w14:textId="77777777" w:rsidR="00AD4E43" w:rsidRPr="00B15CBA" w:rsidRDefault="00AD4E43" w:rsidP="00AD4E43">
      <w:pPr>
        <w:rPr>
          <w:del w:id="1010" w:author="AMDUR, ALEXANDER" w:date="2026-09-25T20:09:00Z" w16du:dateUtc="2026-09-26T00:09:00Z"/>
          <w:sz w:val="18"/>
          <w:szCs w:val="18"/>
        </w:rPr>
      </w:pPr>
      <w:del w:id="1011" w:author="AMDUR, ALEXANDER" w:date="2026-09-25T20:09:00Z" w16du:dateUtc="2026-09-26T00:09:00Z">
        <w:r w:rsidRPr="00B15CBA">
          <w:rPr>
            <w:sz w:val="18"/>
            <w:szCs w:val="18"/>
          </w:rPr>
          <w:delText xml:space="preserve">Signature </w:delText>
        </w:r>
        <w:r w:rsidR="00246F12">
          <w:rPr>
            <w:sz w:val="18"/>
            <w:szCs w:val="18"/>
          </w:rPr>
          <w:tab/>
        </w:r>
        <w:r w:rsidR="00246F12">
          <w:rPr>
            <w:sz w:val="18"/>
            <w:szCs w:val="18"/>
          </w:rPr>
          <w:tab/>
        </w:r>
        <w:r w:rsidR="00246F12">
          <w:rPr>
            <w:sz w:val="18"/>
            <w:szCs w:val="18"/>
          </w:rPr>
          <w:tab/>
        </w:r>
        <w:r w:rsidR="00246F12">
          <w:rPr>
            <w:sz w:val="18"/>
            <w:szCs w:val="18"/>
          </w:rPr>
          <w:tab/>
        </w:r>
        <w:r w:rsidR="00246F12">
          <w:rPr>
            <w:sz w:val="18"/>
            <w:szCs w:val="18"/>
          </w:rPr>
          <w:tab/>
        </w:r>
        <w:r w:rsidRPr="00B15CBA">
          <w:rPr>
            <w:sz w:val="18"/>
            <w:szCs w:val="18"/>
          </w:rPr>
          <w:delText>Date</w:delText>
        </w:r>
      </w:del>
    </w:p>
    <w:p w14:paraId="47EE7FBC" w14:textId="77777777" w:rsidR="00246F12" w:rsidRDefault="00246F12" w:rsidP="00246F12">
      <w:pPr>
        <w:rPr>
          <w:del w:id="1012" w:author="AMDUR, ALEXANDER" w:date="2026-09-25T20:09:00Z" w16du:dateUtc="2026-09-26T00:09:00Z"/>
          <w:sz w:val="18"/>
          <w:szCs w:val="18"/>
        </w:rPr>
      </w:pPr>
      <w:del w:id="1013" w:author="AMDUR, ALEXANDER" w:date="2026-09-25T20:09:00Z" w16du:dateUtc="2026-09-26T00:09:00Z">
        <w:r>
          <w:rPr>
            <w:sz w:val="18"/>
            <w:szCs w:val="18"/>
          </w:rPr>
          <w:delText>_______________________________________</w:delText>
        </w:r>
        <w:r>
          <w:rPr>
            <w:sz w:val="18"/>
            <w:szCs w:val="18"/>
          </w:rPr>
          <w:tab/>
        </w:r>
        <w:r>
          <w:rPr>
            <w:sz w:val="18"/>
            <w:szCs w:val="18"/>
          </w:rPr>
          <w:tab/>
          <w:delText>___________________________________</w:delText>
        </w:r>
      </w:del>
    </w:p>
    <w:p w14:paraId="23A72012" w14:textId="77777777" w:rsidR="00AD4E43" w:rsidRDefault="00AD4E43" w:rsidP="00246F12">
      <w:pPr>
        <w:rPr>
          <w:rPrChange w:id="1014" w:author="AMDUR, ALEXANDER" w:date="2026-09-25T20:09:00Z" w16du:dateUtc="2026-09-26T00:09:00Z">
            <w:rPr>
              <w:sz w:val="18"/>
              <w:szCs w:val="18"/>
            </w:rPr>
          </w:rPrChange>
        </w:rPr>
      </w:pPr>
      <w:del w:id="1015" w:author="AMDUR, ALEXANDER" w:date="2026-09-25T20:09:00Z" w16du:dateUtc="2026-09-26T00:09:00Z">
        <w:r w:rsidRPr="00B15CBA">
          <w:rPr>
            <w:sz w:val="18"/>
            <w:szCs w:val="18"/>
          </w:rPr>
          <w:delText xml:space="preserve">Witness </w:delText>
        </w:r>
        <w:r w:rsidR="00246F12">
          <w:rPr>
            <w:sz w:val="18"/>
            <w:szCs w:val="18"/>
          </w:rPr>
          <w:tab/>
        </w:r>
        <w:r w:rsidR="00246F12">
          <w:rPr>
            <w:sz w:val="18"/>
            <w:szCs w:val="18"/>
          </w:rPr>
          <w:tab/>
        </w:r>
        <w:r w:rsidR="00246F12">
          <w:rPr>
            <w:sz w:val="18"/>
            <w:szCs w:val="18"/>
          </w:rPr>
          <w:tab/>
        </w:r>
        <w:r w:rsidR="00246F12">
          <w:rPr>
            <w:sz w:val="18"/>
            <w:szCs w:val="18"/>
          </w:rPr>
          <w:tab/>
        </w:r>
        <w:r w:rsidR="00246F12">
          <w:rPr>
            <w:sz w:val="18"/>
            <w:szCs w:val="18"/>
          </w:rPr>
          <w:tab/>
        </w:r>
        <w:r w:rsidR="00246F12">
          <w:rPr>
            <w:sz w:val="18"/>
            <w:szCs w:val="18"/>
          </w:rPr>
          <w:tab/>
        </w:r>
        <w:r w:rsidRPr="00B15CBA">
          <w:rPr>
            <w:sz w:val="18"/>
            <w:szCs w:val="18"/>
          </w:rPr>
          <w:delText>Date</w:delText>
        </w:r>
      </w:del>
    </w:p>
    <w:sectPr w:rsidR="00AD4E43">
      <w:headerReference w:type="default" r:id="rId12"/>
      <w:pgSz w:w="12240" w:h="15840"/>
      <w:pgMar w:top="1700" w:right="1340" w:bottom="280" w:left="1260" w:header="1450" w:footer="0" w:gutter="0"/>
      <w:cols w:space="720"/>
      <w:docGrid w:linePitch="0"/>
      <w:sectPrChange w:id="1021" w:author="AMDUR, ALEXANDER" w:date="2026-09-25T20:09:00Z" w16du:dateUtc="2026-09-26T00:09:00Z">
        <w:sectPr w:rsidR="00AD4E43">
          <w:pgMar w:top="1440" w:right="1440" w:bottom="1440" w:left="1440" w:header="720" w:footer="720" w:gutter="0"/>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12920F" w14:textId="77777777" w:rsidR="00E54508" w:rsidRDefault="00E54508">
      <w:pPr>
        <w:pPrChange w:id="22" w:author="AMDUR, ALEXANDER" w:date="2026-09-25T20:09:00Z" w16du:dateUtc="2026-09-26T00:09:00Z">
          <w:pPr>
            <w:spacing w:after="0" w:line="240" w:lineRule="auto"/>
          </w:pPr>
        </w:pPrChange>
      </w:pPr>
      <w:r>
        <w:separator/>
      </w:r>
    </w:p>
  </w:endnote>
  <w:endnote w:type="continuationSeparator" w:id="0">
    <w:p w14:paraId="6C7E2F88" w14:textId="77777777" w:rsidR="00E54508" w:rsidRDefault="00E54508">
      <w:pPr>
        <w:pPrChange w:id="23" w:author="AMDUR, ALEXANDER" w:date="2026-09-25T20:09:00Z" w16du:dateUtc="2026-09-26T00:09: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E90FE2" w14:textId="77777777" w:rsidR="002B414E" w:rsidRDefault="002B41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190179246"/>
      <w:docPartObj>
        <w:docPartGallery w:val="Page Numbers (Bottom of Page)"/>
        <w:docPartUnique/>
      </w:docPartObj>
    </w:sdtPr>
    <w:sdtEndPr/>
    <w:sdtContent>
      <w:sdt>
        <w:sdtPr>
          <w:id w:val="1728636285"/>
          <w:docPartObj>
            <w:docPartGallery w:val="Page Numbers (Top of Page)"/>
            <w:docPartUnique/>
          </w:docPartObj>
        </w:sdtPr>
        <w:sdtEndPr/>
        <w:sdtContent>
          <w:p w14:paraId="00393930" w14:textId="066CDED4" w:rsidR="0044086A" w:rsidRDefault="0044086A">
            <w:pPr>
              <w:pStyle w:val="Footer"/>
              <w:jc w:val="center"/>
            </w:pPr>
            <w:del w:id="979" w:author="AMDUR, ALEXANDER" w:date="2026-09-25T20:09:00Z" w16du:dateUtc="2026-09-26T00:09:00Z">
              <w:r>
                <w:delText xml:space="preserve">Page </w:delText>
              </w:r>
              <w:r>
                <w:rPr>
                  <w:b/>
                  <w:bCs/>
                  <w:sz w:val="24"/>
                  <w:szCs w:val="24"/>
                </w:rPr>
                <w:fldChar w:fldCharType="begin"/>
              </w:r>
              <w:r>
                <w:rPr>
                  <w:b/>
                  <w:bCs/>
                </w:rPr>
                <w:delInstrText xml:space="preserve"> PAGE </w:delInstrText>
              </w:r>
              <w:r>
                <w:rPr>
                  <w:b/>
                  <w:bCs/>
                  <w:sz w:val="24"/>
                  <w:szCs w:val="24"/>
                </w:rPr>
                <w:fldChar w:fldCharType="separate"/>
              </w:r>
              <w:r w:rsidR="004F03E0">
                <w:rPr>
                  <w:b/>
                  <w:bCs/>
                  <w:noProof/>
                </w:rPr>
                <w:delText>1</w:delText>
              </w:r>
              <w:r>
                <w:rPr>
                  <w:b/>
                  <w:bCs/>
                  <w:sz w:val="24"/>
                  <w:szCs w:val="24"/>
                </w:rPr>
                <w:fldChar w:fldCharType="end"/>
              </w:r>
              <w:r>
                <w:delText xml:space="preserve"> of </w:delText>
              </w:r>
              <w:r>
                <w:rPr>
                  <w:b/>
                  <w:bCs/>
                  <w:sz w:val="24"/>
                  <w:szCs w:val="24"/>
                </w:rPr>
                <w:fldChar w:fldCharType="begin"/>
              </w:r>
              <w:r>
                <w:rPr>
                  <w:b/>
                  <w:bCs/>
                </w:rPr>
                <w:delInstrText xml:space="preserve"> NUMPAGES  </w:delInstrText>
              </w:r>
              <w:r>
                <w:rPr>
                  <w:b/>
                  <w:bCs/>
                  <w:sz w:val="24"/>
                  <w:szCs w:val="24"/>
                </w:rPr>
                <w:fldChar w:fldCharType="separate"/>
              </w:r>
              <w:r w:rsidR="004F03E0">
                <w:rPr>
                  <w:b/>
                  <w:bCs/>
                  <w:noProof/>
                </w:rPr>
                <w:delText>2</w:delText>
              </w:r>
              <w:r>
                <w:rPr>
                  <w:b/>
                  <w:bCs/>
                  <w:sz w:val="24"/>
                  <w:szCs w:val="24"/>
                </w:rPr>
                <w:fldChar w:fldCharType="end"/>
              </w:r>
            </w:del>
          </w:p>
        </w:sdtContent>
      </w:sdt>
    </w:sdtContent>
  </w:sdt>
  <w:p w14:paraId="2E5396D8" w14:textId="77777777" w:rsidR="0044086A" w:rsidRDefault="004408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70CC1E" w14:textId="77777777" w:rsidR="00E54508" w:rsidRDefault="00E54508">
      <w:pPr>
        <w:pPrChange w:id="20" w:author="AMDUR, ALEXANDER" w:date="2026-09-25T20:09:00Z" w16du:dateUtc="2026-09-26T00:09:00Z">
          <w:pPr>
            <w:spacing w:after="0" w:line="240" w:lineRule="auto"/>
          </w:pPr>
        </w:pPrChange>
      </w:pPr>
      <w:r>
        <w:separator/>
      </w:r>
    </w:p>
  </w:footnote>
  <w:footnote w:type="continuationSeparator" w:id="0">
    <w:p w14:paraId="60DE6B73" w14:textId="77777777" w:rsidR="00E54508" w:rsidRDefault="00E54508">
      <w:pPr>
        <w:pPrChange w:id="21" w:author="AMDUR, ALEXANDER" w:date="2026-09-25T20:09:00Z" w16du:dateUtc="2026-09-26T00:09: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E3B2AB" w14:textId="77777777" w:rsidR="002B414E" w:rsidRDefault="002B41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9F530E" w14:textId="77777777" w:rsidR="00A53774" w:rsidRDefault="00A53774">
    <w:pPr>
      <w:pStyle w:val="Header"/>
      <w:rPr>
        <w:rPrChange w:id="977" w:author="AMDUR, ALEXANDER" w:date="2026-09-25T20:09:00Z" w16du:dateUtc="2026-09-26T00:09:00Z">
          <w:rPr>
            <w:rFonts w:asciiTheme="majorBidi" w:hAnsiTheme="majorBidi" w:cstheme="majorBidi"/>
            <w:b/>
            <w:bCs/>
            <w:sz w:val="24"/>
            <w:szCs w:val="24"/>
          </w:rPr>
        </w:rPrChange>
      </w:rPr>
      <w:pPrChange w:id="978" w:author="AMDUR, ALEXANDER" w:date="2026-09-25T20:09:00Z" w16du:dateUtc="2026-09-26T00:09:00Z">
        <w:pPr>
          <w:pStyle w:val="Header"/>
          <w:jc w:val="center"/>
        </w:pPr>
      </w:pPrChang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621165" w14:textId="77777777" w:rsidR="002B414E" w:rsidRDefault="0067081A">
    <w:pPr>
      <w:pStyle w:val="BodyText"/>
      <w:spacing w:line="14" w:lineRule="auto"/>
      <w:ind w:left="0"/>
      <w:rPr>
        <w:sz w:val="20"/>
        <w:rPrChange w:id="1016" w:author="AMDUR, ALEXANDER" w:date="2026-09-25T20:09:00Z" w16du:dateUtc="2026-09-26T00:09:00Z">
          <w:rPr>
            <w:rFonts w:asciiTheme="majorBidi" w:hAnsiTheme="majorBidi" w:cstheme="majorBidi"/>
            <w:b/>
            <w:bCs/>
            <w:sz w:val="24"/>
            <w:szCs w:val="24"/>
          </w:rPr>
        </w:rPrChange>
      </w:rPr>
      <w:pPrChange w:id="1017" w:author="AMDUR, ALEXANDER" w:date="2026-09-25T20:09:00Z" w16du:dateUtc="2026-09-26T00:09:00Z">
        <w:pPr>
          <w:pStyle w:val="Header"/>
          <w:jc w:val="center"/>
        </w:pPr>
      </w:pPrChange>
    </w:pPr>
    <w:ins w:id="1018" w:author="AMDUR, ALEXANDER" w:date="2026-09-25T20:09:00Z" w16du:dateUtc="2026-09-26T00:09:00Z">
      <w:r>
        <w:rPr>
          <w:noProof/>
        </w:rPr>
        <mc:AlternateContent>
          <mc:Choice Requires="wps">
            <w:drawing>
              <wp:anchor distT="0" distB="0" distL="0" distR="0" simplePos="0" relativeHeight="251659264" behindDoc="1" locked="0" layoutInCell="1" allowOverlap="1" wp14:anchorId="0CF846B3" wp14:editId="2BBCEC0A">
                <wp:simplePos x="0" y="0"/>
                <wp:positionH relativeFrom="page">
                  <wp:posOffset>902004</wp:posOffset>
                </wp:positionH>
                <wp:positionV relativeFrom="page">
                  <wp:posOffset>907880</wp:posOffset>
                </wp:positionV>
                <wp:extent cx="2693035"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3035" cy="194310"/>
                        </a:xfrm>
                        <a:prstGeom prst="rect">
                          <a:avLst/>
                        </a:prstGeom>
                      </wps:spPr>
                      <wps:txbx>
                        <w:txbxContent>
                          <w:p w14:paraId="0FC7891A" w14:textId="21BF2AC4" w:rsidR="00B6323E" w:rsidRDefault="00B6323E">
                            <w:pPr>
                              <w:pStyle w:val="BodyText"/>
                              <w:spacing w:before="10"/>
                              <w:ind w:left="20"/>
                              <w:rPr>
                                <w:ins w:id="1019" w:author="AMDUR, ALEXANDER" w:date="2026-09-25T20:09:00Z" w16du:dateUtc="2026-09-26T00:09:00Z"/>
                                <w:rFonts w:ascii="Times New Roman"/>
                              </w:rPr>
                            </w:pPr>
                          </w:p>
                        </w:txbxContent>
                      </wps:txbx>
                      <wps:bodyPr wrap="square" lIns="0" tIns="0" rIns="0" bIns="0" rtlCol="0">
                        <a:noAutofit/>
                      </wps:bodyPr>
                    </wps:wsp>
                  </a:graphicData>
                </a:graphic>
              </wp:anchor>
            </w:drawing>
          </mc:Choice>
          <mc:Fallback>
            <w:pict>
              <v:shapetype w14:anchorId="0CF846B3" id="_x0000_t202" coordsize="21600,21600" o:spt="202" path="m,l,21600r21600,l21600,xe">
                <v:stroke joinstyle="miter"/>
                <v:path gradientshapeok="t" o:connecttype="rect"/>
              </v:shapetype>
              <v:shape id="Textbox 7" o:spid="_x0000_s1026" type="#_x0000_t202" style="position:absolute;margin-left:71pt;margin-top:71.5pt;width:212.0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" filled="f" stroked="f">
                <v:textbox inset="0,0,0,0">
                  <w:txbxContent>
                    <w:p w14:paraId="0FC7891A" w14:textId="21BF2AC4" w:rsidR="00B6323E" w:rsidRDefault="00B6323E">
                      <w:pPr>
                        <w:pStyle w:val="BodyText"/>
                        <w:spacing w:before="10"/>
                        <w:ind w:left="20"/>
                        <w:rPr>
                          <w:ins w:id="1020" w:author="AMDUR, ALEXANDER" w:date="2026-09-25T20:09:00Z" w16du:dateUtc="2026-09-26T00:09:00Z"/>
                          <w:rFonts w:ascii="Times New Roman"/>
                        </w:rPr>
                      </w:pPr>
                    </w:p>
                  </w:txbxContent>
                </v:textbox>
                <w10:wrap anchorx="page" anchory="page"/>
              </v:shape>
            </w:pict>
          </mc:Fallback>
        </mc:AlternateConten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ED4C2F"/>
    <w:multiLevelType w:val="hybridMultilevel"/>
    <w:tmpl w:val="DA9088EC"/>
    <w:lvl w:ilvl="0" w:tplc="37BC82FA">
      <w:start w:val="11"/>
      <w:numFmt w:val="lowerLetter"/>
      <w:lvlText w:val="(%1)"/>
      <w:lvlJc w:val="left"/>
      <w:pPr>
        <w:ind w:left="180" w:hanging="317"/>
      </w:pPr>
      <w:rPr>
        <w:rFonts w:ascii="Calibri" w:eastAsia="Calibri" w:hAnsi="Calibri" w:cs="Calibri" w:hint="default"/>
        <w:b/>
        <w:bCs/>
        <w:i w:val="0"/>
        <w:iCs w:val="0"/>
        <w:spacing w:val="0"/>
        <w:w w:val="101"/>
        <w:sz w:val="24"/>
        <w:szCs w:val="24"/>
        <w:lang w:val="en-US" w:eastAsia="en-US" w:bidi="ar-SA"/>
      </w:rPr>
    </w:lvl>
    <w:lvl w:ilvl="1" w:tplc="4B86BE80">
      <w:start w:val="1"/>
      <w:numFmt w:val="lowerRoman"/>
      <w:lvlText w:val="(%2)"/>
      <w:lvlJc w:val="left"/>
      <w:pPr>
        <w:ind w:left="353" w:hanging="245"/>
        <w:jc w:val="right"/>
      </w:pPr>
      <w:rPr>
        <w:rFonts w:ascii="Calibri" w:eastAsia="Calibri" w:hAnsi="Calibri" w:cs="Calibri" w:hint="default"/>
        <w:b w:val="0"/>
        <w:bCs w:val="0"/>
        <w:i w:val="0"/>
        <w:iCs w:val="0"/>
        <w:spacing w:val="-1"/>
        <w:w w:val="96"/>
        <w:sz w:val="24"/>
        <w:szCs w:val="24"/>
        <w:lang w:val="en-US" w:eastAsia="en-US" w:bidi="ar-SA"/>
      </w:rPr>
    </w:lvl>
    <w:lvl w:ilvl="2" w:tplc="CD3053E4">
      <w:start w:val="1"/>
      <w:numFmt w:val="upperLetter"/>
      <w:lvlText w:val="(%3)"/>
      <w:lvlJc w:val="left"/>
      <w:pPr>
        <w:ind w:left="180" w:hanging="329"/>
      </w:pPr>
      <w:rPr>
        <w:rFonts w:hint="default"/>
        <w:spacing w:val="-1"/>
        <w:w w:val="94"/>
        <w:lang w:val="en-US" w:eastAsia="en-US" w:bidi="ar-SA"/>
      </w:rPr>
    </w:lvl>
    <w:lvl w:ilvl="3" w:tplc="CF800F0C">
      <w:numFmt w:val="bullet"/>
      <w:lvlText w:val="•"/>
      <w:lvlJc w:val="left"/>
      <w:pPr>
        <w:ind w:left="2422" w:hanging="329"/>
      </w:pPr>
      <w:rPr>
        <w:rFonts w:hint="default"/>
        <w:lang w:val="en-US" w:eastAsia="en-US" w:bidi="ar-SA"/>
      </w:rPr>
    </w:lvl>
    <w:lvl w:ilvl="4" w:tplc="7BCE2BB6">
      <w:numFmt w:val="bullet"/>
      <w:lvlText w:val="•"/>
      <w:lvlJc w:val="left"/>
      <w:pPr>
        <w:ind w:left="3453" w:hanging="329"/>
      </w:pPr>
      <w:rPr>
        <w:rFonts w:hint="default"/>
        <w:lang w:val="en-US" w:eastAsia="en-US" w:bidi="ar-SA"/>
      </w:rPr>
    </w:lvl>
    <w:lvl w:ilvl="5" w:tplc="43208DFC">
      <w:numFmt w:val="bullet"/>
      <w:lvlText w:val="•"/>
      <w:lvlJc w:val="left"/>
      <w:pPr>
        <w:ind w:left="4484" w:hanging="329"/>
      </w:pPr>
      <w:rPr>
        <w:rFonts w:hint="default"/>
        <w:lang w:val="en-US" w:eastAsia="en-US" w:bidi="ar-SA"/>
      </w:rPr>
    </w:lvl>
    <w:lvl w:ilvl="6" w:tplc="A8123C4E">
      <w:numFmt w:val="bullet"/>
      <w:lvlText w:val="•"/>
      <w:lvlJc w:val="left"/>
      <w:pPr>
        <w:ind w:left="5515" w:hanging="329"/>
      </w:pPr>
      <w:rPr>
        <w:rFonts w:hint="default"/>
        <w:lang w:val="en-US" w:eastAsia="en-US" w:bidi="ar-SA"/>
      </w:rPr>
    </w:lvl>
    <w:lvl w:ilvl="7" w:tplc="D50A8592">
      <w:numFmt w:val="bullet"/>
      <w:lvlText w:val="•"/>
      <w:lvlJc w:val="left"/>
      <w:pPr>
        <w:ind w:left="6546" w:hanging="329"/>
      </w:pPr>
      <w:rPr>
        <w:rFonts w:hint="default"/>
        <w:lang w:val="en-US" w:eastAsia="en-US" w:bidi="ar-SA"/>
      </w:rPr>
    </w:lvl>
    <w:lvl w:ilvl="8" w:tplc="9CC842F2">
      <w:numFmt w:val="bullet"/>
      <w:lvlText w:val="•"/>
      <w:lvlJc w:val="left"/>
      <w:pPr>
        <w:ind w:left="7577" w:hanging="329"/>
      </w:pPr>
      <w:rPr>
        <w:rFonts w:hint="default"/>
        <w:lang w:val="en-US" w:eastAsia="en-US" w:bidi="ar-SA"/>
      </w:rPr>
    </w:lvl>
  </w:abstractNum>
  <w:abstractNum w:abstractNumId="1" w15:restartNumberingAfterBreak="0">
    <w:nsid w:val="227D5F0F"/>
    <w:multiLevelType w:val="hybridMultilevel"/>
    <w:tmpl w:val="0A466D08"/>
    <w:lvl w:ilvl="0" w:tplc="6E262B7C">
      <w:start w:val="1"/>
      <w:numFmt w:val="lowerRoman"/>
      <w:lvlText w:val="(%1)"/>
      <w:lvlJc w:val="left"/>
      <w:pPr>
        <w:ind w:left="425" w:hanging="245"/>
      </w:pPr>
      <w:rPr>
        <w:rFonts w:ascii="Calibri" w:eastAsia="Calibri" w:hAnsi="Calibri" w:cs="Calibri" w:hint="default"/>
        <w:b w:val="0"/>
        <w:bCs w:val="0"/>
        <w:i w:val="0"/>
        <w:iCs w:val="0"/>
        <w:spacing w:val="-1"/>
        <w:w w:val="96"/>
        <w:sz w:val="24"/>
        <w:szCs w:val="24"/>
        <w:lang w:val="en-US" w:eastAsia="en-US" w:bidi="ar-SA"/>
      </w:rPr>
    </w:lvl>
    <w:lvl w:ilvl="1" w:tplc="881ADE1A">
      <w:start w:val="1"/>
      <w:numFmt w:val="upperLetter"/>
      <w:lvlText w:val="(%2)"/>
      <w:lvlJc w:val="left"/>
      <w:pPr>
        <w:ind w:left="180" w:hanging="329"/>
      </w:pPr>
      <w:rPr>
        <w:rFonts w:hint="default"/>
        <w:spacing w:val="-1"/>
        <w:w w:val="94"/>
        <w:lang w:val="en-US" w:eastAsia="en-US" w:bidi="ar-SA"/>
      </w:rPr>
    </w:lvl>
    <w:lvl w:ilvl="2" w:tplc="3D08DAC0">
      <w:numFmt w:val="bullet"/>
      <w:lvlText w:val="•"/>
      <w:lvlJc w:val="left"/>
      <w:pPr>
        <w:ind w:left="1444" w:hanging="329"/>
      </w:pPr>
      <w:rPr>
        <w:rFonts w:hint="default"/>
        <w:lang w:val="en-US" w:eastAsia="en-US" w:bidi="ar-SA"/>
      </w:rPr>
    </w:lvl>
    <w:lvl w:ilvl="3" w:tplc="85AC7F0E">
      <w:numFmt w:val="bullet"/>
      <w:lvlText w:val="•"/>
      <w:lvlJc w:val="left"/>
      <w:pPr>
        <w:ind w:left="2468" w:hanging="329"/>
      </w:pPr>
      <w:rPr>
        <w:rFonts w:hint="default"/>
        <w:lang w:val="en-US" w:eastAsia="en-US" w:bidi="ar-SA"/>
      </w:rPr>
    </w:lvl>
    <w:lvl w:ilvl="4" w:tplc="BBF42510">
      <w:numFmt w:val="bullet"/>
      <w:lvlText w:val="•"/>
      <w:lvlJc w:val="left"/>
      <w:pPr>
        <w:ind w:left="3493" w:hanging="329"/>
      </w:pPr>
      <w:rPr>
        <w:rFonts w:hint="default"/>
        <w:lang w:val="en-US" w:eastAsia="en-US" w:bidi="ar-SA"/>
      </w:rPr>
    </w:lvl>
    <w:lvl w:ilvl="5" w:tplc="2A84659E">
      <w:numFmt w:val="bullet"/>
      <w:lvlText w:val="•"/>
      <w:lvlJc w:val="left"/>
      <w:pPr>
        <w:ind w:left="4517" w:hanging="329"/>
      </w:pPr>
      <w:rPr>
        <w:rFonts w:hint="default"/>
        <w:lang w:val="en-US" w:eastAsia="en-US" w:bidi="ar-SA"/>
      </w:rPr>
    </w:lvl>
    <w:lvl w:ilvl="6" w:tplc="D570D7F6">
      <w:numFmt w:val="bullet"/>
      <w:lvlText w:val="•"/>
      <w:lvlJc w:val="left"/>
      <w:pPr>
        <w:ind w:left="5542" w:hanging="329"/>
      </w:pPr>
      <w:rPr>
        <w:rFonts w:hint="default"/>
        <w:lang w:val="en-US" w:eastAsia="en-US" w:bidi="ar-SA"/>
      </w:rPr>
    </w:lvl>
    <w:lvl w:ilvl="7" w:tplc="7FE4E572">
      <w:numFmt w:val="bullet"/>
      <w:lvlText w:val="•"/>
      <w:lvlJc w:val="left"/>
      <w:pPr>
        <w:ind w:left="6566" w:hanging="329"/>
      </w:pPr>
      <w:rPr>
        <w:rFonts w:hint="default"/>
        <w:lang w:val="en-US" w:eastAsia="en-US" w:bidi="ar-SA"/>
      </w:rPr>
    </w:lvl>
    <w:lvl w:ilvl="8" w:tplc="ED5A4E48">
      <w:numFmt w:val="bullet"/>
      <w:lvlText w:val="•"/>
      <w:lvlJc w:val="left"/>
      <w:pPr>
        <w:ind w:left="7591" w:hanging="329"/>
      </w:pPr>
      <w:rPr>
        <w:rFonts w:hint="default"/>
        <w:lang w:val="en-US" w:eastAsia="en-US" w:bidi="ar-SA"/>
      </w:rPr>
    </w:lvl>
  </w:abstractNum>
  <w:num w:numId="1" w16cid:durableId="1061556978">
    <w:abstractNumId w:val="0"/>
  </w:num>
  <w:num w:numId="2" w16cid:durableId="115942521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2CA"/>
    <w:rsid w:val="00002EAB"/>
    <w:rsid w:val="00042505"/>
    <w:rsid w:val="0008014E"/>
    <w:rsid w:val="000A3B2C"/>
    <w:rsid w:val="000B40BB"/>
    <w:rsid w:val="001418C6"/>
    <w:rsid w:val="001660FF"/>
    <w:rsid w:val="00173E0F"/>
    <w:rsid w:val="00175F06"/>
    <w:rsid w:val="00185B47"/>
    <w:rsid w:val="001946D8"/>
    <w:rsid w:val="001B595B"/>
    <w:rsid w:val="001F7FAD"/>
    <w:rsid w:val="00246F12"/>
    <w:rsid w:val="002820D2"/>
    <w:rsid w:val="002A4F82"/>
    <w:rsid w:val="002B414E"/>
    <w:rsid w:val="002D43E7"/>
    <w:rsid w:val="00307E8B"/>
    <w:rsid w:val="00340D5C"/>
    <w:rsid w:val="003D28BE"/>
    <w:rsid w:val="00406F8C"/>
    <w:rsid w:val="0044086A"/>
    <w:rsid w:val="00475162"/>
    <w:rsid w:val="00485728"/>
    <w:rsid w:val="004F03E0"/>
    <w:rsid w:val="004F114C"/>
    <w:rsid w:val="00521604"/>
    <w:rsid w:val="00577A47"/>
    <w:rsid w:val="005D30DC"/>
    <w:rsid w:val="005E2AEB"/>
    <w:rsid w:val="005E33BB"/>
    <w:rsid w:val="005F434B"/>
    <w:rsid w:val="005F71E3"/>
    <w:rsid w:val="006140FB"/>
    <w:rsid w:val="00634757"/>
    <w:rsid w:val="00646B79"/>
    <w:rsid w:val="0067081A"/>
    <w:rsid w:val="00674FE0"/>
    <w:rsid w:val="006967B7"/>
    <w:rsid w:val="00697EAE"/>
    <w:rsid w:val="006A3690"/>
    <w:rsid w:val="006D2B98"/>
    <w:rsid w:val="006E60EC"/>
    <w:rsid w:val="006E7AB5"/>
    <w:rsid w:val="00744AC4"/>
    <w:rsid w:val="007459CC"/>
    <w:rsid w:val="00747DEA"/>
    <w:rsid w:val="00760865"/>
    <w:rsid w:val="00764B74"/>
    <w:rsid w:val="00765B4F"/>
    <w:rsid w:val="00825755"/>
    <w:rsid w:val="008E6CB9"/>
    <w:rsid w:val="008F37B7"/>
    <w:rsid w:val="00902C62"/>
    <w:rsid w:val="009160B8"/>
    <w:rsid w:val="009213F6"/>
    <w:rsid w:val="009715C7"/>
    <w:rsid w:val="00980E13"/>
    <w:rsid w:val="00984581"/>
    <w:rsid w:val="009F782A"/>
    <w:rsid w:val="00A45156"/>
    <w:rsid w:val="00A53774"/>
    <w:rsid w:val="00A917E4"/>
    <w:rsid w:val="00AB2004"/>
    <w:rsid w:val="00AB3C7B"/>
    <w:rsid w:val="00AD4E43"/>
    <w:rsid w:val="00B15CBA"/>
    <w:rsid w:val="00B25A41"/>
    <w:rsid w:val="00B6323E"/>
    <w:rsid w:val="00B675CC"/>
    <w:rsid w:val="00B86062"/>
    <w:rsid w:val="00B94BE3"/>
    <w:rsid w:val="00C40547"/>
    <w:rsid w:val="00CC7956"/>
    <w:rsid w:val="00CD4FFF"/>
    <w:rsid w:val="00CE457D"/>
    <w:rsid w:val="00CE5EFA"/>
    <w:rsid w:val="00CF1307"/>
    <w:rsid w:val="00D0595D"/>
    <w:rsid w:val="00D316FE"/>
    <w:rsid w:val="00D36CAA"/>
    <w:rsid w:val="00DB734A"/>
    <w:rsid w:val="00DE1D8F"/>
    <w:rsid w:val="00DE271E"/>
    <w:rsid w:val="00E23721"/>
    <w:rsid w:val="00E54508"/>
    <w:rsid w:val="00E74119"/>
    <w:rsid w:val="00E75737"/>
    <w:rsid w:val="00E7749B"/>
    <w:rsid w:val="00EB03DD"/>
    <w:rsid w:val="00EB5CB7"/>
    <w:rsid w:val="00F542B2"/>
    <w:rsid w:val="00F65170"/>
    <w:rsid w:val="00F725FC"/>
    <w:rsid w:val="00FC5B53"/>
    <w:rsid w:val="00FF32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BF09C"/>
  <w15:chartTrackingRefBased/>
  <w15:docId w15:val="{EE3C04F2-CA98-4B64-8DDC-12880CA11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after="0" w:line="240" w:lineRule="auto"/>
      <w:pPrChange w:id="0" w:author="AMDUR, ALEXANDER" w:date="2026-09-25T20:09:00Z">
        <w:pPr>
          <w:spacing w:after="160" w:line="259" w:lineRule="auto"/>
        </w:pPr>
      </w:pPrChange>
    </w:pPr>
    <w:rPr>
      <w:rFonts w:ascii="Times New Roman" w:eastAsia="Times New Roman" w:hAnsi="Times New Roman" w:cs="Times New Roman"/>
      <w:rPrChange w:id="0" w:author="AMDUR, ALEXANDER" w:date="2026-09-25T20:09:00Z">
        <w:rPr>
          <w:rFonts w:asciiTheme="minorHAnsi" w:eastAsiaTheme="minorHAnsi" w:hAnsiTheme="minorHAnsi" w:cstheme="minorBidi"/>
          <w:sz w:val="22"/>
          <w:szCs w:val="22"/>
          <w:lang w:val="en-US" w:eastAsia="en-US" w:bidi="ar-SA"/>
        </w:rPr>
      </w:rPrChange>
    </w:rPr>
  </w:style>
  <w:style w:type="paragraph" w:styleId="Heading1">
    <w:name w:val="heading 1"/>
    <w:basedOn w:val="Normal"/>
    <w:next w:val="Normal"/>
    <w:link w:val="Heading1Char"/>
    <w:uiPriority w:val="9"/>
    <w:qFormat/>
    <w:rsid w:val="00CF1307"/>
    <w:pPr>
      <w:keepNext/>
      <w:keepLines/>
      <w:spacing w:before="240"/>
      <w:outlineLvl w:val="0"/>
      <w:pPrChange w:id="1" w:author="AMDUR, ALEXANDER" w:date="2026-09-25T20:09:00Z">
        <w:pPr>
          <w:keepNext/>
          <w:keepLines/>
          <w:widowControl w:val="0"/>
          <w:autoSpaceDE w:val="0"/>
          <w:autoSpaceDN w:val="0"/>
          <w:spacing w:before="240"/>
          <w:outlineLvl w:val="0"/>
        </w:pPr>
      </w:pPrChange>
    </w:pPr>
    <w:rPr>
      <w:rFonts w:asciiTheme="majorHAnsi" w:eastAsiaTheme="majorEastAsia" w:hAnsiTheme="majorHAnsi" w:cstheme="majorBidi"/>
      <w:color w:val="2E74B5" w:themeColor="accent1" w:themeShade="BF"/>
      <w:sz w:val="32"/>
      <w:szCs w:val="32"/>
      <w:rPrChange w:id="1" w:author="AMDUR, ALEXANDER" w:date="2026-09-25T20:09:00Z">
        <w:rPr>
          <w:rFonts w:asciiTheme="majorHAnsi" w:eastAsiaTheme="majorEastAsia" w:hAnsiTheme="majorHAnsi" w:cstheme="majorBidi"/>
          <w:color w:val="2E74B5" w:themeColor="accent1" w:themeShade="BF"/>
          <w:sz w:val="32"/>
          <w:szCs w:val="32"/>
          <w:lang w:val="en-US" w:eastAsia="en-US" w:bidi="ar-SA"/>
        </w:rPr>
      </w:rPrChange>
    </w:rPr>
  </w:style>
  <w:style w:type="paragraph" w:styleId="Heading2">
    <w:name w:val="heading 2"/>
    <w:basedOn w:val="Normal"/>
    <w:next w:val="Normal"/>
    <w:link w:val="Heading2Char"/>
    <w:uiPriority w:val="9"/>
    <w:unhideWhenUsed/>
    <w:qFormat/>
    <w:rsid w:val="00CF1307"/>
    <w:pPr>
      <w:keepNext/>
      <w:keepLines/>
      <w:spacing w:before="40"/>
      <w:outlineLvl w:val="1"/>
      <w:pPrChange w:id="2" w:author="AMDUR, ALEXANDER" w:date="2026-09-25T20:09:00Z">
        <w:pPr>
          <w:keepNext/>
          <w:keepLines/>
          <w:widowControl w:val="0"/>
          <w:autoSpaceDE w:val="0"/>
          <w:autoSpaceDN w:val="0"/>
          <w:spacing w:before="40"/>
          <w:outlineLvl w:val="1"/>
        </w:pPr>
      </w:pPrChange>
    </w:pPr>
    <w:rPr>
      <w:rFonts w:asciiTheme="majorHAnsi" w:eastAsiaTheme="majorEastAsia" w:hAnsiTheme="majorHAnsi" w:cstheme="majorBidi"/>
      <w:color w:val="2E74B5" w:themeColor="accent1" w:themeShade="BF"/>
      <w:sz w:val="26"/>
      <w:szCs w:val="26"/>
      <w:rPrChange w:id="2" w:author="AMDUR, ALEXANDER" w:date="2026-09-25T20:09:00Z">
        <w:rPr>
          <w:rFonts w:asciiTheme="majorHAnsi" w:eastAsiaTheme="majorEastAsia" w:hAnsiTheme="majorHAnsi" w:cstheme="majorBidi"/>
          <w:color w:val="2E74B5" w:themeColor="accent1" w:themeShade="BF"/>
          <w:sz w:val="26"/>
          <w:szCs w:val="26"/>
          <w:lang w:val="en-US" w:eastAsia="en-US" w:bidi="ar-SA"/>
        </w:rPr>
      </w:rPrChange>
    </w:rPr>
  </w:style>
  <w:style w:type="paragraph" w:styleId="Heading3">
    <w:name w:val="heading 3"/>
    <w:basedOn w:val="Normal"/>
    <w:next w:val="Normal"/>
    <w:link w:val="Heading3Char"/>
    <w:uiPriority w:val="9"/>
    <w:unhideWhenUsed/>
    <w:qFormat/>
    <w:rsid w:val="00CF1307"/>
    <w:pPr>
      <w:keepNext/>
      <w:keepLines/>
      <w:spacing w:before="40"/>
      <w:outlineLvl w:val="2"/>
      <w:pPrChange w:id="3" w:author="AMDUR, ALEXANDER" w:date="2026-09-25T20:09:00Z">
        <w:pPr>
          <w:keepNext/>
          <w:keepLines/>
          <w:widowControl w:val="0"/>
          <w:autoSpaceDE w:val="0"/>
          <w:autoSpaceDN w:val="0"/>
          <w:spacing w:before="40"/>
          <w:outlineLvl w:val="2"/>
        </w:pPr>
      </w:pPrChange>
    </w:pPr>
    <w:rPr>
      <w:rFonts w:asciiTheme="majorHAnsi" w:eastAsiaTheme="majorEastAsia" w:hAnsiTheme="majorHAnsi" w:cstheme="majorBidi"/>
      <w:color w:val="1F4D78" w:themeColor="accent1" w:themeShade="7F"/>
      <w:sz w:val="24"/>
      <w:szCs w:val="24"/>
      <w:rPrChange w:id="3" w:author="AMDUR, ALEXANDER" w:date="2026-09-25T20:09:00Z">
        <w:rPr>
          <w:rFonts w:asciiTheme="majorHAnsi" w:eastAsiaTheme="majorEastAsia" w:hAnsiTheme="majorHAnsi" w:cstheme="majorBidi"/>
          <w:color w:val="1F4D78" w:themeColor="accent1" w:themeShade="7F"/>
          <w:sz w:val="24"/>
          <w:szCs w:val="24"/>
          <w:lang w:val="en-US" w:eastAsia="en-US" w:bidi="ar-SA"/>
        </w:rPr>
      </w:rPrChange>
    </w:rPr>
  </w:style>
  <w:style w:type="paragraph" w:styleId="Heading4">
    <w:name w:val="heading 4"/>
    <w:basedOn w:val="Normal"/>
    <w:next w:val="Normal"/>
    <w:link w:val="Heading4Char"/>
    <w:uiPriority w:val="9"/>
    <w:unhideWhenUsed/>
    <w:qFormat/>
    <w:rsid w:val="00CF1307"/>
    <w:pPr>
      <w:keepNext/>
      <w:keepLines/>
      <w:spacing w:before="40"/>
      <w:outlineLvl w:val="3"/>
      <w:pPrChange w:id="4" w:author="AMDUR, ALEXANDER" w:date="2026-09-25T20:09:00Z">
        <w:pPr>
          <w:keepNext/>
          <w:keepLines/>
          <w:widowControl w:val="0"/>
          <w:autoSpaceDE w:val="0"/>
          <w:autoSpaceDN w:val="0"/>
          <w:spacing w:before="40"/>
          <w:outlineLvl w:val="3"/>
        </w:pPr>
      </w:pPrChange>
    </w:pPr>
    <w:rPr>
      <w:rFonts w:asciiTheme="majorHAnsi" w:eastAsiaTheme="majorEastAsia" w:hAnsiTheme="majorHAnsi" w:cstheme="majorBidi"/>
      <w:i/>
      <w:iCs/>
      <w:color w:val="2E74B5" w:themeColor="accent1" w:themeShade="BF"/>
      <w:rPrChange w:id="4" w:author="AMDUR, ALEXANDER" w:date="2026-09-25T20:09:00Z">
        <w:rPr>
          <w:rFonts w:asciiTheme="majorHAnsi" w:eastAsiaTheme="majorEastAsia" w:hAnsiTheme="majorHAnsi" w:cstheme="majorBidi"/>
          <w:i/>
          <w:iCs/>
          <w:color w:val="2E74B5" w:themeColor="accent1" w:themeShade="BF"/>
          <w:sz w:val="22"/>
          <w:szCs w:val="22"/>
          <w:lang w:val="en-US" w:eastAsia="en-US" w:bidi="ar-SA"/>
        </w:rPr>
      </w:rPrChange>
    </w:rPr>
  </w:style>
  <w:style w:type="paragraph" w:styleId="Heading5">
    <w:name w:val="heading 5"/>
    <w:basedOn w:val="Normal"/>
    <w:next w:val="Normal"/>
    <w:link w:val="Heading5Char"/>
    <w:uiPriority w:val="9"/>
    <w:unhideWhenUsed/>
    <w:qFormat/>
    <w:rsid w:val="00CF1307"/>
    <w:pPr>
      <w:keepNext/>
      <w:keepLines/>
      <w:spacing w:before="40"/>
      <w:outlineLvl w:val="4"/>
      <w:pPrChange w:id="5" w:author="AMDUR, ALEXANDER" w:date="2026-09-25T20:09:00Z">
        <w:pPr>
          <w:keepNext/>
          <w:keepLines/>
          <w:widowControl w:val="0"/>
          <w:autoSpaceDE w:val="0"/>
          <w:autoSpaceDN w:val="0"/>
          <w:spacing w:before="40"/>
          <w:outlineLvl w:val="4"/>
        </w:pPr>
      </w:pPrChange>
    </w:pPr>
    <w:rPr>
      <w:rFonts w:asciiTheme="majorHAnsi" w:eastAsiaTheme="majorEastAsia" w:hAnsiTheme="majorHAnsi" w:cstheme="majorBidi"/>
      <w:color w:val="2E74B5" w:themeColor="accent1" w:themeShade="BF"/>
      <w:rPrChange w:id="5" w:author="AMDUR, ALEXANDER" w:date="2026-09-25T20:09:00Z">
        <w:rPr>
          <w:rFonts w:asciiTheme="majorHAnsi" w:eastAsiaTheme="majorEastAsia" w:hAnsiTheme="majorHAnsi" w:cstheme="majorBidi"/>
          <w:color w:val="2E74B5" w:themeColor="accent1" w:themeShade="BF"/>
          <w:sz w:val="22"/>
          <w:szCs w:val="22"/>
          <w:lang w:val="en-US" w:eastAsia="en-US" w:bidi="ar-SA"/>
        </w:rPr>
      </w:rPrChange>
    </w:rPr>
  </w:style>
  <w:style w:type="paragraph" w:styleId="Heading6">
    <w:name w:val="heading 6"/>
    <w:basedOn w:val="Normal"/>
    <w:next w:val="Normal"/>
    <w:link w:val="Heading6Char"/>
    <w:uiPriority w:val="9"/>
    <w:unhideWhenUsed/>
    <w:qFormat/>
    <w:rsid w:val="00CF1307"/>
    <w:pPr>
      <w:keepNext/>
      <w:keepLines/>
      <w:spacing w:before="40"/>
      <w:outlineLvl w:val="5"/>
      <w:pPrChange w:id="6" w:author="AMDUR, ALEXANDER" w:date="2026-09-25T20:09:00Z">
        <w:pPr>
          <w:keepNext/>
          <w:keepLines/>
          <w:widowControl w:val="0"/>
          <w:autoSpaceDE w:val="0"/>
          <w:autoSpaceDN w:val="0"/>
          <w:spacing w:before="40"/>
          <w:outlineLvl w:val="5"/>
        </w:pPr>
      </w:pPrChange>
    </w:pPr>
    <w:rPr>
      <w:rFonts w:asciiTheme="majorHAnsi" w:eastAsiaTheme="majorEastAsia" w:hAnsiTheme="majorHAnsi" w:cstheme="majorBidi"/>
      <w:color w:val="1F4D78" w:themeColor="accent1" w:themeShade="7F"/>
      <w:rPrChange w:id="6" w:author="AMDUR, ALEXANDER" w:date="2026-09-25T20:09:00Z">
        <w:rPr>
          <w:rFonts w:asciiTheme="majorHAnsi" w:eastAsiaTheme="majorEastAsia" w:hAnsiTheme="majorHAnsi" w:cstheme="majorBidi"/>
          <w:color w:val="1F4D78" w:themeColor="accent1" w:themeShade="7F"/>
          <w:sz w:val="22"/>
          <w:szCs w:val="22"/>
          <w:lang w:val="en-US" w:eastAsia="en-US" w:bidi="ar-SA"/>
        </w:rPr>
      </w:rPrChange>
    </w:rPr>
  </w:style>
  <w:style w:type="paragraph" w:styleId="Heading7">
    <w:name w:val="heading 7"/>
    <w:basedOn w:val="Normal"/>
    <w:next w:val="Normal"/>
    <w:link w:val="Heading7Char"/>
    <w:uiPriority w:val="9"/>
    <w:unhideWhenUsed/>
    <w:qFormat/>
    <w:rsid w:val="00CF1307"/>
    <w:pPr>
      <w:keepNext/>
      <w:keepLines/>
      <w:spacing w:before="40"/>
      <w:outlineLvl w:val="6"/>
      <w:pPrChange w:id="7" w:author="AMDUR, ALEXANDER" w:date="2026-09-25T20:09:00Z">
        <w:pPr>
          <w:keepNext/>
          <w:keepLines/>
          <w:widowControl w:val="0"/>
          <w:autoSpaceDE w:val="0"/>
          <w:autoSpaceDN w:val="0"/>
          <w:spacing w:before="40"/>
          <w:outlineLvl w:val="6"/>
        </w:pPr>
      </w:pPrChange>
    </w:pPr>
    <w:rPr>
      <w:rFonts w:asciiTheme="majorHAnsi" w:eastAsiaTheme="majorEastAsia" w:hAnsiTheme="majorHAnsi" w:cstheme="majorBidi"/>
      <w:i/>
      <w:iCs/>
      <w:color w:val="1F4D78" w:themeColor="accent1" w:themeShade="7F"/>
      <w:rPrChange w:id="7" w:author="AMDUR, ALEXANDER" w:date="2026-09-25T20:09:00Z">
        <w:rPr>
          <w:rFonts w:asciiTheme="majorHAnsi" w:eastAsiaTheme="majorEastAsia" w:hAnsiTheme="majorHAnsi" w:cstheme="majorBidi"/>
          <w:i/>
          <w:iCs/>
          <w:color w:val="1F4D78" w:themeColor="accent1" w:themeShade="7F"/>
          <w:sz w:val="22"/>
          <w:szCs w:val="22"/>
          <w:lang w:val="en-US" w:eastAsia="en-US" w:bidi="ar-SA"/>
        </w:rPr>
      </w:rPrChange>
    </w:rPr>
  </w:style>
  <w:style w:type="paragraph" w:styleId="Heading8">
    <w:name w:val="heading 8"/>
    <w:basedOn w:val="Normal"/>
    <w:next w:val="Normal"/>
    <w:link w:val="Heading8Char"/>
    <w:uiPriority w:val="9"/>
    <w:unhideWhenUsed/>
    <w:qFormat/>
    <w:rsid w:val="00CF1307"/>
    <w:pPr>
      <w:keepNext/>
      <w:keepLines/>
      <w:spacing w:before="40"/>
      <w:outlineLvl w:val="7"/>
      <w:pPrChange w:id="8" w:author="AMDUR, ALEXANDER" w:date="2026-09-25T20:09:00Z">
        <w:pPr>
          <w:keepNext/>
          <w:keepLines/>
          <w:widowControl w:val="0"/>
          <w:autoSpaceDE w:val="0"/>
          <w:autoSpaceDN w:val="0"/>
          <w:spacing w:before="40"/>
          <w:outlineLvl w:val="7"/>
        </w:pPr>
      </w:pPrChange>
    </w:pPr>
    <w:rPr>
      <w:rFonts w:asciiTheme="majorHAnsi" w:eastAsiaTheme="majorEastAsia" w:hAnsiTheme="majorHAnsi" w:cstheme="majorBidi"/>
      <w:color w:val="272727" w:themeColor="text1" w:themeTint="D8"/>
      <w:sz w:val="21"/>
      <w:szCs w:val="21"/>
      <w:rPrChange w:id="8" w:author="AMDUR, ALEXANDER" w:date="2026-09-25T20:09:00Z">
        <w:rPr>
          <w:rFonts w:asciiTheme="majorHAnsi" w:eastAsiaTheme="majorEastAsia" w:hAnsiTheme="majorHAnsi" w:cstheme="majorBidi"/>
          <w:color w:val="272727" w:themeColor="text1" w:themeTint="D8"/>
          <w:sz w:val="21"/>
          <w:szCs w:val="21"/>
          <w:lang w:val="en-US" w:eastAsia="en-US" w:bidi="ar-SA"/>
        </w:rPr>
      </w:rPrChange>
    </w:rPr>
  </w:style>
  <w:style w:type="paragraph" w:styleId="Heading9">
    <w:name w:val="heading 9"/>
    <w:basedOn w:val="Normal"/>
    <w:next w:val="Normal"/>
    <w:link w:val="Heading9Char"/>
    <w:uiPriority w:val="9"/>
    <w:unhideWhenUsed/>
    <w:qFormat/>
    <w:rsid w:val="00CF1307"/>
    <w:pPr>
      <w:keepNext/>
      <w:keepLines/>
      <w:spacing w:before="40"/>
      <w:outlineLvl w:val="8"/>
      <w:pPrChange w:id="9" w:author="AMDUR, ALEXANDER" w:date="2026-09-25T20:09:00Z">
        <w:pPr>
          <w:keepNext/>
          <w:keepLines/>
          <w:widowControl w:val="0"/>
          <w:autoSpaceDE w:val="0"/>
          <w:autoSpaceDN w:val="0"/>
          <w:spacing w:before="40"/>
          <w:outlineLvl w:val="8"/>
        </w:pPr>
      </w:pPrChange>
    </w:pPr>
    <w:rPr>
      <w:rFonts w:asciiTheme="majorHAnsi" w:eastAsiaTheme="majorEastAsia" w:hAnsiTheme="majorHAnsi" w:cstheme="majorBidi"/>
      <w:i/>
      <w:iCs/>
      <w:color w:val="272727" w:themeColor="text1" w:themeTint="D8"/>
      <w:sz w:val="21"/>
      <w:szCs w:val="21"/>
      <w:rPrChange w:id="9" w:author="AMDUR, ALEXANDER" w:date="2026-09-25T20:09:00Z">
        <w:rPr>
          <w:rFonts w:asciiTheme="majorHAnsi" w:eastAsiaTheme="majorEastAsia" w:hAnsiTheme="majorHAnsi" w:cstheme="majorBidi"/>
          <w:i/>
          <w:iCs/>
          <w:color w:val="272727" w:themeColor="text1" w:themeTint="D8"/>
          <w:sz w:val="21"/>
          <w:szCs w:val="21"/>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5CB7"/>
    <w:pPr>
      <w:tabs>
        <w:tab w:val="center" w:pos="4680"/>
        <w:tab w:val="right" w:pos="9360"/>
      </w:tabs>
      <w:pPrChange w:id="10" w:author="AMDUR, ALEXANDER" w:date="2026-09-25T20:09:00Z">
        <w:pPr>
          <w:widowControl w:val="0"/>
          <w:tabs>
            <w:tab w:val="center" w:pos="4680"/>
            <w:tab w:val="right" w:pos="9360"/>
          </w:tabs>
          <w:autoSpaceDE w:val="0"/>
          <w:autoSpaceDN w:val="0"/>
        </w:pPr>
      </w:pPrChange>
    </w:pPr>
    <w:rPr>
      <w:rPrChange w:id="10" w:author="AMDUR, ALEXANDER" w:date="2026-09-25T20:09:00Z">
        <w:rPr>
          <w:sz w:val="22"/>
          <w:szCs w:val="22"/>
          <w:lang w:val="en-US" w:eastAsia="en-US" w:bidi="ar-SA"/>
        </w:rPr>
      </w:rPrChange>
    </w:rPr>
  </w:style>
  <w:style w:type="character" w:customStyle="1" w:styleId="HeaderChar">
    <w:name w:val="Header Char"/>
    <w:basedOn w:val="DefaultParagraphFont"/>
    <w:link w:val="Header"/>
    <w:uiPriority w:val="99"/>
    <w:rsid w:val="0044086A"/>
    <w:rPr>
      <w:rFonts w:ascii="Times New Roman" w:eastAsia="Times New Roman" w:hAnsi="Times New Roman" w:cs="Times New Roman"/>
    </w:rPr>
  </w:style>
  <w:style w:type="paragraph" w:styleId="Footer">
    <w:name w:val="footer"/>
    <w:basedOn w:val="Normal"/>
    <w:link w:val="FooterChar"/>
    <w:uiPriority w:val="99"/>
    <w:unhideWhenUsed/>
    <w:rsid w:val="00EB5CB7"/>
    <w:pPr>
      <w:tabs>
        <w:tab w:val="center" w:pos="4680"/>
        <w:tab w:val="right" w:pos="9360"/>
      </w:tabs>
      <w:pPrChange w:id="11" w:author="AMDUR, ALEXANDER" w:date="2026-09-25T20:09:00Z">
        <w:pPr>
          <w:widowControl w:val="0"/>
          <w:tabs>
            <w:tab w:val="center" w:pos="4680"/>
            <w:tab w:val="right" w:pos="9360"/>
          </w:tabs>
          <w:autoSpaceDE w:val="0"/>
          <w:autoSpaceDN w:val="0"/>
        </w:pPr>
      </w:pPrChange>
    </w:pPr>
    <w:rPr>
      <w:rPrChange w:id="11" w:author="AMDUR, ALEXANDER" w:date="2026-09-25T20:09:00Z">
        <w:rPr>
          <w:sz w:val="22"/>
          <w:szCs w:val="22"/>
          <w:lang w:val="en-US" w:eastAsia="en-US" w:bidi="ar-SA"/>
        </w:rPr>
      </w:rPrChange>
    </w:rPr>
  </w:style>
  <w:style w:type="character" w:customStyle="1" w:styleId="FooterChar">
    <w:name w:val="Footer Char"/>
    <w:basedOn w:val="DefaultParagraphFont"/>
    <w:link w:val="Footer"/>
    <w:uiPriority w:val="99"/>
    <w:rsid w:val="0044086A"/>
    <w:rPr>
      <w:rFonts w:ascii="Times New Roman" w:eastAsia="Times New Roman" w:hAnsi="Times New Roman" w:cs="Times New Roman"/>
    </w:rPr>
  </w:style>
  <w:style w:type="table" w:styleId="TableGrid">
    <w:name w:val="Table Grid"/>
    <w:basedOn w:val="TableNormal"/>
    <w:uiPriority w:val="39"/>
    <w:rsid w:val="00A537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B414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B414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B414E"/>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2B414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2B414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2B414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2B414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2B41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2B414E"/>
    <w:rPr>
      <w:rFonts w:asciiTheme="majorHAnsi" w:eastAsiaTheme="majorEastAsia" w:hAnsiTheme="majorHAnsi" w:cstheme="majorBidi"/>
      <w:i/>
      <w:iCs/>
      <w:color w:val="272727" w:themeColor="text1" w:themeTint="D8"/>
      <w:sz w:val="21"/>
      <w:szCs w:val="21"/>
    </w:rPr>
  </w:style>
  <w:style w:type="paragraph" w:styleId="BodyText">
    <w:name w:val="Body Text"/>
    <w:basedOn w:val="Normal"/>
    <w:link w:val="BodyTextChar"/>
    <w:uiPriority w:val="1"/>
    <w:qFormat/>
    <w:pPr>
      <w:ind w:left="180"/>
      <w:pPrChange w:id="12" w:author="AMDUR, ALEXANDER" w:date="2026-09-25T20:09:00Z">
        <w:pPr>
          <w:widowControl w:val="0"/>
          <w:autoSpaceDE w:val="0"/>
          <w:autoSpaceDN w:val="0"/>
          <w:ind w:left="180"/>
        </w:pPr>
      </w:pPrChange>
    </w:pPr>
    <w:rPr>
      <w:rFonts w:ascii="Calibri" w:eastAsia="Calibri" w:hAnsi="Calibri" w:cs="Calibri"/>
      <w:sz w:val="24"/>
      <w:szCs w:val="24"/>
      <w:rPrChange w:id="12" w:author="AMDUR, ALEXANDER" w:date="2026-09-25T20:09:00Z">
        <w:rPr>
          <w:rFonts w:ascii="Calibri" w:eastAsia="Calibri" w:hAnsi="Calibri" w:cs="Calibri"/>
          <w:sz w:val="24"/>
          <w:szCs w:val="24"/>
          <w:lang w:val="en-US" w:eastAsia="en-US" w:bidi="ar-SA"/>
        </w:rPr>
      </w:rPrChange>
    </w:rPr>
  </w:style>
  <w:style w:type="character" w:customStyle="1" w:styleId="BodyTextChar">
    <w:name w:val="Body Text Char"/>
    <w:basedOn w:val="DefaultParagraphFont"/>
    <w:link w:val="BodyText"/>
    <w:uiPriority w:val="1"/>
    <w:rsid w:val="002B414E"/>
    <w:rPr>
      <w:rFonts w:ascii="Calibri" w:eastAsia="Calibri" w:hAnsi="Calibri" w:cs="Calibri"/>
      <w:sz w:val="24"/>
      <w:szCs w:val="24"/>
    </w:rPr>
  </w:style>
  <w:style w:type="paragraph" w:styleId="ListParagraph">
    <w:name w:val="List Paragraph"/>
    <w:basedOn w:val="Normal"/>
    <w:uiPriority w:val="1"/>
    <w:qFormat/>
    <w:pPr>
      <w:spacing w:before="206"/>
      <w:ind w:left="180"/>
      <w:pPrChange w:id="13" w:author="AMDUR, ALEXANDER" w:date="2026-09-25T20:09:00Z">
        <w:pPr>
          <w:widowControl w:val="0"/>
          <w:autoSpaceDE w:val="0"/>
          <w:autoSpaceDN w:val="0"/>
          <w:spacing w:before="206"/>
          <w:ind w:left="180"/>
        </w:pPr>
      </w:pPrChange>
    </w:pPr>
    <w:rPr>
      <w:rFonts w:ascii="Calibri" w:eastAsia="Calibri" w:hAnsi="Calibri" w:cs="Calibri"/>
      <w:rPrChange w:id="13" w:author="AMDUR, ALEXANDER" w:date="2026-09-25T20:09:00Z">
        <w:rPr>
          <w:rFonts w:ascii="Calibri" w:eastAsia="Calibri" w:hAnsi="Calibri" w:cs="Calibri"/>
          <w:sz w:val="22"/>
          <w:szCs w:val="22"/>
          <w:lang w:val="en-US" w:eastAsia="en-US" w:bidi="ar-SA"/>
        </w:rPr>
      </w:rPrChange>
    </w:rPr>
  </w:style>
  <w:style w:type="paragraph" w:customStyle="1" w:styleId="TableParagraph">
    <w:name w:val="Table Paragraph"/>
    <w:basedOn w:val="Normal"/>
    <w:uiPriority w:val="1"/>
    <w:qFormat/>
    <w:pPr>
      <w:spacing w:before="116"/>
      <w:ind w:left="11"/>
      <w:pPrChange w:id="14" w:author="AMDUR, ALEXANDER" w:date="2026-09-25T20:09:00Z">
        <w:pPr>
          <w:widowControl w:val="0"/>
          <w:autoSpaceDE w:val="0"/>
          <w:autoSpaceDN w:val="0"/>
          <w:spacing w:before="116"/>
          <w:ind w:left="11"/>
        </w:pPr>
      </w:pPrChange>
    </w:pPr>
    <w:rPr>
      <w:rPrChange w:id="14" w:author="AMDUR, ALEXANDER" w:date="2026-09-25T20:09:00Z">
        <w:rPr>
          <w:sz w:val="22"/>
          <w:szCs w:val="22"/>
          <w:lang w:val="en-US" w:eastAsia="en-US" w:bidi="ar-SA"/>
        </w:rPr>
      </w:rPrChange>
    </w:rPr>
  </w:style>
  <w:style w:type="paragraph" w:styleId="Revision">
    <w:name w:val="Revision"/>
    <w:hidden/>
    <w:uiPriority w:val="99"/>
    <w:semiHidden/>
    <w:rsid w:val="0067081A"/>
    <w:pPr>
      <w:spacing w:after="0" w:line="240" w:lineRule="auto"/>
      <w:pPrChange w:id="15" w:author="AMDUR, ALEXANDER" w:date="2026-09-25T20:09:00Z">
        <w:pPr/>
      </w:pPrChange>
    </w:pPr>
    <w:rPr>
      <w:rFonts w:ascii="Times New Roman" w:eastAsia="Times New Roman" w:hAnsi="Times New Roman" w:cs="Times New Roman"/>
      <w:rPrChange w:id="15" w:author="AMDUR, ALEXANDER" w:date="2026-09-25T20:09:00Z">
        <w:rPr>
          <w:sz w:val="22"/>
          <w:szCs w:val="22"/>
          <w:lang w:val="en-US" w:eastAsia="en-US" w:bidi="ar-SA"/>
        </w:rPr>
      </w:rPrChange>
    </w:rPr>
  </w:style>
  <w:style w:type="paragraph" w:styleId="Title">
    <w:name w:val="Title"/>
    <w:basedOn w:val="Normal"/>
    <w:next w:val="Normal"/>
    <w:link w:val="TitleChar"/>
    <w:uiPriority w:val="10"/>
    <w:qFormat/>
    <w:rsid w:val="00CF1307"/>
    <w:pPr>
      <w:contextualSpacing/>
      <w:pPrChange w:id="16" w:author="AMDUR, ALEXANDER" w:date="2026-09-25T20:09:00Z">
        <w:pPr>
          <w:widowControl w:val="0"/>
          <w:autoSpaceDE w:val="0"/>
          <w:autoSpaceDN w:val="0"/>
          <w:contextualSpacing/>
        </w:pPr>
      </w:pPrChange>
    </w:pPr>
    <w:rPr>
      <w:rFonts w:asciiTheme="majorHAnsi" w:eastAsiaTheme="majorEastAsia" w:hAnsiTheme="majorHAnsi" w:cstheme="majorBidi"/>
      <w:spacing w:val="-10"/>
      <w:kern w:val="28"/>
      <w:sz w:val="56"/>
      <w:szCs w:val="56"/>
      <w:rPrChange w:id="16" w:author="AMDUR, ALEXANDER" w:date="2026-09-25T20:09:00Z">
        <w:rPr>
          <w:rFonts w:asciiTheme="majorHAnsi" w:eastAsiaTheme="majorEastAsia" w:hAnsiTheme="majorHAnsi" w:cstheme="majorBidi"/>
          <w:spacing w:val="-10"/>
          <w:kern w:val="28"/>
          <w:sz w:val="56"/>
          <w:szCs w:val="56"/>
          <w:lang w:val="en-US" w:eastAsia="en-US" w:bidi="ar-SA"/>
        </w:rPr>
      </w:rPrChange>
    </w:rPr>
  </w:style>
  <w:style w:type="character" w:customStyle="1" w:styleId="TitleChar">
    <w:name w:val="Title Char"/>
    <w:basedOn w:val="DefaultParagraphFont"/>
    <w:link w:val="Title"/>
    <w:uiPriority w:val="10"/>
    <w:rsid w:val="002B4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307"/>
    <w:pPr>
      <w:numPr>
        <w:ilvl w:val="1"/>
      </w:numPr>
      <w:spacing w:after="160"/>
      <w:pPrChange w:id="17" w:author="AMDUR, ALEXANDER" w:date="2026-09-25T20:09:00Z">
        <w:pPr>
          <w:widowControl w:val="0"/>
          <w:numPr>
            <w:ilvl w:val="1"/>
          </w:numPr>
          <w:autoSpaceDE w:val="0"/>
          <w:autoSpaceDN w:val="0"/>
        </w:pPr>
      </w:pPrChange>
    </w:pPr>
    <w:rPr>
      <w:rFonts w:asciiTheme="minorHAnsi" w:eastAsiaTheme="minorEastAsia" w:hAnsiTheme="minorHAnsi" w:cstheme="minorBidi"/>
      <w:color w:val="5A5A5A" w:themeColor="text1" w:themeTint="A5"/>
      <w:spacing w:val="15"/>
      <w:rPrChange w:id="17" w:author="AMDUR, ALEXANDER" w:date="2026-09-25T20:09:00Z">
        <w:rPr>
          <w:rFonts w:eastAsiaTheme="minorEastAsia"/>
          <w:color w:val="5A5A5A" w:themeColor="text1" w:themeTint="A5"/>
          <w:spacing w:val="15"/>
          <w:sz w:val="22"/>
          <w:szCs w:val="22"/>
          <w:lang w:val="en-US" w:eastAsia="en-US" w:bidi="ar-SA"/>
        </w:rPr>
      </w:rPrChange>
    </w:rPr>
  </w:style>
  <w:style w:type="character" w:customStyle="1" w:styleId="SubtitleChar">
    <w:name w:val="Subtitle Char"/>
    <w:basedOn w:val="DefaultParagraphFont"/>
    <w:link w:val="Subtitle"/>
    <w:uiPriority w:val="11"/>
    <w:rsid w:val="002B414E"/>
    <w:rPr>
      <w:rFonts w:eastAsiaTheme="minorEastAsia"/>
      <w:color w:val="5A5A5A" w:themeColor="text1" w:themeTint="A5"/>
      <w:spacing w:val="15"/>
    </w:rPr>
  </w:style>
  <w:style w:type="character" w:styleId="BookTitle">
    <w:name w:val="Book Title"/>
    <w:basedOn w:val="DefaultParagraphFont"/>
    <w:uiPriority w:val="33"/>
    <w:qFormat/>
    <w:rsid w:val="002B414E"/>
    <w:rPr>
      <w:b/>
      <w:bCs/>
      <w:i/>
      <w:iCs/>
      <w:spacing w:val="5"/>
    </w:rPr>
  </w:style>
  <w:style w:type="character" w:styleId="SubtleReference">
    <w:name w:val="Subtle Reference"/>
    <w:basedOn w:val="DefaultParagraphFont"/>
    <w:uiPriority w:val="31"/>
    <w:qFormat/>
    <w:rsid w:val="002B414E"/>
    <w:rPr>
      <w:smallCaps/>
      <w:color w:val="5A5A5A" w:themeColor="text1" w:themeTint="A5"/>
    </w:rPr>
  </w:style>
  <w:style w:type="paragraph" w:styleId="IntenseQuote">
    <w:name w:val="Intense Quote"/>
    <w:basedOn w:val="Normal"/>
    <w:next w:val="Normal"/>
    <w:link w:val="IntenseQuoteChar"/>
    <w:uiPriority w:val="30"/>
    <w:qFormat/>
    <w:rsid w:val="00CF1307"/>
    <w:pPr>
      <w:pBdr>
        <w:top w:val="single" w:sz="4" w:space="10" w:color="5B9BD5" w:themeColor="accent1"/>
        <w:bottom w:val="single" w:sz="4" w:space="10" w:color="5B9BD5" w:themeColor="accent1"/>
      </w:pBdr>
      <w:spacing w:before="360" w:after="360"/>
      <w:ind w:left="864" w:right="864"/>
      <w:jc w:val="center"/>
      <w:pPrChange w:id="18" w:author="AMDUR, ALEXANDER" w:date="2026-09-25T20:09:00Z">
        <w:pPr>
          <w:widowControl w:val="0"/>
          <w:pBdr>
            <w:top w:val="single" w:sz="4" w:space="10" w:color="5B9BD5" w:themeColor="accent1"/>
            <w:bottom w:val="single" w:sz="4" w:space="10" w:color="5B9BD5" w:themeColor="accent1"/>
          </w:pBdr>
          <w:autoSpaceDE w:val="0"/>
          <w:autoSpaceDN w:val="0"/>
          <w:spacing w:before="360" w:after="360"/>
          <w:ind w:left="864" w:right="864"/>
          <w:jc w:val="center"/>
        </w:pPr>
      </w:pPrChange>
    </w:pPr>
    <w:rPr>
      <w:i/>
      <w:iCs/>
      <w:color w:val="5B9BD5" w:themeColor="accent1"/>
      <w:rPrChange w:id="18" w:author="AMDUR, ALEXANDER" w:date="2026-09-25T20:09:00Z">
        <w:rPr>
          <w:i/>
          <w:iCs/>
          <w:color w:val="5B9BD5" w:themeColor="accent1"/>
          <w:sz w:val="22"/>
          <w:szCs w:val="22"/>
          <w:lang w:val="en-US" w:eastAsia="en-US" w:bidi="ar-SA"/>
        </w:rPr>
      </w:rPrChange>
    </w:rPr>
  </w:style>
  <w:style w:type="character" w:customStyle="1" w:styleId="IntenseQuoteChar">
    <w:name w:val="Intense Quote Char"/>
    <w:basedOn w:val="DefaultParagraphFont"/>
    <w:link w:val="IntenseQuote"/>
    <w:uiPriority w:val="30"/>
    <w:rsid w:val="002B414E"/>
    <w:rPr>
      <w:rFonts w:ascii="Times New Roman" w:eastAsia="Times New Roman" w:hAnsi="Times New Roman" w:cs="Times New Roman"/>
      <w:i/>
      <w:iCs/>
      <w:color w:val="5B9BD5" w:themeColor="accent1"/>
    </w:rPr>
  </w:style>
  <w:style w:type="paragraph" w:styleId="Quote">
    <w:name w:val="Quote"/>
    <w:basedOn w:val="Normal"/>
    <w:next w:val="Normal"/>
    <w:link w:val="QuoteChar"/>
    <w:uiPriority w:val="29"/>
    <w:qFormat/>
    <w:rsid w:val="00CF1307"/>
    <w:pPr>
      <w:spacing w:before="200" w:after="160"/>
      <w:ind w:left="864" w:right="864"/>
      <w:jc w:val="center"/>
      <w:pPrChange w:id="19" w:author="AMDUR, ALEXANDER" w:date="2026-09-25T20:09:00Z">
        <w:pPr>
          <w:widowControl w:val="0"/>
          <w:autoSpaceDE w:val="0"/>
          <w:autoSpaceDN w:val="0"/>
          <w:spacing w:before="200"/>
          <w:ind w:left="864" w:right="864"/>
          <w:jc w:val="center"/>
        </w:pPr>
      </w:pPrChange>
    </w:pPr>
    <w:rPr>
      <w:i/>
      <w:iCs/>
      <w:color w:val="404040" w:themeColor="text1" w:themeTint="BF"/>
      <w:rPrChange w:id="19" w:author="AMDUR, ALEXANDER" w:date="2026-09-25T20:09:00Z">
        <w:rPr>
          <w:i/>
          <w:iCs/>
          <w:color w:val="404040" w:themeColor="text1" w:themeTint="BF"/>
          <w:sz w:val="22"/>
          <w:szCs w:val="22"/>
          <w:lang w:val="en-US" w:eastAsia="en-US" w:bidi="ar-SA"/>
        </w:rPr>
      </w:rPrChange>
    </w:rPr>
  </w:style>
  <w:style w:type="character" w:customStyle="1" w:styleId="QuoteChar">
    <w:name w:val="Quote Char"/>
    <w:basedOn w:val="DefaultParagraphFont"/>
    <w:link w:val="Quote"/>
    <w:uiPriority w:val="29"/>
    <w:rsid w:val="002B414E"/>
    <w:rPr>
      <w:rFonts w:ascii="Times New Roman" w:eastAsia="Times New Roman" w:hAnsi="Times New Roman" w:cs="Times New Roman"/>
      <w:i/>
      <w:iCs/>
      <w:color w:val="404040" w:themeColor="text1" w:themeTint="BF"/>
    </w:rPr>
  </w:style>
  <w:style w:type="character" w:styleId="Strong">
    <w:name w:val="Strong"/>
    <w:basedOn w:val="DefaultParagraphFont"/>
    <w:uiPriority w:val="22"/>
    <w:qFormat/>
    <w:rsid w:val="002B414E"/>
    <w:rPr>
      <w:b/>
      <w:bCs/>
    </w:rPr>
  </w:style>
  <w:style w:type="character" w:styleId="IntenseEmphasis">
    <w:name w:val="Intense Emphasis"/>
    <w:basedOn w:val="DefaultParagraphFont"/>
    <w:uiPriority w:val="21"/>
    <w:qFormat/>
    <w:rsid w:val="002B414E"/>
    <w:rPr>
      <w:i/>
      <w:iCs/>
      <w:color w:val="5B9BD5" w:themeColor="accent1"/>
    </w:rPr>
  </w:style>
  <w:style w:type="character" w:styleId="Emphasis">
    <w:name w:val="Emphasis"/>
    <w:basedOn w:val="DefaultParagraphFont"/>
    <w:uiPriority w:val="20"/>
    <w:qFormat/>
    <w:rsid w:val="002B414E"/>
    <w:rPr>
      <w:i/>
      <w:iCs/>
    </w:rPr>
  </w:style>
  <w:style w:type="character" w:styleId="SubtleEmphasis">
    <w:name w:val="Subtle Emphasis"/>
    <w:basedOn w:val="DefaultParagraphFont"/>
    <w:uiPriority w:val="19"/>
    <w:qFormat/>
    <w:rsid w:val="002B414E"/>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8597610">
      <w:bodyDiv w:val="1"/>
      <w:marLeft w:val="0"/>
      <w:marRight w:val="0"/>
      <w:marTop w:val="0"/>
      <w:marBottom w:val="0"/>
      <w:divBdr>
        <w:top w:val="none" w:sz="0" w:space="0" w:color="auto"/>
        <w:left w:val="none" w:sz="0" w:space="0" w:color="auto"/>
        <w:bottom w:val="none" w:sz="0" w:space="0" w:color="auto"/>
        <w:right w:val="none" w:sz="0" w:space="0" w:color="auto"/>
      </w:divBdr>
    </w:div>
    <w:div w:id="243806039">
      <w:bodyDiv w:val="1"/>
      <w:marLeft w:val="0"/>
      <w:marRight w:val="0"/>
      <w:marTop w:val="0"/>
      <w:marBottom w:val="0"/>
      <w:divBdr>
        <w:top w:val="none" w:sz="0" w:space="0" w:color="auto"/>
        <w:left w:val="none" w:sz="0" w:space="0" w:color="auto"/>
        <w:bottom w:val="none" w:sz="0" w:space="0" w:color="auto"/>
        <w:right w:val="none" w:sz="0" w:space="0" w:color="auto"/>
      </w:divBdr>
    </w:div>
    <w:div w:id="369689703">
      <w:bodyDiv w:val="1"/>
      <w:marLeft w:val="0"/>
      <w:marRight w:val="0"/>
      <w:marTop w:val="0"/>
      <w:marBottom w:val="0"/>
      <w:divBdr>
        <w:top w:val="none" w:sz="0" w:space="0" w:color="auto"/>
        <w:left w:val="none" w:sz="0" w:space="0" w:color="auto"/>
        <w:bottom w:val="none" w:sz="0" w:space="0" w:color="auto"/>
        <w:right w:val="none" w:sz="0" w:space="0" w:color="auto"/>
      </w:divBdr>
    </w:div>
    <w:div w:id="463889764">
      <w:bodyDiv w:val="1"/>
      <w:marLeft w:val="0"/>
      <w:marRight w:val="0"/>
      <w:marTop w:val="0"/>
      <w:marBottom w:val="0"/>
      <w:divBdr>
        <w:top w:val="none" w:sz="0" w:space="0" w:color="auto"/>
        <w:left w:val="none" w:sz="0" w:space="0" w:color="auto"/>
        <w:bottom w:val="none" w:sz="0" w:space="0" w:color="auto"/>
        <w:right w:val="none" w:sz="0" w:space="0" w:color="auto"/>
      </w:divBdr>
    </w:div>
    <w:div w:id="537086997">
      <w:bodyDiv w:val="1"/>
      <w:marLeft w:val="0"/>
      <w:marRight w:val="0"/>
      <w:marTop w:val="0"/>
      <w:marBottom w:val="0"/>
      <w:divBdr>
        <w:top w:val="none" w:sz="0" w:space="0" w:color="auto"/>
        <w:left w:val="none" w:sz="0" w:space="0" w:color="auto"/>
        <w:bottom w:val="none" w:sz="0" w:space="0" w:color="auto"/>
        <w:right w:val="none" w:sz="0" w:space="0" w:color="auto"/>
      </w:divBdr>
    </w:div>
    <w:div w:id="537276256">
      <w:bodyDiv w:val="1"/>
      <w:marLeft w:val="0"/>
      <w:marRight w:val="0"/>
      <w:marTop w:val="0"/>
      <w:marBottom w:val="0"/>
      <w:divBdr>
        <w:top w:val="none" w:sz="0" w:space="0" w:color="auto"/>
        <w:left w:val="none" w:sz="0" w:space="0" w:color="auto"/>
        <w:bottom w:val="none" w:sz="0" w:space="0" w:color="auto"/>
        <w:right w:val="none" w:sz="0" w:space="0" w:color="auto"/>
      </w:divBdr>
    </w:div>
    <w:div w:id="622424519">
      <w:bodyDiv w:val="1"/>
      <w:marLeft w:val="0"/>
      <w:marRight w:val="0"/>
      <w:marTop w:val="0"/>
      <w:marBottom w:val="0"/>
      <w:divBdr>
        <w:top w:val="none" w:sz="0" w:space="0" w:color="auto"/>
        <w:left w:val="none" w:sz="0" w:space="0" w:color="auto"/>
        <w:bottom w:val="none" w:sz="0" w:space="0" w:color="auto"/>
        <w:right w:val="none" w:sz="0" w:space="0" w:color="auto"/>
      </w:divBdr>
    </w:div>
    <w:div w:id="724794154">
      <w:bodyDiv w:val="1"/>
      <w:marLeft w:val="0"/>
      <w:marRight w:val="0"/>
      <w:marTop w:val="0"/>
      <w:marBottom w:val="0"/>
      <w:divBdr>
        <w:top w:val="none" w:sz="0" w:space="0" w:color="auto"/>
        <w:left w:val="none" w:sz="0" w:space="0" w:color="auto"/>
        <w:bottom w:val="none" w:sz="0" w:space="0" w:color="auto"/>
        <w:right w:val="none" w:sz="0" w:space="0" w:color="auto"/>
      </w:divBdr>
    </w:div>
    <w:div w:id="752702197">
      <w:bodyDiv w:val="1"/>
      <w:marLeft w:val="0"/>
      <w:marRight w:val="0"/>
      <w:marTop w:val="0"/>
      <w:marBottom w:val="0"/>
      <w:divBdr>
        <w:top w:val="none" w:sz="0" w:space="0" w:color="auto"/>
        <w:left w:val="none" w:sz="0" w:space="0" w:color="auto"/>
        <w:bottom w:val="none" w:sz="0" w:space="0" w:color="auto"/>
        <w:right w:val="none" w:sz="0" w:space="0" w:color="auto"/>
      </w:divBdr>
    </w:div>
    <w:div w:id="1048797037">
      <w:bodyDiv w:val="1"/>
      <w:marLeft w:val="0"/>
      <w:marRight w:val="0"/>
      <w:marTop w:val="0"/>
      <w:marBottom w:val="0"/>
      <w:divBdr>
        <w:top w:val="none" w:sz="0" w:space="0" w:color="auto"/>
        <w:left w:val="none" w:sz="0" w:space="0" w:color="auto"/>
        <w:bottom w:val="none" w:sz="0" w:space="0" w:color="auto"/>
        <w:right w:val="none" w:sz="0" w:space="0" w:color="auto"/>
      </w:divBdr>
    </w:div>
    <w:div w:id="1102460636">
      <w:bodyDiv w:val="1"/>
      <w:marLeft w:val="0"/>
      <w:marRight w:val="0"/>
      <w:marTop w:val="0"/>
      <w:marBottom w:val="0"/>
      <w:divBdr>
        <w:top w:val="none" w:sz="0" w:space="0" w:color="auto"/>
        <w:left w:val="none" w:sz="0" w:space="0" w:color="auto"/>
        <w:bottom w:val="none" w:sz="0" w:space="0" w:color="auto"/>
        <w:right w:val="none" w:sz="0" w:space="0" w:color="auto"/>
      </w:divBdr>
    </w:div>
    <w:div w:id="1127428303">
      <w:bodyDiv w:val="1"/>
      <w:marLeft w:val="0"/>
      <w:marRight w:val="0"/>
      <w:marTop w:val="0"/>
      <w:marBottom w:val="0"/>
      <w:divBdr>
        <w:top w:val="none" w:sz="0" w:space="0" w:color="auto"/>
        <w:left w:val="none" w:sz="0" w:space="0" w:color="auto"/>
        <w:bottom w:val="none" w:sz="0" w:space="0" w:color="auto"/>
        <w:right w:val="none" w:sz="0" w:space="0" w:color="auto"/>
      </w:divBdr>
    </w:div>
    <w:div w:id="1135640440">
      <w:bodyDiv w:val="1"/>
      <w:marLeft w:val="0"/>
      <w:marRight w:val="0"/>
      <w:marTop w:val="0"/>
      <w:marBottom w:val="0"/>
      <w:divBdr>
        <w:top w:val="none" w:sz="0" w:space="0" w:color="auto"/>
        <w:left w:val="none" w:sz="0" w:space="0" w:color="auto"/>
        <w:bottom w:val="none" w:sz="0" w:space="0" w:color="auto"/>
        <w:right w:val="none" w:sz="0" w:space="0" w:color="auto"/>
      </w:divBdr>
    </w:div>
    <w:div w:id="1504051497">
      <w:bodyDiv w:val="1"/>
      <w:marLeft w:val="0"/>
      <w:marRight w:val="0"/>
      <w:marTop w:val="0"/>
      <w:marBottom w:val="0"/>
      <w:divBdr>
        <w:top w:val="none" w:sz="0" w:space="0" w:color="auto"/>
        <w:left w:val="none" w:sz="0" w:space="0" w:color="auto"/>
        <w:bottom w:val="none" w:sz="0" w:space="0" w:color="auto"/>
        <w:right w:val="none" w:sz="0" w:space="0" w:color="auto"/>
      </w:divBdr>
    </w:div>
    <w:div w:id="1629894761">
      <w:bodyDiv w:val="1"/>
      <w:marLeft w:val="0"/>
      <w:marRight w:val="0"/>
      <w:marTop w:val="0"/>
      <w:marBottom w:val="0"/>
      <w:divBdr>
        <w:top w:val="none" w:sz="0" w:space="0" w:color="auto"/>
        <w:left w:val="none" w:sz="0" w:space="0" w:color="auto"/>
        <w:bottom w:val="none" w:sz="0" w:space="0" w:color="auto"/>
        <w:right w:val="none" w:sz="0" w:space="0" w:color="auto"/>
      </w:divBdr>
    </w:div>
    <w:div w:id="1731079128">
      <w:bodyDiv w:val="1"/>
      <w:marLeft w:val="0"/>
      <w:marRight w:val="0"/>
      <w:marTop w:val="0"/>
      <w:marBottom w:val="0"/>
      <w:divBdr>
        <w:top w:val="none" w:sz="0" w:space="0" w:color="auto"/>
        <w:left w:val="none" w:sz="0" w:space="0" w:color="auto"/>
        <w:bottom w:val="none" w:sz="0" w:space="0" w:color="auto"/>
        <w:right w:val="none" w:sz="0" w:space="0" w:color="auto"/>
      </w:divBdr>
    </w:div>
    <w:div w:id="1740858790">
      <w:bodyDiv w:val="1"/>
      <w:marLeft w:val="0"/>
      <w:marRight w:val="0"/>
      <w:marTop w:val="0"/>
      <w:marBottom w:val="0"/>
      <w:divBdr>
        <w:top w:val="none" w:sz="0" w:space="0" w:color="auto"/>
        <w:left w:val="none" w:sz="0" w:space="0" w:color="auto"/>
        <w:bottom w:val="none" w:sz="0" w:space="0" w:color="auto"/>
        <w:right w:val="none" w:sz="0" w:space="0" w:color="auto"/>
      </w:divBdr>
    </w:div>
    <w:div w:id="1976178439">
      <w:bodyDiv w:val="1"/>
      <w:marLeft w:val="0"/>
      <w:marRight w:val="0"/>
      <w:marTop w:val="0"/>
      <w:marBottom w:val="0"/>
      <w:divBdr>
        <w:top w:val="none" w:sz="0" w:space="0" w:color="auto"/>
        <w:left w:val="none" w:sz="0" w:space="0" w:color="auto"/>
        <w:bottom w:val="none" w:sz="0" w:space="0" w:color="auto"/>
        <w:right w:val="none" w:sz="0" w:space="0" w:color="auto"/>
      </w:divBdr>
    </w:div>
    <w:div w:id="1987853631">
      <w:bodyDiv w:val="1"/>
      <w:marLeft w:val="0"/>
      <w:marRight w:val="0"/>
      <w:marTop w:val="0"/>
      <w:marBottom w:val="0"/>
      <w:divBdr>
        <w:top w:val="none" w:sz="0" w:space="0" w:color="auto"/>
        <w:left w:val="none" w:sz="0" w:space="0" w:color="auto"/>
        <w:bottom w:val="none" w:sz="0" w:space="0" w:color="auto"/>
        <w:right w:val="none" w:sz="0" w:space="0" w:color="auto"/>
      </w:divBdr>
    </w:div>
    <w:div w:id="2021538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5F748B-A9F4-4039-9853-AC55308B3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2909</Words>
  <Characters>16586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c:creator>
  <cp:keywords/>
  <dc:description/>
  <cp:lastModifiedBy>Arthur Souza Rodrigues</cp:lastModifiedBy>
  <cp:revision>1</cp:revision>
  <dcterms:created xsi:type="dcterms:W3CDTF">2022-04-22T02:43:00Z</dcterms:created>
  <dcterms:modified xsi:type="dcterms:W3CDTF">2026-09-26T00:09:00Z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2025-03-06T00:00:00Z</vt:filetime>
  </property>
  <property fmtid="{D5CDD505-2E9C-101B-9397-08002B2CF9AE}" pid="3" name="Creator">
    <vt:lpwstr>Microsoft® Word for Microsoft 365</vt:lpwstr>
  </property>
  <property fmtid="{D5CDD505-2E9C-101B-9397-08002B2CF9AE}" pid="4" name="LastSaved">
    <vt:filetime>2025-04-25T00:00:00Z</vt:filetime>
  </property>
  <property fmtid="{D5CDD505-2E9C-101B-9397-08002B2CF9AE}" pid="5" name="Producer">
    <vt:lpwstr>Microsoft® Word for Microsoft 365</vt:lpwstr>
  </property>
</Properties>
</file>