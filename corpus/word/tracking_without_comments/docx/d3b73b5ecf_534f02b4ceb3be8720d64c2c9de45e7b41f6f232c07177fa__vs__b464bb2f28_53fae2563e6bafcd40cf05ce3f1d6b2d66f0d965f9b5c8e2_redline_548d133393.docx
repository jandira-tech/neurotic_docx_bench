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A195A4" w14:textId="77777777" w:rsidR="00E61534" w:rsidRDefault="00E61534" w:rsidP="00E61534">
      <w:pPr>
        <w:pStyle w:val="Style"/>
        <w:ind w:right="1"/>
        <w:contextualSpacing/>
        <w:jc w:val="center"/>
        <w:rPr>
          <w:ins w:id="5" w:author="Jessica" w:date="2026-09-25T21:12:00Z" w16du:dateUtc="2026-09-26T01:12:00Z"/>
          <w:rFonts w:ascii="Arial" w:hAnsi="Arial" w:cs="Arial"/>
          <w:b/>
          <w:bCs/>
          <w:color w:val="000000"/>
        </w:rPr>
      </w:pPr>
      <w:ins w:id="6" w:author="Jessica" w:date="2026-09-25T21:12:00Z" w16du:dateUtc="2026-09-26T01:12:00Z">
        <w:r w:rsidRPr="004566AD">
          <w:rPr>
            <w:rFonts w:ascii="Arial" w:hAnsi="Arial" w:cs="Arial"/>
            <w:b/>
            <w:bCs/>
            <w:color w:val="000000"/>
          </w:rPr>
          <w:t xml:space="preserve">Joanneau v Government </w:t>
        </w:r>
        <w:r>
          <w:rPr>
            <w:rFonts w:ascii="Arial" w:hAnsi="Arial" w:cs="Arial"/>
            <w:b/>
            <w:bCs/>
            <w:color w:val="000000"/>
          </w:rPr>
          <w:t>o</w:t>
        </w:r>
        <w:r w:rsidRPr="004566AD">
          <w:rPr>
            <w:rFonts w:ascii="Arial" w:hAnsi="Arial" w:cs="Arial"/>
            <w:b/>
            <w:bCs/>
            <w:color w:val="000000"/>
          </w:rPr>
          <w:t xml:space="preserve">f Seychelles </w:t>
        </w:r>
      </w:ins>
    </w:p>
    <w:p w14:paraId="68F66F2B" w14:textId="77777777" w:rsidR="00E61534" w:rsidRPr="004566AD" w:rsidRDefault="00E61534" w:rsidP="00E61534">
      <w:pPr>
        <w:pStyle w:val="Style"/>
        <w:ind w:right="1"/>
        <w:contextualSpacing/>
        <w:jc w:val="center"/>
        <w:rPr>
          <w:ins w:id="7" w:author="Jessica" w:date="2026-09-25T21:12:00Z" w16du:dateUtc="2026-09-26T01:12:00Z"/>
          <w:rFonts w:ascii="Arial" w:hAnsi="Arial" w:cs="Arial"/>
          <w:color w:val="000000"/>
        </w:rPr>
      </w:pPr>
      <w:ins w:id="8" w:author="Jessica" w:date="2026-09-25T21:12:00Z" w16du:dateUtc="2026-09-26T01:12:00Z">
        <w:r>
          <w:rPr>
            <w:rFonts w:ascii="Arial" w:hAnsi="Arial" w:cs="Arial"/>
            <w:b/>
            <w:bCs/>
            <w:color w:val="000000"/>
          </w:rPr>
          <w:t>(2007) SLR 99</w:t>
        </w:r>
      </w:ins>
    </w:p>
    <w:p w14:paraId="5113C679" w14:textId="77777777" w:rsidR="00E61534" w:rsidRPr="004566AD" w:rsidRDefault="00E61534" w:rsidP="00E61534">
      <w:pPr>
        <w:pStyle w:val="Style"/>
        <w:tabs>
          <w:tab w:val="left" w:pos="1710"/>
        </w:tabs>
        <w:ind w:right="2563"/>
        <w:contextualSpacing/>
        <w:rPr>
          <w:ins w:id="9" w:author="Jessica" w:date="2026-09-25T21:12:00Z" w16du:dateUtc="2026-09-26T01:12:00Z"/>
          <w:rFonts w:ascii="Arial" w:hAnsi="Arial" w:cs="Arial"/>
          <w:color w:val="000000"/>
        </w:rPr>
      </w:pPr>
    </w:p>
    <w:p w14:paraId="7EB1E17A" w14:textId="77777777" w:rsidR="00E61534" w:rsidRPr="004566AD" w:rsidRDefault="00E61534" w:rsidP="00E61534">
      <w:pPr>
        <w:contextualSpacing/>
        <w:rPr>
          <w:ins w:id="10" w:author="Jessica" w:date="2026-09-25T21:12:00Z" w16du:dateUtc="2026-09-26T01:12:00Z"/>
        </w:rPr>
      </w:pPr>
    </w:p>
    <w:p w14:paraId="0923F724" w14:textId="77777777" w:rsidR="00E61534" w:rsidRPr="004566AD" w:rsidRDefault="00E61534" w:rsidP="00E61534">
      <w:pPr>
        <w:pStyle w:val="Style"/>
        <w:ind w:left="5" w:right="2168"/>
        <w:contextualSpacing/>
        <w:rPr>
          <w:ins w:id="11" w:author="Jessica" w:date="2026-09-25T21:12:00Z" w16du:dateUtc="2026-09-26T01:12:00Z"/>
          <w:rFonts w:ascii="Arial" w:hAnsi="Arial" w:cs="Arial"/>
          <w:color w:val="000000"/>
        </w:rPr>
      </w:pPr>
      <w:ins w:id="12" w:author="Jessica" w:date="2026-09-25T21:12:00Z" w16du:dateUtc="2026-09-26T01:12:00Z">
        <w:r w:rsidRPr="004566AD">
          <w:rPr>
            <w:rFonts w:ascii="Arial" w:hAnsi="Arial" w:cs="Arial"/>
            <w:color w:val="000000"/>
          </w:rPr>
          <w:t xml:space="preserve">Antony DERJACQUES for the </w:t>
        </w:r>
        <w:r>
          <w:rPr>
            <w:rFonts w:ascii="Arial" w:hAnsi="Arial" w:cs="Arial"/>
            <w:color w:val="000000"/>
          </w:rPr>
          <w:t>p</w:t>
        </w:r>
        <w:r w:rsidRPr="004566AD">
          <w:rPr>
            <w:rFonts w:ascii="Arial" w:hAnsi="Arial" w:cs="Arial"/>
            <w:color w:val="000000"/>
          </w:rPr>
          <w:t>laintiffs</w:t>
        </w:r>
      </w:ins>
    </w:p>
    <w:p w14:paraId="43CCD042" w14:textId="77777777" w:rsidR="00E61534" w:rsidRPr="004566AD" w:rsidRDefault="00E61534" w:rsidP="00E61534">
      <w:pPr>
        <w:pStyle w:val="Style"/>
        <w:ind w:left="5" w:right="2168"/>
        <w:contextualSpacing/>
        <w:rPr>
          <w:ins w:id="13" w:author="Jessica" w:date="2026-09-25T21:12:00Z" w16du:dateUtc="2026-09-26T01:12:00Z"/>
          <w:rFonts w:ascii="Arial" w:hAnsi="Arial" w:cs="Arial"/>
          <w:color w:val="000000"/>
        </w:rPr>
      </w:pPr>
      <w:ins w:id="14" w:author="Jessica" w:date="2026-09-25T21:12:00Z" w16du:dateUtc="2026-09-26T01:12:00Z">
        <w:r w:rsidRPr="004566AD">
          <w:rPr>
            <w:rFonts w:ascii="Arial" w:hAnsi="Arial" w:cs="Arial"/>
            <w:color w:val="000000"/>
          </w:rPr>
          <w:t xml:space="preserve">Ronny GOVINDEN for the </w:t>
        </w:r>
        <w:r>
          <w:rPr>
            <w:rFonts w:ascii="Arial" w:hAnsi="Arial" w:cs="Arial"/>
            <w:color w:val="000000"/>
          </w:rPr>
          <w:t>d</w:t>
        </w:r>
        <w:r w:rsidRPr="004566AD">
          <w:rPr>
            <w:rFonts w:ascii="Arial" w:hAnsi="Arial" w:cs="Arial"/>
            <w:color w:val="000000"/>
          </w:rPr>
          <w:t xml:space="preserve">efendants </w:t>
        </w:r>
      </w:ins>
    </w:p>
    <w:p w14:paraId="235E45F3" w14:textId="77777777" w:rsidR="00E61534" w:rsidRPr="004566AD" w:rsidRDefault="00E61534" w:rsidP="00E61534">
      <w:pPr>
        <w:pStyle w:val="Style"/>
        <w:contextualSpacing/>
        <w:rPr>
          <w:ins w:id="15" w:author="Jessica" w:date="2026-09-25T21:12:00Z" w16du:dateUtc="2026-09-26T01:12:00Z"/>
          <w:rFonts w:ascii="Arial" w:hAnsi="Arial" w:cs="Arial"/>
        </w:rPr>
      </w:pPr>
    </w:p>
    <w:p w14:paraId="72AE4A2D" w14:textId="77777777" w:rsidR="00E61534" w:rsidRPr="004566AD" w:rsidRDefault="00E61534" w:rsidP="00E61534">
      <w:pPr>
        <w:pStyle w:val="Style"/>
        <w:contextualSpacing/>
        <w:rPr>
          <w:ins w:id="16" w:author="Jessica" w:date="2026-09-25T21:12:00Z" w16du:dateUtc="2026-09-26T01:12:00Z"/>
          <w:rFonts w:ascii="Arial" w:hAnsi="Arial" w:cs="Arial"/>
          <w:b/>
          <w:u w:val="single"/>
        </w:rPr>
      </w:pPr>
      <w:ins w:id="17" w:author="Jessica" w:date="2026-09-25T21:12:00Z" w16du:dateUtc="2026-09-26T01:12:00Z">
        <w:r w:rsidRPr="004566AD">
          <w:rPr>
            <w:rFonts w:ascii="Arial" w:hAnsi="Arial" w:cs="Arial"/>
            <w:b/>
          </w:rPr>
          <w:t xml:space="preserve">Judgment delivered on </w:t>
        </w:r>
        <w:r w:rsidRPr="004566AD">
          <w:rPr>
            <w:rFonts w:ascii="Arial" w:hAnsi="Arial" w:cs="Arial"/>
            <w:b/>
            <w:color w:val="000000"/>
          </w:rPr>
          <w:t>19</w:t>
        </w:r>
        <w:r>
          <w:rPr>
            <w:rFonts w:ascii="Arial" w:hAnsi="Arial" w:cs="Arial"/>
            <w:b/>
            <w:color w:val="000000"/>
          </w:rPr>
          <w:t xml:space="preserve"> </w:t>
        </w:r>
        <w:r w:rsidRPr="004566AD">
          <w:rPr>
            <w:rFonts w:ascii="Arial" w:hAnsi="Arial" w:cs="Arial"/>
            <w:b/>
            <w:color w:val="000000"/>
          </w:rPr>
          <w:t>January 2007 by:</w:t>
        </w:r>
      </w:ins>
    </w:p>
    <w:p w14:paraId="23608474" w14:textId="77777777" w:rsidR="00E61534" w:rsidRPr="004566AD" w:rsidRDefault="00E61534" w:rsidP="00E61534">
      <w:pPr>
        <w:pStyle w:val="Style"/>
        <w:contextualSpacing/>
        <w:rPr>
          <w:ins w:id="18" w:author="Jessica" w:date="2026-09-25T21:12:00Z" w16du:dateUtc="2026-09-26T01:12:00Z"/>
          <w:rFonts w:ascii="Arial" w:hAnsi="Arial" w:cs="Arial"/>
        </w:rPr>
      </w:pPr>
    </w:p>
    <w:p w14:paraId="48C62364" w14:textId="77777777" w:rsidR="00E61534" w:rsidRPr="004566AD" w:rsidRDefault="00E61534" w:rsidP="00E61534">
      <w:pPr>
        <w:pStyle w:val="Style"/>
        <w:ind w:right="1"/>
        <w:contextualSpacing/>
        <w:jc w:val="both"/>
        <w:rPr>
          <w:ins w:id="19" w:author="Jessica" w:date="2026-09-25T21:12:00Z" w16du:dateUtc="2026-09-26T01:12:00Z"/>
          <w:rFonts w:ascii="Arial" w:hAnsi="Arial" w:cs="Arial"/>
          <w:color w:val="000000"/>
        </w:rPr>
      </w:pPr>
      <w:ins w:id="20" w:author="Jessica" w:date="2026-09-25T21:12:00Z" w16du:dateUtc="2026-09-26T01:12:00Z">
        <w:r w:rsidRPr="004566AD">
          <w:rPr>
            <w:rFonts w:ascii="Arial" w:hAnsi="Arial" w:cs="Arial"/>
            <w:b/>
            <w:color w:val="000000"/>
          </w:rPr>
          <w:t>PERERA J:</w:t>
        </w:r>
        <w:r w:rsidRPr="004566AD">
          <w:rPr>
            <w:rFonts w:ascii="Arial" w:hAnsi="Arial" w:cs="Arial"/>
            <w:color w:val="000000"/>
          </w:rPr>
          <w:t xml:space="preserve">  This is a delictual action wherein the </w:t>
        </w:r>
        <w:r>
          <w:rPr>
            <w:rFonts w:ascii="Arial" w:hAnsi="Arial" w:cs="Arial"/>
            <w:color w:val="000000"/>
          </w:rPr>
          <w:t>p</w:t>
        </w:r>
        <w:r w:rsidRPr="004566AD">
          <w:rPr>
            <w:rFonts w:ascii="Arial" w:hAnsi="Arial" w:cs="Arial"/>
            <w:color w:val="000000"/>
          </w:rPr>
          <w:t xml:space="preserve">laintiffs are claiming damages from the </w:t>
        </w:r>
        <w:r>
          <w:rPr>
            <w:rFonts w:ascii="Arial" w:hAnsi="Arial" w:cs="Arial"/>
            <w:color w:val="000000"/>
          </w:rPr>
          <w:t>d</w:t>
        </w:r>
        <w:r w:rsidRPr="004566AD">
          <w:rPr>
            <w:rFonts w:ascii="Arial" w:hAnsi="Arial" w:cs="Arial"/>
            <w:color w:val="000000"/>
          </w:rPr>
          <w:t xml:space="preserve">efendants in their own capacities, as well as heirs, legal representatives and </w:t>
        </w:r>
        <w:r w:rsidRPr="00333C28">
          <w:rPr>
            <w:rFonts w:ascii="Arial" w:hAnsi="Arial" w:cs="Arial"/>
            <w:i/>
            <w:color w:val="000000"/>
          </w:rPr>
          <w:t>ayant droits</w:t>
        </w:r>
        <w:r w:rsidRPr="00333C28">
          <w:rPr>
            <w:rFonts w:ascii="Arial" w:hAnsi="Arial" w:cs="Arial"/>
            <w:color w:val="000000"/>
          </w:rPr>
          <w:t xml:space="preserve"> </w:t>
        </w:r>
        <w:r w:rsidRPr="004566AD">
          <w:rPr>
            <w:rFonts w:ascii="Arial" w:hAnsi="Arial" w:cs="Arial"/>
            <w:color w:val="000000"/>
          </w:rPr>
          <w:t xml:space="preserve">of the deceased person. The </w:t>
        </w:r>
        <w:r>
          <w:rPr>
            <w:rFonts w:ascii="Arial" w:hAnsi="Arial" w:cs="Arial"/>
            <w:color w:val="000000"/>
          </w:rPr>
          <w:t>d</w:t>
        </w:r>
        <w:r w:rsidRPr="004566AD">
          <w:rPr>
            <w:rFonts w:ascii="Arial" w:hAnsi="Arial" w:cs="Arial"/>
            <w:color w:val="000000"/>
          </w:rPr>
          <w:t xml:space="preserve">efendants have conceded liability for the death of one Robin Jourdan Henriette which occurred on 12 January 2005 at Morne Blanc, Port Glaud consequent to </w:t>
        </w:r>
        <w:r>
          <w:rPr>
            <w:rFonts w:ascii="Arial" w:hAnsi="Arial" w:cs="Arial"/>
            <w:color w:val="000000"/>
          </w:rPr>
          <w:t>p</w:t>
        </w:r>
        <w:r w:rsidRPr="004566AD">
          <w:rPr>
            <w:rFonts w:ascii="Arial" w:hAnsi="Arial" w:cs="Arial"/>
            <w:color w:val="000000"/>
          </w:rPr>
          <w:t xml:space="preserve">olice </w:t>
        </w:r>
        <w:r>
          <w:rPr>
            <w:rFonts w:ascii="Arial" w:hAnsi="Arial" w:cs="Arial"/>
            <w:color w:val="000000"/>
          </w:rPr>
          <w:t>o</w:t>
        </w:r>
        <w:r w:rsidRPr="004566AD">
          <w:rPr>
            <w:rFonts w:ascii="Arial" w:hAnsi="Arial" w:cs="Arial"/>
            <w:color w:val="000000"/>
          </w:rPr>
          <w:t xml:space="preserve">fficers, in the course of their duties shooting with firearms. </w:t>
        </w:r>
      </w:ins>
    </w:p>
    <w:p w14:paraId="74489794" w14:textId="77777777" w:rsidR="00E61534" w:rsidRPr="004566AD" w:rsidRDefault="00E61534" w:rsidP="00E61534">
      <w:pPr>
        <w:pStyle w:val="Style"/>
        <w:ind w:right="28"/>
        <w:contextualSpacing/>
        <w:jc w:val="both"/>
        <w:rPr>
          <w:ins w:id="21" w:author="Jessica" w:date="2026-09-25T21:12:00Z" w16du:dateUtc="2026-09-26T01:12:00Z"/>
          <w:rFonts w:ascii="Arial" w:hAnsi="Arial" w:cs="Arial"/>
          <w:color w:val="000000"/>
        </w:rPr>
      </w:pPr>
    </w:p>
    <w:p w14:paraId="1FEC0A52" w14:textId="77777777" w:rsidR="00E61534" w:rsidRPr="004566AD" w:rsidRDefault="00E61534" w:rsidP="00E61534">
      <w:pPr>
        <w:pStyle w:val="Style"/>
        <w:ind w:left="10"/>
        <w:contextualSpacing/>
        <w:jc w:val="both"/>
        <w:rPr>
          <w:ins w:id="22" w:author="Jessica" w:date="2026-09-25T21:12:00Z" w16du:dateUtc="2026-09-26T01:12:00Z"/>
          <w:rFonts w:ascii="Arial" w:hAnsi="Arial" w:cs="Arial"/>
          <w:color w:val="000000"/>
        </w:rPr>
      </w:pPr>
      <w:ins w:id="23" w:author="Jessica" w:date="2026-09-25T21:12:00Z" w16du:dateUtc="2026-09-26T01:12:00Z">
        <w:r w:rsidRPr="004566AD">
          <w:rPr>
            <w:rFonts w:ascii="Arial" w:hAnsi="Arial" w:cs="Arial"/>
            <w:color w:val="000000"/>
          </w:rPr>
          <w:t xml:space="preserve">The </w:t>
        </w:r>
        <w:r>
          <w:rPr>
            <w:rFonts w:ascii="Arial" w:hAnsi="Arial" w:cs="Arial"/>
            <w:color w:val="000000"/>
          </w:rPr>
          <w:t>second</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 xml:space="preserve">laintiff is the mother of the said </w:t>
        </w:r>
        <w:r w:rsidRPr="00333C28">
          <w:rPr>
            <w:rFonts w:ascii="Arial" w:hAnsi="Arial" w:cs="Arial"/>
            <w:i/>
            <w:iCs/>
            <w:color w:val="000000"/>
          </w:rPr>
          <w:t xml:space="preserve">de cujus </w:t>
        </w:r>
        <w:r w:rsidRPr="004566AD">
          <w:rPr>
            <w:rFonts w:ascii="Arial" w:hAnsi="Arial" w:cs="Arial"/>
            <w:color w:val="000000"/>
          </w:rPr>
          <w:t xml:space="preserve">while </w:t>
        </w:r>
        <w:r>
          <w:rPr>
            <w:rFonts w:ascii="Arial" w:hAnsi="Arial" w:cs="Arial"/>
            <w:color w:val="000000"/>
          </w:rPr>
          <w:t xml:space="preserve">third </w:t>
        </w:r>
        <w:r w:rsidRPr="004566AD">
          <w:rPr>
            <w:rFonts w:ascii="Arial" w:hAnsi="Arial" w:cs="Arial"/>
            <w:color w:val="000000"/>
          </w:rPr>
          <w:t xml:space="preserve">and </w:t>
        </w:r>
        <w:r>
          <w:rPr>
            <w:rFonts w:ascii="Arial" w:hAnsi="Arial" w:cs="Arial"/>
            <w:color w:val="000000"/>
          </w:rPr>
          <w:t>fourth p</w:t>
        </w:r>
        <w:r w:rsidRPr="004566AD">
          <w:rPr>
            <w:rFonts w:ascii="Arial" w:hAnsi="Arial" w:cs="Arial"/>
            <w:color w:val="000000"/>
          </w:rPr>
          <w:t>laintiffs are his minor children.</w:t>
        </w:r>
        <w:r>
          <w:rPr>
            <w:rFonts w:ascii="Arial" w:hAnsi="Arial" w:cs="Arial"/>
            <w:color w:val="000000"/>
          </w:rPr>
          <w:t xml:space="preserve"> </w:t>
        </w:r>
        <w:r w:rsidRPr="004566AD">
          <w:rPr>
            <w:rFonts w:ascii="Arial" w:hAnsi="Arial" w:cs="Arial"/>
            <w:color w:val="000000"/>
          </w:rPr>
          <w:t xml:space="preserve"> The </w:t>
        </w:r>
        <w:r>
          <w:rPr>
            <w:rFonts w:ascii="Arial" w:hAnsi="Arial" w:cs="Arial"/>
            <w:color w:val="000000"/>
          </w:rPr>
          <w:t xml:space="preserve">fifth </w:t>
        </w:r>
        <w:r w:rsidRPr="004566AD">
          <w:rPr>
            <w:rFonts w:ascii="Arial" w:hAnsi="Arial" w:cs="Arial"/>
            <w:color w:val="000000"/>
          </w:rPr>
          <w:t xml:space="preserve">and </w:t>
        </w:r>
        <w:r>
          <w:rPr>
            <w:rFonts w:ascii="Arial" w:hAnsi="Arial" w:cs="Arial"/>
            <w:color w:val="000000"/>
          </w:rPr>
          <w:t>sixth p</w:t>
        </w:r>
        <w:r w:rsidRPr="004566AD">
          <w:rPr>
            <w:rFonts w:ascii="Arial" w:hAnsi="Arial" w:cs="Arial"/>
            <w:color w:val="000000"/>
          </w:rPr>
          <w:t xml:space="preserve">laintiffs are brothers of the deceased, the </w:t>
        </w:r>
        <w:r>
          <w:rPr>
            <w:rFonts w:ascii="Arial" w:hAnsi="Arial" w:cs="Arial"/>
            <w:color w:val="000000"/>
          </w:rPr>
          <w:t>seventh p</w:t>
        </w:r>
        <w:r w:rsidRPr="004566AD">
          <w:rPr>
            <w:rFonts w:ascii="Arial" w:hAnsi="Arial" w:cs="Arial"/>
            <w:color w:val="000000"/>
          </w:rPr>
          <w:t xml:space="preserve">laintiff is a half-brother, while </w:t>
        </w:r>
        <w:r>
          <w:rPr>
            <w:rFonts w:ascii="Arial" w:hAnsi="Arial" w:cs="Arial"/>
            <w:color w:val="000000"/>
          </w:rPr>
          <w:t>eight</w:t>
        </w:r>
        <w:r w:rsidRPr="004566AD">
          <w:rPr>
            <w:rFonts w:ascii="Arial" w:hAnsi="Arial" w:cs="Arial"/>
            <w:color w:val="000000"/>
          </w:rPr>
          <w:t xml:space="preserve">, </w:t>
        </w:r>
        <w:r>
          <w:rPr>
            <w:rFonts w:ascii="Arial" w:hAnsi="Arial" w:cs="Arial"/>
            <w:color w:val="000000"/>
          </w:rPr>
          <w:t>ninth</w:t>
        </w:r>
        <w:r w:rsidRPr="004566AD">
          <w:rPr>
            <w:rFonts w:ascii="Arial" w:hAnsi="Arial" w:cs="Arial"/>
            <w:color w:val="000000"/>
          </w:rPr>
          <w:t xml:space="preserve">, </w:t>
        </w:r>
        <w:r>
          <w:rPr>
            <w:rFonts w:ascii="Arial" w:hAnsi="Arial" w:cs="Arial"/>
            <w:color w:val="000000"/>
          </w:rPr>
          <w:t>tenth</w:t>
        </w:r>
        <w:r w:rsidRPr="004566AD">
          <w:rPr>
            <w:rFonts w:ascii="Arial" w:hAnsi="Arial" w:cs="Arial"/>
            <w:color w:val="000000"/>
          </w:rPr>
          <w:t xml:space="preserve"> and </w:t>
        </w:r>
        <w:r>
          <w:rPr>
            <w:rFonts w:ascii="Arial" w:hAnsi="Arial" w:cs="Arial"/>
            <w:color w:val="000000"/>
          </w:rPr>
          <w:t>eleventh p</w:t>
        </w:r>
        <w:r w:rsidRPr="004566AD">
          <w:rPr>
            <w:rFonts w:ascii="Arial" w:hAnsi="Arial" w:cs="Arial"/>
            <w:color w:val="000000"/>
          </w:rPr>
          <w:t xml:space="preserve">laintiffs are his sisters. The </w:t>
        </w:r>
        <w:r>
          <w:rPr>
            <w:rFonts w:ascii="Arial" w:hAnsi="Arial" w:cs="Arial"/>
            <w:color w:val="000000"/>
          </w:rPr>
          <w:t>twelfth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 xml:space="preserve">laintiff is the common law wife of the deceased person. </w:t>
        </w:r>
      </w:ins>
    </w:p>
    <w:p w14:paraId="3D54A183" w14:textId="77777777" w:rsidR="00E61534" w:rsidRPr="004566AD" w:rsidRDefault="00E61534" w:rsidP="00E61534">
      <w:pPr>
        <w:pStyle w:val="Style"/>
        <w:ind w:left="4" w:right="42"/>
        <w:contextualSpacing/>
        <w:rPr>
          <w:ins w:id="24" w:author="Jessica" w:date="2026-09-25T21:12:00Z" w16du:dateUtc="2026-09-26T01:12:00Z"/>
          <w:rFonts w:ascii="Arial" w:hAnsi="Arial" w:cs="Arial"/>
          <w:b/>
          <w:bCs/>
          <w:color w:val="000000"/>
          <w:u w:val="single"/>
        </w:rPr>
      </w:pPr>
    </w:p>
    <w:p w14:paraId="72C5017E" w14:textId="77777777" w:rsidR="00E61534" w:rsidRPr="004566AD" w:rsidRDefault="00E61534" w:rsidP="00E61534">
      <w:pPr>
        <w:pStyle w:val="Style"/>
        <w:ind w:left="4" w:right="42"/>
        <w:contextualSpacing/>
        <w:rPr>
          <w:ins w:id="25" w:author="Jessica" w:date="2026-09-25T21:12:00Z" w16du:dateUtc="2026-09-26T01:12:00Z"/>
          <w:rFonts w:ascii="Arial" w:hAnsi="Arial" w:cs="Arial"/>
          <w:b/>
          <w:bCs/>
          <w:color w:val="000000"/>
          <w:u w:val="single"/>
        </w:rPr>
      </w:pPr>
      <w:ins w:id="26" w:author="Jessica" w:date="2026-09-25T21:12:00Z" w16du:dateUtc="2026-09-26T01:12:00Z">
        <w:r w:rsidRPr="004566AD">
          <w:rPr>
            <w:rFonts w:ascii="Arial" w:hAnsi="Arial" w:cs="Arial"/>
            <w:b/>
            <w:bCs/>
            <w:color w:val="000000"/>
            <w:u w:val="single"/>
          </w:rPr>
          <w:t>Damages</w:t>
        </w:r>
      </w:ins>
    </w:p>
    <w:p w14:paraId="0AD735FD" w14:textId="77777777" w:rsidR="00E61534" w:rsidRPr="004566AD" w:rsidRDefault="00E61534" w:rsidP="00E61534">
      <w:pPr>
        <w:pStyle w:val="Style"/>
        <w:ind w:left="13" w:right="42" w:hanging="13"/>
        <w:contextualSpacing/>
        <w:jc w:val="both"/>
        <w:rPr>
          <w:ins w:id="27" w:author="Jessica" w:date="2026-09-25T21:12:00Z" w16du:dateUtc="2026-09-26T01:12:00Z"/>
          <w:rFonts w:ascii="Arial" w:hAnsi="Arial" w:cs="Arial"/>
          <w:b/>
          <w:bCs/>
          <w:color w:val="000000"/>
        </w:rPr>
      </w:pPr>
      <w:ins w:id="28" w:author="Jessica" w:date="2026-09-25T21:12:00Z" w16du:dateUtc="2026-09-26T01:12:00Z">
        <w:r w:rsidRPr="004566AD">
          <w:rPr>
            <w:rFonts w:ascii="Arial" w:hAnsi="Arial" w:cs="Arial"/>
            <w:color w:val="000000"/>
          </w:rPr>
          <w:t xml:space="preserve">Liability being admitted, the assessment of damages in a case of this nature is dependant on whether the </w:t>
        </w:r>
        <w:r w:rsidRPr="00333C28">
          <w:rPr>
            <w:rFonts w:ascii="Arial" w:hAnsi="Arial" w:cs="Arial"/>
            <w:i/>
            <w:color w:val="000000"/>
          </w:rPr>
          <w:t>de cujus</w:t>
        </w:r>
        <w:r w:rsidRPr="004566AD">
          <w:rPr>
            <w:rFonts w:ascii="Arial" w:hAnsi="Arial" w:cs="Arial"/>
            <w:color w:val="000000"/>
          </w:rPr>
          <w:t xml:space="preserve"> died instantly or sometime after the fatal injury. In this respect, Sauzier J in the case of </w:t>
        </w:r>
        <w:r w:rsidRPr="00333C28">
          <w:rPr>
            <w:rFonts w:ascii="Arial" w:hAnsi="Arial" w:cs="Arial"/>
            <w:bCs/>
            <w:i/>
            <w:color w:val="000000"/>
          </w:rPr>
          <w:t>Elizabeth v Morel</w:t>
        </w:r>
        <w:r w:rsidRPr="00333C28">
          <w:rPr>
            <w:rFonts w:ascii="Arial" w:hAnsi="Arial" w:cs="Arial"/>
            <w:bCs/>
            <w:color w:val="000000"/>
          </w:rPr>
          <w:t xml:space="preserve"> (1979) SLR 25, cited </w:t>
        </w:r>
        <w:r w:rsidRPr="00333C28">
          <w:rPr>
            <w:rFonts w:ascii="Arial" w:hAnsi="Arial" w:cs="Arial"/>
            <w:bCs/>
            <w:i/>
            <w:color w:val="000000"/>
          </w:rPr>
          <w:t>Le Tourneau, Le Responsabilite Civil</w:t>
        </w:r>
        <w:r w:rsidRPr="00333C28">
          <w:rPr>
            <w:rFonts w:ascii="Arial" w:hAnsi="Arial" w:cs="Arial"/>
            <w:bCs/>
            <w:color w:val="000000"/>
          </w:rPr>
          <w:t xml:space="preserve"> </w:t>
        </w:r>
        <w:r>
          <w:rPr>
            <w:rFonts w:ascii="Arial" w:hAnsi="Arial" w:cs="Arial"/>
            <w:bCs/>
            <w:color w:val="000000"/>
          </w:rPr>
          <w:t>(</w:t>
        </w:r>
        <w:r w:rsidRPr="00333C28">
          <w:rPr>
            <w:rFonts w:ascii="Arial" w:hAnsi="Arial" w:cs="Arial"/>
            <w:bCs/>
            <w:color w:val="000000"/>
          </w:rPr>
          <w:t>2</w:t>
        </w:r>
        <w:r w:rsidRPr="00333C28">
          <w:rPr>
            <w:rFonts w:ascii="Arial" w:hAnsi="Arial" w:cs="Arial"/>
            <w:bCs/>
            <w:color w:val="000000"/>
            <w:vertAlign w:val="superscript"/>
          </w:rPr>
          <w:t>nd</w:t>
        </w:r>
        <w:r w:rsidRPr="00333C28">
          <w:rPr>
            <w:rFonts w:ascii="Arial" w:hAnsi="Arial" w:cs="Arial"/>
            <w:bCs/>
            <w:color w:val="000000"/>
          </w:rPr>
          <w:t xml:space="preserve">  </w:t>
        </w:r>
        <w:r>
          <w:rPr>
            <w:rFonts w:ascii="Arial" w:hAnsi="Arial" w:cs="Arial"/>
            <w:bCs/>
            <w:color w:val="000000"/>
          </w:rPr>
          <w:t>e</w:t>
        </w:r>
        <w:r w:rsidRPr="00333C28">
          <w:rPr>
            <w:rFonts w:ascii="Arial" w:hAnsi="Arial" w:cs="Arial"/>
            <w:bCs/>
            <w:color w:val="000000"/>
          </w:rPr>
          <w:t>d</w:t>
        </w:r>
        <w:r>
          <w:rPr>
            <w:rFonts w:ascii="Arial" w:hAnsi="Arial" w:cs="Arial"/>
            <w:bCs/>
            <w:color w:val="000000"/>
          </w:rPr>
          <w:t>),</w:t>
        </w:r>
        <w:r w:rsidRPr="00333C28">
          <w:rPr>
            <w:rFonts w:ascii="Arial" w:hAnsi="Arial" w:cs="Arial"/>
            <w:bCs/>
            <w:color w:val="000000"/>
          </w:rPr>
          <w:t xml:space="preserve"> para 171, 172, 173 and 174</w:t>
        </w:r>
        <w:r>
          <w:rPr>
            <w:rFonts w:ascii="Arial" w:hAnsi="Arial" w:cs="Arial"/>
            <w:bCs/>
            <w:color w:val="000000"/>
          </w:rPr>
          <w:t xml:space="preserve"> </w:t>
        </w:r>
        <w:r w:rsidRPr="00333C28">
          <w:rPr>
            <w:rFonts w:ascii="Arial" w:hAnsi="Arial" w:cs="Arial"/>
            <w:bCs/>
            <w:color w:val="000000"/>
          </w:rPr>
          <w:t>-</w:t>
        </w:r>
        <w:r w:rsidRPr="004566AD">
          <w:rPr>
            <w:rFonts w:ascii="Arial" w:hAnsi="Arial" w:cs="Arial"/>
            <w:b/>
            <w:bCs/>
            <w:color w:val="000000"/>
          </w:rPr>
          <w:t xml:space="preserve"> </w:t>
        </w:r>
      </w:ins>
    </w:p>
    <w:p w14:paraId="7D3EDE15" w14:textId="77777777" w:rsidR="00E61534" w:rsidRPr="004566AD" w:rsidRDefault="00E61534" w:rsidP="00E61534">
      <w:pPr>
        <w:pStyle w:val="Style"/>
        <w:ind w:left="13" w:right="42" w:hanging="13"/>
        <w:contextualSpacing/>
        <w:jc w:val="both"/>
        <w:rPr>
          <w:ins w:id="29" w:author="Jessica" w:date="2026-09-25T21:12:00Z" w16du:dateUtc="2026-09-26T01:12:00Z"/>
          <w:rFonts w:ascii="Arial" w:hAnsi="Arial" w:cs="Arial"/>
          <w:b/>
          <w:bCs/>
          <w:color w:val="000000"/>
        </w:rPr>
      </w:pPr>
    </w:p>
    <w:p w14:paraId="6FDACE27" w14:textId="77777777" w:rsidR="00E61534" w:rsidRPr="00333C28" w:rsidRDefault="00E61534" w:rsidP="00E61534">
      <w:pPr>
        <w:pStyle w:val="Style"/>
        <w:ind w:left="720" w:right="684"/>
        <w:contextualSpacing/>
        <w:jc w:val="both"/>
        <w:rPr>
          <w:ins w:id="30" w:author="Jessica" w:date="2026-09-25T21:12:00Z" w16du:dateUtc="2026-09-26T01:12:00Z"/>
          <w:rFonts w:ascii="Arial" w:hAnsi="Arial" w:cs="Arial"/>
          <w:iCs/>
          <w:color w:val="000000"/>
        </w:rPr>
      </w:pPr>
      <w:ins w:id="31" w:author="Jessica" w:date="2026-09-25T21:12:00Z" w16du:dateUtc="2026-09-26T01:12:00Z">
        <w:r w:rsidRPr="00333C28">
          <w:rPr>
            <w:rFonts w:ascii="Arial" w:hAnsi="Arial" w:cs="Arial"/>
            <w:iCs/>
            <w:color w:val="000000"/>
          </w:rPr>
          <w:t xml:space="preserve">In law, the heirs of a deceased are entitled to claim in that capacity, damages for prejudice, material and moral, </w:t>
        </w:r>
        <w:r w:rsidRPr="00333C28">
          <w:rPr>
            <w:rFonts w:ascii="Arial" w:hAnsi="Arial" w:cs="Arial"/>
            <w:iCs/>
            <w:color w:val="000000"/>
            <w:u w:val="single"/>
          </w:rPr>
          <w:t>suffered by the deceased before and until his death</w:t>
        </w:r>
        <w:r w:rsidRPr="00333C28">
          <w:rPr>
            <w:rFonts w:ascii="Arial" w:hAnsi="Arial" w:cs="Arial"/>
            <w:iCs/>
            <w:color w:val="000000"/>
          </w:rPr>
          <w:t xml:space="preserve"> and resulting from a tortious act whether he had, or had not commenced an action for damages in respect of the tortious act before his death, provided he had not renounced </w:t>
        </w:r>
        <w:r w:rsidRPr="00333C28">
          <w:rPr>
            <w:rFonts w:ascii="Arial" w:hAnsi="Arial" w:cs="Arial"/>
            <w:color w:val="000000"/>
          </w:rPr>
          <w:t xml:space="preserve">it. </w:t>
        </w:r>
        <w:r w:rsidRPr="00333C28">
          <w:rPr>
            <w:rFonts w:ascii="Arial" w:hAnsi="Arial" w:cs="Arial"/>
            <w:iCs/>
            <w:color w:val="000000"/>
            <w:u w:val="single"/>
          </w:rPr>
          <w:t xml:space="preserve">When death </w:t>
        </w:r>
        <w:r w:rsidRPr="00333C28">
          <w:rPr>
            <w:rFonts w:ascii="Arial" w:hAnsi="Arial" w:cs="Arial"/>
            <w:color w:val="000000"/>
            <w:u w:val="single"/>
          </w:rPr>
          <w:t xml:space="preserve">is </w:t>
        </w:r>
        <w:r w:rsidRPr="00333C28">
          <w:rPr>
            <w:rFonts w:ascii="Arial" w:hAnsi="Arial" w:cs="Arial"/>
            <w:iCs/>
            <w:color w:val="000000"/>
            <w:u w:val="single"/>
          </w:rPr>
          <w:t>concomitant with the injuries resulting from the tortious act,</w:t>
        </w:r>
        <w:r w:rsidRPr="00333C28">
          <w:rPr>
            <w:rFonts w:ascii="Arial" w:hAnsi="Arial" w:cs="Arial"/>
            <w:iCs/>
            <w:color w:val="000000"/>
          </w:rPr>
          <w:t xml:space="preserve"> the heirs cannot claim in that capacity and may only claim in their own capacity as in such a case, the cause of action of the deceased would not have arisen before he died. </w:t>
        </w:r>
      </w:ins>
    </w:p>
    <w:p w14:paraId="3823980B" w14:textId="77777777" w:rsidR="00E61534" w:rsidRPr="004566AD" w:rsidRDefault="00E61534" w:rsidP="00E61534">
      <w:pPr>
        <w:pStyle w:val="Style"/>
        <w:ind w:left="882" w:right="1045"/>
        <w:contextualSpacing/>
        <w:jc w:val="both"/>
        <w:rPr>
          <w:ins w:id="32" w:author="Jessica" w:date="2026-09-25T21:12:00Z" w16du:dateUtc="2026-09-26T01:12:00Z"/>
          <w:rFonts w:ascii="Arial" w:hAnsi="Arial" w:cs="Arial"/>
          <w:i/>
          <w:iCs/>
          <w:color w:val="000000"/>
        </w:rPr>
      </w:pPr>
    </w:p>
    <w:p w14:paraId="488CAACC" w14:textId="77777777" w:rsidR="00E61534" w:rsidRDefault="00E61534" w:rsidP="00E61534">
      <w:pPr>
        <w:pStyle w:val="Style"/>
        <w:contextualSpacing/>
        <w:jc w:val="both"/>
        <w:rPr>
          <w:ins w:id="33" w:author="Jessica" w:date="2026-09-25T21:12:00Z" w16du:dateUtc="2026-09-26T01:12:00Z"/>
          <w:rFonts w:ascii="Arial" w:hAnsi="Arial" w:cs="Arial"/>
          <w:color w:val="000000"/>
        </w:rPr>
      </w:pPr>
      <w:ins w:id="34" w:author="Jessica" w:date="2026-09-25T21:12:00Z" w16du:dateUtc="2026-09-26T01:12:00Z">
        <w:r w:rsidRPr="004566AD">
          <w:rPr>
            <w:rFonts w:ascii="Arial" w:hAnsi="Arial" w:cs="Arial"/>
            <w:color w:val="000000"/>
          </w:rPr>
          <w:t>In the instant case, the medical report (P2) certifies that the deceased when admitted to the Casualty Unit of the Victoria Hospital at 10.35 am on 2 January 2005, was already dead.  He had a lacerated wound in the right side of the chest (4 x 1 cms) and a lacerated wound in the left anterior axillary area (3</w:t>
        </w:r>
        <w:r>
          <w:rPr>
            <w:rFonts w:ascii="Arial" w:hAnsi="Arial" w:cs="Arial"/>
            <w:color w:val="000000"/>
          </w:rPr>
          <w:t xml:space="preserve"> </w:t>
        </w:r>
        <w:r w:rsidRPr="004566AD">
          <w:rPr>
            <w:rFonts w:ascii="Arial" w:hAnsi="Arial" w:cs="Arial"/>
            <w:color w:val="000000"/>
          </w:rPr>
          <w:t xml:space="preserve">x 2 cms) in the left rib. Dr Patrick Commettant, who produced the said report of Dr KJ Joseph testified that the </w:t>
        </w:r>
        <w:r>
          <w:rPr>
            <w:rFonts w:ascii="Arial" w:hAnsi="Arial" w:cs="Arial"/>
            <w:color w:val="000000"/>
          </w:rPr>
          <w:t>p</w:t>
        </w:r>
        <w:r w:rsidRPr="004566AD">
          <w:rPr>
            <w:rFonts w:ascii="Arial" w:hAnsi="Arial" w:cs="Arial"/>
            <w:color w:val="000000"/>
          </w:rPr>
          <w:t xml:space="preserve">ost </w:t>
        </w:r>
        <w:r>
          <w:rPr>
            <w:rFonts w:ascii="Arial" w:hAnsi="Arial" w:cs="Arial"/>
            <w:color w:val="000000"/>
          </w:rPr>
          <w:t>m</w:t>
        </w:r>
        <w:r w:rsidRPr="004566AD">
          <w:rPr>
            <w:rFonts w:ascii="Arial" w:hAnsi="Arial" w:cs="Arial"/>
            <w:color w:val="000000"/>
          </w:rPr>
          <w:t>ortem examination had revealed internal thoracic bleeding. He stated that in such case, it would take some</w:t>
        </w:r>
        <w:r>
          <w:rPr>
            <w:rFonts w:ascii="Arial" w:hAnsi="Arial" w:cs="Arial"/>
            <w:color w:val="000000"/>
          </w:rPr>
          <w:t xml:space="preserve"> </w:t>
        </w:r>
        <w:r w:rsidRPr="004566AD">
          <w:rPr>
            <w:rFonts w:ascii="Arial" w:hAnsi="Arial" w:cs="Arial"/>
            <w:color w:val="000000"/>
          </w:rPr>
          <w:t>time for bleeding to accumulate and cause eventual death.  He was however not prepared to speculate as to how long the deceased person would have lived subsequent to the injuries.</w:t>
        </w:r>
      </w:ins>
    </w:p>
    <w:p w14:paraId="578134EA" w14:textId="77777777" w:rsidR="00E61534" w:rsidRPr="004566AD" w:rsidRDefault="00E61534" w:rsidP="00E61534">
      <w:pPr>
        <w:pStyle w:val="Style"/>
        <w:contextualSpacing/>
        <w:jc w:val="both"/>
        <w:rPr>
          <w:ins w:id="35" w:author="Jessica" w:date="2026-09-25T21:12:00Z" w16du:dateUtc="2026-09-26T01:12:00Z"/>
          <w:rFonts w:ascii="Arial" w:hAnsi="Arial" w:cs="Arial"/>
          <w:color w:val="000000"/>
        </w:rPr>
      </w:pPr>
    </w:p>
    <w:p w14:paraId="12D7E8ED" w14:textId="77777777" w:rsidR="00E61534" w:rsidRPr="004566AD" w:rsidRDefault="00E61534" w:rsidP="00E61534">
      <w:pPr>
        <w:pStyle w:val="Style"/>
        <w:contextualSpacing/>
        <w:jc w:val="both"/>
        <w:rPr>
          <w:ins w:id="36" w:author="Jessica" w:date="2026-09-25T21:12:00Z" w16du:dateUtc="2026-09-26T01:12:00Z"/>
          <w:rFonts w:ascii="Arial" w:hAnsi="Arial" w:cs="Arial"/>
          <w:color w:val="000000"/>
        </w:rPr>
      </w:pPr>
      <w:ins w:id="37" w:author="Jessica" w:date="2026-09-25T21:12:00Z" w16du:dateUtc="2026-09-26T01:12:00Z">
        <w:r w:rsidRPr="004566AD">
          <w:rPr>
            <w:rFonts w:ascii="Arial" w:hAnsi="Arial" w:cs="Arial"/>
            <w:color w:val="000000"/>
          </w:rPr>
          <w:t>Nelson Henriette (P</w:t>
        </w:r>
        <w:r>
          <w:rPr>
            <w:rFonts w:ascii="Arial" w:hAnsi="Arial" w:cs="Arial"/>
            <w:color w:val="000000"/>
          </w:rPr>
          <w:t>W</w:t>
        </w:r>
        <w:r w:rsidRPr="004566AD">
          <w:rPr>
            <w:rFonts w:ascii="Arial" w:hAnsi="Arial" w:cs="Arial"/>
            <w:color w:val="000000"/>
          </w:rPr>
          <w:t xml:space="preserve">4), a brother of the deceased person testified that the shooting took </w:t>
        </w:r>
        <w:r w:rsidRPr="004566AD">
          <w:rPr>
            <w:rFonts w:ascii="Arial" w:hAnsi="Arial" w:cs="Arial"/>
            <w:color w:val="000000"/>
          </w:rPr>
          <w:lastRenderedPageBreak/>
          <w:t xml:space="preserve">place around 8.30 am that day, but he was unable to go near his brother as he was being guarded by a </w:t>
        </w:r>
        <w:r>
          <w:rPr>
            <w:rFonts w:ascii="Arial" w:hAnsi="Arial" w:cs="Arial"/>
            <w:color w:val="000000"/>
          </w:rPr>
          <w:t>p</w:t>
        </w:r>
        <w:r w:rsidRPr="004566AD">
          <w:rPr>
            <w:rFonts w:ascii="Arial" w:hAnsi="Arial" w:cs="Arial"/>
            <w:color w:val="000000"/>
          </w:rPr>
          <w:t xml:space="preserve">oliceman.  After about one hour, three more </w:t>
        </w:r>
        <w:r>
          <w:rPr>
            <w:rFonts w:ascii="Arial" w:hAnsi="Arial" w:cs="Arial"/>
            <w:color w:val="000000"/>
          </w:rPr>
          <w:t>p</w:t>
        </w:r>
        <w:r w:rsidRPr="004566AD">
          <w:rPr>
            <w:rFonts w:ascii="Arial" w:hAnsi="Arial" w:cs="Arial"/>
            <w:color w:val="000000"/>
          </w:rPr>
          <w:t>oliceman came to the scene, but did nothing to assist the injured man.  Thereafter a doctor arrived with a nurse, half an hour later. He helped them to put his brother on a stretcher, and at that time he recogni</w:t>
        </w:r>
        <w:r>
          <w:rPr>
            <w:rFonts w:ascii="Arial" w:hAnsi="Arial" w:cs="Arial"/>
            <w:color w:val="000000"/>
          </w:rPr>
          <w:t>s</w:t>
        </w:r>
        <w:r w:rsidRPr="004566AD">
          <w:rPr>
            <w:rFonts w:ascii="Arial" w:hAnsi="Arial" w:cs="Arial"/>
            <w:color w:val="000000"/>
          </w:rPr>
          <w:t xml:space="preserve">ed him and told him to place a pillow under his head.  Hence there is uncontradicted evidence that the deceased person lived for at least one hour after receiving the gun shot injuries. Consequently the heirs of the deceased person would be entitled to claim for material and moral prejudice caused to the deceased person before he died. </w:t>
        </w:r>
      </w:ins>
    </w:p>
    <w:p w14:paraId="000F7F81" w14:textId="77777777" w:rsidR="00E61534" w:rsidRPr="004566AD" w:rsidRDefault="00E61534" w:rsidP="00E61534">
      <w:pPr>
        <w:pStyle w:val="Style"/>
        <w:contextualSpacing/>
        <w:jc w:val="both"/>
        <w:rPr>
          <w:ins w:id="38" w:author="Jessica" w:date="2026-09-25T21:12:00Z" w16du:dateUtc="2026-09-26T01:12:00Z"/>
          <w:rFonts w:ascii="Arial" w:hAnsi="Arial" w:cs="Arial"/>
          <w:color w:val="000000"/>
        </w:rPr>
      </w:pPr>
    </w:p>
    <w:p w14:paraId="6D9B1C33" w14:textId="77777777" w:rsidR="00E61534" w:rsidRPr="004566AD" w:rsidRDefault="00E61534" w:rsidP="00E61534">
      <w:pPr>
        <w:pStyle w:val="Style"/>
        <w:contextualSpacing/>
        <w:rPr>
          <w:ins w:id="39" w:author="Jessica" w:date="2026-09-25T21:12:00Z" w16du:dateUtc="2026-09-26T01:12:00Z"/>
          <w:rFonts w:ascii="Arial" w:hAnsi="Arial" w:cs="Arial"/>
          <w:b/>
          <w:bCs/>
          <w:color w:val="000000"/>
          <w:u w:val="single"/>
        </w:rPr>
      </w:pPr>
      <w:ins w:id="40" w:author="Jessica" w:date="2026-09-25T21:12:00Z" w16du:dateUtc="2026-09-26T01:12:00Z">
        <w:r w:rsidRPr="004566AD">
          <w:rPr>
            <w:rFonts w:ascii="Arial" w:hAnsi="Arial" w:cs="Arial"/>
            <w:b/>
            <w:bCs/>
            <w:color w:val="000000"/>
            <w:u w:val="single"/>
          </w:rPr>
          <w:t xml:space="preserve">The Awards </w:t>
        </w:r>
      </w:ins>
    </w:p>
    <w:p w14:paraId="7295D466" w14:textId="77777777" w:rsidR="00E61534" w:rsidRPr="004566AD" w:rsidRDefault="00E61534" w:rsidP="00E61534">
      <w:pPr>
        <w:pStyle w:val="Style"/>
        <w:contextualSpacing/>
        <w:jc w:val="both"/>
        <w:rPr>
          <w:ins w:id="41" w:author="Jessica" w:date="2026-09-25T21:12:00Z" w16du:dateUtc="2026-09-26T01:12:00Z"/>
          <w:rFonts w:ascii="Arial" w:hAnsi="Arial" w:cs="Arial"/>
          <w:color w:val="000000"/>
        </w:rPr>
      </w:pPr>
      <w:ins w:id="42" w:author="Jessica" w:date="2026-09-25T21:12:00Z" w16du:dateUtc="2026-09-26T01:12:00Z">
        <w:r w:rsidRPr="004566AD">
          <w:rPr>
            <w:rFonts w:ascii="Arial" w:hAnsi="Arial" w:cs="Arial"/>
            <w:color w:val="000000"/>
          </w:rPr>
          <w:t xml:space="preserve">The </w:t>
        </w:r>
        <w:r>
          <w:rPr>
            <w:rFonts w:ascii="Arial" w:hAnsi="Arial" w:cs="Arial"/>
            <w:color w:val="000000"/>
          </w:rPr>
          <w:t>first</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 xml:space="preserve">laintiff claims in her capacity as mother of the deceased person, and the </w:t>
        </w:r>
        <w:r>
          <w:rPr>
            <w:rFonts w:ascii="Arial" w:hAnsi="Arial" w:cs="Arial"/>
            <w:color w:val="000000"/>
          </w:rPr>
          <w:t>a</w:t>
        </w:r>
        <w:r w:rsidRPr="004566AD">
          <w:rPr>
            <w:rFonts w:ascii="Arial" w:hAnsi="Arial" w:cs="Arial"/>
            <w:color w:val="000000"/>
          </w:rPr>
          <w:t>dministrator of his estate. The deceased was a self</w:t>
        </w:r>
        <w:r>
          <w:rPr>
            <w:rFonts w:ascii="Arial" w:hAnsi="Arial" w:cs="Arial"/>
            <w:color w:val="000000"/>
          </w:rPr>
          <w:t>-</w:t>
        </w:r>
        <w:r w:rsidRPr="004566AD">
          <w:rPr>
            <w:rFonts w:ascii="Arial" w:hAnsi="Arial" w:cs="Arial"/>
            <w:color w:val="000000"/>
          </w:rPr>
          <w:t xml:space="preserve">employed farmer. There is no evidence regarding his income. However, he was 25 years old at the time of his death. He had a </w:t>
        </w:r>
        <w:r>
          <w:rPr>
            <w:rFonts w:ascii="Arial" w:hAnsi="Arial" w:cs="Arial"/>
            <w:color w:val="000000"/>
          </w:rPr>
          <w:t>C</w:t>
        </w:r>
        <w:r w:rsidRPr="004566AD">
          <w:rPr>
            <w:rFonts w:ascii="Arial" w:hAnsi="Arial" w:cs="Arial"/>
            <w:color w:val="000000"/>
          </w:rPr>
          <w:t xml:space="preserve">ommon </w:t>
        </w:r>
        <w:r>
          <w:rPr>
            <w:rFonts w:ascii="Arial" w:hAnsi="Arial" w:cs="Arial"/>
            <w:color w:val="000000"/>
          </w:rPr>
          <w:t>L</w:t>
        </w:r>
        <w:r w:rsidRPr="004566AD">
          <w:rPr>
            <w:rFonts w:ascii="Arial" w:hAnsi="Arial" w:cs="Arial"/>
            <w:color w:val="000000"/>
          </w:rPr>
          <w:t xml:space="preserve">aw wife and two children to support.  As regards loss of expectation of life, although Sauzier J in the case of </w:t>
        </w:r>
        <w:r w:rsidRPr="00333C28">
          <w:rPr>
            <w:rFonts w:ascii="Arial" w:hAnsi="Arial" w:cs="Arial"/>
            <w:bCs/>
            <w:i/>
            <w:color w:val="000000"/>
          </w:rPr>
          <w:t xml:space="preserve">De Sylva </w:t>
        </w:r>
        <w:r>
          <w:rPr>
            <w:rFonts w:ascii="Arial" w:hAnsi="Arial" w:cs="Arial"/>
            <w:bCs/>
            <w:i/>
            <w:color w:val="000000"/>
          </w:rPr>
          <w:t>v</w:t>
        </w:r>
        <w:r w:rsidRPr="00333C28">
          <w:rPr>
            <w:rFonts w:ascii="Arial" w:hAnsi="Arial" w:cs="Arial"/>
            <w:bCs/>
            <w:i/>
            <w:color w:val="000000"/>
          </w:rPr>
          <w:t xml:space="preserve"> D'offay</w:t>
        </w:r>
        <w:r w:rsidRPr="00333C28">
          <w:rPr>
            <w:rFonts w:ascii="Arial" w:hAnsi="Arial" w:cs="Arial"/>
            <w:bCs/>
            <w:color w:val="000000"/>
          </w:rPr>
          <w:t xml:space="preserve"> (1970) SLR 99</w:t>
        </w:r>
        <w:r w:rsidRPr="004566AD">
          <w:rPr>
            <w:rFonts w:ascii="Arial" w:hAnsi="Arial" w:cs="Arial"/>
            <w:b/>
            <w:bCs/>
            <w:color w:val="000000"/>
          </w:rPr>
          <w:t xml:space="preserve"> </w:t>
        </w:r>
        <w:r w:rsidRPr="004566AD">
          <w:rPr>
            <w:rFonts w:ascii="Arial" w:hAnsi="Arial" w:cs="Arial"/>
            <w:color w:val="000000"/>
          </w:rPr>
          <w:t>made an award, the Supreme Court of Mauritius s</w:t>
        </w:r>
        <w:r>
          <w:rPr>
            <w:rFonts w:ascii="Arial" w:hAnsi="Arial" w:cs="Arial"/>
            <w:color w:val="000000"/>
          </w:rPr>
          <w:t>itting in appeal over that case</w:t>
        </w:r>
        <w:r w:rsidRPr="004566AD">
          <w:rPr>
            <w:rFonts w:ascii="Arial" w:hAnsi="Arial" w:cs="Arial"/>
            <w:color w:val="000000"/>
          </w:rPr>
          <w:t xml:space="preserve"> set it aside on the ground that there was no juridical foundation. </w:t>
        </w:r>
      </w:ins>
    </w:p>
    <w:p w14:paraId="79024EE7" w14:textId="77777777" w:rsidR="00E61534" w:rsidRPr="004566AD" w:rsidRDefault="00E61534" w:rsidP="00E61534">
      <w:pPr>
        <w:pStyle w:val="Style"/>
        <w:contextualSpacing/>
        <w:jc w:val="both"/>
        <w:rPr>
          <w:ins w:id="43" w:author="Jessica" w:date="2026-09-25T21:12:00Z" w16du:dateUtc="2026-09-26T01:12:00Z"/>
          <w:rFonts w:ascii="Arial" w:hAnsi="Arial" w:cs="Arial"/>
          <w:color w:val="000000"/>
        </w:rPr>
      </w:pPr>
    </w:p>
    <w:p w14:paraId="6899EBE0" w14:textId="77777777" w:rsidR="00E61534" w:rsidRDefault="00E61534" w:rsidP="00E61534">
      <w:pPr>
        <w:pStyle w:val="Style"/>
        <w:contextualSpacing/>
        <w:jc w:val="both"/>
        <w:rPr>
          <w:ins w:id="44" w:author="Jessica" w:date="2026-09-25T21:12:00Z" w16du:dateUtc="2026-09-26T01:12:00Z"/>
          <w:rFonts w:ascii="Arial" w:hAnsi="Arial" w:cs="Arial"/>
          <w:color w:val="000000"/>
        </w:rPr>
      </w:pPr>
      <w:ins w:id="45" w:author="Jessica" w:date="2026-09-25T21:12:00Z" w16du:dateUtc="2026-09-26T01:12:00Z">
        <w:r w:rsidRPr="004566AD">
          <w:rPr>
            <w:rFonts w:ascii="Arial" w:hAnsi="Arial" w:cs="Arial"/>
            <w:color w:val="000000"/>
          </w:rPr>
          <w:t xml:space="preserve">The quantum of damages payable would therefore be limited to the prejudice caused to the deceased by way of pain and suffering, anxiety arising from his impending death, and shock. In this respect, a sum of R50,000 is claimed. I consider this to be a reasonable amount in all the circumstances of the case. Accordingly a sum of R50,000 is awarded.  From this amount, the </w:t>
        </w:r>
        <w:r>
          <w:rPr>
            <w:rFonts w:ascii="Arial" w:hAnsi="Arial" w:cs="Arial"/>
            <w:color w:val="000000"/>
          </w:rPr>
          <w:t xml:space="preserve">third </w:t>
        </w:r>
        <w:r w:rsidRPr="004566AD">
          <w:rPr>
            <w:rFonts w:ascii="Arial" w:hAnsi="Arial" w:cs="Arial"/>
            <w:color w:val="000000"/>
          </w:rPr>
          <w:t xml:space="preserve">and </w:t>
        </w:r>
        <w:r>
          <w:rPr>
            <w:rFonts w:ascii="Arial" w:hAnsi="Arial" w:cs="Arial"/>
            <w:color w:val="000000"/>
          </w:rPr>
          <w:t>fourth p</w:t>
        </w:r>
        <w:r w:rsidRPr="004566AD">
          <w:rPr>
            <w:rFonts w:ascii="Arial" w:hAnsi="Arial" w:cs="Arial"/>
            <w:color w:val="000000"/>
          </w:rPr>
          <w:t xml:space="preserve">laintiffs the two minor children </w:t>
        </w:r>
        <w:r>
          <w:rPr>
            <w:rFonts w:ascii="Arial" w:hAnsi="Arial" w:cs="Arial"/>
            <w:color w:val="000000"/>
          </w:rPr>
          <w:t>as heirs, will be entitled to R25,000</w:t>
        </w:r>
        <w:r w:rsidRPr="004566AD">
          <w:rPr>
            <w:rFonts w:ascii="Arial" w:hAnsi="Arial" w:cs="Arial"/>
            <w:color w:val="000000"/>
          </w:rPr>
          <w:t xml:space="preserve"> each</w:t>
        </w:r>
        <w:r>
          <w:rPr>
            <w:rFonts w:ascii="Arial" w:hAnsi="Arial" w:cs="Arial"/>
            <w:color w:val="000000"/>
          </w:rPr>
          <w:t>,</w:t>
        </w:r>
        <w:r w:rsidRPr="004566AD">
          <w:rPr>
            <w:rFonts w:ascii="Arial" w:hAnsi="Arial" w:cs="Arial"/>
            <w:color w:val="000000"/>
          </w:rPr>
          <w:t xml:space="preserve">  </w:t>
        </w:r>
        <w:r>
          <w:rPr>
            <w:rFonts w:ascii="Arial" w:hAnsi="Arial" w:cs="Arial"/>
            <w:color w:val="000000"/>
          </w:rPr>
          <w:t>t</w:t>
        </w:r>
        <w:r w:rsidRPr="004566AD">
          <w:rPr>
            <w:rFonts w:ascii="Arial" w:hAnsi="Arial" w:cs="Arial"/>
            <w:color w:val="000000"/>
          </w:rPr>
          <w:t>he amounts to be deposited in minors' accounts.</w:t>
        </w:r>
      </w:ins>
    </w:p>
    <w:p w14:paraId="73FAE93B" w14:textId="77777777" w:rsidR="00E61534" w:rsidRPr="004566AD" w:rsidRDefault="00E61534" w:rsidP="00E61534">
      <w:pPr>
        <w:pStyle w:val="Style"/>
        <w:contextualSpacing/>
        <w:jc w:val="both"/>
        <w:rPr>
          <w:ins w:id="46" w:author="Jessica" w:date="2026-09-25T21:12:00Z" w16du:dateUtc="2026-09-26T01:12:00Z"/>
          <w:rFonts w:ascii="Arial" w:hAnsi="Arial" w:cs="Arial"/>
          <w:color w:val="000000"/>
        </w:rPr>
      </w:pPr>
    </w:p>
    <w:p w14:paraId="7BD27C1C" w14:textId="77777777" w:rsidR="00E61534" w:rsidRPr="004566AD" w:rsidRDefault="00E61534" w:rsidP="00E61534">
      <w:pPr>
        <w:pStyle w:val="Style"/>
        <w:contextualSpacing/>
        <w:jc w:val="both"/>
        <w:rPr>
          <w:ins w:id="47" w:author="Jessica" w:date="2026-09-25T21:12:00Z" w16du:dateUtc="2026-09-26T01:12:00Z"/>
          <w:rFonts w:ascii="Arial" w:hAnsi="Arial" w:cs="Arial"/>
          <w:color w:val="000000"/>
        </w:rPr>
      </w:pPr>
      <w:ins w:id="48" w:author="Jessica" w:date="2026-09-25T21:12:00Z" w16du:dateUtc="2026-09-26T01:12:00Z">
        <w:r w:rsidRPr="004566AD">
          <w:rPr>
            <w:rFonts w:ascii="Arial" w:hAnsi="Arial" w:cs="Arial"/>
            <w:color w:val="000000"/>
          </w:rPr>
          <w:t xml:space="preserve">The mother of the deceased also claims in her own capacity as the </w:t>
        </w:r>
        <w:r>
          <w:rPr>
            <w:rFonts w:ascii="Arial" w:hAnsi="Arial" w:cs="Arial"/>
            <w:color w:val="000000"/>
          </w:rPr>
          <w:t>second</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laintiff in respect of distress</w:t>
        </w:r>
        <w:r>
          <w:rPr>
            <w:rFonts w:ascii="Arial" w:hAnsi="Arial" w:cs="Arial"/>
            <w:color w:val="000000"/>
          </w:rPr>
          <w:t>, anxiety and shock, a sum of R</w:t>
        </w:r>
        <w:r w:rsidRPr="004566AD">
          <w:rPr>
            <w:rFonts w:ascii="Arial" w:hAnsi="Arial" w:cs="Arial"/>
            <w:color w:val="000000"/>
          </w:rPr>
          <w:t xml:space="preserve">40,000. She is 58 years old. She did not see the shooting, but saw her son in hospital. </w:t>
        </w:r>
      </w:ins>
    </w:p>
    <w:p w14:paraId="54F02BCB" w14:textId="77777777" w:rsidR="00E61534" w:rsidRPr="004566AD" w:rsidRDefault="00E61534" w:rsidP="00E61534">
      <w:pPr>
        <w:pStyle w:val="Style"/>
        <w:contextualSpacing/>
        <w:jc w:val="both"/>
        <w:rPr>
          <w:ins w:id="49" w:author="Jessica" w:date="2026-09-25T21:12:00Z" w16du:dateUtc="2026-09-26T01:12:00Z"/>
          <w:rFonts w:ascii="Arial" w:hAnsi="Arial" w:cs="Arial"/>
          <w:color w:val="000000"/>
        </w:rPr>
      </w:pPr>
    </w:p>
    <w:p w14:paraId="1CCCDAB2" w14:textId="77777777" w:rsidR="00E61534" w:rsidRPr="004566AD" w:rsidRDefault="00E61534" w:rsidP="00E61534">
      <w:pPr>
        <w:pStyle w:val="Style"/>
        <w:contextualSpacing/>
        <w:jc w:val="both"/>
        <w:rPr>
          <w:ins w:id="50" w:author="Jessica" w:date="2026-09-25T21:12:00Z" w16du:dateUtc="2026-09-26T01:12:00Z"/>
          <w:rFonts w:ascii="Arial" w:hAnsi="Arial" w:cs="Arial"/>
          <w:color w:val="000000"/>
        </w:rPr>
      </w:pPr>
      <w:ins w:id="51" w:author="Jessica" w:date="2026-09-25T21:12:00Z" w16du:dateUtc="2026-09-26T01:12:00Z">
        <w:r w:rsidRPr="004566AD">
          <w:rPr>
            <w:rFonts w:ascii="Arial" w:hAnsi="Arial" w:cs="Arial"/>
            <w:color w:val="000000"/>
          </w:rPr>
          <w:t>She testified that when she heard that her son had died, she suffered shock. This would undoubtedly be the natural feeling of a mother. In the circumstances I consider a sum of R</w:t>
        </w:r>
        <w:r>
          <w:rPr>
            <w:rFonts w:ascii="Arial" w:hAnsi="Arial" w:cs="Arial"/>
            <w:color w:val="000000"/>
          </w:rPr>
          <w:t>1</w:t>
        </w:r>
        <w:r w:rsidRPr="004566AD">
          <w:rPr>
            <w:rFonts w:ascii="Arial" w:hAnsi="Arial" w:cs="Arial"/>
            <w:color w:val="000000"/>
          </w:rPr>
          <w:t xml:space="preserve">0,000 to be a suitable award. </w:t>
        </w:r>
      </w:ins>
    </w:p>
    <w:p w14:paraId="79EEB13B" w14:textId="77777777" w:rsidR="00E61534" w:rsidRPr="004566AD" w:rsidRDefault="00E61534" w:rsidP="00E61534">
      <w:pPr>
        <w:pStyle w:val="Style"/>
        <w:contextualSpacing/>
        <w:jc w:val="both"/>
        <w:rPr>
          <w:ins w:id="52" w:author="Jessica" w:date="2026-09-25T21:12:00Z" w16du:dateUtc="2026-09-26T01:12:00Z"/>
          <w:rFonts w:ascii="Arial" w:hAnsi="Arial" w:cs="Arial"/>
          <w:color w:val="000000"/>
        </w:rPr>
      </w:pPr>
    </w:p>
    <w:p w14:paraId="55122B14" w14:textId="77777777" w:rsidR="00E61534" w:rsidRPr="004566AD" w:rsidRDefault="00E61534" w:rsidP="00E61534">
      <w:pPr>
        <w:pStyle w:val="Style"/>
        <w:ind w:left="4" w:right="18"/>
        <w:contextualSpacing/>
        <w:jc w:val="both"/>
        <w:rPr>
          <w:ins w:id="53" w:author="Jessica" w:date="2026-09-25T21:12:00Z" w16du:dateUtc="2026-09-26T01:12:00Z"/>
          <w:rFonts w:ascii="Arial" w:hAnsi="Arial" w:cs="Arial"/>
          <w:color w:val="000000"/>
        </w:rPr>
      </w:pPr>
      <w:ins w:id="54" w:author="Jessica" w:date="2026-09-25T21:12:00Z" w16du:dateUtc="2026-09-26T01:12:00Z">
        <w:r w:rsidRPr="004566AD">
          <w:rPr>
            <w:rFonts w:ascii="Arial" w:hAnsi="Arial" w:cs="Arial"/>
            <w:color w:val="000000"/>
          </w:rPr>
          <w:t xml:space="preserve">As regards the other </w:t>
        </w:r>
        <w:r>
          <w:rPr>
            <w:rFonts w:ascii="Arial" w:hAnsi="Arial" w:cs="Arial"/>
            <w:color w:val="000000"/>
          </w:rPr>
          <w:t>p</w:t>
        </w:r>
        <w:r w:rsidRPr="004566AD">
          <w:rPr>
            <w:rFonts w:ascii="Arial" w:hAnsi="Arial" w:cs="Arial"/>
            <w:color w:val="000000"/>
          </w:rPr>
          <w:t xml:space="preserve">laintiffs, the </w:t>
        </w:r>
        <w:r>
          <w:rPr>
            <w:rFonts w:ascii="Arial" w:hAnsi="Arial" w:cs="Arial"/>
            <w:color w:val="000000"/>
          </w:rPr>
          <w:t>fifth</w:t>
        </w:r>
        <w:r w:rsidRPr="004566AD">
          <w:rPr>
            <w:rFonts w:ascii="Arial" w:hAnsi="Arial" w:cs="Arial"/>
            <w:color w:val="000000"/>
          </w:rPr>
          <w:t xml:space="preserve"> and </w:t>
        </w:r>
        <w:r>
          <w:rPr>
            <w:rFonts w:ascii="Arial" w:hAnsi="Arial" w:cs="Arial"/>
            <w:color w:val="000000"/>
          </w:rPr>
          <w:t>sixth p</w:t>
        </w:r>
        <w:r w:rsidRPr="004566AD">
          <w:rPr>
            <w:rFonts w:ascii="Arial" w:hAnsi="Arial" w:cs="Arial"/>
            <w:color w:val="000000"/>
          </w:rPr>
          <w:t xml:space="preserve">laintiffs and </w:t>
        </w:r>
        <w:r>
          <w:rPr>
            <w:rFonts w:ascii="Arial" w:hAnsi="Arial" w:cs="Arial"/>
            <w:color w:val="000000"/>
          </w:rPr>
          <w:t>eighth to eleventh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 xml:space="preserve">laintiffs are full brothers and sisters of the deceased person. They testified that they suffered mental pain and grief consequent </w:t>
        </w:r>
        <w:r>
          <w:rPr>
            <w:rFonts w:ascii="Arial" w:hAnsi="Arial" w:cs="Arial"/>
            <w:color w:val="000000"/>
          </w:rPr>
          <w:t>on</w:t>
        </w:r>
        <w:r w:rsidRPr="004566AD">
          <w:rPr>
            <w:rFonts w:ascii="Arial" w:hAnsi="Arial" w:cs="Arial"/>
            <w:color w:val="000000"/>
          </w:rPr>
          <w:t xml:space="preserve"> the sudden death of their brother. They claim R30,000 each. These brothers and sisters are all above 30 years, and are living independently. However the prejudice they suffered could not be as much as that suffered by the mother. As was held in </w:t>
        </w:r>
        <w:r w:rsidRPr="00333C28">
          <w:rPr>
            <w:rFonts w:ascii="Arial" w:hAnsi="Arial" w:cs="Arial"/>
            <w:bCs/>
            <w:i/>
            <w:color w:val="000000"/>
          </w:rPr>
          <w:t>Choonia v Pitot</w:t>
        </w:r>
        <w:r w:rsidRPr="00333C28">
          <w:rPr>
            <w:rFonts w:ascii="Arial" w:hAnsi="Arial" w:cs="Arial"/>
            <w:bCs/>
            <w:color w:val="000000"/>
          </w:rPr>
          <w:t xml:space="preserve"> 1914 MR 53,</w:t>
        </w:r>
        <w:r w:rsidRPr="004566AD">
          <w:rPr>
            <w:rFonts w:ascii="Arial" w:hAnsi="Arial" w:cs="Arial"/>
            <w:b/>
            <w:bCs/>
            <w:color w:val="000000"/>
          </w:rPr>
          <w:t xml:space="preserve"> </w:t>
        </w:r>
        <w:r w:rsidRPr="004566AD">
          <w:rPr>
            <w:rFonts w:ascii="Arial" w:hAnsi="Arial" w:cs="Arial"/>
            <w:color w:val="000000"/>
          </w:rPr>
          <w:t xml:space="preserve">the Court in making awards in these circumstances should bear in mind that the claims should not be made </w:t>
        </w:r>
        <w:r w:rsidRPr="00333C28">
          <w:rPr>
            <w:rFonts w:ascii="Arial" w:hAnsi="Arial" w:cs="Arial"/>
            <w:iCs/>
            <w:color w:val="000000"/>
          </w:rPr>
          <w:t>"an occasion of coining profit out of affliction and turning family bereavement into pecuniary advantage'.</w:t>
        </w:r>
        <w:r w:rsidRPr="004566AD">
          <w:rPr>
            <w:rFonts w:ascii="Arial" w:hAnsi="Arial" w:cs="Arial"/>
            <w:i/>
            <w:iCs/>
            <w:color w:val="000000"/>
          </w:rPr>
          <w:t xml:space="preserve"> </w:t>
        </w:r>
        <w:r w:rsidRPr="004566AD">
          <w:rPr>
            <w:rFonts w:ascii="Arial" w:hAnsi="Arial" w:cs="Arial"/>
            <w:color w:val="000000"/>
          </w:rPr>
          <w:t>Taking all factors into consideration, I award nominal damages in a sum of R2</w:t>
        </w:r>
        <w:r>
          <w:rPr>
            <w:rFonts w:ascii="Arial" w:hAnsi="Arial" w:cs="Arial"/>
            <w:color w:val="000000"/>
          </w:rPr>
          <w:t>,</w:t>
        </w:r>
        <w:r w:rsidRPr="004566AD">
          <w:rPr>
            <w:rFonts w:ascii="Arial" w:hAnsi="Arial" w:cs="Arial"/>
            <w:color w:val="000000"/>
          </w:rPr>
          <w:t xml:space="preserve">000 each to the </w:t>
        </w:r>
        <w:r>
          <w:rPr>
            <w:rFonts w:ascii="Arial" w:hAnsi="Arial" w:cs="Arial"/>
            <w:color w:val="000000"/>
          </w:rPr>
          <w:t>fifth</w:t>
        </w:r>
        <w:r w:rsidRPr="004566AD">
          <w:rPr>
            <w:rFonts w:ascii="Arial" w:hAnsi="Arial" w:cs="Arial"/>
            <w:color w:val="000000"/>
          </w:rPr>
          <w:t xml:space="preserve">, </w:t>
        </w:r>
        <w:r>
          <w:rPr>
            <w:rFonts w:ascii="Arial" w:hAnsi="Arial" w:cs="Arial"/>
            <w:color w:val="000000"/>
          </w:rPr>
          <w:t>sixth</w:t>
        </w:r>
        <w:r w:rsidRPr="004566AD">
          <w:rPr>
            <w:rFonts w:ascii="Arial" w:hAnsi="Arial" w:cs="Arial"/>
            <w:color w:val="000000"/>
          </w:rPr>
          <w:t xml:space="preserve">, </w:t>
        </w:r>
        <w:r>
          <w:rPr>
            <w:rFonts w:ascii="Arial" w:hAnsi="Arial" w:cs="Arial"/>
            <w:color w:val="000000"/>
          </w:rPr>
          <w:t>and eighth</w:t>
        </w:r>
        <w:r w:rsidRPr="004566AD">
          <w:rPr>
            <w:rFonts w:ascii="Arial" w:hAnsi="Arial" w:cs="Arial"/>
            <w:color w:val="000000"/>
          </w:rPr>
          <w:t xml:space="preserve"> to </w:t>
        </w:r>
        <w:r>
          <w:rPr>
            <w:rFonts w:ascii="Arial" w:hAnsi="Arial" w:cs="Arial"/>
            <w:color w:val="000000"/>
          </w:rPr>
          <w:t>eleventh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laintiffs.</w:t>
        </w:r>
        <w:r>
          <w:rPr>
            <w:rFonts w:ascii="Arial" w:hAnsi="Arial" w:cs="Arial"/>
            <w:color w:val="000000"/>
          </w:rPr>
          <w:t xml:space="preserve"> </w:t>
        </w:r>
        <w:r w:rsidRPr="004566AD">
          <w:rPr>
            <w:rFonts w:ascii="Arial" w:hAnsi="Arial" w:cs="Arial"/>
            <w:color w:val="000000"/>
          </w:rPr>
          <w:t xml:space="preserve"> The </w:t>
        </w:r>
        <w:r>
          <w:rPr>
            <w:rFonts w:ascii="Arial" w:hAnsi="Arial" w:cs="Arial"/>
            <w:color w:val="000000"/>
          </w:rPr>
          <w:t>seventh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laintiff Rerens Hortere is a half-brother of the deceased.</w:t>
        </w:r>
        <w:r>
          <w:rPr>
            <w:rFonts w:ascii="Arial" w:hAnsi="Arial" w:cs="Arial"/>
            <w:color w:val="000000"/>
          </w:rPr>
          <w:t xml:space="preserve"> </w:t>
        </w:r>
        <w:r w:rsidRPr="004566AD">
          <w:rPr>
            <w:rFonts w:ascii="Arial" w:hAnsi="Arial" w:cs="Arial"/>
            <w:color w:val="000000"/>
          </w:rPr>
          <w:t xml:space="preserve"> He did not appear in Court on the hearing day to testify.</w:t>
        </w:r>
        <w:r>
          <w:rPr>
            <w:rFonts w:ascii="Arial" w:hAnsi="Arial" w:cs="Arial"/>
            <w:color w:val="000000"/>
          </w:rPr>
          <w:t xml:space="preserve"> </w:t>
        </w:r>
        <w:r w:rsidRPr="004566AD">
          <w:rPr>
            <w:rFonts w:ascii="Arial" w:hAnsi="Arial" w:cs="Arial"/>
            <w:color w:val="000000"/>
          </w:rPr>
          <w:t xml:space="preserve">Hence no award is made. </w:t>
        </w:r>
      </w:ins>
    </w:p>
    <w:p w14:paraId="350B87D7" w14:textId="77777777" w:rsidR="00E61534" w:rsidRPr="004566AD" w:rsidRDefault="00E61534" w:rsidP="00E61534">
      <w:pPr>
        <w:pStyle w:val="Style"/>
        <w:ind w:left="4" w:right="18"/>
        <w:contextualSpacing/>
        <w:jc w:val="both"/>
        <w:rPr>
          <w:ins w:id="55" w:author="Jessica" w:date="2026-09-25T21:12:00Z" w16du:dateUtc="2026-09-26T01:12:00Z"/>
          <w:rFonts w:ascii="Arial" w:hAnsi="Arial" w:cs="Arial"/>
          <w:color w:val="000000"/>
        </w:rPr>
      </w:pPr>
    </w:p>
    <w:p w14:paraId="16671A53" w14:textId="77777777" w:rsidR="00E61534" w:rsidRPr="004566AD" w:rsidRDefault="00E61534" w:rsidP="00E61534">
      <w:pPr>
        <w:pStyle w:val="Style"/>
        <w:ind w:left="4" w:right="23"/>
        <w:contextualSpacing/>
        <w:jc w:val="both"/>
        <w:rPr>
          <w:ins w:id="56" w:author="Jessica" w:date="2026-09-25T21:12:00Z" w16du:dateUtc="2026-09-26T01:12:00Z"/>
          <w:rFonts w:ascii="Arial" w:hAnsi="Arial" w:cs="Arial"/>
          <w:color w:val="000000"/>
        </w:rPr>
      </w:pPr>
      <w:ins w:id="57" w:author="Jessica" w:date="2026-09-25T21:12:00Z" w16du:dateUtc="2026-09-26T01:12:00Z">
        <w:r w:rsidRPr="004566AD">
          <w:rPr>
            <w:rFonts w:ascii="Arial" w:hAnsi="Arial" w:cs="Arial"/>
            <w:color w:val="000000"/>
          </w:rPr>
          <w:t xml:space="preserve">As regards the </w:t>
        </w:r>
        <w:r>
          <w:rPr>
            <w:rFonts w:ascii="Arial" w:hAnsi="Arial" w:cs="Arial"/>
            <w:color w:val="000000"/>
          </w:rPr>
          <w:t>twelfth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 xml:space="preserve">laintiff, the </w:t>
        </w:r>
        <w:r>
          <w:rPr>
            <w:rFonts w:ascii="Arial" w:hAnsi="Arial" w:cs="Arial"/>
            <w:color w:val="000000"/>
          </w:rPr>
          <w:t>C</w:t>
        </w:r>
        <w:r w:rsidRPr="004566AD">
          <w:rPr>
            <w:rFonts w:ascii="Arial" w:hAnsi="Arial" w:cs="Arial"/>
            <w:color w:val="000000"/>
          </w:rPr>
          <w:t xml:space="preserve">ommon </w:t>
        </w:r>
        <w:r>
          <w:rPr>
            <w:rFonts w:ascii="Arial" w:hAnsi="Arial" w:cs="Arial"/>
            <w:color w:val="000000"/>
          </w:rPr>
          <w:t>L</w:t>
        </w:r>
        <w:r w:rsidRPr="004566AD">
          <w:rPr>
            <w:rFonts w:ascii="Arial" w:hAnsi="Arial" w:cs="Arial"/>
            <w:color w:val="000000"/>
          </w:rPr>
          <w:t xml:space="preserve">aw wife of the deceased, the Courts in Mauritius adopted a strict approach in the case of </w:t>
        </w:r>
        <w:r w:rsidRPr="00A12BA0">
          <w:rPr>
            <w:rFonts w:ascii="Arial" w:hAnsi="Arial" w:cs="Arial"/>
            <w:bCs/>
            <w:i/>
            <w:color w:val="000000"/>
          </w:rPr>
          <w:t>Naikoo v Societe Heritiers Bhogun</w:t>
        </w:r>
        <w:r w:rsidRPr="00A12BA0">
          <w:rPr>
            <w:rFonts w:ascii="Arial" w:hAnsi="Arial" w:cs="Arial"/>
            <w:bCs/>
            <w:color w:val="000000"/>
          </w:rPr>
          <w:t xml:space="preserve"> 1972 MR 66,</w:t>
        </w:r>
        <w:r w:rsidRPr="004566AD">
          <w:rPr>
            <w:rFonts w:ascii="Arial" w:hAnsi="Arial" w:cs="Arial"/>
            <w:b/>
            <w:bCs/>
            <w:color w:val="000000"/>
          </w:rPr>
          <w:t xml:space="preserve"> </w:t>
        </w:r>
        <w:r w:rsidRPr="004566AD">
          <w:rPr>
            <w:rFonts w:ascii="Arial" w:hAnsi="Arial" w:cs="Arial"/>
            <w:color w:val="000000"/>
          </w:rPr>
          <w:t xml:space="preserve">the Court held thus – </w:t>
        </w:r>
      </w:ins>
    </w:p>
    <w:p w14:paraId="0C69A61E" w14:textId="77777777" w:rsidR="00E61534" w:rsidRPr="00A12BA0" w:rsidRDefault="00E61534" w:rsidP="00E61534">
      <w:pPr>
        <w:pStyle w:val="Style"/>
        <w:ind w:left="720" w:right="686"/>
        <w:contextualSpacing/>
        <w:jc w:val="both"/>
        <w:rPr>
          <w:ins w:id="58" w:author="Jessica" w:date="2026-09-25T21:12:00Z" w16du:dateUtc="2026-09-26T01:12:00Z"/>
          <w:rFonts w:ascii="Arial" w:hAnsi="Arial" w:cs="Arial"/>
          <w:iCs/>
          <w:color w:val="000000"/>
        </w:rPr>
      </w:pPr>
      <w:ins w:id="59" w:author="Jessica" w:date="2026-09-25T21:12:00Z" w16du:dateUtc="2026-09-26T01:12:00Z">
        <w:r w:rsidRPr="00A12BA0">
          <w:rPr>
            <w:rFonts w:ascii="Arial" w:hAnsi="Arial" w:cs="Arial"/>
            <w:iCs/>
            <w:color w:val="000000"/>
          </w:rPr>
          <w:t xml:space="preserve">It seems clear that a concubine is not entitled to moral damages as such. As for material damages, the question </w:t>
        </w:r>
        <w:r w:rsidRPr="00A12BA0">
          <w:rPr>
            <w:rFonts w:ascii="Arial" w:hAnsi="Arial" w:cs="Arial"/>
            <w:color w:val="000000"/>
          </w:rPr>
          <w:t xml:space="preserve">is </w:t>
        </w:r>
        <w:r w:rsidRPr="00A12BA0">
          <w:rPr>
            <w:rFonts w:ascii="Arial" w:hAnsi="Arial" w:cs="Arial"/>
            <w:iCs/>
            <w:color w:val="000000"/>
          </w:rPr>
          <w:t xml:space="preserve">not free from difficulty, but the better opinion seems to be that the concubine cannot recover such damages, not because concubinage </w:t>
        </w:r>
        <w:r w:rsidRPr="00A12BA0">
          <w:rPr>
            <w:rFonts w:ascii="Arial" w:hAnsi="Arial" w:cs="Arial"/>
            <w:color w:val="000000"/>
          </w:rPr>
          <w:t xml:space="preserve">is </w:t>
        </w:r>
        <w:r w:rsidRPr="00A12BA0">
          <w:rPr>
            <w:rFonts w:ascii="Arial" w:hAnsi="Arial" w:cs="Arial"/>
            <w:iCs/>
            <w:color w:val="000000"/>
          </w:rPr>
          <w:t xml:space="preserve">illegal or immoral, but because it </w:t>
        </w:r>
        <w:r w:rsidRPr="00A12BA0">
          <w:rPr>
            <w:rFonts w:ascii="Arial" w:hAnsi="Arial" w:cs="Arial"/>
            <w:color w:val="000000"/>
          </w:rPr>
          <w:t>is not a relation protect</w:t>
        </w:r>
        <w:r>
          <w:rPr>
            <w:rFonts w:ascii="Arial" w:hAnsi="Arial" w:cs="Arial"/>
            <w:color w:val="000000"/>
          </w:rPr>
          <w:t>ed</w:t>
        </w:r>
        <w:r w:rsidRPr="00A12BA0">
          <w:rPr>
            <w:rFonts w:ascii="Arial" w:hAnsi="Arial" w:cs="Arial"/>
            <w:color w:val="000000"/>
          </w:rPr>
          <w:t xml:space="preserve"> by law. In other words, the action of</w:t>
        </w:r>
        <w:r w:rsidRPr="00A12BA0">
          <w:rPr>
            <w:rFonts w:ascii="Arial" w:hAnsi="Arial" w:cs="Arial"/>
            <w:iCs/>
            <w:color w:val="000000"/>
          </w:rPr>
          <w:t xml:space="preserve"> the concubine fails </w:t>
        </w:r>
        <w:r w:rsidRPr="00A12BA0">
          <w:rPr>
            <w:rFonts w:ascii="Arial" w:hAnsi="Arial" w:cs="Arial"/>
            <w:iCs/>
            <w:color w:val="000000"/>
            <w:u w:val="single"/>
          </w:rPr>
          <w:t>not because it is a moral fault, but because it is a legal fault;</w:t>
        </w:r>
        <w:r w:rsidRPr="00A12BA0">
          <w:rPr>
            <w:rFonts w:ascii="Arial" w:hAnsi="Arial" w:cs="Arial"/>
            <w:iCs/>
            <w:color w:val="000000"/>
          </w:rPr>
          <w:t xml:space="preserve"> the parties by their own choice have placed themselves outside the protection which the law offered to them within the marriage bond. </w:t>
        </w:r>
      </w:ins>
    </w:p>
    <w:p w14:paraId="4C1676B5" w14:textId="77777777" w:rsidR="00E61534" w:rsidRPr="004566AD" w:rsidRDefault="00E61534" w:rsidP="00E61534">
      <w:pPr>
        <w:pStyle w:val="Style"/>
        <w:ind w:left="19" w:right="48"/>
        <w:contextualSpacing/>
        <w:jc w:val="both"/>
        <w:rPr>
          <w:ins w:id="60" w:author="Jessica" w:date="2026-09-25T21:12:00Z" w16du:dateUtc="2026-09-26T01:12:00Z"/>
          <w:rFonts w:ascii="Arial" w:hAnsi="Arial" w:cs="Arial"/>
          <w:color w:val="000000"/>
        </w:rPr>
      </w:pPr>
    </w:p>
    <w:p w14:paraId="14D4E53C" w14:textId="77777777" w:rsidR="00E61534" w:rsidRPr="004566AD" w:rsidRDefault="00E61534" w:rsidP="00E61534">
      <w:pPr>
        <w:pStyle w:val="Style"/>
        <w:ind w:left="19" w:right="48"/>
        <w:contextualSpacing/>
        <w:jc w:val="both"/>
        <w:rPr>
          <w:ins w:id="61" w:author="Jessica" w:date="2026-09-25T21:12:00Z" w16du:dateUtc="2026-09-26T01:12:00Z"/>
          <w:rFonts w:ascii="Arial" w:hAnsi="Arial" w:cs="Arial"/>
          <w:color w:val="000000"/>
        </w:rPr>
      </w:pPr>
      <w:ins w:id="62" w:author="Jessica" w:date="2026-09-25T21:12:00Z" w16du:dateUtc="2026-09-26T01:12:00Z">
        <w:r w:rsidRPr="004566AD">
          <w:rPr>
            <w:rFonts w:ascii="Arial" w:hAnsi="Arial" w:cs="Arial"/>
            <w:color w:val="000000"/>
          </w:rPr>
          <w:t xml:space="preserve">Sauzier JA, in the case of </w:t>
        </w:r>
        <w:r w:rsidRPr="00A12BA0">
          <w:rPr>
            <w:rFonts w:ascii="Arial" w:hAnsi="Arial" w:cs="Arial"/>
            <w:bCs/>
            <w:i/>
            <w:color w:val="000000"/>
          </w:rPr>
          <w:t>Hallock v. D'offay</w:t>
        </w:r>
        <w:r w:rsidRPr="00A12BA0">
          <w:rPr>
            <w:rFonts w:ascii="Arial" w:hAnsi="Arial" w:cs="Arial"/>
            <w:bCs/>
            <w:color w:val="000000"/>
          </w:rPr>
          <w:t xml:space="preserve"> 3 SCAR (</w:t>
        </w:r>
        <w:r>
          <w:rPr>
            <w:rFonts w:ascii="Arial" w:hAnsi="Arial" w:cs="Arial"/>
            <w:bCs/>
            <w:color w:val="000000"/>
          </w:rPr>
          <w:t>v</w:t>
        </w:r>
        <w:r w:rsidRPr="00A12BA0">
          <w:rPr>
            <w:rFonts w:ascii="Arial" w:hAnsi="Arial" w:cs="Arial"/>
            <w:bCs/>
            <w:color w:val="000000"/>
          </w:rPr>
          <w:t>ol 1) 295</w:t>
        </w:r>
        <w:r w:rsidRPr="004566AD">
          <w:rPr>
            <w:rFonts w:ascii="Arial" w:hAnsi="Arial" w:cs="Arial"/>
            <w:b/>
            <w:bCs/>
            <w:color w:val="000000"/>
          </w:rPr>
          <w:t xml:space="preserve"> </w:t>
        </w:r>
        <w:r w:rsidRPr="004566AD">
          <w:rPr>
            <w:rFonts w:ascii="Arial" w:hAnsi="Arial" w:cs="Arial"/>
            <w:color w:val="000000"/>
          </w:rPr>
          <w:t xml:space="preserve">explained the reluctance of the Courts in Seychelles to extend the scope of legal and juridical rights of married persons to cohabitees. He stated – </w:t>
        </w:r>
      </w:ins>
    </w:p>
    <w:p w14:paraId="466ADC5A" w14:textId="77777777" w:rsidR="00E61534" w:rsidRPr="004566AD" w:rsidRDefault="00E61534" w:rsidP="00E61534">
      <w:pPr>
        <w:pStyle w:val="Style"/>
        <w:ind w:left="19" w:right="48"/>
        <w:contextualSpacing/>
        <w:jc w:val="both"/>
        <w:rPr>
          <w:ins w:id="63" w:author="Jessica" w:date="2026-09-25T21:12:00Z" w16du:dateUtc="2026-09-26T01:12:00Z"/>
          <w:rFonts w:ascii="Arial" w:hAnsi="Arial" w:cs="Arial"/>
          <w:color w:val="000000"/>
        </w:rPr>
      </w:pPr>
    </w:p>
    <w:p w14:paraId="0C945352" w14:textId="77777777" w:rsidR="00E61534" w:rsidRPr="00A12BA0" w:rsidRDefault="00E61534" w:rsidP="00E61534">
      <w:pPr>
        <w:pStyle w:val="Style"/>
        <w:ind w:left="720" w:right="684"/>
        <w:contextualSpacing/>
        <w:jc w:val="both"/>
        <w:rPr>
          <w:ins w:id="64" w:author="Jessica" w:date="2026-09-25T21:12:00Z" w16du:dateUtc="2026-09-26T01:12:00Z"/>
          <w:rFonts w:ascii="Arial" w:hAnsi="Arial" w:cs="Arial"/>
          <w:iCs/>
          <w:color w:val="000000"/>
          <w:lang w:bidi="he-IL"/>
        </w:rPr>
      </w:pPr>
      <w:ins w:id="65" w:author="Jessica" w:date="2026-09-25T21:12:00Z" w16du:dateUtc="2026-09-26T01:12:00Z">
        <w:r w:rsidRPr="00A12BA0">
          <w:rPr>
            <w:rFonts w:ascii="Arial" w:hAnsi="Arial" w:cs="Arial"/>
            <w:iCs/>
            <w:color w:val="000000"/>
          </w:rPr>
          <w:t xml:space="preserve">In Seychelles, the Courts have tended to follow the jurisprudence of the French Courts and have not forged any solutions along new paths. If no remedy exists in French jurisprudence, then no remedy could be had by the </w:t>
        </w:r>
        <w:r w:rsidRPr="00A12BA0">
          <w:rPr>
            <w:rFonts w:ascii="Arial" w:hAnsi="Arial" w:cs="Arial"/>
            <w:color w:val="000000"/>
          </w:rPr>
          <w:t>co</w:t>
        </w:r>
        <w:r w:rsidRPr="00A12BA0">
          <w:rPr>
            <w:rFonts w:ascii="Arial" w:hAnsi="Arial" w:cs="Arial"/>
            <w:color w:val="000000"/>
            <w:lang w:bidi="he-IL"/>
          </w:rPr>
          <w:softHyphen/>
          <w:t>-</w:t>
        </w:r>
        <w:r w:rsidRPr="00A12BA0">
          <w:rPr>
            <w:rFonts w:ascii="Arial" w:hAnsi="Arial" w:cs="Arial"/>
            <w:iCs/>
            <w:color w:val="000000"/>
            <w:lang w:bidi="he-IL"/>
          </w:rPr>
          <w:t xml:space="preserve">habitee who applied to the Court for redress. This reluctance may be due to the moral and sociological issues raised by cohabitation and the fear that a status might be given to it which would undermine the institution of marriage. However the policy of turning a blind eye to the legal problems thrown up by cohabitation have certainly not helped to discourage it, for after </w:t>
        </w:r>
        <w:r w:rsidRPr="00A12BA0">
          <w:rPr>
            <w:rFonts w:ascii="Arial" w:hAnsi="Arial" w:cs="Arial"/>
            <w:color w:val="000000"/>
            <w:lang w:bidi="he-IL"/>
          </w:rPr>
          <w:t xml:space="preserve">175 </w:t>
        </w:r>
        <w:r w:rsidRPr="00A12BA0">
          <w:rPr>
            <w:rFonts w:ascii="Arial" w:hAnsi="Arial" w:cs="Arial"/>
            <w:iCs/>
            <w:color w:val="000000"/>
            <w:lang w:bidi="he-IL"/>
          </w:rPr>
          <w:t xml:space="preserve">and more years that the Civil Code of the French has been in force in Seychelles, there are less married couples than couples cohabiting. </w:t>
        </w:r>
      </w:ins>
    </w:p>
    <w:p w14:paraId="314D3679" w14:textId="77777777" w:rsidR="00E61534" w:rsidRPr="004566AD" w:rsidRDefault="00E61534" w:rsidP="00E61534">
      <w:pPr>
        <w:pStyle w:val="Style"/>
        <w:ind w:left="840" w:right="1041"/>
        <w:contextualSpacing/>
        <w:jc w:val="both"/>
        <w:rPr>
          <w:ins w:id="66" w:author="Jessica" w:date="2026-09-25T21:12:00Z" w16du:dateUtc="2026-09-26T01:12:00Z"/>
          <w:rFonts w:ascii="Arial" w:hAnsi="Arial" w:cs="Arial"/>
          <w:i/>
          <w:iCs/>
          <w:color w:val="000000"/>
          <w:lang w:bidi="he-IL"/>
        </w:rPr>
      </w:pPr>
    </w:p>
    <w:p w14:paraId="7A2F96F2" w14:textId="77777777" w:rsidR="00E61534" w:rsidRDefault="00E61534" w:rsidP="00E61534">
      <w:pPr>
        <w:pStyle w:val="Style"/>
        <w:contextualSpacing/>
        <w:jc w:val="both"/>
        <w:rPr>
          <w:ins w:id="67" w:author="Jessica" w:date="2026-09-25T21:12:00Z" w16du:dateUtc="2026-09-26T01:12:00Z"/>
          <w:rFonts w:ascii="Arial" w:hAnsi="Arial" w:cs="Arial"/>
          <w:color w:val="000000"/>
        </w:rPr>
      </w:pPr>
      <w:ins w:id="68" w:author="Jessica" w:date="2026-09-25T21:12:00Z" w16du:dateUtc="2026-09-26T01:12:00Z">
        <w:r w:rsidRPr="004566AD">
          <w:rPr>
            <w:rFonts w:ascii="Arial" w:hAnsi="Arial" w:cs="Arial"/>
            <w:color w:val="000000"/>
          </w:rPr>
          <w:t xml:space="preserve">The learned Justice of Appeal, in his dissenting judgment exercised equitable powers under </w:t>
        </w:r>
        <w:r>
          <w:rPr>
            <w:rFonts w:ascii="Arial" w:hAnsi="Arial" w:cs="Arial"/>
            <w:color w:val="000000"/>
          </w:rPr>
          <w:t>s</w:t>
        </w:r>
        <w:r w:rsidRPr="004566AD">
          <w:rPr>
            <w:rFonts w:ascii="Arial" w:hAnsi="Arial" w:cs="Arial"/>
            <w:color w:val="000000"/>
          </w:rPr>
          <w:t>ection 5 of the Courts Act, as the law in Seychelles was silent as regards the problems thrown up by cohabitation. He stated that it would be a denial of justice to decline to use such powers on the ground that there was on remedy in law, and the solution to them should be left to the legislator.</w:t>
        </w:r>
      </w:ins>
    </w:p>
    <w:p w14:paraId="0EBEBDB3" w14:textId="77777777" w:rsidR="00E61534" w:rsidRPr="004566AD" w:rsidRDefault="00E61534" w:rsidP="00E61534">
      <w:pPr>
        <w:pStyle w:val="Style"/>
        <w:contextualSpacing/>
        <w:jc w:val="both"/>
        <w:rPr>
          <w:ins w:id="69" w:author="Jessica" w:date="2026-09-25T21:12:00Z" w16du:dateUtc="2026-09-26T01:12:00Z"/>
          <w:rFonts w:ascii="Arial" w:hAnsi="Arial" w:cs="Arial"/>
          <w:color w:val="000000"/>
        </w:rPr>
      </w:pPr>
    </w:p>
    <w:p w14:paraId="46803233" w14:textId="77777777" w:rsidR="00E61534" w:rsidRPr="004566AD" w:rsidRDefault="00E61534" w:rsidP="00E61534">
      <w:pPr>
        <w:pStyle w:val="Style"/>
        <w:ind w:right="24"/>
        <w:contextualSpacing/>
        <w:jc w:val="both"/>
        <w:rPr>
          <w:ins w:id="70" w:author="Jessica" w:date="2026-09-25T21:12:00Z" w16du:dateUtc="2026-09-26T01:12:00Z"/>
          <w:rFonts w:ascii="Arial" w:hAnsi="Arial" w:cs="Arial"/>
          <w:color w:val="000000"/>
        </w:rPr>
      </w:pPr>
      <w:ins w:id="71" w:author="Jessica" w:date="2026-09-25T21:12:00Z" w16du:dateUtc="2026-09-26T01:12:00Z">
        <w:r w:rsidRPr="004566AD">
          <w:rPr>
            <w:rFonts w:ascii="Arial" w:hAnsi="Arial" w:cs="Arial"/>
            <w:color w:val="000000"/>
          </w:rPr>
          <w:t xml:space="preserve">This Court had an opportunity in the case of </w:t>
        </w:r>
        <w:r w:rsidRPr="00A12BA0">
          <w:rPr>
            <w:rFonts w:ascii="Arial" w:hAnsi="Arial" w:cs="Arial"/>
            <w:bCs/>
            <w:i/>
            <w:color w:val="000000"/>
          </w:rPr>
          <w:t>Marthe Albert v. Kevan Hoareau</w:t>
        </w:r>
        <w:r w:rsidRPr="00A12BA0">
          <w:rPr>
            <w:rFonts w:ascii="Arial" w:hAnsi="Arial" w:cs="Arial"/>
            <w:bCs/>
            <w:color w:val="000000"/>
          </w:rPr>
          <w:t xml:space="preserve"> (</w:t>
        </w:r>
        <w:r>
          <w:rPr>
            <w:rFonts w:ascii="Arial" w:hAnsi="Arial" w:cs="Arial"/>
            <w:bCs/>
            <w:color w:val="000000"/>
          </w:rPr>
          <w:t xml:space="preserve">unreported) </w:t>
        </w:r>
        <w:r w:rsidRPr="00A12BA0">
          <w:rPr>
            <w:rFonts w:ascii="Arial" w:hAnsi="Arial" w:cs="Arial"/>
            <w:bCs/>
            <w:color w:val="000000"/>
          </w:rPr>
          <w:t>CS 78</w:t>
        </w:r>
        <w:r>
          <w:rPr>
            <w:rFonts w:ascii="Arial" w:hAnsi="Arial" w:cs="Arial"/>
            <w:bCs/>
            <w:color w:val="000000"/>
          </w:rPr>
          <w:t>/1</w:t>
        </w:r>
        <w:r w:rsidRPr="00A12BA0">
          <w:rPr>
            <w:rFonts w:ascii="Arial" w:hAnsi="Arial" w:cs="Arial"/>
            <w:bCs/>
            <w:color w:val="000000"/>
          </w:rPr>
          <w:t>992</w:t>
        </w:r>
        <w:r w:rsidRPr="004566AD">
          <w:rPr>
            <w:rFonts w:ascii="Arial" w:hAnsi="Arial" w:cs="Arial"/>
            <w:i/>
            <w:iCs/>
            <w:color w:val="000000"/>
          </w:rPr>
          <w:t xml:space="preserve"> </w:t>
        </w:r>
        <w:r w:rsidRPr="004566AD">
          <w:rPr>
            <w:rFonts w:ascii="Arial" w:hAnsi="Arial" w:cs="Arial"/>
            <w:color w:val="000000"/>
          </w:rPr>
          <w:t xml:space="preserve">to consider the liberal view of Sauzier JA in the </w:t>
        </w:r>
        <w:r w:rsidRPr="00A12BA0">
          <w:rPr>
            <w:rFonts w:ascii="Arial" w:hAnsi="Arial" w:cs="Arial"/>
            <w:bCs/>
            <w:i/>
            <w:iCs/>
            <w:color w:val="000000"/>
          </w:rPr>
          <w:t>Hallock</w:t>
        </w:r>
        <w:r w:rsidRPr="00A12BA0">
          <w:rPr>
            <w:rFonts w:ascii="Arial" w:hAnsi="Arial" w:cs="Arial"/>
            <w:bCs/>
            <w:iCs/>
            <w:color w:val="000000"/>
          </w:rPr>
          <w:t xml:space="preserve"> case</w:t>
        </w:r>
        <w:r w:rsidRPr="00A12BA0">
          <w:rPr>
            <w:rFonts w:ascii="Arial" w:hAnsi="Arial" w:cs="Arial"/>
            <w:color w:val="000000"/>
          </w:rPr>
          <w:t xml:space="preserve"> </w:t>
        </w:r>
        <w:r w:rsidRPr="004566AD">
          <w:rPr>
            <w:rFonts w:ascii="Arial" w:hAnsi="Arial" w:cs="Arial"/>
            <w:color w:val="000000"/>
          </w:rPr>
          <w:t xml:space="preserve">(supra) which was based on division of property, to a delictual claim filed by the </w:t>
        </w:r>
        <w:r>
          <w:rPr>
            <w:rFonts w:ascii="Arial" w:hAnsi="Arial" w:cs="Arial"/>
            <w:color w:val="000000"/>
          </w:rPr>
          <w:t>C</w:t>
        </w:r>
        <w:r w:rsidRPr="004566AD">
          <w:rPr>
            <w:rFonts w:ascii="Arial" w:hAnsi="Arial" w:cs="Arial"/>
            <w:color w:val="000000"/>
          </w:rPr>
          <w:t xml:space="preserve">ommon </w:t>
        </w:r>
        <w:r>
          <w:rPr>
            <w:rFonts w:ascii="Arial" w:hAnsi="Arial" w:cs="Arial"/>
            <w:color w:val="000000"/>
          </w:rPr>
          <w:t>L</w:t>
        </w:r>
        <w:r w:rsidRPr="004566AD">
          <w:rPr>
            <w:rFonts w:ascii="Arial" w:hAnsi="Arial" w:cs="Arial"/>
            <w:color w:val="000000"/>
          </w:rPr>
          <w:t xml:space="preserve">aw wife of a deceased person. The attention of Abban CJ was drawn to the Administration of Justice Act 1982 (UK) which amended the </w:t>
        </w:r>
        <w:r>
          <w:rPr>
            <w:rFonts w:ascii="Arial" w:hAnsi="Arial" w:cs="Arial"/>
            <w:color w:val="000000"/>
          </w:rPr>
          <w:t>F</w:t>
        </w:r>
        <w:r w:rsidRPr="004566AD">
          <w:rPr>
            <w:rFonts w:ascii="Arial" w:hAnsi="Arial" w:cs="Arial"/>
            <w:color w:val="000000"/>
          </w:rPr>
          <w:t xml:space="preserve">atal </w:t>
        </w:r>
        <w:r>
          <w:rPr>
            <w:rFonts w:ascii="Arial" w:hAnsi="Arial" w:cs="Arial"/>
            <w:color w:val="000000"/>
          </w:rPr>
          <w:t>A</w:t>
        </w:r>
        <w:r w:rsidRPr="004566AD">
          <w:rPr>
            <w:rFonts w:ascii="Arial" w:hAnsi="Arial" w:cs="Arial"/>
            <w:color w:val="000000"/>
          </w:rPr>
          <w:t xml:space="preserve">ccidents </w:t>
        </w:r>
        <w:r>
          <w:rPr>
            <w:rFonts w:ascii="Arial" w:hAnsi="Arial" w:cs="Arial"/>
            <w:color w:val="000000"/>
          </w:rPr>
          <w:t>A</w:t>
        </w:r>
        <w:r w:rsidRPr="004566AD">
          <w:rPr>
            <w:rFonts w:ascii="Arial" w:hAnsi="Arial" w:cs="Arial"/>
            <w:color w:val="000000"/>
          </w:rPr>
          <w:t xml:space="preserve">ct </w:t>
        </w:r>
        <w:r>
          <w:rPr>
            <w:rFonts w:ascii="Arial" w:hAnsi="Arial" w:cs="Arial"/>
            <w:color w:val="000000"/>
          </w:rPr>
          <w:t>1882 - 1976, and made provision</w:t>
        </w:r>
        <w:r w:rsidRPr="004566AD">
          <w:rPr>
            <w:rFonts w:ascii="Arial" w:hAnsi="Arial" w:cs="Arial"/>
            <w:color w:val="000000"/>
          </w:rPr>
          <w:t xml:space="preserve"> for a co-habitee to be treated as a dependent who could claim compensation from a tortfeasor. </w:t>
        </w:r>
      </w:ins>
    </w:p>
    <w:p w14:paraId="3F12B4E1" w14:textId="77777777" w:rsidR="00E61534" w:rsidRPr="004566AD" w:rsidRDefault="00E61534" w:rsidP="00E61534">
      <w:pPr>
        <w:pStyle w:val="Style"/>
        <w:ind w:right="24"/>
        <w:contextualSpacing/>
        <w:jc w:val="both"/>
        <w:rPr>
          <w:ins w:id="72" w:author="Jessica" w:date="2026-09-25T21:12:00Z" w16du:dateUtc="2026-09-26T01:12:00Z"/>
          <w:rFonts w:ascii="Arial" w:hAnsi="Arial" w:cs="Arial"/>
          <w:color w:val="000000"/>
        </w:rPr>
      </w:pPr>
    </w:p>
    <w:p w14:paraId="4BB1FA39" w14:textId="77777777" w:rsidR="00E61534" w:rsidRPr="004566AD" w:rsidRDefault="00E61534" w:rsidP="00E61534">
      <w:pPr>
        <w:pStyle w:val="Style"/>
        <w:ind w:right="24"/>
        <w:contextualSpacing/>
        <w:jc w:val="both"/>
        <w:rPr>
          <w:ins w:id="73" w:author="Jessica" w:date="2026-09-25T21:12:00Z" w16du:dateUtc="2026-09-26T01:12:00Z"/>
          <w:rFonts w:ascii="Arial" w:hAnsi="Arial" w:cs="Arial"/>
          <w:color w:val="000000"/>
        </w:rPr>
      </w:pPr>
      <w:ins w:id="74" w:author="Jessica" w:date="2026-09-25T21:12:00Z" w16du:dateUtc="2026-09-26T01:12:00Z">
        <w:r w:rsidRPr="004566AD">
          <w:rPr>
            <w:rFonts w:ascii="Arial" w:hAnsi="Arial" w:cs="Arial"/>
            <w:color w:val="000000"/>
          </w:rPr>
          <w:t xml:space="preserve">Section 3 of that </w:t>
        </w:r>
        <w:r>
          <w:rPr>
            <w:rFonts w:ascii="Arial" w:hAnsi="Arial" w:cs="Arial"/>
            <w:color w:val="000000"/>
          </w:rPr>
          <w:t>A</w:t>
        </w:r>
        <w:r w:rsidRPr="004566AD">
          <w:rPr>
            <w:rFonts w:ascii="Arial" w:hAnsi="Arial" w:cs="Arial"/>
            <w:color w:val="000000"/>
          </w:rPr>
          <w:t xml:space="preserve">ct, defined a "dependent" as any person living with the deceased in the same household at the time of the death of the deceased. It was also submitted by </w:t>
        </w:r>
        <w:r>
          <w:rPr>
            <w:rFonts w:ascii="Arial" w:hAnsi="Arial" w:cs="Arial"/>
            <w:color w:val="000000"/>
          </w:rPr>
          <w:t>c</w:t>
        </w:r>
        <w:r w:rsidRPr="004566AD">
          <w:rPr>
            <w:rFonts w:ascii="Arial" w:hAnsi="Arial" w:cs="Arial"/>
            <w:color w:val="000000"/>
          </w:rPr>
          <w:t xml:space="preserve">ounsel for </w:t>
        </w:r>
        <w:r>
          <w:rPr>
            <w:rFonts w:ascii="Arial" w:hAnsi="Arial" w:cs="Arial"/>
            <w:color w:val="000000"/>
          </w:rPr>
          <w:t>the p</w:t>
        </w:r>
        <w:r w:rsidRPr="004566AD">
          <w:rPr>
            <w:rFonts w:ascii="Arial" w:hAnsi="Arial" w:cs="Arial"/>
            <w:color w:val="000000"/>
          </w:rPr>
          <w:t>laintiff that in Seychelles, the Social Security Act and the Tenant's Rights Act recogni</w:t>
        </w:r>
        <w:r>
          <w:rPr>
            <w:rFonts w:ascii="Arial" w:hAnsi="Arial" w:cs="Arial"/>
            <w:color w:val="000000"/>
          </w:rPr>
          <w:t>s</w:t>
        </w:r>
        <w:r w:rsidRPr="004566AD">
          <w:rPr>
            <w:rFonts w:ascii="Arial" w:hAnsi="Arial" w:cs="Arial"/>
            <w:color w:val="000000"/>
          </w:rPr>
          <w:t xml:space="preserve">ed the rights of cohabitees. The Chief Justice stated- </w:t>
        </w:r>
      </w:ins>
    </w:p>
    <w:p w14:paraId="05D9386C" w14:textId="77777777" w:rsidR="00E61534" w:rsidRPr="004566AD" w:rsidRDefault="00E61534" w:rsidP="00E61534">
      <w:pPr>
        <w:pStyle w:val="Style"/>
        <w:ind w:right="24"/>
        <w:contextualSpacing/>
        <w:jc w:val="both"/>
        <w:rPr>
          <w:ins w:id="75" w:author="Jessica" w:date="2026-09-25T21:12:00Z" w16du:dateUtc="2026-09-26T01:12:00Z"/>
          <w:rFonts w:ascii="Arial" w:hAnsi="Arial" w:cs="Arial"/>
          <w:color w:val="000000"/>
        </w:rPr>
      </w:pPr>
    </w:p>
    <w:p w14:paraId="7956474B" w14:textId="77777777" w:rsidR="00E61534" w:rsidRPr="00A12BA0" w:rsidRDefault="00E61534" w:rsidP="00E61534">
      <w:pPr>
        <w:pStyle w:val="Style"/>
        <w:ind w:left="720" w:right="684"/>
        <w:contextualSpacing/>
        <w:jc w:val="both"/>
        <w:rPr>
          <w:ins w:id="76" w:author="Jessica" w:date="2026-09-25T21:12:00Z" w16du:dateUtc="2026-09-26T01:12:00Z"/>
          <w:rFonts w:ascii="Arial" w:hAnsi="Arial" w:cs="Arial"/>
          <w:iCs/>
          <w:color w:val="000000"/>
        </w:rPr>
      </w:pPr>
      <w:ins w:id="77" w:author="Jessica" w:date="2026-09-25T21:12:00Z" w16du:dateUtc="2026-09-26T01:12:00Z">
        <w:r w:rsidRPr="00A12BA0">
          <w:rPr>
            <w:rFonts w:ascii="Arial" w:hAnsi="Arial" w:cs="Arial"/>
            <w:iCs/>
            <w:color w:val="000000"/>
          </w:rPr>
          <w:t xml:space="preserve">I must confess that I almost gave in to the request of </w:t>
        </w:r>
        <w:r>
          <w:rPr>
            <w:rFonts w:ascii="Arial" w:hAnsi="Arial" w:cs="Arial"/>
            <w:iCs/>
            <w:color w:val="000000"/>
          </w:rPr>
          <w:t>l</w:t>
        </w:r>
        <w:r w:rsidRPr="00A12BA0">
          <w:rPr>
            <w:rFonts w:ascii="Arial" w:hAnsi="Arial" w:cs="Arial"/>
            <w:iCs/>
            <w:color w:val="000000"/>
          </w:rPr>
          <w:t xml:space="preserve">earned </w:t>
        </w:r>
        <w:r>
          <w:rPr>
            <w:rFonts w:ascii="Arial" w:hAnsi="Arial" w:cs="Arial"/>
            <w:iCs/>
            <w:color w:val="000000"/>
          </w:rPr>
          <w:t>c</w:t>
        </w:r>
        <w:r w:rsidRPr="00A12BA0">
          <w:rPr>
            <w:rFonts w:ascii="Arial" w:hAnsi="Arial" w:cs="Arial"/>
            <w:iCs/>
            <w:color w:val="000000"/>
          </w:rPr>
          <w:t xml:space="preserve">ounsel for the </w:t>
        </w:r>
        <w:r>
          <w:rPr>
            <w:rFonts w:ascii="Arial" w:hAnsi="Arial" w:cs="Arial"/>
            <w:iCs/>
            <w:color w:val="000000"/>
          </w:rPr>
          <w:t>p</w:t>
        </w:r>
        <w:r w:rsidRPr="00A12BA0">
          <w:rPr>
            <w:rFonts w:ascii="Arial" w:hAnsi="Arial" w:cs="Arial"/>
            <w:iCs/>
            <w:color w:val="000000"/>
          </w:rPr>
          <w:t xml:space="preserve">laintiff, but after giving further thought </w:t>
        </w:r>
        <w:r w:rsidRPr="00A12BA0">
          <w:rPr>
            <w:rFonts w:ascii="Arial" w:hAnsi="Arial" w:cs="Arial"/>
            <w:color w:val="000000"/>
          </w:rPr>
          <w:t xml:space="preserve">to </w:t>
        </w:r>
        <w:r w:rsidRPr="00A12BA0">
          <w:rPr>
            <w:rFonts w:ascii="Arial" w:hAnsi="Arial" w:cs="Arial"/>
            <w:iCs/>
            <w:color w:val="000000"/>
          </w:rPr>
          <w:t>the matter, I had to decline the invitation. I strongly felt that such radi</w:t>
        </w:r>
        <w:r>
          <w:rPr>
            <w:rFonts w:ascii="Arial" w:hAnsi="Arial" w:cs="Arial"/>
            <w:iCs/>
            <w:color w:val="000000"/>
          </w:rPr>
          <w:t>c</w:t>
        </w:r>
        <w:r w:rsidRPr="00A12BA0">
          <w:rPr>
            <w:rFonts w:ascii="Arial" w:hAnsi="Arial" w:cs="Arial"/>
            <w:iCs/>
            <w:color w:val="000000"/>
          </w:rPr>
          <w:t>al departure from the law, as it stands now in Seychelles, ought to be made by the legislature and not by Judge made law.</w:t>
        </w:r>
      </w:ins>
    </w:p>
    <w:p w14:paraId="7DFA140F" w14:textId="77777777" w:rsidR="00E61534" w:rsidRPr="004566AD" w:rsidRDefault="00E61534" w:rsidP="00E61534">
      <w:pPr>
        <w:pStyle w:val="Style"/>
        <w:ind w:left="878" w:right="1017"/>
        <w:contextualSpacing/>
        <w:jc w:val="both"/>
        <w:rPr>
          <w:ins w:id="78" w:author="Jessica" w:date="2026-09-25T21:12:00Z" w16du:dateUtc="2026-09-26T01:12:00Z"/>
          <w:rFonts w:ascii="Arial" w:hAnsi="Arial" w:cs="Arial"/>
          <w:color w:val="000000"/>
        </w:rPr>
      </w:pPr>
      <w:ins w:id="79" w:author="Jessica" w:date="2026-09-25T21:12:00Z" w16du:dateUtc="2026-09-26T01:12:00Z">
        <w:r w:rsidRPr="004566AD">
          <w:rPr>
            <w:rFonts w:ascii="Arial" w:hAnsi="Arial" w:cs="Arial"/>
            <w:color w:val="000000"/>
          </w:rPr>
          <w:t xml:space="preserve"> </w:t>
        </w:r>
      </w:ins>
    </w:p>
    <w:p w14:paraId="7DE08166" w14:textId="77777777" w:rsidR="00E61534" w:rsidRPr="004566AD" w:rsidRDefault="00E61534" w:rsidP="00E61534">
      <w:pPr>
        <w:pStyle w:val="Style"/>
        <w:ind w:left="19"/>
        <w:contextualSpacing/>
        <w:jc w:val="both"/>
        <w:rPr>
          <w:ins w:id="80" w:author="Jessica" w:date="2026-09-25T21:12:00Z" w16du:dateUtc="2026-09-26T01:12:00Z"/>
          <w:rFonts w:ascii="Arial" w:hAnsi="Arial" w:cs="Arial"/>
          <w:color w:val="000000"/>
        </w:rPr>
      </w:pPr>
      <w:ins w:id="81" w:author="Jessica" w:date="2026-09-25T21:12:00Z" w16du:dateUtc="2026-09-26T01:12:00Z">
        <w:r w:rsidRPr="004566AD">
          <w:rPr>
            <w:rFonts w:ascii="Arial" w:hAnsi="Arial" w:cs="Arial"/>
            <w:color w:val="000000"/>
          </w:rPr>
          <w:t>Accordingly, the claim of a cohabit</w:t>
        </w:r>
        <w:r>
          <w:rPr>
            <w:rFonts w:ascii="Arial" w:hAnsi="Arial" w:cs="Arial"/>
            <w:color w:val="000000"/>
          </w:rPr>
          <w:t>e</w:t>
        </w:r>
        <w:r w:rsidRPr="004566AD">
          <w:rPr>
            <w:rFonts w:ascii="Arial" w:hAnsi="Arial" w:cs="Arial"/>
            <w:color w:val="000000"/>
          </w:rPr>
          <w:t xml:space="preserve">e, who had lived in a </w:t>
        </w:r>
        <w:r>
          <w:rPr>
            <w:rFonts w:ascii="Arial" w:hAnsi="Arial" w:cs="Arial"/>
            <w:color w:val="000000"/>
          </w:rPr>
          <w:t>C</w:t>
        </w:r>
        <w:r w:rsidRPr="004566AD">
          <w:rPr>
            <w:rFonts w:ascii="Arial" w:hAnsi="Arial" w:cs="Arial"/>
            <w:color w:val="000000"/>
          </w:rPr>
          <w:t xml:space="preserve">ommon </w:t>
        </w:r>
        <w:r>
          <w:rPr>
            <w:rFonts w:ascii="Arial" w:hAnsi="Arial" w:cs="Arial"/>
            <w:color w:val="000000"/>
          </w:rPr>
          <w:t>L</w:t>
        </w:r>
        <w:r w:rsidRPr="004566AD">
          <w:rPr>
            <w:rFonts w:ascii="Arial" w:hAnsi="Arial" w:cs="Arial"/>
            <w:color w:val="000000"/>
          </w:rPr>
          <w:t xml:space="preserve">aw relationship with the deceased for a period of 12 years, and who had been totally dependent on him, was dismissed. </w:t>
        </w:r>
      </w:ins>
    </w:p>
    <w:p w14:paraId="28D1334C" w14:textId="77777777" w:rsidR="00E61534" w:rsidRPr="004566AD" w:rsidRDefault="00E61534" w:rsidP="00E61534">
      <w:pPr>
        <w:pStyle w:val="Style"/>
        <w:ind w:left="19"/>
        <w:contextualSpacing/>
        <w:jc w:val="both"/>
        <w:rPr>
          <w:ins w:id="82" w:author="Jessica" w:date="2026-09-25T21:12:00Z" w16du:dateUtc="2026-09-26T01:12:00Z"/>
          <w:rFonts w:ascii="Arial" w:hAnsi="Arial" w:cs="Arial"/>
          <w:color w:val="000000"/>
        </w:rPr>
      </w:pPr>
      <w:ins w:id="83" w:author="Jessica" w:date="2026-09-25T21:12:00Z" w16du:dateUtc="2026-09-26T01:12:00Z">
        <w:r w:rsidRPr="004566AD">
          <w:rPr>
            <w:rFonts w:ascii="Arial" w:hAnsi="Arial" w:cs="Arial"/>
            <w:color w:val="000000"/>
          </w:rPr>
          <w:t xml:space="preserve">However could this reluctance to deviate from the rigid application of French principles in claims for moral damages in delictual cases be perpetuated in view of </w:t>
        </w:r>
        <w:r>
          <w:rPr>
            <w:rFonts w:ascii="Arial" w:hAnsi="Arial" w:cs="Arial"/>
            <w:color w:val="000000"/>
          </w:rPr>
          <w:t>a</w:t>
        </w:r>
        <w:r w:rsidRPr="004566AD">
          <w:rPr>
            <w:rFonts w:ascii="Arial" w:hAnsi="Arial" w:cs="Arial"/>
            <w:color w:val="000000"/>
          </w:rPr>
          <w:t>rticle 32 of the Constitution which provides for protection of families.</w:t>
        </w:r>
        <w:r>
          <w:rPr>
            <w:rFonts w:ascii="Arial" w:hAnsi="Arial" w:cs="Arial"/>
            <w:color w:val="000000"/>
          </w:rPr>
          <w:t xml:space="preserve"> </w:t>
        </w:r>
        <w:r w:rsidRPr="004566AD">
          <w:rPr>
            <w:rFonts w:ascii="Arial" w:hAnsi="Arial" w:cs="Arial"/>
            <w:color w:val="000000"/>
          </w:rPr>
          <w:t xml:space="preserve"> The prescribed derogations are marriages between persons of the same sex, and persons within certain family degrees. Under that fundamental right, the state undertakes to promote </w:t>
        </w:r>
        <w:r w:rsidRPr="00A12BA0">
          <w:rPr>
            <w:rFonts w:ascii="Arial" w:hAnsi="Arial" w:cs="Arial"/>
            <w:color w:val="000000"/>
          </w:rPr>
          <w:t>the legal,</w:t>
        </w:r>
        <w:r w:rsidRPr="004566AD">
          <w:rPr>
            <w:rFonts w:ascii="Arial" w:hAnsi="Arial" w:cs="Arial"/>
            <w:color w:val="000000"/>
          </w:rPr>
          <w:t xml:space="preserve"> economic and social protection of the family. No distinction is drawn between families composed of married persons and persons in a common law relationship. </w:t>
        </w:r>
      </w:ins>
    </w:p>
    <w:p w14:paraId="7CA9AD38" w14:textId="77777777" w:rsidR="00E61534" w:rsidRPr="004566AD" w:rsidRDefault="00E61534" w:rsidP="00E61534">
      <w:pPr>
        <w:pStyle w:val="Style"/>
        <w:ind w:left="19"/>
        <w:contextualSpacing/>
        <w:jc w:val="both"/>
        <w:rPr>
          <w:ins w:id="84" w:author="Jessica" w:date="2026-09-25T21:12:00Z" w16du:dateUtc="2026-09-26T01:12:00Z"/>
          <w:rFonts w:ascii="Arial" w:hAnsi="Arial" w:cs="Arial"/>
          <w:color w:val="000000"/>
        </w:rPr>
      </w:pPr>
    </w:p>
    <w:p w14:paraId="1467298B" w14:textId="77777777" w:rsidR="00E61534" w:rsidRPr="004566AD" w:rsidRDefault="00E61534" w:rsidP="00E61534">
      <w:pPr>
        <w:pStyle w:val="Style"/>
        <w:ind w:left="19"/>
        <w:contextualSpacing/>
        <w:jc w:val="both"/>
        <w:rPr>
          <w:ins w:id="85" w:author="Jessica" w:date="2026-09-25T21:12:00Z" w16du:dateUtc="2026-09-26T01:12:00Z"/>
          <w:rFonts w:ascii="Arial" w:hAnsi="Arial" w:cs="Arial"/>
          <w:color w:val="000000"/>
        </w:rPr>
      </w:pPr>
      <w:ins w:id="86" w:author="Jessica" w:date="2026-09-25T21:12:00Z" w16du:dateUtc="2026-09-26T01:12:00Z">
        <w:r w:rsidRPr="004566AD">
          <w:rPr>
            <w:rFonts w:ascii="Arial" w:hAnsi="Arial" w:cs="Arial"/>
            <w:color w:val="000000"/>
          </w:rPr>
          <w:t>The State has already provided legal protection to a co-habitee as a dependent for benefit</w:t>
        </w:r>
        <w:r>
          <w:rPr>
            <w:rFonts w:ascii="Arial" w:hAnsi="Arial" w:cs="Arial"/>
            <w:color w:val="000000"/>
          </w:rPr>
          <w:t>s under the Social Security Act</w:t>
        </w:r>
        <w:r w:rsidRPr="004566AD">
          <w:rPr>
            <w:rFonts w:ascii="Arial" w:hAnsi="Arial" w:cs="Arial"/>
            <w:color w:val="000000"/>
          </w:rPr>
          <w:t xml:space="preserve">, and under the Tenants' Rights Act </w:t>
        </w:r>
        <w:r>
          <w:rPr>
            <w:rFonts w:ascii="Arial" w:hAnsi="Arial" w:cs="Arial"/>
            <w:iCs/>
            <w:color w:val="000000"/>
          </w:rPr>
          <w:t>(now</w:t>
        </w:r>
        <w:r w:rsidRPr="00A12BA0">
          <w:rPr>
            <w:rFonts w:ascii="Arial" w:hAnsi="Arial" w:cs="Arial"/>
            <w:iCs/>
            <w:color w:val="000000"/>
          </w:rPr>
          <w:t xml:space="preserve"> abolished, save for limited purposes).</w:t>
        </w:r>
        <w:r w:rsidRPr="004566AD">
          <w:rPr>
            <w:rFonts w:ascii="Arial" w:hAnsi="Arial" w:cs="Arial"/>
            <w:i/>
            <w:iCs/>
            <w:color w:val="000000"/>
          </w:rPr>
          <w:t xml:space="preserve"> </w:t>
        </w:r>
        <w:r w:rsidRPr="004566AD">
          <w:rPr>
            <w:rFonts w:ascii="Arial" w:hAnsi="Arial" w:cs="Arial"/>
            <w:color w:val="000000"/>
          </w:rPr>
          <w:t xml:space="preserve">There may be a justification to insist on legislation in respect of property rights accruing to a cohabitee as provisions </w:t>
        </w:r>
        <w:r w:rsidRPr="00A12BA0">
          <w:rPr>
            <w:rFonts w:ascii="Arial" w:hAnsi="Arial" w:cs="Arial"/>
            <w:iCs/>
            <w:color w:val="000000"/>
          </w:rPr>
          <w:t>of</w:t>
        </w:r>
        <w:r w:rsidRPr="004566AD">
          <w:rPr>
            <w:rFonts w:ascii="Arial" w:hAnsi="Arial" w:cs="Arial"/>
            <w:i/>
            <w:iCs/>
            <w:color w:val="000000"/>
          </w:rPr>
          <w:t xml:space="preserve"> </w:t>
        </w:r>
        <w:r w:rsidRPr="004566AD">
          <w:rPr>
            <w:rFonts w:ascii="Arial" w:hAnsi="Arial" w:cs="Arial"/>
            <w:color w:val="000000"/>
          </w:rPr>
          <w:t xml:space="preserve">the Civil Code would need amendment. </w:t>
        </w:r>
      </w:ins>
    </w:p>
    <w:p w14:paraId="54B1780F" w14:textId="77777777" w:rsidR="00E61534" w:rsidRPr="004566AD" w:rsidRDefault="00E61534" w:rsidP="00E61534">
      <w:pPr>
        <w:pStyle w:val="Style"/>
        <w:ind w:left="19"/>
        <w:contextualSpacing/>
        <w:jc w:val="both"/>
        <w:rPr>
          <w:ins w:id="87" w:author="Jessica" w:date="2026-09-25T21:12:00Z" w16du:dateUtc="2026-09-26T01:12:00Z"/>
          <w:rFonts w:ascii="Arial" w:hAnsi="Arial" w:cs="Arial"/>
          <w:color w:val="000000"/>
        </w:rPr>
      </w:pPr>
    </w:p>
    <w:p w14:paraId="3757CAFD" w14:textId="77777777" w:rsidR="00E61534" w:rsidRPr="004566AD" w:rsidRDefault="00E61534" w:rsidP="00E61534">
      <w:pPr>
        <w:pStyle w:val="Style"/>
        <w:ind w:left="19"/>
        <w:contextualSpacing/>
        <w:jc w:val="both"/>
        <w:rPr>
          <w:ins w:id="88" w:author="Jessica" w:date="2026-09-25T21:12:00Z" w16du:dateUtc="2026-09-26T01:12:00Z"/>
          <w:rFonts w:ascii="Arial" w:hAnsi="Arial" w:cs="Arial"/>
          <w:color w:val="000000"/>
        </w:rPr>
      </w:pPr>
      <w:ins w:id="89" w:author="Jessica" w:date="2026-09-25T21:12:00Z" w16du:dateUtc="2026-09-26T01:12:00Z">
        <w:r w:rsidRPr="004566AD">
          <w:rPr>
            <w:rFonts w:ascii="Arial" w:hAnsi="Arial" w:cs="Arial"/>
            <w:color w:val="000000"/>
          </w:rPr>
          <w:t xml:space="preserve">However, when moral damages are claimed in a delictual action in respect of grief and sorrow, mental agony, anxiety, and shock, there is no legal or moral jurisdiction to draw a distinction between a surviving married spouse, and an unmarried spouse. It is of interest that the word </w:t>
        </w:r>
        <w:r w:rsidRPr="004566AD">
          <w:rPr>
            <w:rFonts w:ascii="Arial" w:hAnsi="Arial" w:cs="Arial"/>
            <w:i/>
            <w:iCs/>
            <w:color w:val="000000"/>
          </w:rPr>
          <w:t xml:space="preserve">"dommage' </w:t>
        </w:r>
        <w:r w:rsidRPr="004566AD">
          <w:rPr>
            <w:rFonts w:ascii="Arial" w:hAnsi="Arial" w:cs="Arial"/>
            <w:color w:val="000000"/>
          </w:rPr>
          <w:t xml:space="preserve">in Article 1382 of Code Napoleon (the word </w:t>
        </w:r>
        <w:r w:rsidRPr="004566AD">
          <w:rPr>
            <w:rFonts w:ascii="Arial" w:hAnsi="Arial" w:cs="Arial"/>
            <w:i/>
            <w:iCs/>
            <w:color w:val="000000"/>
          </w:rPr>
          <w:t xml:space="preserve">"damage" </w:t>
        </w:r>
        <w:r w:rsidRPr="004566AD">
          <w:rPr>
            <w:rFonts w:ascii="Arial" w:hAnsi="Arial" w:cs="Arial"/>
            <w:color w:val="000000"/>
          </w:rPr>
          <w:t xml:space="preserve">in the same Article in the Civil Code of Seychelles) was considered in the case of </w:t>
        </w:r>
        <w:r w:rsidRPr="00A12BA0">
          <w:rPr>
            <w:rFonts w:ascii="Arial" w:hAnsi="Arial" w:cs="Arial"/>
            <w:bCs/>
            <w:i/>
            <w:color w:val="000000"/>
          </w:rPr>
          <w:t>Gopal v Mooneeram</w:t>
        </w:r>
        <w:r w:rsidRPr="00A12BA0">
          <w:rPr>
            <w:rFonts w:ascii="Arial" w:hAnsi="Arial" w:cs="Arial"/>
            <w:bCs/>
            <w:color w:val="000000"/>
          </w:rPr>
          <w:t xml:space="preserve"> 1936 MR </w:t>
        </w:r>
        <w:r w:rsidRPr="00A12BA0">
          <w:rPr>
            <w:rFonts w:ascii="Arial" w:hAnsi="Arial" w:cs="Arial"/>
            <w:color w:val="000000"/>
          </w:rPr>
          <w:t>36</w:t>
        </w:r>
        <w:r w:rsidRPr="004566AD">
          <w:rPr>
            <w:rFonts w:ascii="Arial" w:hAnsi="Arial" w:cs="Arial"/>
            <w:color w:val="000000"/>
          </w:rPr>
          <w:t xml:space="preserve"> Le Conte J stated thus</w:t>
        </w:r>
        <w:r>
          <w:rPr>
            <w:rFonts w:ascii="Arial" w:hAnsi="Arial" w:cs="Arial"/>
            <w:color w:val="000000"/>
          </w:rPr>
          <w:t xml:space="preserve"> </w:t>
        </w:r>
        <w:r w:rsidRPr="004566AD">
          <w:rPr>
            <w:rFonts w:ascii="Arial" w:hAnsi="Arial" w:cs="Arial"/>
            <w:color w:val="000000"/>
          </w:rPr>
          <w:t xml:space="preserve">- </w:t>
        </w:r>
      </w:ins>
    </w:p>
    <w:p w14:paraId="3E132932" w14:textId="77777777" w:rsidR="00E61534" w:rsidRPr="004566AD" w:rsidRDefault="00E61534" w:rsidP="00E61534">
      <w:pPr>
        <w:pStyle w:val="Style"/>
        <w:ind w:left="19"/>
        <w:contextualSpacing/>
        <w:jc w:val="both"/>
        <w:rPr>
          <w:ins w:id="90" w:author="Jessica" w:date="2026-09-25T21:12:00Z" w16du:dateUtc="2026-09-26T01:12:00Z"/>
          <w:rFonts w:ascii="Arial" w:hAnsi="Arial" w:cs="Arial"/>
          <w:color w:val="000000"/>
        </w:rPr>
      </w:pPr>
    </w:p>
    <w:p w14:paraId="0020427A" w14:textId="77777777" w:rsidR="00E61534" w:rsidRPr="004566AD" w:rsidRDefault="00E61534" w:rsidP="00E61534">
      <w:pPr>
        <w:pStyle w:val="Style"/>
        <w:ind w:left="720" w:right="504"/>
        <w:contextualSpacing/>
        <w:jc w:val="both"/>
        <w:rPr>
          <w:ins w:id="91" w:author="Jessica" w:date="2026-09-25T21:12:00Z" w16du:dateUtc="2026-09-26T01:12:00Z"/>
          <w:rFonts w:ascii="Arial" w:hAnsi="Arial" w:cs="Arial"/>
          <w:color w:val="000000"/>
        </w:rPr>
      </w:pPr>
      <w:ins w:id="92" w:author="Jessica" w:date="2026-09-25T21:12:00Z" w16du:dateUtc="2026-09-26T01:12:00Z">
        <w:r w:rsidRPr="004566AD">
          <w:rPr>
            <w:rFonts w:ascii="Arial" w:hAnsi="Arial" w:cs="Arial"/>
            <w:color w:val="000000"/>
          </w:rPr>
          <w:t xml:space="preserve">The law speaks of a </w:t>
        </w:r>
        <w:r w:rsidRPr="004566AD">
          <w:rPr>
            <w:rFonts w:ascii="Arial" w:hAnsi="Arial" w:cs="Arial"/>
            <w:i/>
            <w:iCs/>
            <w:color w:val="000000"/>
          </w:rPr>
          <w:t xml:space="preserve">"dommage", </w:t>
        </w:r>
        <w:r w:rsidRPr="004566AD">
          <w:rPr>
            <w:rFonts w:ascii="Arial" w:hAnsi="Arial" w:cs="Arial"/>
            <w:color w:val="000000"/>
          </w:rPr>
          <w:t xml:space="preserve">i.e of some prejudice. To say that the word </w:t>
        </w:r>
        <w:r w:rsidRPr="004566AD">
          <w:rPr>
            <w:rFonts w:ascii="Arial" w:hAnsi="Arial" w:cs="Arial"/>
            <w:i/>
            <w:iCs/>
            <w:color w:val="000000"/>
          </w:rPr>
          <w:t xml:space="preserve">"dommage" </w:t>
        </w:r>
        <w:r w:rsidRPr="004566AD">
          <w:rPr>
            <w:rFonts w:ascii="Arial" w:hAnsi="Arial" w:cs="Arial"/>
            <w:color w:val="000000"/>
          </w:rPr>
          <w:t xml:space="preserve">refers solely to material prejudice, or that although it includes moral suffering, such suffering cannot constitute a right of action unless it has engendered pecuniary loss, is not, in my judgment, interpreting the law, but unduly restricting its meaning. Moral suffering is a very serious </w:t>
        </w:r>
        <w:r w:rsidRPr="004566AD">
          <w:rPr>
            <w:rFonts w:ascii="Arial" w:hAnsi="Arial" w:cs="Arial"/>
            <w:i/>
            <w:iCs/>
            <w:color w:val="000000"/>
          </w:rPr>
          <w:t xml:space="preserve">"dommage' </w:t>
        </w:r>
        <w:r w:rsidRPr="004566AD">
          <w:rPr>
            <w:rFonts w:ascii="Arial" w:hAnsi="Arial" w:cs="Arial"/>
            <w:color w:val="000000"/>
          </w:rPr>
          <w:t xml:space="preserve">indeed, so much so that it often brings about disease, inability to work, and, as a consequence, pecuniary loss; but even when it does not, the mental agony, the heartache, the loneliness and wretchedness one feels after the loss of a dear relative who has prematurely met with his death through the wickedness, or simply the carelessness or recklessness of others, that is a great and real </w:t>
        </w:r>
        <w:r w:rsidRPr="004566AD">
          <w:rPr>
            <w:rFonts w:ascii="Arial" w:hAnsi="Arial" w:cs="Arial"/>
            <w:i/>
            <w:iCs/>
            <w:color w:val="000000"/>
          </w:rPr>
          <w:t xml:space="preserve">"dommage". </w:t>
        </w:r>
        <w:r w:rsidRPr="004566AD">
          <w:rPr>
            <w:rFonts w:ascii="Arial" w:hAnsi="Arial" w:cs="Arial"/>
            <w:color w:val="000000"/>
          </w:rPr>
          <w:t xml:space="preserve">Its pecuniary equivalent, is not easy to assess, because there is no instrument yet enabling us to gauge the human heart with anything like accuracy, and also because no monetary relief can make up for the loss of those to whom we were fondly attached. </w:t>
        </w:r>
      </w:ins>
    </w:p>
    <w:p w14:paraId="70A2F797" w14:textId="77777777" w:rsidR="00E61534" w:rsidRPr="004566AD" w:rsidRDefault="00E61534" w:rsidP="00E61534">
      <w:pPr>
        <w:pStyle w:val="Style"/>
        <w:ind w:left="523"/>
        <w:contextualSpacing/>
        <w:jc w:val="both"/>
        <w:rPr>
          <w:ins w:id="93" w:author="Jessica" w:date="2026-09-25T21:12:00Z" w16du:dateUtc="2026-09-26T01:12:00Z"/>
          <w:rFonts w:ascii="Arial" w:hAnsi="Arial" w:cs="Arial"/>
          <w:color w:val="000000"/>
        </w:rPr>
      </w:pPr>
    </w:p>
    <w:p w14:paraId="370161AE" w14:textId="77777777" w:rsidR="00E61534" w:rsidRPr="004566AD" w:rsidRDefault="00E61534" w:rsidP="00E61534">
      <w:pPr>
        <w:pStyle w:val="Style"/>
        <w:contextualSpacing/>
        <w:jc w:val="both"/>
        <w:rPr>
          <w:ins w:id="94" w:author="Jessica" w:date="2026-09-25T21:12:00Z" w16du:dateUtc="2026-09-26T01:12:00Z"/>
          <w:rFonts w:ascii="Arial" w:hAnsi="Arial" w:cs="Arial"/>
          <w:b/>
          <w:bCs/>
          <w:color w:val="000000"/>
        </w:rPr>
      </w:pPr>
      <w:ins w:id="95" w:author="Jessica" w:date="2026-09-25T21:12:00Z" w16du:dateUtc="2026-09-26T01:12:00Z">
        <w:r w:rsidRPr="004566AD">
          <w:rPr>
            <w:rFonts w:ascii="Arial" w:hAnsi="Arial" w:cs="Arial"/>
            <w:color w:val="000000"/>
          </w:rPr>
          <w:t xml:space="preserve">This view that moral prejudice does by itself give rise to damages, independently of material damage, and moral damages should be assessed by the </w:t>
        </w:r>
        <w:r>
          <w:rPr>
            <w:rFonts w:ascii="Arial" w:hAnsi="Arial" w:cs="Arial"/>
            <w:color w:val="000000"/>
          </w:rPr>
          <w:t>j</w:t>
        </w:r>
        <w:r w:rsidRPr="004566AD">
          <w:rPr>
            <w:rFonts w:ascii="Arial" w:hAnsi="Arial" w:cs="Arial"/>
            <w:color w:val="000000"/>
          </w:rPr>
          <w:t xml:space="preserve">udge rather arbitrarily if need be, but without allowing family bereavement to be made an occasion for coining profit, was followed with approval in the case of </w:t>
        </w:r>
        <w:r w:rsidRPr="009C7A3D">
          <w:rPr>
            <w:rFonts w:ascii="Arial" w:hAnsi="Arial" w:cs="Arial"/>
            <w:bCs/>
            <w:i/>
            <w:color w:val="000000"/>
          </w:rPr>
          <w:t>Rohimun v K Gopal</w:t>
        </w:r>
        <w:r w:rsidRPr="009C7A3D">
          <w:rPr>
            <w:rFonts w:ascii="Arial" w:hAnsi="Arial" w:cs="Arial"/>
            <w:bCs/>
            <w:color w:val="000000"/>
          </w:rPr>
          <w:t xml:space="preserve"> 1937 MR 100</w:t>
        </w:r>
        <w:r w:rsidRPr="004566AD">
          <w:rPr>
            <w:rFonts w:ascii="Arial" w:hAnsi="Arial" w:cs="Arial"/>
            <w:b/>
            <w:bCs/>
            <w:color w:val="000000"/>
          </w:rPr>
          <w:t xml:space="preserve">. </w:t>
        </w:r>
      </w:ins>
    </w:p>
    <w:p w14:paraId="4B0D21CF" w14:textId="77777777" w:rsidR="00E61534" w:rsidRPr="004566AD" w:rsidRDefault="00E61534" w:rsidP="00E61534">
      <w:pPr>
        <w:pStyle w:val="Style"/>
        <w:ind w:left="523"/>
        <w:contextualSpacing/>
        <w:jc w:val="both"/>
        <w:rPr>
          <w:ins w:id="96" w:author="Jessica" w:date="2026-09-25T21:12:00Z" w16du:dateUtc="2026-09-26T01:12:00Z"/>
          <w:rFonts w:ascii="Arial" w:hAnsi="Arial" w:cs="Arial"/>
          <w:b/>
          <w:bCs/>
          <w:color w:val="000000"/>
        </w:rPr>
      </w:pPr>
    </w:p>
    <w:p w14:paraId="51D6D49F" w14:textId="77777777" w:rsidR="00E61534" w:rsidRPr="004566AD" w:rsidRDefault="00E61534" w:rsidP="00E61534">
      <w:pPr>
        <w:pStyle w:val="Style"/>
        <w:ind w:left="20" w:right="19" w:hanging="20"/>
        <w:contextualSpacing/>
        <w:jc w:val="both"/>
        <w:rPr>
          <w:ins w:id="97" w:author="Jessica" w:date="2026-09-25T21:12:00Z" w16du:dateUtc="2026-09-26T01:12:00Z"/>
          <w:rFonts w:ascii="Arial" w:hAnsi="Arial" w:cs="Arial"/>
          <w:color w:val="000000"/>
        </w:rPr>
      </w:pPr>
      <w:ins w:id="98" w:author="Jessica" w:date="2026-09-25T21:12:00Z" w16du:dateUtc="2026-09-26T01:12:00Z">
        <w:r w:rsidRPr="004566AD">
          <w:rPr>
            <w:rFonts w:ascii="Arial" w:hAnsi="Arial" w:cs="Arial"/>
            <w:color w:val="000000"/>
          </w:rPr>
          <w:t xml:space="preserve">Hence I am fortified in the view that a concubine should be entitled to moral damages even where material damage has not been established. Accordingly I award the </w:t>
        </w:r>
        <w:r>
          <w:rPr>
            <w:rFonts w:ascii="Arial" w:hAnsi="Arial" w:cs="Arial"/>
            <w:color w:val="000000"/>
          </w:rPr>
          <w:t>twelfth</w:t>
        </w:r>
        <w:r w:rsidRPr="004566AD">
          <w:rPr>
            <w:rFonts w:ascii="Arial" w:hAnsi="Arial" w:cs="Arial"/>
            <w:color w:val="000000"/>
          </w:rPr>
          <w:t xml:space="preserve"> Plaintiff, a sum of R</w:t>
        </w:r>
        <w:r>
          <w:rPr>
            <w:rFonts w:ascii="Arial" w:hAnsi="Arial" w:cs="Arial"/>
            <w:color w:val="000000"/>
          </w:rPr>
          <w:t>5</w:t>
        </w:r>
        <w:r w:rsidRPr="004566AD">
          <w:rPr>
            <w:rFonts w:ascii="Arial" w:hAnsi="Arial" w:cs="Arial"/>
            <w:color w:val="000000"/>
          </w:rPr>
          <w:t xml:space="preserve">,000 as moral damages for distress, anxiety and shock. </w:t>
        </w:r>
      </w:ins>
    </w:p>
    <w:p w14:paraId="39A7AA1C" w14:textId="77777777" w:rsidR="00E61534" w:rsidRPr="004566AD" w:rsidRDefault="00E61534" w:rsidP="00E61534">
      <w:pPr>
        <w:pStyle w:val="Style"/>
        <w:ind w:left="20" w:right="19" w:hanging="20"/>
        <w:contextualSpacing/>
        <w:jc w:val="both"/>
        <w:rPr>
          <w:ins w:id="99" w:author="Jessica" w:date="2026-09-25T21:12:00Z" w16du:dateUtc="2026-09-26T01:12:00Z"/>
          <w:rFonts w:ascii="Arial" w:hAnsi="Arial" w:cs="Arial"/>
          <w:color w:val="000000"/>
        </w:rPr>
      </w:pPr>
    </w:p>
    <w:p w14:paraId="7035BF8C" w14:textId="77777777" w:rsidR="00E61534" w:rsidRPr="004566AD" w:rsidRDefault="00E61534" w:rsidP="00E61534">
      <w:pPr>
        <w:pStyle w:val="Style"/>
        <w:ind w:left="15" w:right="9" w:hanging="15"/>
        <w:contextualSpacing/>
        <w:jc w:val="both"/>
        <w:rPr>
          <w:ins w:id="100" w:author="Jessica" w:date="2026-09-25T21:12:00Z" w16du:dateUtc="2026-09-26T01:12:00Z"/>
          <w:rFonts w:ascii="Arial" w:hAnsi="Arial" w:cs="Arial"/>
          <w:color w:val="000000"/>
        </w:rPr>
      </w:pPr>
      <w:ins w:id="101" w:author="Jessica" w:date="2026-09-25T21:12:00Z" w16du:dateUtc="2026-09-26T01:12:00Z">
        <w:r w:rsidRPr="004566AD">
          <w:rPr>
            <w:rFonts w:ascii="Arial" w:hAnsi="Arial" w:cs="Arial"/>
            <w:color w:val="000000"/>
          </w:rPr>
          <w:t xml:space="preserve">Judgment is accordingly entered in favour of the </w:t>
        </w:r>
        <w:r>
          <w:rPr>
            <w:rFonts w:ascii="Arial" w:hAnsi="Arial" w:cs="Arial"/>
            <w:color w:val="000000"/>
          </w:rPr>
          <w:t>p</w:t>
        </w:r>
        <w:r w:rsidRPr="004566AD">
          <w:rPr>
            <w:rFonts w:ascii="Arial" w:hAnsi="Arial" w:cs="Arial"/>
            <w:color w:val="000000"/>
          </w:rPr>
          <w:t xml:space="preserve">laintiffs, save the </w:t>
        </w:r>
        <w:r>
          <w:rPr>
            <w:rFonts w:ascii="Arial" w:hAnsi="Arial" w:cs="Arial"/>
            <w:color w:val="000000"/>
          </w:rPr>
          <w:t>seventh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laintiff, in a total sum of R77,000, together with interest and costs.</w:t>
        </w:r>
      </w:ins>
    </w:p>
    <w:p w14:paraId="590253B8" w14:textId="77777777" w:rsidR="00E61534" w:rsidRPr="004566AD" w:rsidRDefault="00E61534" w:rsidP="00E61534">
      <w:pPr>
        <w:pStyle w:val="Style"/>
        <w:ind w:left="15" w:right="9" w:firstLine="508"/>
        <w:contextualSpacing/>
        <w:rPr>
          <w:ins w:id="102" w:author="Jessica" w:date="2026-09-25T21:12:00Z" w16du:dateUtc="2026-09-26T01:12:00Z"/>
          <w:rFonts w:ascii="Arial" w:hAnsi="Arial" w:cs="Arial"/>
          <w:color w:val="000000"/>
        </w:rPr>
      </w:pPr>
    </w:p>
    <w:p w14:paraId="4952AF68" w14:textId="77777777" w:rsidR="00E61534" w:rsidRPr="004566AD" w:rsidRDefault="00E61534" w:rsidP="00E61534">
      <w:pPr>
        <w:pStyle w:val="Style"/>
        <w:ind w:right="1"/>
        <w:contextualSpacing/>
        <w:jc w:val="center"/>
        <w:rPr>
          <w:ins w:id="103" w:author="Jessica" w:date="2026-09-25T21:12:00Z" w16du:dateUtc="2026-09-26T01:12:00Z"/>
          <w:rFonts w:ascii="Arial" w:hAnsi="Arial" w:cs="Arial"/>
          <w:color w:val="000000"/>
        </w:rPr>
      </w:pPr>
    </w:p>
    <w:p w14:paraId="04200266" w14:textId="77777777" w:rsidR="00E61534" w:rsidRPr="004566AD" w:rsidRDefault="00E61534" w:rsidP="00E61534">
      <w:pPr>
        <w:pStyle w:val="Style"/>
        <w:contextualSpacing/>
        <w:rPr>
          <w:ins w:id="104" w:author="Jessica" w:date="2026-09-25T21:12:00Z" w16du:dateUtc="2026-09-26T01:12:00Z"/>
          <w:rFonts w:ascii="Arial" w:hAnsi="Arial" w:cs="Arial"/>
          <w:b/>
        </w:rPr>
      </w:pPr>
      <w:ins w:id="105" w:author="Jessica" w:date="2026-09-25T21:12:00Z" w16du:dateUtc="2026-09-26T01:12:00Z">
        <w:r w:rsidRPr="004566AD">
          <w:rPr>
            <w:rFonts w:ascii="Arial" w:hAnsi="Arial" w:cs="Arial"/>
            <w:b/>
          </w:rPr>
          <w:t>Record:  Civil Side No 12 of 2005</w:t>
        </w:r>
      </w:ins>
    </w:p>
    <w:p w14:paraId="2AA4F919" w14:textId="77777777" w:rsidR="001C18B4" w:rsidRDefault="001C18B4">
      <w:pPr>
        <w:pStyle w:val="HTMLPreformatted"/>
        <w:rPr>
          <w:del w:id="106" w:author="Jessica" w:date="2026-09-25T21:12:00Z" w16du:dateUtc="2026-09-26T01:12:00Z"/>
          <w:rFonts w:ascii="Arial" w:hAnsi="Arial" w:cs="Arial"/>
          <w:lang w:val="en-PH"/>
        </w:rPr>
      </w:pPr>
      <w:del w:id="107" w:author="Jessica" w:date="2026-09-25T21:12:00Z" w16du:dateUtc="2026-09-26T01:12:00Z">
        <w:r>
          <w:rPr>
            <w:rFonts w:ascii="Arial" w:hAnsi="Arial" w:cs="Arial"/>
            <w:lang w:val="en-PH"/>
          </w:rPr>
          <w:delText>CHAPTER 31</w:delText>
        </w:r>
        <w:r>
          <w:rPr>
            <w:rFonts w:ascii="Arial" w:hAnsi="Arial" w:cs="Arial"/>
            <w:lang w:val="en-PH"/>
          </w:rPr>
          <w:br/>
        </w:r>
      </w:del>
    </w:p>
    <w:p w14:paraId="65A07641" w14:textId="77777777" w:rsidR="001C18B4" w:rsidRDefault="001C18B4">
      <w:pPr>
        <w:pStyle w:val="HTMLPreformatted"/>
        <w:rPr>
          <w:del w:id="108" w:author="Jessica" w:date="2026-09-25T21:12:00Z" w16du:dateUtc="2026-09-26T01:12:00Z"/>
          <w:rFonts w:ascii="Arial" w:hAnsi="Arial" w:cs="Arial"/>
          <w:lang w:val="en-PH"/>
        </w:rPr>
      </w:pPr>
    </w:p>
    <w:p w14:paraId="56B7BC73" w14:textId="77777777" w:rsidR="001C18B4" w:rsidRDefault="001C18B4">
      <w:pPr>
        <w:pStyle w:val="HTMLPreformatted"/>
        <w:rPr>
          <w:del w:id="109" w:author="Jessica" w:date="2026-09-25T21:12:00Z" w16du:dateUtc="2026-09-26T01:12:00Z"/>
          <w:rFonts w:ascii="Arial" w:hAnsi="Arial" w:cs="Arial"/>
          <w:lang w:val="en-PH"/>
        </w:rPr>
      </w:pPr>
      <w:del w:id="110" w:author="Jessica" w:date="2026-09-25T21:12:00Z" w16du:dateUtc="2026-09-26T01:12:00Z">
        <w:r>
          <w:rPr>
            <w:rFonts w:ascii="Arial" w:hAnsi="Arial" w:cs="Arial"/>
            <w:lang w:val="en-PH"/>
          </w:rPr>
          <w:delText>Rice</w:delText>
        </w:r>
        <w:r>
          <w:rPr>
            <w:rFonts w:ascii="Arial" w:hAnsi="Arial" w:cs="Arial"/>
            <w:lang w:val="en-PH"/>
          </w:rPr>
          <w:br/>
        </w:r>
      </w:del>
    </w:p>
    <w:p w14:paraId="6E6F25EE" w14:textId="77777777" w:rsidR="001C18B4" w:rsidRDefault="001C18B4">
      <w:pPr>
        <w:pStyle w:val="HTMLPreformatted"/>
        <w:rPr>
          <w:del w:id="111" w:author="Jessica" w:date="2026-09-25T21:12:00Z" w16du:dateUtc="2026-09-26T01:12:00Z"/>
          <w:rFonts w:ascii="Arial" w:hAnsi="Arial" w:cs="Arial"/>
          <w:lang w:val="en-PH"/>
        </w:rPr>
      </w:pPr>
    </w:p>
    <w:p w14:paraId="0D35C8AA" w14:textId="77777777" w:rsidR="001C18B4" w:rsidRDefault="001C18B4">
      <w:pPr>
        <w:pStyle w:val="HTMLPreformatted"/>
        <w:rPr>
          <w:del w:id="112" w:author="Jessica" w:date="2026-09-25T21:12:00Z" w16du:dateUtc="2026-09-26T01:12:00Z"/>
          <w:rFonts w:ascii="Arial" w:hAnsi="Arial" w:cs="Arial"/>
          <w:lang w:val="en-PH"/>
        </w:rPr>
      </w:pPr>
      <w:del w:id="113" w:author="Jessica" w:date="2026-09-25T21:12:00Z" w16du:dateUtc="2026-09-26T01:12:00Z">
        <w:r>
          <w:rPr>
            <w:rFonts w:ascii="Arial" w:hAnsi="Arial" w:cs="Arial"/>
            <w:b/>
            <w:lang w:val="en-PH"/>
          </w:rPr>
          <w:delText>SECTION 39-31-10. Definitions.</w:delText>
        </w:r>
        <w:r>
          <w:rPr>
            <w:rFonts w:ascii="Arial" w:hAnsi="Arial" w:cs="Arial"/>
            <w:b/>
            <w:lang w:val="en-PH"/>
          </w:rPr>
          <w:br/>
        </w:r>
      </w:del>
    </w:p>
    <w:p w14:paraId="3AFBE2BA" w14:textId="77777777" w:rsidR="001C18B4" w:rsidRDefault="001C18B4">
      <w:pPr>
        <w:pStyle w:val="HTMLPreformatted"/>
        <w:rPr>
          <w:del w:id="114" w:author="Jessica" w:date="2026-09-25T21:12:00Z" w16du:dateUtc="2026-09-26T01:12:00Z"/>
          <w:rFonts w:ascii="Arial" w:hAnsi="Arial" w:cs="Arial"/>
          <w:lang w:val="en-PH"/>
        </w:rPr>
      </w:pPr>
    </w:p>
    <w:p w14:paraId="2E7DFE5E" w14:textId="77777777" w:rsidR="001C18B4" w:rsidRDefault="001C18B4">
      <w:pPr>
        <w:pStyle w:val="HTMLPreformatted"/>
        <w:rPr>
          <w:del w:id="115" w:author="Jessica" w:date="2026-09-25T21:12:00Z" w16du:dateUtc="2026-09-26T01:12:00Z"/>
          <w:rFonts w:ascii="Arial" w:hAnsi="Arial" w:cs="Arial"/>
          <w:lang w:val="en-PH"/>
        </w:rPr>
      </w:pPr>
      <w:del w:id="116" w:author="Jessica" w:date="2026-09-25T21:12:00Z" w16du:dateUtc="2026-09-26T01:12:00Z">
        <w:r>
          <w:rPr>
            <w:rFonts w:ascii="Arial" w:hAnsi="Arial" w:cs="Arial"/>
            <w:lang w:val="en-PH"/>
          </w:rPr>
          <w:tab/>
          <w:delText>The following definitions shall apply in the interpretation and enforcement of the provisions of this chapter:</w:delText>
        </w:r>
        <w:r>
          <w:rPr>
            <w:rFonts w:ascii="Arial" w:hAnsi="Arial" w:cs="Arial"/>
            <w:lang w:val="en-PH"/>
          </w:rPr>
          <w:br/>
        </w:r>
      </w:del>
    </w:p>
    <w:p w14:paraId="3D4E56C8" w14:textId="77777777" w:rsidR="001C18B4" w:rsidRDefault="001C18B4">
      <w:pPr>
        <w:pStyle w:val="HTMLPreformatted"/>
        <w:rPr>
          <w:del w:id="117" w:author="Jessica" w:date="2026-09-25T21:12:00Z" w16du:dateUtc="2026-09-26T01:12:00Z"/>
          <w:rFonts w:ascii="Arial" w:hAnsi="Arial" w:cs="Arial"/>
          <w:lang w:val="en-PH"/>
        </w:rPr>
      </w:pPr>
    </w:p>
    <w:p w14:paraId="3B6B5EFE" w14:textId="77777777" w:rsidR="001C18B4" w:rsidRDefault="001C18B4">
      <w:pPr>
        <w:pStyle w:val="HTMLPreformatted"/>
        <w:rPr>
          <w:del w:id="118" w:author="Jessica" w:date="2026-09-25T21:12:00Z" w16du:dateUtc="2026-09-26T01:12:00Z"/>
          <w:rFonts w:ascii="Arial" w:hAnsi="Arial" w:cs="Arial"/>
          <w:lang w:val="en-PH"/>
        </w:rPr>
      </w:pPr>
      <w:del w:id="119" w:author="Jessica" w:date="2026-09-25T21:12:00Z" w16du:dateUtc="2026-09-26T01:12:00Z">
        <w:r>
          <w:rPr>
            <w:rFonts w:ascii="Arial" w:hAnsi="Arial" w:cs="Arial"/>
            <w:lang w:val="en-PH"/>
          </w:rPr>
          <w:tab/>
        </w:r>
        <w:r>
          <w:rPr>
            <w:rFonts w:ascii="Arial" w:hAnsi="Arial" w:cs="Arial"/>
            <w:lang w:val="en-PH"/>
          </w:rPr>
          <w:tab/>
          <w:delText>(1) The term "rice" means all types of milled rice as defined in the United States standards for milled rice, Federal Register, May 3, 1951 and May 28, 1952, also "parboiled rice," "converted rice," "precooked rice" and "broken rice" which are intended for human consumption;</w:delText>
        </w:r>
        <w:r>
          <w:rPr>
            <w:rFonts w:ascii="Arial" w:hAnsi="Arial" w:cs="Arial"/>
            <w:lang w:val="en-PH"/>
          </w:rPr>
          <w:br/>
        </w:r>
      </w:del>
    </w:p>
    <w:p w14:paraId="4637C497" w14:textId="77777777" w:rsidR="001C18B4" w:rsidRDefault="001C18B4">
      <w:pPr>
        <w:pStyle w:val="HTMLPreformatted"/>
        <w:rPr>
          <w:del w:id="120" w:author="Jessica" w:date="2026-09-25T21:12:00Z" w16du:dateUtc="2026-09-26T01:12:00Z"/>
          <w:rFonts w:ascii="Arial" w:hAnsi="Arial" w:cs="Arial"/>
          <w:lang w:val="en-PH"/>
        </w:rPr>
      </w:pPr>
    </w:p>
    <w:p w14:paraId="7F802173" w14:textId="77777777" w:rsidR="001C18B4" w:rsidRDefault="001C18B4">
      <w:pPr>
        <w:pStyle w:val="HTMLPreformatted"/>
        <w:rPr>
          <w:del w:id="121" w:author="Jessica" w:date="2026-09-25T21:12:00Z" w16du:dateUtc="2026-09-26T01:12:00Z"/>
          <w:rFonts w:ascii="Arial" w:hAnsi="Arial" w:cs="Arial"/>
          <w:lang w:val="en-PH"/>
        </w:rPr>
      </w:pPr>
      <w:del w:id="122" w:author="Jessica" w:date="2026-09-25T21:12:00Z" w16du:dateUtc="2026-09-26T01:12:00Z">
        <w:r>
          <w:rPr>
            <w:rFonts w:ascii="Arial" w:hAnsi="Arial" w:cs="Arial"/>
            <w:lang w:val="en-PH"/>
          </w:rPr>
          <w:tab/>
        </w:r>
        <w:r>
          <w:rPr>
            <w:rFonts w:ascii="Arial" w:hAnsi="Arial" w:cs="Arial"/>
            <w:lang w:val="en-PH"/>
          </w:rPr>
          <w:tab/>
        </w:r>
        <w:r>
          <w:rPr>
            <w:rFonts w:ascii="Arial" w:hAnsi="Arial" w:cs="Arial"/>
            <w:lang w:val="en-PH"/>
          </w:rPr>
          <w:delText>(2) The term "bulk rice" means rice as defined in item (1) of this section and sold in bags containing fifty pounds or more or rice, in any size of package, which is insufficiently clean for human use without washing;</w:delText>
        </w:r>
        <w:r>
          <w:rPr>
            <w:rFonts w:ascii="Arial" w:hAnsi="Arial" w:cs="Arial"/>
            <w:lang w:val="en-PH"/>
          </w:rPr>
          <w:br/>
        </w:r>
      </w:del>
    </w:p>
    <w:p w14:paraId="1025D781" w14:textId="77777777" w:rsidR="001C18B4" w:rsidRDefault="001C18B4">
      <w:pPr>
        <w:pStyle w:val="HTMLPreformatted"/>
        <w:rPr>
          <w:del w:id="123" w:author="Jessica" w:date="2026-09-25T21:12:00Z" w16du:dateUtc="2026-09-26T01:12:00Z"/>
          <w:rFonts w:ascii="Arial" w:hAnsi="Arial" w:cs="Arial"/>
          <w:lang w:val="en-PH"/>
        </w:rPr>
      </w:pPr>
    </w:p>
    <w:p w14:paraId="2CB1C627" w14:textId="77777777" w:rsidR="001C18B4" w:rsidRDefault="001C18B4">
      <w:pPr>
        <w:pStyle w:val="HTMLPreformatted"/>
        <w:rPr>
          <w:del w:id="124" w:author="Jessica" w:date="2026-09-25T21:12:00Z" w16du:dateUtc="2026-09-26T01:12:00Z"/>
          <w:rFonts w:ascii="Arial" w:hAnsi="Arial" w:cs="Arial"/>
          <w:lang w:val="en-PH"/>
        </w:rPr>
      </w:pPr>
      <w:del w:id="125" w:author="Jessica" w:date="2026-09-25T21:12:00Z" w16du:dateUtc="2026-09-26T01:12:00Z">
        <w:r>
          <w:rPr>
            <w:rFonts w:ascii="Arial" w:hAnsi="Arial" w:cs="Arial"/>
            <w:lang w:val="en-PH"/>
          </w:rPr>
          <w:tab/>
        </w:r>
        <w:r>
          <w:rPr>
            <w:rFonts w:ascii="Arial" w:hAnsi="Arial" w:cs="Arial"/>
            <w:lang w:val="en-PH"/>
          </w:rPr>
          <w:tab/>
          <w:delText>(3) The term "appropriate Federal agency" means the Department of Health, Education and Welfare, or any other Federal agency, charged with the enforcement and administration of the Federal Food, Drug and Cosmetic Act; and</w:delText>
        </w:r>
        <w:r>
          <w:rPr>
            <w:rFonts w:ascii="Arial" w:hAnsi="Arial" w:cs="Arial"/>
            <w:lang w:val="en-PH"/>
          </w:rPr>
          <w:br/>
        </w:r>
      </w:del>
    </w:p>
    <w:p w14:paraId="6E09BD39" w14:textId="77777777" w:rsidR="001C18B4" w:rsidRDefault="001C18B4">
      <w:pPr>
        <w:pStyle w:val="HTMLPreformatted"/>
        <w:rPr>
          <w:del w:id="126" w:author="Jessica" w:date="2026-09-25T21:12:00Z" w16du:dateUtc="2026-09-26T01:12:00Z"/>
          <w:rFonts w:ascii="Arial" w:hAnsi="Arial" w:cs="Arial"/>
          <w:lang w:val="en-PH"/>
        </w:rPr>
      </w:pPr>
    </w:p>
    <w:p w14:paraId="4C882F66" w14:textId="77777777" w:rsidR="001C18B4" w:rsidRDefault="001C18B4">
      <w:pPr>
        <w:pStyle w:val="HTMLPreformatted"/>
        <w:rPr>
          <w:del w:id="127" w:author="Jessica" w:date="2026-09-25T21:12:00Z" w16du:dateUtc="2026-09-26T01:12:00Z"/>
          <w:rFonts w:ascii="Arial" w:hAnsi="Arial" w:cs="Arial"/>
          <w:lang w:val="en-PH"/>
        </w:rPr>
      </w:pPr>
      <w:del w:id="128" w:author="Jessica" w:date="2026-09-25T21:12:00Z" w16du:dateUtc="2026-09-26T01:12:00Z">
        <w:r>
          <w:rPr>
            <w:rFonts w:ascii="Arial" w:hAnsi="Arial" w:cs="Arial"/>
            <w:lang w:val="en-PH"/>
          </w:rPr>
          <w:tab/>
        </w:r>
        <w:r>
          <w:rPr>
            <w:rFonts w:ascii="Arial" w:hAnsi="Arial" w:cs="Arial"/>
            <w:lang w:val="en-PH"/>
          </w:rPr>
          <w:tab/>
        </w:r>
        <w:r>
          <w:rPr>
            <w:rFonts w:ascii="Arial" w:hAnsi="Arial" w:cs="Arial"/>
            <w:lang w:val="en-PH"/>
          </w:rPr>
          <w:delText>(4) The term "Commissioner" means the Commissioner of Agriculture of this State.</w:delText>
        </w:r>
        <w:r>
          <w:rPr>
            <w:rFonts w:ascii="Arial" w:hAnsi="Arial" w:cs="Arial"/>
            <w:lang w:val="en-PH"/>
          </w:rPr>
          <w:br/>
        </w:r>
      </w:del>
    </w:p>
    <w:p w14:paraId="0B1ED44A" w14:textId="77777777" w:rsidR="001C18B4" w:rsidRDefault="001C18B4">
      <w:pPr>
        <w:pStyle w:val="HTMLPreformatted"/>
        <w:rPr>
          <w:del w:id="129" w:author="Jessica" w:date="2026-09-25T21:12:00Z" w16du:dateUtc="2026-09-26T01:12:00Z"/>
          <w:rFonts w:ascii="Arial" w:hAnsi="Arial" w:cs="Arial"/>
          <w:lang w:val="en-PH"/>
        </w:rPr>
      </w:pPr>
    </w:p>
    <w:p w14:paraId="2F037936" w14:textId="77777777" w:rsidR="001C18B4" w:rsidRDefault="001C18B4">
      <w:pPr>
        <w:pStyle w:val="HTMLPreformatted"/>
        <w:rPr>
          <w:del w:id="130" w:author="Jessica" w:date="2026-09-25T21:12:00Z" w16du:dateUtc="2026-09-26T01:12:00Z"/>
          <w:rFonts w:ascii="Arial" w:hAnsi="Arial" w:cs="Arial"/>
          <w:lang w:val="en-PH"/>
        </w:rPr>
      </w:pPr>
      <w:del w:id="131" w:author="Jessica" w:date="2026-09-25T21:12:00Z" w16du:dateUtc="2026-09-26T01:12:00Z">
        <w:r>
          <w:rPr>
            <w:rFonts w:ascii="Arial" w:hAnsi="Arial" w:cs="Arial"/>
            <w:lang w:val="en-PH"/>
          </w:rPr>
          <w:delText>HISTORY: 1962 Code § 32-1561; 1956 (49) 1630.</w:delText>
        </w:r>
        <w:r>
          <w:rPr>
            <w:rFonts w:ascii="Arial" w:hAnsi="Arial" w:cs="Arial"/>
            <w:lang w:val="en-PH"/>
          </w:rPr>
          <w:br/>
        </w:r>
      </w:del>
    </w:p>
    <w:p w14:paraId="2A563410" w14:textId="77777777" w:rsidR="001C18B4" w:rsidRDefault="001C18B4">
      <w:pPr>
        <w:pStyle w:val="HTMLPreformatted"/>
        <w:rPr>
          <w:del w:id="132" w:author="Jessica" w:date="2026-09-25T21:12:00Z" w16du:dateUtc="2026-09-26T01:12:00Z"/>
          <w:rFonts w:ascii="Arial" w:hAnsi="Arial" w:cs="Arial"/>
          <w:lang w:val="en-PH"/>
        </w:rPr>
      </w:pPr>
    </w:p>
    <w:p w14:paraId="2233868B" w14:textId="77777777" w:rsidR="001C18B4" w:rsidRDefault="001C18B4">
      <w:pPr>
        <w:pStyle w:val="HTMLPreformatted"/>
        <w:rPr>
          <w:del w:id="133" w:author="Jessica" w:date="2026-09-25T21:12:00Z" w16du:dateUtc="2026-09-26T01:12:00Z"/>
          <w:rFonts w:ascii="Arial" w:hAnsi="Arial" w:cs="Arial"/>
          <w:lang w:val="en-PH"/>
        </w:rPr>
      </w:pPr>
      <w:del w:id="134" w:author="Jessica" w:date="2026-09-25T21:12:00Z" w16du:dateUtc="2026-09-26T01:12:00Z">
        <w:r>
          <w:rPr>
            <w:rFonts w:ascii="Arial" w:hAnsi="Arial" w:cs="Arial"/>
            <w:b/>
            <w:lang w:val="en-PH"/>
          </w:rPr>
          <w:delText>SECTION 39-31-20. Ingredients of rice and bulk rice.</w:delText>
        </w:r>
        <w:r>
          <w:rPr>
            <w:rFonts w:ascii="Arial" w:hAnsi="Arial" w:cs="Arial"/>
            <w:b/>
            <w:lang w:val="en-PH"/>
          </w:rPr>
          <w:br/>
        </w:r>
      </w:del>
    </w:p>
    <w:p w14:paraId="5098B7D4" w14:textId="77777777" w:rsidR="001C18B4" w:rsidRDefault="001C18B4">
      <w:pPr>
        <w:pStyle w:val="HTMLPreformatted"/>
        <w:rPr>
          <w:del w:id="135" w:author="Jessica" w:date="2026-09-25T21:12:00Z" w16du:dateUtc="2026-09-26T01:12:00Z"/>
          <w:rFonts w:ascii="Arial" w:hAnsi="Arial" w:cs="Arial"/>
          <w:lang w:val="en-PH"/>
        </w:rPr>
      </w:pPr>
    </w:p>
    <w:p w14:paraId="1BFD7CEB" w14:textId="77777777" w:rsidR="001C18B4" w:rsidRDefault="001C18B4">
      <w:pPr>
        <w:pStyle w:val="HTMLPreformatted"/>
        <w:rPr>
          <w:del w:id="136" w:author="Jessica" w:date="2026-09-25T21:12:00Z" w16du:dateUtc="2026-09-26T01:12:00Z"/>
          <w:rFonts w:ascii="Arial" w:hAnsi="Arial" w:cs="Arial"/>
          <w:lang w:val="en-PH"/>
        </w:rPr>
      </w:pPr>
      <w:del w:id="137" w:author="Jessica" w:date="2026-09-25T21:12:00Z" w16du:dateUtc="2026-09-26T01:12:00Z">
        <w:r>
          <w:rPr>
            <w:rFonts w:ascii="Arial" w:hAnsi="Arial" w:cs="Arial"/>
            <w:lang w:val="en-PH"/>
          </w:rPr>
          <w:tab/>
          <w:delText>It shall be unlawful for any person, except as provided in this chapter, to sell, offer for sale or exchange for any services or goods in this State any rice or bulk rice which does not conform with the following provisions:</w:delText>
        </w:r>
        <w:r>
          <w:rPr>
            <w:rFonts w:ascii="Arial" w:hAnsi="Arial" w:cs="Arial"/>
            <w:lang w:val="en-PH"/>
          </w:rPr>
          <w:br/>
        </w:r>
      </w:del>
    </w:p>
    <w:p w14:paraId="0457CE5C" w14:textId="77777777" w:rsidR="001C18B4" w:rsidRDefault="001C18B4">
      <w:pPr>
        <w:pStyle w:val="HTMLPreformatted"/>
        <w:rPr>
          <w:del w:id="138" w:author="Jessica" w:date="2026-09-25T21:12:00Z" w16du:dateUtc="2026-09-26T01:12:00Z"/>
          <w:rFonts w:ascii="Arial" w:hAnsi="Arial" w:cs="Arial"/>
          <w:lang w:val="en-PH"/>
        </w:rPr>
      </w:pPr>
    </w:p>
    <w:p w14:paraId="169E237D" w14:textId="77777777" w:rsidR="001C18B4" w:rsidRDefault="001C18B4">
      <w:pPr>
        <w:pStyle w:val="HTMLPreformatted"/>
        <w:rPr>
          <w:del w:id="139" w:author="Jessica" w:date="2026-09-25T21:12:00Z" w16du:dateUtc="2026-09-26T01:12:00Z"/>
          <w:rFonts w:ascii="Arial" w:hAnsi="Arial" w:cs="Arial"/>
          <w:lang w:val="en-PH"/>
        </w:rPr>
      </w:pPr>
      <w:del w:id="140" w:author="Jessica" w:date="2026-09-25T21:12:00Z" w16du:dateUtc="2026-09-26T01:12:00Z">
        <w:r>
          <w:rPr>
            <w:rFonts w:ascii="Arial" w:hAnsi="Arial" w:cs="Arial"/>
            <w:lang w:val="en-PH"/>
          </w:rPr>
          <w:tab/>
        </w:r>
        <w:r>
          <w:rPr>
            <w:rFonts w:ascii="Arial" w:hAnsi="Arial" w:cs="Arial"/>
            <w:lang w:val="en-PH"/>
          </w:rPr>
          <w:tab/>
        </w:r>
        <w:r>
          <w:rPr>
            <w:rFonts w:ascii="Arial" w:hAnsi="Arial" w:cs="Arial"/>
            <w:lang w:val="en-PH"/>
          </w:rPr>
          <w:delText>(1) Each pound of rice or bulk rice shall contain not less than two milligrams of vitamin B-1 (thiamine), not less than sixteen milligrams of niacin or niacin amide, and not less than thirteen milligrams of iron; and</w:delText>
        </w:r>
        <w:r>
          <w:rPr>
            <w:rFonts w:ascii="Arial" w:hAnsi="Arial" w:cs="Arial"/>
            <w:lang w:val="en-PH"/>
          </w:rPr>
          <w:br/>
        </w:r>
      </w:del>
    </w:p>
    <w:p w14:paraId="171E120E" w14:textId="77777777" w:rsidR="001C18B4" w:rsidRDefault="001C18B4">
      <w:pPr>
        <w:pStyle w:val="HTMLPreformatted"/>
        <w:rPr>
          <w:del w:id="141" w:author="Jessica" w:date="2026-09-25T21:12:00Z" w16du:dateUtc="2026-09-26T01:12:00Z"/>
          <w:rFonts w:ascii="Arial" w:hAnsi="Arial" w:cs="Arial"/>
          <w:lang w:val="en-PH"/>
        </w:rPr>
      </w:pPr>
    </w:p>
    <w:p w14:paraId="52C907A8" w14:textId="77777777" w:rsidR="001C18B4" w:rsidRDefault="001C18B4">
      <w:pPr>
        <w:pStyle w:val="HTMLPreformatted"/>
        <w:rPr>
          <w:del w:id="142" w:author="Jessica" w:date="2026-09-25T21:12:00Z" w16du:dateUtc="2026-09-26T01:12:00Z"/>
          <w:rFonts w:ascii="Arial" w:hAnsi="Arial" w:cs="Arial"/>
          <w:lang w:val="en-PH"/>
        </w:rPr>
      </w:pPr>
      <w:del w:id="143" w:author="Jessica" w:date="2026-09-25T21:12:00Z" w16du:dateUtc="2026-09-26T01:12:00Z">
        <w:r>
          <w:rPr>
            <w:rFonts w:ascii="Arial" w:hAnsi="Arial" w:cs="Arial"/>
            <w:lang w:val="en-PH"/>
          </w:rPr>
          <w:tab/>
        </w:r>
        <w:r>
          <w:rPr>
            <w:rFonts w:ascii="Arial" w:hAnsi="Arial" w:cs="Arial"/>
            <w:lang w:val="en-PH"/>
          </w:rPr>
          <w:tab/>
          <w:delText>(2) Each pound of rice or bulk rice may contain either or both of the following optional ingredients</w:delText>
        </w:r>
        <w:r>
          <w:rPr>
            <w:rFonts w:ascii="Arial" w:hAnsi="Arial" w:cs="Arial"/>
            <w:lang w:val="en-PH"/>
          </w:rPr>
          <w:br/>
        </w:r>
      </w:del>
    </w:p>
    <w:p w14:paraId="6D2DC1B1" w14:textId="77777777" w:rsidR="001C18B4" w:rsidRDefault="001C18B4">
      <w:pPr>
        <w:pStyle w:val="HTMLPreformatted"/>
        <w:rPr>
          <w:del w:id="144" w:author="Jessica" w:date="2026-09-25T21:12:00Z" w16du:dateUtc="2026-09-26T01:12:00Z"/>
          <w:rFonts w:ascii="Arial" w:hAnsi="Arial" w:cs="Arial"/>
          <w:lang w:val="en-PH"/>
        </w:rPr>
      </w:pPr>
    </w:p>
    <w:p w14:paraId="17BA217E" w14:textId="77777777" w:rsidR="001C18B4" w:rsidRDefault="001C18B4">
      <w:pPr>
        <w:pStyle w:val="HTMLPreformatted"/>
        <w:rPr>
          <w:del w:id="145" w:author="Jessica" w:date="2026-09-25T21:12:00Z" w16du:dateUtc="2026-09-26T01:12:00Z"/>
          <w:rFonts w:ascii="Arial" w:hAnsi="Arial" w:cs="Arial"/>
          <w:lang w:val="en-PH"/>
        </w:rPr>
      </w:pPr>
      <w:del w:id="146" w:author="Jessica" w:date="2026-09-25T21:12:00Z" w16du:dateUtc="2026-09-26T01:12:00Z">
        <w:r>
          <w:rPr>
            <w:rFonts w:ascii="Arial" w:hAnsi="Arial" w:cs="Arial"/>
            <w:lang w:val="en-PH"/>
          </w:rPr>
          <w:tab/>
        </w:r>
        <w:r>
          <w:rPr>
            <w:rFonts w:ascii="Arial" w:hAnsi="Arial" w:cs="Arial"/>
            <w:lang w:val="en-PH"/>
          </w:rPr>
          <w:tab/>
        </w:r>
        <w:r>
          <w:rPr>
            <w:rFonts w:ascii="Arial" w:hAnsi="Arial" w:cs="Arial"/>
            <w:lang w:val="en-PH"/>
          </w:rPr>
          <w:tab/>
          <w:delText>(a) not less than five hundred milligrams of calcium and</w:delText>
        </w:r>
        <w:r>
          <w:rPr>
            <w:rFonts w:ascii="Arial" w:hAnsi="Arial" w:cs="Arial"/>
            <w:lang w:val="en-PH"/>
          </w:rPr>
          <w:br/>
        </w:r>
      </w:del>
    </w:p>
    <w:p w14:paraId="64F8D2D6" w14:textId="77777777" w:rsidR="001C18B4" w:rsidRDefault="001C18B4">
      <w:pPr>
        <w:pStyle w:val="HTMLPreformatted"/>
        <w:rPr>
          <w:del w:id="147" w:author="Jessica" w:date="2026-09-25T21:12:00Z" w16du:dateUtc="2026-09-26T01:12:00Z"/>
          <w:rFonts w:ascii="Arial" w:hAnsi="Arial" w:cs="Arial"/>
          <w:lang w:val="en-PH"/>
        </w:rPr>
      </w:pPr>
    </w:p>
    <w:p w14:paraId="7F4DD02B" w14:textId="77777777" w:rsidR="001C18B4" w:rsidRDefault="001C18B4">
      <w:pPr>
        <w:pStyle w:val="HTMLPreformatted"/>
        <w:rPr>
          <w:del w:id="148" w:author="Jessica" w:date="2026-09-25T21:12:00Z" w16du:dateUtc="2026-09-26T01:12:00Z"/>
          <w:rFonts w:ascii="Arial" w:hAnsi="Arial" w:cs="Arial"/>
          <w:lang w:val="en-PH"/>
        </w:rPr>
      </w:pPr>
      <w:del w:id="149" w:author="Jessica" w:date="2026-09-25T21:12:00Z" w16du:dateUtc="2026-09-26T01:12:00Z">
        <w:r>
          <w:rPr>
            <w:rFonts w:ascii="Arial" w:hAnsi="Arial" w:cs="Arial"/>
            <w:lang w:val="en-PH"/>
          </w:rPr>
          <w:tab/>
        </w:r>
        <w:r>
          <w:rPr>
            <w:rFonts w:ascii="Arial" w:hAnsi="Arial" w:cs="Arial"/>
            <w:lang w:val="en-PH"/>
          </w:rPr>
          <w:tab/>
        </w:r>
        <w:r>
          <w:rPr>
            <w:rFonts w:ascii="Arial" w:hAnsi="Arial" w:cs="Arial"/>
            <w:lang w:val="en-PH"/>
          </w:rPr>
          <w:tab/>
          <w:delText>(b) not less than one and two-tenths milligrams of riboflavin;</w:delText>
        </w:r>
        <w:r>
          <w:rPr>
            <w:rFonts w:ascii="Arial" w:hAnsi="Arial" w:cs="Arial"/>
            <w:lang w:val="en-PH"/>
          </w:rPr>
          <w:br/>
        </w:r>
      </w:del>
    </w:p>
    <w:p w14:paraId="4584D47B" w14:textId="77777777" w:rsidR="001C18B4" w:rsidRDefault="001C18B4">
      <w:pPr>
        <w:pStyle w:val="HTMLPreformatted"/>
        <w:rPr>
          <w:del w:id="150" w:author="Jessica" w:date="2026-09-25T21:12:00Z" w16du:dateUtc="2026-09-26T01:12:00Z"/>
          <w:rFonts w:ascii="Arial" w:hAnsi="Arial" w:cs="Arial"/>
          <w:lang w:val="en-PH"/>
        </w:rPr>
      </w:pPr>
    </w:p>
    <w:p w14:paraId="2AD6A918" w14:textId="77777777" w:rsidR="001C18B4" w:rsidRDefault="001C18B4">
      <w:pPr>
        <w:pStyle w:val="HTMLPreformatted"/>
        <w:rPr>
          <w:del w:id="151" w:author="Jessica" w:date="2026-09-25T21:12:00Z" w16du:dateUtc="2026-09-26T01:12:00Z"/>
          <w:rFonts w:ascii="Arial" w:hAnsi="Arial" w:cs="Arial"/>
          <w:lang w:val="en-PH"/>
        </w:rPr>
      </w:pPr>
      <w:del w:id="152" w:author="Jessica" w:date="2026-09-25T21:12:00Z" w16du:dateUtc="2026-09-26T01:12:00Z">
        <w:r>
          <w:rPr>
            <w:rFonts w:ascii="Arial" w:hAnsi="Arial" w:cs="Arial"/>
            <w:lang w:val="en-PH"/>
          </w:rPr>
          <w:tab/>
        </w:r>
        <w:r>
          <w:rPr>
            <w:rFonts w:ascii="Arial" w:hAnsi="Arial" w:cs="Arial"/>
            <w:lang w:val="en-PH"/>
          </w:rPr>
          <w:delText>Provided, that the Commissioner may change the specifications of either the required or the optional ingredients and amounts thereof as provided in Section 39-31-100.</w:delText>
        </w:r>
        <w:r>
          <w:rPr>
            <w:rFonts w:ascii="Arial" w:hAnsi="Arial" w:cs="Arial"/>
            <w:lang w:val="en-PH"/>
          </w:rPr>
          <w:br/>
        </w:r>
      </w:del>
    </w:p>
    <w:p w14:paraId="44F4C714" w14:textId="77777777" w:rsidR="001C18B4" w:rsidRDefault="001C18B4">
      <w:pPr>
        <w:pStyle w:val="HTMLPreformatted"/>
        <w:rPr>
          <w:del w:id="153" w:author="Jessica" w:date="2026-09-25T21:12:00Z" w16du:dateUtc="2026-09-26T01:12:00Z"/>
          <w:rFonts w:ascii="Arial" w:hAnsi="Arial" w:cs="Arial"/>
          <w:lang w:val="en-PH"/>
        </w:rPr>
      </w:pPr>
    </w:p>
    <w:p w14:paraId="74C072E0" w14:textId="77777777" w:rsidR="001C18B4" w:rsidRDefault="001C18B4">
      <w:pPr>
        <w:pStyle w:val="HTMLPreformatted"/>
        <w:rPr>
          <w:del w:id="154" w:author="Jessica" w:date="2026-09-25T21:12:00Z" w16du:dateUtc="2026-09-26T01:12:00Z"/>
          <w:rFonts w:ascii="Arial" w:hAnsi="Arial" w:cs="Arial"/>
          <w:lang w:val="en-PH"/>
        </w:rPr>
      </w:pPr>
      <w:del w:id="155" w:author="Jessica" w:date="2026-09-25T21:12:00Z" w16du:dateUtc="2026-09-26T01:12:00Z">
        <w:r>
          <w:rPr>
            <w:rFonts w:ascii="Arial" w:hAnsi="Arial" w:cs="Arial"/>
            <w:lang w:val="en-PH"/>
          </w:rPr>
          <w:delText>HISTORY: 1962 Code § 32-1562; 1956 (49) 1630.</w:delText>
        </w:r>
        <w:r>
          <w:rPr>
            <w:rFonts w:ascii="Arial" w:hAnsi="Arial" w:cs="Arial"/>
            <w:lang w:val="en-PH"/>
          </w:rPr>
          <w:br/>
        </w:r>
      </w:del>
    </w:p>
    <w:p w14:paraId="6FE33597" w14:textId="77777777" w:rsidR="001C18B4" w:rsidRDefault="001C18B4">
      <w:pPr>
        <w:pStyle w:val="HTMLPreformatted"/>
        <w:rPr>
          <w:del w:id="156" w:author="Jessica" w:date="2026-09-25T21:12:00Z" w16du:dateUtc="2026-09-26T01:12:00Z"/>
          <w:rFonts w:ascii="Arial" w:hAnsi="Arial" w:cs="Arial"/>
          <w:lang w:val="en-PH"/>
        </w:rPr>
      </w:pPr>
    </w:p>
    <w:p w14:paraId="554EA654" w14:textId="77777777" w:rsidR="001C18B4" w:rsidRDefault="001C18B4">
      <w:pPr>
        <w:pStyle w:val="HTMLPreformatted"/>
        <w:rPr>
          <w:del w:id="157" w:author="Jessica" w:date="2026-09-25T21:12:00Z" w16du:dateUtc="2026-09-26T01:12:00Z"/>
          <w:rFonts w:ascii="Arial" w:hAnsi="Arial" w:cs="Arial"/>
          <w:lang w:val="en-PH"/>
        </w:rPr>
      </w:pPr>
      <w:del w:id="158" w:author="Jessica" w:date="2026-09-25T21:12:00Z" w16du:dateUtc="2026-09-26T01:12:00Z">
        <w:r>
          <w:rPr>
            <w:rFonts w:ascii="Arial" w:hAnsi="Arial" w:cs="Arial"/>
            <w:b/>
            <w:lang w:val="en-PH"/>
          </w:rPr>
          <w:delText>SECTION 39-31-30. Methods of enrichment.</w:delText>
        </w:r>
        <w:r>
          <w:rPr>
            <w:rFonts w:ascii="Arial" w:hAnsi="Arial" w:cs="Arial"/>
            <w:b/>
            <w:lang w:val="en-PH"/>
          </w:rPr>
          <w:br/>
        </w:r>
      </w:del>
    </w:p>
    <w:p w14:paraId="4B2F1A08" w14:textId="77777777" w:rsidR="001C18B4" w:rsidRDefault="001C18B4">
      <w:pPr>
        <w:pStyle w:val="HTMLPreformatted"/>
        <w:rPr>
          <w:del w:id="159" w:author="Jessica" w:date="2026-09-25T21:12:00Z" w16du:dateUtc="2026-09-26T01:12:00Z"/>
          <w:rFonts w:ascii="Arial" w:hAnsi="Arial" w:cs="Arial"/>
          <w:lang w:val="en-PH"/>
        </w:rPr>
      </w:pPr>
    </w:p>
    <w:p w14:paraId="7265B806" w14:textId="77777777" w:rsidR="001C18B4" w:rsidRDefault="001C18B4">
      <w:pPr>
        <w:pStyle w:val="HTMLPreformatted"/>
        <w:rPr>
          <w:del w:id="160" w:author="Jessica" w:date="2026-09-25T21:12:00Z" w16du:dateUtc="2026-09-26T01:12:00Z"/>
          <w:rFonts w:ascii="Arial" w:hAnsi="Arial" w:cs="Arial"/>
          <w:lang w:val="en-PH"/>
        </w:rPr>
      </w:pPr>
      <w:del w:id="161" w:author="Jessica" w:date="2026-09-25T21:12:00Z" w16du:dateUtc="2026-09-26T01:12:00Z">
        <w:r>
          <w:rPr>
            <w:rFonts w:ascii="Arial" w:hAnsi="Arial" w:cs="Arial"/>
            <w:lang w:val="en-PH"/>
          </w:rPr>
          <w:tab/>
        </w:r>
        <w:r>
          <w:rPr>
            <w:rFonts w:ascii="Arial" w:hAnsi="Arial" w:cs="Arial"/>
            <w:lang w:val="en-PH"/>
          </w:rPr>
          <w:delText>The enrichment of rice or bulk rice may be accomplished by undermilling, treatment of the unhusked rice by such processes known as parboiling and conversion, addition of U. S. P. pure vitamins, addition of harmless and assimilable iron and calcium salts or by any combination of methods which produce enriched rice which meets the standards defined in this chapter. The use of harmless edible carriers and preservatives is permitted in only such amounts as needed for efficient marketing.</w:delText>
        </w:r>
        <w:r>
          <w:rPr>
            <w:rFonts w:ascii="Arial" w:hAnsi="Arial" w:cs="Arial"/>
            <w:lang w:val="en-PH"/>
          </w:rPr>
          <w:br/>
        </w:r>
      </w:del>
    </w:p>
    <w:p w14:paraId="075A4085" w14:textId="77777777" w:rsidR="001C18B4" w:rsidRDefault="001C18B4">
      <w:pPr>
        <w:pStyle w:val="HTMLPreformatted"/>
        <w:rPr>
          <w:del w:id="162" w:author="Jessica" w:date="2026-09-25T21:12:00Z" w16du:dateUtc="2026-09-26T01:12:00Z"/>
          <w:rFonts w:ascii="Arial" w:hAnsi="Arial" w:cs="Arial"/>
          <w:lang w:val="en-PH"/>
        </w:rPr>
      </w:pPr>
    </w:p>
    <w:p w14:paraId="185C8B6A" w14:textId="77777777" w:rsidR="001C18B4" w:rsidRDefault="001C18B4">
      <w:pPr>
        <w:pStyle w:val="HTMLPreformatted"/>
        <w:rPr>
          <w:del w:id="163" w:author="Jessica" w:date="2026-09-25T21:12:00Z" w16du:dateUtc="2026-09-26T01:12:00Z"/>
          <w:rFonts w:ascii="Arial" w:hAnsi="Arial" w:cs="Arial"/>
          <w:lang w:val="en-PH"/>
        </w:rPr>
      </w:pPr>
      <w:del w:id="164" w:author="Jessica" w:date="2026-09-25T21:12:00Z" w16du:dateUtc="2026-09-26T01:12:00Z">
        <w:r>
          <w:rPr>
            <w:rFonts w:ascii="Arial" w:hAnsi="Arial" w:cs="Arial"/>
            <w:lang w:val="en-PH"/>
          </w:rPr>
          <w:delText>HISTORY: 1962 Code § 32-1563; 1956 (49) 1630.</w:delText>
        </w:r>
        <w:r>
          <w:rPr>
            <w:rFonts w:ascii="Arial" w:hAnsi="Arial" w:cs="Arial"/>
            <w:lang w:val="en-PH"/>
          </w:rPr>
          <w:br/>
        </w:r>
      </w:del>
    </w:p>
    <w:p w14:paraId="18AB86B2" w14:textId="77777777" w:rsidR="001C18B4" w:rsidRDefault="001C18B4">
      <w:pPr>
        <w:pStyle w:val="HTMLPreformatted"/>
        <w:rPr>
          <w:del w:id="165" w:author="Jessica" w:date="2026-09-25T21:12:00Z" w16du:dateUtc="2026-09-26T01:12:00Z"/>
          <w:rFonts w:ascii="Arial" w:hAnsi="Arial" w:cs="Arial"/>
          <w:lang w:val="en-PH"/>
        </w:rPr>
      </w:pPr>
    </w:p>
    <w:p w14:paraId="6F43D835" w14:textId="77777777" w:rsidR="001C18B4" w:rsidRDefault="001C18B4">
      <w:pPr>
        <w:pStyle w:val="HTMLPreformatted"/>
        <w:rPr>
          <w:del w:id="166" w:author="Jessica" w:date="2026-09-25T21:12:00Z" w16du:dateUtc="2026-09-26T01:12:00Z"/>
          <w:rFonts w:ascii="Arial" w:hAnsi="Arial" w:cs="Arial"/>
          <w:lang w:val="en-PH"/>
        </w:rPr>
      </w:pPr>
      <w:del w:id="167" w:author="Jessica" w:date="2026-09-25T21:12:00Z" w16du:dateUtc="2026-09-26T01:12:00Z">
        <w:r>
          <w:rPr>
            <w:rFonts w:ascii="Arial" w:hAnsi="Arial" w:cs="Arial"/>
            <w:b/>
            <w:lang w:val="en-PH"/>
          </w:rPr>
          <w:delText>SECTION 39-31-40. Vitamins required to be in bulk rice after rinsing; rinsing test.</w:delText>
        </w:r>
        <w:r>
          <w:rPr>
            <w:rFonts w:ascii="Arial" w:hAnsi="Arial" w:cs="Arial"/>
            <w:b/>
            <w:lang w:val="en-PH"/>
          </w:rPr>
          <w:br/>
        </w:r>
      </w:del>
    </w:p>
    <w:p w14:paraId="4B5E15BC" w14:textId="77777777" w:rsidR="001C18B4" w:rsidRDefault="001C18B4">
      <w:pPr>
        <w:pStyle w:val="HTMLPreformatted"/>
        <w:rPr>
          <w:del w:id="168" w:author="Jessica" w:date="2026-09-25T21:12:00Z" w16du:dateUtc="2026-09-26T01:12:00Z"/>
          <w:rFonts w:ascii="Arial" w:hAnsi="Arial" w:cs="Arial"/>
          <w:lang w:val="en-PH"/>
        </w:rPr>
      </w:pPr>
    </w:p>
    <w:p w14:paraId="4B089108" w14:textId="77777777" w:rsidR="001C18B4" w:rsidRDefault="001C18B4">
      <w:pPr>
        <w:pStyle w:val="HTMLPreformatted"/>
        <w:rPr>
          <w:del w:id="169" w:author="Jessica" w:date="2026-09-25T21:12:00Z" w16du:dateUtc="2026-09-26T01:12:00Z"/>
          <w:rFonts w:ascii="Arial" w:hAnsi="Arial" w:cs="Arial"/>
          <w:lang w:val="en-PH"/>
        </w:rPr>
      </w:pPr>
      <w:del w:id="170" w:author="Jessica" w:date="2026-09-25T21:12:00Z" w16du:dateUtc="2026-09-26T01:12:00Z">
        <w:r>
          <w:rPr>
            <w:rFonts w:ascii="Arial" w:hAnsi="Arial" w:cs="Arial"/>
            <w:lang w:val="en-PH"/>
          </w:rPr>
          <w:tab/>
        </w:r>
        <w:r>
          <w:rPr>
            <w:rFonts w:ascii="Arial" w:hAnsi="Arial" w:cs="Arial"/>
            <w:lang w:val="en-PH"/>
          </w:rPr>
          <w:delText xml:space="preserve">Each pound of bulk rice shall contain after rinsing at least eighty-five per cent of the thiamine, niacin and iron required in Section 39-31-20. Rinsing for the purposes of enforcement shall be as follows: Transfer one hundred grams of the milled rice to a two-liter Erlenmeyer flask containing one liter of water at twenty-five degrees centigrade. Stopper the flask and rotate it for exactly one-half minute so that the kernels are kept in motion. Allow the kernels to settle for one-half minute, then pour off </w:delText>
        </w:r>
        <w:r>
          <w:rPr>
            <w:rFonts w:ascii="Arial" w:hAnsi="Arial" w:cs="Arial"/>
            <w:lang w:val="en-PH"/>
          </w:rPr>
          <w:delText>eight hundred and fifty milliliters of the water along with any floating or suspended matter. Enrichment ingredients are then determined on the wet rice and water remaining in the flask and are calculated on the basis of the rice before washing.</w:delText>
        </w:r>
        <w:r>
          <w:rPr>
            <w:rFonts w:ascii="Arial" w:hAnsi="Arial" w:cs="Arial"/>
            <w:lang w:val="en-PH"/>
          </w:rPr>
          <w:br/>
        </w:r>
      </w:del>
    </w:p>
    <w:p w14:paraId="7E0C8DC4" w14:textId="77777777" w:rsidR="001C18B4" w:rsidRDefault="001C18B4">
      <w:pPr>
        <w:pStyle w:val="HTMLPreformatted"/>
        <w:rPr>
          <w:del w:id="171" w:author="Jessica" w:date="2026-09-25T21:12:00Z" w16du:dateUtc="2026-09-26T01:12:00Z"/>
          <w:rFonts w:ascii="Arial" w:hAnsi="Arial" w:cs="Arial"/>
          <w:lang w:val="en-PH"/>
        </w:rPr>
      </w:pPr>
    </w:p>
    <w:p w14:paraId="4821F628" w14:textId="77777777" w:rsidR="001C18B4" w:rsidRDefault="001C18B4">
      <w:pPr>
        <w:pStyle w:val="HTMLPreformatted"/>
        <w:rPr>
          <w:del w:id="172" w:author="Jessica" w:date="2026-09-25T21:12:00Z" w16du:dateUtc="2026-09-26T01:12:00Z"/>
          <w:rFonts w:ascii="Arial" w:hAnsi="Arial" w:cs="Arial"/>
          <w:lang w:val="en-PH"/>
        </w:rPr>
      </w:pPr>
      <w:del w:id="173" w:author="Jessica" w:date="2026-09-25T21:12:00Z" w16du:dateUtc="2026-09-26T01:12:00Z">
        <w:r>
          <w:rPr>
            <w:rFonts w:ascii="Arial" w:hAnsi="Arial" w:cs="Arial"/>
            <w:lang w:val="en-PH"/>
          </w:rPr>
          <w:delText>HISTORY: 1962 Code § 32-1564; 1956 (49) 1630.</w:delText>
        </w:r>
        <w:r>
          <w:rPr>
            <w:rFonts w:ascii="Arial" w:hAnsi="Arial" w:cs="Arial"/>
            <w:lang w:val="en-PH"/>
          </w:rPr>
          <w:br/>
        </w:r>
      </w:del>
    </w:p>
    <w:p w14:paraId="38A60904" w14:textId="77777777" w:rsidR="001C18B4" w:rsidRDefault="001C18B4">
      <w:pPr>
        <w:pStyle w:val="HTMLPreformatted"/>
        <w:rPr>
          <w:del w:id="174" w:author="Jessica" w:date="2026-09-25T21:12:00Z" w16du:dateUtc="2026-09-26T01:12:00Z"/>
          <w:rFonts w:ascii="Arial" w:hAnsi="Arial" w:cs="Arial"/>
          <w:lang w:val="en-PH"/>
        </w:rPr>
      </w:pPr>
    </w:p>
    <w:p w14:paraId="71156F8A" w14:textId="77777777" w:rsidR="001C18B4" w:rsidRDefault="001C18B4">
      <w:pPr>
        <w:pStyle w:val="HTMLPreformatted"/>
        <w:rPr>
          <w:del w:id="175" w:author="Jessica" w:date="2026-09-25T21:12:00Z" w16du:dateUtc="2026-09-26T01:12:00Z"/>
          <w:rFonts w:ascii="Arial" w:hAnsi="Arial" w:cs="Arial"/>
          <w:lang w:val="en-PH"/>
        </w:rPr>
      </w:pPr>
      <w:del w:id="176" w:author="Jessica" w:date="2026-09-25T21:12:00Z" w16du:dateUtc="2026-09-26T01:12:00Z">
        <w:r>
          <w:rPr>
            <w:rFonts w:ascii="Arial" w:hAnsi="Arial" w:cs="Arial"/>
            <w:b/>
            <w:lang w:val="en-PH"/>
          </w:rPr>
          <w:delText>SECTION 39-31-50. Clean rice is not subject to rinsing test for bulk rice.</w:delText>
        </w:r>
        <w:r>
          <w:rPr>
            <w:rFonts w:ascii="Arial" w:hAnsi="Arial" w:cs="Arial"/>
            <w:b/>
            <w:lang w:val="en-PH"/>
          </w:rPr>
          <w:br/>
        </w:r>
      </w:del>
    </w:p>
    <w:p w14:paraId="34D4CBFB" w14:textId="77777777" w:rsidR="001C18B4" w:rsidRDefault="001C18B4">
      <w:pPr>
        <w:pStyle w:val="HTMLPreformatted"/>
        <w:rPr>
          <w:del w:id="177" w:author="Jessica" w:date="2026-09-25T21:12:00Z" w16du:dateUtc="2026-09-26T01:12:00Z"/>
          <w:rFonts w:ascii="Arial" w:hAnsi="Arial" w:cs="Arial"/>
          <w:lang w:val="en-PH"/>
        </w:rPr>
      </w:pPr>
    </w:p>
    <w:p w14:paraId="4A7B3674" w14:textId="77777777" w:rsidR="001C18B4" w:rsidRDefault="001C18B4">
      <w:pPr>
        <w:pStyle w:val="HTMLPreformatted"/>
        <w:rPr>
          <w:del w:id="178" w:author="Jessica" w:date="2026-09-25T21:12:00Z" w16du:dateUtc="2026-09-26T01:12:00Z"/>
          <w:rFonts w:ascii="Arial" w:hAnsi="Arial" w:cs="Arial"/>
          <w:lang w:val="en-PH"/>
        </w:rPr>
      </w:pPr>
      <w:del w:id="179" w:author="Jessica" w:date="2026-09-25T21:12:00Z" w16du:dateUtc="2026-09-26T01:12:00Z">
        <w:r>
          <w:rPr>
            <w:rFonts w:ascii="Arial" w:hAnsi="Arial" w:cs="Arial"/>
            <w:lang w:val="en-PH"/>
          </w:rPr>
          <w:tab/>
        </w:r>
        <w:r>
          <w:rPr>
            <w:rFonts w:ascii="Arial" w:hAnsi="Arial" w:cs="Arial"/>
            <w:lang w:val="en-PH"/>
          </w:rPr>
          <w:delText>Each pound of rice shall be sufficiently clean so that rinsing before cooking is unnecessary, according to the judgment of the Commissioner. Rice meeting this standard of cleanliness and in packages of less than fifty pounds is permitted but not required to meet the rinsing test described in Section 39-31-40 for bulk rice. Rice not meeting this standard of cleanliness shall be adjudged to be bulk rice and subject to such rinsing test.</w:delText>
        </w:r>
        <w:r>
          <w:rPr>
            <w:rFonts w:ascii="Arial" w:hAnsi="Arial" w:cs="Arial"/>
            <w:lang w:val="en-PH"/>
          </w:rPr>
          <w:br/>
        </w:r>
      </w:del>
    </w:p>
    <w:p w14:paraId="450C1ABA" w14:textId="77777777" w:rsidR="001C18B4" w:rsidRDefault="001C18B4">
      <w:pPr>
        <w:pStyle w:val="HTMLPreformatted"/>
        <w:rPr>
          <w:del w:id="180" w:author="Jessica" w:date="2026-09-25T21:12:00Z" w16du:dateUtc="2026-09-26T01:12:00Z"/>
          <w:rFonts w:ascii="Arial" w:hAnsi="Arial" w:cs="Arial"/>
          <w:lang w:val="en-PH"/>
        </w:rPr>
      </w:pPr>
    </w:p>
    <w:p w14:paraId="22AED206" w14:textId="77777777" w:rsidR="001C18B4" w:rsidRDefault="001C18B4">
      <w:pPr>
        <w:pStyle w:val="HTMLPreformatted"/>
        <w:rPr>
          <w:del w:id="181" w:author="Jessica" w:date="2026-09-25T21:12:00Z" w16du:dateUtc="2026-09-26T01:12:00Z"/>
          <w:rFonts w:ascii="Arial" w:hAnsi="Arial" w:cs="Arial"/>
          <w:lang w:val="en-PH"/>
        </w:rPr>
      </w:pPr>
      <w:del w:id="182" w:author="Jessica" w:date="2026-09-25T21:12:00Z" w16du:dateUtc="2026-09-26T01:12:00Z">
        <w:r>
          <w:rPr>
            <w:rFonts w:ascii="Arial" w:hAnsi="Arial" w:cs="Arial"/>
            <w:lang w:val="en-PH"/>
          </w:rPr>
          <w:delText>HISTORY: 1962 Code § 32-1565; 1956 (49) 1630.</w:delText>
        </w:r>
        <w:r>
          <w:rPr>
            <w:rFonts w:ascii="Arial" w:hAnsi="Arial" w:cs="Arial"/>
            <w:lang w:val="en-PH"/>
          </w:rPr>
          <w:br/>
        </w:r>
      </w:del>
    </w:p>
    <w:p w14:paraId="50FF41F0" w14:textId="77777777" w:rsidR="001C18B4" w:rsidRDefault="001C18B4">
      <w:pPr>
        <w:pStyle w:val="HTMLPreformatted"/>
        <w:rPr>
          <w:del w:id="183" w:author="Jessica" w:date="2026-09-25T21:12:00Z" w16du:dateUtc="2026-09-26T01:12:00Z"/>
          <w:rFonts w:ascii="Arial" w:hAnsi="Arial" w:cs="Arial"/>
          <w:lang w:val="en-PH"/>
        </w:rPr>
      </w:pPr>
    </w:p>
    <w:p w14:paraId="687EDD68" w14:textId="77777777" w:rsidR="001C18B4" w:rsidRDefault="001C18B4">
      <w:pPr>
        <w:pStyle w:val="HTMLPreformatted"/>
        <w:rPr>
          <w:del w:id="184" w:author="Jessica" w:date="2026-09-25T21:12:00Z" w16du:dateUtc="2026-09-26T01:12:00Z"/>
          <w:rFonts w:ascii="Arial" w:hAnsi="Arial" w:cs="Arial"/>
          <w:lang w:val="en-PH"/>
        </w:rPr>
      </w:pPr>
      <w:del w:id="185" w:author="Jessica" w:date="2026-09-25T21:12:00Z" w16du:dateUtc="2026-09-26T01:12:00Z">
        <w:r>
          <w:rPr>
            <w:rFonts w:ascii="Arial" w:hAnsi="Arial" w:cs="Arial"/>
            <w:b/>
            <w:lang w:val="en-PH"/>
          </w:rPr>
          <w:delText>SECTION 39-31-60. Labeling of rice.</w:delText>
        </w:r>
        <w:r>
          <w:rPr>
            <w:rFonts w:ascii="Arial" w:hAnsi="Arial" w:cs="Arial"/>
            <w:b/>
            <w:lang w:val="en-PH"/>
          </w:rPr>
          <w:br/>
        </w:r>
      </w:del>
    </w:p>
    <w:p w14:paraId="2767F8AC" w14:textId="77777777" w:rsidR="001C18B4" w:rsidRDefault="001C18B4">
      <w:pPr>
        <w:pStyle w:val="HTMLPreformatted"/>
        <w:rPr>
          <w:del w:id="186" w:author="Jessica" w:date="2026-09-25T21:12:00Z" w16du:dateUtc="2026-09-26T01:12:00Z"/>
          <w:rFonts w:ascii="Arial" w:hAnsi="Arial" w:cs="Arial"/>
          <w:lang w:val="en-PH"/>
        </w:rPr>
      </w:pPr>
    </w:p>
    <w:p w14:paraId="2B0961EE" w14:textId="77777777" w:rsidR="001C18B4" w:rsidRDefault="001C18B4">
      <w:pPr>
        <w:pStyle w:val="HTMLPreformatted"/>
        <w:rPr>
          <w:del w:id="187" w:author="Jessica" w:date="2026-09-25T21:12:00Z" w16du:dateUtc="2026-09-26T01:12:00Z"/>
          <w:rFonts w:ascii="Arial" w:hAnsi="Arial" w:cs="Arial"/>
          <w:lang w:val="en-PH"/>
        </w:rPr>
      </w:pPr>
      <w:del w:id="188" w:author="Jessica" w:date="2026-09-25T21:12:00Z" w16du:dateUtc="2026-09-26T01:12:00Z">
        <w:r>
          <w:rPr>
            <w:rFonts w:ascii="Arial" w:hAnsi="Arial" w:cs="Arial"/>
            <w:lang w:val="en-PH"/>
          </w:rPr>
          <w:tab/>
          <w:delText>It shall be unlawful for any person, except as provided in this chapter, to sell, offer for sale or exchange for any services or goods, in this State any rice or bulk rice which is not labeled in accordance with such requirements as may be prescribed by the Commissioner as provided in Section 39-31-100.</w:delText>
        </w:r>
        <w:r>
          <w:rPr>
            <w:rFonts w:ascii="Arial" w:hAnsi="Arial" w:cs="Arial"/>
            <w:lang w:val="en-PH"/>
          </w:rPr>
          <w:br/>
        </w:r>
      </w:del>
    </w:p>
    <w:p w14:paraId="020569DA" w14:textId="77777777" w:rsidR="001C18B4" w:rsidRDefault="001C18B4">
      <w:pPr>
        <w:pStyle w:val="HTMLPreformatted"/>
        <w:rPr>
          <w:del w:id="189" w:author="Jessica" w:date="2026-09-25T21:12:00Z" w16du:dateUtc="2026-09-26T01:12:00Z"/>
          <w:rFonts w:ascii="Arial" w:hAnsi="Arial" w:cs="Arial"/>
          <w:lang w:val="en-PH"/>
        </w:rPr>
      </w:pPr>
    </w:p>
    <w:p w14:paraId="32258722" w14:textId="77777777" w:rsidR="001C18B4" w:rsidRDefault="001C18B4">
      <w:pPr>
        <w:pStyle w:val="HTMLPreformatted"/>
        <w:rPr>
          <w:del w:id="190" w:author="Jessica" w:date="2026-09-25T21:12:00Z" w16du:dateUtc="2026-09-26T01:12:00Z"/>
          <w:rFonts w:ascii="Arial" w:hAnsi="Arial" w:cs="Arial"/>
          <w:lang w:val="en-PH"/>
        </w:rPr>
      </w:pPr>
      <w:del w:id="191" w:author="Jessica" w:date="2026-09-25T21:12:00Z" w16du:dateUtc="2026-09-26T01:12:00Z">
        <w:r>
          <w:rPr>
            <w:rFonts w:ascii="Arial" w:hAnsi="Arial" w:cs="Arial"/>
            <w:lang w:val="en-PH"/>
          </w:rPr>
          <w:tab/>
          <w:delText>All containers of rice offered for sale for human consumption shall be conspicuously labeled "Do not rinse before or drain after cooking."</w:delText>
        </w:r>
        <w:r>
          <w:rPr>
            <w:rFonts w:ascii="Arial" w:hAnsi="Arial" w:cs="Arial"/>
            <w:lang w:val="en-PH"/>
          </w:rPr>
          <w:br/>
        </w:r>
      </w:del>
    </w:p>
    <w:p w14:paraId="732C58C5" w14:textId="77777777" w:rsidR="001C18B4" w:rsidRDefault="001C18B4">
      <w:pPr>
        <w:pStyle w:val="HTMLPreformatted"/>
        <w:rPr>
          <w:del w:id="192" w:author="Jessica" w:date="2026-09-25T21:12:00Z" w16du:dateUtc="2026-09-26T01:12:00Z"/>
          <w:rFonts w:ascii="Arial" w:hAnsi="Arial" w:cs="Arial"/>
          <w:lang w:val="en-PH"/>
        </w:rPr>
      </w:pPr>
    </w:p>
    <w:p w14:paraId="34131F28" w14:textId="77777777" w:rsidR="001C18B4" w:rsidRDefault="001C18B4">
      <w:pPr>
        <w:pStyle w:val="HTMLPreformatted"/>
        <w:rPr>
          <w:del w:id="193" w:author="Jessica" w:date="2026-09-25T21:12:00Z" w16du:dateUtc="2026-09-26T01:12:00Z"/>
          <w:rFonts w:ascii="Arial" w:hAnsi="Arial" w:cs="Arial"/>
          <w:lang w:val="en-PH"/>
        </w:rPr>
      </w:pPr>
      <w:del w:id="194" w:author="Jessica" w:date="2026-09-25T21:12:00Z" w16du:dateUtc="2026-09-26T01:12:00Z">
        <w:r>
          <w:rPr>
            <w:rFonts w:ascii="Arial" w:hAnsi="Arial" w:cs="Arial"/>
            <w:lang w:val="en-PH"/>
          </w:rPr>
          <w:tab/>
        </w:r>
        <w:r>
          <w:rPr>
            <w:rFonts w:ascii="Arial" w:hAnsi="Arial" w:cs="Arial"/>
            <w:lang w:val="en-PH"/>
          </w:rPr>
          <w:delText>All containers of bulk rice offered for sale for human consumption shall be conspicuously labeled "Do not drain after cooking."</w:delText>
        </w:r>
        <w:r>
          <w:rPr>
            <w:rFonts w:ascii="Arial" w:hAnsi="Arial" w:cs="Arial"/>
            <w:lang w:val="en-PH"/>
          </w:rPr>
          <w:br/>
        </w:r>
      </w:del>
    </w:p>
    <w:p w14:paraId="56B39AAE" w14:textId="77777777" w:rsidR="001C18B4" w:rsidRDefault="001C18B4">
      <w:pPr>
        <w:pStyle w:val="HTMLPreformatted"/>
        <w:rPr>
          <w:del w:id="195" w:author="Jessica" w:date="2026-09-25T21:12:00Z" w16du:dateUtc="2026-09-26T01:12:00Z"/>
          <w:rFonts w:ascii="Arial" w:hAnsi="Arial" w:cs="Arial"/>
          <w:lang w:val="en-PH"/>
        </w:rPr>
      </w:pPr>
    </w:p>
    <w:p w14:paraId="46B511A8" w14:textId="77777777" w:rsidR="001C18B4" w:rsidRDefault="001C18B4">
      <w:pPr>
        <w:pStyle w:val="HTMLPreformatted"/>
        <w:rPr>
          <w:del w:id="196" w:author="Jessica" w:date="2026-09-25T21:12:00Z" w16du:dateUtc="2026-09-26T01:12:00Z"/>
          <w:rFonts w:ascii="Arial" w:hAnsi="Arial" w:cs="Arial"/>
          <w:lang w:val="en-PH"/>
        </w:rPr>
      </w:pPr>
      <w:del w:id="197" w:author="Jessica" w:date="2026-09-25T21:12:00Z" w16du:dateUtc="2026-09-26T01:12:00Z">
        <w:r>
          <w:rPr>
            <w:rFonts w:ascii="Arial" w:hAnsi="Arial" w:cs="Arial"/>
            <w:lang w:val="en-PH"/>
          </w:rPr>
          <w:delText>HISTORY: 1962 Code § 32-1566; 1956 (49) 1630.</w:delText>
        </w:r>
        <w:r>
          <w:rPr>
            <w:rFonts w:ascii="Arial" w:hAnsi="Arial" w:cs="Arial"/>
            <w:lang w:val="en-PH"/>
          </w:rPr>
          <w:br/>
        </w:r>
      </w:del>
    </w:p>
    <w:p w14:paraId="44688EED" w14:textId="77777777" w:rsidR="001C18B4" w:rsidRDefault="001C18B4">
      <w:pPr>
        <w:pStyle w:val="HTMLPreformatted"/>
        <w:rPr>
          <w:del w:id="198" w:author="Jessica" w:date="2026-09-25T21:12:00Z" w16du:dateUtc="2026-09-26T01:12:00Z"/>
          <w:rFonts w:ascii="Arial" w:hAnsi="Arial" w:cs="Arial"/>
          <w:lang w:val="en-PH"/>
        </w:rPr>
      </w:pPr>
    </w:p>
    <w:p w14:paraId="1C85DB80" w14:textId="77777777" w:rsidR="001C18B4" w:rsidRDefault="001C18B4">
      <w:pPr>
        <w:pStyle w:val="HTMLPreformatted"/>
        <w:rPr>
          <w:del w:id="199" w:author="Jessica" w:date="2026-09-25T21:12:00Z" w16du:dateUtc="2026-09-26T01:12:00Z"/>
          <w:rFonts w:ascii="Arial" w:hAnsi="Arial" w:cs="Arial"/>
          <w:lang w:val="en-PH"/>
        </w:rPr>
      </w:pPr>
      <w:del w:id="200" w:author="Jessica" w:date="2026-09-25T21:12:00Z" w16du:dateUtc="2026-09-26T01:12:00Z">
        <w:r>
          <w:rPr>
            <w:rFonts w:ascii="Arial" w:hAnsi="Arial" w:cs="Arial"/>
            <w:b/>
            <w:lang w:val="en-PH"/>
          </w:rPr>
          <w:delText>SECTION 39-31-70. Exemptions.</w:delText>
        </w:r>
        <w:r>
          <w:rPr>
            <w:rFonts w:ascii="Arial" w:hAnsi="Arial" w:cs="Arial"/>
            <w:b/>
            <w:lang w:val="en-PH"/>
          </w:rPr>
          <w:br/>
        </w:r>
      </w:del>
    </w:p>
    <w:p w14:paraId="60699B4B" w14:textId="77777777" w:rsidR="001C18B4" w:rsidRDefault="001C18B4">
      <w:pPr>
        <w:pStyle w:val="HTMLPreformatted"/>
        <w:rPr>
          <w:del w:id="201" w:author="Jessica" w:date="2026-09-25T21:12:00Z" w16du:dateUtc="2026-09-26T01:12:00Z"/>
          <w:rFonts w:ascii="Arial" w:hAnsi="Arial" w:cs="Arial"/>
          <w:lang w:val="en-PH"/>
        </w:rPr>
      </w:pPr>
    </w:p>
    <w:p w14:paraId="7F04EAB0" w14:textId="77777777" w:rsidR="001C18B4" w:rsidRDefault="001C18B4">
      <w:pPr>
        <w:pStyle w:val="HTMLPreformatted"/>
        <w:rPr>
          <w:del w:id="202" w:author="Jessica" w:date="2026-09-25T21:12:00Z" w16du:dateUtc="2026-09-26T01:12:00Z"/>
          <w:rFonts w:ascii="Arial" w:hAnsi="Arial" w:cs="Arial"/>
          <w:lang w:val="en-PH"/>
        </w:rPr>
      </w:pPr>
      <w:del w:id="203" w:author="Jessica" w:date="2026-09-25T21:12:00Z" w16du:dateUtc="2026-09-26T01:12:00Z">
        <w:r>
          <w:rPr>
            <w:rFonts w:ascii="Arial" w:hAnsi="Arial" w:cs="Arial"/>
            <w:lang w:val="en-PH"/>
          </w:rPr>
          <w:tab/>
        </w:r>
        <w:r>
          <w:rPr>
            <w:rFonts w:ascii="Arial" w:hAnsi="Arial" w:cs="Arial"/>
            <w:lang w:val="en-PH"/>
          </w:rPr>
          <w:delText>This chapter does not apply to the delivery by a miller to a rice producer of rice or bulk rice milled by the miller from the producer's rice for use in the producer's own home when the miller is paid in rice or bulk rice for the milling service. However, if the producer desires the health benefits for his family and requests enrichment, the miller shall enrich according to the standards mentioned in this chapter.</w:delText>
        </w:r>
        <w:r>
          <w:rPr>
            <w:rFonts w:ascii="Arial" w:hAnsi="Arial" w:cs="Arial"/>
            <w:lang w:val="en-PH"/>
          </w:rPr>
          <w:br/>
        </w:r>
      </w:del>
    </w:p>
    <w:p w14:paraId="1041E408" w14:textId="77777777" w:rsidR="001C18B4" w:rsidRDefault="001C18B4">
      <w:pPr>
        <w:pStyle w:val="HTMLPreformatted"/>
        <w:rPr>
          <w:del w:id="204" w:author="Jessica" w:date="2026-09-25T21:12:00Z" w16du:dateUtc="2026-09-26T01:12:00Z"/>
          <w:rFonts w:ascii="Arial" w:hAnsi="Arial" w:cs="Arial"/>
          <w:lang w:val="en-PH"/>
        </w:rPr>
      </w:pPr>
    </w:p>
    <w:p w14:paraId="3ED4C2E1" w14:textId="77777777" w:rsidR="001C18B4" w:rsidRDefault="001C18B4">
      <w:pPr>
        <w:pStyle w:val="HTMLPreformatted"/>
        <w:rPr>
          <w:del w:id="205" w:author="Jessica" w:date="2026-09-25T21:12:00Z" w16du:dateUtc="2026-09-26T01:12:00Z"/>
          <w:rFonts w:ascii="Arial" w:hAnsi="Arial" w:cs="Arial"/>
          <w:lang w:val="en-PH"/>
        </w:rPr>
      </w:pPr>
      <w:del w:id="206" w:author="Jessica" w:date="2026-09-25T21:12:00Z" w16du:dateUtc="2026-09-26T01:12:00Z">
        <w:r>
          <w:rPr>
            <w:rFonts w:ascii="Arial" w:hAnsi="Arial" w:cs="Arial"/>
            <w:lang w:val="en-PH"/>
          </w:rPr>
          <w:tab/>
        </w:r>
        <w:r>
          <w:rPr>
            <w:rFonts w:ascii="Arial" w:hAnsi="Arial" w:cs="Arial"/>
            <w:lang w:val="en-PH"/>
          </w:rPr>
          <w:delText>This chapter does not apply to the sale of rice or bulk rice if the purchaser furnishes to the seller a certificate, in a form the commissioner by regulation prescribes, certifying that he will use the rice or bulk rice solely in the production of rice or bulk rice enriched as required by this chapter or other legitimate products not covered by this chapter.</w:delText>
        </w:r>
        <w:r>
          <w:rPr>
            <w:rFonts w:ascii="Arial" w:hAnsi="Arial" w:cs="Arial"/>
            <w:lang w:val="en-PH"/>
          </w:rPr>
          <w:br/>
        </w:r>
      </w:del>
    </w:p>
    <w:p w14:paraId="3D47EC30" w14:textId="77777777" w:rsidR="001C18B4" w:rsidRDefault="001C18B4">
      <w:pPr>
        <w:pStyle w:val="HTMLPreformatted"/>
        <w:rPr>
          <w:del w:id="207" w:author="Jessica" w:date="2026-09-25T21:12:00Z" w16du:dateUtc="2026-09-26T01:12:00Z"/>
          <w:rFonts w:ascii="Arial" w:hAnsi="Arial" w:cs="Arial"/>
          <w:lang w:val="en-PH"/>
        </w:rPr>
      </w:pPr>
    </w:p>
    <w:p w14:paraId="0C6444DB" w14:textId="77777777" w:rsidR="001C18B4" w:rsidRDefault="001C18B4">
      <w:pPr>
        <w:pStyle w:val="HTMLPreformatted"/>
        <w:rPr>
          <w:del w:id="208" w:author="Jessica" w:date="2026-09-25T21:12:00Z" w16du:dateUtc="2026-09-26T01:12:00Z"/>
          <w:rFonts w:ascii="Arial" w:hAnsi="Arial" w:cs="Arial"/>
          <w:lang w:val="en-PH"/>
        </w:rPr>
      </w:pPr>
      <w:del w:id="209" w:author="Jessica" w:date="2026-09-25T21:12:00Z" w16du:dateUtc="2026-09-26T01:12:00Z">
        <w:r>
          <w:rPr>
            <w:rFonts w:ascii="Arial" w:hAnsi="Arial" w:cs="Arial"/>
            <w:lang w:val="en-PH"/>
          </w:rPr>
          <w:tab/>
        </w:r>
        <w:r>
          <w:rPr>
            <w:rFonts w:ascii="Arial" w:hAnsi="Arial" w:cs="Arial"/>
            <w:lang w:val="en-PH"/>
          </w:rPr>
          <w:delText>This chapter does not apply to the sale of rice or bulk rice that has not been enriched according to the standards provided in this chapter if it meets the labeling and sanitation requirements prescribed in regulations promulgated by the commissioner.</w:delText>
        </w:r>
        <w:r>
          <w:rPr>
            <w:rFonts w:ascii="Arial" w:hAnsi="Arial" w:cs="Arial"/>
            <w:lang w:val="en-PH"/>
          </w:rPr>
          <w:br/>
        </w:r>
      </w:del>
    </w:p>
    <w:p w14:paraId="7F1ECCB4" w14:textId="77777777" w:rsidR="001C18B4" w:rsidRDefault="001C18B4">
      <w:pPr>
        <w:pStyle w:val="HTMLPreformatted"/>
        <w:rPr>
          <w:del w:id="210" w:author="Jessica" w:date="2026-09-25T21:12:00Z" w16du:dateUtc="2026-09-26T01:12:00Z"/>
          <w:rFonts w:ascii="Arial" w:hAnsi="Arial" w:cs="Arial"/>
          <w:lang w:val="en-PH"/>
        </w:rPr>
      </w:pPr>
    </w:p>
    <w:p w14:paraId="64A9F42C" w14:textId="77777777" w:rsidR="001C18B4" w:rsidRDefault="001C18B4">
      <w:pPr>
        <w:pStyle w:val="HTMLPreformatted"/>
        <w:rPr>
          <w:del w:id="211" w:author="Jessica" w:date="2026-09-25T21:12:00Z" w16du:dateUtc="2026-09-26T01:12:00Z"/>
          <w:rFonts w:ascii="Arial" w:hAnsi="Arial" w:cs="Arial"/>
          <w:lang w:val="en-PH"/>
        </w:rPr>
      </w:pPr>
      <w:del w:id="212" w:author="Jessica" w:date="2026-09-25T21:12:00Z" w16du:dateUtc="2026-09-26T01:12:00Z">
        <w:r>
          <w:rPr>
            <w:rFonts w:ascii="Arial" w:hAnsi="Arial" w:cs="Arial"/>
            <w:lang w:val="en-PH"/>
          </w:rPr>
          <w:delText>HISTORY: 1962 Code § 32-1567; 1956 (49) 1630; 1987 Act No. 187 § 4, eff June 30, 1987.</w:delText>
        </w:r>
        <w:r>
          <w:rPr>
            <w:rFonts w:ascii="Arial" w:hAnsi="Arial" w:cs="Arial"/>
            <w:lang w:val="en-PH"/>
          </w:rPr>
          <w:br/>
        </w:r>
      </w:del>
    </w:p>
    <w:p w14:paraId="534E4E75" w14:textId="77777777" w:rsidR="001C18B4" w:rsidRDefault="001C18B4">
      <w:pPr>
        <w:pStyle w:val="HTMLPreformatted"/>
        <w:rPr>
          <w:del w:id="213" w:author="Jessica" w:date="2026-09-25T21:12:00Z" w16du:dateUtc="2026-09-26T01:12:00Z"/>
          <w:rFonts w:ascii="Arial" w:hAnsi="Arial" w:cs="Arial"/>
          <w:lang w:val="en-PH"/>
        </w:rPr>
      </w:pPr>
    </w:p>
    <w:p w14:paraId="3BE0086C" w14:textId="77777777" w:rsidR="001C18B4" w:rsidRDefault="001C18B4">
      <w:pPr>
        <w:pStyle w:val="HTMLPreformatted"/>
        <w:rPr>
          <w:del w:id="214" w:author="Jessica" w:date="2026-09-25T21:12:00Z" w16du:dateUtc="2026-09-26T01:12:00Z"/>
          <w:rFonts w:ascii="Arial" w:hAnsi="Arial" w:cs="Arial"/>
          <w:lang w:val="en-PH"/>
        </w:rPr>
      </w:pPr>
      <w:del w:id="215" w:author="Jessica" w:date="2026-09-25T21:12:00Z" w16du:dateUtc="2026-09-26T01:12:00Z">
        <w:r>
          <w:rPr>
            <w:rFonts w:ascii="Arial" w:hAnsi="Arial" w:cs="Arial"/>
            <w:b/>
            <w:lang w:val="en-PH"/>
          </w:rPr>
          <w:delText>SECTION 39-31-80. Seizure of nonconforming rice and bulk rice; release upon compliance.</w:delText>
        </w:r>
        <w:r>
          <w:rPr>
            <w:rFonts w:ascii="Arial" w:hAnsi="Arial" w:cs="Arial"/>
            <w:b/>
            <w:lang w:val="en-PH"/>
          </w:rPr>
          <w:br/>
        </w:r>
      </w:del>
    </w:p>
    <w:p w14:paraId="393B6343" w14:textId="77777777" w:rsidR="001C18B4" w:rsidRDefault="001C18B4">
      <w:pPr>
        <w:pStyle w:val="HTMLPreformatted"/>
        <w:rPr>
          <w:del w:id="216" w:author="Jessica" w:date="2026-09-25T21:12:00Z" w16du:dateUtc="2026-09-26T01:12:00Z"/>
          <w:rFonts w:ascii="Arial" w:hAnsi="Arial" w:cs="Arial"/>
          <w:lang w:val="en-PH"/>
        </w:rPr>
      </w:pPr>
    </w:p>
    <w:p w14:paraId="6A17A29D" w14:textId="77777777" w:rsidR="001C18B4" w:rsidRDefault="001C18B4">
      <w:pPr>
        <w:pStyle w:val="HTMLPreformatted"/>
        <w:rPr>
          <w:del w:id="217" w:author="Jessica" w:date="2026-09-25T21:12:00Z" w16du:dateUtc="2026-09-26T01:12:00Z"/>
          <w:rFonts w:ascii="Arial" w:hAnsi="Arial" w:cs="Arial"/>
          <w:lang w:val="en-PH"/>
        </w:rPr>
      </w:pPr>
      <w:del w:id="218" w:author="Jessica" w:date="2026-09-25T21:12:00Z" w16du:dateUtc="2026-09-26T01:12:00Z">
        <w:r>
          <w:rPr>
            <w:rFonts w:ascii="Arial" w:hAnsi="Arial" w:cs="Arial"/>
            <w:lang w:val="en-PH"/>
          </w:rPr>
          <w:tab/>
        </w:r>
        <w:r>
          <w:rPr>
            <w:rFonts w:ascii="Arial" w:hAnsi="Arial" w:cs="Arial"/>
            <w:lang w:val="en-PH"/>
          </w:rPr>
          <w:delText>Whenever the Commissioner has probable cause to believe that any rice or bulk rice has been sold or offered for sale or exchange in violation of any of the provisions of this chapter, he may seize and affix to such product a notice to that effect detaining the product and warning all persons not to dispose of it by sale or otherwise without his permission. It shall be a violation of this chapter, subject to the penalties set forth in Section 39-31-120, for any person to dispose of such product by sale or o</w:delText>
        </w:r>
        <w:r>
          <w:rPr>
            <w:rFonts w:ascii="Arial" w:hAnsi="Arial" w:cs="Arial"/>
            <w:lang w:val="en-PH"/>
          </w:rPr>
          <w:delText>therwise without such permission. The Commissioner may, in his discretion, release the rice or bulk rice for feed or brewing purposes or for shipment out of the State or for human consumption, if brought into compliance with this chapter and upon payment of all costs or expenses incurred in any proceeding connected with such seizure and withdrawal.</w:delText>
        </w:r>
        <w:r>
          <w:rPr>
            <w:rFonts w:ascii="Arial" w:hAnsi="Arial" w:cs="Arial"/>
            <w:lang w:val="en-PH"/>
          </w:rPr>
          <w:br/>
        </w:r>
      </w:del>
    </w:p>
    <w:p w14:paraId="24DF0607" w14:textId="77777777" w:rsidR="001C18B4" w:rsidRDefault="001C18B4">
      <w:pPr>
        <w:pStyle w:val="HTMLPreformatted"/>
        <w:rPr>
          <w:del w:id="219" w:author="Jessica" w:date="2026-09-25T21:12:00Z" w16du:dateUtc="2026-09-26T01:12:00Z"/>
          <w:rFonts w:ascii="Arial" w:hAnsi="Arial" w:cs="Arial"/>
          <w:lang w:val="en-PH"/>
        </w:rPr>
      </w:pPr>
    </w:p>
    <w:p w14:paraId="135CB3A4" w14:textId="77777777" w:rsidR="001C18B4" w:rsidRDefault="001C18B4">
      <w:pPr>
        <w:pStyle w:val="HTMLPreformatted"/>
        <w:rPr>
          <w:del w:id="220" w:author="Jessica" w:date="2026-09-25T21:12:00Z" w16du:dateUtc="2026-09-26T01:12:00Z"/>
          <w:rFonts w:ascii="Arial" w:hAnsi="Arial" w:cs="Arial"/>
          <w:lang w:val="en-PH"/>
        </w:rPr>
      </w:pPr>
      <w:del w:id="221" w:author="Jessica" w:date="2026-09-25T21:12:00Z" w16du:dateUtc="2026-09-26T01:12:00Z">
        <w:r>
          <w:rPr>
            <w:rFonts w:ascii="Arial" w:hAnsi="Arial" w:cs="Arial"/>
            <w:lang w:val="en-PH"/>
          </w:rPr>
          <w:delText>HISTORY: 1962 Code § 32-1568; 1956 (49) 1630.</w:delText>
        </w:r>
        <w:r>
          <w:rPr>
            <w:rFonts w:ascii="Arial" w:hAnsi="Arial" w:cs="Arial"/>
            <w:lang w:val="en-PH"/>
          </w:rPr>
          <w:br/>
        </w:r>
      </w:del>
    </w:p>
    <w:p w14:paraId="3750B1F8" w14:textId="77777777" w:rsidR="001C18B4" w:rsidRDefault="001C18B4">
      <w:pPr>
        <w:pStyle w:val="HTMLPreformatted"/>
        <w:rPr>
          <w:del w:id="222" w:author="Jessica" w:date="2026-09-25T21:12:00Z" w16du:dateUtc="2026-09-26T01:12:00Z"/>
          <w:rFonts w:ascii="Arial" w:hAnsi="Arial" w:cs="Arial"/>
          <w:lang w:val="en-PH"/>
        </w:rPr>
      </w:pPr>
    </w:p>
    <w:p w14:paraId="2B284913" w14:textId="77777777" w:rsidR="001C18B4" w:rsidRDefault="001C18B4">
      <w:pPr>
        <w:pStyle w:val="HTMLPreformatted"/>
        <w:rPr>
          <w:del w:id="223" w:author="Jessica" w:date="2026-09-25T21:12:00Z" w16du:dateUtc="2026-09-26T01:12:00Z"/>
          <w:rFonts w:ascii="Arial" w:hAnsi="Arial" w:cs="Arial"/>
          <w:lang w:val="en-PH"/>
        </w:rPr>
      </w:pPr>
      <w:del w:id="224" w:author="Jessica" w:date="2026-09-25T21:12:00Z" w16du:dateUtc="2026-09-26T01:12:00Z">
        <w:r>
          <w:rPr>
            <w:rFonts w:ascii="Arial" w:hAnsi="Arial" w:cs="Arial"/>
            <w:b/>
            <w:lang w:val="en-PH"/>
          </w:rPr>
          <w:delText>SECTION 39-31-90. Inspection of premises and vehicles.</w:delText>
        </w:r>
        <w:r>
          <w:rPr>
            <w:rFonts w:ascii="Arial" w:hAnsi="Arial" w:cs="Arial"/>
            <w:b/>
            <w:lang w:val="en-PH"/>
          </w:rPr>
          <w:br/>
        </w:r>
      </w:del>
    </w:p>
    <w:p w14:paraId="0D843BA5" w14:textId="77777777" w:rsidR="001C18B4" w:rsidRDefault="001C18B4">
      <w:pPr>
        <w:pStyle w:val="HTMLPreformatted"/>
        <w:rPr>
          <w:del w:id="225" w:author="Jessica" w:date="2026-09-25T21:12:00Z" w16du:dateUtc="2026-09-26T01:12:00Z"/>
          <w:rFonts w:ascii="Arial" w:hAnsi="Arial" w:cs="Arial"/>
          <w:lang w:val="en-PH"/>
        </w:rPr>
      </w:pPr>
    </w:p>
    <w:p w14:paraId="15475FB7" w14:textId="77777777" w:rsidR="001C18B4" w:rsidRDefault="001C18B4">
      <w:pPr>
        <w:pStyle w:val="HTMLPreformatted"/>
        <w:rPr>
          <w:del w:id="226" w:author="Jessica" w:date="2026-09-25T21:12:00Z" w16du:dateUtc="2026-09-26T01:12:00Z"/>
          <w:rFonts w:ascii="Arial" w:hAnsi="Arial" w:cs="Arial"/>
          <w:lang w:val="en-PH"/>
        </w:rPr>
      </w:pPr>
      <w:del w:id="227" w:author="Jessica" w:date="2026-09-25T21:12:00Z" w16du:dateUtc="2026-09-26T01:12:00Z">
        <w:r>
          <w:rPr>
            <w:rFonts w:ascii="Arial" w:hAnsi="Arial" w:cs="Arial"/>
            <w:lang w:val="en-PH"/>
          </w:rPr>
          <w:tab/>
        </w:r>
        <w:r>
          <w:rPr>
            <w:rFonts w:ascii="Arial" w:hAnsi="Arial" w:cs="Arial"/>
            <w:lang w:val="en-PH"/>
          </w:rPr>
          <w:delText>The Commissioner may enter upon any business premises or vehicles where rice may be found, for the purpose of enforcing this chapter, and to take samples of and inspect and analyze rice or bulk rice which are offered for sale or which have been sold or exchanged for services or goods.</w:delText>
        </w:r>
        <w:r>
          <w:rPr>
            <w:rFonts w:ascii="Arial" w:hAnsi="Arial" w:cs="Arial"/>
            <w:lang w:val="en-PH"/>
          </w:rPr>
          <w:br/>
        </w:r>
      </w:del>
    </w:p>
    <w:p w14:paraId="15CAD4C8" w14:textId="77777777" w:rsidR="001C18B4" w:rsidRDefault="001C18B4">
      <w:pPr>
        <w:pStyle w:val="HTMLPreformatted"/>
        <w:rPr>
          <w:del w:id="228" w:author="Jessica" w:date="2026-09-25T21:12:00Z" w16du:dateUtc="2026-09-26T01:12:00Z"/>
          <w:rFonts w:ascii="Arial" w:hAnsi="Arial" w:cs="Arial"/>
          <w:lang w:val="en-PH"/>
        </w:rPr>
      </w:pPr>
    </w:p>
    <w:p w14:paraId="2D84BABC" w14:textId="77777777" w:rsidR="001C18B4" w:rsidRDefault="001C18B4">
      <w:pPr>
        <w:pStyle w:val="HTMLPreformatted"/>
        <w:rPr>
          <w:del w:id="229" w:author="Jessica" w:date="2026-09-25T21:12:00Z" w16du:dateUtc="2026-09-26T01:12:00Z"/>
          <w:rFonts w:ascii="Arial" w:hAnsi="Arial" w:cs="Arial"/>
          <w:lang w:val="en-PH"/>
        </w:rPr>
      </w:pPr>
      <w:del w:id="230" w:author="Jessica" w:date="2026-09-25T21:12:00Z" w16du:dateUtc="2026-09-26T01:12:00Z">
        <w:r>
          <w:rPr>
            <w:rFonts w:ascii="Arial" w:hAnsi="Arial" w:cs="Arial"/>
            <w:lang w:val="en-PH"/>
          </w:rPr>
          <w:delText>HISTORY: 1962 Code § 32-1569; 1956 (49) 1630.</w:delText>
        </w:r>
        <w:r>
          <w:rPr>
            <w:rFonts w:ascii="Arial" w:hAnsi="Arial" w:cs="Arial"/>
            <w:lang w:val="en-PH"/>
          </w:rPr>
          <w:br/>
        </w:r>
      </w:del>
    </w:p>
    <w:p w14:paraId="7FF94BA1" w14:textId="77777777" w:rsidR="001C18B4" w:rsidRDefault="001C18B4">
      <w:pPr>
        <w:pStyle w:val="HTMLPreformatted"/>
        <w:rPr>
          <w:del w:id="231" w:author="Jessica" w:date="2026-09-25T21:12:00Z" w16du:dateUtc="2026-09-26T01:12:00Z"/>
          <w:rFonts w:ascii="Arial" w:hAnsi="Arial" w:cs="Arial"/>
          <w:lang w:val="en-PH"/>
        </w:rPr>
      </w:pPr>
    </w:p>
    <w:p w14:paraId="6EA00A69" w14:textId="77777777" w:rsidR="001C18B4" w:rsidRDefault="001C18B4">
      <w:pPr>
        <w:pStyle w:val="HTMLPreformatted"/>
        <w:rPr>
          <w:del w:id="232" w:author="Jessica" w:date="2026-09-25T21:12:00Z" w16du:dateUtc="2026-09-26T01:12:00Z"/>
          <w:rFonts w:ascii="Arial" w:hAnsi="Arial" w:cs="Arial"/>
          <w:lang w:val="en-PH"/>
        </w:rPr>
      </w:pPr>
      <w:del w:id="233" w:author="Jessica" w:date="2026-09-25T21:12:00Z" w16du:dateUtc="2026-09-26T01:12:00Z">
        <w:r>
          <w:rPr>
            <w:rFonts w:ascii="Arial" w:hAnsi="Arial" w:cs="Arial"/>
            <w:b/>
            <w:lang w:val="en-PH"/>
          </w:rPr>
          <w:delText>SECTION 39-31-100. Enforcement; promulgation of rules and regulations.</w:delText>
        </w:r>
        <w:r>
          <w:rPr>
            <w:rFonts w:ascii="Arial" w:hAnsi="Arial" w:cs="Arial"/>
            <w:b/>
            <w:lang w:val="en-PH"/>
          </w:rPr>
          <w:br/>
        </w:r>
      </w:del>
    </w:p>
    <w:p w14:paraId="6074C35A" w14:textId="77777777" w:rsidR="001C18B4" w:rsidRDefault="001C18B4">
      <w:pPr>
        <w:pStyle w:val="HTMLPreformatted"/>
        <w:rPr>
          <w:del w:id="234" w:author="Jessica" w:date="2026-09-25T21:12:00Z" w16du:dateUtc="2026-09-26T01:12:00Z"/>
          <w:rFonts w:ascii="Arial" w:hAnsi="Arial" w:cs="Arial"/>
          <w:lang w:val="en-PH"/>
        </w:rPr>
      </w:pPr>
    </w:p>
    <w:p w14:paraId="2C77FD55" w14:textId="77777777" w:rsidR="001C18B4" w:rsidRDefault="001C18B4">
      <w:pPr>
        <w:pStyle w:val="HTMLPreformatted"/>
        <w:rPr>
          <w:del w:id="235" w:author="Jessica" w:date="2026-09-25T21:12:00Z" w16du:dateUtc="2026-09-26T01:12:00Z"/>
          <w:rFonts w:ascii="Arial" w:hAnsi="Arial" w:cs="Arial"/>
          <w:lang w:val="en-PH"/>
        </w:rPr>
      </w:pPr>
      <w:del w:id="236" w:author="Jessica" w:date="2026-09-25T21:12:00Z" w16du:dateUtc="2026-09-26T01:12:00Z">
        <w:r>
          <w:rPr>
            <w:rFonts w:ascii="Arial" w:hAnsi="Arial" w:cs="Arial"/>
            <w:lang w:val="en-PH"/>
          </w:rPr>
          <w:tab/>
        </w:r>
        <w:r>
          <w:rPr>
            <w:rFonts w:ascii="Arial" w:hAnsi="Arial" w:cs="Arial"/>
            <w:lang w:val="en-PH"/>
          </w:rPr>
          <w:delText>This chapter shall be enforced by the Commissioner, who may make rules and regulations for carrying out the provisions thereof. The Commissioner may adopt by regulation such regulations, in conformity with the primary objectives of this chapter, as have been or may be adopted by the appropriate Federal agency under the Federal Food, Drug and Cosmetic Act, prescribing with respect to rice:</w:delText>
        </w:r>
        <w:r>
          <w:rPr>
            <w:rFonts w:ascii="Arial" w:hAnsi="Arial" w:cs="Arial"/>
            <w:lang w:val="en-PH"/>
          </w:rPr>
          <w:br/>
        </w:r>
      </w:del>
    </w:p>
    <w:p w14:paraId="20FBD808" w14:textId="77777777" w:rsidR="001C18B4" w:rsidRDefault="001C18B4">
      <w:pPr>
        <w:pStyle w:val="HTMLPreformatted"/>
        <w:rPr>
          <w:del w:id="237" w:author="Jessica" w:date="2026-09-25T21:12:00Z" w16du:dateUtc="2026-09-26T01:12:00Z"/>
          <w:rFonts w:ascii="Arial" w:hAnsi="Arial" w:cs="Arial"/>
          <w:lang w:val="en-PH"/>
        </w:rPr>
      </w:pPr>
    </w:p>
    <w:p w14:paraId="2A833852" w14:textId="77777777" w:rsidR="001C18B4" w:rsidRDefault="001C18B4">
      <w:pPr>
        <w:pStyle w:val="HTMLPreformatted"/>
        <w:rPr>
          <w:del w:id="238" w:author="Jessica" w:date="2026-09-25T21:12:00Z" w16du:dateUtc="2026-09-26T01:12:00Z"/>
          <w:rFonts w:ascii="Arial" w:hAnsi="Arial" w:cs="Arial"/>
          <w:lang w:val="en-PH"/>
        </w:rPr>
      </w:pPr>
      <w:del w:id="239" w:author="Jessica" w:date="2026-09-25T21:12:00Z" w16du:dateUtc="2026-09-26T01:12:00Z">
        <w:r>
          <w:rPr>
            <w:rFonts w:ascii="Arial" w:hAnsi="Arial" w:cs="Arial"/>
            <w:lang w:val="en-PH"/>
          </w:rPr>
          <w:tab/>
        </w:r>
        <w:r>
          <w:rPr>
            <w:rFonts w:ascii="Arial" w:hAnsi="Arial" w:cs="Arial"/>
            <w:lang w:val="en-PH"/>
          </w:rPr>
          <w:tab/>
          <w:delText>(1) The vitamins and minerals and the amounts thereof required or permitted to be contained therein;</w:delText>
        </w:r>
        <w:r>
          <w:rPr>
            <w:rFonts w:ascii="Arial" w:hAnsi="Arial" w:cs="Arial"/>
            <w:lang w:val="en-PH"/>
          </w:rPr>
          <w:br/>
        </w:r>
      </w:del>
    </w:p>
    <w:p w14:paraId="7C1717CD" w14:textId="77777777" w:rsidR="001C18B4" w:rsidRDefault="001C18B4">
      <w:pPr>
        <w:pStyle w:val="HTMLPreformatted"/>
        <w:rPr>
          <w:del w:id="240" w:author="Jessica" w:date="2026-09-25T21:12:00Z" w16du:dateUtc="2026-09-26T01:12:00Z"/>
          <w:rFonts w:ascii="Arial" w:hAnsi="Arial" w:cs="Arial"/>
          <w:lang w:val="en-PH"/>
        </w:rPr>
      </w:pPr>
    </w:p>
    <w:p w14:paraId="6E16728E" w14:textId="77777777" w:rsidR="001C18B4" w:rsidRDefault="001C18B4">
      <w:pPr>
        <w:pStyle w:val="HTMLPreformatted"/>
        <w:rPr>
          <w:del w:id="241" w:author="Jessica" w:date="2026-09-25T21:12:00Z" w16du:dateUtc="2026-09-26T01:12:00Z"/>
          <w:rFonts w:ascii="Arial" w:hAnsi="Arial" w:cs="Arial"/>
          <w:lang w:val="en-PH"/>
        </w:rPr>
      </w:pPr>
      <w:del w:id="242" w:author="Jessica" w:date="2026-09-25T21:12:00Z" w16du:dateUtc="2026-09-26T01:12:00Z">
        <w:r>
          <w:rPr>
            <w:rFonts w:ascii="Arial" w:hAnsi="Arial" w:cs="Arial"/>
            <w:lang w:val="en-PH"/>
          </w:rPr>
          <w:tab/>
        </w:r>
        <w:r>
          <w:rPr>
            <w:rFonts w:ascii="Arial" w:hAnsi="Arial" w:cs="Arial"/>
            <w:lang w:val="en-PH"/>
          </w:rPr>
          <w:tab/>
        </w:r>
        <w:r>
          <w:rPr>
            <w:rFonts w:ascii="Arial" w:hAnsi="Arial" w:cs="Arial"/>
            <w:lang w:val="en-PH"/>
          </w:rPr>
          <w:delText>(2) The manner of enrichment with vitamins and minerals;</w:delText>
        </w:r>
        <w:r>
          <w:rPr>
            <w:rFonts w:ascii="Arial" w:hAnsi="Arial" w:cs="Arial"/>
            <w:lang w:val="en-PH"/>
          </w:rPr>
          <w:br/>
        </w:r>
      </w:del>
    </w:p>
    <w:p w14:paraId="36522F34" w14:textId="77777777" w:rsidR="001C18B4" w:rsidRDefault="001C18B4">
      <w:pPr>
        <w:pStyle w:val="HTMLPreformatted"/>
        <w:rPr>
          <w:del w:id="243" w:author="Jessica" w:date="2026-09-25T21:12:00Z" w16du:dateUtc="2026-09-26T01:12:00Z"/>
          <w:rFonts w:ascii="Arial" w:hAnsi="Arial" w:cs="Arial"/>
          <w:lang w:val="en-PH"/>
        </w:rPr>
      </w:pPr>
    </w:p>
    <w:p w14:paraId="4973E639" w14:textId="77777777" w:rsidR="001C18B4" w:rsidRDefault="001C18B4">
      <w:pPr>
        <w:pStyle w:val="HTMLPreformatted"/>
        <w:rPr>
          <w:del w:id="244" w:author="Jessica" w:date="2026-09-25T21:12:00Z" w16du:dateUtc="2026-09-26T01:12:00Z"/>
          <w:rFonts w:ascii="Arial" w:hAnsi="Arial" w:cs="Arial"/>
          <w:lang w:val="en-PH"/>
        </w:rPr>
      </w:pPr>
      <w:del w:id="245" w:author="Jessica" w:date="2026-09-25T21:12:00Z" w16du:dateUtc="2026-09-26T01:12:00Z">
        <w:r>
          <w:rPr>
            <w:rFonts w:ascii="Arial" w:hAnsi="Arial" w:cs="Arial"/>
            <w:lang w:val="en-PH"/>
          </w:rPr>
          <w:tab/>
        </w:r>
        <w:r>
          <w:rPr>
            <w:rFonts w:ascii="Arial" w:hAnsi="Arial" w:cs="Arial"/>
            <w:lang w:val="en-PH"/>
          </w:rPr>
          <w:tab/>
          <w:delText>(3) Methods of testing to determine conformance with the provisions of law;</w:delText>
        </w:r>
        <w:r>
          <w:rPr>
            <w:rFonts w:ascii="Arial" w:hAnsi="Arial" w:cs="Arial"/>
            <w:lang w:val="en-PH"/>
          </w:rPr>
          <w:br/>
        </w:r>
      </w:del>
    </w:p>
    <w:p w14:paraId="0A89671C" w14:textId="77777777" w:rsidR="001C18B4" w:rsidRDefault="001C18B4">
      <w:pPr>
        <w:pStyle w:val="HTMLPreformatted"/>
        <w:rPr>
          <w:del w:id="246" w:author="Jessica" w:date="2026-09-25T21:12:00Z" w16du:dateUtc="2026-09-26T01:12:00Z"/>
          <w:rFonts w:ascii="Arial" w:hAnsi="Arial" w:cs="Arial"/>
          <w:lang w:val="en-PH"/>
        </w:rPr>
      </w:pPr>
    </w:p>
    <w:p w14:paraId="0C3972B5" w14:textId="77777777" w:rsidR="001C18B4" w:rsidRDefault="001C18B4">
      <w:pPr>
        <w:pStyle w:val="HTMLPreformatted"/>
        <w:rPr>
          <w:del w:id="247" w:author="Jessica" w:date="2026-09-25T21:12:00Z" w16du:dateUtc="2026-09-26T01:12:00Z"/>
          <w:rFonts w:ascii="Arial" w:hAnsi="Arial" w:cs="Arial"/>
          <w:lang w:val="en-PH"/>
        </w:rPr>
      </w:pPr>
      <w:del w:id="248" w:author="Jessica" w:date="2026-09-25T21:12:00Z" w16du:dateUtc="2026-09-26T01:12:00Z">
        <w:r>
          <w:rPr>
            <w:rFonts w:ascii="Arial" w:hAnsi="Arial" w:cs="Arial"/>
            <w:lang w:val="en-PH"/>
          </w:rPr>
          <w:tab/>
        </w:r>
        <w:r>
          <w:rPr>
            <w:rFonts w:ascii="Arial" w:hAnsi="Arial" w:cs="Arial"/>
            <w:lang w:val="en-PH"/>
          </w:rPr>
          <w:tab/>
          <w:delText>(4) Labeling requirements; and</w:delText>
        </w:r>
        <w:r>
          <w:rPr>
            <w:rFonts w:ascii="Arial" w:hAnsi="Arial" w:cs="Arial"/>
            <w:lang w:val="en-PH"/>
          </w:rPr>
          <w:br/>
        </w:r>
      </w:del>
    </w:p>
    <w:p w14:paraId="4EFB8486" w14:textId="77777777" w:rsidR="001C18B4" w:rsidRDefault="001C18B4">
      <w:pPr>
        <w:pStyle w:val="HTMLPreformatted"/>
        <w:rPr>
          <w:del w:id="249" w:author="Jessica" w:date="2026-09-25T21:12:00Z" w16du:dateUtc="2026-09-26T01:12:00Z"/>
          <w:rFonts w:ascii="Arial" w:hAnsi="Arial" w:cs="Arial"/>
          <w:lang w:val="en-PH"/>
        </w:rPr>
      </w:pPr>
    </w:p>
    <w:p w14:paraId="38944FAF" w14:textId="77777777" w:rsidR="001C18B4" w:rsidRDefault="001C18B4">
      <w:pPr>
        <w:pStyle w:val="HTMLPreformatted"/>
        <w:rPr>
          <w:del w:id="250" w:author="Jessica" w:date="2026-09-25T21:12:00Z" w16du:dateUtc="2026-09-26T01:12:00Z"/>
          <w:rFonts w:ascii="Arial" w:hAnsi="Arial" w:cs="Arial"/>
          <w:lang w:val="en-PH"/>
        </w:rPr>
      </w:pPr>
      <w:del w:id="251" w:author="Jessica" w:date="2026-09-25T21:12:00Z" w16du:dateUtc="2026-09-26T01:12:00Z">
        <w:r>
          <w:rPr>
            <w:rFonts w:ascii="Arial" w:hAnsi="Arial" w:cs="Arial"/>
            <w:lang w:val="en-PH"/>
          </w:rPr>
          <w:tab/>
        </w:r>
        <w:r>
          <w:rPr>
            <w:rFonts w:ascii="Arial" w:hAnsi="Arial" w:cs="Arial"/>
            <w:lang w:val="en-PH"/>
          </w:rPr>
          <w:tab/>
          <w:delText>(5) Sanitation requirements.</w:delText>
        </w:r>
        <w:r>
          <w:rPr>
            <w:rFonts w:ascii="Arial" w:hAnsi="Arial" w:cs="Arial"/>
            <w:lang w:val="en-PH"/>
          </w:rPr>
          <w:br/>
        </w:r>
      </w:del>
    </w:p>
    <w:p w14:paraId="34700274" w14:textId="77777777" w:rsidR="001C18B4" w:rsidRDefault="001C18B4">
      <w:pPr>
        <w:pStyle w:val="HTMLPreformatted"/>
        <w:rPr>
          <w:del w:id="252" w:author="Jessica" w:date="2026-09-25T21:12:00Z" w16du:dateUtc="2026-09-26T01:12:00Z"/>
          <w:rFonts w:ascii="Arial" w:hAnsi="Arial" w:cs="Arial"/>
          <w:lang w:val="en-PH"/>
        </w:rPr>
      </w:pPr>
    </w:p>
    <w:p w14:paraId="1C560F73" w14:textId="77777777" w:rsidR="001C18B4" w:rsidRDefault="001C18B4">
      <w:pPr>
        <w:pStyle w:val="HTMLPreformatted"/>
        <w:rPr>
          <w:del w:id="253" w:author="Jessica" w:date="2026-09-25T21:12:00Z" w16du:dateUtc="2026-09-26T01:12:00Z"/>
          <w:rFonts w:ascii="Arial" w:hAnsi="Arial" w:cs="Arial"/>
          <w:lang w:val="en-PH"/>
        </w:rPr>
      </w:pPr>
      <w:del w:id="254" w:author="Jessica" w:date="2026-09-25T21:12:00Z" w16du:dateUtc="2026-09-26T01:12:00Z">
        <w:r>
          <w:rPr>
            <w:rFonts w:ascii="Arial" w:hAnsi="Arial" w:cs="Arial"/>
            <w:lang w:val="en-PH"/>
          </w:rPr>
          <w:delText>HISTORY: 1962 Code § 32-1570; 1956 (49) 1630.</w:delText>
        </w:r>
        <w:r>
          <w:rPr>
            <w:rFonts w:ascii="Arial" w:hAnsi="Arial" w:cs="Arial"/>
            <w:lang w:val="en-PH"/>
          </w:rPr>
          <w:br/>
        </w:r>
      </w:del>
    </w:p>
    <w:p w14:paraId="4DE38250" w14:textId="77777777" w:rsidR="001C18B4" w:rsidRDefault="001C18B4">
      <w:pPr>
        <w:pStyle w:val="HTMLPreformatted"/>
        <w:rPr>
          <w:del w:id="255" w:author="Jessica" w:date="2026-09-25T21:12:00Z" w16du:dateUtc="2026-09-26T01:12:00Z"/>
          <w:rFonts w:ascii="Arial" w:hAnsi="Arial" w:cs="Arial"/>
          <w:lang w:val="en-PH"/>
        </w:rPr>
      </w:pPr>
    </w:p>
    <w:p w14:paraId="46C41A86" w14:textId="77777777" w:rsidR="001C18B4" w:rsidRDefault="001C18B4">
      <w:pPr>
        <w:pStyle w:val="HTMLPreformatted"/>
        <w:rPr>
          <w:del w:id="256" w:author="Jessica" w:date="2026-09-25T21:12:00Z" w16du:dateUtc="2026-09-26T01:12:00Z"/>
          <w:rFonts w:ascii="Arial" w:hAnsi="Arial" w:cs="Arial"/>
          <w:lang w:val="en-PH"/>
        </w:rPr>
      </w:pPr>
      <w:del w:id="257" w:author="Jessica" w:date="2026-09-25T21:12:00Z" w16du:dateUtc="2026-09-26T01:12:00Z">
        <w:r>
          <w:rPr>
            <w:rFonts w:ascii="Arial" w:hAnsi="Arial" w:cs="Arial"/>
            <w:b/>
            <w:lang w:val="en-PH"/>
          </w:rPr>
          <w:delText>SECTION 39-31-110. Commissioner may act through officers or employees.</w:delText>
        </w:r>
        <w:r>
          <w:rPr>
            <w:rFonts w:ascii="Arial" w:hAnsi="Arial" w:cs="Arial"/>
            <w:b/>
            <w:lang w:val="en-PH"/>
          </w:rPr>
          <w:br/>
        </w:r>
      </w:del>
    </w:p>
    <w:p w14:paraId="2AEECA92" w14:textId="77777777" w:rsidR="001C18B4" w:rsidRDefault="001C18B4">
      <w:pPr>
        <w:pStyle w:val="HTMLPreformatted"/>
        <w:rPr>
          <w:del w:id="258" w:author="Jessica" w:date="2026-09-25T21:12:00Z" w16du:dateUtc="2026-09-26T01:12:00Z"/>
          <w:rFonts w:ascii="Arial" w:hAnsi="Arial" w:cs="Arial"/>
          <w:lang w:val="en-PH"/>
        </w:rPr>
      </w:pPr>
    </w:p>
    <w:p w14:paraId="74CE63EA" w14:textId="77777777" w:rsidR="001C18B4" w:rsidRDefault="001C18B4">
      <w:pPr>
        <w:pStyle w:val="HTMLPreformatted"/>
        <w:rPr>
          <w:del w:id="259" w:author="Jessica" w:date="2026-09-25T21:12:00Z" w16du:dateUtc="2026-09-26T01:12:00Z"/>
          <w:rFonts w:ascii="Arial" w:hAnsi="Arial" w:cs="Arial"/>
          <w:lang w:val="en-PH"/>
        </w:rPr>
      </w:pPr>
      <w:del w:id="260" w:author="Jessica" w:date="2026-09-25T21:12:00Z" w16du:dateUtc="2026-09-26T01:12:00Z">
        <w:r>
          <w:rPr>
            <w:rFonts w:ascii="Arial" w:hAnsi="Arial" w:cs="Arial"/>
            <w:lang w:val="en-PH"/>
          </w:rPr>
          <w:tab/>
          <w:delText>The authority vested in the Commissioner by this chapter may be exercised by him through such officers or employees of the Department of Agriculture of this State as he may designate.</w:delText>
        </w:r>
        <w:r>
          <w:rPr>
            <w:rFonts w:ascii="Arial" w:hAnsi="Arial" w:cs="Arial"/>
            <w:lang w:val="en-PH"/>
          </w:rPr>
          <w:br/>
        </w:r>
      </w:del>
    </w:p>
    <w:p w14:paraId="20B3BB03" w14:textId="77777777" w:rsidR="001C18B4" w:rsidRDefault="001C18B4">
      <w:pPr>
        <w:pStyle w:val="HTMLPreformatted"/>
        <w:rPr>
          <w:del w:id="261" w:author="Jessica" w:date="2026-09-25T21:12:00Z" w16du:dateUtc="2026-09-26T01:12:00Z"/>
          <w:rFonts w:ascii="Arial" w:hAnsi="Arial" w:cs="Arial"/>
          <w:lang w:val="en-PH"/>
        </w:rPr>
      </w:pPr>
    </w:p>
    <w:p w14:paraId="73E22708" w14:textId="77777777" w:rsidR="001C18B4" w:rsidRDefault="001C18B4">
      <w:pPr>
        <w:pStyle w:val="HTMLPreformatted"/>
        <w:rPr>
          <w:del w:id="262" w:author="Jessica" w:date="2026-09-25T21:12:00Z" w16du:dateUtc="2026-09-26T01:12:00Z"/>
          <w:rFonts w:ascii="Arial" w:hAnsi="Arial" w:cs="Arial"/>
          <w:lang w:val="en-PH"/>
        </w:rPr>
      </w:pPr>
      <w:del w:id="263" w:author="Jessica" w:date="2026-09-25T21:12:00Z" w16du:dateUtc="2026-09-26T01:12:00Z">
        <w:r>
          <w:rPr>
            <w:rFonts w:ascii="Arial" w:hAnsi="Arial" w:cs="Arial"/>
            <w:lang w:val="en-PH"/>
          </w:rPr>
          <w:delText>HISTORY: 1962 Code § 32-1571; 1956 (49) 1630.</w:delText>
        </w:r>
        <w:r>
          <w:rPr>
            <w:rFonts w:ascii="Arial" w:hAnsi="Arial" w:cs="Arial"/>
            <w:lang w:val="en-PH"/>
          </w:rPr>
          <w:br/>
        </w:r>
      </w:del>
    </w:p>
    <w:p w14:paraId="08ED81CA" w14:textId="77777777" w:rsidR="001C18B4" w:rsidRDefault="001C18B4">
      <w:pPr>
        <w:pStyle w:val="HTMLPreformatted"/>
        <w:rPr>
          <w:del w:id="264" w:author="Jessica" w:date="2026-09-25T21:12:00Z" w16du:dateUtc="2026-09-26T01:12:00Z"/>
          <w:rFonts w:ascii="Arial" w:hAnsi="Arial" w:cs="Arial"/>
          <w:lang w:val="en-PH"/>
        </w:rPr>
      </w:pPr>
    </w:p>
    <w:p w14:paraId="661872E9" w14:textId="77777777" w:rsidR="001C18B4" w:rsidRDefault="001C18B4">
      <w:pPr>
        <w:pStyle w:val="HTMLPreformatted"/>
        <w:rPr>
          <w:del w:id="265" w:author="Jessica" w:date="2026-09-25T21:12:00Z" w16du:dateUtc="2026-09-26T01:12:00Z"/>
          <w:rFonts w:ascii="Arial" w:hAnsi="Arial" w:cs="Arial"/>
          <w:lang w:val="en-PH"/>
        </w:rPr>
      </w:pPr>
      <w:del w:id="266" w:author="Jessica" w:date="2026-09-25T21:12:00Z" w16du:dateUtc="2026-09-26T01:12:00Z">
        <w:r>
          <w:rPr>
            <w:rFonts w:ascii="Arial" w:hAnsi="Arial" w:cs="Arial"/>
            <w:b/>
            <w:lang w:val="en-PH"/>
          </w:rPr>
          <w:delText>SECTION 39-31-120. Penalties.</w:delText>
        </w:r>
        <w:r>
          <w:rPr>
            <w:rFonts w:ascii="Arial" w:hAnsi="Arial" w:cs="Arial"/>
            <w:b/>
            <w:lang w:val="en-PH"/>
          </w:rPr>
          <w:br/>
        </w:r>
      </w:del>
    </w:p>
    <w:p w14:paraId="67BF8507" w14:textId="77777777" w:rsidR="001C18B4" w:rsidRDefault="001C18B4">
      <w:pPr>
        <w:pStyle w:val="HTMLPreformatted"/>
        <w:rPr>
          <w:del w:id="267" w:author="Jessica" w:date="2026-09-25T21:12:00Z" w16du:dateUtc="2026-09-26T01:12:00Z"/>
          <w:rFonts w:ascii="Arial" w:hAnsi="Arial" w:cs="Arial"/>
          <w:lang w:val="en-PH"/>
        </w:rPr>
      </w:pPr>
    </w:p>
    <w:p w14:paraId="6A492E8F" w14:textId="77777777" w:rsidR="001C18B4" w:rsidRDefault="001C18B4">
      <w:pPr>
        <w:pStyle w:val="HTMLPreformatted"/>
        <w:rPr>
          <w:del w:id="268" w:author="Jessica" w:date="2026-09-25T21:12:00Z" w16du:dateUtc="2026-09-26T01:12:00Z"/>
          <w:rFonts w:ascii="Arial" w:hAnsi="Arial" w:cs="Arial"/>
          <w:lang w:val="en-PH"/>
        </w:rPr>
      </w:pPr>
      <w:del w:id="269" w:author="Jessica" w:date="2026-09-25T21:12:00Z" w16du:dateUtc="2026-09-26T01:12:00Z">
        <w:r>
          <w:rPr>
            <w:rFonts w:ascii="Arial" w:hAnsi="Arial" w:cs="Arial"/>
            <w:lang w:val="en-PH"/>
          </w:rPr>
          <w:tab/>
          <w:delText>Any person found guilty of violating any provision of Sections 39-31-20 to 39-31-60 and 39-31-80 or any rule or regulation made by authority of this chapter shall be subject for each and every offense to imprisonment not exceeding thirty days or a fine of not more than one hundred dollars.</w:delText>
        </w:r>
        <w:r>
          <w:rPr>
            <w:rFonts w:ascii="Arial" w:hAnsi="Arial" w:cs="Arial"/>
            <w:lang w:val="en-PH"/>
          </w:rPr>
          <w:br/>
        </w:r>
      </w:del>
    </w:p>
    <w:p w14:paraId="24781411" w14:textId="77777777" w:rsidR="001C18B4" w:rsidRDefault="001C18B4">
      <w:pPr>
        <w:pStyle w:val="HTMLPreformatted"/>
        <w:rPr>
          <w:del w:id="270" w:author="Jessica" w:date="2026-09-25T21:12:00Z" w16du:dateUtc="2026-09-26T01:12:00Z"/>
          <w:rFonts w:ascii="Arial" w:hAnsi="Arial" w:cs="Arial"/>
          <w:lang w:val="en-PH"/>
        </w:rPr>
      </w:pPr>
    </w:p>
    <w:p w14:paraId="7D676F34" w14:textId="77777777" w:rsidR="001C18B4" w:rsidRDefault="001C18B4">
      <w:pPr>
        <w:pStyle w:val="HTMLPreformatted"/>
        <w:rPr>
          <w:del w:id="271" w:author="Jessica" w:date="2026-09-25T21:12:00Z" w16du:dateUtc="2026-09-26T01:12:00Z"/>
          <w:rFonts w:ascii="Arial" w:hAnsi="Arial" w:cs="Arial"/>
          <w:lang w:val="en-PH"/>
        </w:rPr>
      </w:pPr>
      <w:del w:id="272" w:author="Jessica" w:date="2026-09-25T21:12:00Z" w16du:dateUtc="2026-09-26T01:12:00Z">
        <w:r>
          <w:rPr>
            <w:rFonts w:ascii="Arial" w:hAnsi="Arial" w:cs="Arial"/>
            <w:lang w:val="en-PH"/>
          </w:rPr>
          <w:delText>HISTORY: 1962 Code § 32-1572; 1956 (49) 1630.</w:delText>
        </w:r>
        <w:r>
          <w:rPr>
            <w:rFonts w:ascii="Arial" w:hAnsi="Arial" w:cs="Arial"/>
            <w:lang w:val="en-PH"/>
          </w:rPr>
          <w:br/>
        </w:r>
      </w:del>
    </w:p>
    <w:p w14:paraId="31594C8E" w14:textId="77777777" w:rsidR="001C18B4" w:rsidRDefault="001C18B4">
      <w:pPr>
        <w:rPr>
          <w:rPrChange w:id="273" w:author="Jessica" w:date="2026-09-25T21:12:00Z" w16du:dateUtc="2026-09-26T01:12:00Z">
            <w:rPr>
              <w:rFonts w:ascii="Arial" w:hAnsi="Arial" w:cs="Arial"/>
              <w:lang w:val="en-PH"/>
            </w:rPr>
          </w:rPrChange>
        </w:rPr>
        <w:pPrChange w:id="274" w:author="Jessica" w:date="2026-09-25T21:12:00Z" w16du:dateUtc="2026-09-26T01:12:00Z">
          <w:pPr>
            <w:pStyle w:val="HTMLPreformatted"/>
          </w:pPr>
        </w:pPrChange>
      </w:pPr>
    </w:p>
    <w:sectPr w:rsidR="005940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AD3469"/>
    <w:multiLevelType w:val="hybridMultilevel"/>
    <w:tmpl w:val="A460970C"/>
    <w:lvl w:ilvl="0" w:tplc="4FC21E5A">
      <w:start w:val="1"/>
      <w:numFmt w:val="lowerRoman"/>
      <w:lvlText w:val="(%1)"/>
      <w:lvlJc w:val="left"/>
      <w:pPr>
        <w:ind w:left="2700" w:hanging="720"/>
      </w:pPr>
      <w:rPr>
        <w:rFonts w:hint="default"/>
        <w:i w:val="0"/>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18253872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1D"/>
    <w:rsid w:val="000A4006"/>
    <w:rsid w:val="00156AE5"/>
    <w:rsid w:val="001A0374"/>
    <w:rsid w:val="00285E56"/>
    <w:rsid w:val="006D36C9"/>
    <w:rsid w:val="006F2FA7"/>
    <w:rsid w:val="00725760"/>
    <w:rsid w:val="00982DDD"/>
    <w:rsid w:val="00A3221D"/>
    <w:rsid w:val="00AB43FA"/>
    <w:rsid w:val="00AD75CD"/>
    <w:rsid w:val="00B20001"/>
    <w:rsid w:val="00C83C25"/>
    <w:rsid w:val="00D40D14"/>
    <w:rsid w:val="00DF72EE"/>
    <w:rsid w:val="00E61534"/>
    <w:rsid w:val="00F516DD"/>
    <w:rsid w:val="00F62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C406C2"/>
  <w15:chartTrackingRefBased/>
  <w15:docId w15:val="{92629F57-5A9F-4A78-A0F4-4D8971519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534"/>
    <w:pPr>
      <w:widowControl w:val="0"/>
      <w:autoSpaceDE w:val="0"/>
      <w:autoSpaceDN w:val="0"/>
      <w:adjustRightInd w:val="0"/>
      <w:pPrChange w:id="0" w:author="Jessica" w:date="2026-09-25T21:12:00Z">
        <w:pPr/>
      </w:pPrChange>
    </w:pPr>
    <w:rPr>
      <w:sz w:val="24"/>
      <w:szCs w:val="24"/>
      <w:rPrChange w:id="0" w:author="Jessica" w:date="2026-09-25T21:12:00Z">
        <w:rPr>
          <w:rFonts w:eastAsiaTheme="minorEastAsia"/>
          <w:sz w:val="24"/>
          <w:szCs w:val="24"/>
          <w:lang w:val="en-US" w:eastAsia="en-US" w:bidi="ar-SA"/>
        </w:rPr>
      </w:rPrChange>
    </w:rPr>
  </w:style>
  <w:style w:type="paragraph" w:styleId="Heading4">
    <w:name w:val="heading 4"/>
    <w:basedOn w:val="Normal"/>
    <w:next w:val="Normal"/>
    <w:link w:val="Heading4Char"/>
    <w:uiPriority w:val="99"/>
    <w:qFormat/>
    <w:rsid w:val="006D36C9"/>
    <w:pPr>
      <w:keepNext/>
      <w:pageBreakBefore/>
      <w:shd w:val="clear" w:color="auto" w:fill="FFFFFF"/>
      <w:spacing w:before="100" w:after="100"/>
      <w:outlineLvl w:val="3"/>
      <w:pPrChange w:id="1" w:author="Jessica" w:date="2026-09-25T21:12:00Z">
        <w:pPr>
          <w:keepNext/>
          <w:pageBreakBefore/>
          <w:widowControl w:val="0"/>
          <w:shd w:val="clear" w:color="auto" w:fill="FFFFFF"/>
          <w:autoSpaceDE w:val="0"/>
          <w:autoSpaceDN w:val="0"/>
          <w:adjustRightInd w:val="0"/>
          <w:spacing w:before="100" w:after="100"/>
          <w:outlineLvl w:val="3"/>
        </w:pPr>
      </w:pPrChange>
    </w:pPr>
    <w:rPr>
      <w:color w:val="000000"/>
      <w:rPrChange w:id="1" w:author="Jessica" w:date="2026-09-25T21:12:00Z">
        <w:rPr>
          <w:color w:val="000000"/>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nsolas" w:eastAsiaTheme="minorEastAsia" w:hAnsi="Consolas" w:hint="default"/>
    </w:rPr>
  </w:style>
  <w:style w:type="paragraph" w:customStyle="1" w:styleId="msonormal0">
    <w:name w:val="msonormal"/>
    <w:basedOn w:val="Normal"/>
    <w:pPr>
      <w:spacing w:before="100" w:beforeAutospacing="1" w:after="100" w:afterAutospacing="1"/>
    </w:pPr>
  </w:style>
  <w:style w:type="character" w:customStyle="1" w:styleId="Heading4Char">
    <w:name w:val="Heading 4 Char"/>
    <w:basedOn w:val="DefaultParagraphFont"/>
    <w:link w:val="Heading4"/>
    <w:uiPriority w:val="99"/>
    <w:rsid w:val="00B20001"/>
    <w:rPr>
      <w:color w:val="000000"/>
      <w:sz w:val="24"/>
      <w:szCs w:val="24"/>
      <w:shd w:val="clear" w:color="auto" w:fill="FFFFFF"/>
    </w:rPr>
  </w:style>
  <w:style w:type="paragraph" w:styleId="Title">
    <w:name w:val="Title"/>
    <w:basedOn w:val="Normal"/>
    <w:link w:val="TitleChar"/>
    <w:uiPriority w:val="99"/>
    <w:qFormat/>
    <w:rsid w:val="006D36C9"/>
    <w:pPr>
      <w:shd w:val="clear" w:color="auto" w:fill="FFFFFF"/>
      <w:spacing w:before="100" w:after="100"/>
      <w:jc w:val="center"/>
      <w:pPrChange w:id="2" w:author="Jessica" w:date="2026-09-25T21:12:00Z">
        <w:pPr>
          <w:widowControl w:val="0"/>
          <w:shd w:val="clear" w:color="auto" w:fill="FFFFFF"/>
          <w:autoSpaceDE w:val="0"/>
          <w:autoSpaceDN w:val="0"/>
          <w:adjustRightInd w:val="0"/>
          <w:spacing w:before="100" w:after="100"/>
          <w:jc w:val="center"/>
        </w:pPr>
      </w:pPrChange>
    </w:pPr>
    <w:rPr>
      <w:b/>
      <w:bCs/>
      <w:color w:val="000000"/>
      <w:rPrChange w:id="2" w:author="Jessica" w:date="2026-09-25T21:12:00Z">
        <w:rPr>
          <w:b/>
          <w:bCs/>
          <w:color w:val="000000"/>
          <w:sz w:val="24"/>
          <w:szCs w:val="24"/>
          <w:lang w:val="en-US" w:eastAsia="en-US" w:bidi="ar-SA"/>
        </w:rPr>
      </w:rPrChange>
    </w:rPr>
  </w:style>
  <w:style w:type="character" w:customStyle="1" w:styleId="TitleChar">
    <w:name w:val="Title Char"/>
    <w:basedOn w:val="DefaultParagraphFont"/>
    <w:link w:val="Title"/>
    <w:uiPriority w:val="99"/>
    <w:rsid w:val="00B20001"/>
    <w:rPr>
      <w:b/>
      <w:bCs/>
      <w:color w:val="000000"/>
      <w:sz w:val="24"/>
      <w:szCs w:val="24"/>
      <w:shd w:val="clear" w:color="auto" w:fill="FFFFFF"/>
    </w:rPr>
  </w:style>
  <w:style w:type="paragraph" w:styleId="ListParagraph">
    <w:name w:val="List Paragraph"/>
    <w:basedOn w:val="Normal"/>
    <w:qFormat/>
    <w:rsid w:val="006D36C9"/>
    <w:pPr>
      <w:ind w:left="720"/>
      <w:contextualSpacing/>
      <w:pPrChange w:id="3" w:author="Jessica" w:date="2026-09-25T21:12:00Z">
        <w:pPr>
          <w:widowControl w:val="0"/>
          <w:autoSpaceDE w:val="0"/>
          <w:autoSpaceDN w:val="0"/>
          <w:adjustRightInd w:val="0"/>
          <w:ind w:left="720"/>
          <w:contextualSpacing/>
        </w:pPr>
      </w:pPrChange>
    </w:pPr>
    <w:rPr>
      <w:rPrChange w:id="3" w:author="Jessica" w:date="2026-09-25T21:12:00Z">
        <w:rPr>
          <w:sz w:val="24"/>
          <w:szCs w:val="24"/>
          <w:lang w:val="en-US" w:eastAsia="en-US" w:bidi="ar-SA"/>
        </w:rPr>
      </w:rPrChange>
    </w:rPr>
  </w:style>
  <w:style w:type="paragraph" w:customStyle="1" w:styleId="Style">
    <w:name w:val="Style"/>
    <w:rsid w:val="00E61534"/>
    <w:pPr>
      <w:widowControl w:val="0"/>
      <w:autoSpaceDE w:val="0"/>
      <w:autoSpaceDN w:val="0"/>
      <w:adjustRightInd w:val="0"/>
      <w:pPrChange w:id="4" w:author="Jessica" w:date="2026-09-25T21:12:00Z">
        <w:pPr>
          <w:widowControl w:val="0"/>
          <w:autoSpaceDE w:val="0"/>
          <w:autoSpaceDN w:val="0"/>
          <w:adjustRightInd w:val="0"/>
        </w:pPr>
      </w:pPrChange>
    </w:pPr>
    <w:rPr>
      <w:rFonts w:eastAsiaTheme="minorEastAsia"/>
      <w:sz w:val="24"/>
      <w:szCs w:val="24"/>
      <w:rPrChange w:id="4" w:author="Jessica" w:date="2026-09-25T21:12:00Z">
        <w:rPr>
          <w:rFonts w:eastAsiaTheme="minorEastAsia"/>
          <w:sz w:val="24"/>
          <w:szCs w:val="24"/>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3204</Words>
  <Characters>18264</Characters>
  <Application>Microsoft Office Word</Application>
  <DocSecurity>0</DocSecurity>
  <Lines>152</Lines>
  <Paragraphs>42</Paragraphs>
  <ScaleCrop>false</ScaleCrop>
  <Company/>
  <LinksUpToDate>false</LinksUpToDate>
  <CharactersWithSpaces>21426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Kahlow</dc:creator>
  <cp:keywords/>
  <dc:description/>
  <cp:lastModifiedBy>Arthur Souza Rodrigues</cp:lastModifiedBy>
  <cp:revision>1</cp:revision>
  <dcterms:created xsi:type="dcterms:W3CDTF">2024-10-02T18:44:00Z</dcterms:created>
  <dcterms:modified xsi:type="dcterms:W3CDTF">2026-09-26T01:12:00Z</dcterms:modified>
</cp:coreProperties>
</file>