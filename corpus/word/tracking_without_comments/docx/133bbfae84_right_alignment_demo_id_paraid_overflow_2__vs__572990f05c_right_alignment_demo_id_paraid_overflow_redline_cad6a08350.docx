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5FC4EB0" w14:textId="77777777" w:rsidR="00B26C05" w:rsidRDefault="00E27378">
      <w:pPr>
        <w:jc w:val="right"/>
        <w:pPrChange w:id="0" w:author="Author" w:date="2026-06-29T11:18:00Z" w16du:dateUtc="2026-06-29T15:18:00Z">
          <w:pPr/>
        </w:pPrChange>
      </w:pPr>
      <w:r>
        <w:rPr>
          <w:b/>
          <w:rPrChange w:id="1" w:author="Author" w:date="2026-06-29T11:18:00Z" w16du:dateUtc="2026-06-29T15:18:00Z">
            <w:rPr/>
          </w:rPrChange>
        </w:rPr>
        <w:t>Right Alignment Demo</w:t>
      </w:r>
    </w:p>
    <w:p w14:paraId="6B63A727" w14:textId="77777777" w:rsidR="00B26C05" w:rsidRDefault="00E27378">
      <w:pPr>
        <w:jc w:val="right"/>
        <w:pPrChange w:id="2" w:author="Author" w:date="2026-06-29T11:18:00Z" w16du:dateUtc="2026-06-29T15:18:00Z">
          <w:pPr/>
        </w:pPrChange>
      </w:pPr>
      <w:r>
        <w:rPr>
          <w:b/>
          <w:rPrChange w:id="3" w:author="Author" w:date="2026-06-29T11:18:00Z" w16du:dateUtc="2026-06-29T15:18:00Z">
            <w:rPr/>
          </w:rPrChange>
        </w:rPr>
        <w:t xml:space="preserve">This document demonstrates right </w:t>
      </w:r>
      <w:del w:id="4" w:author="Author" w:date="2026-06-29T11:18:00Z" w16du:dateUtc="2026-06-29T15:18:00Z">
        <w:r>
          <w:delText xml:space="preserve">text </w:delText>
        </w:r>
      </w:del>
      <w:r>
        <w:rPr>
          <w:b/>
          <w:rPrChange w:id="5" w:author="Author" w:date="2026-06-29T11:18:00Z" w16du:dateUtc="2026-06-29T15:18:00Z">
            <w:rPr/>
          </w:rPrChange>
        </w:rPr>
        <w:t>alignment.</w:t>
      </w:r>
    </w:p>
    <w:p w14:paraId="65D84771" w14:textId="77777777" w:rsidR="00DF1D8F" w:rsidRDefault="00E27378">
      <w:pPr>
        <w:jc w:val="right"/>
        <w:rPr>
          <w:ins w:id="6" w:author="Author" w:date="2026-06-29T11:18:00Z" w16du:dateUtc="2026-06-29T15:18:00Z"/>
        </w:rPr>
      </w:pPr>
      <w:r>
        <w:rPr>
          <w:b/>
          <w:rPrChange w:id="7" w:author="Author" w:date="2026-06-29T11:18:00Z" w16du:dateUtc="2026-06-29T15:18:00Z">
            <w:rPr/>
          </w:rPrChange>
        </w:rPr>
        <w:t xml:space="preserve">All text </w:t>
      </w:r>
      <w:del w:id="8" w:author="Author" w:date="2026-06-29T11:18:00Z" w16du:dateUtc="2026-06-29T15:18:00Z">
        <w:r>
          <w:delText xml:space="preserve">in this document </w:delText>
        </w:r>
      </w:del>
      <w:r>
        <w:rPr>
          <w:b/>
          <w:rPrChange w:id="9" w:author="Author" w:date="2026-06-29T11:18:00Z" w16du:dateUtc="2026-06-29T15:18:00Z">
            <w:rPr/>
          </w:rPrChange>
        </w:rPr>
        <w:t>is aligned to the right margin.</w:t>
      </w:r>
    </w:p>
    <w:p w14:paraId="69106EB0" w14:textId="77777777" w:rsidR="00B26C05" w:rsidRDefault="00E27378">
      <w:pPr>
        <w:jc w:val="right"/>
        <w:pPrChange w:id="10" w:author="Author" w:date="2026-06-29T11:18:00Z" w16du:dateUtc="2026-06-29T15:18:00Z">
          <w:pPr/>
        </w:pPrChange>
      </w:pPr>
      <w:ins w:id="11" w:author="Author" w:date="2026-06-29T11:18:00Z" w16du:dateUtc="2026-06-29T15:18:00Z">
        <w:r>
          <w:rPr>
            <w:b/>
            <w:bCs/>
          </w:rPr>
          <w:t>Right alignment is used in certain layouts.</w:t>
        </w:r>
      </w:ins>
    </w:p>
    <w:sectPr w:rsidR="00B26C0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6C05"/>
    <w:rsid w:val="00325BC5"/>
    <w:rsid w:val="00587A0D"/>
    <w:rsid w:val="00B26C05"/>
    <w:rsid w:val="00DF1D8F"/>
    <w:rsid w:val="00E27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0667A2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2026-05-14T17:06:00Z</dcterms:created>
  <dcterms:modified xsi:type="dcterms:W3CDTF">2026-06-29T15:18:00Z</dcterms:modified>
</cp:coreProperties>
</file>