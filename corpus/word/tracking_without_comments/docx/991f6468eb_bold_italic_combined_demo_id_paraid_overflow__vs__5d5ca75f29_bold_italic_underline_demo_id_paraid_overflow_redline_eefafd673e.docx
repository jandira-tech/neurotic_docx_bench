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D8B7D" w14:textId="77777777" w:rsidR="00514B79" w:rsidRDefault="00D7757F">
      <w:r>
        <w:rPr>
          <w:b/>
          <w:i/>
          <w:u w:val="single"/>
          <w:rPrChange w:id="0" w:author="Author" w:date="2026-06-29T10:52:00Z" w16du:dateUtc="2026-06-29T14:52:00Z">
            <w:rPr>
              <w:b/>
              <w:bCs/>
              <w:i/>
              <w:iCs/>
            </w:rPr>
          </w:rPrChange>
        </w:rPr>
        <w:t xml:space="preserve">Bold Italic </w:t>
      </w:r>
      <w:ins w:id="1" w:author="Author" w:date="2026-06-29T10:52:00Z" w16du:dateUtc="2026-06-29T14:52:00Z">
        <w:r>
          <w:rPr>
            <w:b/>
            <w:bCs/>
            <w:i/>
            <w:iCs/>
            <w:u w:val="single"/>
          </w:rPr>
          <w:t>Underline</w:t>
        </w:r>
      </w:ins>
      <w:del w:id="2" w:author="Author" w:date="2026-06-29T10:52:00Z" w16du:dateUtc="2026-06-29T14:52:00Z">
        <w:r>
          <w:rPr>
            <w:b/>
            <w:bCs/>
            <w:i/>
            <w:iCs/>
          </w:rPr>
          <w:delText>Combined</w:delText>
        </w:r>
      </w:del>
      <w:r>
        <w:rPr>
          <w:b/>
          <w:i/>
          <w:u w:val="single"/>
          <w:rPrChange w:id="3" w:author="Author" w:date="2026-06-29T10:52:00Z" w16du:dateUtc="2026-06-29T14:52:00Z">
            <w:rPr>
              <w:b/>
              <w:bCs/>
              <w:i/>
              <w:iCs/>
            </w:rPr>
          </w:rPrChange>
        </w:rPr>
        <w:t xml:space="preserve"> Demo</w:t>
      </w:r>
    </w:p>
    <w:p w14:paraId="5E2D366A" w14:textId="77777777" w:rsidR="00514B79" w:rsidRDefault="00D7757F">
      <w:r>
        <w:rPr>
          <w:b/>
          <w:i/>
          <w:u w:val="single"/>
          <w:rPrChange w:id="4" w:author="Author" w:date="2026-06-29T10:52:00Z" w16du:dateUtc="2026-06-29T14:52:00Z">
            <w:rPr>
              <w:b/>
              <w:bCs/>
              <w:i/>
              <w:iCs/>
            </w:rPr>
          </w:rPrChange>
        </w:rPr>
        <w:t>This document combines bold</w:t>
      </w:r>
      <w:ins w:id="5" w:author="Author" w:date="2026-06-29T10:52:00Z" w16du:dateUtc="2026-06-29T14:52:00Z">
        <w:r>
          <w:rPr>
            <w:b/>
            <w:bCs/>
            <w:i/>
            <w:iCs/>
            <w:u w:val="single"/>
          </w:rPr>
          <w:t>,</w:t>
        </w:r>
      </w:ins>
      <w:del w:id="6" w:author="Author" w:date="2026-06-29T10:52:00Z" w16du:dateUtc="2026-06-29T14:52:00Z">
        <w:r>
          <w:rPr>
            <w:b/>
            <w:bCs/>
            <w:i/>
            <w:iCs/>
          </w:rPr>
          <w:delText xml:space="preserve"> and</w:delText>
        </w:r>
      </w:del>
      <w:r>
        <w:rPr>
          <w:b/>
          <w:i/>
          <w:u w:val="single"/>
          <w:rPrChange w:id="7" w:author="Author" w:date="2026-06-29T10:52:00Z" w16du:dateUtc="2026-06-29T14:52:00Z">
            <w:rPr>
              <w:b/>
              <w:bCs/>
              <w:i/>
              <w:iCs/>
            </w:rPr>
          </w:rPrChange>
        </w:rPr>
        <w:t xml:space="preserve"> italic</w:t>
      </w:r>
      <w:ins w:id="8" w:author="Author" w:date="2026-06-29T10:52:00Z" w16du:dateUtc="2026-06-29T14:52:00Z">
        <w:r>
          <w:rPr>
            <w:b/>
            <w:bCs/>
            <w:i/>
            <w:iCs/>
            <w:u w:val="single"/>
          </w:rPr>
          <w:t>, and underline</w:t>
        </w:r>
      </w:ins>
      <w:r>
        <w:rPr>
          <w:b/>
          <w:i/>
          <w:u w:val="single"/>
          <w:rPrChange w:id="9" w:author="Author" w:date="2026-06-29T10:52:00Z" w16du:dateUtc="2026-06-29T14:52:00Z">
            <w:rPr>
              <w:b/>
              <w:bCs/>
              <w:i/>
              <w:iCs/>
            </w:rPr>
          </w:rPrChange>
        </w:rPr>
        <w:t xml:space="preserve"> formatting</w:t>
      </w:r>
      <w:del w:id="10" w:author="Author" w:date="2026-06-29T10:52:00Z" w16du:dateUtc="2026-06-29T14:52:00Z">
        <w:r>
          <w:rPr>
            <w:b/>
            <w:bCs/>
            <w:i/>
            <w:iCs/>
          </w:rPr>
          <w:delText xml:space="preserve"> together</w:delText>
        </w:r>
      </w:del>
      <w:r>
        <w:rPr>
          <w:b/>
          <w:i/>
          <w:u w:val="single"/>
          <w:rPrChange w:id="11" w:author="Author" w:date="2026-06-29T10:52:00Z" w16du:dateUtc="2026-06-29T14:52:00Z">
            <w:rPr>
              <w:b/>
              <w:bCs/>
              <w:i/>
              <w:iCs/>
            </w:rPr>
          </w:rPrChange>
        </w:rPr>
        <w:t>.</w:t>
      </w:r>
    </w:p>
    <w:p w14:paraId="078D7207" w14:textId="77777777" w:rsidR="00514B79" w:rsidRDefault="00D7757F">
      <w:ins w:id="12" w:author="Author" w:date="2026-06-29T10:52:00Z" w16du:dateUtc="2026-06-29T14:52:00Z">
        <w:r>
          <w:rPr>
            <w:b/>
            <w:bCs/>
            <w:i/>
            <w:iCs/>
            <w:u w:val="single"/>
          </w:rPr>
          <w:t>All three styles combined create maximum</w:t>
        </w:r>
      </w:ins>
      <w:del w:id="13" w:author="Author" w:date="2026-06-29T10:52:00Z" w16du:dateUtc="2026-06-29T14:52:00Z">
        <w:r>
          <w:rPr>
            <w:b/>
            <w:bCs/>
            <w:i/>
            <w:iCs/>
          </w:rPr>
          <w:delText>Bold italic</w:delText>
        </w:r>
      </w:del>
      <w:r>
        <w:rPr>
          <w:b/>
          <w:i/>
          <w:u w:val="single"/>
          <w:rPrChange w:id="14" w:author="Author" w:date="2026-06-29T10:52:00Z" w16du:dateUtc="2026-06-29T14:52:00Z">
            <w:rPr>
              <w:b/>
              <w:bCs/>
              <w:i/>
              <w:iCs/>
            </w:rPr>
          </w:rPrChange>
        </w:rPr>
        <w:t xml:space="preserve"> text </w:t>
      </w:r>
      <w:del w:id="15" w:author="Author" w:date="2026-06-29T10:52:00Z" w16du:dateUtc="2026-06-29T14:52:00Z">
        <w:r>
          <w:rPr>
            <w:b/>
            <w:bCs/>
            <w:i/>
            <w:iCs/>
          </w:rPr>
          <w:delText xml:space="preserve">creates </w:delText>
        </w:r>
      </w:del>
      <w:r>
        <w:rPr>
          <w:b/>
          <w:i/>
          <w:u w:val="single"/>
          <w:rPrChange w:id="16" w:author="Author" w:date="2026-06-29T10:52:00Z" w16du:dateUtc="2026-06-29T14:52:00Z">
            <w:rPr>
              <w:b/>
              <w:bCs/>
              <w:i/>
              <w:iCs/>
            </w:rPr>
          </w:rPrChange>
        </w:rPr>
        <w:t>emphasis</w:t>
      </w:r>
      <w:del w:id="17" w:author="Author" w:date="2026-06-29T10:52:00Z" w16du:dateUtc="2026-06-29T14:52:00Z">
        <w:r>
          <w:rPr>
            <w:b/>
            <w:bCs/>
            <w:i/>
            <w:iCs/>
          </w:rPr>
          <w:delText xml:space="preserve"> for important highlighted content</w:delText>
        </w:r>
      </w:del>
      <w:r>
        <w:rPr>
          <w:b/>
          <w:i/>
          <w:u w:val="single"/>
          <w:rPrChange w:id="18" w:author="Author" w:date="2026-06-29T10:52:00Z" w16du:dateUtc="2026-06-29T14:52:00Z">
            <w:rPr>
              <w:b/>
              <w:bCs/>
              <w:i/>
              <w:iCs/>
            </w:rPr>
          </w:rPrChange>
        </w:rPr>
        <w:t>.</w:t>
      </w:r>
    </w:p>
    <w:sectPr w:rsidR="00514B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B79"/>
    <w:rsid w:val="00514B79"/>
    <w:rsid w:val="007A564D"/>
    <w:rsid w:val="00A155FC"/>
    <w:rsid w:val="00B3365A"/>
    <w:rsid w:val="00D7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14A8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2026-06-29T14:52:00Z</dcterms:modified>
</cp:coreProperties>
</file>