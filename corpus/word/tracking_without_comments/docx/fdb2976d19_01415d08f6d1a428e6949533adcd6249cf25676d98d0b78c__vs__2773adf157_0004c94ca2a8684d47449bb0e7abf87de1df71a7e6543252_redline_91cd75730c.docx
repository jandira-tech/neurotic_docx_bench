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87DDC" w14:textId="77777777" w:rsidR="001E08FA" w:rsidRDefault="001E08FA" w:rsidP="001E08FA">
      <w:pPr>
        <w:rPr>
          <w:ins w:id="10" w:author="1" w:date="2026-09-22T12:59:00Z" w16du:dateUtc="2026-09-22T16:59:00Z"/>
          <w:szCs w:val="24"/>
        </w:rPr>
      </w:pPr>
    </w:p>
    <w:p w14:paraId="10215703" w14:textId="77777777" w:rsidR="001E08FA" w:rsidRDefault="00C40747" w:rsidP="001E08FA">
      <w:pPr>
        <w:rPr>
          <w:ins w:id="11" w:author="1" w:date="2026-09-22T12:59:00Z" w16du:dateUtc="2026-09-22T16:59:00Z"/>
          <w:b/>
          <w:szCs w:val="24"/>
        </w:rPr>
      </w:pPr>
      <w:ins w:id="12" w:author="1" w:date="2026-09-22T12:59:00Z" w16du:dateUtc="2026-09-22T16:59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A13CBC1" w14:textId="77777777" w:rsidR="001E08FA" w:rsidRDefault="001E08FA" w:rsidP="001E08FA">
      <w:pPr>
        <w:jc w:val="center"/>
        <w:rPr>
          <w:ins w:id="13" w:author="1" w:date="2026-09-22T12:59:00Z" w16du:dateUtc="2026-09-22T16:59:00Z"/>
          <w:b/>
          <w:szCs w:val="24"/>
        </w:rPr>
      </w:pPr>
    </w:p>
    <w:p w14:paraId="147C97C3" w14:textId="77777777" w:rsidR="001E08FA" w:rsidRDefault="001E08FA" w:rsidP="001E08FA">
      <w:pPr>
        <w:jc w:val="center"/>
        <w:rPr>
          <w:ins w:id="14" w:author="1" w:date="2026-09-22T12:59:00Z" w16du:dateUtc="2026-09-22T16:59:00Z"/>
          <w:b/>
          <w:szCs w:val="24"/>
        </w:rPr>
      </w:pPr>
    </w:p>
    <w:p w14:paraId="0AD6D5DB" w14:textId="77777777" w:rsidR="001E08FA" w:rsidRPr="001E08FA" w:rsidRDefault="001E08FA" w:rsidP="001E08FA">
      <w:pPr>
        <w:rPr>
          <w:ins w:id="15" w:author="1" w:date="2026-09-22T12:59:00Z" w16du:dateUtc="2026-09-22T16:59:00Z"/>
          <w:rFonts w:ascii="Times New Roman" w:hAnsi="Times New Roman" w:cs="Times New Roman"/>
          <w:b/>
          <w:sz w:val="24"/>
          <w:szCs w:val="24"/>
        </w:rPr>
      </w:pPr>
    </w:p>
    <w:p w14:paraId="6ED6E702" w14:textId="77777777" w:rsidR="001E08FA" w:rsidRDefault="001E08FA" w:rsidP="001E08FA">
      <w:pPr>
        <w:jc w:val="center"/>
        <w:rPr>
          <w:ins w:id="16" w:author="1" w:date="2026-09-22T12:59:00Z" w16du:dateUtc="2026-09-22T16:59:00Z"/>
          <w:rFonts w:ascii="Times New Roman" w:hAnsi="Times New Roman" w:cs="Times New Roman"/>
          <w:b/>
          <w:sz w:val="24"/>
          <w:szCs w:val="24"/>
        </w:rPr>
      </w:pPr>
    </w:p>
    <w:p w14:paraId="45691743" w14:textId="77777777" w:rsidR="00F37F73" w:rsidRDefault="001E08FA" w:rsidP="001E08FA">
      <w:pPr>
        <w:jc w:val="center"/>
        <w:rPr>
          <w:ins w:id="17" w:author="1" w:date="2026-09-22T12:59:00Z" w16du:dateUtc="2026-09-22T16:59:00Z"/>
          <w:rFonts w:ascii="Times New Roman" w:hAnsi="Times New Roman" w:cs="Times New Roman"/>
          <w:b/>
          <w:sz w:val="24"/>
          <w:szCs w:val="24"/>
        </w:rPr>
      </w:pPr>
      <w:ins w:id="18" w:author="1" w:date="2026-09-22T12:59:00Z" w16du:dateUtc="2026-09-22T16:59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BAE2F97" w14:textId="77777777" w:rsidR="001E08FA" w:rsidRPr="001E08FA" w:rsidRDefault="001E08FA" w:rsidP="001E08FA">
      <w:pPr>
        <w:jc w:val="center"/>
        <w:rPr>
          <w:ins w:id="19" w:author="1" w:date="2026-09-22T12:59:00Z" w16du:dateUtc="2026-09-22T16:59:00Z"/>
          <w:rFonts w:ascii="Times New Roman" w:hAnsi="Times New Roman" w:cs="Times New Roman"/>
          <w:b/>
          <w:sz w:val="24"/>
          <w:szCs w:val="24"/>
        </w:rPr>
      </w:pPr>
      <w:ins w:id="20" w:author="1" w:date="2026-09-22T12:59:00Z" w16du:dateUtc="2026-09-22T16:59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464B44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59:00Z" w16du:dateUtc="2026-09-22T16:59:00Z"/>
          <w:rFonts w:ascii="Times New Roman" w:hAnsi="Times New Roman" w:cs="Times New Roman"/>
          <w:b/>
          <w:sz w:val="24"/>
          <w:szCs w:val="24"/>
        </w:rPr>
      </w:pPr>
      <w:ins w:id="22" w:author="1" w:date="2026-09-22T12:59:00Z" w16du:dateUtc="2026-09-22T16:59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66514B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59:00Z" w16du:dateUtc="2026-09-22T16:59:00Z"/>
          <w:b/>
          <w:sz w:val="24"/>
          <w:szCs w:val="24"/>
        </w:rPr>
      </w:pPr>
    </w:p>
    <w:p w14:paraId="1ED93D5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59:00Z" w16du:dateUtc="2026-09-22T16:59:00Z"/>
          <w:b/>
          <w:sz w:val="24"/>
          <w:szCs w:val="24"/>
        </w:rPr>
      </w:pPr>
      <w:ins w:id="25" w:author="1" w:date="2026-09-22T12:59:00Z" w16du:dateUtc="2026-09-22T16:59:00Z">
        <w:r w:rsidRPr="001E08FA">
          <w:rPr>
            <w:b/>
            <w:sz w:val="24"/>
            <w:szCs w:val="24"/>
          </w:rPr>
          <w:t>РЕШЕНИЕ (проект)</w:t>
        </w:r>
      </w:ins>
    </w:p>
    <w:p w14:paraId="0F126881" w14:textId="77777777" w:rsidR="001E08FA" w:rsidRPr="001E08FA" w:rsidRDefault="001E08FA" w:rsidP="001E08FA">
      <w:pPr>
        <w:rPr>
          <w:ins w:id="26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503FDE0D" w14:textId="77777777" w:rsidR="001E08FA" w:rsidRPr="001E08FA" w:rsidRDefault="001E08FA" w:rsidP="001E08FA">
      <w:pPr>
        <w:rPr>
          <w:ins w:id="27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28" w:author="1" w:date="2026-09-22T12:59:00Z" w16du:dateUtc="2026-09-22T16:59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D36739C" w14:textId="77777777" w:rsidR="001E08FA" w:rsidRPr="001E08FA" w:rsidRDefault="001E08FA" w:rsidP="001E08FA">
      <w:pPr>
        <w:rPr>
          <w:ins w:id="29" w:author="1" w:date="2026-09-22T12:59:00Z" w16du:dateUtc="2026-09-22T16:59:00Z"/>
          <w:rFonts w:ascii="Times New Roman" w:hAnsi="Times New Roman" w:cs="Times New Roman"/>
          <w:b/>
          <w:bCs/>
          <w:sz w:val="24"/>
          <w:szCs w:val="24"/>
        </w:rPr>
      </w:pPr>
    </w:p>
    <w:p w14:paraId="6CFE0E2C" w14:textId="77777777" w:rsidR="001E08FA" w:rsidRPr="001E08FA" w:rsidRDefault="001E08FA" w:rsidP="001E08FA">
      <w:pPr>
        <w:rPr>
          <w:ins w:id="30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69729A6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59:00Z" w16du:dateUtc="2026-09-22T16:59:00Z"/>
          <w:b/>
          <w:spacing w:val="-2"/>
        </w:rPr>
      </w:pPr>
    </w:p>
    <w:p w14:paraId="6C9A5B5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59:00Z" w16du:dateUtc="2026-09-22T16:59:00Z"/>
          <w:b/>
          <w:spacing w:val="-2"/>
        </w:rPr>
      </w:pPr>
      <w:ins w:id="33" w:author="1" w:date="2026-09-22T12:59:00Z" w16du:dateUtc="2026-09-22T16:59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8AE6D4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59:00Z" w16du:dateUtc="2026-09-22T16:59:00Z"/>
          <w:b/>
          <w:spacing w:val="-2"/>
        </w:rPr>
      </w:pPr>
    </w:p>
    <w:p w14:paraId="56A3D6E6" w14:textId="77777777" w:rsidR="001E08FA" w:rsidRDefault="001E08FA" w:rsidP="001E08FA">
      <w:pPr>
        <w:pStyle w:val="21"/>
        <w:jc w:val="center"/>
        <w:rPr>
          <w:ins w:id="35" w:author="1" w:date="2026-09-22T12:59:00Z" w16du:dateUtc="2026-09-22T16:59:00Z"/>
          <w:sz w:val="24"/>
          <w:szCs w:val="24"/>
        </w:rPr>
      </w:pPr>
    </w:p>
    <w:p w14:paraId="66780ABF" w14:textId="77777777" w:rsidR="001E08FA" w:rsidRDefault="001E08FA" w:rsidP="009C61C2">
      <w:pPr>
        <w:pStyle w:val="21"/>
        <w:jc w:val="both"/>
        <w:rPr>
          <w:ins w:id="36" w:author="1" w:date="2026-09-22T12:59:00Z" w16du:dateUtc="2026-09-22T16:59:00Z"/>
          <w:sz w:val="24"/>
          <w:szCs w:val="24"/>
        </w:rPr>
      </w:pPr>
      <w:ins w:id="37" w:author="1" w:date="2026-09-22T12:59:00Z" w16du:dateUtc="2026-09-22T16:59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6412F62" w14:textId="77777777" w:rsidR="001E08FA" w:rsidRDefault="001E08FA" w:rsidP="001E08FA">
      <w:pPr>
        <w:pStyle w:val="21"/>
        <w:jc w:val="center"/>
        <w:rPr>
          <w:ins w:id="38" w:author="1" w:date="2026-09-22T12:59:00Z" w16du:dateUtc="2026-09-22T16:59:00Z"/>
          <w:sz w:val="24"/>
          <w:szCs w:val="24"/>
        </w:rPr>
      </w:pPr>
    </w:p>
    <w:p w14:paraId="2DC38EF4" w14:textId="77777777" w:rsidR="001E08FA" w:rsidRPr="001E08FA" w:rsidRDefault="001E08FA" w:rsidP="001E08FA">
      <w:pPr>
        <w:pStyle w:val="21"/>
        <w:jc w:val="center"/>
        <w:rPr>
          <w:ins w:id="39" w:author="1" w:date="2026-09-22T12:59:00Z" w16du:dateUtc="2026-09-22T16:59:00Z"/>
          <w:b/>
          <w:sz w:val="24"/>
          <w:szCs w:val="24"/>
        </w:rPr>
      </w:pPr>
      <w:ins w:id="40" w:author="1" w:date="2026-09-22T12:59:00Z" w16du:dateUtc="2026-09-22T16:59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2500400" w14:textId="77777777" w:rsidR="001E08FA" w:rsidRPr="001E08FA" w:rsidRDefault="001E08FA" w:rsidP="001E08FA">
      <w:pPr>
        <w:pStyle w:val="21"/>
        <w:jc w:val="center"/>
        <w:rPr>
          <w:ins w:id="41" w:author="1" w:date="2026-09-22T12:59:00Z" w16du:dateUtc="2026-09-22T16:59:00Z"/>
          <w:b/>
          <w:sz w:val="24"/>
          <w:szCs w:val="24"/>
        </w:rPr>
      </w:pPr>
      <w:ins w:id="42" w:author="1" w:date="2026-09-22T12:59:00Z" w16du:dateUtc="2026-09-22T16:59:00Z">
        <w:r w:rsidRPr="001E08FA">
          <w:rPr>
            <w:b/>
            <w:sz w:val="24"/>
            <w:szCs w:val="24"/>
          </w:rPr>
          <w:t>РЕШИЛ:</w:t>
        </w:r>
      </w:ins>
    </w:p>
    <w:p w14:paraId="12B65A48" w14:textId="77777777" w:rsidR="001E08FA" w:rsidRPr="001E08FA" w:rsidRDefault="001E08FA" w:rsidP="001E08FA">
      <w:pPr>
        <w:pStyle w:val="21"/>
        <w:jc w:val="center"/>
        <w:rPr>
          <w:ins w:id="43" w:author="1" w:date="2026-09-22T12:59:00Z" w16du:dateUtc="2026-09-22T16:59:00Z"/>
          <w:b/>
          <w:sz w:val="24"/>
          <w:szCs w:val="24"/>
        </w:rPr>
      </w:pPr>
    </w:p>
    <w:p w14:paraId="78B22D4E" w14:textId="77777777" w:rsidR="00F37F73" w:rsidRDefault="00F37F73" w:rsidP="00F37F73">
      <w:pPr>
        <w:numPr>
          <w:ilvl w:val="0"/>
          <w:numId w:val="22"/>
        </w:numPr>
        <w:ind w:left="0" w:firstLine="709"/>
        <w:jc w:val="both"/>
        <w:rPr>
          <w:ins w:id="44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45" w:author="1" w:date="2026-09-22T12:59:00Z" w16du:dateUtc="2026-09-22T16:59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66810F88" w14:textId="77777777" w:rsidR="00F37F73" w:rsidRDefault="000B0709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6" w:author="1" w:date="2026-09-22T12:59:00Z" w16du:dateUtc="2026-09-22T16:59:00Z"/>
          <w:rFonts w:ascii="Times New Roman" w:hAnsi="Times New Roman"/>
          <w:sz w:val="24"/>
          <w:szCs w:val="24"/>
        </w:rPr>
      </w:pPr>
      <w:ins w:id="47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03DBA8A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8" w:author="1" w:date="2026-09-22T12:59:00Z" w16du:dateUtc="2026-09-22T16:59:00Z"/>
          <w:rFonts w:ascii="Times New Roman" w:hAnsi="Times New Roman"/>
          <w:sz w:val="24"/>
          <w:szCs w:val="24"/>
        </w:rPr>
      </w:pPr>
      <w:ins w:id="49" w:author="1" w:date="2026-09-22T12:59:00Z" w16du:dateUtc="2026-09-22T16:59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5B29E359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0" w:author="1" w:date="2026-09-22T12:59:00Z" w16du:dateUtc="2026-09-22T16:59:00Z"/>
          <w:rFonts w:ascii="Times New Roman" w:hAnsi="Times New Roman"/>
          <w:sz w:val="24"/>
          <w:szCs w:val="24"/>
        </w:rPr>
      </w:pPr>
      <w:ins w:id="51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103B568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2" w:author="1" w:date="2026-09-22T12:59:00Z" w16du:dateUtc="2026-09-22T16:59:00Z"/>
          <w:rFonts w:ascii="Times New Roman" w:hAnsi="Times New Roman"/>
          <w:sz w:val="24"/>
          <w:szCs w:val="24"/>
        </w:rPr>
      </w:pPr>
      <w:ins w:id="53" w:author="1" w:date="2026-09-22T12:59:00Z" w16du:dateUtc="2026-09-22T16:59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6534A79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4" w:author="1" w:date="2026-09-22T12:59:00Z" w16du:dateUtc="2026-09-22T16:59:00Z"/>
          <w:rFonts w:ascii="Times New Roman" w:hAnsi="Times New Roman"/>
          <w:sz w:val="24"/>
          <w:szCs w:val="24"/>
        </w:rPr>
      </w:pPr>
      <w:ins w:id="55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45CC8D1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59:00Z" w16du:dateUtc="2026-09-22T16:59:00Z"/>
          <w:rFonts w:ascii="Times New Roman" w:hAnsi="Times New Roman"/>
          <w:sz w:val="24"/>
          <w:szCs w:val="24"/>
        </w:rPr>
      </w:pPr>
    </w:p>
    <w:p w14:paraId="6690D0FE" w14:textId="77777777" w:rsidR="009C61C2" w:rsidRPr="00637047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7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58" w:author="1" w:date="2026-09-22T12:59:00Z" w16du:dateUtc="2026-09-22T16:59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CAE7CA9" w14:textId="77777777" w:rsidR="001E08FA" w:rsidRPr="009C61C2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9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60" w:author="1" w:date="2026-09-22T12:59:00Z" w16du:dateUtc="2026-09-22T16:59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CF137D0" w14:textId="77777777" w:rsidR="001E08FA" w:rsidRPr="001E08FA" w:rsidRDefault="001E08FA" w:rsidP="001E08FA">
      <w:pPr>
        <w:rPr>
          <w:ins w:id="61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3CF6E6ED" w14:textId="77777777" w:rsidR="001E08FA" w:rsidRPr="001E08FA" w:rsidRDefault="001E08FA" w:rsidP="001E08FA">
      <w:pPr>
        <w:rPr>
          <w:ins w:id="62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6705ED0F" w14:textId="77777777" w:rsidR="001E08FA" w:rsidRPr="001E08FA" w:rsidRDefault="001E08FA" w:rsidP="001E08FA">
      <w:pPr>
        <w:rPr>
          <w:ins w:id="63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64" w:author="1" w:date="2026-09-22T12:59:00Z" w16du:dateUtc="2026-09-22T16:59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96445EB" w14:textId="77777777" w:rsidR="001E08FA" w:rsidRPr="001E08FA" w:rsidRDefault="001E08FA" w:rsidP="001E08FA">
      <w:pPr>
        <w:rPr>
          <w:ins w:id="65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66" w:author="1" w:date="2026-09-22T12:59:00Z" w16du:dateUtc="2026-09-22T16:59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6DB30AC" w14:textId="77777777" w:rsidR="001E08FA" w:rsidRPr="001E08FA" w:rsidRDefault="001E08FA" w:rsidP="001E08FA">
      <w:pPr>
        <w:rPr>
          <w:ins w:id="67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ins w:id="68" w:author="1" w:date="2026-09-22T12:59:00Z" w16du:dateUtc="2026-09-22T16:59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1E70A54" w14:textId="77777777" w:rsidR="001E08FA" w:rsidRPr="001E08FA" w:rsidRDefault="001E08FA" w:rsidP="001E08FA">
      <w:pPr>
        <w:rPr>
          <w:ins w:id="69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435D8189" w14:textId="77777777" w:rsidR="0093225E" w:rsidRPr="00AA3834" w:rsidRDefault="0093225E" w:rsidP="0093225E">
      <w:pPr>
        <w:rPr>
          <w:del w:id="70" w:author="1" w:date="2026-09-22T12:59:00Z" w16du:dateUtc="2026-09-22T16:59:00Z"/>
          <w:rFonts w:ascii="Times New Roman" w:hAnsi="Times New Roman" w:cs="Times New Roman"/>
          <w:b/>
          <w:sz w:val="32"/>
          <w:szCs w:val="23"/>
        </w:rPr>
      </w:pPr>
      <w:del w:id="71" w:author="1" w:date="2026-09-22T12:59:00Z" w16du:dateUtc="2026-09-22T16:59:00Z">
        <w:r w:rsidRPr="00AA3834">
          <w:rPr>
            <w:rFonts w:ascii="Times New Roman" w:hAnsi="Times New Roman" w:cs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rPr>
          <w:del w:id="72" w:author="1" w:date="2026-09-22T12:59:00Z" w16du:dateUtc="2026-09-22T16:59:00Z"/>
          <w:rFonts w:ascii="Times New Roman" w:hAnsi="Times New Roman" w:cs="Times New Roman"/>
          <w:sz w:val="23"/>
          <w:szCs w:val="23"/>
        </w:rPr>
      </w:pPr>
      <w:del w:id="73" w:author="1" w:date="2026-09-22T12:59:00Z" w16du:dateUtc="2026-09-22T16:59:00Z">
        <w:r w:rsidRPr="00AA3834">
          <w:rPr>
            <w:rFonts w:ascii="Times New Roman" w:hAnsi="Times New Roman" w:cs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rPr>
          <w:del w:id="74" w:author="1" w:date="2026-09-22T12:59:00Z" w16du:dateUtc="2026-09-22T16:59:00Z"/>
          <w:rFonts w:ascii="Times New Roman" w:hAnsi="Times New Roman" w:cs="Times New Roman"/>
          <w:sz w:val="23"/>
          <w:szCs w:val="23"/>
        </w:rPr>
      </w:pPr>
      <w:del w:id="75" w:author="1" w:date="2026-09-22T12:59:00Z" w16du:dateUtc="2026-09-22T16:59:00Z">
        <w:r w:rsidRPr="00AA3834">
          <w:rPr>
            <w:rFonts w:ascii="Times New Roman" w:hAnsi="Times New Roman" w:cs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 w:cs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 w:cs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rPr>
          <w:del w:id="76" w:author="1" w:date="2026-09-22T12:59:00Z" w16du:dateUtc="2026-09-22T16:59:00Z"/>
          <w:rFonts w:ascii="Times New Roman" w:hAnsi="Times New Roman" w:cs="Times New Roman"/>
          <w:sz w:val="23"/>
          <w:szCs w:val="23"/>
        </w:rPr>
      </w:pPr>
      <w:del w:id="77" w:author="1" w:date="2026-09-22T12:59:00Z" w16du:dateUtc="2026-09-22T16:59:00Z">
        <w:r w:rsidRPr="00AA3834">
          <w:rPr>
            <w:rFonts w:ascii="Times New Roman" w:hAnsi="Times New Roman" w:cs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rPr>
          <w:del w:id="78" w:author="1" w:date="2026-09-22T12:59:00Z" w16du:dateUtc="2026-09-22T16:59:00Z"/>
          <w:rFonts w:ascii="Times New Roman" w:hAnsi="Times New Roman" w:cs="Times New Roman"/>
          <w:szCs w:val="23"/>
        </w:rPr>
      </w:pPr>
    </w:p>
    <w:p w14:paraId="30BCFFB2" w14:textId="77777777" w:rsidR="0093225E" w:rsidRPr="00D50267" w:rsidRDefault="0093225E" w:rsidP="0093225E">
      <w:pPr>
        <w:jc w:val="center"/>
        <w:rPr>
          <w:del w:id="79" w:author="1" w:date="2026-09-22T12:59:00Z" w16du:dateUtc="2026-09-22T16:59:00Z"/>
          <w:rFonts w:ascii="Times New Roman" w:hAnsi="Times New Roman" w:cs="Times New Roman"/>
          <w:b/>
          <w:sz w:val="32"/>
          <w:szCs w:val="24"/>
        </w:rPr>
      </w:pPr>
      <w:del w:id="80" w:author="1" w:date="2026-09-22T12:59:00Z" w16du:dateUtc="2026-09-22T16:59:00Z">
        <w:r w:rsidRPr="00D50267">
          <w:rPr>
            <w:rFonts w:ascii="Times New Roman" w:hAnsi="Times New Roman" w:cs="Times New Roman"/>
            <w:b/>
            <w:sz w:val="32"/>
            <w:szCs w:val="24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jc w:val="center"/>
        <w:rPr>
          <w:del w:id="81" w:author="1" w:date="2026-09-22T12:59:00Z" w16du:dateUtc="2026-09-22T16:59:00Z"/>
          <w:rFonts w:ascii="Times New Roman" w:hAnsi="Times New Roman" w:cs="Times New Roman"/>
          <w:b/>
          <w:sz w:val="28"/>
          <w:szCs w:val="24"/>
        </w:rPr>
      </w:pPr>
    </w:p>
    <w:p w14:paraId="632F753C" w14:textId="77777777" w:rsidR="0093225E" w:rsidRDefault="0093225E" w:rsidP="0093225E">
      <w:pPr>
        <w:rPr>
          <w:del w:id="82" w:author="1" w:date="2026-09-22T12:59:00Z" w16du:dateUtc="2026-09-22T16:59:00Z"/>
          <w:rFonts w:ascii="Times New Roman" w:hAnsi="Times New Roman" w:cs="Times New Roman"/>
          <w:sz w:val="24"/>
          <w:szCs w:val="24"/>
        </w:rPr>
      </w:pPr>
      <w:del w:id="83" w:author="1" w:date="2026-09-22T12:59:00Z" w16du:dateUtc="2026-09-22T16:59:00Z">
        <w:r w:rsidRPr="00D50267">
          <w:rPr>
            <w:rFonts w:ascii="Times New Roman" w:hAnsi="Times New Roman" w:cs="Times New Roman"/>
            <w:sz w:val="24"/>
            <w:szCs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rPr>
          <w:del w:id="84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64E453E9" w14:textId="77777777" w:rsidR="0093225E" w:rsidRPr="00D50267" w:rsidRDefault="0093225E" w:rsidP="0093225E">
      <w:pPr>
        <w:rPr>
          <w:del w:id="85" w:author="1" w:date="2026-09-22T12:59:00Z" w16du:dateUtc="2026-09-22T16:59:00Z"/>
          <w:rFonts w:ascii="Times New Roman" w:hAnsi="Times New Roman" w:cs="Times New Roman"/>
          <w:b/>
          <w:sz w:val="28"/>
          <w:szCs w:val="24"/>
        </w:rPr>
      </w:pPr>
      <w:del w:id="86" w:author="1" w:date="2026-09-22T12:59:00Z" w16du:dateUtc="2026-09-22T16:59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rPr>
          <w:del w:id="87" w:author="1" w:date="2026-09-22T12:59:00Z" w16du:dateUtc="2026-09-22T16:59:00Z"/>
          <w:rFonts w:ascii="Times New Roman" w:hAnsi="Times New Roman"/>
          <w:sz w:val="24"/>
          <w:szCs w:val="24"/>
        </w:rPr>
      </w:pPr>
      <w:del w:id="88" w:author="1" w:date="2026-09-22T12:59:00Z" w16du:dateUtc="2026-09-22T16:59:00Z">
        <w:r w:rsidRPr="00D50267">
          <w:rPr>
            <w:rFonts w:ascii="Times New Roman" w:hAnsi="Times New Roman"/>
            <w:sz w:val="24"/>
            <w:szCs w:val="24"/>
          </w:rPr>
          <w:delText xml:space="preserve">E-file </w:delText>
        </w:r>
        <w:r w:rsidR="008106CE">
          <w:rPr>
            <w:rFonts w:ascii="Times New Roman" w:hAnsi="Times New Roman"/>
            <w:sz w:val="24"/>
            <w:szCs w:val="24"/>
          </w:rPr>
          <w:delText>the application</w:delText>
        </w:r>
        <w:r w:rsidR="00433119">
          <w:rPr>
            <w:rFonts w:ascii="Times New Roman" w:hAnsi="Times New Roman"/>
            <w:sz w:val="24"/>
            <w:szCs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rPr>
          <w:del w:id="89" w:author="1" w:date="2026-09-22T12:59:00Z" w16du:dateUtc="2026-09-22T16:59:00Z"/>
          <w:rFonts w:ascii="Times New Roman" w:hAnsi="Times New Roman"/>
          <w:sz w:val="24"/>
          <w:szCs w:val="24"/>
        </w:rPr>
      </w:pPr>
    </w:p>
    <w:p w14:paraId="601A9A42" w14:textId="77777777" w:rsidR="0093225E" w:rsidRPr="00D50267" w:rsidRDefault="0093225E" w:rsidP="0093225E">
      <w:pPr>
        <w:rPr>
          <w:del w:id="90" w:author="1" w:date="2026-09-22T12:59:00Z" w16du:dateUtc="2026-09-22T16:59:00Z"/>
          <w:rFonts w:ascii="Times New Roman" w:hAnsi="Times New Roman" w:cs="Times New Roman"/>
          <w:b/>
          <w:sz w:val="28"/>
          <w:szCs w:val="24"/>
        </w:rPr>
      </w:pPr>
      <w:del w:id="91" w:author="1" w:date="2026-09-22T12:59:00Z" w16du:dateUtc="2026-09-22T16:59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2. D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 within 3 business days after E</w:delText>
        </w:r>
        <w:r w:rsidRPr="00D50267">
          <w:rPr>
            <w:rFonts w:ascii="Times New Roman" w:hAnsi="Times New Roman" w:cs="Times New Roman"/>
            <w:b/>
            <w:sz w:val="28"/>
            <w:szCs w:val="24"/>
          </w:rPr>
          <w:delText>-filin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rPr>
          <w:del w:id="92" w:author="1" w:date="2026-09-22T12:59:00Z" w16du:dateUtc="2026-09-22T16:59:00Z"/>
          <w:rFonts w:ascii="Times New Roman" w:hAnsi="Times New Roman"/>
          <w:sz w:val="24"/>
          <w:szCs w:val="24"/>
        </w:rPr>
      </w:pPr>
      <w:del w:id="93" w:author="1" w:date="2026-09-22T12:59:00Z" w16du:dateUtc="2026-09-22T16:59:00Z">
        <w:r w:rsidRPr="00D50267">
          <w:rPr>
            <w:rFonts w:ascii="Times New Roman" w:hAnsi="Times New Roman"/>
            <w:sz w:val="24"/>
            <w:szCs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/>
            <w:sz w:val="24"/>
            <w:szCs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rPr>
          <w:del w:id="94" w:author="1" w:date="2026-09-22T12:59:00Z" w16du:dateUtc="2026-09-22T16:59:00Z"/>
          <w:rFonts w:ascii="Times New Roman" w:hAnsi="Times New Roman"/>
          <w:sz w:val="24"/>
          <w:szCs w:val="24"/>
        </w:rPr>
      </w:pPr>
    </w:p>
    <w:p w14:paraId="13BF4903" w14:textId="039E4C97" w:rsidR="0093225E" w:rsidRPr="00D50267" w:rsidRDefault="0093225E" w:rsidP="0093225E">
      <w:pPr>
        <w:rPr>
          <w:del w:id="95" w:author="1" w:date="2026-09-22T12:59:00Z" w16du:dateUtc="2026-09-22T16:59:00Z"/>
          <w:rFonts w:ascii="Times New Roman" w:hAnsi="Times New Roman" w:cs="Times New Roman"/>
          <w:b/>
          <w:sz w:val="28"/>
          <w:szCs w:val="24"/>
        </w:rPr>
      </w:pPr>
      <w:del w:id="96" w:author="1" w:date="2026-09-22T12:59:00Z" w16du:dateUtc="2026-09-22T16:59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3. Do bef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ore setting an Heirship</w:delText>
        </w:r>
        <w:r w:rsidR="00030199">
          <w:rPr>
            <w:rFonts w:ascii="Times New Roman" w:hAnsi="Times New Roman" w:cs="Times New Roman"/>
            <w:b/>
            <w:sz w:val="28"/>
            <w:szCs w:val="24"/>
          </w:rPr>
          <w:delText>/Administration H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rPr>
          <w:del w:id="97" w:author="1" w:date="2026-09-22T12:59:00Z" w16du:dateUtc="2026-09-22T16:59:00Z"/>
          <w:rFonts w:ascii="Times New Roman" w:hAnsi="Times New Roman"/>
          <w:sz w:val="24"/>
          <w:szCs w:val="24"/>
        </w:rPr>
      </w:pPr>
      <w:del w:id="98" w:author="1" w:date="2026-09-22T12:59:00Z" w16du:dateUtc="2026-09-22T16:59:00Z">
        <w:r w:rsidRPr="00DB0B23">
          <w:rPr>
            <w:rFonts w:ascii="Times New Roman" w:hAnsi="Times New Roman"/>
            <w:sz w:val="24"/>
            <w:szCs w:val="24"/>
          </w:rPr>
          <w:delText xml:space="preserve">Check on </w:delText>
        </w:r>
        <w:r w:rsidR="0053569C">
          <w:rPr>
            <w:rFonts w:ascii="Times New Roman" w:hAnsi="Times New Roman"/>
            <w:sz w:val="24"/>
            <w:szCs w:val="24"/>
          </w:rPr>
          <w:delText>Service of C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/>
            <w:sz w:val="24"/>
            <w:szCs w:val="24"/>
          </w:rPr>
          <w:delText>Texas Estates Code §</w:delText>
        </w:r>
        <w:r w:rsidRPr="00DB0B23">
          <w:rPr>
            <w:rFonts w:ascii="Times New Roman" w:hAnsi="Times New Roman"/>
            <w:sz w:val="24"/>
            <w:szCs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rPr>
          <w:del w:id="99" w:author="1" w:date="2026-09-22T12:59:00Z" w16du:dateUtc="2026-09-22T16:59:00Z"/>
          <w:rFonts w:ascii="Times New Roman" w:hAnsi="Times New Roman"/>
          <w:sz w:val="24"/>
          <w:szCs w:val="24"/>
        </w:rPr>
      </w:pPr>
      <w:del w:id="100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Affidavit of </w:delText>
        </w:r>
        <w:r>
          <w:rPr>
            <w:rFonts w:ascii="Times New Roman" w:hAnsi="Times New Roman"/>
            <w:sz w:val="24"/>
            <w:szCs w:val="24"/>
          </w:rPr>
          <w:delText>Citation by P</w:delText>
        </w:r>
        <w:r w:rsidRPr="00DB0B23">
          <w:rPr>
            <w:rFonts w:ascii="Times New Roman" w:hAnsi="Times New Roman"/>
            <w:sz w:val="24"/>
            <w:szCs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/>
            <w:sz w:val="24"/>
            <w:szCs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rPr>
          <w:del w:id="101" w:author="1" w:date="2026-09-22T12:59:00Z" w16du:dateUtc="2026-09-22T16:59:00Z"/>
          <w:rFonts w:ascii="Times New Roman" w:hAnsi="Times New Roman"/>
          <w:sz w:val="24"/>
          <w:szCs w:val="24"/>
        </w:rPr>
      </w:pPr>
      <w:del w:id="102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delText xml:space="preserve">File 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Section </w:delText>
        </w:r>
        <w:r w:rsidR="0053569C">
          <w:rPr>
            <w:rFonts w:ascii="Times New Roman" w:hAnsi="Times New Roman"/>
            <w:sz w:val="24"/>
            <w:szCs w:val="24"/>
          </w:rPr>
          <w:delText>§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202.057 </w:delText>
        </w:r>
        <w:r>
          <w:rPr>
            <w:rFonts w:ascii="Times New Roman" w:hAnsi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ffidavit or </w:delText>
        </w:r>
        <w:r>
          <w:rPr>
            <w:rFonts w:ascii="Times New Roman" w:hAnsi="Times New Roman"/>
            <w:sz w:val="24"/>
            <w:szCs w:val="24"/>
          </w:rPr>
          <w:delText>C</w:delText>
        </w:r>
        <w:r w:rsidRPr="00DB0B23">
          <w:rPr>
            <w:rFonts w:ascii="Times New Roman" w:hAnsi="Times New Roman"/>
            <w:sz w:val="24"/>
            <w:szCs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rPr>
          <w:del w:id="103" w:author="1" w:date="2026-09-22T12:59:00Z" w16du:dateUtc="2026-09-22T16:59:00Z"/>
          <w:rFonts w:ascii="Times New Roman" w:hAnsi="Times New Roman"/>
          <w:sz w:val="24"/>
          <w:szCs w:val="24"/>
        </w:rPr>
      </w:pPr>
      <w:del w:id="104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Consents from all heirs if seeking </w:delText>
        </w:r>
        <w:r w:rsidR="00030199">
          <w:rPr>
            <w:rFonts w:ascii="Times New Roman" w:hAnsi="Times New Roman"/>
            <w:sz w:val="24"/>
            <w:szCs w:val="24"/>
          </w:rPr>
          <w:delText>I</w:delText>
        </w:r>
        <w:r w:rsidRPr="00DB0B23">
          <w:rPr>
            <w:rFonts w:ascii="Times New Roman" w:hAnsi="Times New Roman"/>
            <w:sz w:val="24"/>
            <w:szCs w:val="24"/>
          </w:rPr>
          <w:delText xml:space="preserve">ndependent </w:delText>
        </w:r>
        <w:r w:rsidR="00030199">
          <w:rPr>
            <w:rFonts w:ascii="Times New Roman" w:hAnsi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/>
            <w:sz w:val="24"/>
            <w:szCs w:val="24"/>
          </w:rPr>
          <w:delText>dministration</w:delText>
        </w:r>
        <w:r w:rsidR="00030199">
          <w:rPr>
            <w:rFonts w:ascii="Times New Roman" w:hAnsi="Times New Roman"/>
            <w:sz w:val="24"/>
            <w:szCs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rPr>
          <w:del w:id="105" w:author="1" w:date="2026-09-22T12:59:00Z" w16du:dateUtc="2026-09-22T16:59:00Z"/>
          <w:rFonts w:ascii="Times New Roman" w:hAnsi="Times New Roman"/>
          <w:sz w:val="24"/>
          <w:szCs w:val="24"/>
        </w:rPr>
      </w:pPr>
      <w:del w:id="106" w:author="1" w:date="2026-09-22T12:59:00Z" w16du:dateUtc="2026-09-22T16:59:00Z">
        <w:r>
          <w:rPr>
            <w:rFonts w:ascii="Times New Roman" w:hAnsi="Times New Roman"/>
            <w:sz w:val="24"/>
            <w:szCs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rPr>
          <w:del w:id="107" w:author="1" w:date="2026-09-22T12:59:00Z" w16du:dateUtc="2026-09-22T16:59:00Z"/>
          <w:rFonts w:ascii="Times New Roman" w:hAnsi="Times New Roman" w:cs="Times New Roman"/>
          <w:sz w:val="24"/>
          <w:szCs w:val="24"/>
        </w:rPr>
      </w:pPr>
    </w:p>
    <w:p w14:paraId="2F91BD5A" w14:textId="77777777" w:rsidR="0093225E" w:rsidRPr="00DB0B23" w:rsidRDefault="0093225E" w:rsidP="0093225E">
      <w:pPr>
        <w:rPr>
          <w:del w:id="108" w:author="1" w:date="2026-09-22T12:59:00Z" w16du:dateUtc="2026-09-22T16:59:00Z"/>
          <w:rFonts w:ascii="Times New Roman" w:hAnsi="Times New Roman" w:cs="Times New Roman"/>
          <w:b/>
          <w:sz w:val="28"/>
          <w:szCs w:val="24"/>
        </w:rPr>
      </w:pPr>
      <w:del w:id="109" w:author="1" w:date="2026-09-22T12:59:00Z" w16du:dateUtc="2026-09-22T16:59:00Z">
        <w:r w:rsidRPr="00DB0B23">
          <w:rPr>
            <w:rFonts w:ascii="Times New Roman" w:hAnsi="Times New Roman" w:cs="Times New Roman"/>
            <w:b/>
            <w:sz w:val="28"/>
            <w:szCs w:val="24"/>
          </w:rPr>
          <w:delText>4. Do as soon as you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rPr>
          <w:del w:id="110" w:author="1" w:date="2026-09-22T12:59:00Z" w16du:dateUtc="2026-09-22T16:59:00Z"/>
          <w:rFonts w:ascii="Times New Roman" w:hAnsi="Times New Roman"/>
          <w:sz w:val="24"/>
          <w:szCs w:val="24"/>
        </w:rPr>
      </w:pPr>
      <w:del w:id="111" w:author="1" w:date="2026-09-22T12:59:00Z" w16du:dateUtc="2026-09-22T16:59:00Z">
        <w:r w:rsidRPr="00DB0B23">
          <w:rPr>
            <w:rFonts w:ascii="Times New Roman" w:hAnsi="Times New Roman"/>
            <w:sz w:val="24"/>
            <w:szCs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/>
            <w:sz w:val="24"/>
            <w:szCs w:val="24"/>
          </w:rPr>
          <w:delText>The court can now sign Orders electronically</w:delText>
        </w:r>
        <w:r w:rsidR="0053569C">
          <w:rPr>
            <w:rFonts w:ascii="Times New Roman" w:hAnsi="Times New Roman"/>
            <w:sz w:val="24"/>
            <w:szCs w:val="24"/>
          </w:rPr>
          <w:delText xml:space="preserve"> and is the preferred method</w:delText>
        </w:r>
        <w:r>
          <w:rPr>
            <w:rFonts w:ascii="Times New Roman" w:hAnsi="Times New Roman"/>
            <w:sz w:val="24"/>
            <w:szCs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/>
            <w:sz w:val="24"/>
            <w:szCs w:val="24"/>
          </w:rPr>
          <w:delText>c</w:delText>
        </w:r>
        <w:r>
          <w:rPr>
            <w:rFonts w:ascii="Times New Roman" w:hAnsi="Times New Roman"/>
            <w:sz w:val="24"/>
            <w:szCs w:val="24"/>
          </w:rPr>
          <w:delText xml:space="preserve">lients/witnesses can sign. </w:delText>
        </w:r>
        <w:r w:rsidR="00030199">
          <w:rPr>
            <w:rFonts w:ascii="Times New Roman" w:hAnsi="Times New Roman"/>
            <w:sz w:val="24"/>
            <w:szCs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Pr="001E08FA" w:rsidRDefault="00D50267" w:rsidP="00FF542C">
      <w:pPr>
        <w:autoSpaceDE w:val="0"/>
        <w:rPr>
          <w:rFonts w:ascii="Times New Roman" w:hAnsi="Times New Roman"/>
          <w:sz w:val="24"/>
          <w:rPrChange w:id="112" w:author="1" w:date="2026-09-22T12:59:00Z" w16du:dateUtc="2026-09-22T16:59:00Z">
            <w:rPr/>
          </w:rPrChange>
        </w:rPr>
        <w:pPrChange w:id="113" w:author="1" w:date="2026-09-22T12:59:00Z" w16du:dateUtc="2026-09-22T16:59:00Z">
          <w:pPr/>
        </w:pPrChange>
      </w:pPr>
    </w:p>
    <w:sectPr w:rsidR="00D50267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14" w:author="1" w:date="2026-09-22T12:59:00Z" w16du:dateUtc="2026-09-22T16:59:00Z">
        <w:sectPr w:rsidR="00D50267" w:rsidRPr="001E08FA" w:rsidSect="006E54AE">
          <w:pgSz w:w="12240" w:h="15840"/>
          <w:pgMar w:top="90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072263">
    <w:abstractNumId w:val="6"/>
  </w:num>
  <w:num w:numId="2" w16cid:durableId="3628718">
    <w:abstractNumId w:val="10"/>
  </w:num>
  <w:num w:numId="3" w16cid:durableId="646326050">
    <w:abstractNumId w:val="18"/>
  </w:num>
  <w:num w:numId="4" w16cid:durableId="358700922">
    <w:abstractNumId w:val="22"/>
  </w:num>
  <w:num w:numId="5" w16cid:durableId="949706958">
    <w:abstractNumId w:val="17"/>
  </w:num>
  <w:num w:numId="6" w16cid:durableId="517547730">
    <w:abstractNumId w:val="16"/>
  </w:num>
  <w:num w:numId="7" w16cid:durableId="205602402">
    <w:abstractNumId w:val="19"/>
  </w:num>
  <w:num w:numId="8" w16cid:durableId="1951739955">
    <w:abstractNumId w:val="15"/>
  </w:num>
  <w:num w:numId="9" w16cid:durableId="1355770340">
    <w:abstractNumId w:val="7"/>
  </w:num>
  <w:num w:numId="10" w16cid:durableId="63798549">
    <w:abstractNumId w:val="21"/>
  </w:num>
  <w:num w:numId="11" w16cid:durableId="285237380">
    <w:abstractNumId w:val="8"/>
  </w:num>
  <w:num w:numId="12" w16cid:durableId="1523545347">
    <w:abstractNumId w:val="13"/>
  </w:num>
  <w:num w:numId="13" w16cid:durableId="1218514767">
    <w:abstractNumId w:val="4"/>
  </w:num>
  <w:num w:numId="14" w16cid:durableId="577518592">
    <w:abstractNumId w:val="12"/>
  </w:num>
  <w:num w:numId="15" w16cid:durableId="1885481124">
    <w:abstractNumId w:val="3"/>
  </w:num>
  <w:num w:numId="16" w16cid:durableId="786699756">
    <w:abstractNumId w:val="1"/>
  </w:num>
  <w:num w:numId="17" w16cid:durableId="790512423">
    <w:abstractNumId w:val="2"/>
  </w:num>
  <w:num w:numId="18" w16cid:durableId="1028142528">
    <w:abstractNumId w:val="5"/>
  </w:num>
  <w:num w:numId="19" w16cid:durableId="367461586">
    <w:abstractNumId w:val="9"/>
  </w:num>
  <w:num w:numId="20" w16cid:durableId="1535577316">
    <w:abstractNumId w:val="20"/>
  </w:num>
  <w:num w:numId="21" w16cid:durableId="359935968">
    <w:abstractNumId w:val="14"/>
  </w:num>
  <w:num w:numId="22" w16cid:durableId="681473770">
    <w:abstractNumId w:val="0"/>
  </w:num>
  <w:num w:numId="23" w16cid:durableId="1154159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109138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0199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3119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456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569C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06CE"/>
    <w:rsid w:val="00813B10"/>
    <w:rsid w:val="0082083D"/>
    <w:rsid w:val="0082691C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225E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224C"/>
    <w:rsid w:val="00D3401C"/>
    <w:rsid w:val="00D428C6"/>
    <w:rsid w:val="00D44210"/>
    <w:rsid w:val="00D50267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0B23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59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5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9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9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59:00Z">
        <w:pPr>
          <w:ind w:left="720"/>
          <w:contextualSpacing/>
        </w:pPr>
      </w:pPrChange>
    </w:pPr>
    <w:rPr>
      <w:rFonts w:cs="Times New Roman"/>
      <w:rPrChange w:id="2" w:author="1" w:date="2026-09-22T12:59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D3224C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59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59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59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59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59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59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D3224C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D3224C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D3224C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59:00Z">
        <w:pPr/>
      </w:pPrChange>
    </w:pPr>
    <w:rPr>
      <w:rFonts w:ascii="Tahoma" w:hAnsi="Tahoma" w:cs="Tahoma"/>
      <w:sz w:val="16"/>
      <w:szCs w:val="16"/>
      <w:rPrChange w:id="6" w:author="1" w:date="2026-09-22T12:59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D3224C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59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59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59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9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3224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59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59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C9BAD-696D-9F45-A940-E4AE299D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2026-09-22T16:59:00Z</dcterms:modified>
</cp:coreProperties>
</file>