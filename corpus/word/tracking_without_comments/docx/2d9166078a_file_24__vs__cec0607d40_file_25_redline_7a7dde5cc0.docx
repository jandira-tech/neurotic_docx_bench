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23F43" w14:textId="77777777" w:rsidR="008107F7" w:rsidRDefault="008107F7">
      <w:pPr>
        <w:rPr>
          <w:b/>
          <w:color w:val="C00000"/>
          <w:rPrChange w:id="0" w:author="Arthur Souza Rodrigues" w:date="2026-07-10T21:42:00Z" w16du:dateUtc="2026-07-11T01:42:00Z">
            <w:rPr/>
          </w:rPrChange>
        </w:rPr>
      </w:pPr>
      <w:r>
        <w:rPr>
          <w:b/>
          <w:color w:val="C00000"/>
          <w:rPrChange w:id="1" w:author="Arthur Souza Rodrigues" w:date="2026-07-10T21:42:00Z" w16du:dateUtc="2026-07-11T01:42:00Z">
            <w:rPr/>
          </w:rPrChange>
        </w:rPr>
        <w:t>file_</w:t>
      </w:r>
      <w:ins w:id="2" w:author="Arthur Souza Rodrigues" w:date="2026-07-10T21:42:00Z" w16du:dateUtc="2026-07-11T01:42:00Z">
        <w:r w:rsidR="00257746">
          <w:rPr>
            <w:b/>
            <w:bCs/>
            <w:color w:val="C00000"/>
          </w:rPr>
          <w:t>25</w:t>
        </w:r>
      </w:ins>
      <w:del w:id="3" w:author="Arthur Souza Rodrigues" w:date="2026-07-10T21:42:00Z" w16du:dateUtc="2026-07-11T01:42:00Z">
        <w:r>
          <w:delText>24</w:delText>
        </w:r>
      </w:del>
      <w:r>
        <w:rPr>
          <w:b/>
          <w:color w:val="C00000"/>
          <w:rPrChange w:id="4" w:author="Arthur Souza Rodrigues" w:date="2026-07-10T21:42:00Z" w16du:dateUtc="2026-07-11T01:42:00Z">
            <w:rPr/>
          </w:rPrChange>
        </w:rPr>
        <w:t>.docx</w:t>
      </w:r>
    </w:p>
    <w:p w14:paraId="28131945" w14:textId="1AF9E6A2" w:rsidR="00F717BA" w:rsidRDefault="001C160F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rPr>
            <w:b/>
            <w:bCs/>
            <w:color w:val="C00000"/>
          </w:rPr>
          <w:t>Red Bold Text Demo</w:t>
        </w:r>
      </w:ins>
    </w:p>
    <w:p w14:paraId="7FBD351E" w14:textId="77777777" w:rsidR="00F717BA" w:rsidRDefault="001C160F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rPr>
            <w:b/>
            <w:bCs/>
            <w:color w:val="C00000"/>
          </w:rPr>
          <w:t>This document combines red font color with bold formatting.</w:t>
        </w:r>
      </w:ins>
    </w:p>
    <w:p w14:paraId="7A102B2F" w14:textId="3B8C046B" w:rsidR="003845DC" w:rsidRDefault="001C160F">
      <w:pPr>
        <w:rPr>
          <w:del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rPr>
            <w:b/>
            <w:bCs/>
            <w:color w:val="C00000"/>
          </w:rPr>
          <w:t>Red bold text creates strong visual impact for warnings.</w:t>
        </w:r>
      </w:ins>
      <w:del w:id="11" w:author="Arthur Souza Rodrigues" w:date="2026-07-10T21:42:00Z" w16du:dateUtc="2026-07-11T01:42:00Z">
        <w:r>
          <w:delText>Support Tickets</w:delText>
        </w:r>
      </w:del>
    </w:p>
    <w:p w14:paraId="59559C0A" w14:textId="77777777" w:rsidR="003845DC" w:rsidRDefault="003845DC">
      <w:pPr>
        <w:rPr>
          <w:del w:id="12" w:author="Arthur Souza Rodrigues" w:date="2026-07-10T21:42:00Z" w16du:dateUtc="2026-07-11T01:42:00Z"/>
        </w:rPr>
      </w:pPr>
    </w:p>
    <w:p w14:paraId="4450101D" w14:textId="77777777" w:rsidR="003845DC" w:rsidRDefault="003845DC">
      <w:pPr>
        <w:rPr>
          <w:del w:id="13" w:author="Arthur Souza Rodrigues" w:date="2026-07-10T21:42:00Z" w16du:dateUtc="2026-07-11T01:4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5DC" w14:paraId="08B3EBE2" w14:textId="77777777">
        <w:trPr>
          <w:trHeight w:val="360"/>
          <w:del w:id="14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F244" w14:textId="77777777" w:rsidR="003845DC" w:rsidRDefault="001C160F">
            <w:pPr>
              <w:rPr>
                <w:del w:id="15" w:author="Arthur Souza Rodrigues" w:date="2026-07-10T21:42:00Z" w16du:dateUtc="2026-07-11T01:42:00Z"/>
              </w:rPr>
            </w:pPr>
            <w:del w:id="16" w:author="Arthur Souza Rodrigues" w:date="2026-07-10T21:42:00Z" w16du:dateUtc="2026-07-11T01:42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EA5B" w14:textId="77777777" w:rsidR="003845DC" w:rsidRDefault="001C160F">
            <w:pPr>
              <w:rPr>
                <w:del w:id="17" w:author="Arthur Souza Rodrigues" w:date="2026-07-10T21:42:00Z" w16du:dateUtc="2026-07-11T01:42:00Z"/>
              </w:rPr>
            </w:pPr>
            <w:del w:id="18" w:author="Arthur Souza Rodrigues" w:date="2026-07-10T21:42:00Z" w16du:dateUtc="2026-07-11T01:42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BC2" w14:textId="77777777" w:rsidR="003845DC" w:rsidRDefault="001C160F">
            <w:pPr>
              <w:rPr>
                <w:del w:id="19" w:author="Arthur Souza Rodrigues" w:date="2026-07-10T21:42:00Z" w16du:dateUtc="2026-07-11T01:42:00Z"/>
              </w:rPr>
            </w:pPr>
            <w:del w:id="20" w:author="Arthur Souza Rodrigues" w:date="2026-07-10T21:42:00Z" w16du:dateUtc="2026-07-11T01:42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3845DC" w14:paraId="7A97A4AE" w14:textId="77777777">
        <w:trPr>
          <w:trHeight w:val="360"/>
          <w:del w:id="21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EBC" w14:textId="77777777" w:rsidR="003845DC" w:rsidRDefault="001C160F">
            <w:pPr>
              <w:rPr>
                <w:del w:id="22" w:author="Arthur Souza Rodrigues" w:date="2026-07-10T21:42:00Z" w16du:dateUtc="2026-07-11T01:42:00Z"/>
              </w:rPr>
            </w:pPr>
            <w:del w:id="23" w:author="Arthur Souza Rodrigues" w:date="2026-07-10T21:42:00Z" w16du:dateUtc="2026-07-11T01:42:00Z">
              <w:r>
                <w:delText>#1001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76FE" w14:textId="77777777" w:rsidR="003845DC" w:rsidRDefault="001C160F">
            <w:pPr>
              <w:rPr>
                <w:del w:id="24" w:author="Arthur Souza Rodrigues" w:date="2026-07-10T21:42:00Z" w16du:dateUtc="2026-07-11T01:42:00Z"/>
              </w:rPr>
            </w:pPr>
            <w:del w:id="25" w:author="Arthur Souza Rodrigues" w:date="2026-07-10T21:42:00Z" w16du:dateUtc="2026-07-11T01:42:00Z">
              <w:r>
                <w:delText>Login failure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E27C" w14:textId="77777777" w:rsidR="003845DC" w:rsidRDefault="001C160F">
            <w:pPr>
              <w:rPr>
                <w:del w:id="26" w:author="Arthur Souza Rodrigues" w:date="2026-07-10T21:42:00Z" w16du:dateUtc="2026-07-11T01:42:00Z"/>
              </w:rPr>
            </w:pPr>
            <w:del w:id="27" w:author="Arthur Souza Rodrigues" w:date="2026-07-10T21:42:00Z" w16du:dateUtc="2026-07-11T01:42:00Z">
              <w:r>
                <w:delText>High</w:delText>
              </w:r>
            </w:del>
          </w:p>
        </w:tc>
      </w:tr>
      <w:tr w:rsidR="003845DC" w14:paraId="0D5CECD0" w14:textId="77777777">
        <w:trPr>
          <w:trHeight w:val="360"/>
          <w:del w:id="28" w:author="Arthur Souza Rodrigues" w:date="2026-07-10T21:42:00Z" w16du:dateUtc="2026-07-11T01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AE29" w14:textId="77777777" w:rsidR="003845DC" w:rsidRDefault="001C160F">
            <w:pPr>
              <w:rPr>
                <w:del w:id="29" w:author="Arthur Souza Rodrigues" w:date="2026-07-10T21:42:00Z" w16du:dateUtc="2026-07-11T01:42:00Z"/>
              </w:rPr>
            </w:pPr>
            <w:del w:id="30" w:author="Arthur Souza Rodrigues" w:date="2026-07-10T21:42:00Z" w16du:dateUtc="2026-07-11T01:42:00Z">
              <w:r>
                <w:delText>#1002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39D" w14:textId="77777777" w:rsidR="003845DC" w:rsidRDefault="001C160F">
            <w:pPr>
              <w:rPr>
                <w:del w:id="31" w:author="Arthur Souza Rodrigues" w:date="2026-07-10T21:42:00Z" w16du:dateUtc="2026-07-11T01:42:00Z"/>
              </w:rPr>
            </w:pPr>
            <w:del w:id="32" w:author="Arthur Souza Rodrigues" w:date="2026-07-10T21:42:00Z" w16du:dateUtc="2026-07-11T01:42:00Z">
              <w:r>
                <w:delText>Slow loading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5B21" w14:textId="77777777" w:rsidR="003845DC" w:rsidRDefault="001C160F">
            <w:pPr>
              <w:rPr>
                <w:del w:id="33" w:author="Arthur Souza Rodrigues" w:date="2026-07-10T21:42:00Z" w16du:dateUtc="2026-07-11T01:42:00Z"/>
              </w:rPr>
            </w:pPr>
            <w:del w:id="34" w:author="Arthur Souza Rodrigues" w:date="2026-07-10T21:42:00Z" w16du:dateUtc="2026-07-11T01:42:00Z">
              <w:r>
                <w:delText>Medium</w:delText>
              </w:r>
            </w:del>
          </w:p>
        </w:tc>
      </w:tr>
    </w:tbl>
    <w:p w14:paraId="40F5A9A6" w14:textId="77777777" w:rsidR="003845DC" w:rsidRDefault="003845DC"/>
    <w:sectPr w:rsidR="003845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5DC"/>
    <w:rsid w:val="00257746"/>
    <w:rsid w:val="003845DC"/>
    <w:rsid w:val="008107F7"/>
    <w:rsid w:val="00B65732"/>
    <w:rsid w:val="00C7771E"/>
    <w:rsid w:val="00D53FE7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CF4D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2026-07-11T01:42:00Z</dcterms:modified>
</cp:coreProperties>
</file>