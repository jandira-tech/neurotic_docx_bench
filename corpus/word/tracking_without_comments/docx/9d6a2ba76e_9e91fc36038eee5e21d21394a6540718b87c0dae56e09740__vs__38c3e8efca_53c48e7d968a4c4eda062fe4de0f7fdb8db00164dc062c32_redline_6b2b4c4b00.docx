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7222EC" w14:textId="77777777" w:rsidR="00D829EE" w:rsidRDefault="0014699D" w:rsidP="00D829EE">
      <w:pPr>
        <w:rPr>
          <w:ins w:id="21" w:author="Assistant Clerk" w:date="2026-09-25T20:02:00Z" w16du:dateUtc="2026-09-26T00:02:00Z"/>
          <w:rFonts w:ascii="Times New Roman" w:hAnsi="Times New Roman"/>
          <w:szCs w:val="24"/>
        </w:rPr>
      </w:pPr>
      <w:ins w:id="22" w:author="Assistant Clerk" w:date="2026-09-25T20:02:00Z" w16du:dateUtc="2026-09-26T00:02:00Z">
        <w:r>
          <w:rPr>
            <w:noProof/>
          </w:rPr>
        </w:r>
      </w:ins>
      <w:r>
        <w:pict w14:anchorId="44C79426">
          <v:rect id="Horizontal Line 1" o:spid="_x0000_s1026" style="width:496.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mRpRq3QAAAAgBAAAPAAAAAAAAAAAAAAAAALMEAABkcnMvZG93bnJldi54&#13;&#10;bWxQSwUGAAAAAAQABADzAAAAvQUAAAAA&#13;&#10;" filled="f">
            <o:lock v:ext="edit" rotation="t" aspectratio="t" verticies="t" text="t" shapetype="t"/>
            <w10:anchorlock/>
          </v:rect>
        </w:pict>
      </w:r>
    </w:p>
    <w:p w14:paraId="03B279AD" w14:textId="77777777" w:rsidR="007049A8" w:rsidRDefault="007049A8" w:rsidP="00BF032B">
      <w:pPr>
        <w:rPr>
          <w:ins w:id="23" w:author="Assistant Clerk" w:date="2026-09-25T20:02:00Z" w16du:dateUtc="2026-09-26T00:02:00Z"/>
          <w:rFonts w:cs="Arial"/>
          <w:szCs w:val="24"/>
        </w:rPr>
      </w:pPr>
    </w:p>
    <w:p w14:paraId="70F28F54" w14:textId="09582239" w:rsidR="00820A4E" w:rsidRDefault="00187ACC" w:rsidP="00BF032B">
      <w:pPr>
        <w:rPr>
          <w:ins w:id="24" w:author="Assistant Clerk" w:date="2026-09-25T20:02:00Z" w16du:dateUtc="2026-09-26T00:02:00Z"/>
          <w:rFonts w:cs="Arial"/>
          <w:szCs w:val="24"/>
        </w:rPr>
      </w:pPr>
      <w:ins w:id="25" w:author="Assistant Clerk" w:date="2026-09-25T20:02:00Z" w16du:dateUtc="2026-09-26T00:02:00Z">
        <w:r>
          <w:rPr>
            <w:rFonts w:cs="Arial"/>
            <w:szCs w:val="24"/>
          </w:rPr>
          <w:t xml:space="preserve"> </w:t>
        </w:r>
        <w:r w:rsidR="00ED180F">
          <w:rPr>
            <w:rFonts w:cs="Arial"/>
            <w:szCs w:val="24"/>
          </w:rPr>
          <w:t>31 July</w:t>
        </w:r>
        <w:r w:rsidR="00080E39">
          <w:rPr>
            <w:rFonts w:cs="Arial"/>
            <w:szCs w:val="24"/>
          </w:rPr>
          <w:t xml:space="preserve"> 2020</w:t>
        </w:r>
      </w:ins>
    </w:p>
    <w:p w14:paraId="17FEE126" w14:textId="77777777" w:rsidR="0092168F" w:rsidRPr="00E03A6C" w:rsidRDefault="0092168F" w:rsidP="00BF032B">
      <w:pPr>
        <w:rPr>
          <w:ins w:id="26" w:author="Assistant Clerk" w:date="2026-09-25T20:02:00Z" w16du:dateUtc="2026-09-26T00:02:00Z"/>
          <w:rFonts w:cs="Arial"/>
          <w:szCs w:val="24"/>
        </w:rPr>
      </w:pPr>
    </w:p>
    <w:p w14:paraId="24716D2C" w14:textId="77777777" w:rsidR="005633C5" w:rsidRPr="00E03A6C" w:rsidRDefault="005633C5" w:rsidP="00BF032B">
      <w:pPr>
        <w:rPr>
          <w:ins w:id="27" w:author="Assistant Clerk" w:date="2026-09-25T20:02:00Z" w16du:dateUtc="2026-09-26T00:02:00Z"/>
          <w:rFonts w:cs="Arial"/>
          <w:szCs w:val="24"/>
        </w:rPr>
      </w:pPr>
    </w:p>
    <w:p w14:paraId="0BA6DED0" w14:textId="03FF1FB5" w:rsidR="00E03A6C" w:rsidRDefault="00E03A6C" w:rsidP="00B26361">
      <w:pPr>
        <w:tabs>
          <w:tab w:val="left" w:pos="1134"/>
        </w:tabs>
        <w:rPr>
          <w:ins w:id="28" w:author="Assistant Clerk" w:date="2026-09-25T20:02:00Z" w16du:dateUtc="2026-09-26T00:02:00Z"/>
          <w:rFonts w:cs="Arial"/>
          <w:szCs w:val="24"/>
        </w:rPr>
      </w:pPr>
      <w:ins w:id="29" w:author="Assistant Clerk" w:date="2026-09-25T20:02:00Z" w16du:dateUtc="2026-09-26T00:02:00Z">
        <w:r w:rsidRPr="00E03A6C">
          <w:rPr>
            <w:rFonts w:cs="Arial"/>
            <w:b/>
            <w:szCs w:val="24"/>
          </w:rPr>
          <w:t>To:</w:t>
        </w:r>
        <w:r w:rsidR="000C2FE7">
          <w:rPr>
            <w:rFonts w:cs="Arial"/>
            <w:b/>
            <w:szCs w:val="24"/>
          </w:rPr>
          <w:tab/>
        </w:r>
        <w:r w:rsidR="00B26361">
          <w:rPr>
            <w:rFonts w:cs="Arial"/>
            <w:szCs w:val="24"/>
          </w:rPr>
          <w:t>All members</w:t>
        </w:r>
      </w:ins>
    </w:p>
    <w:p w14:paraId="6D700704" w14:textId="3A337321" w:rsidR="000C2FE7" w:rsidRDefault="000C2FE7" w:rsidP="00B26361">
      <w:pPr>
        <w:tabs>
          <w:tab w:val="left" w:pos="1134"/>
        </w:tabs>
        <w:rPr>
          <w:ins w:id="30" w:author="Assistant Clerk" w:date="2026-09-25T20:02:00Z" w16du:dateUtc="2026-09-26T00:02:00Z"/>
          <w:rFonts w:cs="Arial"/>
          <w:szCs w:val="24"/>
        </w:rPr>
      </w:pPr>
      <w:ins w:id="31" w:author="Assistant Clerk" w:date="2026-09-25T20:02:00Z" w16du:dateUtc="2026-09-26T00:02:00Z">
        <w:r>
          <w:rPr>
            <w:rFonts w:cs="Arial"/>
            <w:szCs w:val="24"/>
          </w:rPr>
          <w:tab/>
          <w:t>Councillor S. Glover (Chairman</w:t>
        </w:r>
        <w:r w:rsidR="009E7D1A">
          <w:rPr>
            <w:rFonts w:cs="Arial"/>
            <w:szCs w:val="24"/>
          </w:rPr>
          <w:t>),</w:t>
        </w:r>
        <w:r>
          <w:rPr>
            <w:rFonts w:cs="Arial"/>
            <w:szCs w:val="24"/>
          </w:rPr>
          <w:t xml:space="preserve"> Councillor A. Cartwright (Vice Chairman).</w:t>
        </w:r>
      </w:ins>
    </w:p>
    <w:p w14:paraId="72CD3455" w14:textId="455DA38E" w:rsidR="000C2FE7" w:rsidRPr="00E03A6C" w:rsidRDefault="000C2FE7" w:rsidP="00B26361">
      <w:pPr>
        <w:tabs>
          <w:tab w:val="left" w:pos="1134"/>
        </w:tabs>
        <w:rPr>
          <w:ins w:id="32" w:author="Assistant Clerk" w:date="2026-09-25T20:02:00Z" w16du:dateUtc="2026-09-26T00:02:00Z"/>
          <w:rFonts w:cs="Arial"/>
          <w:szCs w:val="24"/>
        </w:rPr>
      </w:pPr>
      <w:ins w:id="33" w:author="Assistant Clerk" w:date="2026-09-25T20:02:00Z" w16du:dateUtc="2026-09-26T00:02:00Z">
        <w:r>
          <w:rPr>
            <w:rFonts w:cs="Arial"/>
            <w:szCs w:val="24"/>
          </w:rPr>
          <w:tab/>
        </w:r>
      </w:ins>
    </w:p>
    <w:p w14:paraId="77E1B64E" w14:textId="77777777" w:rsidR="00E03A6C" w:rsidRPr="00E03A6C" w:rsidRDefault="00E03A6C" w:rsidP="00BF032B">
      <w:pPr>
        <w:rPr>
          <w:ins w:id="34" w:author="Assistant Clerk" w:date="2026-09-25T20:02:00Z" w16du:dateUtc="2026-09-26T00:02:00Z"/>
          <w:rFonts w:cs="Arial"/>
          <w:szCs w:val="24"/>
        </w:rPr>
      </w:pPr>
    </w:p>
    <w:p w14:paraId="7D141D70" w14:textId="77777777" w:rsidR="007F6801" w:rsidRDefault="007F6801" w:rsidP="0075033B">
      <w:pPr>
        <w:spacing w:before="100" w:beforeAutospacing="1" w:after="100" w:afterAutospacing="1"/>
        <w:rPr>
          <w:del w:id="35" w:author="Assistant Clerk" w:date="2026-09-25T20:02:00Z" w16du:dateUtc="2026-09-26T00:02:00Z"/>
          <w:rFonts w:ascii="Times New Roman" w:hAnsi="Times New Roman"/>
        </w:rPr>
      </w:pPr>
    </w:p>
    <w:p w14:paraId="10A557DC" w14:textId="77777777" w:rsidR="007F6801" w:rsidRPr="000A4506" w:rsidRDefault="007F6801" w:rsidP="0075033B">
      <w:pPr>
        <w:spacing w:before="100" w:beforeAutospacing="1" w:after="100" w:afterAutospacing="1"/>
        <w:rPr>
          <w:del w:id="36" w:author="Assistant Clerk" w:date="2026-09-25T20:02:00Z" w16du:dateUtc="2026-09-26T00:02:00Z"/>
          <w:rFonts w:ascii="Times New Roman" w:hAnsi="Times New Roman"/>
          <w:sz w:val="20"/>
        </w:rPr>
      </w:pPr>
    </w:p>
    <w:p w14:paraId="146D095D" w14:textId="47C5A5DA" w:rsidR="00AC0B40" w:rsidRPr="00FA7161" w:rsidRDefault="009D3F57" w:rsidP="0075033B">
      <w:pPr>
        <w:spacing w:before="100" w:beforeAutospacing="1" w:after="100" w:afterAutospacing="1"/>
        <w:rPr>
          <w:del w:id="37" w:author="Assistant Clerk" w:date="2026-09-25T20:02:00Z" w16du:dateUtc="2026-09-26T00:02:00Z"/>
          <w:rFonts w:ascii="Times New Roman" w:hAnsi="Times New Roman"/>
          <w:szCs w:val="24"/>
        </w:rPr>
      </w:pPr>
      <w:del w:id="38" w:author="Assistant Clerk" w:date="2026-09-25T20:02:00Z" w16du:dateUtc="2026-09-26T00:02:00Z">
        <w:r w:rsidRPr="00FA7161">
          <w:rPr>
            <w:rFonts w:ascii="Times New Roman" w:hAnsi="Times New Roman"/>
            <w:szCs w:val="24"/>
          </w:rPr>
          <w:delText>May 6</w:delText>
        </w:r>
        <w:r w:rsidR="00AC0B40" w:rsidRPr="00FA7161">
          <w:rPr>
            <w:rFonts w:ascii="Times New Roman" w:hAnsi="Times New Roman"/>
            <w:szCs w:val="24"/>
          </w:rPr>
          <w:delText>, 2021</w:delText>
        </w:r>
      </w:del>
    </w:p>
    <w:p w14:paraId="2F1D5585" w14:textId="11AE3BB1" w:rsidR="0075033B" w:rsidRDefault="009D3F57" w:rsidP="00820A4E">
      <w:pPr>
        <w:pStyle w:val="Default"/>
        <w:rPr>
          <w:rPrChange w:id="39" w:author="Assistant Clerk" w:date="2026-09-25T20:02:00Z" w16du:dateUtc="2026-09-26T00:02:00Z">
            <w:rPr>
              <w:rFonts w:ascii="Times New Roman" w:eastAsia="Times New Roman" w:hAnsi="Times New Roman" w:cs="Times New Roman"/>
              <w:sz w:val="24"/>
              <w:szCs w:val="24"/>
            </w:rPr>
          </w:rPrChange>
        </w:rPr>
        <w:pPrChange w:id="40" w:author="Assistant Clerk" w:date="2026-09-25T20:02:00Z" w16du:dateUtc="2026-09-26T00:02:00Z">
          <w:pPr>
            <w:spacing w:before="100" w:beforeAutospacing="1" w:after="100" w:afterAutospacing="1"/>
          </w:pPr>
        </w:pPrChange>
      </w:pPr>
      <w:r w:rsidRPr="00E03A6C">
        <w:rPr>
          <w:rPrChange w:id="41" w:author="Assistant Clerk" w:date="2026-09-25T20:02:00Z" w16du:dateUtc="2026-09-26T00:02:00Z">
            <w:rPr>
              <w:rFonts w:ascii="Times New Roman" w:eastAsia="Times New Roman" w:hAnsi="Times New Roman" w:cs="Times New Roman"/>
              <w:sz w:val="24"/>
              <w:szCs w:val="24"/>
            </w:rPr>
          </w:rPrChange>
        </w:rPr>
        <w:t xml:space="preserve">Dear </w:t>
      </w:r>
      <w:ins w:id="42" w:author="Assistant Clerk" w:date="2026-09-25T20:02:00Z" w16du:dateUtc="2026-09-26T00:02:00Z">
        <w:r w:rsidR="00820A4E" w:rsidRPr="00E03A6C">
          <w:t xml:space="preserve">Councillor </w:t>
        </w:r>
      </w:ins>
      <w:del w:id="43" w:author="Assistant Clerk" w:date="2026-09-25T20:02:00Z" w16du:dateUtc="2026-09-26T00:02:00Z">
        <w:r w:rsidRPr="00FA7161">
          <w:rPr>
            <w:rFonts w:ascii="Times New Roman" w:hAnsi="Times New Roman" w:cs="Times New Roman"/>
          </w:rPr>
          <w:delText>Parents,</w:delText>
        </w:r>
      </w:del>
    </w:p>
    <w:p w14:paraId="477975F5" w14:textId="19AF11B2" w:rsidR="000C2FE7" w:rsidRDefault="000C2FE7" w:rsidP="00820A4E">
      <w:pPr>
        <w:pStyle w:val="Default"/>
        <w:rPr>
          <w:ins w:id="44" w:author="Assistant Clerk" w:date="2026-09-25T20:02:00Z" w16du:dateUtc="2026-09-26T00:02:00Z"/>
        </w:rPr>
      </w:pPr>
    </w:p>
    <w:p w14:paraId="004D581D" w14:textId="09AB9213" w:rsidR="00416E52" w:rsidRDefault="000C2FE7" w:rsidP="000C2FE7">
      <w:pPr>
        <w:pStyle w:val="Default"/>
        <w:rPr>
          <w:ins w:id="45" w:author="Assistant Clerk" w:date="2026-09-25T20:02:00Z" w16du:dateUtc="2026-09-26T00:02:00Z"/>
          <w:b/>
          <w:bCs/>
        </w:rPr>
      </w:pPr>
      <w:ins w:id="46" w:author="Assistant Clerk" w:date="2026-09-25T20:02:00Z" w16du:dateUtc="2026-09-26T00:02:00Z">
        <w:r w:rsidRPr="000C2FE7">
          <w:rPr>
            <w:b/>
            <w:bCs/>
          </w:rPr>
          <w:t xml:space="preserve">NOTICE IS HEREBY GIVEN </w:t>
        </w:r>
        <w:r>
          <w:t xml:space="preserve">that a </w:t>
        </w:r>
        <w:r w:rsidR="00416E52" w:rsidRPr="000C2FE7">
          <w:t>Finance &amp; General Purposes Committee</w:t>
        </w:r>
        <w:r>
          <w:t xml:space="preserve"> Meeting will take place at </w:t>
        </w:r>
        <w:r w:rsidRPr="000C2FE7">
          <w:rPr>
            <w:b/>
            <w:bCs/>
          </w:rPr>
          <w:t>7</w:t>
        </w:r>
        <w:r w:rsidR="00ED180F">
          <w:rPr>
            <w:b/>
            <w:bCs/>
          </w:rPr>
          <w:t>.30</w:t>
        </w:r>
        <w:r w:rsidRPr="000C2FE7">
          <w:rPr>
            <w:b/>
            <w:bCs/>
          </w:rPr>
          <w:t xml:space="preserve">pm </w:t>
        </w:r>
        <w:r w:rsidR="0024088C">
          <w:rPr>
            <w:b/>
            <w:bCs/>
          </w:rPr>
          <w:t>or immediately following the Services &amp; Facilities Committee Meeting</w:t>
        </w:r>
        <w:r w:rsidR="009A21AA">
          <w:rPr>
            <w:b/>
            <w:bCs/>
          </w:rPr>
          <w:t>,</w:t>
        </w:r>
        <w:r w:rsidR="0024088C">
          <w:rPr>
            <w:b/>
            <w:bCs/>
          </w:rPr>
          <w:t xml:space="preserve"> </w:t>
        </w:r>
        <w:r w:rsidRPr="000C2FE7">
          <w:rPr>
            <w:b/>
            <w:bCs/>
          </w:rPr>
          <w:t xml:space="preserve">on </w:t>
        </w:r>
        <w:r w:rsidRPr="009A21AA">
          <w:rPr>
            <w:b/>
            <w:bCs/>
            <w:u w:val="single"/>
          </w:rPr>
          <w:t xml:space="preserve">Thursday </w:t>
        </w:r>
        <w:r w:rsidR="00ED180F" w:rsidRPr="009A21AA">
          <w:rPr>
            <w:b/>
            <w:bCs/>
            <w:u w:val="single"/>
          </w:rPr>
          <w:t>6 August</w:t>
        </w:r>
        <w:r w:rsidRPr="009A21AA">
          <w:rPr>
            <w:b/>
            <w:bCs/>
            <w:u w:val="single"/>
          </w:rPr>
          <w:t xml:space="preserve"> 2020</w:t>
        </w:r>
        <w:r w:rsidRPr="000C2FE7">
          <w:rPr>
            <w:b/>
            <w:bCs/>
          </w:rPr>
          <w:t>.</w:t>
        </w:r>
        <w:r w:rsidR="00416E52" w:rsidRPr="000C2FE7">
          <w:rPr>
            <w:b/>
            <w:bCs/>
          </w:rPr>
          <w:t xml:space="preserve"> </w:t>
        </w:r>
      </w:ins>
    </w:p>
    <w:p w14:paraId="2E998647" w14:textId="52C11740" w:rsidR="000C2FE7" w:rsidRDefault="000C2FE7" w:rsidP="000C2FE7">
      <w:pPr>
        <w:pStyle w:val="Default"/>
        <w:rPr>
          <w:ins w:id="47" w:author="Assistant Clerk" w:date="2026-09-25T20:02:00Z" w16du:dateUtc="2026-09-26T00:02:00Z"/>
          <w:b/>
          <w:bCs/>
        </w:rPr>
      </w:pPr>
    </w:p>
    <w:p w14:paraId="54A5DAB3" w14:textId="0DC2A525" w:rsidR="000C2FE7" w:rsidRDefault="000C2FE7" w:rsidP="000C2FE7">
      <w:pPr>
        <w:pStyle w:val="Default"/>
        <w:rPr>
          <w:ins w:id="48" w:author="Assistant Clerk" w:date="2026-09-25T20:02:00Z" w16du:dateUtc="2026-09-26T00:02:00Z"/>
          <w:b/>
          <w:bCs/>
        </w:rPr>
      </w:pPr>
      <w:ins w:id="49" w:author="Assistant Clerk" w:date="2026-09-25T20:02:00Z" w16du:dateUtc="2026-09-26T00:02:00Z">
        <w:r>
          <w:rPr>
            <w:b/>
            <w:bCs/>
          </w:rPr>
          <w:t>This is a virtual meeting.</w:t>
        </w:r>
      </w:ins>
    </w:p>
    <w:p w14:paraId="7F46401A" w14:textId="4516171D" w:rsidR="000C2FE7" w:rsidRDefault="000C2FE7" w:rsidP="000C2FE7">
      <w:pPr>
        <w:pStyle w:val="Default"/>
        <w:rPr>
          <w:ins w:id="50" w:author="Assistant Clerk" w:date="2026-09-25T20:02:00Z" w16du:dateUtc="2026-09-26T00:02:00Z"/>
          <w:b/>
          <w:bCs/>
        </w:rPr>
      </w:pPr>
    </w:p>
    <w:p w14:paraId="7B817C23" w14:textId="170979E6" w:rsidR="000C2FE7" w:rsidRDefault="000C2FE7" w:rsidP="000C2FE7">
      <w:pPr>
        <w:pStyle w:val="Default"/>
        <w:rPr>
          <w:ins w:id="51" w:author="Assistant Clerk" w:date="2026-09-25T20:02:00Z" w16du:dateUtc="2026-09-26T00:02:00Z"/>
        </w:rPr>
      </w:pPr>
      <w:ins w:id="52" w:author="Assistant Clerk" w:date="2026-09-25T20:02:00Z" w16du:dateUtc="2026-09-26T00:02:00Z">
        <w:r w:rsidRPr="000C2FE7">
          <w:t>Members of the public will be able to listen to the meeting by right clicking on the link below, then opening the hyperlink.  When the link opens, if you do not have Microsoft teams click on ‘watch on web’ then click on ‘join anonymously’.</w:t>
        </w:r>
      </w:ins>
    </w:p>
    <w:p w14:paraId="61963934" w14:textId="77777777" w:rsidR="00043C52" w:rsidRPr="000C2FE7" w:rsidRDefault="00043C52" w:rsidP="000C2FE7">
      <w:pPr>
        <w:pStyle w:val="Default"/>
        <w:rPr>
          <w:ins w:id="53" w:author="Assistant Clerk" w:date="2026-09-25T20:02:00Z" w16du:dateUtc="2026-09-26T00:02:00Z"/>
        </w:rPr>
      </w:pPr>
    </w:p>
    <w:p w14:paraId="57E3CD6D" w14:textId="7E0B6321" w:rsidR="00043C52" w:rsidRPr="006B7397" w:rsidRDefault="006B7397" w:rsidP="000C2FE7">
      <w:pPr>
        <w:pStyle w:val="Default"/>
        <w:rPr>
          <w:ins w:id="54" w:author="Assistant Clerk" w:date="2026-09-25T20:02:00Z" w16du:dateUtc="2026-09-26T00:02:00Z"/>
          <w:i/>
          <w:iCs/>
          <w:u w:val="single"/>
        </w:rPr>
      </w:pPr>
      <w:ins w:id="55" w:author="Assistant Clerk" w:date="2026-09-25T20:02:00Z" w16du:dateUtc="2026-09-26T00:02:00Z">
        <w:r w:rsidRPr="006B7397">
          <w:rPr>
            <w:i/>
            <w:iCs/>
            <w:u w:val="single"/>
          </w:rPr>
          <w:t>Link to the Council Meeting will be available from the morning of 6 August 2020.</w:t>
        </w:r>
      </w:ins>
    </w:p>
    <w:p w14:paraId="633EEE6B" w14:textId="77777777" w:rsidR="00416E52" w:rsidRPr="000C2FE7" w:rsidRDefault="00416E52" w:rsidP="00820A4E">
      <w:pPr>
        <w:pStyle w:val="Default"/>
        <w:rPr>
          <w:ins w:id="56" w:author="Assistant Clerk" w:date="2026-09-25T20:02:00Z" w16du:dateUtc="2026-09-26T00:02:00Z"/>
          <w:b/>
          <w:bCs/>
        </w:rPr>
      </w:pPr>
    </w:p>
    <w:p w14:paraId="60AD00B7" w14:textId="4B851C34" w:rsidR="00F31C8C" w:rsidRPr="00820A4E" w:rsidRDefault="00F31C8C" w:rsidP="00F31C8C">
      <w:pPr>
        <w:rPr>
          <w:ins w:id="57" w:author="Assistant Clerk" w:date="2026-09-25T20:02:00Z" w16du:dateUtc="2026-09-26T00:02:00Z"/>
          <w:rFonts w:cs="Arial"/>
          <w:szCs w:val="24"/>
        </w:rPr>
      </w:pPr>
      <w:ins w:id="58" w:author="Assistant Clerk" w:date="2026-09-25T20:02:00Z" w16du:dateUtc="2026-09-26T00:02:00Z">
        <w:r>
          <w:rPr>
            <w:bCs/>
            <w:szCs w:val="24"/>
          </w:rPr>
          <w:t>T</w:t>
        </w:r>
        <w:r w:rsidRPr="00820A4E">
          <w:rPr>
            <w:szCs w:val="24"/>
          </w:rPr>
          <w:t>h</w:t>
        </w:r>
        <w:r>
          <w:rPr>
            <w:szCs w:val="24"/>
          </w:rPr>
          <w:t>e</w:t>
        </w:r>
        <w:r w:rsidRPr="00820A4E">
          <w:rPr>
            <w:szCs w:val="24"/>
          </w:rPr>
          <w:t xml:space="preserve"> meeting is open to the Press and Public.</w:t>
        </w:r>
        <w:r w:rsidRPr="00820A4E">
          <w:rPr>
            <w:rFonts w:cs="Arial"/>
            <w:szCs w:val="24"/>
          </w:rPr>
          <w:t xml:space="preserve"> </w:t>
        </w:r>
      </w:ins>
    </w:p>
    <w:p w14:paraId="0305064D" w14:textId="77777777" w:rsidR="00F732BF" w:rsidRDefault="00F732BF" w:rsidP="00BF032B">
      <w:pPr>
        <w:rPr>
          <w:ins w:id="59" w:author="Assistant Clerk" w:date="2026-09-25T20:02:00Z" w16du:dateUtc="2026-09-26T00:02:00Z"/>
          <w:rFonts w:cs="Arial"/>
          <w:szCs w:val="24"/>
        </w:rPr>
      </w:pPr>
    </w:p>
    <w:p w14:paraId="72CF6A52" w14:textId="77777777" w:rsidR="00820A4E" w:rsidRPr="00E03A6C" w:rsidRDefault="00820A4E" w:rsidP="00BF032B">
      <w:pPr>
        <w:rPr>
          <w:ins w:id="60" w:author="Assistant Clerk" w:date="2026-09-25T20:02:00Z" w16du:dateUtc="2026-09-26T00:02:00Z"/>
          <w:rFonts w:cs="Arial"/>
          <w:szCs w:val="24"/>
        </w:rPr>
      </w:pPr>
      <w:ins w:id="61" w:author="Assistant Clerk" w:date="2026-09-25T20:02:00Z" w16du:dateUtc="2026-09-26T00:02:00Z">
        <w:r w:rsidRPr="00E03A6C">
          <w:rPr>
            <w:rFonts w:cs="Arial"/>
            <w:szCs w:val="24"/>
          </w:rPr>
          <w:t>Yours sincerely</w:t>
        </w:r>
      </w:ins>
    </w:p>
    <w:p w14:paraId="1A2ECE65" w14:textId="77777777" w:rsidR="00EF774A" w:rsidRDefault="00EF774A" w:rsidP="00BF032B">
      <w:pPr>
        <w:rPr>
          <w:ins w:id="62" w:author="Assistant Clerk" w:date="2026-09-25T20:02:00Z" w16du:dateUtc="2026-09-26T00:02:00Z"/>
          <w:rFonts w:cs="Arial"/>
          <w:szCs w:val="24"/>
        </w:rPr>
      </w:pPr>
    </w:p>
    <w:p w14:paraId="10B0B3D0" w14:textId="73987F28" w:rsidR="00FB0FB1" w:rsidRDefault="003F0A13" w:rsidP="00BF032B">
      <w:pPr>
        <w:rPr>
          <w:ins w:id="63" w:author="Assistant Clerk" w:date="2026-09-25T20:02:00Z" w16du:dateUtc="2026-09-26T00:02:00Z"/>
          <w:rFonts w:cs="Arial"/>
          <w:szCs w:val="24"/>
        </w:rPr>
      </w:pPr>
      <w:ins w:id="64" w:author="Assistant Clerk" w:date="2026-09-25T20:02:00Z" w16du:dateUtc="2026-09-26T00:02:00Z">
        <w:r w:rsidRPr="00620920">
          <w:rPr>
            <w:noProof/>
          </w:rPr>
          <w:drawing>
            <wp:inline distT="0" distB="0" distL="0" distR="0" wp14:anchorId="26CC64C6" wp14:editId="5A6C48F9">
              <wp:extent cx="899160" cy="487680"/>
              <wp:effectExtent l="0" t="0" r="0" b="7620"/>
              <wp:docPr id="2" name="Picture 1"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9160" cy="487680"/>
                      </a:xfrm>
                      <a:prstGeom prst="rect">
                        <a:avLst/>
                      </a:prstGeom>
                      <a:noFill/>
                      <a:ln>
                        <a:noFill/>
                      </a:ln>
                    </pic:spPr>
                  </pic:pic>
                </a:graphicData>
              </a:graphic>
            </wp:inline>
          </w:drawing>
        </w:r>
        <w:r w:rsidR="00043C52">
          <w:rPr>
            <w:rFonts w:cs="Arial"/>
            <w:szCs w:val="24"/>
          </w:rPr>
          <w:t xml:space="preserve"> </w:t>
        </w:r>
      </w:ins>
    </w:p>
    <w:p w14:paraId="65EEF21A" w14:textId="77777777" w:rsidR="00FB0FB1" w:rsidRDefault="00FB0FB1" w:rsidP="00BF032B">
      <w:pPr>
        <w:rPr>
          <w:ins w:id="65" w:author="Assistant Clerk" w:date="2026-09-25T20:02:00Z" w16du:dateUtc="2026-09-26T00:02:00Z"/>
          <w:rFonts w:cs="Arial"/>
          <w:szCs w:val="24"/>
        </w:rPr>
      </w:pPr>
    </w:p>
    <w:p w14:paraId="1ACAAA7C" w14:textId="77777777" w:rsidR="00FB0FB1" w:rsidRDefault="007C271F" w:rsidP="00BF032B">
      <w:pPr>
        <w:rPr>
          <w:ins w:id="66" w:author="Assistant Clerk" w:date="2026-09-25T20:02:00Z" w16du:dateUtc="2026-09-26T00:02:00Z"/>
          <w:rFonts w:cs="Arial"/>
          <w:szCs w:val="24"/>
        </w:rPr>
      </w:pPr>
      <w:ins w:id="67" w:author="Assistant Clerk" w:date="2026-09-25T20:02:00Z" w16du:dateUtc="2026-09-26T00:02:00Z">
        <w:r>
          <w:rPr>
            <w:rFonts w:cs="Arial"/>
            <w:szCs w:val="24"/>
          </w:rPr>
          <w:t>Julie Jones</w:t>
        </w:r>
      </w:ins>
    </w:p>
    <w:p w14:paraId="58539558" w14:textId="52282C06" w:rsidR="005E78C3" w:rsidRDefault="00234DF7" w:rsidP="00BF032B">
      <w:pPr>
        <w:rPr>
          <w:ins w:id="68" w:author="Assistant Clerk" w:date="2026-09-25T20:02:00Z" w16du:dateUtc="2026-09-26T00:02:00Z"/>
          <w:rFonts w:cs="Arial"/>
          <w:szCs w:val="24"/>
        </w:rPr>
      </w:pPr>
      <w:ins w:id="69" w:author="Assistant Clerk" w:date="2026-09-25T20:02:00Z" w16du:dateUtc="2026-09-26T00:02:00Z">
        <w:r>
          <w:rPr>
            <w:rFonts w:cs="Arial"/>
            <w:szCs w:val="24"/>
          </w:rPr>
          <w:t>Town Clerk</w:t>
        </w:r>
      </w:ins>
    </w:p>
    <w:p w14:paraId="6A2DB6D9" w14:textId="3FD868E8" w:rsidR="00923F2A" w:rsidRPr="00923F2A" w:rsidRDefault="00923F2A" w:rsidP="00923F2A">
      <w:pPr>
        <w:jc w:val="center"/>
        <w:rPr>
          <w:ins w:id="70" w:author="Assistant Clerk" w:date="2026-09-25T20:02:00Z" w16du:dateUtc="2026-09-26T00:02:00Z"/>
          <w:rFonts w:cs="Arial"/>
          <w:b/>
          <w:bCs/>
          <w:szCs w:val="24"/>
        </w:rPr>
      </w:pPr>
      <w:ins w:id="71" w:author="Assistant Clerk" w:date="2026-09-25T20:02:00Z" w16du:dateUtc="2026-09-26T00:02:00Z">
        <w:r w:rsidRPr="00923F2A">
          <w:rPr>
            <w:rFonts w:cs="Arial"/>
            <w:b/>
            <w:bCs/>
            <w:szCs w:val="24"/>
          </w:rPr>
          <w:t>The meeting will be recorded and live streamed</w:t>
        </w:r>
      </w:ins>
    </w:p>
    <w:p w14:paraId="60134081" w14:textId="77777777" w:rsidR="00B371F8" w:rsidRPr="006E209C" w:rsidRDefault="00B371F8" w:rsidP="00820A4E">
      <w:pPr>
        <w:pBdr>
          <w:bottom w:val="single" w:sz="18" w:space="1" w:color="auto"/>
        </w:pBdr>
        <w:rPr>
          <w:ins w:id="72" w:author="Assistant Clerk" w:date="2026-09-25T20:02:00Z" w16du:dateUtc="2026-09-26T00:02:00Z"/>
          <w:rFonts w:cs="Arial"/>
          <w:sz w:val="22"/>
          <w:szCs w:val="22"/>
        </w:rPr>
      </w:pPr>
    </w:p>
    <w:p w14:paraId="276D4459" w14:textId="77777777" w:rsidR="000972AB" w:rsidRDefault="000972AB" w:rsidP="000972AB">
      <w:pPr>
        <w:ind w:left="2880" w:firstLine="720"/>
        <w:rPr>
          <w:ins w:id="73" w:author="Assistant Clerk" w:date="2026-09-25T20:02:00Z" w16du:dateUtc="2026-09-26T00:02:00Z"/>
          <w:rFonts w:cs="Arial"/>
          <w:b/>
          <w:szCs w:val="24"/>
          <w:u w:val="single"/>
        </w:rPr>
      </w:pPr>
    </w:p>
    <w:p w14:paraId="23E93D89" w14:textId="7B452A1B" w:rsidR="00820A4E" w:rsidRPr="00234BD8" w:rsidRDefault="00820A4E" w:rsidP="000972AB">
      <w:pPr>
        <w:ind w:left="2880" w:firstLine="720"/>
        <w:rPr>
          <w:ins w:id="74" w:author="Assistant Clerk" w:date="2026-09-25T20:02:00Z" w16du:dateUtc="2026-09-26T00:02:00Z"/>
          <w:rFonts w:cs="Arial"/>
          <w:b/>
          <w:szCs w:val="24"/>
          <w:u w:val="single"/>
        </w:rPr>
      </w:pPr>
      <w:ins w:id="75" w:author="Assistant Clerk" w:date="2026-09-25T20:02:00Z" w16du:dateUtc="2026-09-26T00:02:00Z">
        <w:r w:rsidRPr="00234BD8">
          <w:rPr>
            <w:rFonts w:cs="Arial"/>
            <w:b/>
            <w:szCs w:val="24"/>
            <w:u w:val="single"/>
          </w:rPr>
          <w:t>AGENDA</w:t>
        </w:r>
      </w:ins>
    </w:p>
    <w:p w14:paraId="45EA7302" w14:textId="77777777" w:rsidR="00950E6B" w:rsidRPr="00950E6B" w:rsidRDefault="00950E6B" w:rsidP="00820A4E">
      <w:pPr>
        <w:jc w:val="center"/>
        <w:rPr>
          <w:ins w:id="76" w:author="Assistant Clerk" w:date="2026-09-25T20:02:00Z" w16du:dateUtc="2026-09-26T00:02:00Z"/>
          <w:rFonts w:cs="Arial"/>
          <w:b/>
          <w:szCs w:val="24"/>
        </w:rPr>
      </w:pPr>
    </w:p>
    <w:p w14:paraId="75A89373" w14:textId="77777777" w:rsidR="00220EE6" w:rsidRDefault="00220EE6" w:rsidP="007D351E">
      <w:pPr>
        <w:tabs>
          <w:tab w:val="left" w:pos="1276"/>
        </w:tabs>
        <w:rPr>
          <w:ins w:id="77" w:author="Assistant Clerk" w:date="2026-09-25T20:02:00Z" w16du:dateUtc="2026-09-26T00:02:00Z"/>
          <w:rFonts w:cs="Arial"/>
          <w:b/>
          <w:szCs w:val="24"/>
        </w:rPr>
      </w:pPr>
    </w:p>
    <w:p w14:paraId="67FA3A45" w14:textId="446DF89E" w:rsidR="006E209C" w:rsidRPr="00950E6B" w:rsidRDefault="000972AB" w:rsidP="00301D3D">
      <w:pPr>
        <w:tabs>
          <w:tab w:val="left" w:pos="1276"/>
        </w:tabs>
        <w:rPr>
          <w:ins w:id="78" w:author="Assistant Clerk" w:date="2026-09-25T20:02:00Z" w16du:dateUtc="2026-09-26T00:02:00Z"/>
          <w:rFonts w:cs="Arial"/>
          <w:b/>
          <w:szCs w:val="24"/>
        </w:rPr>
      </w:pPr>
      <w:ins w:id="79" w:author="Assistant Clerk" w:date="2026-09-25T20:02:00Z" w16du:dateUtc="2026-09-26T00:02:00Z">
        <w:r>
          <w:rPr>
            <w:rFonts w:cs="Arial"/>
            <w:b/>
            <w:szCs w:val="24"/>
          </w:rPr>
          <w:t>1</w:t>
        </w:r>
        <w:r w:rsidR="000945DA">
          <w:rPr>
            <w:rFonts w:cs="Arial"/>
            <w:b/>
            <w:szCs w:val="24"/>
          </w:rPr>
          <w:t>.</w:t>
        </w:r>
        <w:r w:rsidR="00234DF7">
          <w:rPr>
            <w:rFonts w:cs="Arial"/>
            <w:b/>
            <w:szCs w:val="24"/>
          </w:rPr>
          <w:t>FG</w:t>
        </w:r>
        <w:r w:rsidR="00234DF7">
          <w:rPr>
            <w:rFonts w:cs="Arial"/>
            <w:b/>
            <w:szCs w:val="24"/>
          </w:rPr>
          <w:tab/>
        </w:r>
        <w:r w:rsidR="00CE0661">
          <w:rPr>
            <w:rFonts w:cs="Arial"/>
            <w:b/>
            <w:szCs w:val="24"/>
          </w:rPr>
          <w:tab/>
        </w:r>
        <w:r w:rsidR="00F732BF" w:rsidRPr="00EF7B17">
          <w:rPr>
            <w:rFonts w:cs="Arial"/>
            <w:b/>
            <w:szCs w:val="24"/>
            <w:u w:val="single"/>
          </w:rPr>
          <w:t>APOLOGIES</w:t>
        </w:r>
      </w:ins>
    </w:p>
    <w:p w14:paraId="059A4B87" w14:textId="77777777" w:rsidR="006E209C" w:rsidRPr="00950E6B" w:rsidRDefault="006E209C" w:rsidP="00F732BF">
      <w:pPr>
        <w:tabs>
          <w:tab w:val="left" w:pos="1276"/>
        </w:tabs>
        <w:rPr>
          <w:ins w:id="80" w:author="Assistant Clerk" w:date="2026-09-25T20:02:00Z" w16du:dateUtc="2026-09-26T00:02:00Z"/>
          <w:rFonts w:cs="Arial"/>
          <w:szCs w:val="24"/>
        </w:rPr>
      </w:pPr>
      <w:ins w:id="81" w:author="Assistant Clerk" w:date="2026-09-25T20:02:00Z" w16du:dateUtc="2026-09-26T00:02:00Z">
        <w:r w:rsidRPr="00950E6B">
          <w:rPr>
            <w:rFonts w:cs="Arial"/>
            <w:b/>
            <w:szCs w:val="24"/>
          </w:rPr>
          <w:tab/>
        </w:r>
        <w:r w:rsidRPr="00950E6B">
          <w:rPr>
            <w:rFonts w:cs="Arial"/>
            <w:b/>
            <w:szCs w:val="24"/>
          </w:rPr>
          <w:tab/>
        </w:r>
        <w:r w:rsidRPr="00950E6B">
          <w:rPr>
            <w:rFonts w:cs="Arial"/>
            <w:b/>
            <w:szCs w:val="24"/>
          </w:rPr>
          <w:tab/>
        </w:r>
      </w:ins>
    </w:p>
    <w:p w14:paraId="0B502116" w14:textId="77777777" w:rsidR="006E209C" w:rsidRDefault="00301D3D" w:rsidP="00301D3D">
      <w:pPr>
        <w:tabs>
          <w:tab w:val="left" w:pos="1276"/>
        </w:tabs>
        <w:ind w:left="720" w:firstLine="414"/>
        <w:rPr>
          <w:ins w:id="82" w:author="Assistant Clerk" w:date="2026-09-25T20:02:00Z" w16du:dateUtc="2026-09-26T00:02:00Z"/>
          <w:rFonts w:cs="Arial"/>
          <w:szCs w:val="24"/>
        </w:rPr>
      </w:pPr>
      <w:ins w:id="83" w:author="Assistant Clerk" w:date="2026-09-25T20:02:00Z" w16du:dateUtc="2026-09-26T00:02:00Z">
        <w:r>
          <w:rPr>
            <w:rFonts w:cs="Arial"/>
            <w:szCs w:val="24"/>
          </w:rPr>
          <w:tab/>
        </w:r>
        <w:r w:rsidR="00CE0661">
          <w:rPr>
            <w:rFonts w:cs="Arial"/>
            <w:szCs w:val="24"/>
          </w:rPr>
          <w:tab/>
        </w:r>
        <w:r w:rsidR="006E209C" w:rsidRPr="00950E6B">
          <w:rPr>
            <w:rFonts w:cs="Arial"/>
            <w:szCs w:val="24"/>
          </w:rPr>
          <w:t>To receive apologies for absence.</w:t>
        </w:r>
      </w:ins>
    </w:p>
    <w:p w14:paraId="0FB021EA" w14:textId="77777777" w:rsidR="00784212" w:rsidRDefault="00784212" w:rsidP="00301D3D">
      <w:pPr>
        <w:tabs>
          <w:tab w:val="left" w:pos="1276"/>
        </w:tabs>
        <w:rPr>
          <w:ins w:id="84" w:author="Assistant Clerk" w:date="2026-09-25T20:02:00Z" w16du:dateUtc="2026-09-26T00:02:00Z"/>
          <w:rFonts w:cs="Arial"/>
          <w:b/>
          <w:szCs w:val="24"/>
        </w:rPr>
      </w:pPr>
    </w:p>
    <w:p w14:paraId="2F066814" w14:textId="77777777" w:rsidR="000972AB" w:rsidRDefault="000972AB" w:rsidP="00301D3D">
      <w:pPr>
        <w:tabs>
          <w:tab w:val="left" w:pos="1276"/>
        </w:tabs>
        <w:rPr>
          <w:ins w:id="85" w:author="Assistant Clerk" w:date="2026-09-25T20:02:00Z" w16du:dateUtc="2026-09-26T00:02:00Z"/>
          <w:rFonts w:cs="Arial"/>
          <w:b/>
          <w:szCs w:val="24"/>
        </w:rPr>
      </w:pPr>
    </w:p>
    <w:p w14:paraId="04604DF5" w14:textId="77777777" w:rsidR="000972AB" w:rsidRDefault="000972AB" w:rsidP="00301D3D">
      <w:pPr>
        <w:tabs>
          <w:tab w:val="left" w:pos="1276"/>
        </w:tabs>
        <w:rPr>
          <w:ins w:id="86" w:author="Assistant Clerk" w:date="2026-09-25T20:02:00Z" w16du:dateUtc="2026-09-26T00:02:00Z"/>
          <w:rFonts w:cs="Arial"/>
          <w:b/>
          <w:szCs w:val="24"/>
        </w:rPr>
      </w:pPr>
    </w:p>
    <w:p w14:paraId="4BC8C86D" w14:textId="77777777" w:rsidR="000972AB" w:rsidRDefault="000972AB" w:rsidP="00301D3D">
      <w:pPr>
        <w:tabs>
          <w:tab w:val="left" w:pos="1276"/>
        </w:tabs>
        <w:rPr>
          <w:ins w:id="87" w:author="Assistant Clerk" w:date="2026-09-25T20:02:00Z" w16du:dateUtc="2026-09-26T00:02:00Z"/>
          <w:rFonts w:cs="Arial"/>
          <w:b/>
          <w:szCs w:val="24"/>
        </w:rPr>
      </w:pPr>
    </w:p>
    <w:p w14:paraId="76F5D172" w14:textId="7D9B5996" w:rsidR="006E209C" w:rsidRPr="00950E6B" w:rsidRDefault="000972AB" w:rsidP="00301D3D">
      <w:pPr>
        <w:tabs>
          <w:tab w:val="left" w:pos="1276"/>
        </w:tabs>
        <w:rPr>
          <w:ins w:id="88" w:author="Assistant Clerk" w:date="2026-09-25T20:02:00Z" w16du:dateUtc="2026-09-26T00:02:00Z"/>
          <w:rFonts w:cs="Arial"/>
          <w:b/>
          <w:bCs/>
          <w:szCs w:val="24"/>
        </w:rPr>
      </w:pPr>
      <w:ins w:id="89" w:author="Assistant Clerk" w:date="2026-09-25T20:02:00Z" w16du:dateUtc="2026-09-26T00:02:00Z">
        <w:r>
          <w:rPr>
            <w:rFonts w:cs="Arial"/>
            <w:b/>
            <w:szCs w:val="24"/>
          </w:rPr>
          <w:t>2</w:t>
        </w:r>
        <w:r w:rsidR="000945DA">
          <w:rPr>
            <w:rFonts w:cs="Arial"/>
            <w:b/>
            <w:szCs w:val="24"/>
          </w:rPr>
          <w:t>.</w:t>
        </w:r>
        <w:r w:rsidR="00E03A6C" w:rsidRPr="00950E6B">
          <w:rPr>
            <w:rFonts w:cs="Arial"/>
            <w:b/>
            <w:szCs w:val="24"/>
          </w:rPr>
          <w:t>FG</w:t>
        </w:r>
        <w:r w:rsidR="00301D3D">
          <w:rPr>
            <w:rFonts w:cs="Arial"/>
            <w:b/>
            <w:szCs w:val="24"/>
          </w:rPr>
          <w:tab/>
        </w:r>
        <w:r w:rsidR="00CE0661">
          <w:rPr>
            <w:rFonts w:cs="Arial"/>
            <w:b/>
            <w:szCs w:val="24"/>
          </w:rPr>
          <w:tab/>
        </w:r>
        <w:r w:rsidR="00F732BF" w:rsidRPr="00EF7B17">
          <w:rPr>
            <w:rFonts w:cs="Arial"/>
            <w:b/>
            <w:bCs/>
            <w:szCs w:val="24"/>
            <w:u w:val="single"/>
          </w:rPr>
          <w:t>DISCLOSABLE PECUNIARY INTERESTS</w:t>
        </w:r>
      </w:ins>
    </w:p>
    <w:p w14:paraId="5F9AA796" w14:textId="77777777" w:rsidR="000972AB" w:rsidRDefault="006E209C" w:rsidP="000972AB">
      <w:pPr>
        <w:tabs>
          <w:tab w:val="left" w:pos="1276"/>
        </w:tabs>
        <w:ind w:left="720"/>
        <w:rPr>
          <w:ins w:id="90" w:author="Assistant Clerk" w:date="2026-09-25T20:02:00Z" w16du:dateUtc="2026-09-26T00:02:00Z"/>
          <w:rFonts w:cs="Arial"/>
          <w:b/>
          <w:szCs w:val="24"/>
        </w:rPr>
      </w:pPr>
      <w:ins w:id="91" w:author="Assistant Clerk" w:date="2026-09-25T20:02:00Z" w16du:dateUtc="2026-09-26T00:02:00Z">
        <w:r w:rsidRPr="00950E6B">
          <w:rPr>
            <w:rFonts w:cs="Arial"/>
            <w:b/>
            <w:bCs/>
            <w:szCs w:val="24"/>
          </w:rPr>
          <w:tab/>
        </w:r>
        <w:r w:rsidRPr="00950E6B">
          <w:rPr>
            <w:rFonts w:cs="Arial"/>
            <w:b/>
            <w:szCs w:val="24"/>
          </w:rPr>
          <w:tab/>
        </w:r>
      </w:ins>
    </w:p>
    <w:p w14:paraId="3DEE542D" w14:textId="7CC1CBCF" w:rsidR="00950E6B" w:rsidRDefault="006E209C" w:rsidP="000972AB">
      <w:pPr>
        <w:tabs>
          <w:tab w:val="left" w:pos="1276"/>
        </w:tabs>
        <w:ind w:left="1440"/>
        <w:rPr>
          <w:ins w:id="92" w:author="Assistant Clerk" w:date="2026-09-25T20:02:00Z" w16du:dateUtc="2026-09-26T00:02:00Z"/>
          <w:rFonts w:cs="Arial"/>
          <w:szCs w:val="24"/>
        </w:rPr>
      </w:pPr>
      <w:ins w:id="93" w:author="Assistant Clerk" w:date="2026-09-25T20:02:00Z" w16du:dateUtc="2026-09-26T00:02:00Z">
        <w:r w:rsidRPr="00950E6B">
          <w:rPr>
            <w:rFonts w:cs="Arial"/>
            <w:szCs w:val="24"/>
          </w:rPr>
          <w:t>Members are reminded that they must not participate in the discussion or voting on any matter in which they have a Disclosable Pecuniary Interest and should leave the</w:t>
        </w:r>
        <w:r w:rsidR="000972AB">
          <w:rPr>
            <w:rFonts w:cs="Arial"/>
            <w:szCs w:val="24"/>
          </w:rPr>
          <w:t xml:space="preserve"> meeting</w:t>
        </w:r>
        <w:r w:rsidRPr="00950E6B">
          <w:rPr>
            <w:rFonts w:cs="Arial"/>
            <w:szCs w:val="24"/>
          </w:rPr>
          <w:t xml:space="preserve"> prior to the commencement of the debate.</w:t>
        </w:r>
      </w:ins>
    </w:p>
    <w:p w14:paraId="78A82C4B" w14:textId="24B24EB3" w:rsidR="000972AB" w:rsidRDefault="000972AB" w:rsidP="000972AB">
      <w:pPr>
        <w:tabs>
          <w:tab w:val="left" w:pos="1276"/>
        </w:tabs>
        <w:rPr>
          <w:ins w:id="94" w:author="Assistant Clerk" w:date="2026-09-25T20:02:00Z" w16du:dateUtc="2026-09-26T00:02:00Z"/>
          <w:rFonts w:cs="Arial"/>
          <w:szCs w:val="24"/>
        </w:rPr>
      </w:pPr>
    </w:p>
    <w:p w14:paraId="7F564B9B" w14:textId="5E25D8DC" w:rsidR="000972AB" w:rsidRPr="00EF7B17" w:rsidRDefault="000972AB" w:rsidP="000972AB">
      <w:pPr>
        <w:tabs>
          <w:tab w:val="left" w:pos="1276"/>
        </w:tabs>
        <w:rPr>
          <w:ins w:id="95" w:author="Assistant Clerk" w:date="2026-09-25T20:02:00Z" w16du:dateUtc="2026-09-26T00:02:00Z"/>
          <w:rFonts w:cs="Arial"/>
          <w:b/>
          <w:szCs w:val="24"/>
          <w:u w:val="single"/>
        </w:rPr>
      </w:pPr>
      <w:ins w:id="96" w:author="Assistant Clerk" w:date="2026-09-25T20:02:00Z" w16du:dateUtc="2026-09-26T00:02:00Z">
        <w:r>
          <w:rPr>
            <w:rFonts w:cs="Arial"/>
            <w:b/>
            <w:szCs w:val="24"/>
          </w:rPr>
          <w:t>3.</w:t>
        </w:r>
        <w:r w:rsidRPr="00950E6B">
          <w:rPr>
            <w:rFonts w:cs="Arial"/>
            <w:b/>
            <w:szCs w:val="24"/>
          </w:rPr>
          <w:t xml:space="preserve">FG </w:t>
        </w:r>
        <w:r>
          <w:rPr>
            <w:rFonts w:cs="Arial"/>
            <w:b/>
            <w:szCs w:val="24"/>
          </w:rPr>
          <w:tab/>
        </w:r>
        <w:r>
          <w:rPr>
            <w:rFonts w:cs="Arial"/>
            <w:b/>
            <w:szCs w:val="24"/>
          </w:rPr>
          <w:tab/>
        </w:r>
        <w:r w:rsidRPr="00EF7B17">
          <w:rPr>
            <w:rFonts w:cs="Arial"/>
            <w:b/>
            <w:szCs w:val="24"/>
            <w:u w:val="single"/>
          </w:rPr>
          <w:t>PUBLIC SESSION</w:t>
        </w:r>
      </w:ins>
    </w:p>
    <w:p w14:paraId="2C9F6C40" w14:textId="77777777" w:rsidR="000972AB" w:rsidRDefault="000972AB" w:rsidP="000972AB">
      <w:pPr>
        <w:tabs>
          <w:tab w:val="left" w:pos="1134"/>
        </w:tabs>
        <w:jc w:val="both"/>
        <w:rPr>
          <w:ins w:id="97" w:author="Assistant Clerk" w:date="2026-09-25T20:02:00Z" w16du:dateUtc="2026-09-26T00:02:00Z"/>
          <w:rFonts w:cs="Arial"/>
          <w:szCs w:val="24"/>
        </w:rPr>
      </w:pPr>
    </w:p>
    <w:p w14:paraId="7B089F4D" w14:textId="77777777" w:rsidR="000972AB" w:rsidRDefault="000972AB" w:rsidP="000972AB">
      <w:pPr>
        <w:ind w:left="1440"/>
        <w:jc w:val="both"/>
        <w:rPr>
          <w:ins w:id="98" w:author="Assistant Clerk" w:date="2026-09-25T20:02:00Z" w16du:dateUtc="2026-09-26T00:02:00Z"/>
          <w:rFonts w:cs="Arial"/>
          <w:szCs w:val="24"/>
        </w:rPr>
      </w:pPr>
      <w:ins w:id="99" w:author="Assistant Clerk" w:date="2026-09-25T20:02:00Z" w16du:dateUtc="2026-09-26T00:02:00Z">
        <w:r w:rsidRPr="007856F5">
          <w:rPr>
            <w:rFonts w:cs="Arial"/>
            <w:szCs w:val="24"/>
          </w:rPr>
          <w:t>Members of the public are invited to question the Council/Committee on local issues, provided they indicate their intention to do so to the Town Clerk by NOON on the day before the meeting</w:t>
        </w:r>
        <w:r>
          <w:rPr>
            <w:rFonts w:cs="Arial"/>
            <w:szCs w:val="24"/>
          </w:rPr>
          <w:t xml:space="preserve">.  </w:t>
        </w:r>
      </w:ins>
    </w:p>
    <w:p w14:paraId="14D434D4" w14:textId="77777777" w:rsidR="000972AB" w:rsidRDefault="000972AB" w:rsidP="000972AB">
      <w:pPr>
        <w:ind w:left="993" w:hanging="993"/>
        <w:jc w:val="both"/>
        <w:rPr>
          <w:ins w:id="100" w:author="Assistant Clerk" w:date="2026-09-25T20:02:00Z" w16du:dateUtc="2026-09-26T00:02:00Z"/>
          <w:rFonts w:cs="Arial"/>
          <w:szCs w:val="24"/>
        </w:rPr>
      </w:pPr>
    </w:p>
    <w:p w14:paraId="2BFB5334" w14:textId="77777777" w:rsidR="000972AB" w:rsidRDefault="000972AB" w:rsidP="000972AB">
      <w:pPr>
        <w:ind w:left="1440"/>
        <w:jc w:val="both"/>
        <w:rPr>
          <w:ins w:id="101" w:author="Assistant Clerk" w:date="2026-09-25T20:02:00Z" w16du:dateUtc="2026-09-26T00:02:00Z"/>
          <w:rFonts w:cs="Arial"/>
          <w:szCs w:val="24"/>
        </w:rPr>
      </w:pPr>
      <w:ins w:id="102" w:author="Assistant Clerk" w:date="2026-09-25T20:02:00Z" w16du:dateUtc="2026-09-26T00:02:00Z">
        <w:r>
          <w:rPr>
            <w:rFonts w:cs="Arial"/>
            <w:szCs w:val="24"/>
          </w:rPr>
          <w:t>Questions can be submitted in writing or asked virtually during the meeting.  If a member of the public wishes to join the virtual meeting they must provide a name and telephone number to the Clerk.  Residents wishing to speak will receive a</w:t>
        </w:r>
        <w:r w:rsidRPr="00FB265C">
          <w:rPr>
            <w:rFonts w:cs="Arial"/>
            <w:szCs w:val="24"/>
          </w:rPr>
          <w:t xml:space="preserve"> telephone call during the public session</w:t>
        </w:r>
        <w:r>
          <w:rPr>
            <w:rFonts w:cs="Arial"/>
            <w:szCs w:val="24"/>
          </w:rPr>
          <w:t>.</w:t>
        </w:r>
      </w:ins>
    </w:p>
    <w:p w14:paraId="63B3AF7B" w14:textId="77777777" w:rsidR="000972AB" w:rsidRDefault="000972AB" w:rsidP="000972AB">
      <w:pPr>
        <w:ind w:left="993" w:hanging="993"/>
        <w:jc w:val="both"/>
        <w:rPr>
          <w:ins w:id="103" w:author="Assistant Clerk" w:date="2026-09-25T20:02:00Z" w16du:dateUtc="2026-09-26T00:02:00Z"/>
          <w:rFonts w:cs="Arial"/>
          <w:szCs w:val="24"/>
        </w:rPr>
      </w:pPr>
    </w:p>
    <w:p w14:paraId="7F5FE75C" w14:textId="77777777" w:rsidR="000972AB" w:rsidRPr="007856F5" w:rsidRDefault="000972AB" w:rsidP="000972AB">
      <w:pPr>
        <w:ind w:left="1440"/>
        <w:jc w:val="both"/>
        <w:rPr>
          <w:ins w:id="104" w:author="Assistant Clerk" w:date="2026-09-25T20:02:00Z" w16du:dateUtc="2026-09-26T00:02:00Z"/>
          <w:rFonts w:cs="Arial"/>
          <w:szCs w:val="24"/>
        </w:rPr>
      </w:pPr>
      <w:ins w:id="105" w:author="Assistant Clerk" w:date="2026-09-25T20:02:00Z" w16du:dateUtc="2026-09-26T00:02:00Z">
        <w:r w:rsidRPr="007856F5">
          <w:rPr>
            <w:rFonts w:cs="Arial"/>
            <w:szCs w:val="24"/>
          </w:rPr>
          <w:t>Questions may be answered during this session or deferred for further advice. The Chairman will select the order of the matters to be heard. Each speaker will be limited to a period of three minutes (to a maximum of 15 minutes total public session at the Chairman’s discretion).</w:t>
        </w:r>
      </w:ins>
    </w:p>
    <w:p w14:paraId="1D3BA0EC" w14:textId="77777777" w:rsidR="000972AB" w:rsidRPr="007856F5" w:rsidRDefault="000972AB" w:rsidP="000972AB">
      <w:pPr>
        <w:tabs>
          <w:tab w:val="left" w:pos="851"/>
        </w:tabs>
        <w:ind w:left="993" w:hanging="993"/>
        <w:jc w:val="both"/>
        <w:rPr>
          <w:ins w:id="106" w:author="Assistant Clerk" w:date="2026-09-25T20:02:00Z" w16du:dateUtc="2026-09-26T00:02:00Z"/>
          <w:rFonts w:cs="Arial"/>
          <w:szCs w:val="24"/>
        </w:rPr>
      </w:pPr>
    </w:p>
    <w:p w14:paraId="139931D0" w14:textId="61CB8D35" w:rsidR="000972AB" w:rsidRDefault="000972AB" w:rsidP="000972AB">
      <w:pPr>
        <w:tabs>
          <w:tab w:val="left" w:pos="1134"/>
        </w:tabs>
        <w:ind w:left="1440"/>
        <w:jc w:val="both"/>
        <w:rPr>
          <w:ins w:id="107" w:author="Assistant Clerk" w:date="2026-09-25T20:02:00Z" w16du:dateUtc="2026-09-26T00:02:00Z"/>
          <w:rFonts w:cs="Arial"/>
          <w:szCs w:val="24"/>
        </w:rPr>
      </w:pPr>
      <w:ins w:id="108" w:author="Assistant Clerk" w:date="2026-09-25T20:02:00Z" w16du:dateUtc="2026-09-26T00:02:00Z">
        <w:r w:rsidRPr="007856F5">
          <w:rPr>
            <w:rFonts w:cs="Arial"/>
            <w:szCs w:val="24"/>
          </w:rPr>
          <w:t xml:space="preserve">Standing Orders will be suspended for </w:t>
        </w:r>
        <w:r w:rsidR="006B7397">
          <w:rPr>
            <w:rFonts w:cs="Arial"/>
            <w:szCs w:val="24"/>
          </w:rPr>
          <w:t>up to</w:t>
        </w:r>
        <w:r>
          <w:rPr>
            <w:rFonts w:cs="Arial"/>
            <w:szCs w:val="24"/>
          </w:rPr>
          <w:t xml:space="preserve"> </w:t>
        </w:r>
        <w:r w:rsidRPr="007856F5">
          <w:rPr>
            <w:rFonts w:cs="Arial"/>
            <w:szCs w:val="24"/>
          </w:rPr>
          <w:t>fifteen minutes during the public sessio</w:t>
        </w:r>
        <w:r>
          <w:rPr>
            <w:rFonts w:cs="Arial"/>
            <w:szCs w:val="24"/>
          </w:rPr>
          <w:t>n.</w:t>
        </w:r>
      </w:ins>
    </w:p>
    <w:p w14:paraId="6781F30E" w14:textId="77777777" w:rsidR="000972AB" w:rsidRDefault="000972AB" w:rsidP="000972AB">
      <w:pPr>
        <w:tabs>
          <w:tab w:val="left" w:pos="1276"/>
        </w:tabs>
        <w:rPr>
          <w:ins w:id="109" w:author="Assistant Clerk" w:date="2026-09-25T20:02:00Z" w16du:dateUtc="2026-09-26T00:02:00Z"/>
          <w:rFonts w:cs="Arial"/>
          <w:b/>
          <w:szCs w:val="24"/>
        </w:rPr>
      </w:pPr>
    </w:p>
    <w:p w14:paraId="1AD4C461" w14:textId="752A5B96" w:rsidR="00F732BF" w:rsidRDefault="00320EEC" w:rsidP="00301D3D">
      <w:pPr>
        <w:tabs>
          <w:tab w:val="left" w:pos="1276"/>
        </w:tabs>
        <w:rPr>
          <w:ins w:id="110" w:author="Assistant Clerk" w:date="2026-09-25T20:02:00Z" w16du:dateUtc="2026-09-26T00:02:00Z"/>
          <w:rFonts w:cs="Arial"/>
          <w:b/>
          <w:szCs w:val="24"/>
        </w:rPr>
      </w:pPr>
      <w:ins w:id="111" w:author="Assistant Clerk" w:date="2026-09-25T20:02:00Z" w16du:dateUtc="2026-09-26T00:02:00Z">
        <w:r>
          <w:rPr>
            <w:rFonts w:cs="Arial"/>
            <w:b/>
            <w:szCs w:val="24"/>
          </w:rPr>
          <w:t>4</w:t>
        </w:r>
        <w:r w:rsidR="000945DA">
          <w:rPr>
            <w:rFonts w:cs="Arial"/>
            <w:b/>
            <w:szCs w:val="24"/>
          </w:rPr>
          <w:t>.</w:t>
        </w:r>
        <w:r w:rsidR="000D5F42">
          <w:rPr>
            <w:rFonts w:cs="Arial"/>
            <w:b/>
            <w:szCs w:val="24"/>
          </w:rPr>
          <w:t>FG</w:t>
        </w:r>
        <w:r w:rsidR="000D5F42">
          <w:rPr>
            <w:rFonts w:cs="Arial"/>
            <w:b/>
            <w:szCs w:val="24"/>
          </w:rPr>
          <w:tab/>
        </w:r>
        <w:r w:rsidR="00CE0661">
          <w:rPr>
            <w:rFonts w:cs="Arial"/>
            <w:b/>
            <w:szCs w:val="24"/>
          </w:rPr>
          <w:tab/>
        </w:r>
        <w:r w:rsidR="000D5F42" w:rsidRPr="00EF7B17">
          <w:rPr>
            <w:rFonts w:cs="Arial"/>
            <w:b/>
            <w:szCs w:val="24"/>
            <w:u w:val="single"/>
          </w:rPr>
          <w:t>MINUTES</w:t>
        </w:r>
      </w:ins>
    </w:p>
    <w:p w14:paraId="6F7E738F" w14:textId="77777777" w:rsidR="000D5F42" w:rsidRDefault="000D5F42" w:rsidP="00301D3D">
      <w:pPr>
        <w:tabs>
          <w:tab w:val="left" w:pos="1276"/>
        </w:tabs>
        <w:rPr>
          <w:ins w:id="112" w:author="Assistant Clerk" w:date="2026-09-25T20:02:00Z" w16du:dateUtc="2026-09-26T00:02:00Z"/>
          <w:rFonts w:cs="Arial"/>
          <w:b/>
          <w:szCs w:val="24"/>
        </w:rPr>
      </w:pPr>
    </w:p>
    <w:p w14:paraId="417C1A8B" w14:textId="27E8FB4D" w:rsidR="00C2392A" w:rsidRPr="00B45994" w:rsidRDefault="004D72D5" w:rsidP="00B45994">
      <w:pPr>
        <w:tabs>
          <w:tab w:val="left" w:pos="1276"/>
        </w:tabs>
        <w:ind w:left="1440"/>
        <w:rPr>
          <w:ins w:id="113" w:author="Assistant Clerk" w:date="2026-09-25T20:02:00Z" w16du:dateUtc="2026-09-26T00:02:00Z"/>
          <w:rFonts w:cs="Arial"/>
          <w:szCs w:val="24"/>
        </w:rPr>
      </w:pPr>
      <w:ins w:id="114" w:author="Assistant Clerk" w:date="2026-09-25T20:02:00Z" w16du:dateUtc="2026-09-26T00:02:00Z">
        <w:r>
          <w:rPr>
            <w:rFonts w:cs="Arial"/>
            <w:szCs w:val="24"/>
          </w:rPr>
          <w:t>To agree</w:t>
        </w:r>
        <w:r w:rsidR="007C271F">
          <w:rPr>
            <w:rFonts w:cs="Arial"/>
            <w:szCs w:val="24"/>
          </w:rPr>
          <w:t xml:space="preserve"> the minutes of a</w:t>
        </w:r>
        <w:r w:rsidR="000D5F42" w:rsidRPr="000D5F42">
          <w:rPr>
            <w:rFonts w:cs="Arial"/>
            <w:szCs w:val="24"/>
          </w:rPr>
          <w:t xml:space="preserve"> meeting of the Finance and Ge</w:t>
        </w:r>
        <w:r w:rsidR="00EF7B17">
          <w:rPr>
            <w:rFonts w:cs="Arial"/>
            <w:szCs w:val="24"/>
          </w:rPr>
          <w:t xml:space="preserve">neral Purposes </w:t>
        </w:r>
        <w:r w:rsidR="00AD5BB0">
          <w:rPr>
            <w:rFonts w:cs="Arial"/>
            <w:szCs w:val="24"/>
          </w:rPr>
          <w:t>Com</w:t>
        </w:r>
        <w:r w:rsidR="00E51968">
          <w:rPr>
            <w:rFonts w:cs="Arial"/>
            <w:szCs w:val="24"/>
          </w:rPr>
          <w:t>mit</w:t>
        </w:r>
        <w:r w:rsidR="00CE7A52">
          <w:rPr>
            <w:rFonts w:cs="Arial"/>
            <w:szCs w:val="24"/>
          </w:rPr>
          <w:t>tee held</w:t>
        </w:r>
        <w:r w:rsidR="00843513">
          <w:rPr>
            <w:rFonts w:cs="Arial"/>
            <w:szCs w:val="24"/>
          </w:rPr>
          <w:t xml:space="preserve"> on</w:t>
        </w:r>
        <w:r w:rsidR="005F37B3">
          <w:rPr>
            <w:rFonts w:cs="Arial"/>
            <w:szCs w:val="24"/>
          </w:rPr>
          <w:t xml:space="preserve"> 25 June</w:t>
        </w:r>
        <w:r w:rsidR="00923F2A">
          <w:rPr>
            <w:rFonts w:cs="Arial"/>
            <w:szCs w:val="24"/>
          </w:rPr>
          <w:t xml:space="preserve"> 2020.</w:t>
        </w:r>
        <w:r w:rsidR="002D72AA">
          <w:rPr>
            <w:rFonts w:cs="Arial"/>
            <w:szCs w:val="24"/>
          </w:rPr>
          <w:t xml:space="preserve"> </w:t>
        </w:r>
        <w:r w:rsidR="005F37B3">
          <w:rPr>
            <w:rFonts w:cs="Arial"/>
            <w:szCs w:val="24"/>
          </w:rPr>
          <w:t>(Attached).</w:t>
        </w:r>
        <w:r w:rsidR="00D67F0F">
          <w:rPr>
            <w:rFonts w:cs="Arial"/>
            <w:b/>
            <w:szCs w:val="24"/>
          </w:rPr>
          <w:tab/>
        </w:r>
        <w:r w:rsidR="00D67F0F">
          <w:rPr>
            <w:rFonts w:cs="Arial"/>
            <w:b/>
            <w:szCs w:val="24"/>
          </w:rPr>
          <w:tab/>
        </w:r>
        <w:r w:rsidR="000F0276" w:rsidRPr="006544E7">
          <w:rPr>
            <w:rFonts w:cs="Arial"/>
            <w:b/>
            <w:bCs/>
            <w:szCs w:val="24"/>
          </w:rPr>
          <w:tab/>
        </w:r>
        <w:r w:rsidR="006544E7">
          <w:rPr>
            <w:rFonts w:cs="Arial"/>
            <w:b/>
            <w:bCs/>
            <w:szCs w:val="24"/>
          </w:rPr>
          <w:t xml:space="preserve">  </w:t>
        </w:r>
      </w:ins>
    </w:p>
    <w:p w14:paraId="1DF6B879" w14:textId="52F8939A" w:rsidR="0028323E" w:rsidRDefault="0028323E" w:rsidP="00F85831">
      <w:pPr>
        <w:tabs>
          <w:tab w:val="left" w:pos="1276"/>
        </w:tabs>
        <w:rPr>
          <w:ins w:id="115" w:author="Assistant Clerk" w:date="2026-09-25T20:02:00Z" w16du:dateUtc="2026-09-26T00:02:00Z"/>
          <w:rFonts w:cs="Arial"/>
          <w:b/>
          <w:bCs/>
          <w:szCs w:val="24"/>
          <w:u w:val="single"/>
        </w:rPr>
      </w:pPr>
    </w:p>
    <w:p w14:paraId="76C11A1B" w14:textId="2AAEAD00" w:rsidR="00194A24" w:rsidRDefault="00B45994" w:rsidP="00D61753">
      <w:pPr>
        <w:tabs>
          <w:tab w:val="left" w:pos="1276"/>
        </w:tabs>
        <w:rPr>
          <w:ins w:id="116" w:author="Assistant Clerk" w:date="2026-09-25T20:02:00Z" w16du:dateUtc="2026-09-26T00:02:00Z"/>
          <w:rFonts w:cs="Arial"/>
          <w:b/>
          <w:bCs/>
          <w:szCs w:val="24"/>
          <w:u w:val="single"/>
        </w:rPr>
      </w:pPr>
      <w:ins w:id="117" w:author="Assistant Clerk" w:date="2026-09-25T20:02:00Z" w16du:dateUtc="2026-09-26T00:02:00Z">
        <w:r>
          <w:rPr>
            <w:rFonts w:cs="Arial"/>
            <w:b/>
            <w:bCs/>
            <w:szCs w:val="24"/>
          </w:rPr>
          <w:t>5</w:t>
        </w:r>
        <w:r w:rsidR="000F0276" w:rsidRPr="000F0276">
          <w:rPr>
            <w:rFonts w:cs="Arial"/>
            <w:b/>
            <w:bCs/>
            <w:szCs w:val="24"/>
          </w:rPr>
          <w:t>.FG</w:t>
        </w:r>
        <w:r w:rsidR="000F0276" w:rsidRPr="000F0276">
          <w:rPr>
            <w:rFonts w:cs="Arial"/>
            <w:b/>
            <w:bCs/>
            <w:szCs w:val="24"/>
          </w:rPr>
          <w:tab/>
        </w:r>
        <w:r w:rsidR="003E1F15">
          <w:rPr>
            <w:rFonts w:cs="Arial"/>
            <w:b/>
            <w:bCs/>
            <w:szCs w:val="24"/>
          </w:rPr>
          <w:tab/>
        </w:r>
        <w:r w:rsidR="005F37B3">
          <w:rPr>
            <w:rFonts w:cs="Arial"/>
            <w:b/>
            <w:bCs/>
            <w:szCs w:val="24"/>
            <w:u w:val="single"/>
          </w:rPr>
          <w:t>SMALL GRANTS</w:t>
        </w:r>
      </w:ins>
    </w:p>
    <w:p w14:paraId="4CE70A73" w14:textId="77777777" w:rsidR="00D31457" w:rsidRDefault="00D31457" w:rsidP="00D31457">
      <w:pPr>
        <w:tabs>
          <w:tab w:val="left" w:pos="1418"/>
        </w:tabs>
        <w:rPr>
          <w:ins w:id="118" w:author="Assistant Clerk" w:date="2026-09-25T20:02:00Z" w16du:dateUtc="2026-09-26T00:02:00Z"/>
          <w:rFonts w:cs="Arial"/>
          <w:szCs w:val="24"/>
        </w:rPr>
      </w:pPr>
    </w:p>
    <w:p w14:paraId="494D3915" w14:textId="5688CE78" w:rsidR="00D31457" w:rsidRDefault="00D31457" w:rsidP="00D31457">
      <w:pPr>
        <w:tabs>
          <w:tab w:val="left" w:pos="1418"/>
        </w:tabs>
        <w:rPr>
          <w:ins w:id="119" w:author="Assistant Clerk" w:date="2026-09-25T20:02:00Z" w16du:dateUtc="2026-09-26T00:02:00Z"/>
          <w:rFonts w:cs="Arial"/>
          <w:szCs w:val="24"/>
        </w:rPr>
      </w:pPr>
      <w:ins w:id="120" w:author="Assistant Clerk" w:date="2026-09-25T20:02:00Z" w16du:dateUtc="2026-09-26T00:02:00Z">
        <w:r>
          <w:rPr>
            <w:rFonts w:cs="Arial"/>
            <w:szCs w:val="24"/>
          </w:rPr>
          <w:tab/>
          <w:t>To consider the following applications:</w:t>
        </w:r>
      </w:ins>
    </w:p>
    <w:p w14:paraId="3293BD16" w14:textId="77777777" w:rsidR="00D31457" w:rsidRDefault="00D31457" w:rsidP="00D31457">
      <w:pPr>
        <w:tabs>
          <w:tab w:val="left" w:pos="1418"/>
          <w:tab w:val="left" w:pos="1843"/>
        </w:tabs>
        <w:rPr>
          <w:ins w:id="121" w:author="Assistant Clerk" w:date="2026-09-25T20:02:00Z" w16du:dateUtc="2026-09-26T00:02:00Z"/>
          <w:rFonts w:cs="Arial"/>
          <w:szCs w:val="24"/>
        </w:rPr>
      </w:pPr>
    </w:p>
    <w:p w14:paraId="68C9C264" w14:textId="7D7B13B8" w:rsidR="00D31457" w:rsidRDefault="00D31457" w:rsidP="00D31457">
      <w:pPr>
        <w:pStyle w:val="ListParagraph"/>
        <w:numPr>
          <w:ilvl w:val="0"/>
          <w:numId w:val="15"/>
        </w:numPr>
        <w:tabs>
          <w:tab w:val="left" w:pos="1418"/>
          <w:tab w:val="left" w:pos="1843"/>
        </w:tabs>
        <w:ind w:left="1418" w:firstLine="0"/>
        <w:rPr>
          <w:ins w:id="122" w:author="Assistant Clerk" w:date="2026-09-25T20:02:00Z" w16du:dateUtc="2026-09-26T00:02:00Z"/>
          <w:rFonts w:cs="Arial"/>
          <w:szCs w:val="24"/>
        </w:rPr>
      </w:pPr>
      <w:bookmarkStart w:id="123" w:name="_Hlk10465318"/>
      <w:ins w:id="124" w:author="Assistant Clerk" w:date="2026-09-25T20:02:00Z" w16du:dateUtc="2026-09-26T00:02:00Z">
        <w:r>
          <w:rPr>
            <w:rFonts w:cs="Arial"/>
            <w:szCs w:val="24"/>
          </w:rPr>
          <w:t>Hope House</w:t>
        </w:r>
      </w:ins>
    </w:p>
    <w:p w14:paraId="1F336885" w14:textId="01FDF1AB" w:rsidR="00D31457" w:rsidRDefault="00D31457" w:rsidP="00D31457">
      <w:pPr>
        <w:pStyle w:val="ListParagraph"/>
        <w:numPr>
          <w:ilvl w:val="0"/>
          <w:numId w:val="15"/>
        </w:numPr>
        <w:tabs>
          <w:tab w:val="left" w:pos="1418"/>
          <w:tab w:val="left" w:pos="1843"/>
        </w:tabs>
        <w:ind w:left="1418" w:firstLine="0"/>
        <w:rPr>
          <w:ins w:id="125" w:author="Assistant Clerk" w:date="2026-09-25T20:02:00Z" w16du:dateUtc="2026-09-26T00:02:00Z"/>
          <w:rFonts w:cs="Arial"/>
          <w:szCs w:val="24"/>
        </w:rPr>
      </w:pPr>
      <w:ins w:id="126" w:author="Assistant Clerk" w:date="2026-09-25T20:02:00Z" w16du:dateUtc="2026-09-26T00:02:00Z">
        <w:r>
          <w:rPr>
            <w:rFonts w:cs="Arial"/>
            <w:szCs w:val="24"/>
          </w:rPr>
          <w:t>Shropshire Mind</w:t>
        </w:r>
      </w:ins>
    </w:p>
    <w:p w14:paraId="123D8944" w14:textId="5C821B02" w:rsidR="00D31457" w:rsidRDefault="00D31457" w:rsidP="00D31457">
      <w:pPr>
        <w:tabs>
          <w:tab w:val="left" w:pos="1418"/>
          <w:tab w:val="left" w:pos="1843"/>
        </w:tabs>
        <w:ind w:left="1418"/>
        <w:rPr>
          <w:ins w:id="127" w:author="Assistant Clerk" w:date="2026-09-25T20:02:00Z" w16du:dateUtc="2026-09-26T00:02:00Z"/>
          <w:rFonts w:cs="Arial"/>
          <w:szCs w:val="24"/>
        </w:rPr>
      </w:pPr>
      <w:ins w:id="128" w:author="Assistant Clerk" w:date="2026-09-25T20:02:00Z" w16du:dateUtc="2026-09-26T00:02:00Z">
        <w:r w:rsidRPr="006544E7">
          <w:rPr>
            <w:rFonts w:cs="Arial"/>
            <w:szCs w:val="24"/>
          </w:rPr>
          <w:t>iii)</w:t>
        </w:r>
        <w:r>
          <w:rPr>
            <w:rFonts w:cs="Arial"/>
            <w:szCs w:val="24"/>
          </w:rPr>
          <w:tab/>
          <w:t>Market Drayton Good Neighbourhood Team</w:t>
        </w:r>
      </w:ins>
    </w:p>
    <w:p w14:paraId="5DC7AC19" w14:textId="551DA114" w:rsidR="00D31457" w:rsidRPr="006544E7" w:rsidRDefault="00D31457" w:rsidP="00D31457">
      <w:pPr>
        <w:tabs>
          <w:tab w:val="left" w:pos="1418"/>
          <w:tab w:val="left" w:pos="1843"/>
        </w:tabs>
        <w:ind w:left="1418"/>
        <w:rPr>
          <w:ins w:id="129" w:author="Assistant Clerk" w:date="2026-09-25T20:02:00Z" w16du:dateUtc="2026-09-26T00:02:00Z"/>
          <w:rFonts w:cs="Arial"/>
          <w:szCs w:val="24"/>
        </w:rPr>
      </w:pPr>
      <w:ins w:id="130" w:author="Assistant Clerk" w:date="2026-09-25T20:02:00Z" w16du:dateUtc="2026-09-26T00:02:00Z">
        <w:r w:rsidRPr="006544E7">
          <w:rPr>
            <w:rFonts w:cs="Arial"/>
            <w:szCs w:val="24"/>
          </w:rPr>
          <w:t>iv)</w:t>
        </w:r>
        <w:r>
          <w:rPr>
            <w:rFonts w:cs="Arial"/>
            <w:szCs w:val="24"/>
          </w:rPr>
          <w:tab/>
          <w:t>The Parish Rooms</w:t>
        </w:r>
      </w:ins>
    </w:p>
    <w:p w14:paraId="50223657" w14:textId="64F1BF29" w:rsidR="00D31457" w:rsidRDefault="00D31457" w:rsidP="00D31457">
      <w:pPr>
        <w:ind w:left="1418"/>
        <w:rPr>
          <w:ins w:id="131" w:author="Assistant Clerk" w:date="2026-09-25T20:02:00Z" w16du:dateUtc="2026-09-26T00:02:00Z"/>
        </w:rPr>
      </w:pPr>
      <w:ins w:id="132" w:author="Assistant Clerk" w:date="2026-09-25T20:02:00Z" w16du:dateUtc="2026-09-26T00:02:00Z">
        <w:r>
          <w:t>v)</w:t>
        </w:r>
        <w:r w:rsidRPr="006544E7">
          <w:t xml:space="preserve"> </w:t>
        </w:r>
        <w:r>
          <w:t xml:space="preserve">  2</w:t>
        </w:r>
        <w:r w:rsidRPr="00D31457">
          <w:rPr>
            <w:vertAlign w:val="superscript"/>
          </w:rPr>
          <w:t>nd</w:t>
        </w:r>
        <w:r>
          <w:t xml:space="preserve"> </w:t>
        </w:r>
        <w:r w:rsidRPr="006544E7">
          <w:t>Market Dray</w:t>
        </w:r>
        <w:r>
          <w:t>ton Scout Group</w:t>
        </w:r>
      </w:ins>
    </w:p>
    <w:p w14:paraId="4B8B79BA" w14:textId="13E774BA" w:rsidR="00D31457" w:rsidRPr="001828DD" w:rsidRDefault="00D31457" w:rsidP="00D31457">
      <w:pPr>
        <w:pStyle w:val="ListParagraph"/>
        <w:numPr>
          <w:ilvl w:val="0"/>
          <w:numId w:val="18"/>
        </w:numPr>
        <w:tabs>
          <w:tab w:val="left" w:pos="1418"/>
          <w:tab w:val="left" w:pos="1843"/>
        </w:tabs>
        <w:rPr>
          <w:ins w:id="133" w:author="Assistant Clerk" w:date="2026-09-25T20:02:00Z" w16du:dateUtc="2026-09-26T00:02:00Z"/>
          <w:rFonts w:cs="Arial"/>
          <w:szCs w:val="24"/>
        </w:rPr>
      </w:pPr>
      <w:ins w:id="134" w:author="Assistant Clerk" w:date="2026-09-25T20:02:00Z" w16du:dateUtc="2026-09-26T00:02:00Z">
        <w:r>
          <w:rPr>
            <w:rFonts w:cs="Arial"/>
            <w:szCs w:val="24"/>
          </w:rPr>
          <w:t>Market Drayton Day Centre</w:t>
        </w:r>
      </w:ins>
    </w:p>
    <w:bookmarkEnd w:id="123"/>
    <w:p w14:paraId="02498DF2" w14:textId="77777777" w:rsidR="00D31457" w:rsidRDefault="00D31457" w:rsidP="00D31457">
      <w:pPr>
        <w:tabs>
          <w:tab w:val="left" w:pos="1418"/>
        </w:tabs>
        <w:rPr>
          <w:ins w:id="135" w:author="Assistant Clerk" w:date="2026-09-25T20:02:00Z" w16du:dateUtc="2026-09-26T00:02:00Z"/>
          <w:rFonts w:cs="Arial"/>
          <w:szCs w:val="24"/>
        </w:rPr>
      </w:pPr>
    </w:p>
    <w:p w14:paraId="5AD733C3" w14:textId="2476AE74" w:rsidR="00D31457" w:rsidRPr="001828DD" w:rsidRDefault="00D31457" w:rsidP="00D31457">
      <w:pPr>
        <w:tabs>
          <w:tab w:val="left" w:pos="1418"/>
        </w:tabs>
        <w:ind w:left="1425"/>
        <w:rPr>
          <w:ins w:id="136" w:author="Assistant Clerk" w:date="2026-09-25T20:02:00Z" w16du:dateUtc="2026-09-26T00:02:00Z"/>
          <w:rFonts w:cs="Arial"/>
          <w:szCs w:val="24"/>
        </w:rPr>
      </w:pPr>
      <w:ins w:id="137" w:author="Assistant Clerk" w:date="2026-09-25T20:02:00Z" w16du:dateUtc="2026-09-26T00:02:00Z">
        <w:r>
          <w:rPr>
            <w:rFonts w:cs="Arial"/>
            <w:szCs w:val="24"/>
          </w:rPr>
          <w:t>There is £4,000 in the grants budget.</w:t>
        </w:r>
      </w:ins>
    </w:p>
    <w:p w14:paraId="0CE99830" w14:textId="77777777" w:rsidR="00D31457" w:rsidRDefault="00D31457" w:rsidP="00D31457">
      <w:pPr>
        <w:tabs>
          <w:tab w:val="left" w:pos="1418"/>
        </w:tabs>
        <w:ind w:left="1425"/>
        <w:rPr>
          <w:ins w:id="138" w:author="Assistant Clerk" w:date="2026-09-25T20:02:00Z" w16du:dateUtc="2026-09-26T00:02:00Z"/>
          <w:rFonts w:cs="Arial"/>
          <w:szCs w:val="24"/>
        </w:rPr>
      </w:pPr>
    </w:p>
    <w:p w14:paraId="0CEE0B52" w14:textId="0B982D63" w:rsidR="005F37B3" w:rsidRPr="00B45994" w:rsidRDefault="00D31457" w:rsidP="00B45994">
      <w:pPr>
        <w:tabs>
          <w:tab w:val="left" w:pos="1418"/>
        </w:tabs>
        <w:ind w:left="1425"/>
        <w:rPr>
          <w:ins w:id="139" w:author="Assistant Clerk" w:date="2026-09-25T20:02:00Z" w16du:dateUtc="2026-09-26T00:02:00Z"/>
          <w:rFonts w:cs="Arial"/>
          <w:szCs w:val="24"/>
        </w:rPr>
      </w:pPr>
      <w:ins w:id="140" w:author="Assistant Clerk" w:date="2026-09-25T20:02:00Z" w16du:dateUtc="2026-09-26T00:02:00Z">
        <w:r>
          <w:rPr>
            <w:rFonts w:cs="Arial"/>
            <w:szCs w:val="24"/>
          </w:rPr>
          <w:t xml:space="preserve">See Appendix FG </w:t>
        </w:r>
        <w:r w:rsidR="001A389D">
          <w:rPr>
            <w:rFonts w:cs="Arial"/>
            <w:szCs w:val="24"/>
          </w:rPr>
          <w:t>17</w:t>
        </w:r>
        <w:r>
          <w:rPr>
            <w:rFonts w:cs="Arial"/>
            <w:szCs w:val="24"/>
          </w:rPr>
          <w:t xml:space="preserve"> (enclosed</w:t>
        </w:r>
        <w:r w:rsidR="00B45994">
          <w:rPr>
            <w:rFonts w:cs="Arial"/>
            <w:szCs w:val="24"/>
          </w:rPr>
          <w:t>).</w:t>
        </w:r>
        <w:r w:rsidR="00EB2D75" w:rsidRPr="00EB2D75">
          <w:rPr>
            <w:rFonts w:cs="Arial"/>
            <w:b/>
            <w:szCs w:val="24"/>
          </w:rPr>
          <w:tab/>
        </w:r>
      </w:ins>
    </w:p>
    <w:p w14:paraId="2DD06CEC" w14:textId="2FEF7586" w:rsidR="000D2C2B" w:rsidRDefault="000D2C2B" w:rsidP="00774260">
      <w:pPr>
        <w:tabs>
          <w:tab w:val="left" w:pos="1418"/>
        </w:tabs>
        <w:rPr>
          <w:ins w:id="141" w:author="Assistant Clerk" w:date="2026-09-25T20:02:00Z" w16du:dateUtc="2026-09-26T00:02:00Z"/>
          <w:rFonts w:cs="Arial"/>
          <w:b/>
          <w:szCs w:val="24"/>
        </w:rPr>
      </w:pPr>
    </w:p>
    <w:p w14:paraId="5187FBE7" w14:textId="6527AD53" w:rsidR="00774260" w:rsidRPr="00CB4C46" w:rsidRDefault="00B45994" w:rsidP="00774260">
      <w:pPr>
        <w:tabs>
          <w:tab w:val="left" w:pos="1418"/>
        </w:tabs>
        <w:rPr>
          <w:ins w:id="142" w:author="Assistant Clerk" w:date="2026-09-25T20:02:00Z" w16du:dateUtc="2026-09-26T00:02:00Z"/>
          <w:rFonts w:cs="Arial"/>
          <w:b/>
          <w:szCs w:val="24"/>
          <w:u w:val="single"/>
        </w:rPr>
      </w:pPr>
      <w:ins w:id="143" w:author="Assistant Clerk" w:date="2026-09-25T20:02:00Z" w16du:dateUtc="2026-09-26T00:02:00Z">
        <w:r>
          <w:rPr>
            <w:rFonts w:cs="Arial"/>
            <w:b/>
            <w:szCs w:val="24"/>
          </w:rPr>
          <w:t>6</w:t>
        </w:r>
        <w:r w:rsidR="00774260" w:rsidRPr="001828DD">
          <w:rPr>
            <w:rFonts w:cs="Arial"/>
            <w:b/>
            <w:szCs w:val="24"/>
          </w:rPr>
          <w:t>.FG</w:t>
        </w:r>
        <w:r w:rsidR="00774260">
          <w:rPr>
            <w:rFonts w:cs="Arial"/>
            <w:szCs w:val="24"/>
          </w:rPr>
          <w:tab/>
        </w:r>
        <w:r w:rsidR="00774260">
          <w:rPr>
            <w:rFonts w:cs="Arial"/>
            <w:szCs w:val="24"/>
          </w:rPr>
          <w:tab/>
        </w:r>
        <w:r w:rsidR="00774260" w:rsidRPr="002C2A62">
          <w:rPr>
            <w:rFonts w:cs="Arial"/>
            <w:b/>
            <w:szCs w:val="24"/>
            <w:u w:val="single"/>
          </w:rPr>
          <w:t>FINANCIAL REPORT</w:t>
        </w:r>
      </w:ins>
    </w:p>
    <w:p w14:paraId="68D79C1D" w14:textId="77777777" w:rsidR="00774260" w:rsidRPr="002C2A62" w:rsidRDefault="00774260" w:rsidP="00774260">
      <w:pPr>
        <w:tabs>
          <w:tab w:val="left" w:pos="1276"/>
        </w:tabs>
        <w:rPr>
          <w:ins w:id="144" w:author="Assistant Clerk" w:date="2026-09-25T20:02:00Z" w16du:dateUtc="2026-09-26T00:02:00Z"/>
          <w:rFonts w:cs="Arial"/>
          <w:szCs w:val="24"/>
        </w:rPr>
      </w:pPr>
    </w:p>
    <w:p w14:paraId="328D0484" w14:textId="77777777" w:rsidR="00774260" w:rsidRDefault="00774260" w:rsidP="00774260">
      <w:pPr>
        <w:tabs>
          <w:tab w:val="left" w:pos="1276"/>
        </w:tabs>
        <w:rPr>
          <w:ins w:id="145" w:author="Assistant Clerk" w:date="2026-09-25T20:02:00Z" w16du:dateUtc="2026-09-26T00:02:00Z"/>
          <w:rFonts w:cs="Arial"/>
          <w:szCs w:val="24"/>
        </w:rPr>
      </w:pPr>
      <w:ins w:id="146" w:author="Assistant Clerk" w:date="2026-09-25T20:02:00Z" w16du:dateUtc="2026-09-26T00:02:00Z">
        <w:r>
          <w:rPr>
            <w:rFonts w:cs="Arial"/>
            <w:szCs w:val="24"/>
          </w:rPr>
          <w:tab/>
        </w:r>
        <w:r>
          <w:rPr>
            <w:rFonts w:cs="Arial"/>
            <w:szCs w:val="24"/>
          </w:rPr>
          <w:tab/>
          <w:t>To agree the income and expenditure report:</w:t>
        </w:r>
      </w:ins>
    </w:p>
    <w:p w14:paraId="66F2F8B8" w14:textId="77777777" w:rsidR="00774260" w:rsidRDefault="00774260" w:rsidP="00774260">
      <w:pPr>
        <w:tabs>
          <w:tab w:val="left" w:pos="1276"/>
        </w:tabs>
        <w:rPr>
          <w:ins w:id="147" w:author="Assistant Clerk" w:date="2026-09-25T20:02:00Z" w16du:dateUtc="2026-09-26T00:02:00Z"/>
          <w:rFonts w:cs="Arial"/>
          <w:szCs w:val="24"/>
        </w:rPr>
      </w:pPr>
    </w:p>
    <w:p w14:paraId="123C9099" w14:textId="161618F0" w:rsidR="00774260" w:rsidRDefault="00774260" w:rsidP="00774260">
      <w:pPr>
        <w:tabs>
          <w:tab w:val="left" w:pos="1276"/>
        </w:tabs>
        <w:rPr>
          <w:ins w:id="148" w:author="Assistant Clerk" w:date="2026-09-25T20:02:00Z" w16du:dateUtc="2026-09-26T00:02:00Z"/>
          <w:rFonts w:cs="Arial"/>
          <w:szCs w:val="24"/>
        </w:rPr>
      </w:pPr>
      <w:ins w:id="149" w:author="Assistant Clerk" w:date="2026-09-25T20:02:00Z" w16du:dateUtc="2026-09-26T00:02:00Z">
        <w:r>
          <w:rPr>
            <w:rFonts w:cs="Arial"/>
            <w:szCs w:val="24"/>
          </w:rPr>
          <w:tab/>
          <w:t xml:space="preserve">  </w:t>
        </w:r>
        <w:r>
          <w:rPr>
            <w:rFonts w:cs="Arial"/>
            <w:szCs w:val="24"/>
          </w:rPr>
          <w:tab/>
        </w:r>
        <w:r w:rsidR="00923F2A">
          <w:rPr>
            <w:rFonts w:cs="Arial"/>
            <w:szCs w:val="24"/>
          </w:rPr>
          <w:t>1</w:t>
        </w:r>
        <w:r w:rsidR="005F37B3">
          <w:rPr>
            <w:rFonts w:cs="Arial"/>
            <w:szCs w:val="24"/>
          </w:rPr>
          <w:t>6 June</w:t>
        </w:r>
        <w:r>
          <w:rPr>
            <w:rFonts w:cs="Arial"/>
            <w:szCs w:val="24"/>
          </w:rPr>
          <w:t xml:space="preserve"> 2020 – </w:t>
        </w:r>
        <w:r w:rsidR="005F37B3">
          <w:rPr>
            <w:rFonts w:cs="Arial"/>
            <w:szCs w:val="24"/>
          </w:rPr>
          <w:t>29 July</w:t>
        </w:r>
        <w:r>
          <w:rPr>
            <w:rFonts w:cs="Arial"/>
            <w:szCs w:val="24"/>
          </w:rPr>
          <w:t xml:space="preserve"> 2020.  </w:t>
        </w:r>
      </w:ins>
    </w:p>
    <w:p w14:paraId="38840AAF" w14:textId="77777777" w:rsidR="00774260" w:rsidRDefault="00774260" w:rsidP="00774260">
      <w:pPr>
        <w:tabs>
          <w:tab w:val="left" w:pos="1276"/>
        </w:tabs>
        <w:rPr>
          <w:ins w:id="150" w:author="Assistant Clerk" w:date="2026-09-25T20:02:00Z" w16du:dateUtc="2026-09-26T00:02:00Z"/>
          <w:rFonts w:cs="Arial"/>
          <w:szCs w:val="24"/>
        </w:rPr>
      </w:pPr>
    </w:p>
    <w:p w14:paraId="3C9AB1E4" w14:textId="0BECE1B5" w:rsidR="00774260" w:rsidRDefault="00774260" w:rsidP="00774260">
      <w:pPr>
        <w:tabs>
          <w:tab w:val="left" w:pos="1276"/>
        </w:tabs>
        <w:rPr>
          <w:ins w:id="151" w:author="Assistant Clerk" w:date="2026-09-25T20:02:00Z" w16du:dateUtc="2026-09-26T00:02:00Z"/>
          <w:rFonts w:cs="Arial"/>
          <w:szCs w:val="24"/>
        </w:rPr>
      </w:pPr>
      <w:ins w:id="152" w:author="Assistant Clerk" w:date="2026-09-25T20:02:00Z" w16du:dateUtc="2026-09-26T00:02:00Z">
        <w:r>
          <w:rPr>
            <w:rFonts w:cs="Arial"/>
            <w:szCs w:val="24"/>
          </w:rPr>
          <w:tab/>
        </w:r>
        <w:r>
          <w:rPr>
            <w:rFonts w:cs="Arial"/>
            <w:szCs w:val="24"/>
          </w:rPr>
          <w:tab/>
          <w:t>See Appendix</w:t>
        </w:r>
        <w:r w:rsidR="005F37B3">
          <w:rPr>
            <w:rFonts w:cs="Arial"/>
            <w:szCs w:val="24"/>
          </w:rPr>
          <w:t xml:space="preserve"> FG</w:t>
        </w:r>
        <w:r w:rsidR="009A21AA">
          <w:rPr>
            <w:rFonts w:cs="Arial"/>
            <w:szCs w:val="24"/>
          </w:rPr>
          <w:t xml:space="preserve"> 18</w:t>
        </w:r>
        <w:r w:rsidR="000972AB">
          <w:rPr>
            <w:rFonts w:cs="Arial"/>
            <w:szCs w:val="24"/>
          </w:rPr>
          <w:t xml:space="preserve"> </w:t>
        </w:r>
        <w:r>
          <w:rPr>
            <w:rFonts w:cs="Arial"/>
            <w:szCs w:val="24"/>
          </w:rPr>
          <w:t>(</w:t>
        </w:r>
        <w:r w:rsidR="000972AB">
          <w:rPr>
            <w:rFonts w:cs="Arial"/>
            <w:szCs w:val="24"/>
          </w:rPr>
          <w:t>e</w:t>
        </w:r>
        <w:r>
          <w:rPr>
            <w:rFonts w:cs="Arial"/>
            <w:szCs w:val="24"/>
          </w:rPr>
          <w:t>nclosed).</w:t>
        </w:r>
      </w:ins>
    </w:p>
    <w:p w14:paraId="200F5379" w14:textId="05424894" w:rsidR="0028323E" w:rsidRDefault="0028323E" w:rsidP="0028323E">
      <w:pPr>
        <w:tabs>
          <w:tab w:val="left" w:pos="1418"/>
        </w:tabs>
        <w:rPr>
          <w:ins w:id="153" w:author="Assistant Clerk" w:date="2026-09-25T20:02:00Z" w16du:dateUtc="2026-09-26T00:02:00Z"/>
          <w:rFonts w:cs="Arial"/>
          <w:b/>
          <w:szCs w:val="24"/>
        </w:rPr>
      </w:pPr>
    </w:p>
    <w:p w14:paraId="5AE71215" w14:textId="6DAD91EF" w:rsidR="00EA405C" w:rsidRDefault="00EA405C" w:rsidP="0028323E">
      <w:pPr>
        <w:tabs>
          <w:tab w:val="left" w:pos="1418"/>
        </w:tabs>
        <w:rPr>
          <w:ins w:id="154" w:author="Assistant Clerk" w:date="2026-09-25T20:02:00Z" w16du:dateUtc="2026-09-26T00:02:00Z"/>
          <w:rFonts w:cs="Arial"/>
          <w:b/>
          <w:szCs w:val="24"/>
        </w:rPr>
      </w:pPr>
    </w:p>
    <w:p w14:paraId="36C463A7" w14:textId="77777777" w:rsidR="00EA405C" w:rsidRDefault="00EA405C" w:rsidP="0028323E">
      <w:pPr>
        <w:tabs>
          <w:tab w:val="left" w:pos="1418"/>
        </w:tabs>
        <w:rPr>
          <w:ins w:id="155" w:author="Assistant Clerk" w:date="2026-09-25T20:02:00Z" w16du:dateUtc="2026-09-26T00:02:00Z"/>
          <w:rFonts w:cs="Arial"/>
          <w:b/>
          <w:szCs w:val="24"/>
        </w:rPr>
      </w:pPr>
    </w:p>
    <w:p w14:paraId="4AD06DA7" w14:textId="7BD4F195" w:rsidR="0028323E" w:rsidRDefault="00B45994" w:rsidP="005F37B3">
      <w:pPr>
        <w:tabs>
          <w:tab w:val="left" w:pos="1418"/>
        </w:tabs>
        <w:rPr>
          <w:ins w:id="156" w:author="Assistant Clerk" w:date="2026-09-25T20:02:00Z" w16du:dateUtc="2026-09-26T00:02:00Z"/>
          <w:rFonts w:cs="Arial"/>
          <w:bCs/>
          <w:szCs w:val="24"/>
        </w:rPr>
      </w:pPr>
      <w:ins w:id="157" w:author="Assistant Clerk" w:date="2026-09-25T20:02:00Z" w16du:dateUtc="2026-09-26T00:02:00Z">
        <w:r>
          <w:rPr>
            <w:rFonts w:cs="Arial"/>
            <w:b/>
            <w:szCs w:val="24"/>
          </w:rPr>
          <w:t>7</w:t>
        </w:r>
        <w:r w:rsidR="0028323E">
          <w:rPr>
            <w:rFonts w:cs="Arial"/>
            <w:b/>
            <w:szCs w:val="24"/>
          </w:rPr>
          <w:t>.FG</w:t>
        </w:r>
        <w:r>
          <w:rPr>
            <w:rFonts w:cs="Arial"/>
            <w:b/>
            <w:szCs w:val="24"/>
          </w:rPr>
          <w:tab/>
        </w:r>
        <w:r w:rsidRPr="00B45994">
          <w:rPr>
            <w:rFonts w:cs="Arial"/>
            <w:b/>
            <w:szCs w:val="24"/>
            <w:u w:val="single"/>
          </w:rPr>
          <w:t>INFORMATION</w:t>
        </w:r>
        <w:r w:rsidR="0028323E">
          <w:rPr>
            <w:rFonts w:cs="Arial"/>
            <w:b/>
            <w:szCs w:val="24"/>
          </w:rPr>
          <w:tab/>
        </w:r>
      </w:ins>
    </w:p>
    <w:p w14:paraId="390B7516" w14:textId="77777777" w:rsidR="0028323E" w:rsidRDefault="0028323E" w:rsidP="0028323E">
      <w:pPr>
        <w:pStyle w:val="ListParagraph"/>
        <w:tabs>
          <w:tab w:val="left" w:pos="1418"/>
        </w:tabs>
        <w:ind w:left="2158"/>
        <w:rPr>
          <w:ins w:id="158" w:author="Assistant Clerk" w:date="2026-09-25T20:02:00Z" w16du:dateUtc="2026-09-26T00:02:00Z"/>
          <w:rFonts w:cs="Arial"/>
          <w:bCs/>
          <w:szCs w:val="24"/>
        </w:rPr>
      </w:pPr>
      <w:ins w:id="159" w:author="Assistant Clerk" w:date="2026-09-25T20:02:00Z" w16du:dateUtc="2026-09-26T00:02:00Z">
        <w:r w:rsidRPr="005A5C8D">
          <w:rPr>
            <w:rFonts w:cs="Arial"/>
            <w:bCs/>
            <w:szCs w:val="24"/>
          </w:rPr>
          <w:t xml:space="preserve"> </w:t>
        </w:r>
      </w:ins>
    </w:p>
    <w:p w14:paraId="604F8665" w14:textId="5AF705C1" w:rsidR="0028323E" w:rsidRPr="00EA405C" w:rsidRDefault="00EA405C" w:rsidP="00EA405C">
      <w:pPr>
        <w:pStyle w:val="ListParagraph"/>
        <w:numPr>
          <w:ilvl w:val="0"/>
          <w:numId w:val="31"/>
        </w:numPr>
        <w:tabs>
          <w:tab w:val="left" w:pos="1418"/>
        </w:tabs>
        <w:rPr>
          <w:ins w:id="160" w:author="Assistant Clerk" w:date="2026-09-25T20:02:00Z" w16du:dateUtc="2026-09-26T00:02:00Z"/>
          <w:rFonts w:cs="Arial"/>
          <w:bCs/>
          <w:szCs w:val="24"/>
        </w:rPr>
      </w:pPr>
      <w:ins w:id="161" w:author="Assistant Clerk" w:date="2026-09-25T20:02:00Z" w16du:dateUtc="2026-09-26T00:02:00Z">
        <w:r w:rsidRPr="00EA405C">
          <w:rPr>
            <w:rFonts w:cs="Arial"/>
            <w:bCs/>
            <w:szCs w:val="24"/>
          </w:rPr>
          <w:t>S106 money from Towers Lawn development has been received  for the amount of £51,918.</w:t>
        </w:r>
      </w:ins>
    </w:p>
    <w:p w14:paraId="51A4B30D" w14:textId="77777777" w:rsidR="00EA405C" w:rsidRPr="00EA405C" w:rsidRDefault="00EA405C" w:rsidP="00EA405C">
      <w:pPr>
        <w:pStyle w:val="ListParagraph"/>
        <w:tabs>
          <w:tab w:val="left" w:pos="1418"/>
        </w:tabs>
        <w:ind w:left="1780"/>
        <w:rPr>
          <w:ins w:id="162" w:author="Assistant Clerk" w:date="2026-09-25T20:02:00Z" w16du:dateUtc="2026-09-26T00:02:00Z"/>
          <w:rFonts w:cs="Arial"/>
          <w:bCs/>
          <w:szCs w:val="24"/>
        </w:rPr>
      </w:pPr>
    </w:p>
    <w:p w14:paraId="4F469010" w14:textId="44FA8CC4" w:rsidR="00EA405C" w:rsidRPr="00EA405C" w:rsidRDefault="00EA405C" w:rsidP="00EA405C">
      <w:pPr>
        <w:tabs>
          <w:tab w:val="left" w:pos="1418"/>
        </w:tabs>
        <w:rPr>
          <w:ins w:id="163" w:author="Assistant Clerk" w:date="2026-09-25T20:02:00Z" w16du:dateUtc="2026-09-26T00:02:00Z"/>
          <w:rFonts w:cs="Arial"/>
          <w:bCs/>
          <w:szCs w:val="24"/>
        </w:rPr>
      </w:pPr>
      <w:ins w:id="164" w:author="Assistant Clerk" w:date="2026-09-25T20:02:00Z" w16du:dateUtc="2026-09-26T00:02:00Z">
        <w:r w:rsidRPr="00EA405C">
          <w:rPr>
            <w:rFonts w:cs="Arial"/>
            <w:bCs/>
            <w:szCs w:val="24"/>
          </w:rPr>
          <w:tab/>
        </w:r>
        <w:r w:rsidRPr="00EA405C">
          <w:rPr>
            <w:rFonts w:cs="Arial"/>
            <w:bCs/>
            <w:szCs w:val="24"/>
          </w:rPr>
          <w:tab/>
          <w:t xml:space="preserve">     This money must be allocated to recreational spend.</w:t>
        </w:r>
      </w:ins>
    </w:p>
    <w:p w14:paraId="2E5B308A" w14:textId="77777777" w:rsidR="00EA405C" w:rsidRPr="00EA405C" w:rsidRDefault="00EA405C" w:rsidP="00EA405C">
      <w:pPr>
        <w:tabs>
          <w:tab w:val="left" w:pos="1418"/>
        </w:tabs>
        <w:rPr>
          <w:ins w:id="165" w:author="Assistant Clerk" w:date="2026-09-25T20:02:00Z" w16du:dateUtc="2026-09-26T00:02:00Z"/>
          <w:rFonts w:cs="Arial"/>
          <w:bCs/>
          <w:szCs w:val="24"/>
        </w:rPr>
      </w:pPr>
    </w:p>
    <w:p w14:paraId="2F4C9A7F" w14:textId="3344E095" w:rsidR="0028323E" w:rsidRDefault="00B45994" w:rsidP="00925F2B">
      <w:pPr>
        <w:tabs>
          <w:tab w:val="left" w:pos="1418"/>
        </w:tabs>
        <w:rPr>
          <w:ins w:id="166" w:author="Assistant Clerk" w:date="2026-09-25T20:02:00Z" w16du:dateUtc="2026-09-26T00:02:00Z"/>
          <w:rFonts w:cs="Arial"/>
          <w:bCs/>
          <w:szCs w:val="24"/>
        </w:rPr>
      </w:pPr>
      <w:ins w:id="167" w:author="Assistant Clerk" w:date="2026-09-25T20:02:00Z" w16du:dateUtc="2026-09-26T00:02:00Z">
        <w:r>
          <w:rPr>
            <w:rFonts w:cs="Arial"/>
            <w:bCs/>
            <w:szCs w:val="24"/>
          </w:rPr>
          <w:tab/>
        </w:r>
      </w:ins>
    </w:p>
    <w:p w14:paraId="45CD834E" w14:textId="5A0AD6F8" w:rsidR="00925F2B" w:rsidRDefault="00925F2B" w:rsidP="00925F2B">
      <w:pPr>
        <w:tabs>
          <w:tab w:val="left" w:pos="1418"/>
        </w:tabs>
        <w:ind w:left="1418"/>
        <w:rPr>
          <w:ins w:id="168" w:author="Assistant Clerk" w:date="2026-09-25T20:02:00Z" w16du:dateUtc="2026-09-26T00:02:00Z"/>
          <w:rFonts w:cs="Arial"/>
          <w:bCs/>
          <w:szCs w:val="24"/>
        </w:rPr>
      </w:pPr>
    </w:p>
    <w:p w14:paraId="629BDEC7" w14:textId="77777777" w:rsidR="00616F9A" w:rsidRPr="00616F9A" w:rsidRDefault="00616F9A" w:rsidP="00616F9A">
      <w:pPr>
        <w:tabs>
          <w:tab w:val="left" w:pos="1418"/>
        </w:tabs>
        <w:rPr>
          <w:ins w:id="169" w:author="Assistant Clerk" w:date="2026-09-25T20:02:00Z" w16du:dateUtc="2026-09-26T00:02:00Z"/>
          <w:rFonts w:cs="Arial"/>
          <w:bCs/>
          <w:szCs w:val="24"/>
        </w:rPr>
      </w:pPr>
    </w:p>
    <w:p w14:paraId="08C07151" w14:textId="59C7D49D" w:rsidR="00925F2B" w:rsidRDefault="00925F2B" w:rsidP="00925F2B">
      <w:pPr>
        <w:tabs>
          <w:tab w:val="left" w:pos="1418"/>
        </w:tabs>
        <w:rPr>
          <w:ins w:id="170" w:author="Assistant Clerk" w:date="2026-09-25T20:02:00Z" w16du:dateUtc="2026-09-26T00:02:00Z"/>
          <w:rFonts w:cs="Arial"/>
          <w:bCs/>
          <w:szCs w:val="24"/>
        </w:rPr>
      </w:pPr>
    </w:p>
    <w:p w14:paraId="623480F8" w14:textId="77777777" w:rsidR="00925F2B" w:rsidRDefault="00925F2B" w:rsidP="00925F2B">
      <w:pPr>
        <w:tabs>
          <w:tab w:val="left" w:pos="1418"/>
        </w:tabs>
        <w:rPr>
          <w:ins w:id="171" w:author="Assistant Clerk" w:date="2026-09-25T20:02:00Z" w16du:dateUtc="2026-09-26T00:02:00Z"/>
          <w:rFonts w:cs="Arial"/>
          <w:bCs/>
          <w:szCs w:val="24"/>
        </w:rPr>
      </w:pPr>
    </w:p>
    <w:p w14:paraId="5B113FF5" w14:textId="1344A68D" w:rsidR="00925F2B" w:rsidRDefault="00925F2B" w:rsidP="00925F2B">
      <w:pPr>
        <w:tabs>
          <w:tab w:val="left" w:pos="1418"/>
        </w:tabs>
        <w:rPr>
          <w:ins w:id="172" w:author="Assistant Clerk" w:date="2026-09-25T20:02:00Z" w16du:dateUtc="2026-09-26T00:02:00Z"/>
          <w:rFonts w:cs="Arial"/>
          <w:bCs/>
          <w:szCs w:val="24"/>
        </w:rPr>
      </w:pPr>
    </w:p>
    <w:p w14:paraId="5E8BA8A0" w14:textId="2ED0EF26" w:rsidR="00925F2B" w:rsidRDefault="00925F2B" w:rsidP="00925F2B">
      <w:pPr>
        <w:tabs>
          <w:tab w:val="left" w:pos="1418"/>
        </w:tabs>
        <w:rPr>
          <w:ins w:id="173" w:author="Assistant Clerk" w:date="2026-09-25T20:02:00Z" w16du:dateUtc="2026-09-26T00:02:00Z"/>
          <w:rFonts w:cs="Arial"/>
          <w:bCs/>
          <w:szCs w:val="24"/>
        </w:rPr>
      </w:pPr>
    </w:p>
    <w:p w14:paraId="2073434C" w14:textId="12940ADC" w:rsidR="00925F2B" w:rsidRPr="00EB2D75" w:rsidRDefault="00925F2B" w:rsidP="00925F2B">
      <w:pPr>
        <w:tabs>
          <w:tab w:val="left" w:pos="1418"/>
        </w:tabs>
        <w:rPr>
          <w:ins w:id="174" w:author="Assistant Clerk" w:date="2026-09-25T20:02:00Z" w16du:dateUtc="2026-09-26T00:02:00Z"/>
          <w:rFonts w:cs="Arial"/>
          <w:bCs/>
          <w:szCs w:val="24"/>
        </w:rPr>
      </w:pPr>
    </w:p>
    <w:p w14:paraId="00D75D67" w14:textId="6126DEB4" w:rsidR="00925F2B" w:rsidRDefault="00925F2B" w:rsidP="00774260">
      <w:pPr>
        <w:tabs>
          <w:tab w:val="left" w:pos="1276"/>
        </w:tabs>
        <w:rPr>
          <w:ins w:id="175" w:author="Assistant Clerk" w:date="2026-09-25T20:02:00Z" w16du:dateUtc="2026-09-26T00:02:00Z"/>
          <w:rFonts w:cs="Arial"/>
          <w:szCs w:val="24"/>
        </w:rPr>
      </w:pPr>
    </w:p>
    <w:p w14:paraId="2B3A98A1" w14:textId="77777777" w:rsidR="00925F2B" w:rsidRDefault="00925F2B" w:rsidP="00774260">
      <w:pPr>
        <w:tabs>
          <w:tab w:val="left" w:pos="1276"/>
        </w:tabs>
        <w:rPr>
          <w:ins w:id="176" w:author="Assistant Clerk" w:date="2026-09-25T20:02:00Z" w16du:dateUtc="2026-09-26T00:02:00Z"/>
          <w:rFonts w:cs="Arial"/>
          <w:szCs w:val="24"/>
        </w:rPr>
      </w:pPr>
    </w:p>
    <w:p w14:paraId="117D0E5C" w14:textId="62F010E6" w:rsidR="00CF4839" w:rsidRDefault="00CF4839" w:rsidP="00CF4839">
      <w:pPr>
        <w:tabs>
          <w:tab w:val="left" w:pos="1276"/>
        </w:tabs>
        <w:rPr>
          <w:ins w:id="177" w:author="Assistant Clerk" w:date="2026-09-25T20:02:00Z" w16du:dateUtc="2026-09-26T00:02:00Z"/>
          <w:rFonts w:cs="Arial"/>
          <w:szCs w:val="24"/>
        </w:rPr>
      </w:pPr>
      <w:ins w:id="178" w:author="Assistant Clerk" w:date="2026-09-25T20:02:00Z" w16du:dateUtc="2026-09-26T00:02:00Z">
        <w:r>
          <w:rPr>
            <w:rFonts w:cs="Arial"/>
            <w:szCs w:val="24"/>
          </w:rPr>
          <w:tab/>
        </w:r>
      </w:ins>
    </w:p>
    <w:p w14:paraId="0FAAE180" w14:textId="7DF97187" w:rsidR="005D1D42" w:rsidRPr="00FA7161" w:rsidRDefault="00CF4839" w:rsidP="0075033B">
      <w:pPr>
        <w:rPr>
          <w:del w:id="179" w:author="Assistant Clerk" w:date="2026-09-25T20:02:00Z" w16du:dateUtc="2026-09-26T00:02:00Z"/>
          <w:rFonts w:ascii="Times New Roman" w:hAnsi="Times New Roman"/>
          <w:szCs w:val="24"/>
        </w:rPr>
      </w:pPr>
      <w:ins w:id="180" w:author="Assistant Clerk" w:date="2026-09-25T20:02:00Z" w16du:dateUtc="2026-09-26T00:02:00Z">
        <w:r>
          <w:rPr>
            <w:rFonts w:cs="Arial"/>
            <w:szCs w:val="24"/>
          </w:rPr>
          <w:tab/>
        </w:r>
      </w:ins>
      <w:del w:id="181" w:author="Assistant Clerk" w:date="2026-09-25T20:02:00Z" w16du:dateUtc="2026-09-26T00:02:00Z">
        <w:r w:rsidR="006170A9" w:rsidRPr="00FA7161">
          <w:rPr>
            <w:rFonts w:ascii="Times New Roman" w:hAnsi="Times New Roman"/>
            <w:szCs w:val="24"/>
          </w:rPr>
          <w:delText xml:space="preserve">As you drove on campus today, you probably noticed the </w:delText>
        </w:r>
        <w:r w:rsidR="005D1D42" w:rsidRPr="00FA7161">
          <w:rPr>
            <w:rFonts w:ascii="Times New Roman" w:hAnsi="Times New Roman"/>
            <w:szCs w:val="24"/>
          </w:rPr>
          <w:delText xml:space="preserve">construction of the </w:delText>
        </w:r>
        <w:r w:rsidR="006170A9" w:rsidRPr="00FA7161">
          <w:rPr>
            <w:rFonts w:ascii="Times New Roman" w:hAnsi="Times New Roman"/>
            <w:szCs w:val="24"/>
          </w:rPr>
          <w:delText xml:space="preserve">orange silt fence </w:delText>
        </w:r>
        <w:r w:rsidR="001C3D0D" w:rsidRPr="00FA7161">
          <w:rPr>
            <w:rFonts w:ascii="Times New Roman" w:hAnsi="Times New Roman"/>
            <w:szCs w:val="24"/>
          </w:rPr>
          <w:delText>next to t</w:delText>
        </w:r>
        <w:r w:rsidR="005D1D42" w:rsidRPr="00FA7161">
          <w:rPr>
            <w:rFonts w:ascii="Times New Roman" w:hAnsi="Times New Roman"/>
            <w:szCs w:val="24"/>
          </w:rPr>
          <w:delText xml:space="preserve">he elementary playground, across from </w:delText>
        </w:r>
        <w:r w:rsidR="005D1D42" w:rsidRPr="0028564F">
          <w:rPr>
            <w:rFonts w:ascii="Times New Roman" w:hAnsi="Times New Roman"/>
            <w:szCs w:val="24"/>
          </w:rPr>
          <w:delText xml:space="preserve">the Davenport </w:delText>
        </w:r>
        <w:r w:rsidR="0028564F" w:rsidRPr="0028564F">
          <w:rPr>
            <w:rFonts w:ascii="Times New Roman" w:hAnsi="Times New Roman"/>
            <w:szCs w:val="24"/>
          </w:rPr>
          <w:delText>Education Center</w:delText>
        </w:r>
        <w:r w:rsidR="005D1D42" w:rsidRPr="00FA7161">
          <w:rPr>
            <w:rFonts w:ascii="Times New Roman" w:hAnsi="Times New Roman"/>
            <w:szCs w:val="24"/>
          </w:rPr>
          <w:delText xml:space="preserve">. What you </w:delText>
        </w:r>
        <w:r w:rsidR="00F4015A" w:rsidRPr="00FA7161">
          <w:rPr>
            <w:rFonts w:ascii="Times New Roman" w:hAnsi="Times New Roman"/>
            <w:szCs w:val="24"/>
          </w:rPr>
          <w:delText>saw is</w:delText>
        </w:r>
        <w:r w:rsidR="005D1D42" w:rsidRPr="00FA7161">
          <w:rPr>
            <w:rFonts w:ascii="Times New Roman" w:hAnsi="Times New Roman"/>
            <w:szCs w:val="24"/>
          </w:rPr>
          <w:delText xml:space="preserve"> the beginning phase of the construction of our future soccer field. </w:delText>
        </w:r>
      </w:del>
    </w:p>
    <w:p w14:paraId="5F523BAA" w14:textId="70C7D5C7" w:rsidR="0075033B" w:rsidRPr="00FA7161" w:rsidRDefault="0075033B" w:rsidP="0075033B">
      <w:pPr>
        <w:rPr>
          <w:del w:id="182" w:author="Assistant Clerk" w:date="2026-09-25T20:02:00Z" w16du:dateUtc="2026-09-26T00:02:00Z"/>
          <w:rFonts w:ascii="Times New Roman" w:hAnsi="Times New Roman"/>
          <w:color w:val="000000"/>
          <w:szCs w:val="24"/>
          <w:shd w:val="clear" w:color="auto" w:fill="FFFFFF"/>
        </w:rPr>
      </w:pPr>
    </w:p>
    <w:p w14:paraId="1AE1AB2D" w14:textId="51E190FC" w:rsidR="0075033B" w:rsidRPr="00FA7161" w:rsidRDefault="0075033B" w:rsidP="00AC0B40">
      <w:pPr>
        <w:rPr>
          <w:del w:id="183" w:author="Assistant Clerk" w:date="2026-09-25T20:02:00Z" w16du:dateUtc="2026-09-26T00:02:00Z"/>
          <w:rFonts w:ascii="Times New Roman" w:hAnsi="Times New Roman"/>
          <w:color w:val="000000"/>
          <w:szCs w:val="24"/>
          <w:shd w:val="clear" w:color="auto" w:fill="FFFFFF"/>
        </w:rPr>
      </w:pPr>
      <w:del w:id="184" w:author="Assistant Clerk" w:date="2026-09-25T20:02:00Z" w16du:dateUtc="2026-09-26T00:02:00Z">
        <w:r w:rsidRPr="00FA7161">
          <w:rPr>
            <w:rFonts w:ascii="Times New Roman" w:hAnsi="Times New Roman"/>
            <w:color w:val="000000"/>
            <w:szCs w:val="24"/>
            <w:shd w:val="clear" w:color="auto" w:fill="FFFFFF"/>
          </w:rPr>
          <w:delText xml:space="preserve">Over the past </w:delText>
        </w:r>
        <w:r w:rsidR="00F03F39">
          <w:rPr>
            <w:rFonts w:ascii="Times New Roman" w:hAnsi="Times New Roman"/>
            <w:color w:val="000000"/>
            <w:szCs w:val="24"/>
            <w:shd w:val="clear" w:color="auto" w:fill="FFFFFF"/>
          </w:rPr>
          <w:delText>fifty</w:delText>
        </w:r>
        <w:r w:rsidRPr="00FA7161">
          <w:rPr>
            <w:rFonts w:ascii="Times New Roman" w:hAnsi="Times New Roman"/>
            <w:color w:val="000000"/>
            <w:szCs w:val="24"/>
            <w:shd w:val="clear" w:color="auto" w:fill="FFFFFF"/>
          </w:rPr>
          <w:delText xml:space="preserve"> years</w:delText>
        </w:r>
        <w:r w:rsidR="00251583" w:rsidRPr="00FA7161">
          <w:rPr>
            <w:rFonts w:ascii="Times New Roman" w:hAnsi="Times New Roman"/>
            <w:color w:val="000000"/>
            <w:szCs w:val="24"/>
            <w:shd w:val="clear" w:color="auto" w:fill="FFFFFF"/>
          </w:rPr>
          <w:delText>,</w:delText>
        </w:r>
        <w:r w:rsidRPr="00FA7161">
          <w:rPr>
            <w:rFonts w:ascii="Times New Roman" w:hAnsi="Times New Roman"/>
            <w:color w:val="000000"/>
            <w:szCs w:val="24"/>
            <w:shd w:val="clear" w:color="auto" w:fill="FFFFFF"/>
          </w:rPr>
          <w:delText xml:space="preserve"> we have celebrated many of our </w:delText>
        </w:r>
        <w:r w:rsidR="008612BE" w:rsidRPr="00FA7161">
          <w:rPr>
            <w:rFonts w:ascii="Times New Roman" w:hAnsi="Times New Roman"/>
            <w:color w:val="000000"/>
            <w:szCs w:val="24"/>
            <w:shd w:val="clear" w:color="auto" w:fill="FFFFFF"/>
          </w:rPr>
          <w:delText>students'</w:delText>
        </w:r>
        <w:r w:rsidR="00251583" w:rsidRPr="00FA7161">
          <w:rPr>
            <w:rFonts w:ascii="Times New Roman" w:hAnsi="Times New Roman"/>
            <w:color w:val="000000"/>
            <w:szCs w:val="24"/>
            <w:shd w:val="clear" w:color="auto" w:fill="FFFFFF"/>
          </w:rPr>
          <w:delText xml:space="preserve"> athletic achievements</w:delText>
        </w:r>
        <w:r w:rsidRPr="00FA7161">
          <w:rPr>
            <w:rFonts w:ascii="Times New Roman" w:hAnsi="Times New Roman"/>
            <w:color w:val="000000"/>
            <w:szCs w:val="24"/>
            <w:shd w:val="clear" w:color="auto" w:fill="FFFFFF"/>
          </w:rPr>
          <w:delText xml:space="preserve"> in various sports. </w:delText>
        </w:r>
        <w:r w:rsidR="00AC0B40" w:rsidRPr="00FA7161">
          <w:rPr>
            <w:rFonts w:ascii="Times New Roman" w:hAnsi="Times New Roman"/>
            <w:color w:val="000000"/>
            <w:szCs w:val="24"/>
            <w:shd w:val="clear" w:color="auto" w:fill="FFFFFF"/>
          </w:rPr>
          <w:delText>Currently, our students participate in basketball, volleyball, baseball, cross-country</w:delText>
        </w:r>
        <w:r w:rsidR="00251583" w:rsidRPr="00FA7161">
          <w:rPr>
            <w:rFonts w:ascii="Times New Roman" w:hAnsi="Times New Roman"/>
            <w:color w:val="000000"/>
            <w:szCs w:val="24"/>
            <w:shd w:val="clear" w:color="auto" w:fill="FFFFFF"/>
          </w:rPr>
          <w:delText>,</w:delText>
        </w:r>
        <w:r w:rsidR="00AC0B40" w:rsidRPr="00FA7161">
          <w:rPr>
            <w:rFonts w:ascii="Times New Roman" w:hAnsi="Times New Roman"/>
            <w:color w:val="000000"/>
            <w:szCs w:val="24"/>
            <w:shd w:val="clear" w:color="auto" w:fill="FFFFFF"/>
          </w:rPr>
          <w:delText xml:space="preserve"> and cheerleading. </w:delText>
        </w:r>
        <w:r w:rsidR="003069D8" w:rsidRPr="00FA7161">
          <w:rPr>
            <w:rFonts w:ascii="Times New Roman" w:hAnsi="Times New Roman"/>
            <w:color w:val="000000"/>
            <w:szCs w:val="24"/>
            <w:shd w:val="clear" w:color="auto" w:fill="FFFFFF"/>
          </w:rPr>
          <w:delText>In the Fall of 2020, FCA teamed up with</w:delText>
        </w:r>
        <w:r w:rsidR="00AC0B40" w:rsidRPr="00FA7161">
          <w:rPr>
            <w:rFonts w:ascii="Times New Roman" w:hAnsi="Times New Roman"/>
            <w:color w:val="000000"/>
            <w:szCs w:val="24"/>
            <w:shd w:val="clear" w:color="auto" w:fill="FFFFFF"/>
          </w:rPr>
          <w:delText xml:space="preserve"> </w:delText>
        </w:r>
        <w:r w:rsidR="003069D8" w:rsidRPr="00FA7161">
          <w:rPr>
            <w:rFonts w:ascii="Times New Roman" w:hAnsi="Times New Roman"/>
            <w:color w:val="000000"/>
            <w:szCs w:val="24"/>
            <w:shd w:val="clear" w:color="auto" w:fill="FFFFFF"/>
          </w:rPr>
          <w:delText>The Launching Pad (TLP) to host a baseball t</w:delText>
        </w:r>
        <w:r w:rsidR="00AC0B40" w:rsidRPr="00FA7161">
          <w:rPr>
            <w:rFonts w:ascii="Times New Roman" w:hAnsi="Times New Roman"/>
            <w:color w:val="000000"/>
            <w:szCs w:val="24"/>
            <w:shd w:val="clear" w:color="auto" w:fill="FFFFFF"/>
          </w:rPr>
          <w:delText xml:space="preserve">ournament </w:delText>
        </w:r>
        <w:r w:rsidR="003069D8" w:rsidRPr="00FA7161">
          <w:rPr>
            <w:rFonts w:ascii="Times New Roman" w:hAnsi="Times New Roman"/>
            <w:color w:val="000000"/>
            <w:szCs w:val="24"/>
            <w:shd w:val="clear" w:color="auto" w:fill="FFFFFF"/>
          </w:rPr>
          <w:delText xml:space="preserve">for K5- </w:delText>
        </w:r>
        <w:r w:rsidR="008612BE" w:rsidRPr="00FA7161">
          <w:rPr>
            <w:rFonts w:ascii="Times New Roman" w:hAnsi="Times New Roman"/>
            <w:color w:val="000000"/>
            <w:szCs w:val="24"/>
            <w:shd w:val="clear" w:color="auto" w:fill="FFFFFF"/>
          </w:rPr>
          <w:delText>2nd-grade</w:delText>
        </w:r>
        <w:r w:rsidR="00BB286F" w:rsidRPr="00FA7161">
          <w:rPr>
            <w:rFonts w:ascii="Times New Roman" w:hAnsi="Times New Roman"/>
            <w:color w:val="000000"/>
            <w:szCs w:val="24"/>
            <w:shd w:val="clear" w:color="auto" w:fill="FFFFFF"/>
          </w:rPr>
          <w:delText xml:space="preserve"> </w:delText>
        </w:r>
        <w:r w:rsidR="003069D8" w:rsidRPr="00FA7161">
          <w:rPr>
            <w:rFonts w:ascii="Times New Roman" w:hAnsi="Times New Roman"/>
            <w:color w:val="000000"/>
            <w:szCs w:val="24"/>
            <w:shd w:val="clear" w:color="auto" w:fill="FFFFFF"/>
          </w:rPr>
          <w:delText>students.</w:delText>
        </w:r>
        <w:r w:rsidR="00AC0B40" w:rsidRPr="00FA7161">
          <w:rPr>
            <w:rFonts w:ascii="Times New Roman" w:hAnsi="Times New Roman"/>
            <w:color w:val="000000"/>
            <w:szCs w:val="24"/>
            <w:shd w:val="clear" w:color="auto" w:fill="FFFFFF"/>
          </w:rPr>
          <w:delText xml:space="preserve"> T</w:delText>
        </w:r>
        <w:r w:rsidR="00251583" w:rsidRPr="00FA7161">
          <w:rPr>
            <w:rFonts w:ascii="Times New Roman" w:hAnsi="Times New Roman"/>
            <w:color w:val="000000"/>
            <w:szCs w:val="24"/>
            <w:shd w:val="clear" w:color="auto" w:fill="FFFFFF"/>
          </w:rPr>
          <w:delText xml:space="preserve">he tournament </w:delText>
        </w:r>
        <w:r w:rsidR="00AC0B40" w:rsidRPr="00FA7161">
          <w:rPr>
            <w:rFonts w:ascii="Times New Roman" w:hAnsi="Times New Roman"/>
            <w:color w:val="000000"/>
            <w:szCs w:val="24"/>
            <w:shd w:val="clear" w:color="auto" w:fill="FFFFFF"/>
          </w:rPr>
          <w:delText xml:space="preserve">proved to be a </w:delText>
        </w:r>
        <w:r w:rsidR="003069D8" w:rsidRPr="00FA7161">
          <w:rPr>
            <w:rFonts w:ascii="Times New Roman" w:hAnsi="Times New Roman"/>
            <w:color w:val="000000"/>
            <w:szCs w:val="24"/>
            <w:shd w:val="clear" w:color="auto" w:fill="FFFFFF"/>
          </w:rPr>
          <w:delText>successful</w:delText>
        </w:r>
        <w:r w:rsidR="00AC0B40" w:rsidRPr="00FA7161">
          <w:rPr>
            <w:rFonts w:ascii="Times New Roman" w:hAnsi="Times New Roman"/>
            <w:color w:val="000000"/>
            <w:szCs w:val="24"/>
            <w:shd w:val="clear" w:color="auto" w:fill="FFFFFF"/>
          </w:rPr>
          <w:delText xml:space="preserve"> </w:delText>
        </w:r>
        <w:r w:rsidR="003069D8" w:rsidRPr="00FA7161">
          <w:rPr>
            <w:rFonts w:ascii="Times New Roman" w:hAnsi="Times New Roman"/>
            <w:color w:val="000000"/>
            <w:szCs w:val="24"/>
            <w:shd w:val="clear" w:color="auto" w:fill="FFFFFF"/>
          </w:rPr>
          <w:delText>event</w:delText>
        </w:r>
        <w:r w:rsidR="00AC0B40" w:rsidRPr="00FA7161">
          <w:rPr>
            <w:rFonts w:ascii="Times New Roman" w:hAnsi="Times New Roman"/>
            <w:color w:val="000000"/>
            <w:szCs w:val="24"/>
            <w:shd w:val="clear" w:color="auto" w:fill="FFFFFF"/>
          </w:rPr>
          <w:delText xml:space="preserve">, as it </w:delText>
        </w:r>
        <w:r w:rsidR="00251583" w:rsidRPr="00FA7161">
          <w:rPr>
            <w:rFonts w:ascii="Times New Roman" w:hAnsi="Times New Roman"/>
            <w:color w:val="000000"/>
            <w:szCs w:val="24"/>
            <w:shd w:val="clear" w:color="auto" w:fill="FFFFFF"/>
          </w:rPr>
          <w:delText>allowed our school families and the community</w:delText>
        </w:r>
        <w:r w:rsidR="00AC0B40" w:rsidRPr="00FA7161">
          <w:rPr>
            <w:rFonts w:ascii="Times New Roman" w:hAnsi="Times New Roman"/>
            <w:color w:val="000000"/>
            <w:szCs w:val="24"/>
            <w:shd w:val="clear" w:color="auto" w:fill="FFFFFF"/>
          </w:rPr>
          <w:delText xml:space="preserve"> to celebrate our students within our </w:delText>
        </w:r>
        <w:r w:rsidR="00251583" w:rsidRPr="00FA7161">
          <w:rPr>
            <w:rFonts w:ascii="Times New Roman" w:hAnsi="Times New Roman"/>
            <w:color w:val="000000"/>
            <w:szCs w:val="24"/>
            <w:shd w:val="clear" w:color="auto" w:fill="FFFFFF"/>
          </w:rPr>
          <w:delText>community</w:delText>
        </w:r>
        <w:r w:rsidR="00AC0B40" w:rsidRPr="00FA7161">
          <w:rPr>
            <w:rFonts w:ascii="Times New Roman" w:hAnsi="Times New Roman"/>
            <w:color w:val="000000"/>
            <w:szCs w:val="24"/>
            <w:shd w:val="clear" w:color="auto" w:fill="FFFFFF"/>
          </w:rPr>
          <w:delText>. We would like to continue this tradi</w:delText>
        </w:r>
        <w:r w:rsidR="00F03F39">
          <w:rPr>
            <w:rFonts w:ascii="Times New Roman" w:hAnsi="Times New Roman"/>
            <w:color w:val="000000"/>
            <w:szCs w:val="24"/>
            <w:shd w:val="clear" w:color="auto" w:fill="FFFFFF"/>
          </w:rPr>
          <w:delText>tion with another popular sport --</w:delText>
        </w:r>
        <w:r w:rsidR="00AC0B40" w:rsidRPr="00FA7161">
          <w:rPr>
            <w:rFonts w:ascii="Times New Roman" w:hAnsi="Times New Roman"/>
            <w:color w:val="000000"/>
            <w:szCs w:val="24"/>
            <w:shd w:val="clear" w:color="auto" w:fill="FFFFFF"/>
          </w:rPr>
          <w:delText xml:space="preserve"> soccer. We believe the development of an official soccer field will accomplish the following goals:</w:delText>
        </w:r>
      </w:del>
    </w:p>
    <w:p w14:paraId="571F4A79" w14:textId="6678EE94" w:rsidR="00AC0B40" w:rsidRPr="00FA7161" w:rsidRDefault="00AC0B40" w:rsidP="00AC0B40">
      <w:pPr>
        <w:rPr>
          <w:del w:id="185" w:author="Assistant Clerk" w:date="2026-09-25T20:02:00Z" w16du:dateUtc="2026-09-26T00:02:00Z"/>
          <w:rFonts w:ascii="Times New Roman" w:hAnsi="Times New Roman"/>
          <w:color w:val="000000"/>
          <w:szCs w:val="24"/>
          <w:shd w:val="clear" w:color="auto" w:fill="FFFFFF"/>
        </w:rPr>
      </w:pPr>
    </w:p>
    <w:p w14:paraId="3A99A926" w14:textId="4ED57EB2" w:rsidR="00AC0B40" w:rsidRPr="00FA7161" w:rsidRDefault="00AC0B40" w:rsidP="00AC0B40">
      <w:pPr>
        <w:pStyle w:val="ListParagraph"/>
        <w:numPr>
          <w:ilvl w:val="0"/>
          <w:numId w:val="1"/>
        </w:numPr>
        <w:rPr>
          <w:del w:id="186" w:author="Assistant Clerk" w:date="2026-09-25T20:02:00Z" w16du:dateUtc="2026-09-26T00:02:00Z"/>
          <w:rFonts w:ascii="Times New Roman" w:hAnsi="Times New Roman"/>
          <w:color w:val="000000"/>
          <w:shd w:val="clear" w:color="auto" w:fill="FFFFFF"/>
        </w:rPr>
      </w:pPr>
      <w:del w:id="187" w:author="Assistant Clerk" w:date="2026-09-25T20:02:00Z" w16du:dateUtc="2026-09-26T00:02:00Z">
        <w:r w:rsidRPr="00FA7161">
          <w:rPr>
            <w:rFonts w:ascii="Times New Roman" w:hAnsi="Times New Roman"/>
            <w:color w:val="000000"/>
            <w:shd w:val="clear" w:color="auto" w:fill="FFFFFF"/>
          </w:rPr>
          <w:delText>Reignite a passion and love for soccer among FCA students</w:delText>
        </w:r>
      </w:del>
    </w:p>
    <w:p w14:paraId="2E98FD91" w14:textId="77777777" w:rsidR="00AC0B40" w:rsidRPr="00FA7161" w:rsidRDefault="00AC0B40" w:rsidP="00AC0B40">
      <w:pPr>
        <w:pStyle w:val="ListParagraph"/>
        <w:numPr>
          <w:ilvl w:val="0"/>
          <w:numId w:val="1"/>
        </w:numPr>
        <w:rPr>
          <w:del w:id="188" w:author="Assistant Clerk" w:date="2026-09-25T20:02:00Z" w16du:dateUtc="2026-09-26T00:02:00Z"/>
          <w:rFonts w:ascii="Times New Roman" w:hAnsi="Times New Roman"/>
          <w:color w:val="000000"/>
          <w:shd w:val="clear" w:color="auto" w:fill="FFFFFF"/>
        </w:rPr>
      </w:pPr>
      <w:del w:id="189" w:author="Assistant Clerk" w:date="2026-09-25T20:02:00Z" w16du:dateUtc="2026-09-26T00:02:00Z">
        <w:r w:rsidRPr="00FA7161">
          <w:rPr>
            <w:rFonts w:ascii="Times New Roman" w:hAnsi="Times New Roman"/>
            <w:color w:val="000000"/>
            <w:shd w:val="clear" w:color="auto" w:fill="FFFFFF"/>
          </w:rPr>
          <w:delText xml:space="preserve">Utilize unused space on our campus that can attract the community to FCA </w:delText>
        </w:r>
      </w:del>
    </w:p>
    <w:p w14:paraId="784B82C4" w14:textId="5BC4D712" w:rsidR="00AC0B40" w:rsidRPr="00FA7161" w:rsidRDefault="00AC0B40" w:rsidP="00AC0B40">
      <w:pPr>
        <w:pStyle w:val="ListParagraph"/>
        <w:numPr>
          <w:ilvl w:val="0"/>
          <w:numId w:val="1"/>
        </w:numPr>
        <w:rPr>
          <w:del w:id="190" w:author="Assistant Clerk" w:date="2026-09-25T20:02:00Z" w16du:dateUtc="2026-09-26T00:02:00Z"/>
          <w:rFonts w:ascii="Times New Roman" w:hAnsi="Times New Roman"/>
          <w:color w:val="000000"/>
          <w:shd w:val="clear" w:color="auto" w:fill="FFFFFF"/>
        </w:rPr>
      </w:pPr>
      <w:del w:id="191" w:author="Assistant Clerk" w:date="2026-09-25T20:02:00Z" w16du:dateUtc="2026-09-26T00:02:00Z">
        <w:r w:rsidRPr="00FA7161">
          <w:rPr>
            <w:rFonts w:ascii="Times New Roman" w:hAnsi="Times New Roman"/>
            <w:color w:val="000000"/>
            <w:shd w:val="clear" w:color="auto" w:fill="FFFFFF"/>
          </w:rPr>
          <w:delText>Provide our students with a beautiful, well-designed place to develop the skills needed to play the game of soccer</w:delText>
        </w:r>
      </w:del>
    </w:p>
    <w:p w14:paraId="63BE2C10" w14:textId="3D68B9DD" w:rsidR="00AC0B40" w:rsidRPr="00FA7161" w:rsidRDefault="00AC0B40" w:rsidP="00AC0B40">
      <w:pPr>
        <w:pStyle w:val="ListParagraph"/>
        <w:numPr>
          <w:ilvl w:val="0"/>
          <w:numId w:val="1"/>
        </w:numPr>
        <w:rPr>
          <w:del w:id="192" w:author="Assistant Clerk" w:date="2026-09-25T20:02:00Z" w16du:dateUtc="2026-09-26T00:02:00Z"/>
          <w:rFonts w:ascii="Times New Roman" w:hAnsi="Times New Roman"/>
          <w:color w:val="000000"/>
          <w:shd w:val="clear" w:color="auto" w:fill="FFFFFF"/>
        </w:rPr>
      </w:pPr>
      <w:del w:id="193" w:author="Assistant Clerk" w:date="2026-09-25T20:02:00Z" w16du:dateUtc="2026-09-26T00:02:00Z">
        <w:r w:rsidRPr="00FA7161">
          <w:rPr>
            <w:rFonts w:ascii="Times New Roman" w:hAnsi="Times New Roman"/>
            <w:color w:val="000000"/>
            <w:shd w:val="clear" w:color="auto" w:fill="FFFFFF"/>
          </w:rPr>
          <w:delText xml:space="preserve">Develop soccer teams that can compete at </w:delText>
        </w:r>
        <w:r w:rsidR="00C563BF" w:rsidRPr="00FA7161">
          <w:rPr>
            <w:rFonts w:ascii="Times New Roman" w:hAnsi="Times New Roman"/>
            <w:color w:val="000000"/>
            <w:shd w:val="clear" w:color="auto" w:fill="FFFFFF"/>
          </w:rPr>
          <w:delText>various</w:delText>
        </w:r>
        <w:r w:rsidRPr="00FA7161">
          <w:rPr>
            <w:rFonts w:ascii="Times New Roman" w:hAnsi="Times New Roman"/>
            <w:color w:val="000000"/>
            <w:shd w:val="clear" w:color="auto" w:fill="FFFFFF"/>
          </w:rPr>
          <w:delText xml:space="preserve"> </w:delText>
        </w:r>
        <w:r w:rsidR="005360D3" w:rsidRPr="00FA7161">
          <w:rPr>
            <w:rFonts w:ascii="Times New Roman" w:hAnsi="Times New Roman"/>
            <w:color w:val="000000"/>
            <w:shd w:val="clear" w:color="auto" w:fill="FFFFFF"/>
          </w:rPr>
          <w:delText>level</w:delText>
        </w:r>
        <w:r w:rsidR="00C563BF" w:rsidRPr="00FA7161">
          <w:rPr>
            <w:rFonts w:ascii="Times New Roman" w:hAnsi="Times New Roman"/>
            <w:color w:val="000000"/>
            <w:shd w:val="clear" w:color="auto" w:fill="FFFFFF"/>
          </w:rPr>
          <w:delText>s</w:delText>
        </w:r>
      </w:del>
    </w:p>
    <w:p w14:paraId="32B04388" w14:textId="54201C80" w:rsidR="00AC0B40" w:rsidRPr="00FA7161" w:rsidRDefault="00AC0B40" w:rsidP="006462DE">
      <w:pPr>
        <w:pStyle w:val="ListParagraph"/>
        <w:numPr>
          <w:ilvl w:val="0"/>
          <w:numId w:val="1"/>
        </w:numPr>
        <w:rPr>
          <w:del w:id="194" w:author="Assistant Clerk" w:date="2026-09-25T20:02:00Z" w16du:dateUtc="2026-09-26T00:02:00Z"/>
          <w:rFonts w:ascii="Times New Roman" w:hAnsi="Times New Roman"/>
          <w:color w:val="000000"/>
          <w:shd w:val="clear" w:color="auto" w:fill="FFFFFF"/>
        </w:rPr>
      </w:pPr>
      <w:del w:id="195" w:author="Assistant Clerk" w:date="2026-09-25T20:02:00Z" w16du:dateUtc="2026-09-26T00:02:00Z">
        <w:r w:rsidRPr="00FA7161">
          <w:rPr>
            <w:rFonts w:ascii="Times New Roman" w:hAnsi="Times New Roman"/>
            <w:color w:val="000000"/>
            <w:shd w:val="clear" w:color="auto" w:fill="FFFFFF"/>
          </w:rPr>
          <w:delText xml:space="preserve">Build long-lasting relationships with our community by hosting </w:delText>
        </w:r>
        <w:r w:rsidR="00E5092A">
          <w:rPr>
            <w:rFonts w:ascii="Times New Roman" w:hAnsi="Times New Roman"/>
            <w:color w:val="000000"/>
            <w:shd w:val="clear" w:color="auto" w:fill="FFFFFF"/>
          </w:rPr>
          <w:delText>an</w:delText>
        </w:r>
        <w:r w:rsidR="008B1C63" w:rsidRPr="00FA7161">
          <w:rPr>
            <w:rFonts w:ascii="Times New Roman" w:hAnsi="Times New Roman"/>
            <w:color w:val="000000"/>
            <w:shd w:val="clear" w:color="auto" w:fill="FFFFFF"/>
          </w:rPr>
          <w:delText xml:space="preserve"> </w:delText>
        </w:r>
        <w:r w:rsidRPr="00FA7161">
          <w:rPr>
            <w:rFonts w:ascii="Times New Roman" w:hAnsi="Times New Roman"/>
            <w:color w:val="000000"/>
            <w:shd w:val="clear" w:color="auto" w:fill="FFFFFF"/>
          </w:rPr>
          <w:delText>Upward Soccer Tournament during the summer months</w:delText>
        </w:r>
      </w:del>
    </w:p>
    <w:p w14:paraId="2FE393DD" w14:textId="1E6B3AA6" w:rsidR="00AC0B40" w:rsidRPr="00FA7161" w:rsidRDefault="00AC0B40" w:rsidP="006462DE">
      <w:pPr>
        <w:pStyle w:val="ListParagraph"/>
        <w:numPr>
          <w:ilvl w:val="0"/>
          <w:numId w:val="1"/>
        </w:numPr>
        <w:rPr>
          <w:del w:id="196" w:author="Assistant Clerk" w:date="2026-09-25T20:02:00Z" w16du:dateUtc="2026-09-26T00:02:00Z"/>
          <w:rFonts w:ascii="Times New Roman" w:hAnsi="Times New Roman"/>
          <w:color w:val="000000"/>
          <w:shd w:val="clear" w:color="auto" w:fill="FFFFFF"/>
        </w:rPr>
      </w:pPr>
      <w:del w:id="197" w:author="Assistant Clerk" w:date="2026-09-25T20:02:00Z" w16du:dateUtc="2026-09-26T00:02:00Z">
        <w:r w:rsidRPr="00FA7161">
          <w:rPr>
            <w:rFonts w:ascii="Times New Roman" w:hAnsi="Times New Roman"/>
            <w:color w:val="000000"/>
            <w:shd w:val="clear" w:color="auto" w:fill="FFFFFF"/>
          </w:rPr>
          <w:delText>Share the gospel of Jesus Christ with our community</w:delText>
        </w:r>
      </w:del>
    </w:p>
    <w:p w14:paraId="69CD1B7B" w14:textId="77777777" w:rsidR="00AC0B40" w:rsidRPr="00FA7161" w:rsidRDefault="00AC0B40" w:rsidP="00AC0B40">
      <w:pPr>
        <w:rPr>
          <w:del w:id="198" w:author="Assistant Clerk" w:date="2026-09-25T20:02:00Z" w16du:dateUtc="2026-09-26T00:02:00Z"/>
          <w:rFonts w:ascii="Times New Roman" w:hAnsi="Times New Roman"/>
          <w:color w:val="000000"/>
          <w:szCs w:val="24"/>
          <w:shd w:val="clear" w:color="auto" w:fill="FFFFFF"/>
        </w:rPr>
      </w:pPr>
    </w:p>
    <w:p w14:paraId="4D0A1E12" w14:textId="169F9AD8" w:rsidR="008612BE" w:rsidRPr="00FA7161" w:rsidRDefault="00AC0B40" w:rsidP="008B1C63">
      <w:pPr>
        <w:rPr>
          <w:del w:id="199" w:author="Assistant Clerk" w:date="2026-09-25T20:02:00Z" w16du:dateUtc="2026-09-26T00:02:00Z"/>
          <w:rFonts w:ascii="Times New Roman" w:hAnsi="Times New Roman"/>
          <w:color w:val="000000"/>
          <w:szCs w:val="24"/>
          <w:shd w:val="clear" w:color="auto" w:fill="FFFFFF"/>
        </w:rPr>
      </w:pPr>
      <w:del w:id="200" w:author="Assistant Clerk" w:date="2026-09-25T20:02:00Z" w16du:dateUtc="2026-09-26T00:02:00Z">
        <w:r w:rsidRPr="00FA7161">
          <w:rPr>
            <w:rFonts w:ascii="Times New Roman" w:hAnsi="Times New Roman"/>
            <w:color w:val="000000"/>
            <w:szCs w:val="24"/>
            <w:shd w:val="clear" w:color="auto" w:fill="FFFFFF"/>
          </w:rPr>
          <w:delText xml:space="preserve">We ask that you consider </w:delText>
        </w:r>
        <w:r w:rsidR="00251583" w:rsidRPr="00FA7161">
          <w:rPr>
            <w:rFonts w:ascii="Times New Roman" w:hAnsi="Times New Roman"/>
            <w:color w:val="000000"/>
            <w:szCs w:val="24"/>
            <w:shd w:val="clear" w:color="auto" w:fill="FFFFFF"/>
          </w:rPr>
          <w:delText>donating</w:delText>
        </w:r>
        <w:r w:rsidRPr="00FA7161">
          <w:rPr>
            <w:rFonts w:ascii="Times New Roman" w:hAnsi="Times New Roman"/>
            <w:color w:val="000000"/>
            <w:szCs w:val="24"/>
            <w:shd w:val="clear" w:color="auto" w:fill="FFFFFF"/>
          </w:rPr>
          <w:delText xml:space="preserve"> to the construction of our new soccer field. Engineers and consultants have already started the groundwork as we have raised </w:delText>
        </w:r>
        <w:r w:rsidR="00E5092A">
          <w:rPr>
            <w:rFonts w:ascii="Times New Roman" w:hAnsi="Times New Roman"/>
            <w:color w:val="000000"/>
            <w:szCs w:val="24"/>
            <w:shd w:val="clear" w:color="auto" w:fill="FFFFFF"/>
          </w:rPr>
          <w:delText>portion</w:delText>
        </w:r>
        <w:r w:rsidRPr="00FA7161">
          <w:rPr>
            <w:rFonts w:ascii="Times New Roman" w:hAnsi="Times New Roman"/>
            <w:color w:val="000000"/>
            <w:szCs w:val="24"/>
            <w:shd w:val="clear" w:color="auto" w:fill="FFFFFF"/>
          </w:rPr>
          <w:delText xml:space="preserve"> of the $50</w:delText>
        </w:r>
        <w:r w:rsidR="00251583" w:rsidRPr="00FA7161">
          <w:rPr>
            <w:rFonts w:ascii="Times New Roman" w:hAnsi="Times New Roman"/>
            <w:color w:val="000000"/>
            <w:szCs w:val="24"/>
            <w:shd w:val="clear" w:color="auto" w:fill="FFFFFF"/>
          </w:rPr>
          <w:delText>,</w:delText>
        </w:r>
        <w:r w:rsidR="00F03F39">
          <w:rPr>
            <w:rFonts w:ascii="Times New Roman" w:hAnsi="Times New Roman"/>
            <w:color w:val="000000"/>
            <w:szCs w:val="24"/>
            <w:shd w:val="clear" w:color="auto" w:fill="FFFFFF"/>
          </w:rPr>
          <w:delText>000</w:delText>
        </w:r>
        <w:r w:rsidRPr="00FA7161">
          <w:rPr>
            <w:rFonts w:ascii="Times New Roman" w:hAnsi="Times New Roman"/>
            <w:color w:val="000000"/>
            <w:szCs w:val="24"/>
            <w:shd w:val="clear" w:color="auto" w:fill="FFFFFF"/>
          </w:rPr>
          <w:delText xml:space="preserve"> needed to complete this task</w:delText>
        </w:r>
        <w:r w:rsidR="00251583" w:rsidRPr="00FA7161">
          <w:rPr>
            <w:rFonts w:ascii="Times New Roman" w:hAnsi="Times New Roman"/>
            <w:color w:val="000000"/>
            <w:szCs w:val="24"/>
            <w:shd w:val="clear" w:color="auto" w:fill="FFFFFF"/>
          </w:rPr>
          <w:delText>. Still, we</w:delText>
        </w:r>
        <w:r w:rsidRPr="00FA7161">
          <w:rPr>
            <w:rFonts w:ascii="Times New Roman" w:hAnsi="Times New Roman"/>
            <w:color w:val="000000"/>
            <w:szCs w:val="24"/>
            <w:shd w:val="clear" w:color="auto" w:fill="FFFFFF"/>
          </w:rPr>
          <w:delText xml:space="preserve"> need additional </w:delText>
        </w:r>
        <w:r w:rsidR="00E5092A">
          <w:rPr>
            <w:rFonts w:ascii="Times New Roman" w:hAnsi="Times New Roman"/>
            <w:color w:val="000000"/>
            <w:szCs w:val="24"/>
            <w:shd w:val="clear" w:color="auto" w:fill="FFFFFF"/>
          </w:rPr>
          <w:delText xml:space="preserve">financial </w:delText>
        </w:r>
        <w:r w:rsidRPr="00FA7161">
          <w:rPr>
            <w:rFonts w:ascii="Times New Roman" w:hAnsi="Times New Roman"/>
            <w:color w:val="000000"/>
            <w:szCs w:val="24"/>
            <w:shd w:val="clear" w:color="auto" w:fill="FFFFFF"/>
          </w:rPr>
          <w:delText xml:space="preserve">help to complete this </w:delText>
        </w:r>
        <w:r w:rsidR="007C44BA">
          <w:rPr>
            <w:rFonts w:ascii="Times New Roman" w:hAnsi="Times New Roman"/>
            <w:color w:val="000000"/>
            <w:szCs w:val="24"/>
            <w:shd w:val="clear" w:color="auto" w:fill="FFFFFF"/>
          </w:rPr>
          <w:delText>project</w:delText>
        </w:r>
        <w:r w:rsidRPr="00FA7161">
          <w:rPr>
            <w:rFonts w:ascii="Times New Roman" w:hAnsi="Times New Roman"/>
            <w:color w:val="000000"/>
            <w:szCs w:val="24"/>
            <w:shd w:val="clear" w:color="auto" w:fill="FFFFFF"/>
          </w:rPr>
          <w:delText xml:space="preserve">. Should you decide to </w:delText>
        </w:r>
        <w:r w:rsidR="00251583" w:rsidRPr="00FA7161">
          <w:rPr>
            <w:rFonts w:ascii="Times New Roman" w:hAnsi="Times New Roman"/>
            <w:color w:val="000000"/>
            <w:szCs w:val="24"/>
            <w:shd w:val="clear" w:color="auto" w:fill="FFFFFF"/>
          </w:rPr>
          <w:delText>donate</w:delText>
        </w:r>
        <w:r w:rsidRPr="00FA7161">
          <w:rPr>
            <w:rFonts w:ascii="Times New Roman" w:hAnsi="Times New Roman"/>
            <w:color w:val="000000"/>
            <w:szCs w:val="24"/>
            <w:shd w:val="clear" w:color="auto" w:fill="FFFFFF"/>
          </w:rPr>
          <w:delText xml:space="preserve"> to this project, please make your check payable to Faith Christian Academy. In the memo section of the check</w:delText>
        </w:r>
        <w:r w:rsidR="00251583" w:rsidRPr="00FA7161">
          <w:rPr>
            <w:rFonts w:ascii="Times New Roman" w:hAnsi="Times New Roman"/>
            <w:color w:val="000000"/>
            <w:szCs w:val="24"/>
            <w:shd w:val="clear" w:color="auto" w:fill="FFFFFF"/>
          </w:rPr>
          <w:delText>,</w:delText>
        </w:r>
        <w:r w:rsidRPr="00FA7161">
          <w:rPr>
            <w:rFonts w:ascii="Times New Roman" w:hAnsi="Times New Roman"/>
            <w:color w:val="000000"/>
            <w:szCs w:val="24"/>
            <w:shd w:val="clear" w:color="auto" w:fill="FFFFFF"/>
          </w:rPr>
          <w:delText xml:space="preserve"> please note Soccer Field Project. You can use the following Tax ID 560883616 for taxable donations.</w:delText>
        </w:r>
        <w:r w:rsidR="008B1C63" w:rsidRPr="00FA7161">
          <w:rPr>
            <w:rFonts w:ascii="Times New Roman" w:hAnsi="Times New Roman"/>
            <w:color w:val="000000"/>
            <w:szCs w:val="24"/>
            <w:shd w:val="clear" w:color="auto" w:fill="FFFFFF"/>
          </w:rPr>
          <w:delText xml:space="preserve"> </w:delText>
        </w:r>
      </w:del>
    </w:p>
    <w:p w14:paraId="13BDDAA4" w14:textId="77777777" w:rsidR="008612BE" w:rsidRPr="00FA7161" w:rsidRDefault="008612BE" w:rsidP="008B1C63">
      <w:pPr>
        <w:rPr>
          <w:del w:id="201" w:author="Assistant Clerk" w:date="2026-09-25T20:02:00Z" w16du:dateUtc="2026-09-26T00:02:00Z"/>
          <w:rFonts w:ascii="Times New Roman" w:hAnsi="Times New Roman"/>
          <w:color w:val="000000"/>
          <w:szCs w:val="24"/>
          <w:shd w:val="clear" w:color="auto" w:fill="FFFFFF"/>
        </w:rPr>
      </w:pPr>
    </w:p>
    <w:p w14:paraId="286E7645" w14:textId="58923710" w:rsidR="008B1C63" w:rsidRPr="00FA7161" w:rsidRDefault="008B1C63" w:rsidP="008B1C63">
      <w:pPr>
        <w:rPr>
          <w:del w:id="202" w:author="Assistant Clerk" w:date="2026-09-25T20:02:00Z" w16du:dateUtc="2026-09-26T00:02:00Z"/>
          <w:rFonts w:ascii="Times New Roman" w:hAnsi="Times New Roman"/>
          <w:szCs w:val="24"/>
        </w:rPr>
      </w:pPr>
      <w:del w:id="203" w:author="Assistant Clerk" w:date="2026-09-25T20:02:00Z" w16du:dateUtc="2026-09-26T00:02:00Z">
        <w:r w:rsidRPr="00FA7161">
          <w:rPr>
            <w:rFonts w:ascii="Times New Roman" w:hAnsi="Times New Roman"/>
            <w:color w:val="000000"/>
            <w:szCs w:val="24"/>
            <w:shd w:val="clear" w:color="auto" w:fill="FFFFFF"/>
          </w:rPr>
          <w:delText xml:space="preserve">If you </w:delText>
        </w:r>
        <w:r w:rsidR="008612BE" w:rsidRPr="00FA7161">
          <w:rPr>
            <w:rFonts w:ascii="Times New Roman" w:hAnsi="Times New Roman"/>
            <w:color w:val="000000"/>
            <w:szCs w:val="24"/>
            <w:shd w:val="clear" w:color="auto" w:fill="FFFFFF"/>
          </w:rPr>
          <w:delText>donate</w:delText>
        </w:r>
        <w:r w:rsidRPr="00FA7161">
          <w:rPr>
            <w:rFonts w:ascii="Times New Roman" w:hAnsi="Times New Roman"/>
            <w:color w:val="000000"/>
            <w:szCs w:val="24"/>
            <w:shd w:val="clear" w:color="auto" w:fill="FFFFFF"/>
          </w:rPr>
          <w:delText xml:space="preserve"> </w:delText>
        </w:r>
        <w:r w:rsidRPr="00FA7161">
          <w:rPr>
            <w:rFonts w:ascii="Times New Roman" w:hAnsi="Times New Roman"/>
            <w:color w:val="000000" w:themeColor="text1"/>
            <w:szCs w:val="24"/>
          </w:rPr>
          <w:delText>$2,500.00 or more,</w:delText>
        </w:r>
        <w:r w:rsidR="008612BE" w:rsidRPr="00FA7161">
          <w:rPr>
            <w:rFonts w:ascii="Times New Roman" w:hAnsi="Times New Roman"/>
            <w:color w:val="000000" w:themeColor="text1"/>
            <w:szCs w:val="24"/>
          </w:rPr>
          <w:delText xml:space="preserve"> FCA will create</w:delText>
        </w:r>
        <w:r w:rsidRPr="00FA7161">
          <w:rPr>
            <w:rFonts w:ascii="Times New Roman" w:hAnsi="Times New Roman"/>
            <w:color w:val="000000" w:themeColor="text1"/>
            <w:szCs w:val="24"/>
          </w:rPr>
          <w:delText xml:space="preserve"> a permanent sign on the soccer field fence upon the </w:delText>
        </w:r>
        <w:r w:rsidR="008612BE" w:rsidRPr="00FA7161">
          <w:rPr>
            <w:rFonts w:ascii="Times New Roman" w:hAnsi="Times New Roman"/>
            <w:color w:val="000000" w:themeColor="text1"/>
            <w:szCs w:val="24"/>
          </w:rPr>
          <w:delText>project's</w:delText>
        </w:r>
        <w:r w:rsidRPr="00FA7161">
          <w:rPr>
            <w:rFonts w:ascii="Times New Roman" w:hAnsi="Times New Roman"/>
            <w:color w:val="000000" w:themeColor="text1"/>
            <w:szCs w:val="24"/>
          </w:rPr>
          <w:delText xml:space="preserve"> completion to advertise </w:delText>
        </w:r>
        <w:r w:rsidR="008612BE" w:rsidRPr="00FA7161">
          <w:rPr>
            <w:rFonts w:ascii="Times New Roman" w:hAnsi="Times New Roman"/>
            <w:color w:val="000000" w:themeColor="text1"/>
            <w:szCs w:val="24"/>
          </w:rPr>
          <w:delText>your</w:delText>
        </w:r>
        <w:r w:rsidRPr="00FA7161">
          <w:rPr>
            <w:rFonts w:ascii="Times New Roman" w:hAnsi="Times New Roman"/>
            <w:color w:val="000000" w:themeColor="text1"/>
            <w:szCs w:val="24"/>
          </w:rPr>
          <w:delText xml:space="preserve"> company for years to com</w:delText>
        </w:r>
        <w:r w:rsidR="008612BE" w:rsidRPr="00FA7161">
          <w:rPr>
            <w:rFonts w:ascii="Times New Roman" w:hAnsi="Times New Roman"/>
            <w:color w:val="000000" w:themeColor="text1"/>
            <w:szCs w:val="24"/>
          </w:rPr>
          <w:delText>e.</w:delText>
        </w:r>
        <w:r w:rsidRPr="00FA7161">
          <w:rPr>
            <w:rFonts w:ascii="Times New Roman" w:hAnsi="Times New Roman"/>
            <w:color w:val="000000" w:themeColor="text1"/>
            <w:szCs w:val="24"/>
          </w:rPr>
          <w:delText xml:space="preserve"> </w:delText>
        </w:r>
        <w:r w:rsidR="008612BE" w:rsidRPr="00FA7161">
          <w:rPr>
            <w:rFonts w:ascii="Times New Roman" w:hAnsi="Times New Roman"/>
            <w:color w:val="000000" w:themeColor="text1"/>
            <w:szCs w:val="24"/>
          </w:rPr>
          <w:delText xml:space="preserve">We will celebrate smaller donations </w:delText>
        </w:r>
        <w:r w:rsidR="000A4506" w:rsidRPr="00FA7161">
          <w:rPr>
            <w:rFonts w:ascii="Times New Roman" w:hAnsi="Times New Roman"/>
            <w:color w:val="000000" w:themeColor="text1"/>
            <w:szCs w:val="24"/>
          </w:rPr>
          <w:delText>of $500.00 or more with a</w:delText>
        </w:r>
        <w:r w:rsidR="008612BE" w:rsidRPr="00FA7161">
          <w:rPr>
            <w:rFonts w:ascii="Times New Roman" w:hAnsi="Times New Roman"/>
            <w:color w:val="000000" w:themeColor="text1"/>
            <w:szCs w:val="24"/>
          </w:rPr>
          <w:delText xml:space="preserve"> collective sign as well.</w:delText>
        </w:r>
        <w:r w:rsidRPr="00FA7161">
          <w:rPr>
            <w:rFonts w:ascii="Times New Roman" w:hAnsi="Times New Roman"/>
            <w:color w:val="000000" w:themeColor="text1"/>
            <w:szCs w:val="24"/>
          </w:rPr>
          <w:delText xml:space="preserve"> </w:delText>
        </w:r>
        <w:r w:rsidR="00E5092A">
          <w:rPr>
            <w:rFonts w:ascii="Times New Roman" w:hAnsi="Times New Roman"/>
            <w:color w:val="000000"/>
            <w:szCs w:val="24"/>
            <w:shd w:val="clear" w:color="auto" w:fill="FFFFFF"/>
          </w:rPr>
          <w:delText>Please k</w:delText>
        </w:r>
        <w:r w:rsidR="000A4506" w:rsidRPr="00FA7161">
          <w:rPr>
            <w:rFonts w:ascii="Times New Roman" w:hAnsi="Times New Roman"/>
            <w:color w:val="000000"/>
            <w:szCs w:val="24"/>
            <w:shd w:val="clear" w:color="auto" w:fill="FFFFFF"/>
          </w:rPr>
          <w:delText xml:space="preserve">now that any amount </w:delText>
        </w:r>
        <w:r w:rsidR="00E5092A">
          <w:rPr>
            <w:rFonts w:ascii="Times New Roman" w:hAnsi="Times New Roman"/>
            <w:color w:val="000000"/>
            <w:szCs w:val="24"/>
            <w:shd w:val="clear" w:color="auto" w:fill="FFFFFF"/>
          </w:rPr>
          <w:delText xml:space="preserve">donated </w:delText>
        </w:r>
        <w:r w:rsidR="000A4506" w:rsidRPr="00FA7161">
          <w:rPr>
            <w:rFonts w:ascii="Times New Roman" w:hAnsi="Times New Roman"/>
            <w:color w:val="000000"/>
            <w:szCs w:val="24"/>
            <w:shd w:val="clear" w:color="auto" w:fill="FFFFFF"/>
          </w:rPr>
          <w:delText>will be greatly appreciated.</w:delText>
        </w:r>
      </w:del>
    </w:p>
    <w:p w14:paraId="625565C8" w14:textId="3932F05A" w:rsidR="00AC0B40" w:rsidRPr="00FA7161" w:rsidRDefault="008B1C63" w:rsidP="00AC0B40">
      <w:pPr>
        <w:rPr>
          <w:del w:id="204" w:author="Assistant Clerk" w:date="2026-09-25T20:02:00Z" w16du:dateUtc="2026-09-26T00:02:00Z"/>
          <w:rFonts w:ascii="Times New Roman" w:hAnsi="Times New Roman"/>
          <w:color w:val="000000"/>
          <w:szCs w:val="24"/>
          <w:shd w:val="clear" w:color="auto" w:fill="FFFFFF"/>
        </w:rPr>
      </w:pPr>
      <w:del w:id="205" w:author="Assistant Clerk" w:date="2026-09-25T20:02:00Z" w16du:dateUtc="2026-09-26T00:02:00Z">
        <w:r w:rsidRPr="00FA7161">
          <w:rPr>
            <w:rFonts w:ascii="Times New Roman" w:hAnsi="Times New Roman"/>
            <w:color w:val="000000"/>
            <w:szCs w:val="24"/>
            <w:shd w:val="clear" w:color="auto" w:fill="FFFFFF"/>
          </w:rPr>
          <w:delText xml:space="preserve"> </w:delText>
        </w:r>
      </w:del>
    </w:p>
    <w:p w14:paraId="12AB24BC" w14:textId="0B71BC5D" w:rsidR="00AC0B40" w:rsidRPr="00FA7161" w:rsidRDefault="00AC0B40" w:rsidP="00AC0B40">
      <w:pPr>
        <w:rPr>
          <w:del w:id="206" w:author="Assistant Clerk" w:date="2026-09-25T20:02:00Z" w16du:dateUtc="2026-09-26T00:02:00Z"/>
          <w:rFonts w:ascii="Times New Roman" w:hAnsi="Times New Roman"/>
          <w:szCs w:val="24"/>
        </w:rPr>
      </w:pPr>
      <w:del w:id="207" w:author="Assistant Clerk" w:date="2026-09-25T20:02:00Z" w16du:dateUtc="2026-09-26T00:02:00Z">
        <w:r w:rsidRPr="00FA7161">
          <w:rPr>
            <w:rFonts w:ascii="Times New Roman" w:hAnsi="Times New Roman"/>
            <w:color w:val="000000"/>
            <w:szCs w:val="24"/>
            <w:shd w:val="clear" w:color="auto" w:fill="FFFFFF"/>
          </w:rPr>
          <w:delText>Thank you for your continued support as we seek to encourage young people to achieve their individual best for the Kingdom of Jesus Christ.</w:delText>
        </w:r>
      </w:del>
    </w:p>
    <w:p w14:paraId="649540FD" w14:textId="255400DF" w:rsidR="00AC0B40" w:rsidRPr="00FA7161" w:rsidRDefault="00AC0B40" w:rsidP="00AC0B40">
      <w:pPr>
        <w:rPr>
          <w:del w:id="208" w:author="Assistant Clerk" w:date="2026-09-25T20:02:00Z" w16du:dateUtc="2026-09-26T00:02:00Z"/>
          <w:rFonts w:ascii="Times New Roman" w:hAnsi="Times New Roman"/>
          <w:szCs w:val="24"/>
        </w:rPr>
      </w:pPr>
    </w:p>
    <w:p w14:paraId="034D0CC3" w14:textId="77777777" w:rsidR="007F6801" w:rsidRPr="00FA7161" w:rsidRDefault="00AC0B40" w:rsidP="00AC0B40">
      <w:pPr>
        <w:rPr>
          <w:del w:id="209" w:author="Assistant Clerk" w:date="2026-09-25T20:02:00Z" w16du:dateUtc="2026-09-26T00:02:00Z"/>
          <w:rFonts w:ascii="Times New Roman" w:hAnsi="Times New Roman"/>
          <w:szCs w:val="24"/>
        </w:rPr>
      </w:pPr>
      <w:del w:id="210" w:author="Assistant Clerk" w:date="2026-09-25T20:02:00Z" w16du:dateUtc="2026-09-26T00:02:00Z">
        <w:r w:rsidRPr="00FA7161">
          <w:rPr>
            <w:rFonts w:ascii="Times New Roman" w:hAnsi="Times New Roman"/>
            <w:szCs w:val="24"/>
          </w:rPr>
          <w:delText>Educating for Eternity,</w:delText>
        </w:r>
      </w:del>
    </w:p>
    <w:p w14:paraId="1F1DC3F5" w14:textId="77777777" w:rsidR="007F6801" w:rsidRPr="00FA7161" w:rsidRDefault="007F6801" w:rsidP="00AC0B40">
      <w:pPr>
        <w:rPr>
          <w:del w:id="211" w:author="Assistant Clerk" w:date="2026-09-25T20:02:00Z" w16du:dateUtc="2026-09-26T00:02:00Z"/>
          <w:rFonts w:ascii="Times New Roman" w:hAnsi="Times New Roman"/>
          <w:szCs w:val="24"/>
        </w:rPr>
      </w:pPr>
    </w:p>
    <w:p w14:paraId="4C0643BF" w14:textId="77777777" w:rsidR="008612BE" w:rsidRPr="00FA7161" w:rsidRDefault="008612BE" w:rsidP="00AC0B40">
      <w:pPr>
        <w:rPr>
          <w:del w:id="212" w:author="Assistant Clerk" w:date="2026-09-25T20:02:00Z" w16du:dateUtc="2026-09-26T00:02:00Z"/>
          <w:rFonts w:ascii="Times New Roman" w:hAnsi="Times New Roman"/>
          <w:szCs w:val="24"/>
        </w:rPr>
      </w:pPr>
    </w:p>
    <w:p w14:paraId="0DFB47C6" w14:textId="74B482AE" w:rsidR="00AC0B40" w:rsidRPr="005C53F2" w:rsidRDefault="00AC0B40" w:rsidP="00CF4839">
      <w:pPr>
        <w:tabs>
          <w:tab w:val="left" w:pos="1276"/>
        </w:tabs>
        <w:rPr>
          <w:rPrChange w:id="213" w:author="Assistant Clerk" w:date="2026-09-25T20:02:00Z" w16du:dateUtc="2026-09-26T00:02:00Z">
            <w:rPr>
              <w:rFonts w:ascii="Times New Roman" w:eastAsia="Times New Roman" w:hAnsi="Times New Roman" w:cs="Times New Roman"/>
              <w:sz w:val="24"/>
              <w:szCs w:val="24"/>
            </w:rPr>
          </w:rPrChange>
        </w:rPr>
        <w:pPrChange w:id="214" w:author="Assistant Clerk" w:date="2026-09-25T20:02:00Z" w16du:dateUtc="2026-09-26T00:02:00Z">
          <w:pPr/>
        </w:pPrChange>
      </w:pPr>
      <w:del w:id="215" w:author="Assistant Clerk" w:date="2026-09-25T20:02:00Z" w16du:dateUtc="2026-09-26T00:02:00Z">
        <w:r w:rsidRPr="00FA7161">
          <w:rPr>
            <w:rFonts w:ascii="Times New Roman" w:hAnsi="Times New Roman"/>
            <w:szCs w:val="24"/>
          </w:rPr>
          <w:delText>Dr. Kally Roberts</w:delText>
        </w:r>
      </w:del>
    </w:p>
    <w:sectPr w:rsidR="00AC0B40" w:rsidRPr="005C53F2" w:rsidSect="00DB1E7E">
      <w:headerReference w:type="default" r:id="rId11"/>
      <w:footerReference w:type="default" r:id="rId12"/>
      <w:headerReference w:type="first" r:id="rId13"/>
      <w:footerReference w:type="first" r:id="rId14"/>
      <w:type w:val="continuous"/>
      <w:pgSz w:w="11909" w:h="16834" w:code="9"/>
      <w:pgMar w:top="851" w:right="851" w:bottom="567" w:left="1134" w:header="284" w:footer="113" w:gutter="0"/>
      <w:pgNumType w:start="1"/>
      <w:cols w:space="720"/>
      <w:titlePg/>
      <w:docGrid w:linePitch="0"/>
      <w:sectPrChange w:id="249" w:author="Assistant Clerk" w:date="2026-09-25T20:02:00Z" w16du:dateUtc="2026-09-26T00:02:00Z">
        <w:sectPr w:rsidR="00AC0B40" w:rsidRPr="005C53F2" w:rsidSect="00DB1E7E">
          <w:type w:val="nextPage"/>
          <w:pgSz w:w="12240" w:h="15840" w:code="0"/>
          <w:pgMar w:top="720" w:right="720" w:bottom="720" w:left="720" w:header="720" w:footer="720" w:gutter="0"/>
          <w:pgNumType w:start="0"/>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E9C5D0" w14:textId="77777777" w:rsidR="0014699D" w:rsidRDefault="0014699D" w:rsidP="00EF2255">
      <w:r>
        <w:separator/>
      </w:r>
    </w:p>
  </w:endnote>
  <w:endnote w:type="continuationSeparator" w:id="0">
    <w:p w14:paraId="3042FF3D" w14:textId="77777777" w:rsidR="0014699D" w:rsidRDefault="0014699D" w:rsidP="00EF2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BBC01" w14:textId="27AD31B3" w:rsidR="00E03A6C" w:rsidRPr="00DB1E7E" w:rsidRDefault="00E03A6C" w:rsidP="00DB1E7E">
    <w:pPr>
      <w:pStyle w:val="Footer"/>
      <w:pBdr>
        <w:top w:val="thinThickSmallGap" w:sz="24" w:space="1" w:color="622423"/>
      </w:pBdr>
      <w:tabs>
        <w:tab w:val="clear" w:pos="4153"/>
        <w:tab w:val="clear" w:pos="8306"/>
        <w:tab w:val="right" w:pos="9924"/>
      </w:tabs>
      <w:rPr>
        <w:ins w:id="217" w:author="Assistant Clerk" w:date="2026-09-25T20:02:00Z" w16du:dateUtc="2026-09-26T00:02:00Z"/>
        <w:rFonts w:cs="Arial"/>
        <w:sz w:val="16"/>
        <w:szCs w:val="16"/>
      </w:rPr>
    </w:pPr>
    <w:ins w:id="218" w:author="Assistant Clerk" w:date="2026-09-25T20:02:00Z" w16du:dateUtc="2026-09-26T00:02:00Z">
      <w:r w:rsidRPr="00DB1E7E">
        <w:rPr>
          <w:rFonts w:cs="Arial"/>
          <w:sz w:val="16"/>
          <w:szCs w:val="16"/>
        </w:rPr>
        <w:tab/>
        <w:t xml:space="preserve">Page </w:t>
      </w:r>
      <w:r w:rsidRPr="00DB1E7E">
        <w:rPr>
          <w:rFonts w:cs="Arial"/>
          <w:sz w:val="16"/>
          <w:szCs w:val="16"/>
        </w:rPr>
        <w:fldChar w:fldCharType="begin"/>
      </w:r>
      <w:r w:rsidRPr="00DB1E7E">
        <w:rPr>
          <w:rFonts w:cs="Arial"/>
          <w:sz w:val="16"/>
          <w:szCs w:val="16"/>
        </w:rPr>
        <w:instrText xml:space="preserve"> PAGE   \* MERGEFORMAT </w:instrText>
      </w:r>
      <w:r w:rsidRPr="00DB1E7E">
        <w:rPr>
          <w:rFonts w:cs="Arial"/>
          <w:sz w:val="16"/>
          <w:szCs w:val="16"/>
        </w:rPr>
        <w:fldChar w:fldCharType="separate"/>
      </w:r>
      <w:r w:rsidR="00054C38">
        <w:rPr>
          <w:rFonts w:cs="Arial"/>
          <w:noProof/>
          <w:sz w:val="16"/>
          <w:szCs w:val="16"/>
        </w:rPr>
        <w:t>2</w:t>
      </w:r>
      <w:r w:rsidRPr="00DB1E7E">
        <w:rPr>
          <w:rFonts w:cs="Arial"/>
          <w:sz w:val="16"/>
          <w:szCs w:val="16"/>
        </w:rPr>
        <w:fldChar w:fldCharType="end"/>
      </w:r>
    </w:ins>
  </w:p>
  <w:p w14:paraId="7BAAE554" w14:textId="77777777" w:rsidR="00EF2255" w:rsidRDefault="00EF22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6B214" w14:textId="5DCB2A14" w:rsidR="00E03A6C" w:rsidRPr="00DB1E7E" w:rsidRDefault="00E03A6C" w:rsidP="00DB1E7E">
    <w:pPr>
      <w:pStyle w:val="Footer"/>
      <w:pBdr>
        <w:top w:val="thinThickSmallGap" w:sz="24" w:space="1" w:color="622423"/>
      </w:pBdr>
      <w:tabs>
        <w:tab w:val="clear" w:pos="4153"/>
        <w:tab w:val="clear" w:pos="8306"/>
        <w:tab w:val="right" w:pos="9924"/>
      </w:tabs>
      <w:rPr>
        <w:ins w:id="247" w:author="Assistant Clerk" w:date="2026-09-25T20:02:00Z" w16du:dateUtc="2026-09-26T00:02:00Z"/>
        <w:rFonts w:cs="Arial"/>
        <w:sz w:val="16"/>
        <w:szCs w:val="16"/>
      </w:rPr>
    </w:pPr>
    <w:ins w:id="248" w:author="Assistant Clerk" w:date="2026-09-25T20:02:00Z" w16du:dateUtc="2026-09-26T00:02:00Z">
      <w:r w:rsidRPr="00DB1E7E">
        <w:rPr>
          <w:rFonts w:cs="Arial"/>
          <w:sz w:val="16"/>
          <w:szCs w:val="16"/>
        </w:rPr>
        <w:tab/>
        <w:t xml:space="preserve">Page </w:t>
      </w:r>
      <w:r w:rsidRPr="00DB1E7E">
        <w:rPr>
          <w:rFonts w:cs="Arial"/>
          <w:sz w:val="16"/>
          <w:szCs w:val="16"/>
        </w:rPr>
        <w:fldChar w:fldCharType="begin"/>
      </w:r>
      <w:r w:rsidRPr="00DB1E7E">
        <w:rPr>
          <w:rFonts w:cs="Arial"/>
          <w:sz w:val="16"/>
          <w:szCs w:val="16"/>
        </w:rPr>
        <w:instrText xml:space="preserve"> PAGE   \* MERGEFORMAT </w:instrText>
      </w:r>
      <w:r w:rsidRPr="00DB1E7E">
        <w:rPr>
          <w:rFonts w:cs="Arial"/>
          <w:sz w:val="16"/>
          <w:szCs w:val="16"/>
        </w:rPr>
        <w:fldChar w:fldCharType="separate"/>
      </w:r>
      <w:r w:rsidR="00054C38">
        <w:rPr>
          <w:rFonts w:cs="Arial"/>
          <w:noProof/>
          <w:sz w:val="16"/>
          <w:szCs w:val="16"/>
        </w:rPr>
        <w:t>1</w:t>
      </w:r>
      <w:r w:rsidRPr="00DB1E7E">
        <w:rPr>
          <w:rFonts w:cs="Arial"/>
          <w:sz w:val="16"/>
          <w:szCs w:val="16"/>
        </w:rPr>
        <w:fldChar w:fldCharType="end"/>
      </w:r>
    </w:ins>
  </w:p>
  <w:p w14:paraId="605BEFED" w14:textId="77777777" w:rsidR="00EF2255" w:rsidRDefault="00EF2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04F414" w14:textId="77777777" w:rsidR="0014699D" w:rsidRDefault="0014699D" w:rsidP="00EF2255">
      <w:r>
        <w:separator/>
      </w:r>
    </w:p>
  </w:footnote>
  <w:footnote w:type="continuationSeparator" w:id="0">
    <w:p w14:paraId="7AE62D7A" w14:textId="77777777" w:rsidR="0014699D" w:rsidRDefault="0014699D" w:rsidP="00EF2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1FDE6" w14:textId="77777777" w:rsidR="00EF2255" w:rsidRDefault="00EF2255">
    <w:pPr>
      <w:pStyle w:val="Header"/>
      <w:tabs>
        <w:tab w:val="clear" w:pos="4153"/>
        <w:tab w:val="left" w:pos="5103"/>
      </w:tabs>
      <w:spacing w:line="360" w:lineRule="auto"/>
      <w:pPrChange w:id="216" w:author="Assistant Clerk" w:date="2026-09-25T20:02:00Z" w16du:dateUtc="2026-09-26T00:02: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D4FFEA" w14:textId="77777777" w:rsidR="00E03A6C" w:rsidRDefault="00E03A6C">
    <w:pPr>
      <w:rPr>
        <w:ins w:id="219" w:author="Assistant Clerk" w:date="2026-09-25T20:02:00Z" w16du:dateUtc="2026-09-26T00:02:00Z"/>
      </w:rPr>
    </w:pPr>
  </w:p>
  <w:tbl>
    <w:tblPr>
      <w:tblW w:w="0" w:type="auto"/>
      <w:tblLook w:val="01E0" w:firstRow="1" w:lastRow="1" w:firstColumn="1" w:lastColumn="1" w:noHBand="0" w:noVBand="0"/>
    </w:tblPr>
    <w:tblGrid>
      <w:gridCol w:w="2518"/>
      <w:gridCol w:w="7371"/>
    </w:tblGrid>
    <w:tr w:rsidR="00E03A6C" w:rsidRPr="004A5670" w14:paraId="129860B6" w14:textId="77777777" w:rsidTr="004A5670">
      <w:trPr>
        <w:trHeight w:val="2701"/>
        <w:ins w:id="220" w:author="Assistant Clerk" w:date="2026-09-25T20:02:00Z" w16du:dateUtc="2026-09-26T00:02:00Z"/>
      </w:trPr>
      <w:tc>
        <w:tcPr>
          <w:tcW w:w="2518" w:type="dxa"/>
        </w:tcPr>
        <w:p w14:paraId="656A9E41" w14:textId="0F071A61" w:rsidR="00E03A6C" w:rsidRPr="004A5670" w:rsidRDefault="003F0A13" w:rsidP="002A7E7F">
          <w:pPr>
            <w:pStyle w:val="Footer"/>
            <w:rPr>
              <w:ins w:id="221" w:author="Assistant Clerk" w:date="2026-09-25T20:02:00Z" w16du:dateUtc="2026-09-26T00:02:00Z"/>
              <w:szCs w:val="24"/>
            </w:rPr>
          </w:pPr>
          <w:ins w:id="222" w:author="Assistant Clerk" w:date="2026-09-25T20:02:00Z" w16du:dateUtc="2026-09-26T00:02:00Z">
            <w:r w:rsidRPr="004A5670">
              <w:rPr>
                <w:i/>
                <w:iCs/>
                <w:noProof/>
              </w:rPr>
              <w:drawing>
                <wp:inline distT="0" distB="0" distL="0" distR="0" wp14:anchorId="44A27F63" wp14:editId="68188083">
                  <wp:extent cx="1325880" cy="1668780"/>
                  <wp:effectExtent l="0" t="0" r="7620" b="7620"/>
                  <wp:docPr id="3" name="Picture 3" descr="Market Drayt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ket Drayt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1668780"/>
                          </a:xfrm>
                          <a:prstGeom prst="rect">
                            <a:avLst/>
                          </a:prstGeom>
                          <a:noFill/>
                          <a:ln>
                            <a:noFill/>
                          </a:ln>
                        </pic:spPr>
                      </pic:pic>
                    </a:graphicData>
                  </a:graphic>
                </wp:inline>
              </w:drawing>
            </w:r>
          </w:ins>
        </w:p>
      </w:tc>
      <w:tc>
        <w:tcPr>
          <w:tcW w:w="7371" w:type="dxa"/>
        </w:tcPr>
        <w:p w14:paraId="46461355" w14:textId="77777777" w:rsidR="00E03A6C" w:rsidRPr="004A5670" w:rsidRDefault="00E03A6C" w:rsidP="004A5670">
          <w:pPr>
            <w:pStyle w:val="Footer"/>
            <w:jc w:val="center"/>
            <w:rPr>
              <w:ins w:id="223" w:author="Assistant Clerk" w:date="2026-09-25T20:02:00Z" w16du:dateUtc="2026-09-26T00:02:00Z"/>
              <w:b/>
              <w:sz w:val="16"/>
              <w:szCs w:val="16"/>
            </w:rPr>
          </w:pPr>
        </w:p>
        <w:p w14:paraId="0960770E" w14:textId="77777777" w:rsidR="00E03A6C" w:rsidRPr="004A5670" w:rsidRDefault="00E03A6C" w:rsidP="004A5670">
          <w:pPr>
            <w:pStyle w:val="Footer"/>
            <w:jc w:val="center"/>
            <w:rPr>
              <w:ins w:id="224" w:author="Assistant Clerk" w:date="2026-09-25T20:02:00Z" w16du:dateUtc="2026-09-26T00:02:00Z"/>
              <w:b/>
              <w:color w:val="008000"/>
              <w:sz w:val="40"/>
              <w:szCs w:val="40"/>
            </w:rPr>
          </w:pPr>
          <w:ins w:id="225" w:author="Assistant Clerk" w:date="2026-09-25T20:02:00Z" w16du:dateUtc="2026-09-26T00:02:00Z">
            <w:r w:rsidRPr="004A5670">
              <w:rPr>
                <w:b/>
                <w:color w:val="008000"/>
                <w:sz w:val="40"/>
                <w:szCs w:val="40"/>
              </w:rPr>
              <w:t>MARKET DRAYTON TOWN COUNCIL</w:t>
            </w:r>
          </w:ins>
        </w:p>
        <w:p w14:paraId="54C3F906" w14:textId="77777777" w:rsidR="00E03A6C" w:rsidRPr="004A5670" w:rsidRDefault="00E03A6C" w:rsidP="004A5670">
          <w:pPr>
            <w:pStyle w:val="Footer"/>
            <w:jc w:val="center"/>
            <w:rPr>
              <w:ins w:id="226" w:author="Assistant Clerk" w:date="2026-09-25T20:02:00Z" w16du:dateUtc="2026-09-26T00:02:00Z"/>
              <w:color w:val="008000"/>
              <w:sz w:val="20"/>
            </w:rPr>
          </w:pPr>
          <w:ins w:id="227" w:author="Assistant Clerk" w:date="2026-09-25T20:02:00Z" w16du:dateUtc="2026-09-26T00:02:00Z">
            <w:r w:rsidRPr="004A5670">
              <w:rPr>
                <w:color w:val="008000"/>
                <w:sz w:val="20"/>
              </w:rPr>
              <w:t>The Council Office, 18 Frogmore Road, Market Drayton, Shropshire. TF9 3AX</w:t>
            </w:r>
          </w:ins>
        </w:p>
        <w:p w14:paraId="7D354A12" w14:textId="77777777" w:rsidR="00E03A6C" w:rsidRPr="004A5670" w:rsidRDefault="00E03A6C" w:rsidP="004A5670">
          <w:pPr>
            <w:pStyle w:val="Footer"/>
            <w:jc w:val="center"/>
            <w:rPr>
              <w:ins w:id="228" w:author="Assistant Clerk" w:date="2026-09-25T20:02:00Z" w16du:dateUtc="2026-09-26T00:02:00Z"/>
              <w:sz w:val="20"/>
            </w:rPr>
          </w:pPr>
          <w:ins w:id="229" w:author="Assistant Clerk" w:date="2026-09-25T20:02:00Z" w16du:dateUtc="2026-09-26T00:02:00Z">
            <w:r w:rsidRPr="004A5670">
              <w:rPr>
                <w:sz w:val="20"/>
              </w:rPr>
              <w:t xml:space="preserve"> </w:t>
            </w:r>
          </w:ins>
        </w:p>
        <w:p w14:paraId="00678E27" w14:textId="77777777" w:rsidR="00E03A6C" w:rsidRPr="004A5670" w:rsidRDefault="00E03A6C" w:rsidP="004A5670">
          <w:pPr>
            <w:pStyle w:val="Footer"/>
            <w:pBdr>
              <w:top w:val="single" w:sz="6" w:space="1" w:color="auto"/>
              <w:bottom w:val="single" w:sz="6" w:space="1" w:color="auto"/>
            </w:pBdr>
            <w:jc w:val="center"/>
            <w:rPr>
              <w:ins w:id="230" w:author="Assistant Clerk" w:date="2026-09-25T20:02:00Z" w16du:dateUtc="2026-09-26T00:02:00Z"/>
              <w:sz w:val="2"/>
              <w:szCs w:val="2"/>
            </w:rPr>
          </w:pPr>
        </w:p>
        <w:p w14:paraId="1FC51A27" w14:textId="77777777" w:rsidR="00E03A6C" w:rsidRPr="004A5670" w:rsidRDefault="00E03A6C" w:rsidP="004A5670">
          <w:pPr>
            <w:pStyle w:val="Footer"/>
            <w:tabs>
              <w:tab w:val="left" w:pos="605"/>
              <w:tab w:val="left" w:pos="2015"/>
            </w:tabs>
            <w:rPr>
              <w:ins w:id="231" w:author="Assistant Clerk" w:date="2026-09-25T20:02:00Z" w16du:dateUtc="2026-09-26T00:02:00Z"/>
              <w:sz w:val="8"/>
              <w:szCs w:val="8"/>
            </w:rPr>
          </w:pPr>
          <w:ins w:id="232" w:author="Assistant Clerk" w:date="2026-09-25T20:02:00Z" w16du:dateUtc="2026-09-26T00:02:00Z">
            <w:r w:rsidRPr="004A5670">
              <w:rPr>
                <w:sz w:val="20"/>
              </w:rPr>
              <w:tab/>
            </w:r>
          </w:ins>
        </w:p>
        <w:p w14:paraId="6789158C" w14:textId="77777777" w:rsidR="00E03A6C" w:rsidRPr="004A5670" w:rsidRDefault="00E03A6C" w:rsidP="004A5670">
          <w:pPr>
            <w:pStyle w:val="Footer"/>
            <w:tabs>
              <w:tab w:val="left" w:pos="605"/>
              <w:tab w:val="left" w:pos="1442"/>
              <w:tab w:val="left" w:pos="2015"/>
            </w:tabs>
            <w:rPr>
              <w:ins w:id="233" w:author="Assistant Clerk" w:date="2026-09-25T20:02:00Z" w16du:dateUtc="2026-09-26T00:02:00Z"/>
              <w:sz w:val="20"/>
            </w:rPr>
          </w:pPr>
          <w:ins w:id="234" w:author="Assistant Clerk" w:date="2026-09-25T20:02:00Z" w16du:dateUtc="2026-09-26T00:02:00Z">
            <w:r w:rsidRPr="004A5670">
              <w:rPr>
                <w:sz w:val="20"/>
              </w:rPr>
              <w:t>Telephone:</w:t>
            </w:r>
            <w:r w:rsidRPr="004A5670">
              <w:rPr>
                <w:sz w:val="20"/>
              </w:rPr>
              <w:tab/>
              <w:t>(01630) 653364</w:t>
            </w:r>
          </w:ins>
        </w:p>
        <w:p w14:paraId="110C79BF" w14:textId="77777777" w:rsidR="00E03A6C" w:rsidRPr="004A5670" w:rsidRDefault="00E03A6C" w:rsidP="004A5670">
          <w:pPr>
            <w:pStyle w:val="Footer"/>
            <w:tabs>
              <w:tab w:val="left" w:pos="605"/>
              <w:tab w:val="left" w:pos="2015"/>
            </w:tabs>
            <w:rPr>
              <w:ins w:id="235" w:author="Assistant Clerk" w:date="2026-09-25T20:02:00Z" w16du:dateUtc="2026-09-26T00:02:00Z"/>
              <w:sz w:val="8"/>
              <w:szCs w:val="8"/>
            </w:rPr>
          </w:pPr>
        </w:p>
        <w:p w14:paraId="26A75EB8" w14:textId="4B06ACFE" w:rsidR="00E03A6C" w:rsidRPr="004A5670" w:rsidRDefault="00E03A6C" w:rsidP="004A5670">
          <w:pPr>
            <w:pStyle w:val="Footer"/>
            <w:tabs>
              <w:tab w:val="left" w:pos="605"/>
              <w:tab w:val="left" w:pos="1442"/>
              <w:tab w:val="left" w:pos="2015"/>
              <w:tab w:val="left" w:pos="5279"/>
            </w:tabs>
            <w:rPr>
              <w:ins w:id="236" w:author="Assistant Clerk" w:date="2026-09-25T20:02:00Z" w16du:dateUtc="2026-09-26T00:02:00Z"/>
              <w:b/>
              <w:szCs w:val="24"/>
            </w:rPr>
          </w:pPr>
          <w:ins w:id="237" w:author="Assistant Clerk" w:date="2026-09-25T20:02:00Z" w16du:dateUtc="2026-09-26T00:02:00Z">
            <w:r w:rsidRPr="004A5670">
              <w:rPr>
                <w:sz w:val="20"/>
              </w:rPr>
              <w:t>Fax:</w:t>
            </w:r>
            <w:r w:rsidRPr="004A5670">
              <w:rPr>
                <w:sz w:val="20"/>
              </w:rPr>
              <w:tab/>
            </w:r>
            <w:r w:rsidRPr="004A5670">
              <w:rPr>
                <w:sz w:val="20"/>
              </w:rPr>
              <w:tab/>
              <w:t>(01630) 656702</w:t>
            </w:r>
            <w:r w:rsidRPr="004A5670">
              <w:rPr>
                <w:sz w:val="20"/>
              </w:rPr>
              <w:tab/>
              <w:t xml:space="preserve">                              </w:t>
            </w:r>
            <w:r w:rsidR="00F62336">
              <w:rPr>
                <w:sz w:val="20"/>
              </w:rPr>
              <w:t xml:space="preserve">           </w:t>
            </w:r>
            <w:r w:rsidR="004A34F6">
              <w:rPr>
                <w:sz w:val="20"/>
              </w:rPr>
              <w:t xml:space="preserve"> </w:t>
            </w:r>
            <w:r w:rsidR="004A34F6">
              <w:rPr>
                <w:b/>
                <w:szCs w:val="24"/>
              </w:rPr>
              <w:t>Julie Jones</w:t>
            </w:r>
            <w:r w:rsidR="00F62336">
              <w:rPr>
                <w:b/>
                <w:szCs w:val="24"/>
              </w:rPr>
              <w:t xml:space="preserve"> </w:t>
            </w:r>
            <w:r w:rsidR="00F62336" w:rsidRPr="00F62336">
              <w:rPr>
                <w:sz w:val="20"/>
              </w:rPr>
              <w:t>CiLCA</w:t>
            </w:r>
          </w:ins>
        </w:p>
        <w:p w14:paraId="7DE97382" w14:textId="77777777" w:rsidR="00E03A6C" w:rsidRPr="004A5670" w:rsidRDefault="00E03A6C" w:rsidP="004A5670">
          <w:pPr>
            <w:pStyle w:val="Footer"/>
            <w:tabs>
              <w:tab w:val="left" w:pos="605"/>
              <w:tab w:val="left" w:pos="2015"/>
              <w:tab w:val="left" w:pos="5715"/>
            </w:tabs>
            <w:rPr>
              <w:ins w:id="238" w:author="Assistant Clerk" w:date="2026-09-25T20:02:00Z" w16du:dateUtc="2026-09-26T00:02:00Z"/>
              <w:sz w:val="8"/>
              <w:szCs w:val="8"/>
            </w:rPr>
          </w:pPr>
          <w:ins w:id="239" w:author="Assistant Clerk" w:date="2026-09-25T20:02:00Z" w16du:dateUtc="2026-09-26T00:02:00Z">
            <w:r w:rsidRPr="004A5670">
              <w:rPr>
                <w:sz w:val="8"/>
                <w:szCs w:val="8"/>
              </w:rPr>
              <w:tab/>
            </w:r>
            <w:r w:rsidRPr="004A5670">
              <w:rPr>
                <w:sz w:val="8"/>
                <w:szCs w:val="8"/>
              </w:rPr>
              <w:tab/>
            </w:r>
            <w:r w:rsidRPr="004A5670">
              <w:rPr>
                <w:sz w:val="8"/>
                <w:szCs w:val="8"/>
              </w:rPr>
              <w:tab/>
            </w:r>
            <w:r w:rsidRPr="004A5670">
              <w:rPr>
                <w:sz w:val="8"/>
                <w:szCs w:val="8"/>
              </w:rPr>
              <w:tab/>
            </w:r>
          </w:ins>
        </w:p>
        <w:p w14:paraId="00014B0D" w14:textId="4A5AFA5F" w:rsidR="00E03A6C" w:rsidRPr="004A5670" w:rsidRDefault="00E03A6C" w:rsidP="004A5670">
          <w:pPr>
            <w:pStyle w:val="Footer"/>
            <w:tabs>
              <w:tab w:val="left" w:pos="605"/>
              <w:tab w:val="left" w:pos="1442"/>
              <w:tab w:val="left" w:pos="2015"/>
              <w:tab w:val="left" w:pos="5725"/>
            </w:tabs>
            <w:rPr>
              <w:ins w:id="240" w:author="Assistant Clerk" w:date="2026-09-25T20:02:00Z" w16du:dateUtc="2026-09-26T00:02:00Z"/>
              <w:sz w:val="20"/>
            </w:rPr>
          </w:pPr>
          <w:ins w:id="241" w:author="Assistant Clerk" w:date="2026-09-25T20:02:00Z" w16du:dateUtc="2026-09-26T00:02:00Z">
            <w:r w:rsidRPr="004A5670">
              <w:rPr>
                <w:sz w:val="20"/>
              </w:rPr>
              <w:t>e-mail:</w:t>
            </w:r>
            <w:r w:rsidRPr="004A5670">
              <w:rPr>
                <w:sz w:val="20"/>
              </w:rPr>
              <w:tab/>
            </w:r>
            <w:r w:rsidRPr="004A5670">
              <w:rPr>
                <w:sz w:val="20"/>
              </w:rPr>
              <w:tab/>
            </w:r>
            <w:r>
              <w:fldChar w:fldCharType="begin"/>
            </w:r>
            <w:r>
              <w:instrText>HYPERLINK "mailto:townclerk@marketdrayton.gov.uk"</w:instrText>
            </w:r>
            <w:r>
              <w:fldChar w:fldCharType="separate"/>
            </w:r>
            <w:r w:rsidRPr="004A5670">
              <w:rPr>
                <w:rStyle w:val="Hyperlink"/>
                <w:sz w:val="20"/>
              </w:rPr>
              <w:t>townclerk@marketdrayton.gov.uk</w:t>
            </w:r>
            <w:r>
              <w:fldChar w:fldCharType="end"/>
            </w:r>
            <w:r w:rsidR="00F62336">
              <w:rPr>
                <w:sz w:val="20"/>
              </w:rPr>
              <w:t xml:space="preserve">              </w:t>
            </w:r>
            <w:r w:rsidRPr="00F62336">
              <w:rPr>
                <w:szCs w:val="24"/>
              </w:rPr>
              <w:t>Town Clerk</w:t>
            </w:r>
          </w:ins>
        </w:p>
        <w:p w14:paraId="4CA8D8E9" w14:textId="77777777" w:rsidR="00E03A6C" w:rsidRPr="004A5670" w:rsidRDefault="00E03A6C" w:rsidP="004A5670">
          <w:pPr>
            <w:pStyle w:val="Footer"/>
            <w:tabs>
              <w:tab w:val="left" w:pos="605"/>
              <w:tab w:val="left" w:pos="2015"/>
              <w:tab w:val="left" w:pos="5725"/>
            </w:tabs>
            <w:rPr>
              <w:ins w:id="242" w:author="Assistant Clerk" w:date="2026-09-25T20:02:00Z" w16du:dateUtc="2026-09-26T00:02:00Z"/>
              <w:sz w:val="8"/>
              <w:szCs w:val="8"/>
            </w:rPr>
          </w:pPr>
        </w:p>
        <w:p w14:paraId="04963C6A" w14:textId="77777777" w:rsidR="00E03A6C" w:rsidRPr="004A5670" w:rsidRDefault="00E03A6C" w:rsidP="004A5670">
          <w:pPr>
            <w:pStyle w:val="Footer"/>
            <w:tabs>
              <w:tab w:val="left" w:pos="605"/>
              <w:tab w:val="left" w:pos="1432"/>
              <w:tab w:val="left" w:pos="2015"/>
              <w:tab w:val="left" w:pos="5725"/>
            </w:tabs>
            <w:rPr>
              <w:ins w:id="243" w:author="Assistant Clerk" w:date="2026-09-25T20:02:00Z" w16du:dateUtc="2026-09-26T00:02:00Z"/>
              <w:sz w:val="20"/>
            </w:rPr>
          </w:pPr>
          <w:ins w:id="244" w:author="Assistant Clerk" w:date="2026-09-25T20:02:00Z" w16du:dateUtc="2026-09-26T00:02:00Z">
            <w:r w:rsidRPr="004A5670">
              <w:rPr>
                <w:sz w:val="20"/>
              </w:rPr>
              <w:t>website:</w:t>
            </w:r>
            <w:r w:rsidRPr="004A5670">
              <w:rPr>
                <w:sz w:val="20"/>
              </w:rPr>
              <w:tab/>
            </w:r>
            <w:r w:rsidRPr="004A5670">
              <w:rPr>
                <w:b/>
                <w:color w:val="FF0000"/>
                <w:sz w:val="20"/>
              </w:rPr>
              <w:t>www.marketdrayton.gov.uk</w:t>
            </w:r>
          </w:ins>
        </w:p>
      </w:tc>
    </w:tr>
  </w:tbl>
  <w:p w14:paraId="5D10E55F" w14:textId="77777777" w:rsidR="00EF2255" w:rsidRDefault="00E03A6C" w:rsidP="002A7E7F">
    <w:pPr>
      <w:pStyle w:val="Footer"/>
      <w:pPrChange w:id="245" w:author="Assistant Clerk" w:date="2026-09-25T20:02:00Z" w16du:dateUtc="2026-09-26T00:02:00Z">
        <w:pPr>
          <w:pStyle w:val="Header"/>
        </w:pPr>
      </w:pPrChange>
    </w:pPr>
    <w:ins w:id="246" w:author="Assistant Clerk" w:date="2026-09-25T20:02:00Z" w16du:dateUtc="2026-09-26T00:02:00Z">
      <w:r>
        <w:rPr>
          <w:szCs w:val="24"/>
        </w:rPr>
        <w:t xml:space="preserve">                                                     </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C7189802"/>
    <w:lvl w:ilvl="0">
      <w:start w:val="400"/>
      <w:numFmt w:val="decimal"/>
      <w:lvlText w:val="%1.F"/>
      <w:lvlJc w:val="left"/>
      <w:pPr>
        <w:tabs>
          <w:tab w:val="num" w:pos="1134"/>
        </w:tabs>
        <w:ind w:left="1134" w:hanging="1134"/>
      </w:pPr>
      <w:rPr>
        <w:rFonts w:ascii="Times New Roman" w:hAnsi="Times New Roman" w:hint="default"/>
        <w:b/>
        <w:i w:val="0"/>
        <w:sz w:val="28"/>
        <w:u w:val="none"/>
      </w:rPr>
    </w:lvl>
    <w:lvl w:ilvl="1">
      <w:start w:val="1"/>
      <w:numFmt w:val="lowerLetter"/>
      <w:lvlText w:val="%2)"/>
      <w:lvlJc w:val="left"/>
      <w:pPr>
        <w:tabs>
          <w:tab w:val="num" w:pos="0"/>
        </w:tabs>
        <w:ind w:left="1701" w:hanging="567"/>
      </w:pPr>
    </w:lvl>
    <w:lvl w:ilvl="2">
      <w:start w:val="1"/>
      <w:numFmt w:val="decimal"/>
      <w:lvlText w:val="%3."/>
      <w:lvlJc w:val="left"/>
      <w:pPr>
        <w:tabs>
          <w:tab w:val="num" w:pos="0"/>
        </w:tabs>
        <w:ind w:left="2409" w:hanging="708"/>
      </w:pPr>
    </w:lvl>
    <w:lvl w:ilvl="3">
      <w:start w:val="1"/>
      <w:numFmt w:val="lowerLetter"/>
      <w:lvlText w:val="%4)"/>
      <w:lvlJc w:val="left"/>
      <w:pPr>
        <w:tabs>
          <w:tab w:val="num" w:pos="0"/>
        </w:tabs>
        <w:ind w:left="3117" w:hanging="708"/>
      </w:pPr>
    </w:lvl>
    <w:lvl w:ilvl="4">
      <w:start w:val="1"/>
      <w:numFmt w:val="decimal"/>
      <w:lvlText w:val="(%5)"/>
      <w:lvlJc w:val="left"/>
      <w:pPr>
        <w:tabs>
          <w:tab w:val="num" w:pos="0"/>
        </w:tabs>
        <w:ind w:left="3825" w:hanging="708"/>
      </w:pPr>
    </w:lvl>
    <w:lvl w:ilvl="5">
      <w:start w:val="1"/>
      <w:numFmt w:val="lowerLetter"/>
      <w:lvlText w:val="(%6)"/>
      <w:lvlJc w:val="left"/>
      <w:pPr>
        <w:tabs>
          <w:tab w:val="num" w:pos="0"/>
        </w:tabs>
        <w:ind w:left="4533" w:hanging="708"/>
      </w:pPr>
    </w:lvl>
    <w:lvl w:ilvl="6">
      <w:start w:val="1"/>
      <w:numFmt w:val="lowerRoman"/>
      <w:pStyle w:val="Heading7"/>
      <w:lvlText w:val="(%7)"/>
      <w:lvlJc w:val="left"/>
      <w:pPr>
        <w:tabs>
          <w:tab w:val="num" w:pos="0"/>
        </w:tabs>
        <w:ind w:left="5241" w:hanging="708"/>
      </w:pPr>
    </w:lvl>
    <w:lvl w:ilvl="7">
      <w:start w:val="1"/>
      <w:numFmt w:val="lowerLetter"/>
      <w:pStyle w:val="Heading8"/>
      <w:lvlText w:val="(%8)"/>
      <w:lvlJc w:val="left"/>
      <w:pPr>
        <w:tabs>
          <w:tab w:val="num" w:pos="0"/>
        </w:tabs>
        <w:ind w:left="5949" w:hanging="708"/>
      </w:pPr>
    </w:lvl>
    <w:lvl w:ilvl="8">
      <w:start w:val="1"/>
      <w:numFmt w:val="lowerRoman"/>
      <w:pStyle w:val="Heading9"/>
      <w:lvlText w:val="(%9)"/>
      <w:lvlJc w:val="left"/>
      <w:pPr>
        <w:tabs>
          <w:tab w:val="num" w:pos="0"/>
        </w:tabs>
        <w:ind w:left="6657" w:hanging="708"/>
      </w:pPr>
    </w:lvl>
  </w:abstractNum>
  <w:abstractNum w:abstractNumId="1" w15:restartNumberingAfterBreak="0">
    <w:nsid w:val="0F0200AB"/>
    <w:multiLevelType w:val="hybridMultilevel"/>
    <w:tmpl w:val="F9CA720C"/>
    <w:lvl w:ilvl="0" w:tplc="9C48009E">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 w15:restartNumberingAfterBreak="0">
    <w:nsid w:val="1C12220A"/>
    <w:multiLevelType w:val="hybridMultilevel"/>
    <w:tmpl w:val="35928194"/>
    <w:lvl w:ilvl="0" w:tplc="4D02D188">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F33740"/>
    <w:multiLevelType w:val="hybridMultilevel"/>
    <w:tmpl w:val="E76EE59E"/>
    <w:lvl w:ilvl="0" w:tplc="98D49176">
      <w:start w:val="1"/>
      <w:numFmt w:val="lowerRoman"/>
      <w:lvlText w:val="%1)"/>
      <w:lvlJc w:val="left"/>
      <w:pPr>
        <w:ind w:left="2138" w:hanging="72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4" w15:restartNumberingAfterBreak="0">
    <w:nsid w:val="25D87C5C"/>
    <w:multiLevelType w:val="hybridMultilevel"/>
    <w:tmpl w:val="09229DDC"/>
    <w:lvl w:ilvl="0" w:tplc="F388584E">
      <w:start w:val="1"/>
      <w:numFmt w:val="lowerRoman"/>
      <w:lvlText w:val="%1)"/>
      <w:lvlJc w:val="left"/>
      <w:pPr>
        <w:ind w:left="2138" w:hanging="72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5" w15:restartNumberingAfterBreak="0">
    <w:nsid w:val="38BB130B"/>
    <w:multiLevelType w:val="hybridMultilevel"/>
    <w:tmpl w:val="4F0858F2"/>
    <w:lvl w:ilvl="0" w:tplc="5762DCF6">
      <w:start w:val="1"/>
      <w:numFmt w:val="lowerRoman"/>
      <w:lvlText w:val="%1)"/>
      <w:lvlJc w:val="left"/>
      <w:pPr>
        <w:ind w:left="2136" w:hanging="720"/>
      </w:pPr>
      <w:rPr>
        <w:rFonts w:hint="default"/>
      </w:rPr>
    </w:lvl>
    <w:lvl w:ilvl="1" w:tplc="08090019" w:tentative="1">
      <w:start w:val="1"/>
      <w:numFmt w:val="lowerLetter"/>
      <w:lvlText w:val="%2."/>
      <w:lvlJc w:val="left"/>
      <w:pPr>
        <w:ind w:left="2496" w:hanging="360"/>
      </w:pPr>
    </w:lvl>
    <w:lvl w:ilvl="2" w:tplc="0809001B" w:tentative="1">
      <w:start w:val="1"/>
      <w:numFmt w:val="lowerRoman"/>
      <w:lvlText w:val="%3."/>
      <w:lvlJc w:val="right"/>
      <w:pPr>
        <w:ind w:left="3216" w:hanging="180"/>
      </w:pPr>
    </w:lvl>
    <w:lvl w:ilvl="3" w:tplc="0809000F" w:tentative="1">
      <w:start w:val="1"/>
      <w:numFmt w:val="decimal"/>
      <w:lvlText w:val="%4."/>
      <w:lvlJc w:val="left"/>
      <w:pPr>
        <w:ind w:left="3936" w:hanging="360"/>
      </w:pPr>
    </w:lvl>
    <w:lvl w:ilvl="4" w:tplc="08090019" w:tentative="1">
      <w:start w:val="1"/>
      <w:numFmt w:val="lowerLetter"/>
      <w:lvlText w:val="%5."/>
      <w:lvlJc w:val="left"/>
      <w:pPr>
        <w:ind w:left="4656" w:hanging="360"/>
      </w:pPr>
    </w:lvl>
    <w:lvl w:ilvl="5" w:tplc="0809001B" w:tentative="1">
      <w:start w:val="1"/>
      <w:numFmt w:val="lowerRoman"/>
      <w:lvlText w:val="%6."/>
      <w:lvlJc w:val="right"/>
      <w:pPr>
        <w:ind w:left="5376" w:hanging="180"/>
      </w:pPr>
    </w:lvl>
    <w:lvl w:ilvl="6" w:tplc="0809000F" w:tentative="1">
      <w:start w:val="1"/>
      <w:numFmt w:val="decimal"/>
      <w:lvlText w:val="%7."/>
      <w:lvlJc w:val="left"/>
      <w:pPr>
        <w:ind w:left="6096" w:hanging="360"/>
      </w:pPr>
    </w:lvl>
    <w:lvl w:ilvl="7" w:tplc="08090019" w:tentative="1">
      <w:start w:val="1"/>
      <w:numFmt w:val="lowerLetter"/>
      <w:lvlText w:val="%8."/>
      <w:lvlJc w:val="left"/>
      <w:pPr>
        <w:ind w:left="6816" w:hanging="360"/>
      </w:pPr>
    </w:lvl>
    <w:lvl w:ilvl="8" w:tplc="0809001B" w:tentative="1">
      <w:start w:val="1"/>
      <w:numFmt w:val="lowerRoman"/>
      <w:lvlText w:val="%9."/>
      <w:lvlJc w:val="right"/>
      <w:pPr>
        <w:ind w:left="7536" w:hanging="180"/>
      </w:pPr>
    </w:lvl>
  </w:abstractNum>
  <w:abstractNum w:abstractNumId="6" w15:restartNumberingAfterBreak="0">
    <w:nsid w:val="3FAB32A2"/>
    <w:multiLevelType w:val="hybridMultilevel"/>
    <w:tmpl w:val="60527F12"/>
    <w:lvl w:ilvl="0" w:tplc="30BCFC4A">
      <w:start w:val="1"/>
      <w:numFmt w:val="lowerRoman"/>
      <w:lvlText w:val="%1)"/>
      <w:lvlJc w:val="left"/>
      <w:pPr>
        <w:ind w:left="2138" w:hanging="72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7" w15:restartNumberingAfterBreak="0">
    <w:nsid w:val="41F940B0"/>
    <w:multiLevelType w:val="hybridMultilevel"/>
    <w:tmpl w:val="1BC23B66"/>
    <w:lvl w:ilvl="0" w:tplc="A642A07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43BB147B"/>
    <w:multiLevelType w:val="hybridMultilevel"/>
    <w:tmpl w:val="EB9667E0"/>
    <w:lvl w:ilvl="0" w:tplc="E4DC493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45354F15"/>
    <w:multiLevelType w:val="multilevel"/>
    <w:tmpl w:val="8A30DA72"/>
    <w:lvl w:ilvl="0">
      <w:start w:val="1"/>
      <w:numFmt w:val="decimal"/>
      <w:pStyle w:val="Heading1111"/>
      <w:lvlText w:val="%1."/>
      <w:lvlJc w:val="left"/>
      <w:pPr>
        <w:tabs>
          <w:tab w:val="num" w:pos="567"/>
        </w:tabs>
        <w:ind w:left="567" w:hanging="567"/>
      </w:pPr>
      <w:rPr>
        <w:rFonts w:hint="default"/>
        <w:b/>
      </w:rPr>
    </w:lvl>
    <w:lvl w:ilvl="1">
      <w:start w:val="1"/>
      <w:numFmt w:val="decimal"/>
      <w:lvlText w:val="%1.%2."/>
      <w:lvlJc w:val="left"/>
      <w:pPr>
        <w:tabs>
          <w:tab w:val="num" w:pos="851"/>
        </w:tabs>
        <w:ind w:left="851" w:hanging="851"/>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95E61FB"/>
    <w:multiLevelType w:val="hybridMultilevel"/>
    <w:tmpl w:val="734A7AAE"/>
    <w:lvl w:ilvl="0" w:tplc="34422868">
      <w:start w:val="1"/>
      <w:numFmt w:val="lowerRoman"/>
      <w:lvlText w:val="%1)"/>
      <w:lvlJc w:val="left"/>
      <w:pPr>
        <w:ind w:left="2138" w:hanging="72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1" w15:restartNumberingAfterBreak="0">
    <w:nsid w:val="4C040534"/>
    <w:multiLevelType w:val="hybridMultilevel"/>
    <w:tmpl w:val="AF222562"/>
    <w:lvl w:ilvl="0" w:tplc="F8B4AA1E">
      <w:start w:val="7"/>
      <w:numFmt w:val="bullet"/>
      <w:lvlText w:val=""/>
      <w:lvlJc w:val="left"/>
      <w:pPr>
        <w:ind w:left="1780" w:hanging="360"/>
      </w:pPr>
      <w:rPr>
        <w:rFonts w:ascii="Symbol" w:eastAsia="Times New Roman" w:hAnsi="Symbol" w:cs="Arial" w:hint="default"/>
      </w:rPr>
    </w:lvl>
    <w:lvl w:ilvl="1" w:tplc="08090003" w:tentative="1">
      <w:start w:val="1"/>
      <w:numFmt w:val="bullet"/>
      <w:lvlText w:val="o"/>
      <w:lvlJc w:val="left"/>
      <w:pPr>
        <w:ind w:left="2500" w:hanging="360"/>
      </w:pPr>
      <w:rPr>
        <w:rFonts w:ascii="Courier New" w:hAnsi="Courier New" w:cs="Courier New" w:hint="default"/>
      </w:rPr>
    </w:lvl>
    <w:lvl w:ilvl="2" w:tplc="08090005" w:tentative="1">
      <w:start w:val="1"/>
      <w:numFmt w:val="bullet"/>
      <w:lvlText w:val=""/>
      <w:lvlJc w:val="left"/>
      <w:pPr>
        <w:ind w:left="3220" w:hanging="360"/>
      </w:pPr>
      <w:rPr>
        <w:rFonts w:ascii="Wingdings" w:hAnsi="Wingdings" w:hint="default"/>
      </w:rPr>
    </w:lvl>
    <w:lvl w:ilvl="3" w:tplc="08090001" w:tentative="1">
      <w:start w:val="1"/>
      <w:numFmt w:val="bullet"/>
      <w:lvlText w:val=""/>
      <w:lvlJc w:val="left"/>
      <w:pPr>
        <w:ind w:left="3940" w:hanging="360"/>
      </w:pPr>
      <w:rPr>
        <w:rFonts w:ascii="Symbol" w:hAnsi="Symbol" w:hint="default"/>
      </w:rPr>
    </w:lvl>
    <w:lvl w:ilvl="4" w:tplc="08090003" w:tentative="1">
      <w:start w:val="1"/>
      <w:numFmt w:val="bullet"/>
      <w:lvlText w:val="o"/>
      <w:lvlJc w:val="left"/>
      <w:pPr>
        <w:ind w:left="4660" w:hanging="360"/>
      </w:pPr>
      <w:rPr>
        <w:rFonts w:ascii="Courier New" w:hAnsi="Courier New" w:cs="Courier New" w:hint="default"/>
      </w:rPr>
    </w:lvl>
    <w:lvl w:ilvl="5" w:tplc="08090005" w:tentative="1">
      <w:start w:val="1"/>
      <w:numFmt w:val="bullet"/>
      <w:lvlText w:val=""/>
      <w:lvlJc w:val="left"/>
      <w:pPr>
        <w:ind w:left="5380" w:hanging="360"/>
      </w:pPr>
      <w:rPr>
        <w:rFonts w:ascii="Wingdings" w:hAnsi="Wingdings" w:hint="default"/>
      </w:rPr>
    </w:lvl>
    <w:lvl w:ilvl="6" w:tplc="08090001" w:tentative="1">
      <w:start w:val="1"/>
      <w:numFmt w:val="bullet"/>
      <w:lvlText w:val=""/>
      <w:lvlJc w:val="left"/>
      <w:pPr>
        <w:ind w:left="6100" w:hanging="360"/>
      </w:pPr>
      <w:rPr>
        <w:rFonts w:ascii="Symbol" w:hAnsi="Symbol" w:hint="default"/>
      </w:rPr>
    </w:lvl>
    <w:lvl w:ilvl="7" w:tplc="08090003" w:tentative="1">
      <w:start w:val="1"/>
      <w:numFmt w:val="bullet"/>
      <w:lvlText w:val="o"/>
      <w:lvlJc w:val="left"/>
      <w:pPr>
        <w:ind w:left="6820" w:hanging="360"/>
      </w:pPr>
      <w:rPr>
        <w:rFonts w:ascii="Courier New" w:hAnsi="Courier New" w:cs="Courier New" w:hint="default"/>
      </w:rPr>
    </w:lvl>
    <w:lvl w:ilvl="8" w:tplc="08090005" w:tentative="1">
      <w:start w:val="1"/>
      <w:numFmt w:val="bullet"/>
      <w:lvlText w:val=""/>
      <w:lvlJc w:val="left"/>
      <w:pPr>
        <w:ind w:left="7540" w:hanging="360"/>
      </w:pPr>
      <w:rPr>
        <w:rFonts w:ascii="Wingdings" w:hAnsi="Wingdings" w:hint="default"/>
      </w:rPr>
    </w:lvl>
  </w:abstractNum>
  <w:abstractNum w:abstractNumId="12" w15:restartNumberingAfterBreak="0">
    <w:nsid w:val="4DAD235F"/>
    <w:multiLevelType w:val="hybridMultilevel"/>
    <w:tmpl w:val="0948597A"/>
    <w:lvl w:ilvl="0" w:tplc="CBE46A8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518C2FCD"/>
    <w:multiLevelType w:val="hybridMultilevel"/>
    <w:tmpl w:val="47B68016"/>
    <w:lvl w:ilvl="0" w:tplc="B33EFB74">
      <w:start w:val="7"/>
      <w:numFmt w:val="bullet"/>
      <w:lvlText w:val="-"/>
      <w:lvlJc w:val="left"/>
      <w:pPr>
        <w:ind w:left="1785" w:hanging="360"/>
      </w:pPr>
      <w:rPr>
        <w:rFonts w:ascii="Arial" w:eastAsia="Times New Roman" w:hAnsi="Arial" w:cs="Arial" w:hint="default"/>
      </w:rPr>
    </w:lvl>
    <w:lvl w:ilvl="1" w:tplc="08090003" w:tentative="1">
      <w:start w:val="1"/>
      <w:numFmt w:val="bullet"/>
      <w:lvlText w:val="o"/>
      <w:lvlJc w:val="left"/>
      <w:pPr>
        <w:ind w:left="2505" w:hanging="360"/>
      </w:pPr>
      <w:rPr>
        <w:rFonts w:ascii="Courier New" w:hAnsi="Courier New" w:cs="Courier New" w:hint="default"/>
      </w:rPr>
    </w:lvl>
    <w:lvl w:ilvl="2" w:tplc="08090005" w:tentative="1">
      <w:start w:val="1"/>
      <w:numFmt w:val="bullet"/>
      <w:lvlText w:val=""/>
      <w:lvlJc w:val="left"/>
      <w:pPr>
        <w:ind w:left="3225" w:hanging="360"/>
      </w:pPr>
      <w:rPr>
        <w:rFonts w:ascii="Wingdings" w:hAnsi="Wingdings" w:hint="default"/>
      </w:rPr>
    </w:lvl>
    <w:lvl w:ilvl="3" w:tplc="08090001" w:tentative="1">
      <w:start w:val="1"/>
      <w:numFmt w:val="bullet"/>
      <w:lvlText w:val=""/>
      <w:lvlJc w:val="left"/>
      <w:pPr>
        <w:ind w:left="3945" w:hanging="360"/>
      </w:pPr>
      <w:rPr>
        <w:rFonts w:ascii="Symbol" w:hAnsi="Symbol" w:hint="default"/>
      </w:rPr>
    </w:lvl>
    <w:lvl w:ilvl="4" w:tplc="08090003" w:tentative="1">
      <w:start w:val="1"/>
      <w:numFmt w:val="bullet"/>
      <w:lvlText w:val="o"/>
      <w:lvlJc w:val="left"/>
      <w:pPr>
        <w:ind w:left="4665" w:hanging="360"/>
      </w:pPr>
      <w:rPr>
        <w:rFonts w:ascii="Courier New" w:hAnsi="Courier New" w:cs="Courier New" w:hint="default"/>
      </w:rPr>
    </w:lvl>
    <w:lvl w:ilvl="5" w:tplc="08090005" w:tentative="1">
      <w:start w:val="1"/>
      <w:numFmt w:val="bullet"/>
      <w:lvlText w:val=""/>
      <w:lvlJc w:val="left"/>
      <w:pPr>
        <w:ind w:left="5385" w:hanging="360"/>
      </w:pPr>
      <w:rPr>
        <w:rFonts w:ascii="Wingdings" w:hAnsi="Wingdings" w:hint="default"/>
      </w:rPr>
    </w:lvl>
    <w:lvl w:ilvl="6" w:tplc="08090001" w:tentative="1">
      <w:start w:val="1"/>
      <w:numFmt w:val="bullet"/>
      <w:lvlText w:val=""/>
      <w:lvlJc w:val="left"/>
      <w:pPr>
        <w:ind w:left="6105" w:hanging="360"/>
      </w:pPr>
      <w:rPr>
        <w:rFonts w:ascii="Symbol" w:hAnsi="Symbol" w:hint="default"/>
      </w:rPr>
    </w:lvl>
    <w:lvl w:ilvl="7" w:tplc="08090003" w:tentative="1">
      <w:start w:val="1"/>
      <w:numFmt w:val="bullet"/>
      <w:lvlText w:val="o"/>
      <w:lvlJc w:val="left"/>
      <w:pPr>
        <w:ind w:left="6825" w:hanging="360"/>
      </w:pPr>
      <w:rPr>
        <w:rFonts w:ascii="Courier New" w:hAnsi="Courier New" w:cs="Courier New" w:hint="default"/>
      </w:rPr>
    </w:lvl>
    <w:lvl w:ilvl="8" w:tplc="08090005" w:tentative="1">
      <w:start w:val="1"/>
      <w:numFmt w:val="bullet"/>
      <w:lvlText w:val=""/>
      <w:lvlJc w:val="left"/>
      <w:pPr>
        <w:ind w:left="7545" w:hanging="360"/>
      </w:pPr>
      <w:rPr>
        <w:rFonts w:ascii="Wingdings" w:hAnsi="Wingdings" w:hint="default"/>
      </w:rPr>
    </w:lvl>
  </w:abstractNum>
  <w:abstractNum w:abstractNumId="14" w15:restartNumberingAfterBreak="0">
    <w:nsid w:val="54411445"/>
    <w:multiLevelType w:val="hybridMultilevel"/>
    <w:tmpl w:val="A4FCEA98"/>
    <w:lvl w:ilvl="0" w:tplc="8168E8FC">
      <w:start w:val="1"/>
      <w:numFmt w:val="lowerRoman"/>
      <w:lvlText w:val="%1)"/>
      <w:lvlJc w:val="left"/>
      <w:pPr>
        <w:ind w:left="2138" w:hanging="72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5" w15:restartNumberingAfterBreak="0">
    <w:nsid w:val="57BE6009"/>
    <w:multiLevelType w:val="hybridMultilevel"/>
    <w:tmpl w:val="0442A52A"/>
    <w:lvl w:ilvl="0" w:tplc="C6D6B24E">
      <w:start w:val="1"/>
      <w:numFmt w:val="lowerRoman"/>
      <w:lvlText w:val="%1)"/>
      <w:lvlJc w:val="left"/>
      <w:pPr>
        <w:ind w:left="1996" w:hanging="720"/>
      </w:pPr>
      <w:rPr>
        <w:rFonts w:hint="default"/>
      </w:r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abstractNum w:abstractNumId="16" w15:restartNumberingAfterBreak="0">
    <w:nsid w:val="5E1C15E5"/>
    <w:multiLevelType w:val="hybridMultilevel"/>
    <w:tmpl w:val="AB20795A"/>
    <w:lvl w:ilvl="0" w:tplc="EA30E806">
      <w:start w:val="6"/>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5E936E21"/>
    <w:multiLevelType w:val="hybridMultilevel"/>
    <w:tmpl w:val="36D27646"/>
    <w:lvl w:ilvl="0" w:tplc="6B32C02E">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5F2B516E"/>
    <w:multiLevelType w:val="hybridMultilevel"/>
    <w:tmpl w:val="A99C4664"/>
    <w:lvl w:ilvl="0" w:tplc="E70C7512">
      <w:start w:val="1"/>
      <w:numFmt w:val="bullet"/>
      <w:lvlText w:val="-"/>
      <w:lvlJc w:val="left"/>
      <w:pPr>
        <w:ind w:left="1800" w:hanging="360"/>
      </w:pPr>
      <w:rPr>
        <w:rFonts w:ascii="Arial" w:eastAsia="Times New Roman"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646966A9"/>
    <w:multiLevelType w:val="hybridMultilevel"/>
    <w:tmpl w:val="1658878C"/>
    <w:lvl w:ilvl="0" w:tplc="B8FE9838">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65E26AC3"/>
    <w:multiLevelType w:val="hybridMultilevel"/>
    <w:tmpl w:val="299CCCDE"/>
    <w:lvl w:ilvl="0" w:tplc="10481708">
      <w:start w:val="1"/>
      <w:numFmt w:val="upperRoman"/>
      <w:lvlText w:val="%1)"/>
      <w:lvlJc w:val="left"/>
      <w:pPr>
        <w:ind w:left="2158" w:hanging="720"/>
      </w:pPr>
      <w:rPr>
        <w:rFonts w:hint="default"/>
        <w:b w:val="0"/>
        <w:bCs w:val="0"/>
      </w:rPr>
    </w:lvl>
    <w:lvl w:ilvl="1" w:tplc="08090019" w:tentative="1">
      <w:start w:val="1"/>
      <w:numFmt w:val="lowerLetter"/>
      <w:lvlText w:val="%2."/>
      <w:lvlJc w:val="left"/>
      <w:pPr>
        <w:ind w:left="2518" w:hanging="360"/>
      </w:pPr>
    </w:lvl>
    <w:lvl w:ilvl="2" w:tplc="0809001B" w:tentative="1">
      <w:start w:val="1"/>
      <w:numFmt w:val="lowerRoman"/>
      <w:lvlText w:val="%3."/>
      <w:lvlJc w:val="right"/>
      <w:pPr>
        <w:ind w:left="3238" w:hanging="180"/>
      </w:pPr>
    </w:lvl>
    <w:lvl w:ilvl="3" w:tplc="0809000F" w:tentative="1">
      <w:start w:val="1"/>
      <w:numFmt w:val="decimal"/>
      <w:lvlText w:val="%4."/>
      <w:lvlJc w:val="left"/>
      <w:pPr>
        <w:ind w:left="3958" w:hanging="360"/>
      </w:pPr>
    </w:lvl>
    <w:lvl w:ilvl="4" w:tplc="08090019" w:tentative="1">
      <w:start w:val="1"/>
      <w:numFmt w:val="lowerLetter"/>
      <w:lvlText w:val="%5."/>
      <w:lvlJc w:val="left"/>
      <w:pPr>
        <w:ind w:left="4678" w:hanging="360"/>
      </w:pPr>
    </w:lvl>
    <w:lvl w:ilvl="5" w:tplc="0809001B" w:tentative="1">
      <w:start w:val="1"/>
      <w:numFmt w:val="lowerRoman"/>
      <w:lvlText w:val="%6."/>
      <w:lvlJc w:val="right"/>
      <w:pPr>
        <w:ind w:left="5398" w:hanging="180"/>
      </w:pPr>
    </w:lvl>
    <w:lvl w:ilvl="6" w:tplc="0809000F" w:tentative="1">
      <w:start w:val="1"/>
      <w:numFmt w:val="decimal"/>
      <w:lvlText w:val="%7."/>
      <w:lvlJc w:val="left"/>
      <w:pPr>
        <w:ind w:left="6118" w:hanging="360"/>
      </w:pPr>
    </w:lvl>
    <w:lvl w:ilvl="7" w:tplc="08090019" w:tentative="1">
      <w:start w:val="1"/>
      <w:numFmt w:val="lowerLetter"/>
      <w:lvlText w:val="%8."/>
      <w:lvlJc w:val="left"/>
      <w:pPr>
        <w:ind w:left="6838" w:hanging="360"/>
      </w:pPr>
    </w:lvl>
    <w:lvl w:ilvl="8" w:tplc="0809001B" w:tentative="1">
      <w:start w:val="1"/>
      <w:numFmt w:val="lowerRoman"/>
      <w:lvlText w:val="%9."/>
      <w:lvlJc w:val="right"/>
      <w:pPr>
        <w:ind w:left="7558" w:hanging="180"/>
      </w:pPr>
    </w:lvl>
  </w:abstractNum>
  <w:abstractNum w:abstractNumId="21" w15:restartNumberingAfterBreak="0">
    <w:nsid w:val="691D5D1E"/>
    <w:multiLevelType w:val="hybridMultilevel"/>
    <w:tmpl w:val="AFD64BCA"/>
    <w:lvl w:ilvl="0" w:tplc="4D02D188">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D034BC"/>
    <w:multiLevelType w:val="hybridMultilevel"/>
    <w:tmpl w:val="61B4A312"/>
    <w:lvl w:ilvl="0" w:tplc="2EDC0BD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6D7146F0"/>
    <w:multiLevelType w:val="hybridMultilevel"/>
    <w:tmpl w:val="BBF41514"/>
    <w:lvl w:ilvl="0" w:tplc="DE3AF45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041F5A"/>
    <w:multiLevelType w:val="hybridMultilevel"/>
    <w:tmpl w:val="D59EC2A6"/>
    <w:lvl w:ilvl="0" w:tplc="87AAEBE8">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15:restartNumberingAfterBreak="0">
    <w:nsid w:val="70C57B81"/>
    <w:multiLevelType w:val="hybridMultilevel"/>
    <w:tmpl w:val="4C1C6390"/>
    <w:lvl w:ilvl="0" w:tplc="3CC60B06">
      <w:start w:val="1"/>
      <w:numFmt w:val="upperRoman"/>
      <w:lvlText w:val="%1)"/>
      <w:lvlJc w:val="left"/>
      <w:pPr>
        <w:ind w:left="2158" w:hanging="720"/>
      </w:pPr>
      <w:rPr>
        <w:rFonts w:hint="default"/>
        <w:b/>
      </w:rPr>
    </w:lvl>
    <w:lvl w:ilvl="1" w:tplc="08090019" w:tentative="1">
      <w:start w:val="1"/>
      <w:numFmt w:val="lowerLetter"/>
      <w:lvlText w:val="%2."/>
      <w:lvlJc w:val="left"/>
      <w:pPr>
        <w:ind w:left="2518" w:hanging="360"/>
      </w:pPr>
    </w:lvl>
    <w:lvl w:ilvl="2" w:tplc="0809001B" w:tentative="1">
      <w:start w:val="1"/>
      <w:numFmt w:val="lowerRoman"/>
      <w:lvlText w:val="%3."/>
      <w:lvlJc w:val="right"/>
      <w:pPr>
        <w:ind w:left="3238" w:hanging="180"/>
      </w:pPr>
    </w:lvl>
    <w:lvl w:ilvl="3" w:tplc="0809000F" w:tentative="1">
      <w:start w:val="1"/>
      <w:numFmt w:val="decimal"/>
      <w:lvlText w:val="%4."/>
      <w:lvlJc w:val="left"/>
      <w:pPr>
        <w:ind w:left="3958" w:hanging="360"/>
      </w:pPr>
    </w:lvl>
    <w:lvl w:ilvl="4" w:tplc="08090019" w:tentative="1">
      <w:start w:val="1"/>
      <w:numFmt w:val="lowerLetter"/>
      <w:lvlText w:val="%5."/>
      <w:lvlJc w:val="left"/>
      <w:pPr>
        <w:ind w:left="4678" w:hanging="360"/>
      </w:pPr>
    </w:lvl>
    <w:lvl w:ilvl="5" w:tplc="0809001B" w:tentative="1">
      <w:start w:val="1"/>
      <w:numFmt w:val="lowerRoman"/>
      <w:lvlText w:val="%6."/>
      <w:lvlJc w:val="right"/>
      <w:pPr>
        <w:ind w:left="5398" w:hanging="180"/>
      </w:pPr>
    </w:lvl>
    <w:lvl w:ilvl="6" w:tplc="0809000F" w:tentative="1">
      <w:start w:val="1"/>
      <w:numFmt w:val="decimal"/>
      <w:lvlText w:val="%7."/>
      <w:lvlJc w:val="left"/>
      <w:pPr>
        <w:ind w:left="6118" w:hanging="360"/>
      </w:pPr>
    </w:lvl>
    <w:lvl w:ilvl="7" w:tplc="08090019" w:tentative="1">
      <w:start w:val="1"/>
      <w:numFmt w:val="lowerLetter"/>
      <w:lvlText w:val="%8."/>
      <w:lvlJc w:val="left"/>
      <w:pPr>
        <w:ind w:left="6838" w:hanging="360"/>
      </w:pPr>
    </w:lvl>
    <w:lvl w:ilvl="8" w:tplc="0809001B" w:tentative="1">
      <w:start w:val="1"/>
      <w:numFmt w:val="lowerRoman"/>
      <w:lvlText w:val="%9."/>
      <w:lvlJc w:val="right"/>
      <w:pPr>
        <w:ind w:left="7558" w:hanging="180"/>
      </w:pPr>
    </w:lvl>
  </w:abstractNum>
  <w:abstractNum w:abstractNumId="26" w15:restartNumberingAfterBreak="0">
    <w:nsid w:val="72E33946"/>
    <w:multiLevelType w:val="hybridMultilevel"/>
    <w:tmpl w:val="96D4CFF4"/>
    <w:lvl w:ilvl="0" w:tplc="8990F3C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7" w15:restartNumberingAfterBreak="0">
    <w:nsid w:val="74CD1BBA"/>
    <w:multiLevelType w:val="hybridMultilevel"/>
    <w:tmpl w:val="B5949330"/>
    <w:lvl w:ilvl="0" w:tplc="339A05C6">
      <w:start w:val="1"/>
      <w:numFmt w:val="upp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8" w15:restartNumberingAfterBreak="0">
    <w:nsid w:val="779D0BB2"/>
    <w:multiLevelType w:val="hybridMultilevel"/>
    <w:tmpl w:val="1EA64558"/>
    <w:lvl w:ilvl="0" w:tplc="0A56C39E">
      <w:start w:val="1"/>
      <w:numFmt w:val="lowerRoman"/>
      <w:lvlText w:val="%1."/>
      <w:lvlJc w:val="left"/>
      <w:pPr>
        <w:ind w:left="2136" w:hanging="720"/>
      </w:pPr>
      <w:rPr>
        <w:rFonts w:hint="default"/>
      </w:rPr>
    </w:lvl>
    <w:lvl w:ilvl="1" w:tplc="08090019" w:tentative="1">
      <w:start w:val="1"/>
      <w:numFmt w:val="lowerLetter"/>
      <w:lvlText w:val="%2."/>
      <w:lvlJc w:val="left"/>
      <w:pPr>
        <w:ind w:left="2496" w:hanging="360"/>
      </w:pPr>
    </w:lvl>
    <w:lvl w:ilvl="2" w:tplc="0809001B" w:tentative="1">
      <w:start w:val="1"/>
      <w:numFmt w:val="lowerRoman"/>
      <w:lvlText w:val="%3."/>
      <w:lvlJc w:val="right"/>
      <w:pPr>
        <w:ind w:left="3216" w:hanging="180"/>
      </w:pPr>
    </w:lvl>
    <w:lvl w:ilvl="3" w:tplc="0809000F" w:tentative="1">
      <w:start w:val="1"/>
      <w:numFmt w:val="decimal"/>
      <w:lvlText w:val="%4."/>
      <w:lvlJc w:val="left"/>
      <w:pPr>
        <w:ind w:left="3936" w:hanging="360"/>
      </w:pPr>
    </w:lvl>
    <w:lvl w:ilvl="4" w:tplc="08090019" w:tentative="1">
      <w:start w:val="1"/>
      <w:numFmt w:val="lowerLetter"/>
      <w:lvlText w:val="%5."/>
      <w:lvlJc w:val="left"/>
      <w:pPr>
        <w:ind w:left="4656" w:hanging="360"/>
      </w:pPr>
    </w:lvl>
    <w:lvl w:ilvl="5" w:tplc="0809001B" w:tentative="1">
      <w:start w:val="1"/>
      <w:numFmt w:val="lowerRoman"/>
      <w:lvlText w:val="%6."/>
      <w:lvlJc w:val="right"/>
      <w:pPr>
        <w:ind w:left="5376" w:hanging="180"/>
      </w:pPr>
    </w:lvl>
    <w:lvl w:ilvl="6" w:tplc="0809000F" w:tentative="1">
      <w:start w:val="1"/>
      <w:numFmt w:val="decimal"/>
      <w:lvlText w:val="%7."/>
      <w:lvlJc w:val="left"/>
      <w:pPr>
        <w:ind w:left="6096" w:hanging="360"/>
      </w:pPr>
    </w:lvl>
    <w:lvl w:ilvl="7" w:tplc="08090019" w:tentative="1">
      <w:start w:val="1"/>
      <w:numFmt w:val="lowerLetter"/>
      <w:lvlText w:val="%8."/>
      <w:lvlJc w:val="left"/>
      <w:pPr>
        <w:ind w:left="6816" w:hanging="360"/>
      </w:pPr>
    </w:lvl>
    <w:lvl w:ilvl="8" w:tplc="0809001B" w:tentative="1">
      <w:start w:val="1"/>
      <w:numFmt w:val="lowerRoman"/>
      <w:lvlText w:val="%9."/>
      <w:lvlJc w:val="right"/>
      <w:pPr>
        <w:ind w:left="7536" w:hanging="180"/>
      </w:pPr>
    </w:lvl>
  </w:abstractNum>
  <w:abstractNum w:abstractNumId="29" w15:restartNumberingAfterBreak="0">
    <w:nsid w:val="786D2E8A"/>
    <w:multiLevelType w:val="hybridMultilevel"/>
    <w:tmpl w:val="2B74591A"/>
    <w:lvl w:ilvl="0" w:tplc="2BC477D8">
      <w:start w:val="1"/>
      <w:numFmt w:val="lowerRoman"/>
      <w:lvlText w:val="%1)"/>
      <w:lvlJc w:val="left"/>
      <w:pPr>
        <w:ind w:left="1996" w:hanging="720"/>
      </w:pPr>
      <w:rPr>
        <w:rFonts w:hint="default"/>
      </w:r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abstractNum w:abstractNumId="30" w15:restartNumberingAfterBreak="0">
    <w:nsid w:val="7B4905BB"/>
    <w:multiLevelType w:val="hybridMultilevel"/>
    <w:tmpl w:val="ECF2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396986">
    <w:abstractNumId w:val="30"/>
  </w:num>
  <w:num w:numId="2" w16cid:durableId="523135496">
    <w:abstractNumId w:val="0"/>
  </w:num>
  <w:num w:numId="3" w16cid:durableId="45111266">
    <w:abstractNumId w:val="9"/>
  </w:num>
  <w:num w:numId="4" w16cid:durableId="1646738116">
    <w:abstractNumId w:val="26"/>
  </w:num>
  <w:num w:numId="5" w16cid:durableId="2087799895">
    <w:abstractNumId w:val="27"/>
  </w:num>
  <w:num w:numId="6" w16cid:durableId="2130585601">
    <w:abstractNumId w:val="22"/>
  </w:num>
  <w:num w:numId="7" w16cid:durableId="1000043676">
    <w:abstractNumId w:val="7"/>
  </w:num>
  <w:num w:numId="8" w16cid:durableId="934021218">
    <w:abstractNumId w:val="24"/>
  </w:num>
  <w:num w:numId="9" w16cid:durableId="1578244578">
    <w:abstractNumId w:val="29"/>
  </w:num>
  <w:num w:numId="10" w16cid:durableId="515190723">
    <w:abstractNumId w:val="12"/>
  </w:num>
  <w:num w:numId="11" w16cid:durableId="1963606295">
    <w:abstractNumId w:val="19"/>
  </w:num>
  <w:num w:numId="12" w16cid:durableId="604848712">
    <w:abstractNumId w:val="8"/>
  </w:num>
  <w:num w:numId="13" w16cid:durableId="1520460945">
    <w:abstractNumId w:val="28"/>
  </w:num>
  <w:num w:numId="14" w16cid:durableId="1723284820">
    <w:abstractNumId w:val="13"/>
  </w:num>
  <w:num w:numId="15" w16cid:durableId="1969122958">
    <w:abstractNumId w:val="2"/>
  </w:num>
  <w:num w:numId="16" w16cid:durableId="2122915805">
    <w:abstractNumId w:val="5"/>
  </w:num>
  <w:num w:numId="17" w16cid:durableId="23068853">
    <w:abstractNumId w:val="21"/>
  </w:num>
  <w:num w:numId="18" w16cid:durableId="955138355">
    <w:abstractNumId w:val="16"/>
  </w:num>
  <w:num w:numId="19" w16cid:durableId="2044862289">
    <w:abstractNumId w:val="15"/>
  </w:num>
  <w:num w:numId="20" w16cid:durableId="214852156">
    <w:abstractNumId w:val="17"/>
  </w:num>
  <w:num w:numId="21" w16cid:durableId="386799999">
    <w:abstractNumId w:val="3"/>
  </w:num>
  <w:num w:numId="22" w16cid:durableId="17197809">
    <w:abstractNumId w:val="6"/>
  </w:num>
  <w:num w:numId="23" w16cid:durableId="43408848">
    <w:abstractNumId w:val="14"/>
  </w:num>
  <w:num w:numId="24" w16cid:durableId="135923444">
    <w:abstractNumId w:val="1"/>
  </w:num>
  <w:num w:numId="25" w16cid:durableId="446510890">
    <w:abstractNumId w:val="18"/>
  </w:num>
  <w:num w:numId="26" w16cid:durableId="1582832400">
    <w:abstractNumId w:val="4"/>
  </w:num>
  <w:num w:numId="27" w16cid:durableId="261767913">
    <w:abstractNumId w:val="23"/>
  </w:num>
  <w:num w:numId="28" w16cid:durableId="941381604">
    <w:abstractNumId w:val="10"/>
  </w:num>
  <w:num w:numId="29" w16cid:durableId="785584992">
    <w:abstractNumId w:val="25"/>
  </w:num>
  <w:num w:numId="30" w16cid:durableId="485249000">
    <w:abstractNumId w:val="20"/>
  </w:num>
  <w:num w:numId="31" w16cid:durableId="91227609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33B"/>
    <w:rsid w:val="00000465"/>
    <w:rsid w:val="00000EE9"/>
    <w:rsid w:val="00001533"/>
    <w:rsid w:val="00001E27"/>
    <w:rsid w:val="000121EA"/>
    <w:rsid w:val="000125B5"/>
    <w:rsid w:val="0001672F"/>
    <w:rsid w:val="0002024A"/>
    <w:rsid w:val="0002044B"/>
    <w:rsid w:val="00022BFC"/>
    <w:rsid w:val="00025ACC"/>
    <w:rsid w:val="00032404"/>
    <w:rsid w:val="00036319"/>
    <w:rsid w:val="00037AE3"/>
    <w:rsid w:val="000420C3"/>
    <w:rsid w:val="00043C52"/>
    <w:rsid w:val="0005088A"/>
    <w:rsid w:val="000511FC"/>
    <w:rsid w:val="00051DAC"/>
    <w:rsid w:val="00054C38"/>
    <w:rsid w:val="00063B13"/>
    <w:rsid w:val="000679E3"/>
    <w:rsid w:val="00070F67"/>
    <w:rsid w:val="0007159F"/>
    <w:rsid w:val="000762DE"/>
    <w:rsid w:val="00080E39"/>
    <w:rsid w:val="00083A6C"/>
    <w:rsid w:val="00086470"/>
    <w:rsid w:val="00090064"/>
    <w:rsid w:val="00093197"/>
    <w:rsid w:val="000945DA"/>
    <w:rsid w:val="00094B64"/>
    <w:rsid w:val="00096DFE"/>
    <w:rsid w:val="000972AB"/>
    <w:rsid w:val="000A221C"/>
    <w:rsid w:val="000A2443"/>
    <w:rsid w:val="000A28B1"/>
    <w:rsid w:val="000A3505"/>
    <w:rsid w:val="000A4506"/>
    <w:rsid w:val="000A584F"/>
    <w:rsid w:val="000A5C1F"/>
    <w:rsid w:val="000B0000"/>
    <w:rsid w:val="000B4582"/>
    <w:rsid w:val="000B515E"/>
    <w:rsid w:val="000B5F98"/>
    <w:rsid w:val="000C1194"/>
    <w:rsid w:val="000C2F16"/>
    <w:rsid w:val="000C2FE7"/>
    <w:rsid w:val="000C314C"/>
    <w:rsid w:val="000C5324"/>
    <w:rsid w:val="000C57B7"/>
    <w:rsid w:val="000C6FB2"/>
    <w:rsid w:val="000D2C2B"/>
    <w:rsid w:val="000D409B"/>
    <w:rsid w:val="000D5F42"/>
    <w:rsid w:val="000D6FFF"/>
    <w:rsid w:val="000D7F63"/>
    <w:rsid w:val="000E103B"/>
    <w:rsid w:val="000E12AD"/>
    <w:rsid w:val="000E12B3"/>
    <w:rsid w:val="000E2751"/>
    <w:rsid w:val="000E3401"/>
    <w:rsid w:val="000E4F3E"/>
    <w:rsid w:val="000F0276"/>
    <w:rsid w:val="000F2DB4"/>
    <w:rsid w:val="000F3E58"/>
    <w:rsid w:val="000F4E04"/>
    <w:rsid w:val="000F64A9"/>
    <w:rsid w:val="000F6513"/>
    <w:rsid w:val="001023E7"/>
    <w:rsid w:val="00102DE4"/>
    <w:rsid w:val="00105DED"/>
    <w:rsid w:val="00105EFE"/>
    <w:rsid w:val="00107C54"/>
    <w:rsid w:val="0011050A"/>
    <w:rsid w:val="001109AE"/>
    <w:rsid w:val="001141C5"/>
    <w:rsid w:val="0011518D"/>
    <w:rsid w:val="001175A7"/>
    <w:rsid w:val="0012022E"/>
    <w:rsid w:val="00122F96"/>
    <w:rsid w:val="00125FDA"/>
    <w:rsid w:val="001265D6"/>
    <w:rsid w:val="00127B62"/>
    <w:rsid w:val="00131208"/>
    <w:rsid w:val="00134191"/>
    <w:rsid w:val="00135378"/>
    <w:rsid w:val="0013657D"/>
    <w:rsid w:val="00141A69"/>
    <w:rsid w:val="00143700"/>
    <w:rsid w:val="00145AC1"/>
    <w:rsid w:val="0014699D"/>
    <w:rsid w:val="00151BFD"/>
    <w:rsid w:val="0015538A"/>
    <w:rsid w:val="0015624D"/>
    <w:rsid w:val="0016081A"/>
    <w:rsid w:val="001613DF"/>
    <w:rsid w:val="00163D4D"/>
    <w:rsid w:val="001678DD"/>
    <w:rsid w:val="001707B0"/>
    <w:rsid w:val="001816B7"/>
    <w:rsid w:val="001825B0"/>
    <w:rsid w:val="001828DD"/>
    <w:rsid w:val="00183614"/>
    <w:rsid w:val="00184E79"/>
    <w:rsid w:val="001864F3"/>
    <w:rsid w:val="0018708E"/>
    <w:rsid w:val="00187ACC"/>
    <w:rsid w:val="00190854"/>
    <w:rsid w:val="00192FF0"/>
    <w:rsid w:val="00194A24"/>
    <w:rsid w:val="00196197"/>
    <w:rsid w:val="001A0E8F"/>
    <w:rsid w:val="001A389D"/>
    <w:rsid w:val="001A44A7"/>
    <w:rsid w:val="001A4593"/>
    <w:rsid w:val="001A65CF"/>
    <w:rsid w:val="001A6F51"/>
    <w:rsid w:val="001A73F4"/>
    <w:rsid w:val="001B0590"/>
    <w:rsid w:val="001B06DB"/>
    <w:rsid w:val="001B59B2"/>
    <w:rsid w:val="001C1A5A"/>
    <w:rsid w:val="001C3D0D"/>
    <w:rsid w:val="001C5B14"/>
    <w:rsid w:val="001C7A75"/>
    <w:rsid w:val="001D32CD"/>
    <w:rsid w:val="001D61DC"/>
    <w:rsid w:val="001D6A6B"/>
    <w:rsid w:val="001D767C"/>
    <w:rsid w:val="001E3012"/>
    <w:rsid w:val="001E5003"/>
    <w:rsid w:val="001E63D8"/>
    <w:rsid w:val="001E70A1"/>
    <w:rsid w:val="001E7BA3"/>
    <w:rsid w:val="001F0BAB"/>
    <w:rsid w:val="001F256E"/>
    <w:rsid w:val="001F447A"/>
    <w:rsid w:val="001F46FB"/>
    <w:rsid w:val="001F504A"/>
    <w:rsid w:val="00201557"/>
    <w:rsid w:val="00204533"/>
    <w:rsid w:val="00204D33"/>
    <w:rsid w:val="00210A72"/>
    <w:rsid w:val="00214B0B"/>
    <w:rsid w:val="0021587C"/>
    <w:rsid w:val="00220EE6"/>
    <w:rsid w:val="002211BE"/>
    <w:rsid w:val="00221D01"/>
    <w:rsid w:val="0023373F"/>
    <w:rsid w:val="0023405E"/>
    <w:rsid w:val="00234AFD"/>
    <w:rsid w:val="00234BD8"/>
    <w:rsid w:val="00234DF7"/>
    <w:rsid w:val="0023744D"/>
    <w:rsid w:val="0024088C"/>
    <w:rsid w:val="002409FC"/>
    <w:rsid w:val="002418AC"/>
    <w:rsid w:val="00244723"/>
    <w:rsid w:val="00244A86"/>
    <w:rsid w:val="00244C3F"/>
    <w:rsid w:val="0024613E"/>
    <w:rsid w:val="002506C4"/>
    <w:rsid w:val="00251583"/>
    <w:rsid w:val="002516B3"/>
    <w:rsid w:val="00251FC7"/>
    <w:rsid w:val="002526A4"/>
    <w:rsid w:val="00253829"/>
    <w:rsid w:val="00257A34"/>
    <w:rsid w:val="00264CFE"/>
    <w:rsid w:val="00270026"/>
    <w:rsid w:val="002766E0"/>
    <w:rsid w:val="002802B5"/>
    <w:rsid w:val="0028323E"/>
    <w:rsid w:val="0028456A"/>
    <w:rsid w:val="0028564F"/>
    <w:rsid w:val="00291C45"/>
    <w:rsid w:val="002946F0"/>
    <w:rsid w:val="0029593E"/>
    <w:rsid w:val="00297015"/>
    <w:rsid w:val="002A05E3"/>
    <w:rsid w:val="002A0D9A"/>
    <w:rsid w:val="002A2632"/>
    <w:rsid w:val="002A2A4D"/>
    <w:rsid w:val="002A3A52"/>
    <w:rsid w:val="002A52AA"/>
    <w:rsid w:val="002A7E7F"/>
    <w:rsid w:val="002B1A17"/>
    <w:rsid w:val="002B2DE2"/>
    <w:rsid w:val="002C22FF"/>
    <w:rsid w:val="002C23C7"/>
    <w:rsid w:val="002C2A62"/>
    <w:rsid w:val="002C7B45"/>
    <w:rsid w:val="002D2735"/>
    <w:rsid w:val="002D56BB"/>
    <w:rsid w:val="002D632A"/>
    <w:rsid w:val="002D6633"/>
    <w:rsid w:val="002D72AA"/>
    <w:rsid w:val="002D7C4E"/>
    <w:rsid w:val="002E21D9"/>
    <w:rsid w:val="002E34BC"/>
    <w:rsid w:val="002E5844"/>
    <w:rsid w:val="002E6177"/>
    <w:rsid w:val="002E666F"/>
    <w:rsid w:val="002F5517"/>
    <w:rsid w:val="002F675B"/>
    <w:rsid w:val="00301D3D"/>
    <w:rsid w:val="00304BBB"/>
    <w:rsid w:val="00304F02"/>
    <w:rsid w:val="00305F0D"/>
    <w:rsid w:val="003069D8"/>
    <w:rsid w:val="00307ED0"/>
    <w:rsid w:val="00310ECA"/>
    <w:rsid w:val="00316E7B"/>
    <w:rsid w:val="00320EEC"/>
    <w:rsid w:val="0032340D"/>
    <w:rsid w:val="00326E54"/>
    <w:rsid w:val="00327085"/>
    <w:rsid w:val="00327B75"/>
    <w:rsid w:val="00335BF5"/>
    <w:rsid w:val="0034015B"/>
    <w:rsid w:val="00346768"/>
    <w:rsid w:val="003502C5"/>
    <w:rsid w:val="00350720"/>
    <w:rsid w:val="00351CBE"/>
    <w:rsid w:val="0035257E"/>
    <w:rsid w:val="00352825"/>
    <w:rsid w:val="00355996"/>
    <w:rsid w:val="003578B2"/>
    <w:rsid w:val="00361E7B"/>
    <w:rsid w:val="003637BD"/>
    <w:rsid w:val="003675C9"/>
    <w:rsid w:val="0037219A"/>
    <w:rsid w:val="003770D1"/>
    <w:rsid w:val="00377C40"/>
    <w:rsid w:val="00382303"/>
    <w:rsid w:val="00382342"/>
    <w:rsid w:val="00382990"/>
    <w:rsid w:val="003836A6"/>
    <w:rsid w:val="00384041"/>
    <w:rsid w:val="00386C40"/>
    <w:rsid w:val="00386C69"/>
    <w:rsid w:val="00387F60"/>
    <w:rsid w:val="003907DD"/>
    <w:rsid w:val="00391A5D"/>
    <w:rsid w:val="00395EFA"/>
    <w:rsid w:val="003A17F5"/>
    <w:rsid w:val="003A21DE"/>
    <w:rsid w:val="003A22FC"/>
    <w:rsid w:val="003A3705"/>
    <w:rsid w:val="003A416D"/>
    <w:rsid w:val="003A5793"/>
    <w:rsid w:val="003A5866"/>
    <w:rsid w:val="003A6E17"/>
    <w:rsid w:val="003A7D46"/>
    <w:rsid w:val="003B2B47"/>
    <w:rsid w:val="003B43CC"/>
    <w:rsid w:val="003B4565"/>
    <w:rsid w:val="003B7368"/>
    <w:rsid w:val="003C11AA"/>
    <w:rsid w:val="003C1D32"/>
    <w:rsid w:val="003C3FB4"/>
    <w:rsid w:val="003C522F"/>
    <w:rsid w:val="003D2BA1"/>
    <w:rsid w:val="003D4DB1"/>
    <w:rsid w:val="003E1B5A"/>
    <w:rsid w:val="003E1F15"/>
    <w:rsid w:val="003E316B"/>
    <w:rsid w:val="003F0212"/>
    <w:rsid w:val="003F0756"/>
    <w:rsid w:val="003F0A13"/>
    <w:rsid w:val="003F3B5C"/>
    <w:rsid w:val="003F4CCB"/>
    <w:rsid w:val="003F68F2"/>
    <w:rsid w:val="003F7D2B"/>
    <w:rsid w:val="00402AF2"/>
    <w:rsid w:val="0040323A"/>
    <w:rsid w:val="00405EA3"/>
    <w:rsid w:val="004077B2"/>
    <w:rsid w:val="00413643"/>
    <w:rsid w:val="00414773"/>
    <w:rsid w:val="00416E52"/>
    <w:rsid w:val="00417655"/>
    <w:rsid w:val="00417EA0"/>
    <w:rsid w:val="00421BD0"/>
    <w:rsid w:val="00421F73"/>
    <w:rsid w:val="004234FB"/>
    <w:rsid w:val="00423CE2"/>
    <w:rsid w:val="004410AC"/>
    <w:rsid w:val="004412FB"/>
    <w:rsid w:val="00444666"/>
    <w:rsid w:val="00445326"/>
    <w:rsid w:val="00452963"/>
    <w:rsid w:val="00452C6F"/>
    <w:rsid w:val="00453C9F"/>
    <w:rsid w:val="00460E0A"/>
    <w:rsid w:val="00462C34"/>
    <w:rsid w:val="004630E0"/>
    <w:rsid w:val="004663C3"/>
    <w:rsid w:val="00470FDC"/>
    <w:rsid w:val="00471FD9"/>
    <w:rsid w:val="00474C25"/>
    <w:rsid w:val="00475963"/>
    <w:rsid w:val="0047784C"/>
    <w:rsid w:val="00477B64"/>
    <w:rsid w:val="0048202A"/>
    <w:rsid w:val="00482D47"/>
    <w:rsid w:val="00484171"/>
    <w:rsid w:val="004842AA"/>
    <w:rsid w:val="004863AA"/>
    <w:rsid w:val="0049014E"/>
    <w:rsid w:val="0049120B"/>
    <w:rsid w:val="004922E6"/>
    <w:rsid w:val="00493408"/>
    <w:rsid w:val="004963D0"/>
    <w:rsid w:val="00496F5C"/>
    <w:rsid w:val="00497E5C"/>
    <w:rsid w:val="004A0269"/>
    <w:rsid w:val="004A3406"/>
    <w:rsid w:val="004A34F6"/>
    <w:rsid w:val="004A5670"/>
    <w:rsid w:val="004B3115"/>
    <w:rsid w:val="004B32B7"/>
    <w:rsid w:val="004B3F32"/>
    <w:rsid w:val="004B41BD"/>
    <w:rsid w:val="004B6A6F"/>
    <w:rsid w:val="004C21E4"/>
    <w:rsid w:val="004C39AB"/>
    <w:rsid w:val="004C5BAB"/>
    <w:rsid w:val="004C7BEC"/>
    <w:rsid w:val="004D1100"/>
    <w:rsid w:val="004D13AF"/>
    <w:rsid w:val="004D169D"/>
    <w:rsid w:val="004D2593"/>
    <w:rsid w:val="004D2F10"/>
    <w:rsid w:val="004D4136"/>
    <w:rsid w:val="004D72D5"/>
    <w:rsid w:val="004D7D5A"/>
    <w:rsid w:val="004E06C0"/>
    <w:rsid w:val="004E2CD7"/>
    <w:rsid w:val="004E7B00"/>
    <w:rsid w:val="004F0815"/>
    <w:rsid w:val="005019DC"/>
    <w:rsid w:val="00501B2A"/>
    <w:rsid w:val="00505B31"/>
    <w:rsid w:val="00505B79"/>
    <w:rsid w:val="0051347F"/>
    <w:rsid w:val="00516F39"/>
    <w:rsid w:val="00521AAC"/>
    <w:rsid w:val="00522C01"/>
    <w:rsid w:val="00524F90"/>
    <w:rsid w:val="00527604"/>
    <w:rsid w:val="005278C8"/>
    <w:rsid w:val="005278CD"/>
    <w:rsid w:val="005308DD"/>
    <w:rsid w:val="00531B04"/>
    <w:rsid w:val="00531CCB"/>
    <w:rsid w:val="005345AC"/>
    <w:rsid w:val="005360B0"/>
    <w:rsid w:val="005360D3"/>
    <w:rsid w:val="00537037"/>
    <w:rsid w:val="00537426"/>
    <w:rsid w:val="00540941"/>
    <w:rsid w:val="00543BBE"/>
    <w:rsid w:val="005441FD"/>
    <w:rsid w:val="005454C4"/>
    <w:rsid w:val="005457AD"/>
    <w:rsid w:val="00546966"/>
    <w:rsid w:val="005537DE"/>
    <w:rsid w:val="00556E63"/>
    <w:rsid w:val="00561771"/>
    <w:rsid w:val="005633C5"/>
    <w:rsid w:val="00566839"/>
    <w:rsid w:val="005678DF"/>
    <w:rsid w:val="0057163F"/>
    <w:rsid w:val="00572109"/>
    <w:rsid w:val="00574A14"/>
    <w:rsid w:val="00574CD1"/>
    <w:rsid w:val="0058214A"/>
    <w:rsid w:val="00584C56"/>
    <w:rsid w:val="005853CB"/>
    <w:rsid w:val="00586777"/>
    <w:rsid w:val="0059129A"/>
    <w:rsid w:val="00591619"/>
    <w:rsid w:val="005931B9"/>
    <w:rsid w:val="00594327"/>
    <w:rsid w:val="005955FB"/>
    <w:rsid w:val="00596226"/>
    <w:rsid w:val="00596373"/>
    <w:rsid w:val="005A3F16"/>
    <w:rsid w:val="005A4142"/>
    <w:rsid w:val="005A57D4"/>
    <w:rsid w:val="005A5C8D"/>
    <w:rsid w:val="005A7534"/>
    <w:rsid w:val="005B02FE"/>
    <w:rsid w:val="005B1E83"/>
    <w:rsid w:val="005B2551"/>
    <w:rsid w:val="005B5519"/>
    <w:rsid w:val="005B622B"/>
    <w:rsid w:val="005C3A1B"/>
    <w:rsid w:val="005C43F8"/>
    <w:rsid w:val="005C53F2"/>
    <w:rsid w:val="005D02AB"/>
    <w:rsid w:val="005D184C"/>
    <w:rsid w:val="005D1D42"/>
    <w:rsid w:val="005D23D7"/>
    <w:rsid w:val="005D3DF5"/>
    <w:rsid w:val="005D408D"/>
    <w:rsid w:val="005D5F27"/>
    <w:rsid w:val="005D751C"/>
    <w:rsid w:val="005E33BB"/>
    <w:rsid w:val="005E4650"/>
    <w:rsid w:val="005E4E76"/>
    <w:rsid w:val="005E63C0"/>
    <w:rsid w:val="005E6B32"/>
    <w:rsid w:val="005E78C3"/>
    <w:rsid w:val="005F2D06"/>
    <w:rsid w:val="005F37B3"/>
    <w:rsid w:val="005F73EB"/>
    <w:rsid w:val="00603484"/>
    <w:rsid w:val="00606EA2"/>
    <w:rsid w:val="00607D5B"/>
    <w:rsid w:val="006107FC"/>
    <w:rsid w:val="00616F9A"/>
    <w:rsid w:val="006170A9"/>
    <w:rsid w:val="00617F24"/>
    <w:rsid w:val="00623333"/>
    <w:rsid w:val="006257E7"/>
    <w:rsid w:val="00632910"/>
    <w:rsid w:val="00642E29"/>
    <w:rsid w:val="00643D0B"/>
    <w:rsid w:val="00645371"/>
    <w:rsid w:val="00651114"/>
    <w:rsid w:val="006514B5"/>
    <w:rsid w:val="00651BE7"/>
    <w:rsid w:val="006528FE"/>
    <w:rsid w:val="00652FD7"/>
    <w:rsid w:val="006530F7"/>
    <w:rsid w:val="0065387E"/>
    <w:rsid w:val="006544E7"/>
    <w:rsid w:val="0065643F"/>
    <w:rsid w:val="00660DEE"/>
    <w:rsid w:val="006641C1"/>
    <w:rsid w:val="00666BC8"/>
    <w:rsid w:val="00667BF6"/>
    <w:rsid w:val="00675910"/>
    <w:rsid w:val="00680324"/>
    <w:rsid w:val="00683DC6"/>
    <w:rsid w:val="0068516C"/>
    <w:rsid w:val="006868DE"/>
    <w:rsid w:val="00687F80"/>
    <w:rsid w:val="00690157"/>
    <w:rsid w:val="00691A68"/>
    <w:rsid w:val="006931E3"/>
    <w:rsid w:val="00694EB2"/>
    <w:rsid w:val="00696115"/>
    <w:rsid w:val="006A1A6F"/>
    <w:rsid w:val="006A1FDC"/>
    <w:rsid w:val="006A2A41"/>
    <w:rsid w:val="006A7345"/>
    <w:rsid w:val="006B0769"/>
    <w:rsid w:val="006B1B31"/>
    <w:rsid w:val="006B2BA9"/>
    <w:rsid w:val="006B30B7"/>
    <w:rsid w:val="006B6CAE"/>
    <w:rsid w:val="006B72F4"/>
    <w:rsid w:val="006B7397"/>
    <w:rsid w:val="006C0A41"/>
    <w:rsid w:val="006C17EF"/>
    <w:rsid w:val="006C1DD0"/>
    <w:rsid w:val="006C42E6"/>
    <w:rsid w:val="006C438A"/>
    <w:rsid w:val="006C4C3E"/>
    <w:rsid w:val="006D0A6B"/>
    <w:rsid w:val="006D29F1"/>
    <w:rsid w:val="006D44CB"/>
    <w:rsid w:val="006D770D"/>
    <w:rsid w:val="006D78ED"/>
    <w:rsid w:val="006E17B0"/>
    <w:rsid w:val="006E1C9D"/>
    <w:rsid w:val="006E209C"/>
    <w:rsid w:val="006E51D5"/>
    <w:rsid w:val="006F267C"/>
    <w:rsid w:val="006F2A15"/>
    <w:rsid w:val="006F3D98"/>
    <w:rsid w:val="007004C6"/>
    <w:rsid w:val="00700FAA"/>
    <w:rsid w:val="00701660"/>
    <w:rsid w:val="007023A1"/>
    <w:rsid w:val="00702A7C"/>
    <w:rsid w:val="0070374A"/>
    <w:rsid w:val="00703C60"/>
    <w:rsid w:val="00704615"/>
    <w:rsid w:val="00704661"/>
    <w:rsid w:val="007049A8"/>
    <w:rsid w:val="00707102"/>
    <w:rsid w:val="00711961"/>
    <w:rsid w:val="00711C08"/>
    <w:rsid w:val="0072137D"/>
    <w:rsid w:val="007312FB"/>
    <w:rsid w:val="00735531"/>
    <w:rsid w:val="00736DF1"/>
    <w:rsid w:val="00746C46"/>
    <w:rsid w:val="007478F3"/>
    <w:rsid w:val="0075033B"/>
    <w:rsid w:val="00750BD8"/>
    <w:rsid w:val="00750D80"/>
    <w:rsid w:val="007514DB"/>
    <w:rsid w:val="007615EB"/>
    <w:rsid w:val="0076233D"/>
    <w:rsid w:val="0077079C"/>
    <w:rsid w:val="00774260"/>
    <w:rsid w:val="00782517"/>
    <w:rsid w:val="00782679"/>
    <w:rsid w:val="00784212"/>
    <w:rsid w:val="007936C2"/>
    <w:rsid w:val="00793DB8"/>
    <w:rsid w:val="00793F1D"/>
    <w:rsid w:val="007944C2"/>
    <w:rsid w:val="00797BDA"/>
    <w:rsid w:val="007B0FE8"/>
    <w:rsid w:val="007B539C"/>
    <w:rsid w:val="007B5F09"/>
    <w:rsid w:val="007C15A5"/>
    <w:rsid w:val="007C271F"/>
    <w:rsid w:val="007C304A"/>
    <w:rsid w:val="007C44BA"/>
    <w:rsid w:val="007C4556"/>
    <w:rsid w:val="007C5991"/>
    <w:rsid w:val="007C609B"/>
    <w:rsid w:val="007C6B4A"/>
    <w:rsid w:val="007D2514"/>
    <w:rsid w:val="007D351E"/>
    <w:rsid w:val="007D65F0"/>
    <w:rsid w:val="007E1BB0"/>
    <w:rsid w:val="007E6BF5"/>
    <w:rsid w:val="007F5020"/>
    <w:rsid w:val="007F62B5"/>
    <w:rsid w:val="007F6801"/>
    <w:rsid w:val="007F6C35"/>
    <w:rsid w:val="007F6CC9"/>
    <w:rsid w:val="008002A4"/>
    <w:rsid w:val="008011FB"/>
    <w:rsid w:val="00801D44"/>
    <w:rsid w:val="00803088"/>
    <w:rsid w:val="00803641"/>
    <w:rsid w:val="00803CA5"/>
    <w:rsid w:val="008065EB"/>
    <w:rsid w:val="008066A4"/>
    <w:rsid w:val="0081050F"/>
    <w:rsid w:val="008118B4"/>
    <w:rsid w:val="008143CA"/>
    <w:rsid w:val="00820A4E"/>
    <w:rsid w:val="00826AA1"/>
    <w:rsid w:val="00827014"/>
    <w:rsid w:val="00827A84"/>
    <w:rsid w:val="00827B35"/>
    <w:rsid w:val="00827C7D"/>
    <w:rsid w:val="008313F0"/>
    <w:rsid w:val="00832013"/>
    <w:rsid w:val="00837066"/>
    <w:rsid w:val="00840917"/>
    <w:rsid w:val="0084171F"/>
    <w:rsid w:val="00841E41"/>
    <w:rsid w:val="00843513"/>
    <w:rsid w:val="00851415"/>
    <w:rsid w:val="008526EE"/>
    <w:rsid w:val="00852E76"/>
    <w:rsid w:val="00853150"/>
    <w:rsid w:val="00853332"/>
    <w:rsid w:val="00853B38"/>
    <w:rsid w:val="00855E9A"/>
    <w:rsid w:val="00857390"/>
    <w:rsid w:val="00857E1B"/>
    <w:rsid w:val="008602A2"/>
    <w:rsid w:val="008612BE"/>
    <w:rsid w:val="00865D47"/>
    <w:rsid w:val="008674B0"/>
    <w:rsid w:val="008674E6"/>
    <w:rsid w:val="008714C9"/>
    <w:rsid w:val="00872AD7"/>
    <w:rsid w:val="00875454"/>
    <w:rsid w:val="00877657"/>
    <w:rsid w:val="00884BCB"/>
    <w:rsid w:val="0088799B"/>
    <w:rsid w:val="00890BE2"/>
    <w:rsid w:val="00890F14"/>
    <w:rsid w:val="00891B55"/>
    <w:rsid w:val="00891D87"/>
    <w:rsid w:val="008925F2"/>
    <w:rsid w:val="00893533"/>
    <w:rsid w:val="008938BF"/>
    <w:rsid w:val="00894519"/>
    <w:rsid w:val="00896E8A"/>
    <w:rsid w:val="00897426"/>
    <w:rsid w:val="00897875"/>
    <w:rsid w:val="008A02E7"/>
    <w:rsid w:val="008A0457"/>
    <w:rsid w:val="008A056D"/>
    <w:rsid w:val="008A0A3D"/>
    <w:rsid w:val="008A2F5F"/>
    <w:rsid w:val="008A3521"/>
    <w:rsid w:val="008A3B09"/>
    <w:rsid w:val="008A43CD"/>
    <w:rsid w:val="008B1C63"/>
    <w:rsid w:val="008B52F9"/>
    <w:rsid w:val="008C0B94"/>
    <w:rsid w:val="008C10FE"/>
    <w:rsid w:val="008C164F"/>
    <w:rsid w:val="008C1E32"/>
    <w:rsid w:val="008C2ADE"/>
    <w:rsid w:val="008C5F5E"/>
    <w:rsid w:val="008D0070"/>
    <w:rsid w:val="008D2560"/>
    <w:rsid w:val="008D358B"/>
    <w:rsid w:val="008D3E9B"/>
    <w:rsid w:val="008D3ED0"/>
    <w:rsid w:val="008D4B7D"/>
    <w:rsid w:val="008E3F11"/>
    <w:rsid w:val="008E4ED7"/>
    <w:rsid w:val="008E6C71"/>
    <w:rsid w:val="008F0F11"/>
    <w:rsid w:val="008F12D6"/>
    <w:rsid w:val="008F3E49"/>
    <w:rsid w:val="008F5B34"/>
    <w:rsid w:val="008F764C"/>
    <w:rsid w:val="0090217D"/>
    <w:rsid w:val="009028E1"/>
    <w:rsid w:val="009036B3"/>
    <w:rsid w:val="009140A0"/>
    <w:rsid w:val="00920C54"/>
    <w:rsid w:val="0092168F"/>
    <w:rsid w:val="00923F2A"/>
    <w:rsid w:val="00925F2B"/>
    <w:rsid w:val="0093231B"/>
    <w:rsid w:val="009344BE"/>
    <w:rsid w:val="009345DF"/>
    <w:rsid w:val="00934882"/>
    <w:rsid w:val="00934E11"/>
    <w:rsid w:val="00942BAC"/>
    <w:rsid w:val="009434DC"/>
    <w:rsid w:val="00944D94"/>
    <w:rsid w:val="00944F01"/>
    <w:rsid w:val="009470F4"/>
    <w:rsid w:val="00950BBE"/>
    <w:rsid w:val="00950E6B"/>
    <w:rsid w:val="00951764"/>
    <w:rsid w:val="00953312"/>
    <w:rsid w:val="00953A3D"/>
    <w:rsid w:val="0095795A"/>
    <w:rsid w:val="00960901"/>
    <w:rsid w:val="009637F7"/>
    <w:rsid w:val="00963967"/>
    <w:rsid w:val="0096411F"/>
    <w:rsid w:val="009647AB"/>
    <w:rsid w:val="009650A7"/>
    <w:rsid w:val="009658A7"/>
    <w:rsid w:val="00967817"/>
    <w:rsid w:val="009700FD"/>
    <w:rsid w:val="00971020"/>
    <w:rsid w:val="0097368A"/>
    <w:rsid w:val="009769B9"/>
    <w:rsid w:val="0098344E"/>
    <w:rsid w:val="009916FD"/>
    <w:rsid w:val="00992DA2"/>
    <w:rsid w:val="00992FDE"/>
    <w:rsid w:val="00993FFC"/>
    <w:rsid w:val="009943C1"/>
    <w:rsid w:val="00997A9A"/>
    <w:rsid w:val="009A0654"/>
    <w:rsid w:val="009A0CF8"/>
    <w:rsid w:val="009A1006"/>
    <w:rsid w:val="009A1E1F"/>
    <w:rsid w:val="009A216F"/>
    <w:rsid w:val="009A21AA"/>
    <w:rsid w:val="009A26AC"/>
    <w:rsid w:val="009A34DB"/>
    <w:rsid w:val="009A5459"/>
    <w:rsid w:val="009B12AC"/>
    <w:rsid w:val="009B4040"/>
    <w:rsid w:val="009B40DF"/>
    <w:rsid w:val="009B4364"/>
    <w:rsid w:val="009B4E8E"/>
    <w:rsid w:val="009C2CDB"/>
    <w:rsid w:val="009C4BF3"/>
    <w:rsid w:val="009C7BC9"/>
    <w:rsid w:val="009D222C"/>
    <w:rsid w:val="009D3F57"/>
    <w:rsid w:val="009D4CAB"/>
    <w:rsid w:val="009E0D2B"/>
    <w:rsid w:val="009E1CFD"/>
    <w:rsid w:val="009E4690"/>
    <w:rsid w:val="009E63FF"/>
    <w:rsid w:val="009E7D1A"/>
    <w:rsid w:val="009F2081"/>
    <w:rsid w:val="009F6D5B"/>
    <w:rsid w:val="009F6E3C"/>
    <w:rsid w:val="00A07ABB"/>
    <w:rsid w:val="00A1123B"/>
    <w:rsid w:val="00A112EB"/>
    <w:rsid w:val="00A1192F"/>
    <w:rsid w:val="00A12657"/>
    <w:rsid w:val="00A148E0"/>
    <w:rsid w:val="00A17FE0"/>
    <w:rsid w:val="00A200D1"/>
    <w:rsid w:val="00A26ED5"/>
    <w:rsid w:val="00A3075D"/>
    <w:rsid w:val="00A3165A"/>
    <w:rsid w:val="00A3170D"/>
    <w:rsid w:val="00A35424"/>
    <w:rsid w:val="00A37A74"/>
    <w:rsid w:val="00A44393"/>
    <w:rsid w:val="00A511A6"/>
    <w:rsid w:val="00A63AA9"/>
    <w:rsid w:val="00A63C8B"/>
    <w:rsid w:val="00A64D73"/>
    <w:rsid w:val="00A66D14"/>
    <w:rsid w:val="00A672C1"/>
    <w:rsid w:val="00A706FD"/>
    <w:rsid w:val="00A7322B"/>
    <w:rsid w:val="00A75B91"/>
    <w:rsid w:val="00A75D1D"/>
    <w:rsid w:val="00A75DAE"/>
    <w:rsid w:val="00A83541"/>
    <w:rsid w:val="00A85420"/>
    <w:rsid w:val="00A903FC"/>
    <w:rsid w:val="00A90426"/>
    <w:rsid w:val="00A92C9D"/>
    <w:rsid w:val="00A92D90"/>
    <w:rsid w:val="00A97A8D"/>
    <w:rsid w:val="00AA0E53"/>
    <w:rsid w:val="00AA235E"/>
    <w:rsid w:val="00AA5F2E"/>
    <w:rsid w:val="00AB0292"/>
    <w:rsid w:val="00AB0A14"/>
    <w:rsid w:val="00AB0D33"/>
    <w:rsid w:val="00AB18F1"/>
    <w:rsid w:val="00AB192C"/>
    <w:rsid w:val="00AB3DDB"/>
    <w:rsid w:val="00AB517E"/>
    <w:rsid w:val="00AC0A11"/>
    <w:rsid w:val="00AC0B40"/>
    <w:rsid w:val="00AC3208"/>
    <w:rsid w:val="00AC4319"/>
    <w:rsid w:val="00AC5B7A"/>
    <w:rsid w:val="00AC5FB1"/>
    <w:rsid w:val="00AC7266"/>
    <w:rsid w:val="00AD0817"/>
    <w:rsid w:val="00AD5BB0"/>
    <w:rsid w:val="00AD703B"/>
    <w:rsid w:val="00AE0971"/>
    <w:rsid w:val="00AE1B18"/>
    <w:rsid w:val="00AE338C"/>
    <w:rsid w:val="00AF0521"/>
    <w:rsid w:val="00AF1194"/>
    <w:rsid w:val="00AF738E"/>
    <w:rsid w:val="00B057AB"/>
    <w:rsid w:val="00B11B34"/>
    <w:rsid w:val="00B15DB6"/>
    <w:rsid w:val="00B1737A"/>
    <w:rsid w:val="00B2303F"/>
    <w:rsid w:val="00B23F98"/>
    <w:rsid w:val="00B25660"/>
    <w:rsid w:val="00B26361"/>
    <w:rsid w:val="00B2646A"/>
    <w:rsid w:val="00B26FD6"/>
    <w:rsid w:val="00B30766"/>
    <w:rsid w:val="00B3156E"/>
    <w:rsid w:val="00B33C95"/>
    <w:rsid w:val="00B34448"/>
    <w:rsid w:val="00B3516F"/>
    <w:rsid w:val="00B35D7E"/>
    <w:rsid w:val="00B363F0"/>
    <w:rsid w:val="00B371F8"/>
    <w:rsid w:val="00B42F13"/>
    <w:rsid w:val="00B43A98"/>
    <w:rsid w:val="00B44977"/>
    <w:rsid w:val="00B45994"/>
    <w:rsid w:val="00B5255B"/>
    <w:rsid w:val="00B56ED0"/>
    <w:rsid w:val="00B629AE"/>
    <w:rsid w:val="00B6569B"/>
    <w:rsid w:val="00B67FAB"/>
    <w:rsid w:val="00B70313"/>
    <w:rsid w:val="00B71004"/>
    <w:rsid w:val="00B7729F"/>
    <w:rsid w:val="00B94223"/>
    <w:rsid w:val="00B94638"/>
    <w:rsid w:val="00B9503A"/>
    <w:rsid w:val="00BA2780"/>
    <w:rsid w:val="00BA2EAC"/>
    <w:rsid w:val="00BA37E1"/>
    <w:rsid w:val="00BA4DA1"/>
    <w:rsid w:val="00BA54DD"/>
    <w:rsid w:val="00BA5D85"/>
    <w:rsid w:val="00BA5E29"/>
    <w:rsid w:val="00BA6E3F"/>
    <w:rsid w:val="00BB09F6"/>
    <w:rsid w:val="00BB286F"/>
    <w:rsid w:val="00BB3035"/>
    <w:rsid w:val="00BB40DA"/>
    <w:rsid w:val="00BB7748"/>
    <w:rsid w:val="00BB7963"/>
    <w:rsid w:val="00BB7FFE"/>
    <w:rsid w:val="00BC132E"/>
    <w:rsid w:val="00BC158B"/>
    <w:rsid w:val="00BC1D07"/>
    <w:rsid w:val="00BD07D0"/>
    <w:rsid w:val="00BD404A"/>
    <w:rsid w:val="00BD5225"/>
    <w:rsid w:val="00BD5841"/>
    <w:rsid w:val="00BD594A"/>
    <w:rsid w:val="00BD5BD4"/>
    <w:rsid w:val="00BE07EF"/>
    <w:rsid w:val="00BE2AC3"/>
    <w:rsid w:val="00BE2F14"/>
    <w:rsid w:val="00BE497F"/>
    <w:rsid w:val="00BE4B4C"/>
    <w:rsid w:val="00BE7902"/>
    <w:rsid w:val="00BF032B"/>
    <w:rsid w:val="00BF1618"/>
    <w:rsid w:val="00BF2682"/>
    <w:rsid w:val="00C02A54"/>
    <w:rsid w:val="00C053DA"/>
    <w:rsid w:val="00C0563C"/>
    <w:rsid w:val="00C13366"/>
    <w:rsid w:val="00C15888"/>
    <w:rsid w:val="00C17197"/>
    <w:rsid w:val="00C20E89"/>
    <w:rsid w:val="00C22B69"/>
    <w:rsid w:val="00C2392A"/>
    <w:rsid w:val="00C26F90"/>
    <w:rsid w:val="00C270C3"/>
    <w:rsid w:val="00C2791C"/>
    <w:rsid w:val="00C323D3"/>
    <w:rsid w:val="00C33550"/>
    <w:rsid w:val="00C34127"/>
    <w:rsid w:val="00C34F97"/>
    <w:rsid w:val="00C376B9"/>
    <w:rsid w:val="00C404B1"/>
    <w:rsid w:val="00C40AFE"/>
    <w:rsid w:val="00C44D3A"/>
    <w:rsid w:val="00C46229"/>
    <w:rsid w:val="00C46DC4"/>
    <w:rsid w:val="00C510A5"/>
    <w:rsid w:val="00C54A75"/>
    <w:rsid w:val="00C563BF"/>
    <w:rsid w:val="00C578C7"/>
    <w:rsid w:val="00C6161A"/>
    <w:rsid w:val="00C64C9C"/>
    <w:rsid w:val="00C70C11"/>
    <w:rsid w:val="00C7164A"/>
    <w:rsid w:val="00C72EF0"/>
    <w:rsid w:val="00C77DF1"/>
    <w:rsid w:val="00C829BA"/>
    <w:rsid w:val="00C8576A"/>
    <w:rsid w:val="00C8737E"/>
    <w:rsid w:val="00C923C5"/>
    <w:rsid w:val="00C94B8D"/>
    <w:rsid w:val="00C958A9"/>
    <w:rsid w:val="00CA3B34"/>
    <w:rsid w:val="00CA6941"/>
    <w:rsid w:val="00CB000B"/>
    <w:rsid w:val="00CB1302"/>
    <w:rsid w:val="00CB3D04"/>
    <w:rsid w:val="00CB4C46"/>
    <w:rsid w:val="00CB6606"/>
    <w:rsid w:val="00CB667B"/>
    <w:rsid w:val="00CB745E"/>
    <w:rsid w:val="00CB75DC"/>
    <w:rsid w:val="00CC58CB"/>
    <w:rsid w:val="00CD3A1B"/>
    <w:rsid w:val="00CD4A74"/>
    <w:rsid w:val="00CD5AC2"/>
    <w:rsid w:val="00CD695A"/>
    <w:rsid w:val="00CE0661"/>
    <w:rsid w:val="00CE2347"/>
    <w:rsid w:val="00CE5E07"/>
    <w:rsid w:val="00CE6282"/>
    <w:rsid w:val="00CE7A52"/>
    <w:rsid w:val="00CF4839"/>
    <w:rsid w:val="00CF4942"/>
    <w:rsid w:val="00CF7F99"/>
    <w:rsid w:val="00D01C0A"/>
    <w:rsid w:val="00D0230C"/>
    <w:rsid w:val="00D02486"/>
    <w:rsid w:val="00D04457"/>
    <w:rsid w:val="00D05E21"/>
    <w:rsid w:val="00D10C24"/>
    <w:rsid w:val="00D14D08"/>
    <w:rsid w:val="00D15317"/>
    <w:rsid w:val="00D16F1B"/>
    <w:rsid w:val="00D212EA"/>
    <w:rsid w:val="00D23B58"/>
    <w:rsid w:val="00D23BD9"/>
    <w:rsid w:val="00D24F69"/>
    <w:rsid w:val="00D279F6"/>
    <w:rsid w:val="00D307CA"/>
    <w:rsid w:val="00D3081A"/>
    <w:rsid w:val="00D30CA7"/>
    <w:rsid w:val="00D31457"/>
    <w:rsid w:val="00D363B7"/>
    <w:rsid w:val="00D3772C"/>
    <w:rsid w:val="00D37A4E"/>
    <w:rsid w:val="00D408DF"/>
    <w:rsid w:val="00D41949"/>
    <w:rsid w:val="00D42389"/>
    <w:rsid w:val="00D4382B"/>
    <w:rsid w:val="00D44DC3"/>
    <w:rsid w:val="00D46089"/>
    <w:rsid w:val="00D46902"/>
    <w:rsid w:val="00D50297"/>
    <w:rsid w:val="00D51488"/>
    <w:rsid w:val="00D56944"/>
    <w:rsid w:val="00D60A29"/>
    <w:rsid w:val="00D61753"/>
    <w:rsid w:val="00D641F6"/>
    <w:rsid w:val="00D650B0"/>
    <w:rsid w:val="00D65445"/>
    <w:rsid w:val="00D67F0F"/>
    <w:rsid w:val="00D707D5"/>
    <w:rsid w:val="00D711C4"/>
    <w:rsid w:val="00D74574"/>
    <w:rsid w:val="00D748E0"/>
    <w:rsid w:val="00D77A3A"/>
    <w:rsid w:val="00D829EE"/>
    <w:rsid w:val="00D836D2"/>
    <w:rsid w:val="00D85416"/>
    <w:rsid w:val="00D85C1E"/>
    <w:rsid w:val="00D879B9"/>
    <w:rsid w:val="00D87B15"/>
    <w:rsid w:val="00D87CE7"/>
    <w:rsid w:val="00D900C0"/>
    <w:rsid w:val="00D901F8"/>
    <w:rsid w:val="00D977C7"/>
    <w:rsid w:val="00DA0945"/>
    <w:rsid w:val="00DA149A"/>
    <w:rsid w:val="00DA1855"/>
    <w:rsid w:val="00DA2AD8"/>
    <w:rsid w:val="00DA52C5"/>
    <w:rsid w:val="00DA58B9"/>
    <w:rsid w:val="00DA71A9"/>
    <w:rsid w:val="00DB1012"/>
    <w:rsid w:val="00DB1E7E"/>
    <w:rsid w:val="00DB2016"/>
    <w:rsid w:val="00DB78FA"/>
    <w:rsid w:val="00DC01C9"/>
    <w:rsid w:val="00DC220F"/>
    <w:rsid w:val="00DC2441"/>
    <w:rsid w:val="00DC7215"/>
    <w:rsid w:val="00DD143E"/>
    <w:rsid w:val="00DD2D63"/>
    <w:rsid w:val="00DD54C4"/>
    <w:rsid w:val="00DD5C37"/>
    <w:rsid w:val="00DE1CDF"/>
    <w:rsid w:val="00DE5835"/>
    <w:rsid w:val="00DF0516"/>
    <w:rsid w:val="00DF2551"/>
    <w:rsid w:val="00DF3EAA"/>
    <w:rsid w:val="00DF6844"/>
    <w:rsid w:val="00E006F4"/>
    <w:rsid w:val="00E03A6C"/>
    <w:rsid w:val="00E0456C"/>
    <w:rsid w:val="00E06471"/>
    <w:rsid w:val="00E10E9B"/>
    <w:rsid w:val="00E144C6"/>
    <w:rsid w:val="00E22A2B"/>
    <w:rsid w:val="00E22B8D"/>
    <w:rsid w:val="00E250BF"/>
    <w:rsid w:val="00E261CF"/>
    <w:rsid w:val="00E2716A"/>
    <w:rsid w:val="00E33EE5"/>
    <w:rsid w:val="00E346BC"/>
    <w:rsid w:val="00E367A4"/>
    <w:rsid w:val="00E37424"/>
    <w:rsid w:val="00E40714"/>
    <w:rsid w:val="00E4103A"/>
    <w:rsid w:val="00E45DAF"/>
    <w:rsid w:val="00E47170"/>
    <w:rsid w:val="00E47176"/>
    <w:rsid w:val="00E5092A"/>
    <w:rsid w:val="00E50A5C"/>
    <w:rsid w:val="00E51968"/>
    <w:rsid w:val="00E51C4E"/>
    <w:rsid w:val="00E54A1C"/>
    <w:rsid w:val="00E54A77"/>
    <w:rsid w:val="00E55187"/>
    <w:rsid w:val="00E572B8"/>
    <w:rsid w:val="00E668A7"/>
    <w:rsid w:val="00E67940"/>
    <w:rsid w:val="00E7026D"/>
    <w:rsid w:val="00E71C31"/>
    <w:rsid w:val="00E73C65"/>
    <w:rsid w:val="00E775A2"/>
    <w:rsid w:val="00E7783F"/>
    <w:rsid w:val="00E8543B"/>
    <w:rsid w:val="00E8545E"/>
    <w:rsid w:val="00E8735F"/>
    <w:rsid w:val="00E92E3D"/>
    <w:rsid w:val="00E936DA"/>
    <w:rsid w:val="00EA094A"/>
    <w:rsid w:val="00EA1753"/>
    <w:rsid w:val="00EA28D6"/>
    <w:rsid w:val="00EA405C"/>
    <w:rsid w:val="00EA561C"/>
    <w:rsid w:val="00EA5872"/>
    <w:rsid w:val="00EA599C"/>
    <w:rsid w:val="00EA68DB"/>
    <w:rsid w:val="00EB1AB8"/>
    <w:rsid w:val="00EB2D75"/>
    <w:rsid w:val="00EB6DB4"/>
    <w:rsid w:val="00EC04D3"/>
    <w:rsid w:val="00EC187A"/>
    <w:rsid w:val="00EC1B3C"/>
    <w:rsid w:val="00EC348F"/>
    <w:rsid w:val="00ED05A2"/>
    <w:rsid w:val="00ED13C7"/>
    <w:rsid w:val="00ED178C"/>
    <w:rsid w:val="00ED180F"/>
    <w:rsid w:val="00ED1E0F"/>
    <w:rsid w:val="00EE1C5B"/>
    <w:rsid w:val="00EE3C2A"/>
    <w:rsid w:val="00EE6210"/>
    <w:rsid w:val="00EE710F"/>
    <w:rsid w:val="00EF2255"/>
    <w:rsid w:val="00EF4F50"/>
    <w:rsid w:val="00EF63F0"/>
    <w:rsid w:val="00EF774A"/>
    <w:rsid w:val="00EF7B17"/>
    <w:rsid w:val="00F0096A"/>
    <w:rsid w:val="00F01FF5"/>
    <w:rsid w:val="00F03F39"/>
    <w:rsid w:val="00F06550"/>
    <w:rsid w:val="00F07367"/>
    <w:rsid w:val="00F07BB8"/>
    <w:rsid w:val="00F110D4"/>
    <w:rsid w:val="00F12C5C"/>
    <w:rsid w:val="00F13A2D"/>
    <w:rsid w:val="00F13A9C"/>
    <w:rsid w:val="00F16E52"/>
    <w:rsid w:val="00F177D8"/>
    <w:rsid w:val="00F30BDC"/>
    <w:rsid w:val="00F31598"/>
    <w:rsid w:val="00F31691"/>
    <w:rsid w:val="00F31C8C"/>
    <w:rsid w:val="00F32196"/>
    <w:rsid w:val="00F34EB2"/>
    <w:rsid w:val="00F36528"/>
    <w:rsid w:val="00F36D52"/>
    <w:rsid w:val="00F3710D"/>
    <w:rsid w:val="00F4015A"/>
    <w:rsid w:val="00F413D8"/>
    <w:rsid w:val="00F421F4"/>
    <w:rsid w:val="00F42A4D"/>
    <w:rsid w:val="00F43D74"/>
    <w:rsid w:val="00F44B4F"/>
    <w:rsid w:val="00F501A6"/>
    <w:rsid w:val="00F52728"/>
    <w:rsid w:val="00F52DF7"/>
    <w:rsid w:val="00F53183"/>
    <w:rsid w:val="00F533FC"/>
    <w:rsid w:val="00F56C9B"/>
    <w:rsid w:val="00F6152F"/>
    <w:rsid w:val="00F62336"/>
    <w:rsid w:val="00F6243A"/>
    <w:rsid w:val="00F66482"/>
    <w:rsid w:val="00F70334"/>
    <w:rsid w:val="00F732BF"/>
    <w:rsid w:val="00F735E2"/>
    <w:rsid w:val="00F76A8C"/>
    <w:rsid w:val="00F76D51"/>
    <w:rsid w:val="00F77C9E"/>
    <w:rsid w:val="00F827B2"/>
    <w:rsid w:val="00F83FF6"/>
    <w:rsid w:val="00F85831"/>
    <w:rsid w:val="00F86521"/>
    <w:rsid w:val="00F923E7"/>
    <w:rsid w:val="00F92993"/>
    <w:rsid w:val="00F92B3F"/>
    <w:rsid w:val="00F933D1"/>
    <w:rsid w:val="00F96135"/>
    <w:rsid w:val="00F965D4"/>
    <w:rsid w:val="00FA6285"/>
    <w:rsid w:val="00FA7161"/>
    <w:rsid w:val="00FB0493"/>
    <w:rsid w:val="00FB0568"/>
    <w:rsid w:val="00FB05A5"/>
    <w:rsid w:val="00FB0D7E"/>
    <w:rsid w:val="00FB0FB1"/>
    <w:rsid w:val="00FB1659"/>
    <w:rsid w:val="00FB68C5"/>
    <w:rsid w:val="00FB6FF0"/>
    <w:rsid w:val="00FC07F2"/>
    <w:rsid w:val="00FC09BF"/>
    <w:rsid w:val="00FC24C7"/>
    <w:rsid w:val="00FC417B"/>
    <w:rsid w:val="00FC44CC"/>
    <w:rsid w:val="00FC627A"/>
    <w:rsid w:val="00FC6499"/>
    <w:rsid w:val="00FC7CCA"/>
    <w:rsid w:val="00FE01E0"/>
    <w:rsid w:val="00FE0E84"/>
    <w:rsid w:val="00FE37CA"/>
    <w:rsid w:val="00FE3C2C"/>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E99FE0"/>
  <w15:chartTrackingRefBased/>
  <w15:docId w15:val="{C691FE09-2218-7E4F-8549-28576416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Assistant Clerk" w:date="2026-09-25T20:02:00Z">
        <w:pPr/>
      </w:pPrChange>
    </w:pPr>
    <w:rPr>
      <w:rFonts w:ascii="Arial" w:eastAsia="Times New Roman" w:hAnsi="Arial" w:cs="Times New Roman"/>
      <w:szCs w:val="20"/>
      <w:lang w:val="en-GB" w:eastAsia="en-GB"/>
      <w:rPrChange w:id="0" w:author="Assistant Clerk" w:date="2026-09-25T20:02:00Z">
        <w:rPr>
          <w:rFonts w:ascii="Calibri" w:eastAsiaTheme="minorHAnsi" w:hAnsi="Calibri" w:cs="Calibri"/>
          <w:sz w:val="22"/>
          <w:szCs w:val="22"/>
          <w:lang w:val="en-US" w:eastAsia="en-US" w:bidi="ar-SA"/>
        </w:rPr>
      </w:rPrChange>
    </w:rPr>
  </w:style>
  <w:style w:type="paragraph" w:styleId="Heading1">
    <w:name w:val="heading 1"/>
    <w:aliases w:val="Minutes"/>
    <w:basedOn w:val="Normal"/>
    <w:next w:val="Normal"/>
    <w:link w:val="Heading1Char"/>
    <w:qFormat/>
    <w:pPr>
      <w:keepNext/>
      <w:outlineLvl w:val="0"/>
      <w:pPrChange w:id="1" w:author="Assistant Clerk" w:date="2026-09-25T20:02:00Z">
        <w:pPr>
          <w:keepNext/>
          <w:outlineLvl w:val="0"/>
        </w:pPr>
      </w:pPrChange>
    </w:pPr>
    <w:rPr>
      <w:b/>
      <w:u w:val="single"/>
      <w:rPrChange w:id="1" w:author="Assistant Clerk" w:date="2026-09-25T20:02:00Z">
        <w:rPr>
          <w:rFonts w:ascii="Arial" w:hAnsi="Arial"/>
          <w:b/>
          <w:sz w:val="24"/>
          <w:u w:val="single"/>
          <w:lang w:val="en-GB" w:eastAsia="en-GB" w:bidi="ar-SA"/>
        </w:rPr>
      </w:rPrChange>
    </w:rPr>
  </w:style>
  <w:style w:type="paragraph" w:styleId="Heading2">
    <w:name w:val="heading 2"/>
    <w:aliases w:val="abc"/>
    <w:basedOn w:val="Normal"/>
    <w:next w:val="Normal"/>
    <w:link w:val="Heading2Char"/>
    <w:qFormat/>
    <w:pPr>
      <w:keepNext/>
      <w:jc w:val="both"/>
      <w:outlineLvl w:val="1"/>
      <w:pPrChange w:id="2" w:author="Assistant Clerk" w:date="2026-09-25T20:02:00Z">
        <w:pPr>
          <w:keepNext/>
          <w:jc w:val="both"/>
          <w:outlineLvl w:val="1"/>
        </w:pPr>
      </w:pPrChange>
    </w:pPr>
    <w:rPr>
      <w:b/>
      <w:u w:val="single"/>
      <w:rPrChange w:id="2" w:author="Assistant Clerk" w:date="2026-09-25T20:02:00Z">
        <w:rPr>
          <w:rFonts w:ascii="Arial" w:hAnsi="Arial"/>
          <w:b/>
          <w:sz w:val="24"/>
          <w:u w:val="single"/>
          <w:lang w:val="en-GB" w:eastAsia="en-GB" w:bidi="ar-SA"/>
        </w:rPr>
      </w:rPrChange>
    </w:rPr>
  </w:style>
  <w:style w:type="paragraph" w:styleId="Heading3">
    <w:name w:val="heading 3"/>
    <w:basedOn w:val="Normal"/>
    <w:next w:val="Normal"/>
    <w:link w:val="Heading3Char"/>
    <w:qFormat/>
    <w:pPr>
      <w:keepNext/>
      <w:jc w:val="both"/>
      <w:outlineLvl w:val="2"/>
      <w:pPrChange w:id="3" w:author="Assistant Clerk" w:date="2026-09-25T20:02:00Z">
        <w:pPr>
          <w:keepNext/>
          <w:jc w:val="both"/>
          <w:outlineLvl w:val="2"/>
        </w:pPr>
      </w:pPrChange>
    </w:pPr>
    <w:rPr>
      <w:b/>
      <w:rPrChange w:id="3" w:author="Assistant Clerk" w:date="2026-09-25T20:02:00Z">
        <w:rPr>
          <w:rFonts w:ascii="Arial" w:hAnsi="Arial"/>
          <w:b/>
          <w:sz w:val="24"/>
          <w:lang w:val="en-GB" w:eastAsia="en-GB" w:bidi="ar-SA"/>
        </w:rPr>
      </w:rPrChange>
    </w:rPr>
  </w:style>
  <w:style w:type="paragraph" w:styleId="Heading4">
    <w:name w:val="heading 4"/>
    <w:basedOn w:val="Normal"/>
    <w:next w:val="Normal"/>
    <w:link w:val="Heading4Char"/>
    <w:qFormat/>
    <w:pPr>
      <w:keepNext/>
      <w:spacing w:line="480" w:lineRule="auto"/>
      <w:outlineLvl w:val="3"/>
      <w:pPrChange w:id="4" w:author="Assistant Clerk" w:date="2026-09-25T20:02:00Z">
        <w:pPr>
          <w:keepNext/>
          <w:spacing w:line="480" w:lineRule="auto"/>
          <w:outlineLvl w:val="3"/>
        </w:pPr>
      </w:pPrChange>
    </w:pPr>
    <w:rPr>
      <w:b/>
      <w:rPrChange w:id="4" w:author="Assistant Clerk" w:date="2026-09-25T20:02:00Z">
        <w:rPr>
          <w:rFonts w:ascii="Arial" w:hAnsi="Arial"/>
          <w:b/>
          <w:sz w:val="24"/>
          <w:lang w:val="en-GB" w:eastAsia="en-GB" w:bidi="ar-SA"/>
        </w:rPr>
      </w:rPrChange>
    </w:rPr>
  </w:style>
  <w:style w:type="paragraph" w:styleId="Heading5">
    <w:name w:val="heading 5"/>
    <w:basedOn w:val="Normal"/>
    <w:next w:val="Normal"/>
    <w:link w:val="Heading5Char"/>
    <w:qFormat/>
    <w:pPr>
      <w:keepNext/>
      <w:outlineLvl w:val="4"/>
      <w:pPrChange w:id="5" w:author="Assistant Clerk" w:date="2026-09-25T20:02:00Z">
        <w:pPr>
          <w:keepNext/>
          <w:outlineLvl w:val="4"/>
        </w:pPr>
      </w:pPrChange>
    </w:pPr>
    <w:rPr>
      <w:u w:val="single"/>
      <w:rPrChange w:id="5" w:author="Assistant Clerk" w:date="2026-09-25T20:02:00Z">
        <w:rPr>
          <w:rFonts w:ascii="Arial" w:hAnsi="Arial"/>
          <w:sz w:val="24"/>
          <w:u w:val="single"/>
          <w:lang w:val="en-GB" w:eastAsia="en-GB" w:bidi="ar-SA"/>
        </w:rPr>
      </w:rPrChange>
    </w:rPr>
  </w:style>
  <w:style w:type="paragraph" w:styleId="Heading6">
    <w:name w:val="heading 6"/>
    <w:basedOn w:val="Normal"/>
    <w:next w:val="Normal"/>
    <w:link w:val="Heading6Char"/>
    <w:qFormat/>
    <w:pPr>
      <w:keepNext/>
      <w:outlineLvl w:val="5"/>
      <w:pPrChange w:id="6" w:author="Assistant Clerk" w:date="2026-09-25T20:02:00Z">
        <w:pPr>
          <w:keepNext/>
          <w:outlineLvl w:val="5"/>
        </w:pPr>
      </w:pPrChange>
    </w:pPr>
    <w:rPr>
      <w:i/>
      <w:rPrChange w:id="6" w:author="Assistant Clerk" w:date="2026-09-25T20:02:00Z">
        <w:rPr>
          <w:rFonts w:ascii="Arial" w:hAnsi="Arial"/>
          <w:i/>
          <w:sz w:val="24"/>
          <w:lang w:val="en-GB" w:eastAsia="en-GB" w:bidi="ar-SA"/>
        </w:rPr>
      </w:rPrChange>
    </w:rPr>
  </w:style>
  <w:style w:type="paragraph" w:styleId="Heading7">
    <w:name w:val="heading 7"/>
    <w:basedOn w:val="Normal"/>
    <w:next w:val="Normal"/>
    <w:link w:val="Heading7Char"/>
    <w:qFormat/>
    <w:pPr>
      <w:keepNext/>
      <w:numPr>
        <w:ilvl w:val="6"/>
        <w:numId w:val="2"/>
      </w:numPr>
      <w:spacing w:before="240" w:after="60"/>
      <w:outlineLvl w:val="6"/>
      <w:pPrChange w:id="7" w:author="Assistant Clerk" w:date="2026-09-25T20:02:00Z">
        <w:pPr>
          <w:keepNext/>
          <w:numPr>
            <w:ilvl w:val="6"/>
            <w:numId w:val="2"/>
          </w:numPr>
          <w:tabs>
            <w:tab w:val="num" w:pos="0"/>
          </w:tabs>
          <w:spacing w:before="240" w:after="60"/>
          <w:ind w:left="5241" w:hanging="708"/>
          <w:outlineLvl w:val="6"/>
        </w:pPr>
      </w:pPrChange>
    </w:pPr>
    <w:rPr>
      <w:rPrChange w:id="7" w:author="Assistant Clerk" w:date="2026-09-25T20:02:00Z">
        <w:rPr>
          <w:rFonts w:ascii="Arial" w:hAnsi="Arial"/>
          <w:sz w:val="24"/>
          <w:lang w:val="en-GB" w:eastAsia="en-GB" w:bidi="ar-SA"/>
        </w:rPr>
      </w:rPrChange>
    </w:rPr>
  </w:style>
  <w:style w:type="paragraph" w:styleId="Heading8">
    <w:name w:val="heading 8"/>
    <w:basedOn w:val="Normal"/>
    <w:next w:val="Normal"/>
    <w:link w:val="Heading8Char"/>
    <w:qFormat/>
    <w:pPr>
      <w:keepNext/>
      <w:numPr>
        <w:ilvl w:val="7"/>
        <w:numId w:val="2"/>
      </w:numPr>
      <w:spacing w:before="240" w:after="60"/>
      <w:outlineLvl w:val="7"/>
      <w:pPrChange w:id="8" w:author="Assistant Clerk" w:date="2026-09-25T20:02:00Z">
        <w:pPr>
          <w:keepNext/>
          <w:numPr>
            <w:ilvl w:val="7"/>
            <w:numId w:val="2"/>
          </w:numPr>
          <w:tabs>
            <w:tab w:val="num" w:pos="0"/>
          </w:tabs>
          <w:spacing w:before="240" w:after="60"/>
          <w:ind w:left="5949" w:hanging="708"/>
          <w:outlineLvl w:val="7"/>
        </w:pPr>
      </w:pPrChange>
    </w:pPr>
    <w:rPr>
      <w:i/>
      <w:rPrChange w:id="8" w:author="Assistant Clerk" w:date="2026-09-25T20:02:00Z">
        <w:rPr>
          <w:rFonts w:ascii="Arial" w:hAnsi="Arial"/>
          <w:i/>
          <w:sz w:val="24"/>
          <w:lang w:val="en-GB" w:eastAsia="en-GB" w:bidi="ar-SA"/>
        </w:rPr>
      </w:rPrChange>
    </w:rPr>
  </w:style>
  <w:style w:type="paragraph" w:styleId="Heading9">
    <w:name w:val="heading 9"/>
    <w:basedOn w:val="Normal"/>
    <w:next w:val="Normal"/>
    <w:link w:val="Heading9Char"/>
    <w:qFormat/>
    <w:pPr>
      <w:keepNext/>
      <w:numPr>
        <w:ilvl w:val="8"/>
        <w:numId w:val="2"/>
      </w:numPr>
      <w:spacing w:before="240" w:after="60"/>
      <w:outlineLvl w:val="8"/>
      <w:pPrChange w:id="9" w:author="Assistant Clerk" w:date="2026-09-25T20:02:00Z">
        <w:pPr>
          <w:keepNext/>
          <w:numPr>
            <w:ilvl w:val="8"/>
            <w:numId w:val="2"/>
          </w:numPr>
          <w:tabs>
            <w:tab w:val="num" w:pos="0"/>
          </w:tabs>
          <w:spacing w:before="240" w:after="60"/>
          <w:ind w:left="6657" w:hanging="708"/>
          <w:outlineLvl w:val="8"/>
        </w:pPr>
      </w:pPrChange>
    </w:pPr>
    <w:rPr>
      <w:i/>
      <w:sz w:val="18"/>
      <w:rPrChange w:id="9" w:author="Assistant Clerk" w:date="2026-09-25T20:02:00Z">
        <w:rPr>
          <w:rFonts w:ascii="Arial" w:hAnsi="Arial"/>
          <w:i/>
          <w:sz w:val="18"/>
          <w:lang w:val="en-GB" w:eastAsia="en-GB"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951764"/>
    <w:pPr>
      <w:spacing w:before="100" w:beforeAutospacing="1" w:after="100" w:afterAutospacing="1"/>
      <w:pPrChange w:id="10" w:author="Assistant Clerk" w:date="2026-09-25T20:02:00Z">
        <w:pPr>
          <w:spacing w:before="100" w:beforeAutospacing="1" w:after="100" w:afterAutospacing="1"/>
        </w:pPr>
      </w:pPrChange>
    </w:pPr>
    <w:rPr>
      <w:rFonts w:ascii="Times New Roman" w:hAnsi="Times New Roman"/>
      <w:szCs w:val="24"/>
      <w:rPrChange w:id="10" w:author="Assistant Clerk" w:date="2026-09-25T20:02:00Z">
        <w:rPr>
          <w:sz w:val="24"/>
          <w:szCs w:val="24"/>
          <w:lang w:val="en-GB" w:eastAsia="en-GB" w:bidi="ar-SA"/>
        </w:rPr>
      </w:rPrChange>
    </w:rPr>
  </w:style>
  <w:style w:type="character" w:customStyle="1" w:styleId="apple-converted-space">
    <w:name w:val="apple-converted-space"/>
    <w:basedOn w:val="DefaultParagraphFont"/>
    <w:rsid w:val="0075033B"/>
  </w:style>
  <w:style w:type="character" w:customStyle="1" w:styleId="ezoic-ad">
    <w:name w:val="ezoic-ad"/>
    <w:basedOn w:val="DefaultParagraphFont"/>
    <w:rsid w:val="0075033B"/>
  </w:style>
  <w:style w:type="paragraph" w:styleId="ListParagraph">
    <w:name w:val="List Paragraph"/>
    <w:basedOn w:val="Normal"/>
    <w:link w:val="ListParagraphChar"/>
    <w:uiPriority w:val="34"/>
    <w:qFormat/>
    <w:rsid w:val="003F4CCB"/>
    <w:pPr>
      <w:ind w:left="720"/>
      <w:pPrChange w:id="11" w:author="Assistant Clerk" w:date="2026-09-25T20:02:00Z">
        <w:pPr>
          <w:ind w:left="720"/>
          <w:contextualSpacing/>
        </w:pPr>
      </w:pPrChange>
    </w:pPr>
    <w:rPr>
      <w:rPrChange w:id="11" w:author="Assistant Clerk" w:date="2026-09-25T20:02:00Z">
        <w:rPr>
          <w:rFonts w:asciiTheme="minorHAnsi" w:hAnsiTheme="minorHAnsi" w:cstheme="minorBidi"/>
          <w:sz w:val="24"/>
          <w:szCs w:val="24"/>
          <w:lang w:val="en-GB" w:eastAsia="en-GB" w:bidi="ar-SA"/>
        </w:rPr>
      </w:rPrChange>
    </w:rPr>
  </w:style>
  <w:style w:type="character" w:customStyle="1" w:styleId="Heading1Char">
    <w:name w:val="Heading 1 Char"/>
    <w:basedOn w:val="DefaultParagraphFont"/>
    <w:link w:val="Heading1"/>
    <w:rsid w:val="00EF2255"/>
    <w:rPr>
      <w:rFonts w:ascii="Arial" w:eastAsia="Times New Roman" w:hAnsi="Arial" w:cs="Times New Roman"/>
      <w:b/>
      <w:szCs w:val="20"/>
      <w:u w:val="single"/>
      <w:lang w:val="en-GB" w:eastAsia="en-GB"/>
    </w:rPr>
  </w:style>
  <w:style w:type="character" w:customStyle="1" w:styleId="Heading2Char">
    <w:name w:val="Heading 2 Char"/>
    <w:basedOn w:val="DefaultParagraphFont"/>
    <w:link w:val="Heading2"/>
    <w:rsid w:val="00EF2255"/>
    <w:rPr>
      <w:rFonts w:ascii="Arial" w:eastAsia="Times New Roman" w:hAnsi="Arial" w:cs="Times New Roman"/>
      <w:b/>
      <w:szCs w:val="20"/>
      <w:u w:val="single"/>
      <w:lang w:val="en-GB" w:eastAsia="en-GB"/>
    </w:rPr>
  </w:style>
  <w:style w:type="character" w:customStyle="1" w:styleId="Heading3Char">
    <w:name w:val="Heading 3 Char"/>
    <w:basedOn w:val="DefaultParagraphFont"/>
    <w:link w:val="Heading3"/>
    <w:rsid w:val="00EF2255"/>
    <w:rPr>
      <w:rFonts w:ascii="Arial" w:eastAsia="Times New Roman" w:hAnsi="Arial" w:cs="Times New Roman"/>
      <w:b/>
      <w:szCs w:val="20"/>
      <w:lang w:val="en-GB" w:eastAsia="en-GB"/>
    </w:rPr>
  </w:style>
  <w:style w:type="character" w:customStyle="1" w:styleId="Heading4Char">
    <w:name w:val="Heading 4 Char"/>
    <w:basedOn w:val="DefaultParagraphFont"/>
    <w:link w:val="Heading4"/>
    <w:rsid w:val="00EF2255"/>
    <w:rPr>
      <w:rFonts w:ascii="Arial" w:eastAsia="Times New Roman" w:hAnsi="Arial" w:cs="Times New Roman"/>
      <w:b/>
      <w:szCs w:val="20"/>
      <w:lang w:val="en-GB" w:eastAsia="en-GB"/>
    </w:rPr>
  </w:style>
  <w:style w:type="character" w:customStyle="1" w:styleId="Heading5Char">
    <w:name w:val="Heading 5 Char"/>
    <w:basedOn w:val="DefaultParagraphFont"/>
    <w:link w:val="Heading5"/>
    <w:rsid w:val="00EF2255"/>
    <w:rPr>
      <w:rFonts w:ascii="Arial" w:eastAsia="Times New Roman" w:hAnsi="Arial" w:cs="Times New Roman"/>
      <w:szCs w:val="20"/>
      <w:u w:val="single"/>
      <w:lang w:val="en-GB" w:eastAsia="en-GB"/>
    </w:rPr>
  </w:style>
  <w:style w:type="character" w:customStyle="1" w:styleId="Heading6Char">
    <w:name w:val="Heading 6 Char"/>
    <w:basedOn w:val="DefaultParagraphFont"/>
    <w:link w:val="Heading6"/>
    <w:rsid w:val="00EF2255"/>
    <w:rPr>
      <w:rFonts w:ascii="Arial" w:eastAsia="Times New Roman" w:hAnsi="Arial" w:cs="Times New Roman"/>
      <w:i/>
      <w:szCs w:val="20"/>
      <w:lang w:val="en-GB" w:eastAsia="en-GB"/>
    </w:rPr>
  </w:style>
  <w:style w:type="character" w:customStyle="1" w:styleId="Heading7Char">
    <w:name w:val="Heading 7 Char"/>
    <w:basedOn w:val="DefaultParagraphFont"/>
    <w:link w:val="Heading7"/>
    <w:rsid w:val="00EF2255"/>
    <w:rPr>
      <w:rFonts w:ascii="Arial" w:eastAsia="Times New Roman" w:hAnsi="Arial" w:cs="Times New Roman"/>
      <w:szCs w:val="20"/>
      <w:lang w:val="en-GB" w:eastAsia="en-GB"/>
    </w:rPr>
  </w:style>
  <w:style w:type="character" w:customStyle="1" w:styleId="Heading8Char">
    <w:name w:val="Heading 8 Char"/>
    <w:basedOn w:val="DefaultParagraphFont"/>
    <w:link w:val="Heading8"/>
    <w:rsid w:val="00EF2255"/>
    <w:rPr>
      <w:rFonts w:ascii="Arial" w:eastAsia="Times New Roman" w:hAnsi="Arial" w:cs="Times New Roman"/>
      <w:i/>
      <w:szCs w:val="20"/>
      <w:lang w:val="en-GB" w:eastAsia="en-GB"/>
    </w:rPr>
  </w:style>
  <w:style w:type="character" w:customStyle="1" w:styleId="Heading9Char">
    <w:name w:val="Heading 9 Char"/>
    <w:basedOn w:val="DefaultParagraphFont"/>
    <w:link w:val="Heading9"/>
    <w:rsid w:val="00EF2255"/>
    <w:rPr>
      <w:rFonts w:ascii="Arial" w:eastAsia="Times New Roman" w:hAnsi="Arial" w:cs="Times New Roman"/>
      <w:i/>
      <w:sz w:val="18"/>
      <w:szCs w:val="20"/>
      <w:lang w:val="en-GB" w:eastAsia="en-GB"/>
    </w:rPr>
  </w:style>
  <w:style w:type="paragraph" w:styleId="Header">
    <w:name w:val="header"/>
    <w:basedOn w:val="Normal"/>
    <w:link w:val="HeaderChar"/>
    <w:pPr>
      <w:tabs>
        <w:tab w:val="center" w:pos="4153"/>
        <w:tab w:val="right" w:pos="8306"/>
      </w:tabs>
      <w:pPrChange w:id="12" w:author="Assistant Clerk" w:date="2026-09-25T20:02:00Z">
        <w:pPr>
          <w:tabs>
            <w:tab w:val="center" w:pos="4153"/>
            <w:tab w:val="right" w:pos="8306"/>
          </w:tabs>
        </w:pPr>
      </w:pPrChange>
    </w:pPr>
    <w:rPr>
      <w:rPrChange w:id="12" w:author="Assistant Clerk" w:date="2026-09-25T20:02:00Z">
        <w:rPr>
          <w:rFonts w:ascii="Arial" w:hAnsi="Arial"/>
          <w:sz w:val="24"/>
          <w:lang w:val="en-GB" w:eastAsia="en-GB" w:bidi="ar-SA"/>
        </w:rPr>
      </w:rPrChange>
    </w:rPr>
  </w:style>
  <w:style w:type="character" w:customStyle="1" w:styleId="HeaderChar">
    <w:name w:val="Header Char"/>
    <w:basedOn w:val="DefaultParagraphFont"/>
    <w:link w:val="Header"/>
    <w:rsid w:val="00EF2255"/>
    <w:rPr>
      <w:rFonts w:ascii="Arial" w:eastAsia="Times New Roman" w:hAnsi="Arial" w:cs="Times New Roman"/>
      <w:szCs w:val="20"/>
      <w:lang w:val="en-GB" w:eastAsia="en-GB"/>
    </w:rPr>
  </w:style>
  <w:style w:type="paragraph" w:styleId="Footer">
    <w:name w:val="footer"/>
    <w:basedOn w:val="Normal"/>
    <w:link w:val="FooterChar"/>
    <w:uiPriority w:val="99"/>
    <w:pPr>
      <w:tabs>
        <w:tab w:val="center" w:pos="4153"/>
        <w:tab w:val="right" w:pos="8306"/>
      </w:tabs>
      <w:pPrChange w:id="13" w:author="Assistant Clerk" w:date="2026-09-25T20:02:00Z">
        <w:pPr>
          <w:tabs>
            <w:tab w:val="center" w:pos="4153"/>
            <w:tab w:val="right" w:pos="8306"/>
          </w:tabs>
        </w:pPr>
      </w:pPrChange>
    </w:pPr>
    <w:rPr>
      <w:rPrChange w:id="13" w:author="Assistant Clerk" w:date="2026-09-25T20:02:00Z">
        <w:rPr>
          <w:rFonts w:ascii="Arial" w:hAnsi="Arial"/>
          <w:sz w:val="24"/>
          <w:lang w:val="en-GB" w:eastAsia="en-GB" w:bidi="ar-SA"/>
        </w:rPr>
      </w:rPrChange>
    </w:rPr>
  </w:style>
  <w:style w:type="character" w:customStyle="1" w:styleId="FooterChar">
    <w:name w:val="Footer Char"/>
    <w:basedOn w:val="DefaultParagraphFont"/>
    <w:link w:val="Footer"/>
    <w:uiPriority w:val="99"/>
    <w:rsid w:val="00EF2255"/>
    <w:rPr>
      <w:rFonts w:ascii="Arial" w:eastAsia="Times New Roman" w:hAnsi="Arial" w:cs="Times New Roman"/>
      <w:szCs w:val="20"/>
      <w:lang w:val="en-GB" w:eastAsia="en-GB"/>
    </w:rPr>
  </w:style>
  <w:style w:type="character" w:styleId="PageNumber">
    <w:name w:val="page number"/>
    <w:basedOn w:val="DefaultParagraphFont"/>
    <w:rsid w:val="00EF2255"/>
  </w:style>
  <w:style w:type="paragraph" w:styleId="FootnoteText">
    <w:name w:val="footnote text"/>
    <w:basedOn w:val="Normal"/>
    <w:link w:val="FootnoteTextChar"/>
    <w:semiHidden/>
    <w:pPr>
      <w:pPrChange w:id="14" w:author="Assistant Clerk" w:date="2026-09-25T20:02:00Z">
        <w:pPr/>
      </w:pPrChange>
    </w:pPr>
    <w:rPr>
      <w:sz w:val="20"/>
      <w:rPrChange w:id="14" w:author="Assistant Clerk" w:date="2026-09-25T20:02:00Z">
        <w:rPr>
          <w:rFonts w:ascii="Arial" w:hAnsi="Arial"/>
          <w:lang w:val="en-GB" w:eastAsia="en-GB" w:bidi="ar-SA"/>
        </w:rPr>
      </w:rPrChange>
    </w:rPr>
  </w:style>
  <w:style w:type="character" w:customStyle="1" w:styleId="FootnoteTextChar">
    <w:name w:val="Footnote Text Char"/>
    <w:basedOn w:val="DefaultParagraphFont"/>
    <w:link w:val="FootnoteText"/>
    <w:semiHidden/>
    <w:rsid w:val="00EF2255"/>
    <w:rPr>
      <w:rFonts w:ascii="Arial" w:eastAsia="Times New Roman" w:hAnsi="Arial" w:cs="Times New Roman"/>
      <w:sz w:val="20"/>
      <w:szCs w:val="20"/>
      <w:lang w:val="en-GB" w:eastAsia="en-GB"/>
    </w:rPr>
  </w:style>
  <w:style w:type="character" w:styleId="FootnoteReference">
    <w:name w:val="footnote reference"/>
    <w:semiHidden/>
    <w:rsid w:val="00EF2255"/>
    <w:rPr>
      <w:vertAlign w:val="superscript"/>
    </w:rPr>
  </w:style>
  <w:style w:type="paragraph" w:styleId="BodyText">
    <w:name w:val="Body Text"/>
    <w:basedOn w:val="Normal"/>
    <w:link w:val="BodyTextChar"/>
    <w:pPr>
      <w:jc w:val="both"/>
      <w:pPrChange w:id="15" w:author="Assistant Clerk" w:date="2026-09-25T20:02:00Z">
        <w:pPr>
          <w:jc w:val="both"/>
        </w:pPr>
      </w:pPrChange>
    </w:pPr>
    <w:rPr>
      <w:rPrChange w:id="15" w:author="Assistant Clerk" w:date="2026-09-25T20:02:00Z">
        <w:rPr>
          <w:rFonts w:ascii="Arial" w:hAnsi="Arial"/>
          <w:sz w:val="24"/>
          <w:lang w:val="en-GB" w:eastAsia="en-GB" w:bidi="ar-SA"/>
        </w:rPr>
      </w:rPrChange>
    </w:rPr>
  </w:style>
  <w:style w:type="character" w:customStyle="1" w:styleId="BodyTextChar">
    <w:name w:val="Body Text Char"/>
    <w:basedOn w:val="DefaultParagraphFont"/>
    <w:link w:val="BodyText"/>
    <w:rsid w:val="00EF2255"/>
    <w:rPr>
      <w:rFonts w:ascii="Arial" w:eastAsia="Times New Roman" w:hAnsi="Arial" w:cs="Times New Roman"/>
      <w:szCs w:val="20"/>
      <w:lang w:val="en-GB" w:eastAsia="en-GB"/>
    </w:rPr>
  </w:style>
  <w:style w:type="paragraph" w:styleId="BodyText2">
    <w:name w:val="Body Text 2"/>
    <w:basedOn w:val="Normal"/>
    <w:link w:val="BodyText2Char"/>
    <w:pPr>
      <w:pPrChange w:id="16" w:author="Assistant Clerk" w:date="2026-09-25T20:02:00Z">
        <w:pPr/>
      </w:pPrChange>
    </w:pPr>
    <w:rPr>
      <w:b/>
      <w:rPrChange w:id="16" w:author="Assistant Clerk" w:date="2026-09-25T20:02:00Z">
        <w:rPr>
          <w:rFonts w:ascii="Arial" w:hAnsi="Arial"/>
          <w:b/>
          <w:sz w:val="24"/>
          <w:lang w:val="en-GB" w:eastAsia="en-GB" w:bidi="ar-SA"/>
        </w:rPr>
      </w:rPrChange>
    </w:rPr>
  </w:style>
  <w:style w:type="character" w:customStyle="1" w:styleId="BodyText2Char">
    <w:name w:val="Body Text 2 Char"/>
    <w:basedOn w:val="DefaultParagraphFont"/>
    <w:link w:val="BodyText2"/>
    <w:rsid w:val="00EF2255"/>
    <w:rPr>
      <w:rFonts w:ascii="Arial" w:eastAsia="Times New Roman" w:hAnsi="Arial" w:cs="Times New Roman"/>
      <w:b/>
      <w:szCs w:val="20"/>
      <w:lang w:val="en-GB" w:eastAsia="en-GB"/>
    </w:rPr>
  </w:style>
  <w:style w:type="paragraph" w:styleId="Title">
    <w:name w:val="Title"/>
    <w:basedOn w:val="Normal"/>
    <w:link w:val="TitleChar"/>
    <w:qFormat/>
    <w:pPr>
      <w:jc w:val="center"/>
      <w:pPrChange w:id="17" w:author="Assistant Clerk" w:date="2026-09-25T20:02:00Z">
        <w:pPr>
          <w:jc w:val="center"/>
        </w:pPr>
      </w:pPrChange>
    </w:pPr>
    <w:rPr>
      <w:b/>
      <w:sz w:val="48"/>
      <w:u w:val="single"/>
      <w:rPrChange w:id="17" w:author="Assistant Clerk" w:date="2026-09-25T20:02:00Z">
        <w:rPr>
          <w:rFonts w:ascii="Arial" w:hAnsi="Arial"/>
          <w:b/>
          <w:sz w:val="48"/>
          <w:u w:val="single"/>
          <w:lang w:val="en-GB" w:eastAsia="en-GB" w:bidi="ar-SA"/>
        </w:rPr>
      </w:rPrChange>
    </w:rPr>
  </w:style>
  <w:style w:type="character" w:customStyle="1" w:styleId="TitleChar">
    <w:name w:val="Title Char"/>
    <w:basedOn w:val="DefaultParagraphFont"/>
    <w:link w:val="Title"/>
    <w:rsid w:val="00EF2255"/>
    <w:rPr>
      <w:rFonts w:ascii="Arial" w:eastAsia="Times New Roman" w:hAnsi="Arial" w:cs="Times New Roman"/>
      <w:b/>
      <w:sz w:val="48"/>
      <w:szCs w:val="20"/>
      <w:u w:val="single"/>
      <w:lang w:val="en-GB" w:eastAsia="en-GB"/>
    </w:rPr>
  </w:style>
  <w:style w:type="paragraph" w:styleId="BodyText3">
    <w:name w:val="Body Text 3"/>
    <w:basedOn w:val="Normal"/>
    <w:link w:val="BodyText3Char"/>
    <w:pPr>
      <w:pPrChange w:id="18" w:author="Assistant Clerk" w:date="2026-09-25T20:02:00Z">
        <w:pPr/>
      </w:pPrChange>
    </w:pPr>
    <w:rPr>
      <w:sz w:val="32"/>
      <w:rPrChange w:id="18" w:author="Assistant Clerk" w:date="2026-09-25T20:02:00Z">
        <w:rPr>
          <w:rFonts w:ascii="Arial" w:hAnsi="Arial"/>
          <w:sz w:val="32"/>
          <w:lang w:val="en-GB" w:eastAsia="en-GB" w:bidi="ar-SA"/>
        </w:rPr>
      </w:rPrChange>
    </w:rPr>
  </w:style>
  <w:style w:type="character" w:customStyle="1" w:styleId="BodyText3Char">
    <w:name w:val="Body Text 3 Char"/>
    <w:basedOn w:val="DefaultParagraphFont"/>
    <w:link w:val="BodyText3"/>
    <w:rsid w:val="00EF2255"/>
    <w:rPr>
      <w:rFonts w:ascii="Arial" w:eastAsia="Times New Roman" w:hAnsi="Arial" w:cs="Times New Roman"/>
      <w:sz w:val="32"/>
      <w:szCs w:val="20"/>
      <w:lang w:val="en-GB" w:eastAsia="en-GB"/>
    </w:rPr>
  </w:style>
  <w:style w:type="paragraph" w:customStyle="1" w:styleId="Aminutestext">
    <w:name w:val="A minutes text"/>
    <w:basedOn w:val="Heading1"/>
    <w:rsid w:val="00EF2255"/>
    <w:pPr>
      <w:tabs>
        <w:tab w:val="num" w:pos="1134"/>
      </w:tabs>
      <w:spacing w:before="120" w:after="120"/>
      <w:ind w:left="1134"/>
      <w:outlineLvl w:val="9"/>
    </w:pPr>
    <w:rPr>
      <w:b w:val="0"/>
      <w:kern w:val="28"/>
      <w:u w:val="none"/>
    </w:rPr>
  </w:style>
  <w:style w:type="paragraph" w:customStyle="1" w:styleId="Aproposition">
    <w:name w:val="A proposition"/>
    <w:basedOn w:val="Aminutestext"/>
    <w:next w:val="Aminutestext"/>
    <w:rsid w:val="00EF2255"/>
    <w:pPr>
      <w:ind w:left="1701"/>
    </w:pPr>
    <w:rPr>
      <w:b/>
    </w:rPr>
  </w:style>
  <w:style w:type="character" w:styleId="Hyperlink">
    <w:name w:val="Hyperlink"/>
    <w:rsid w:val="00EF2255"/>
    <w:rPr>
      <w:color w:val="0000FF"/>
      <w:u w:val="single"/>
    </w:rPr>
  </w:style>
  <w:style w:type="character" w:styleId="Strong">
    <w:name w:val="Strong"/>
    <w:qFormat/>
    <w:rsid w:val="00EF2255"/>
    <w:rPr>
      <w:b/>
      <w:bCs/>
    </w:rPr>
  </w:style>
  <w:style w:type="table" w:styleId="TableGrid">
    <w:name w:val="Table Grid"/>
    <w:basedOn w:val="TableNormal"/>
    <w:rsid w:val="00EF2255"/>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F2255"/>
    <w:rPr>
      <w:rFonts w:ascii="Tahoma" w:hAnsi="Tahoma" w:cs="Tahoma"/>
      <w:sz w:val="16"/>
      <w:szCs w:val="16"/>
    </w:rPr>
  </w:style>
  <w:style w:type="character" w:customStyle="1" w:styleId="BalloonTextChar">
    <w:name w:val="Balloon Text Char"/>
    <w:basedOn w:val="DefaultParagraphFont"/>
    <w:link w:val="BalloonText"/>
    <w:rsid w:val="00EF2255"/>
    <w:rPr>
      <w:rFonts w:ascii="Tahoma" w:eastAsia="Times New Roman" w:hAnsi="Tahoma" w:cs="Tahoma"/>
      <w:sz w:val="16"/>
      <w:szCs w:val="16"/>
      <w:lang w:val="en-GB" w:eastAsia="en-GB"/>
    </w:rPr>
  </w:style>
  <w:style w:type="paragraph" w:customStyle="1" w:styleId="Default">
    <w:name w:val="Default"/>
    <w:rsid w:val="00820A4E"/>
    <w:pPr>
      <w:autoSpaceDE w:val="0"/>
      <w:autoSpaceDN w:val="0"/>
      <w:adjustRightInd w:val="0"/>
      <w:pPrChange w:id="19" w:author="Assistant Clerk" w:date="2026-09-25T20:02:00Z">
        <w:pPr>
          <w:autoSpaceDE w:val="0"/>
          <w:autoSpaceDN w:val="0"/>
          <w:adjustRightInd w:val="0"/>
        </w:pPr>
      </w:pPrChange>
    </w:pPr>
    <w:rPr>
      <w:rFonts w:ascii="Arial" w:eastAsia="Times New Roman" w:hAnsi="Arial" w:cs="Arial"/>
      <w:color w:val="000000"/>
      <w:rPrChange w:id="19" w:author="Assistant Clerk" w:date="2026-09-25T20:02:00Z">
        <w:rPr>
          <w:rFonts w:ascii="Arial" w:hAnsi="Arial" w:cs="Arial"/>
          <w:color w:val="000000"/>
          <w:sz w:val="24"/>
          <w:szCs w:val="24"/>
          <w:lang w:val="en-US" w:eastAsia="en-US" w:bidi="ar-SA"/>
        </w:rPr>
      </w:rPrChange>
    </w:rPr>
  </w:style>
  <w:style w:type="paragraph" w:customStyle="1" w:styleId="Heading1111">
    <w:name w:val="Heading 1111"/>
    <w:basedOn w:val="ListParagraph"/>
    <w:qFormat/>
    <w:rsid w:val="00C270C3"/>
    <w:pPr>
      <w:numPr>
        <w:numId w:val="3"/>
      </w:numPr>
      <w:tabs>
        <w:tab w:val="left" w:pos="-1440"/>
        <w:tab w:val="left" w:pos="-720"/>
        <w:tab w:val="left" w:pos="0"/>
        <w:tab w:val="left" w:pos="1080"/>
        <w:tab w:val="left" w:pos="1440"/>
      </w:tabs>
      <w:suppressAutoHyphens/>
      <w:spacing w:before="60" w:after="60" w:line="276" w:lineRule="auto"/>
      <w:contextualSpacing/>
      <w:jc w:val="both"/>
      <w:pPrChange w:id="20" w:author="Assistant Clerk" w:date="2026-09-25T20:02:00Z">
        <w:pPr>
          <w:numPr>
            <w:numId w:val="3"/>
          </w:numPr>
          <w:tabs>
            <w:tab w:val="left" w:pos="-1440"/>
            <w:tab w:val="left" w:pos="-720"/>
            <w:tab w:val="left" w:pos="0"/>
            <w:tab w:val="num" w:pos="567"/>
            <w:tab w:val="left" w:pos="1080"/>
            <w:tab w:val="left" w:pos="1440"/>
          </w:tabs>
          <w:suppressAutoHyphens/>
          <w:spacing w:before="60" w:after="60" w:line="276" w:lineRule="auto"/>
          <w:ind w:left="567" w:hanging="567"/>
          <w:jc w:val="both"/>
        </w:pPr>
      </w:pPrChange>
    </w:pPr>
    <w:rPr>
      <w:rFonts w:cs="Arial"/>
      <w:b/>
      <w:spacing w:val="-3"/>
      <w:szCs w:val="24"/>
      <w:lang w:eastAsia="en-US"/>
      <w:rPrChange w:id="20" w:author="Assistant Clerk" w:date="2026-09-25T20:02:00Z">
        <w:rPr>
          <w:rFonts w:ascii="Arial" w:hAnsi="Arial" w:cs="Arial"/>
          <w:b/>
          <w:spacing w:val="-3"/>
          <w:sz w:val="24"/>
          <w:lang w:val="en-GB" w:eastAsia="en-GB" w:bidi="ar-SA"/>
        </w:rPr>
      </w:rPrChange>
    </w:rPr>
  </w:style>
  <w:style w:type="character" w:customStyle="1" w:styleId="ListParagraphChar">
    <w:name w:val="List Paragraph Char"/>
    <w:link w:val="ListParagraph"/>
    <w:uiPriority w:val="34"/>
    <w:rsid w:val="00EF2255"/>
    <w:rPr>
      <w:rFonts w:ascii="Arial" w:eastAsia="Times New Roman" w:hAnsi="Arial" w:cs="Times New Roman"/>
      <w:szCs w:val="20"/>
      <w:lang w:val="en-GB" w:eastAsia="en-GB"/>
    </w:rPr>
  </w:style>
  <w:style w:type="character" w:styleId="UnresolvedMention">
    <w:name w:val="Unresolved Mention"/>
    <w:basedOn w:val="DefaultParagraphFont"/>
    <w:uiPriority w:val="99"/>
    <w:semiHidden/>
    <w:unhideWhenUsed/>
    <w:rsid w:val="00EF2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501092">
      <w:bodyDiv w:val="1"/>
      <w:marLeft w:val="0"/>
      <w:marRight w:val="0"/>
      <w:marTop w:val="0"/>
      <w:marBottom w:val="0"/>
      <w:divBdr>
        <w:top w:val="none" w:sz="0" w:space="0" w:color="auto"/>
        <w:left w:val="none" w:sz="0" w:space="0" w:color="auto"/>
        <w:bottom w:val="none" w:sz="0" w:space="0" w:color="auto"/>
        <w:right w:val="none" w:sz="0" w:space="0" w:color="auto"/>
      </w:divBdr>
    </w:div>
    <w:div w:id="362635159">
      <w:bodyDiv w:val="1"/>
      <w:marLeft w:val="0"/>
      <w:marRight w:val="0"/>
      <w:marTop w:val="0"/>
      <w:marBottom w:val="0"/>
      <w:divBdr>
        <w:top w:val="none" w:sz="0" w:space="0" w:color="auto"/>
        <w:left w:val="none" w:sz="0" w:space="0" w:color="auto"/>
        <w:bottom w:val="none" w:sz="0" w:space="0" w:color="auto"/>
        <w:right w:val="none" w:sz="0" w:space="0" w:color="auto"/>
      </w:divBdr>
    </w:div>
    <w:div w:id="460851078">
      <w:bodyDiv w:val="1"/>
      <w:marLeft w:val="0"/>
      <w:marRight w:val="0"/>
      <w:marTop w:val="0"/>
      <w:marBottom w:val="0"/>
      <w:divBdr>
        <w:top w:val="none" w:sz="0" w:space="0" w:color="auto"/>
        <w:left w:val="none" w:sz="0" w:space="0" w:color="auto"/>
        <w:bottom w:val="none" w:sz="0" w:space="0" w:color="auto"/>
        <w:right w:val="none" w:sz="0" w:space="0" w:color="auto"/>
      </w:divBdr>
    </w:div>
    <w:div w:id="484589088">
      <w:bodyDiv w:val="1"/>
      <w:marLeft w:val="0"/>
      <w:marRight w:val="0"/>
      <w:marTop w:val="0"/>
      <w:marBottom w:val="0"/>
      <w:divBdr>
        <w:top w:val="none" w:sz="0" w:space="0" w:color="auto"/>
        <w:left w:val="none" w:sz="0" w:space="0" w:color="auto"/>
        <w:bottom w:val="none" w:sz="0" w:space="0" w:color="auto"/>
        <w:right w:val="none" w:sz="0" w:space="0" w:color="auto"/>
      </w:divBdr>
    </w:div>
    <w:div w:id="638221192">
      <w:bodyDiv w:val="1"/>
      <w:marLeft w:val="0"/>
      <w:marRight w:val="0"/>
      <w:marTop w:val="0"/>
      <w:marBottom w:val="0"/>
      <w:divBdr>
        <w:top w:val="none" w:sz="0" w:space="0" w:color="auto"/>
        <w:left w:val="none" w:sz="0" w:space="0" w:color="auto"/>
        <w:bottom w:val="none" w:sz="0" w:space="0" w:color="auto"/>
        <w:right w:val="none" w:sz="0" w:space="0" w:color="auto"/>
      </w:divBdr>
    </w:div>
    <w:div w:id="907812654">
      <w:bodyDiv w:val="1"/>
      <w:marLeft w:val="0"/>
      <w:marRight w:val="0"/>
      <w:marTop w:val="0"/>
      <w:marBottom w:val="0"/>
      <w:divBdr>
        <w:top w:val="none" w:sz="0" w:space="0" w:color="auto"/>
        <w:left w:val="none" w:sz="0" w:space="0" w:color="auto"/>
        <w:bottom w:val="none" w:sz="0" w:space="0" w:color="auto"/>
        <w:right w:val="none" w:sz="0" w:space="0" w:color="auto"/>
      </w:divBdr>
    </w:div>
    <w:div w:id="1332413504">
      <w:bodyDiv w:val="1"/>
      <w:marLeft w:val="0"/>
      <w:marRight w:val="0"/>
      <w:marTop w:val="0"/>
      <w:marBottom w:val="0"/>
      <w:divBdr>
        <w:top w:val="none" w:sz="0" w:space="0" w:color="auto"/>
        <w:left w:val="none" w:sz="0" w:space="0" w:color="auto"/>
        <w:bottom w:val="none" w:sz="0" w:space="0" w:color="auto"/>
        <w:right w:val="none" w:sz="0" w:space="0" w:color="auto"/>
      </w:divBdr>
    </w:div>
    <w:div w:id="1346908461">
      <w:bodyDiv w:val="1"/>
      <w:marLeft w:val="0"/>
      <w:marRight w:val="0"/>
      <w:marTop w:val="0"/>
      <w:marBottom w:val="0"/>
      <w:divBdr>
        <w:top w:val="none" w:sz="0" w:space="0" w:color="auto"/>
        <w:left w:val="none" w:sz="0" w:space="0" w:color="auto"/>
        <w:bottom w:val="none" w:sz="0" w:space="0" w:color="auto"/>
        <w:right w:val="none" w:sz="0" w:space="0" w:color="auto"/>
      </w:divBdr>
    </w:div>
    <w:div w:id="1544055249">
      <w:bodyDiv w:val="1"/>
      <w:marLeft w:val="0"/>
      <w:marRight w:val="0"/>
      <w:marTop w:val="0"/>
      <w:marBottom w:val="0"/>
      <w:divBdr>
        <w:top w:val="none" w:sz="0" w:space="0" w:color="auto"/>
        <w:left w:val="none" w:sz="0" w:space="0" w:color="auto"/>
        <w:bottom w:val="none" w:sz="0" w:space="0" w:color="auto"/>
        <w:right w:val="none" w:sz="0" w:space="0" w:color="auto"/>
      </w:divBdr>
    </w:div>
    <w:div w:id="1554153395">
      <w:bodyDiv w:val="1"/>
      <w:marLeft w:val="0"/>
      <w:marRight w:val="0"/>
      <w:marTop w:val="0"/>
      <w:marBottom w:val="0"/>
      <w:divBdr>
        <w:top w:val="none" w:sz="0" w:space="0" w:color="auto"/>
        <w:left w:val="none" w:sz="0" w:space="0" w:color="auto"/>
        <w:bottom w:val="none" w:sz="0" w:space="0" w:color="auto"/>
        <w:right w:val="none" w:sz="0" w:space="0" w:color="auto"/>
      </w:divBdr>
    </w:div>
    <w:div w:id="1640500701">
      <w:bodyDiv w:val="1"/>
      <w:marLeft w:val="0"/>
      <w:marRight w:val="0"/>
      <w:marTop w:val="0"/>
      <w:marBottom w:val="0"/>
      <w:divBdr>
        <w:top w:val="none" w:sz="0" w:space="0" w:color="auto"/>
        <w:left w:val="none" w:sz="0" w:space="0" w:color="auto"/>
        <w:bottom w:val="none" w:sz="0" w:space="0" w:color="auto"/>
        <w:right w:val="none" w:sz="0" w:space="0" w:color="auto"/>
      </w:divBdr>
      <w:divsChild>
        <w:div w:id="2140103206">
          <w:marLeft w:val="0"/>
          <w:marRight w:val="0"/>
          <w:marTop w:val="0"/>
          <w:marBottom w:val="0"/>
          <w:divBdr>
            <w:top w:val="none" w:sz="0" w:space="0" w:color="auto"/>
            <w:left w:val="none" w:sz="0" w:space="0" w:color="auto"/>
            <w:bottom w:val="none" w:sz="0" w:space="0" w:color="auto"/>
            <w:right w:val="none" w:sz="0" w:space="0" w:color="auto"/>
          </w:divBdr>
        </w:div>
      </w:divsChild>
    </w:div>
    <w:div w:id="212823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57D378-C412-724C-9DD4-FECD002C88C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83A3773C8F0642BFD2264D25EC0195" ma:contentTypeVersion="2" ma:contentTypeDescription="Create a new document." ma:contentTypeScope="" ma:versionID="a041ed51c7f07196f1b354c579c933ae">
  <xsd:schema xmlns:xsd="http://www.w3.org/2001/XMLSchema" xmlns:xs="http://www.w3.org/2001/XMLSchema" xmlns:p="http://schemas.microsoft.com/office/2006/metadata/properties" xmlns:ns2="6946e38b-df06-4519-83ce-790159e35a35" targetNamespace="http://schemas.microsoft.com/office/2006/metadata/properties" ma:root="true" ma:fieldsID="6587acb38413c46242f696c368e31fd0" ns2:_="">
    <xsd:import namespace="6946e38b-df06-4519-83ce-790159e35a35"/>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46e38b-df06-4519-83ce-790159e35a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E0964D-CB23-4400-8D9F-3A441A5A1E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A1889E-DCD5-4671-9E4C-82BE0252F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46e38b-df06-4519-83ce-790159e35a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68BBEA-6565-4CD3-AB66-CC41E84D11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Kaleatha (School of Education)</dc:creator>
  <cp:keywords/>
  <dc:description/>
  <cp:lastModifiedBy>Arthur Souza Rodrigues</cp:lastModifiedBy>
  <cp:revision>1</cp:revision>
  <cp:lastPrinted>2021-03-17T18:25:00Z</cp:lastPrinted>
  <dcterms:created xsi:type="dcterms:W3CDTF">2021-05-06T21:42:00Z</dcterms:created>
  <dcterms:modified xsi:type="dcterms:W3CDTF">2026-09-26T00:02:00Z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documentId_8302</vt:lpwstr>
  </property>
  <property fmtid="{D5CDD505-2E9C-101B-9397-08002B2CF9AE}" pid="3" name="grammarly_documentContext">
    <vt:lpwstr>{"goals":[],"domain":"general","emotions":[],"dialect":"american"}</vt:lpwstr>
  </property>
  <property fmtid="{D5CDD505-2E9C-101B-9397-08002B2CF9AE}" pid="4" name="ContentTypeId">
    <vt:lpwstr>0x010100C283A3773C8F0642BFD2264D25EC0195</vt:lpwstr>
  </property>
</Properties>
</file>