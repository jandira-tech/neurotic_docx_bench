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3D2FEA" w14:textId="77777777" w:rsidR="009149CF" w:rsidRDefault="00D60A39">
      <w:r>
        <w:rPr>
          <w:i/>
          <w:color w:val="C00000"/>
          <w:rPrChange w:id="0" w:author="Comparison" w:date="2026-09-26T14:45:00Z" w16du:dateUtc="2026-09-26T18:45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Track Changes Suggesting </w:t>
      </w:r>
      <w:ins w:id="1" w:author="Comparison" w:date="2026-09-26T14:45:00Z" w16du:dateUtc="2026-09-26T18:45:00Z">
        <w:r>
          <w:rPr>
            <w:i/>
            <w:iCs/>
            <w:color w:val="C00000"/>
          </w:rPr>
          <w:t>Italic</w:t>
        </w:r>
      </w:ins>
      <w:del w:id="2" w:author="Comparison" w:date="2026-09-26T14:45:00Z" w16du:dateUtc="2026-09-26T18:45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delText>Heading 2</w:delText>
        </w:r>
      </w:del>
      <w:r>
        <w:rPr>
          <w:i/>
          <w:color w:val="C00000"/>
          <w:rPrChange w:id="3" w:author="Comparison" w:date="2026-09-26T14:45:00Z" w16du:dateUtc="2026-09-26T18:45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 Red Demo</w:t>
      </w:r>
    </w:p>
    <w:p w14:paraId="1263F4B5" w14:textId="77777777" w:rsidR="009149CF" w:rsidRDefault="00D60A39">
      <w:pPr>
        <w:pPrChange w:id="4" w:author="Comparison" w:date="2026-09-26T14:45:00Z" w16du:dateUtc="2026-09-26T18:45:00Z">
          <w:pPr>
            <w:spacing w:before="360" w:after="80" w:line="240" w:lineRule="auto"/>
          </w:pPr>
        </w:pPrChange>
      </w:pPr>
      <w:r>
        <w:rPr>
          <w:i/>
          <w:color w:val="C00000"/>
          <w:rPrChange w:id="5" w:author="Comparison" w:date="2026-09-26T14:45:00Z" w16du:dateUtc="2026-09-26T18:45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This document </w:t>
      </w:r>
      <w:ins w:id="6" w:author="Comparison" w:date="2026-09-26T14:45:00Z" w16du:dateUtc="2026-09-26T18:45:00Z">
        <w:r>
          <w:rPr>
            <w:i/>
            <w:iCs/>
            <w:color w:val="C00000"/>
          </w:rPr>
          <w:t>combines</w:t>
        </w:r>
      </w:ins>
      <w:del w:id="7" w:author="Comparison" w:date="2026-09-26T14:45:00Z" w16du:dateUtc="2026-09-26T18:45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delText>shows</w:delText>
        </w:r>
      </w:del>
      <w:r>
        <w:rPr>
          <w:i/>
          <w:color w:val="C00000"/>
          <w:rPrChange w:id="8" w:author="Comparison" w:date="2026-09-26T14:45:00Z" w16du:dateUtc="2026-09-26T18:45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 Suggesting mode with </w:t>
      </w:r>
      <w:ins w:id="9" w:author="Comparison" w:date="2026-09-26T14:45:00Z" w16du:dateUtc="2026-09-26T18:45:00Z">
        <w:r>
          <w:rPr>
            <w:i/>
            <w:iCs/>
            <w:color w:val="C00000"/>
          </w:rPr>
          <w:t>italic</w:t>
        </w:r>
      </w:ins>
      <w:del w:id="10" w:author="Comparison" w:date="2026-09-26T14:45:00Z" w16du:dateUtc="2026-09-26T18:45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delText>Heading 2 style</w:delText>
        </w:r>
      </w:del>
      <w:r>
        <w:rPr>
          <w:i/>
          <w:color w:val="C00000"/>
          <w:rPrChange w:id="11" w:author="Comparison" w:date="2026-09-26T14:45:00Z" w16du:dateUtc="2026-09-26T18:45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 and red color.</w:t>
      </w:r>
    </w:p>
    <w:p w14:paraId="1FAF8F49" w14:textId="77777777" w:rsidR="009149CF" w:rsidRDefault="00D60A39">
      <w:pPr>
        <w:pPrChange w:id="12" w:author="Comparison" w:date="2026-09-26T14:45:00Z" w16du:dateUtc="2026-09-26T18:45:00Z">
          <w:pPr>
            <w:spacing w:before="360" w:after="80" w:line="240" w:lineRule="auto"/>
          </w:pPr>
        </w:pPrChange>
      </w:pPr>
      <w:r>
        <w:rPr>
          <w:i/>
          <w:color w:val="C00000"/>
          <w:rPrChange w:id="13" w:author="Comparison" w:date="2026-09-26T14:45:00Z" w16du:dateUtc="2026-09-26T18:45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Red </w:t>
      </w:r>
      <w:ins w:id="14" w:author="Comparison" w:date="2026-09-26T14:45:00Z" w16du:dateUtc="2026-09-26T18:45:00Z">
        <w:r>
          <w:rPr>
            <w:i/>
            <w:iCs/>
            <w:color w:val="C00000"/>
          </w:rPr>
          <w:t>italic</w:t>
        </w:r>
      </w:ins>
      <w:del w:id="15" w:author="Comparison" w:date="2026-09-26T14:45:00Z" w16du:dateUtc="2026-09-26T18:45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delText>Heading 2</w:delText>
        </w:r>
      </w:del>
      <w:r>
        <w:rPr>
          <w:i/>
          <w:color w:val="C00000"/>
          <w:rPrChange w:id="16" w:author="Comparison" w:date="2026-09-26T14:45:00Z" w16du:dateUtc="2026-09-26T18:45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 suggestions </w:t>
      </w:r>
      <w:ins w:id="17" w:author="Comparison" w:date="2026-09-26T14:45:00Z" w16du:dateUtc="2026-09-26T18:45:00Z">
        <w:r>
          <w:rPr>
            <w:i/>
            <w:iCs/>
            <w:color w:val="C00000"/>
          </w:rPr>
          <w:t>stand out clearly for document</w:t>
        </w:r>
      </w:ins>
      <w:del w:id="18" w:author="Comparison" w:date="2026-09-26T14:45:00Z" w16du:dateUtc="2026-09-26T18:45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delText>help</w:delText>
        </w:r>
      </w:del>
      <w:r>
        <w:rPr>
          <w:i/>
          <w:color w:val="C00000"/>
          <w:rPrChange w:id="19" w:author="Comparison" w:date="2026-09-26T14:45:00Z" w16du:dateUtc="2026-09-26T18:45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 xml:space="preserve"> reviewers</w:t>
      </w:r>
      <w:del w:id="20" w:author="Comparison" w:date="2026-09-26T14:45:00Z" w16du:dateUtc="2026-09-26T18:45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delText xml:space="preserve"> spot structural changes easily</w:delText>
        </w:r>
      </w:del>
      <w:r>
        <w:rPr>
          <w:i/>
          <w:color w:val="C00000"/>
          <w:rPrChange w:id="21" w:author="Comparison" w:date="2026-09-26T14:45:00Z" w16du:dateUtc="2026-09-26T18:45:00Z">
            <w:rPr>
              <w:rFonts w:ascii="Arial" w:hAnsi="Arial" w:cs="Arial"/>
              <w:b/>
              <w:bCs/>
              <w:color w:val="C00000"/>
              <w:sz w:val="32"/>
              <w:szCs w:val="32"/>
            </w:rPr>
          </w:rPrChange>
        </w:rPr>
        <w:t>.</w:t>
      </w:r>
    </w:p>
    <w:sectPr w:rsidR="009149C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49CF"/>
    <w:rsid w:val="000349B6"/>
    <w:rsid w:val="00227386"/>
    <w:rsid w:val="005017B3"/>
    <w:rsid w:val="00520C07"/>
    <w:rsid w:val="009149CF"/>
    <w:rsid w:val="00D60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818EAA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2026-05-14T18:12:00Z</dcterms:created>
  <dcterms:modified xsi:type="dcterms:W3CDTF">2026-09-26T18:45:00Z</dcterms:modified>
</cp:coreProperties>
</file>