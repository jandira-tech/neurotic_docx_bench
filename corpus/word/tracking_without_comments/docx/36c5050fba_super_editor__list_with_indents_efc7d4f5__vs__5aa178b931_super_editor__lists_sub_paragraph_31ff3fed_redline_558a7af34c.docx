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E4B3" w14:textId="1EDE1659" w:rsidR="00E62A58" w:rsidRDefault="00E62A58" w:rsidP="00E62A58">
      <w:pPr>
        <w:pStyle w:val="ListParagraph"/>
        <w:numPr>
          <w:ilvl w:val="0"/>
          <w:numId w:val="2"/>
        </w:numPr>
        <w:rPr>
          <w:ins w:id="9" w:author="Nick Bernal" w:date="2026-08-03T22:21:00Z" w16du:dateUtc="2026-08-04T02:21:00Z"/>
        </w:rPr>
      </w:pPr>
      <w:ins w:id="10" w:author="Nick Bernal" w:date="2026-08-03T22:21:00Z" w16du:dateUtc="2026-08-04T02:21:00Z">
        <w:r>
          <w:t>Item</w:t>
        </w:r>
        <w:r>
          <w:br/>
          <w:t>Sub paragraph</w:t>
        </w:r>
        <w:r>
          <w:br/>
        </w:r>
        <w:r>
          <w:br/>
          <w:t>sub paragraph</w:t>
        </w:r>
        <w:r>
          <w:br/>
        </w:r>
      </w:ins>
    </w:p>
    <w:p w14:paraId="056C1254" w14:textId="5E0ACA26" w:rsidR="008F2440" w:rsidRPr="008F2440" w:rsidRDefault="00E62A58" w:rsidP="008F2440">
      <w:pPr>
        <w:rPr>
          <w:del w:id="11" w:author="Nick Bernal" w:date="2026-08-03T22:21:00Z" w16du:dateUtc="2026-08-04T02:21:00Z"/>
          <w:rFonts w:cs="Arial"/>
        </w:rPr>
      </w:pPr>
      <w:ins w:id="12" w:author="Nick Bernal" w:date="2026-08-03T22:21:00Z" w16du:dateUtc="2026-08-04T02:21:00Z">
        <w:r>
          <w:t>Item 2</w:t>
        </w:r>
      </w:ins>
      <w:del w:id="13" w:author="Nick Bernal" w:date="2026-08-03T22:21:00Z" w16du:dateUtc="2026-08-04T02:21:00Z">
        <w:r w:rsidR="008F2440"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="008F2440" w:rsidRPr="008F2440">
          <w:rPr>
            <w:rFonts w:eastAsia="Arial" w:cs="Arial"/>
          </w:rPr>
          <w:delText>, except as follows:</w:delText>
        </w:r>
      </w:del>
    </w:p>
    <w:p w14:paraId="1E07DA70" w14:textId="77777777" w:rsidR="008F2440" w:rsidRPr="008F2440" w:rsidRDefault="008F2440" w:rsidP="008F2440">
      <w:pPr>
        <w:rPr>
          <w:del w:id="14" w:author="Nick Bernal" w:date="2026-08-03T22:21:00Z" w16du:dateUtc="2026-08-04T02:21:00Z"/>
          <w:rFonts w:eastAsia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5" w:author="Nick Bernal" w:date="2026-08-03T22:21:00Z" w16du:dateUtc="2026-08-04T02:21:00Z"/>
          <w:rFonts w:cs="Arial"/>
        </w:rPr>
      </w:pPr>
      <w:del w:id="16" w:author="Nick Bernal" w:date="2026-08-03T22:21:00Z" w16du:dateUtc="2026-08-04T02:21:00Z">
        <w:r w:rsidRPr="008F2440">
          <w:rPr>
            <w:rFonts w:eastAsia="Arial" w:cs="Arial"/>
            <w:color w:val="000000"/>
          </w:rPr>
          <w:delText xml:space="preserve">The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>.</w:delText>
        </w:r>
      </w:del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7" w:author="Nick Bernal" w:date="2026-08-03T22:21:00Z" w16du:dateUtc="2026-08-04T02:21:00Z"/>
          <w:rFonts w:cs="Arial"/>
        </w:rPr>
      </w:pPr>
      <w:del w:id="18" w:author="Nick Bernal" w:date="2026-08-03T22:21:00Z" w16du:dateUtc="2026-08-04T02:21:00Z">
        <w:r w:rsidRPr="008F2440">
          <w:rPr>
            <w:rFonts w:eastAsia="Arial" w:cs="Arial"/>
            <w:color w:val="000000"/>
          </w:rPr>
          <w:delText xml:space="preserve">If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 </w:delText>
        </w:r>
      </w:del>
    </w:p>
    <w:p w14:paraId="5C0FD7C7" w14:textId="395EEE6D" w:rsidR="00D24516" w:rsidRPr="00E2173A" w:rsidRDefault="008F2440" w:rsidP="00E62A58">
      <w:pPr>
        <w:pStyle w:val="ListParagraph"/>
        <w:numPr>
          <w:ilvl w:val="0"/>
          <w:numId w:val="2"/>
        </w:numPr>
        <w:pPrChange w:id="19" w:author="Nick Bernal" w:date="2026-08-03T22:21:00Z" w16du:dateUtc="2026-08-04T02:21:00Z">
          <w:pPr>
            <w:numPr>
              <w:numId w:val="1"/>
            </w:numPr>
            <w:spacing w:after="240"/>
            <w:ind w:left="540" w:hanging="270"/>
            <w:jc w:val="both"/>
          </w:pPr>
        </w:pPrChange>
      </w:pPr>
      <w:del w:id="20" w:author="Nick Bernal" w:date="2026-08-03T22:21:00Z" w16du:dateUtc="2026-08-04T02:21:00Z">
        <w:r w:rsidRPr="008F2440">
          <w:rPr>
            <w:rFonts w:eastAsia="Arial" w:cs="Arial"/>
            <w:color w:val="000000"/>
          </w:rPr>
          <w:delText xml:space="preserve">Unless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</w:delText>
        </w:r>
      </w:del>
    </w:p>
    <w:sectPr w:rsidR="00D24516" w:rsidRPr="00E2173A">
      <w:pgSz w:w="12240" w:h="15840"/>
      <w:pgMar w:top="1440" w:right="1440" w:bottom="1440" w:left="1440" w:header="720" w:footer="720" w:gutter="0"/>
      <w:cols w:space="720"/>
      <w:docGrid w:linePitch="360"/>
      <w:sectPrChange w:id="21" w:author="Nick Bernal" w:date="2026-08-03T22:21:00Z" w16du:dateUtc="2026-08-04T02:21:00Z">
        <w:sectPr w:rsidR="00D24516" w:rsidRPr="00E2173A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003250">
    <w:abstractNumId w:val="0"/>
  </w:num>
  <w:num w:numId="2" w16cid:durableId="856625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112874"/>
    <w:rsid w:val="00360F1B"/>
    <w:rsid w:val="003A1882"/>
    <w:rsid w:val="003C1D14"/>
    <w:rsid w:val="003C58BC"/>
    <w:rsid w:val="00460B4C"/>
    <w:rsid w:val="00635D55"/>
    <w:rsid w:val="007A075E"/>
    <w:rsid w:val="0086697F"/>
    <w:rsid w:val="008F2440"/>
    <w:rsid w:val="00931F1A"/>
    <w:rsid w:val="009F58C9"/>
    <w:rsid w:val="00B41974"/>
    <w:rsid w:val="00D24516"/>
    <w:rsid w:val="00E2173A"/>
    <w:rsid w:val="00E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21:00Z">
        <w:pPr/>
      </w:pPrChange>
    </w:pPr>
    <w:rPr>
      <w:rFonts w:ascii="Arial" w:hAnsi="Arial" w:cs="Times New Roman (Body CS)"/>
      <w:lang w:val="en-US"/>
      <w:rPrChange w:id="0" w:author="Nick Bernal" w:date="2026-08-03T22:21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58"/>
    <w:pPr>
      <w:keepNext/>
      <w:keepLines/>
      <w:spacing w:before="160" w:after="80"/>
      <w:outlineLvl w:val="2"/>
      <w:pPrChange w:id="1" w:author="Nick Bernal" w:date="2026-08-03T22:21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1" w:author="Nick Bernal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58"/>
    <w:pPr>
      <w:keepNext/>
      <w:keepLines/>
      <w:spacing w:before="80" w:after="40"/>
      <w:outlineLvl w:val="3"/>
      <w:pPrChange w:id="2" w:author="Nick Bernal" w:date="2026-08-03T22:21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2" w:author="Nick Bernal" w:date="2026-08-03T22:2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58"/>
    <w:pPr>
      <w:keepNext/>
      <w:keepLines/>
      <w:spacing w:before="80" w:after="40"/>
      <w:outlineLvl w:val="4"/>
      <w:pPrChange w:id="3" w:author="Nick Bernal" w:date="2026-08-03T22:21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3" w:author="Nick Bernal" w:date="2026-08-03T22:2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58"/>
    <w:pPr>
      <w:keepNext/>
      <w:keepLines/>
      <w:spacing w:before="40"/>
      <w:outlineLvl w:val="5"/>
      <w:pPrChange w:id="4" w:author="Nick Bernal" w:date="2026-08-03T22:21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4" w:author="Nick Bernal" w:date="2026-08-03T22:2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58"/>
    <w:pPr>
      <w:keepNext/>
      <w:keepLines/>
      <w:spacing w:before="40"/>
      <w:outlineLvl w:val="6"/>
      <w:pPrChange w:id="5" w:author="Nick Bernal" w:date="2026-08-03T22:21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5" w:author="Nick Bernal" w:date="2026-08-03T22:2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58"/>
    <w:pPr>
      <w:keepNext/>
      <w:keepLines/>
      <w:outlineLvl w:val="7"/>
      <w:pPrChange w:id="6" w:author="Nick Bernal" w:date="2026-08-03T22:21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6" w:author="Nick Bernal" w:date="2026-08-03T22:2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58"/>
    <w:pPr>
      <w:keepNext/>
      <w:keepLines/>
      <w:outlineLvl w:val="8"/>
      <w:pPrChange w:id="7" w:author="Nick Bernal" w:date="2026-08-03T22:21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7" w:author="Nick Bernal" w:date="2026-08-03T22:2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58"/>
    <w:pPr>
      <w:numPr>
        <w:ilvl w:val="1"/>
      </w:numPr>
      <w:spacing w:after="160"/>
      <w:pPrChange w:id="8" w:author="Nick Bernal" w:date="2026-08-03T22:21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Nick Bernal" w:date="2026-08-03T22:2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2025-04-10T17:55:00Z</dcterms:created>
  <dcterms:modified xsi:type="dcterms:W3CDTF">2026-08-04T02:21:00Z</dcterms:modified>
</cp:coreProperties>
</file>