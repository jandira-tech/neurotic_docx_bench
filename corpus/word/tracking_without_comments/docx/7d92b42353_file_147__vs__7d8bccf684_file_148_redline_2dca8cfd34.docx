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15FED" w14:textId="77777777" w:rsidR="008E367C" w:rsidRDefault="008E367C">
      <w:pPr>
        <w:rPr>
          <w:rPrChange w:id="0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</w:pPr>
      <w:r>
        <w:rPr>
          <w:rPrChange w:id="1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>file_</w:t>
      </w:r>
      <w:ins w:id="2" w:author="Arthur Souza Rodrigues" w:date="2026-07-10T21:49:00Z" w16du:dateUtc="2026-07-11T01:49:00Z">
        <w:r>
          <w:t>148</w:t>
        </w:r>
      </w:ins>
      <w:del w:id="3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147</w:delText>
        </w:r>
      </w:del>
      <w:r>
        <w:rPr>
          <w:rPrChange w:id="4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>.docx</w:t>
      </w:r>
    </w:p>
    <w:p w14:paraId="1B0F951A" w14:textId="6C4E8F03" w:rsidR="00DA464A" w:rsidRDefault="00524F5B">
      <w:ins w:id="5" w:author="Arthur Souza Rodrigues" w:date="2026-07-10T21:49:00Z" w16du:dateUtc="2026-07-11T01:49:00Z">
        <w:r>
          <w:t>Line Spacing</w:t>
        </w:r>
      </w:ins>
      <w:del w:id="6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Bold Underline Highlight</w:delText>
        </w:r>
      </w:del>
      <w:r>
        <w:rPr>
          <w:rPrChange w:id="7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 xml:space="preserve"> Demo</w:t>
      </w:r>
    </w:p>
    <w:p w14:paraId="3FD7C95B" w14:textId="77777777" w:rsidR="00DA464A" w:rsidRDefault="00524F5B">
      <w:pPr>
        <w:spacing w:line="480" w:lineRule="auto"/>
        <w:pPrChange w:id="8" w:author="Arthur Souza Rodrigues" w:date="2026-07-10T21:49:00Z" w16du:dateUtc="2026-07-11T01:49:00Z"/>
      </w:pPr>
      <w:r>
        <w:rPr>
          <w:rPrChange w:id="9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 xml:space="preserve">This document </w:t>
      </w:r>
      <w:ins w:id="10" w:author="Arthur Souza Rodrigues" w:date="2026-07-10T21:49:00Z" w16du:dateUtc="2026-07-11T01:49:00Z">
        <w:r>
          <w:t>demonstrates double line spacing</w:t>
        </w:r>
      </w:ins>
      <w:del w:id="11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shows bold, underline, and yellow highlight combined</w:delText>
        </w:r>
      </w:del>
      <w:r>
        <w:rPr>
          <w:rPrChange w:id="12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>.</w:t>
      </w:r>
    </w:p>
    <w:p w14:paraId="72B17B28" w14:textId="77777777" w:rsidR="002E480F" w:rsidRDefault="00524F5B">
      <w:pPr>
        <w:spacing w:line="480" w:lineRule="auto"/>
        <w:rPr>
          <w:ins w:id="13" w:author="Arthur Souza Rodrigues" w:date="2026-07-10T21:49:00Z" w16du:dateUtc="2026-07-11T01:49:00Z"/>
        </w:rPr>
      </w:pPr>
      <w:ins w:id="14" w:author="Arthur Souza Rodrigues" w:date="2026-07-10T21:49:00Z" w16du:dateUtc="2026-07-11T01:49:00Z">
        <w:r>
          <w:t>Line spacing affects readability of long documents.</w:t>
        </w:r>
      </w:ins>
    </w:p>
    <w:p w14:paraId="545489C4" w14:textId="77777777" w:rsidR="00DA464A" w:rsidRDefault="00524F5B">
      <w:pPr>
        <w:spacing w:line="480" w:lineRule="auto"/>
        <w:pPrChange w:id="15" w:author="Arthur Souza Rodrigues" w:date="2026-07-10T21:49:00Z" w16du:dateUtc="2026-07-11T01:49:00Z"/>
      </w:pPr>
      <w:ins w:id="16" w:author="Arthur Souza Rodrigues" w:date="2026-07-10T21:49:00Z" w16du:dateUtc="2026-07-11T01:49:00Z">
        <w:r>
          <w:t>This paragraph has increased line spacing applied.</w:t>
        </w:r>
      </w:ins>
      <w:del w:id="17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DA46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64A"/>
    <w:rsid w:val="002D62F5"/>
    <w:rsid w:val="002E480F"/>
    <w:rsid w:val="00483081"/>
    <w:rsid w:val="008E367C"/>
    <w:rsid w:val="00C37C62"/>
    <w:rsid w:val="00D53FE7"/>
    <w:rsid w:val="00DA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E3B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2026-07-11T01:49:00Z</dcterms:modified>
</cp:coreProperties>
</file>