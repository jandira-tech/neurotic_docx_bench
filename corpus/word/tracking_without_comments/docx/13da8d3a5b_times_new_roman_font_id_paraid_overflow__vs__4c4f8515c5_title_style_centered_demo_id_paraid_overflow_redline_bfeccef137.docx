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1AE05" w14:textId="77777777" w:rsidR="00CD4440" w:rsidRDefault="00B94D84">
      <w:ins w:id="0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Title Style Centered</w:t>
        </w:r>
      </w:ins>
      <w:del w:id="1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delText>Times New Roman Font</w:delText>
        </w:r>
      </w:del>
      <w:r>
        <w:rPr>
          <w:rFonts w:ascii="Arial" w:hAnsi="Arial"/>
          <w:b/>
          <w:sz w:val="52"/>
          <w:rPrChange w:id="2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7BBDA9E3" w14:textId="77777777" w:rsidR="00CD4440" w:rsidRDefault="00B94D84">
      <w:pPr>
        <w:spacing w:line="240" w:lineRule="auto"/>
        <w:pPrChange w:id="3" w:author="Author" w:date="2026-06-29T11:26:00Z" w16du:dateUtc="2026-06-29T15:26:00Z">
          <w:pPr/>
        </w:pPrChange>
      </w:pPr>
      <w:r>
        <w:rPr>
          <w:rFonts w:ascii="Arial" w:hAnsi="Arial"/>
          <w:b/>
          <w:sz w:val="52"/>
          <w:rPrChange w:id="4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ins w:id="5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shows Title style with center alignment</w:t>
        </w:r>
      </w:ins>
      <w:del w:id="6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delText>demonstrates the Times New Roman font</w:delText>
        </w:r>
      </w:del>
      <w:r>
        <w:rPr>
          <w:rFonts w:ascii="Arial" w:hAnsi="Arial"/>
          <w:b/>
          <w:sz w:val="52"/>
          <w:rPrChange w:id="7" w:author="Author" w:date="2026-06-29T11:26:00Z" w16du:dateUtc="2026-06-29T15:26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362B72E2" w14:textId="77777777" w:rsidR="00CD4440" w:rsidRDefault="00B94D84">
      <w:pPr>
        <w:spacing w:line="240" w:lineRule="auto"/>
        <w:pPrChange w:id="8" w:author="Author" w:date="2026-06-29T11:26:00Z" w16du:dateUtc="2026-06-29T15:26:00Z">
          <w:pPr/>
        </w:pPrChange>
      </w:pPr>
      <w:ins w:id="9" w:author="Author" w:date="2026-06-29T11:26:00Z" w16du:dateUtc="2026-06-29T15:26:00Z">
        <w:r>
          <w:rPr>
            <w:rFonts w:ascii="Arial" w:hAnsi="Arial" w:cs="Arial"/>
            <w:b/>
            <w:bCs/>
            <w:sz w:val="52"/>
            <w:szCs w:val="52"/>
          </w:rPr>
          <w:t>Centered Title style creates an impressive document cover page.</w:t>
        </w:r>
      </w:ins>
      <w:del w:id="10" w:author="Author" w:date="2026-06-29T11:26:00Z" w16du:dateUtc="2026-06-29T15:26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CD44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440"/>
    <w:rsid w:val="001A57B1"/>
    <w:rsid w:val="007F6CB4"/>
    <w:rsid w:val="00A250D2"/>
    <w:rsid w:val="00B94D84"/>
    <w:rsid w:val="00CD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2BE5D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2026-06-29T15:26:00Z</dcterms:modified>
</cp:coreProperties>
</file>