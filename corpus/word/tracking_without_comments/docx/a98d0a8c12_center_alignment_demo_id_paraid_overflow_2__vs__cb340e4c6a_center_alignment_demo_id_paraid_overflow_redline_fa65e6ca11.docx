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F5002D5" w14:textId="77777777" w:rsidR="00DD4365" w:rsidRDefault="00F35A65">
      <w:pPr>
        <w:jc w:val="center"/>
        <w:pPrChange w:id="0" w:author="Comparison" w:date="2026-07-05T01:07:00Z" w16du:dateUtc="2026-07-05T05:07:00Z">
          <w:pPr/>
        </w:pPrChange>
      </w:pPr>
      <w:r>
        <w:t>Center Alignment Demo</w:t>
      </w:r>
    </w:p>
    <w:p w14:paraId="6B898EBA" w14:textId="77777777" w:rsidR="00DD4365" w:rsidRDefault="00F35A65">
      <w:pPr>
        <w:jc w:val="center"/>
        <w:pPrChange w:id="1" w:author="Comparison" w:date="2026-07-05T01:07:00Z" w16du:dateUtc="2026-07-05T05:07:00Z">
          <w:pPr/>
        </w:pPrChange>
      </w:pPr>
      <w:r>
        <w:t xml:space="preserve">This document demonstrates center </w:t>
      </w:r>
      <w:del w:id="2" w:author="Comparison" w:date="2026-07-05T01:07:00Z" w16du:dateUtc="2026-07-05T05:07:00Z">
        <w:r>
          <w:delText xml:space="preserve">text </w:delText>
        </w:r>
      </w:del>
      <w:r>
        <w:t>alignment.</w:t>
      </w:r>
    </w:p>
    <w:p w14:paraId="2926A8C6" w14:textId="77777777" w:rsidR="001B5C73" w:rsidRDefault="00F35A65">
      <w:pPr>
        <w:jc w:val="center"/>
        <w:rPr>
          <w:ins w:id="3" w:author="Comparison" w:date="2026-07-05T01:07:00Z" w16du:dateUtc="2026-07-05T05:07:00Z"/>
        </w:rPr>
      </w:pPr>
      <w:r>
        <w:t xml:space="preserve">All </w:t>
      </w:r>
      <w:del w:id="4" w:author="Comparison" w:date="2026-07-05T01:07:00Z" w16du:dateUtc="2026-07-05T05:07:00Z">
        <w:r>
          <w:delText xml:space="preserve">text in </w:delText>
        </w:r>
      </w:del>
      <w:r>
        <w:t xml:space="preserve">this </w:t>
      </w:r>
      <w:ins w:id="5" w:author="Comparison" w:date="2026-07-05T01:07:00Z" w16du:dateUtc="2026-07-05T05:07:00Z">
        <w:r>
          <w:t>text</w:t>
        </w:r>
      </w:ins>
      <w:del w:id="6" w:author="Comparison" w:date="2026-07-05T01:07:00Z" w16du:dateUtc="2026-07-05T05:07:00Z">
        <w:r>
          <w:delText>document</w:delText>
        </w:r>
      </w:del>
      <w:r>
        <w:t xml:space="preserve"> is centered on the page.</w:t>
      </w:r>
    </w:p>
    <w:p w14:paraId="17355E3F" w14:textId="77777777" w:rsidR="00DD4365" w:rsidRDefault="00F35A65">
      <w:pPr>
        <w:jc w:val="center"/>
        <w:pPrChange w:id="7" w:author="Comparison" w:date="2026-07-05T01:07:00Z" w16du:dateUtc="2026-07-05T05:07:00Z">
          <w:pPr/>
        </w:pPrChange>
      </w:pPr>
      <w:ins w:id="8" w:author="Comparison" w:date="2026-07-05T01:07:00Z" w16du:dateUtc="2026-07-05T05:07:00Z">
        <w:r>
          <w:t>Center alignment is great for titles and headings.</w:t>
        </w:r>
      </w:ins>
    </w:p>
    <w:sectPr w:rsidR="00DD4365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D4365"/>
    <w:rsid w:val="001B5C73"/>
    <w:rsid w:val="006361B5"/>
    <w:rsid w:val="00B37A4C"/>
    <w:rsid w:val="00CA4FFC"/>
    <w:rsid w:val="00DD4365"/>
    <w:rsid w:val="00F35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32045B0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</Words>
  <Characters>152</Characters>
  <Application>Microsoft Office Word</Application>
  <DocSecurity>0</DocSecurity>
  <Lines>1</Lines>
  <Paragraphs>1</Paragraphs>
  <ScaleCrop>false</ScaleCrop>
  <Company/>
  <LinksUpToDate>false</LinksUpToDate>
  <CharactersWithSpaces>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2026-05-14T17:06:00Z</dcterms:created>
  <dcterms:modified xsi:type="dcterms:W3CDTF">2026-07-05T05:07:00Z</dcterms:modified>
</cp:coreProperties>
</file>