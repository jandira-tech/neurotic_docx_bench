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60A790" w14:textId="77777777" w:rsidR="0089727C" w:rsidRDefault="003D37F2">
      <w:ins w:id="0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Open Sans Bold Underline</w:t>
        </w:r>
      </w:ins>
      <w:del w:id="1" w:author="Comparison" w:date="2026-09-26T14:42:00Z" w16du:dateUtc="2026-09-26T18:42:00Z">
        <w:r>
          <w:rPr>
            <w:i/>
            <w:iCs/>
          </w:rPr>
          <w:delText>Numbered List Italic</w:delText>
        </w:r>
      </w:del>
      <w:r>
        <w:rPr>
          <w:rFonts w:ascii="&quot;Open Sans&quot;, sans-serif" w:hAnsi="&quot;Open Sans&quot;, sans-serif"/>
          <w:b/>
          <w:u w:val="single"/>
          <w:rPrChange w:id="2" w:author="Comparison" w:date="2026-09-26T14:42:00Z" w16du:dateUtc="2026-09-26T18:42:00Z">
            <w:rPr>
              <w:i/>
              <w:iCs/>
            </w:rPr>
          </w:rPrChange>
        </w:rPr>
        <w:t xml:space="preserve"> Demo</w:t>
      </w:r>
    </w:p>
    <w:p w14:paraId="5008E680" w14:textId="77777777" w:rsidR="0089727C" w:rsidRDefault="003D37F2">
      <w:r>
        <w:rPr>
          <w:rFonts w:ascii="&quot;Open Sans&quot;, sans-serif" w:hAnsi="&quot;Open Sans&quot;, sans-serif"/>
          <w:b/>
          <w:u w:val="single"/>
          <w:rPrChange w:id="3" w:author="Comparison" w:date="2026-09-26T14:42:00Z" w16du:dateUtc="2026-09-26T18:42:00Z">
            <w:rPr>
              <w:i/>
              <w:iCs/>
            </w:rPr>
          </w:rPrChange>
        </w:rPr>
        <w:t xml:space="preserve">This document shows </w:t>
      </w:r>
      <w:ins w:id="4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Open Sans font</w:t>
        </w:r>
      </w:ins>
      <w:del w:id="5" w:author="Comparison" w:date="2026-09-26T14:42:00Z" w16du:dateUtc="2026-09-26T18:42:00Z">
        <w:r>
          <w:rPr>
            <w:i/>
            <w:iCs/>
          </w:rPr>
          <w:delText>numbered lists</w:delText>
        </w:r>
      </w:del>
      <w:r>
        <w:rPr>
          <w:rFonts w:ascii="&quot;Open Sans&quot;, sans-serif" w:hAnsi="&quot;Open Sans&quot;, sans-serif"/>
          <w:b/>
          <w:u w:val="single"/>
          <w:rPrChange w:id="6" w:author="Comparison" w:date="2026-09-26T14:42:00Z" w16du:dateUtc="2026-09-26T18:42:00Z">
            <w:rPr>
              <w:i/>
              <w:iCs/>
            </w:rPr>
          </w:rPrChange>
        </w:rPr>
        <w:t xml:space="preserve"> with </w:t>
      </w:r>
      <w:ins w:id="7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bold and underline.</w:t>
        </w:r>
      </w:ins>
      <w:del w:id="8" w:author="Comparison" w:date="2026-09-26T14:42:00Z" w16du:dateUtc="2026-09-26T18:42:00Z">
        <w:r>
          <w:rPr>
            <w:i/>
            <w:iCs/>
          </w:rPr>
          <w:delText>italic formatting:</w:delText>
        </w:r>
      </w:del>
    </w:p>
    <w:p w14:paraId="007F9645" w14:textId="77777777" w:rsidR="0089727C" w:rsidRDefault="003D37F2">
      <w:pPr>
        <w:rPr>
          <w:del w:id="9" w:author="Comparison" w:date="2026-09-26T14:42:00Z" w16du:dateUtc="2026-09-26T18:42:00Z"/>
        </w:rPr>
      </w:pPr>
      <w:ins w:id="10" w:author="Comparison" w:date="2026-09-26T14:42:00Z" w16du:dateUtc="2026-09-26T18:42:00Z">
        <w:r>
          <w:rPr>
            <w:rFonts w:ascii="&quot;Open Sans&quot;, sans-serif" w:hAnsi="&quot;Open Sans&quot;, sans-serif" w:cs="&quot;Open Sans&quot;, sans-serif"/>
            <w:b/>
            <w:bCs/>
            <w:u w:val="single"/>
          </w:rPr>
          <w:t>Open Sans bold underline creates a distinctive modern heading style.</w:t>
        </w:r>
      </w:ins>
      <w:del w:id="11" w:author="Comparison" w:date="2026-09-26T14:42:00Z" w16du:dateUtc="2026-09-26T18:42:00Z">
        <w:r>
          <w:rPr>
            <w:i/>
            <w:iCs/>
          </w:rPr>
          <w:delText>First italic numbered item</w:delText>
        </w:r>
      </w:del>
    </w:p>
    <w:p w14:paraId="39B47968" w14:textId="77777777" w:rsidR="0089727C" w:rsidRDefault="003D37F2">
      <w:pPr>
        <w:rPr>
          <w:del w:id="12" w:author="Comparison" w:date="2026-09-26T14:42:00Z" w16du:dateUtc="2026-09-26T18:42:00Z"/>
        </w:rPr>
      </w:pPr>
      <w:del w:id="13" w:author="Comparison" w:date="2026-09-26T14:42:00Z" w16du:dateUtc="2026-09-26T18:42:00Z">
        <w:r>
          <w:rPr>
            <w:i/>
            <w:iCs/>
          </w:rPr>
          <w:delText>Second italic numbered item</w:delText>
        </w:r>
      </w:del>
    </w:p>
    <w:p w14:paraId="5BA2684B" w14:textId="77777777" w:rsidR="0089727C" w:rsidRDefault="003D37F2">
      <w:del w:id="14" w:author="Comparison" w:date="2026-09-26T14:42:00Z" w16du:dateUtc="2026-09-26T18:42:00Z">
        <w:r>
          <w:rPr>
            <w:i/>
            <w:iCs/>
          </w:rPr>
          <w:delText>Third italic numbered item</w:delText>
        </w:r>
      </w:del>
    </w:p>
    <w:sectPr w:rsidR="0089727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727C"/>
    <w:rsid w:val="003835C1"/>
    <w:rsid w:val="003D37F2"/>
    <w:rsid w:val="004071F2"/>
    <w:rsid w:val="005017B3"/>
    <w:rsid w:val="0089727C"/>
    <w:rsid w:val="00F2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80630F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2026-05-14T17:13:00Z</dcterms:created>
  <dcterms:modified xsi:type="dcterms:W3CDTF">2026-09-26T18:42:00Z</dcterms:modified>
</cp:coreProperties>
</file>