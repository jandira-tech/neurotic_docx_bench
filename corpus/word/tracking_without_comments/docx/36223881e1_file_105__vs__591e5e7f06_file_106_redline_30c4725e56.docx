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40CED7" w14:textId="77777777" w:rsidR="008D76EA" w:rsidRDefault="008D76EA">
      <w:pPr>
        <w:pPrChange w:id="0" w:author="Arthur Souza Rodrigues" w:date="2026-07-10T21:47:00Z" w16du:dateUtc="2026-07-11T01:47:00Z">
          <w:pPr>
            <w:jc w:val="right"/>
          </w:pPr>
        </w:pPrChange>
      </w:pPr>
      <w:r>
        <w:t>file_</w:t>
      </w:r>
      <w:ins w:id="1" w:author="Arthur Souza Rodrigues" w:date="2026-07-10T21:47:00Z" w16du:dateUtc="2026-07-11T01:47:00Z">
        <w:r w:rsidR="00F0347D">
          <w:t>106</w:t>
        </w:r>
      </w:ins>
      <w:del w:id="2" w:author="Arthur Souza Rodrigues" w:date="2026-07-10T21:47:00Z" w16du:dateUtc="2026-07-11T01:47:00Z">
        <w:r>
          <w:delText>105</w:delText>
        </w:r>
      </w:del>
      <w:r>
        <w:t>.docx</w:t>
      </w:r>
    </w:p>
    <w:p w14:paraId="3D9CB896" w14:textId="65DB3399" w:rsidR="00AC5B7B" w:rsidRDefault="00706D3F">
      <w:pPr>
        <w:rPr>
          <w:ins w:id="3" w:author="Arthur Souza Rodrigues" w:date="2026-07-10T21:47:00Z" w16du:dateUtc="2026-07-11T01:47:00Z"/>
        </w:rPr>
      </w:pPr>
      <w:ins w:id="4" w:author="Arthur Souza Rodrigues" w:date="2026-07-10T21:47:00Z" w16du:dateUtc="2026-07-11T01:47:00Z">
        <w:r>
          <w:t>Q1 Sales Summary</w:t>
        </w:r>
      </w:ins>
    </w:p>
    <w:p w14:paraId="40623240" w14:textId="77777777" w:rsidR="00AC5B7B" w:rsidRDefault="00AC5B7B">
      <w:pPr>
        <w:rPr>
          <w:ins w:id="5" w:author="Arthur Souza Rodrigues" w:date="2026-07-10T21:47:00Z" w16du:dateUtc="2026-07-11T01:4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7B" w14:paraId="6913293E" w14:textId="77777777">
        <w:trPr>
          <w:trHeight w:val="360"/>
          <w:ins w:id="6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A056" w14:textId="77777777" w:rsidR="00AC5B7B" w:rsidRDefault="00706D3F">
            <w:pPr>
              <w:rPr>
                <w:ins w:id="7" w:author="Arthur Souza Rodrigues" w:date="2026-07-10T21:47:00Z" w16du:dateUtc="2026-07-11T01:47:00Z"/>
              </w:rPr>
            </w:pPr>
            <w:ins w:id="8" w:author="Arthur Souza Rodrigues" w:date="2026-07-10T21:47:00Z" w16du:dateUtc="2026-07-11T01:47:00Z">
              <w:r>
                <w:rPr>
                  <w:b/>
                  <w:bCs/>
                </w:rPr>
                <w:t>Region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FA" w14:textId="77777777" w:rsidR="00AC5B7B" w:rsidRDefault="00706D3F">
            <w:pPr>
              <w:rPr>
                <w:ins w:id="9" w:author="Arthur Souza Rodrigues" w:date="2026-07-10T21:47:00Z" w16du:dateUtc="2026-07-11T01:47:00Z"/>
              </w:rPr>
            </w:pPr>
            <w:ins w:id="10" w:author="Arthur Souza Rodrigues" w:date="2026-07-10T21:47:00Z" w16du:dateUtc="2026-07-11T01:47:00Z">
              <w:r>
                <w:rPr>
                  <w:b/>
                  <w:bCs/>
                </w:rPr>
                <w:t>Revenue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4147" w14:textId="77777777" w:rsidR="00AC5B7B" w:rsidRDefault="00706D3F">
            <w:pPr>
              <w:rPr>
                <w:ins w:id="11" w:author="Arthur Souza Rodrigues" w:date="2026-07-10T21:47:00Z" w16du:dateUtc="2026-07-11T01:47:00Z"/>
              </w:rPr>
            </w:pPr>
            <w:ins w:id="12" w:author="Arthur Souza Rodrigues" w:date="2026-07-10T21:47:00Z" w16du:dateUtc="2026-07-11T01:47:00Z">
              <w:r>
                <w:rPr>
                  <w:b/>
                  <w:bCs/>
                </w:rPr>
                <w:t>Target</w:t>
              </w:r>
            </w:ins>
          </w:p>
        </w:tc>
      </w:tr>
      <w:tr w:rsidR="00AC5B7B" w14:paraId="7A6847FB" w14:textId="77777777">
        <w:trPr>
          <w:trHeight w:val="360"/>
          <w:ins w:id="13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114F" w14:textId="77777777" w:rsidR="00AC5B7B" w:rsidRDefault="00706D3F">
            <w:pPr>
              <w:rPr>
                <w:ins w:id="14" w:author="Arthur Souza Rodrigues" w:date="2026-07-10T21:47:00Z" w16du:dateUtc="2026-07-11T01:47:00Z"/>
              </w:rPr>
            </w:pPr>
            <w:ins w:id="15" w:author="Arthur Souza Rodrigues" w:date="2026-07-10T21:47:00Z" w16du:dateUtc="2026-07-11T01:47:00Z">
              <w:r>
                <w:t>North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B8BF" w14:textId="77777777" w:rsidR="00AC5B7B" w:rsidRDefault="00706D3F">
            <w:pPr>
              <w:rPr>
                <w:ins w:id="16" w:author="Arthur Souza Rodrigues" w:date="2026-07-10T21:47:00Z" w16du:dateUtc="2026-07-11T01:47:00Z"/>
              </w:rPr>
            </w:pPr>
            <w:ins w:id="17" w:author="Arthur Souza Rodrigues" w:date="2026-07-10T21:47:00Z" w16du:dateUtc="2026-07-11T01:47:00Z">
              <w:r>
                <w:t>$450,000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684D" w14:textId="77777777" w:rsidR="00AC5B7B" w:rsidRDefault="00706D3F">
            <w:pPr>
              <w:rPr>
                <w:ins w:id="18" w:author="Arthur Souza Rodrigues" w:date="2026-07-10T21:47:00Z" w16du:dateUtc="2026-07-11T01:47:00Z"/>
              </w:rPr>
            </w:pPr>
            <w:ins w:id="19" w:author="Arthur Souza Rodrigues" w:date="2026-07-10T21:47:00Z" w16du:dateUtc="2026-07-11T01:47:00Z">
              <w:r>
                <w:t>$400,000</w:t>
              </w:r>
            </w:ins>
          </w:p>
        </w:tc>
      </w:tr>
      <w:tr w:rsidR="00AC5B7B" w14:paraId="173D1641" w14:textId="77777777">
        <w:trPr>
          <w:trHeight w:val="360"/>
          <w:ins w:id="20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6B9C" w14:textId="77777777" w:rsidR="00AC5B7B" w:rsidRDefault="00706D3F">
            <w:pPr>
              <w:rPr>
                <w:ins w:id="21" w:author="Arthur Souza Rodrigues" w:date="2026-07-10T21:47:00Z" w16du:dateUtc="2026-07-11T01:47:00Z"/>
              </w:rPr>
            </w:pPr>
            <w:ins w:id="22" w:author="Arthur Souza Rodrigues" w:date="2026-07-10T21:47:00Z" w16du:dateUtc="2026-07-11T01:47:00Z">
              <w:r>
                <w:t>South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0A14" w14:textId="77777777" w:rsidR="00AC5B7B" w:rsidRDefault="00706D3F">
            <w:pPr>
              <w:rPr>
                <w:ins w:id="23" w:author="Arthur Souza Rodrigues" w:date="2026-07-10T21:47:00Z" w16du:dateUtc="2026-07-11T01:47:00Z"/>
              </w:rPr>
            </w:pPr>
            <w:ins w:id="24" w:author="Arthur Souza Rodrigues" w:date="2026-07-10T21:47:00Z" w16du:dateUtc="2026-07-11T01:47:00Z">
              <w:r>
                <w:t>$380,000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62E7" w14:textId="77777777" w:rsidR="00AC5B7B" w:rsidRDefault="00706D3F">
            <w:pPr>
              <w:rPr>
                <w:ins w:id="25" w:author="Arthur Souza Rodrigues" w:date="2026-07-10T21:47:00Z" w16du:dateUtc="2026-07-11T01:47:00Z"/>
              </w:rPr>
            </w:pPr>
            <w:ins w:id="26" w:author="Arthur Souza Rodrigues" w:date="2026-07-10T21:47:00Z" w16du:dateUtc="2026-07-11T01:47:00Z">
              <w:r>
                <w:t>$350,000</w:t>
              </w:r>
            </w:ins>
          </w:p>
        </w:tc>
      </w:tr>
      <w:tr w:rsidR="00AC5B7B" w14:paraId="02475639" w14:textId="77777777">
        <w:trPr>
          <w:trHeight w:val="360"/>
          <w:ins w:id="27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8964" w14:textId="77777777" w:rsidR="00AC5B7B" w:rsidRDefault="00706D3F">
            <w:pPr>
              <w:rPr>
                <w:ins w:id="28" w:author="Arthur Souza Rodrigues" w:date="2026-07-10T21:47:00Z" w16du:dateUtc="2026-07-11T01:47:00Z"/>
              </w:rPr>
            </w:pPr>
            <w:ins w:id="29" w:author="Arthur Souza Rodrigues" w:date="2026-07-10T21:47:00Z" w16du:dateUtc="2026-07-11T01:47:00Z">
              <w:r>
                <w:t>West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89A3" w14:textId="77777777" w:rsidR="00AC5B7B" w:rsidRDefault="00706D3F">
            <w:pPr>
              <w:rPr>
                <w:ins w:id="30" w:author="Arthur Souza Rodrigues" w:date="2026-07-10T21:47:00Z" w16du:dateUtc="2026-07-11T01:47:00Z"/>
              </w:rPr>
            </w:pPr>
            <w:ins w:id="31" w:author="Arthur Souza Rodrigues" w:date="2026-07-10T21:47:00Z" w16du:dateUtc="2026-07-11T01:47:00Z">
              <w:r>
                <w:t>$520,000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F08F" w14:textId="77777777" w:rsidR="00AC5B7B" w:rsidRDefault="00706D3F">
            <w:pPr>
              <w:rPr>
                <w:ins w:id="32" w:author="Arthur Souza Rodrigues" w:date="2026-07-10T21:47:00Z" w16du:dateUtc="2026-07-11T01:47:00Z"/>
              </w:rPr>
            </w:pPr>
            <w:ins w:id="33" w:author="Arthur Souza Rodrigues" w:date="2026-07-10T21:47:00Z" w16du:dateUtc="2026-07-11T01:47:00Z">
              <w:r>
                <w:t>$500,000</w:t>
              </w:r>
            </w:ins>
          </w:p>
        </w:tc>
      </w:tr>
    </w:tbl>
    <w:p w14:paraId="0984979F" w14:textId="49D987F0" w:rsidR="00453164" w:rsidRDefault="00706D3F">
      <w:pPr>
        <w:jc w:val="right"/>
        <w:rPr>
          <w:del w:id="34" w:author="Arthur Souza Rodrigues" w:date="2026-07-10T21:47:00Z" w16du:dateUtc="2026-07-11T01:47:00Z"/>
        </w:rPr>
      </w:pPr>
      <w:del w:id="35" w:author="Arthur Souza Rodrigues" w:date="2026-07-10T21:47:00Z" w16du:dateUtc="2026-07-11T01:47:00Z">
        <w:r>
          <w:delText>Right Aligned Italic Demo</w:delText>
        </w:r>
      </w:del>
    </w:p>
    <w:p w14:paraId="3EB9745F" w14:textId="77777777" w:rsidR="00453164" w:rsidRDefault="00706D3F">
      <w:pPr>
        <w:jc w:val="right"/>
        <w:rPr>
          <w:del w:id="36" w:author="Arthur Souza Rodrigues" w:date="2026-07-10T21:47:00Z" w16du:dateUtc="2026-07-11T01:47:00Z"/>
        </w:rPr>
      </w:pPr>
      <w:del w:id="37" w:author="Arthur Souza Rodrigues" w:date="2026-07-10T21:47:00Z" w16du:dateUtc="2026-07-11T01:47:00Z">
        <w:r>
          <w:delText>This text is right-aligned and italic.</w:delText>
        </w:r>
      </w:del>
    </w:p>
    <w:p w14:paraId="6BB23088" w14:textId="77777777" w:rsidR="00453164" w:rsidRDefault="00706D3F">
      <w:pPr>
        <w:pPrChange w:id="38" w:author="Arthur Souza Rodrigues" w:date="2026-07-10T21:47:00Z" w16du:dateUtc="2026-07-11T01:47:00Z">
          <w:pPr>
            <w:jc w:val="right"/>
          </w:pPr>
        </w:pPrChange>
      </w:pPr>
      <w:del w:id="39" w:author="Arthur Souza Rodrigues" w:date="2026-07-10T21:47:00Z" w16du:dateUtc="2026-07-11T01:47:00Z">
        <w:r>
          <w:delText>Right-aligned italic text creates an elegant signature effect.</w:delText>
        </w:r>
      </w:del>
    </w:p>
    <w:sectPr w:rsidR="0045316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3164"/>
    <w:rsid w:val="00453164"/>
    <w:rsid w:val="008D76EA"/>
    <w:rsid w:val="00AC5B7B"/>
    <w:rsid w:val="00D53FE7"/>
    <w:rsid w:val="00DF60B2"/>
    <w:rsid w:val="00E67E0C"/>
    <w:rsid w:val="00F0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85CB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2026-07-11T01:47:00Z</dcterms:modified>
</cp:coreProperties>
</file>