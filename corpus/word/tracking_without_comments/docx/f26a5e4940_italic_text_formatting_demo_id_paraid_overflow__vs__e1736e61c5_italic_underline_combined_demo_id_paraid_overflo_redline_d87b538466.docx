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B1634" w14:textId="77777777" w:rsidR="00576DB9" w:rsidRDefault="00126FDD">
      <w:r>
        <w:rPr>
          <w:i/>
          <w:u w:val="single"/>
          <w:rPrChange w:id="0" w:author="Comparison" w:date="2026-09-26T14:41:00Z" w16du:dateUtc="2026-09-26T18:41:00Z">
            <w:rPr/>
          </w:rPrChange>
        </w:rPr>
        <w:t xml:space="preserve">Italic </w:t>
      </w:r>
      <w:ins w:id="1" w:author="Comparison" w:date="2026-09-26T14:41:00Z" w16du:dateUtc="2026-09-26T18:41:00Z">
        <w:r>
          <w:rPr>
            <w:i/>
            <w:iCs/>
            <w:u w:val="single"/>
          </w:rPr>
          <w:t>Underline Combined</w:t>
        </w:r>
      </w:ins>
      <w:del w:id="2" w:author="Comparison" w:date="2026-09-26T14:41:00Z" w16du:dateUtc="2026-09-26T18:41:00Z">
        <w:r>
          <w:delText>Text Formatting</w:delText>
        </w:r>
      </w:del>
      <w:r>
        <w:rPr>
          <w:i/>
          <w:u w:val="single"/>
          <w:rPrChange w:id="3" w:author="Comparison" w:date="2026-09-26T14:41:00Z" w16du:dateUtc="2026-09-26T18:41:00Z">
            <w:rPr/>
          </w:rPrChange>
        </w:rPr>
        <w:t xml:space="preserve"> Demo</w:t>
      </w:r>
    </w:p>
    <w:p w14:paraId="6C1FB875" w14:textId="77777777" w:rsidR="00576DB9" w:rsidRDefault="00126FDD">
      <w:r>
        <w:rPr>
          <w:i/>
          <w:u w:val="single"/>
          <w:rPrChange w:id="4" w:author="Comparison" w:date="2026-09-26T14:41:00Z" w16du:dateUtc="2026-09-26T18:41:00Z">
            <w:rPr/>
          </w:rPrChange>
        </w:rPr>
        <w:t xml:space="preserve">This document </w:t>
      </w:r>
      <w:ins w:id="5" w:author="Comparison" w:date="2026-09-26T14:41:00Z" w16du:dateUtc="2026-09-26T18:41:00Z">
        <w:r>
          <w:rPr>
            <w:i/>
            <w:iCs/>
            <w:u w:val="single"/>
          </w:rPr>
          <w:t>combines</w:t>
        </w:r>
      </w:ins>
      <w:del w:id="6" w:author="Comparison" w:date="2026-09-26T14:41:00Z" w16du:dateUtc="2026-09-26T18:41:00Z">
        <w:r>
          <w:delText>demonstrates</w:delText>
        </w:r>
      </w:del>
      <w:r>
        <w:rPr>
          <w:i/>
          <w:u w:val="single"/>
          <w:rPrChange w:id="7" w:author="Comparison" w:date="2026-09-26T14:41:00Z" w16du:dateUtc="2026-09-26T18:41:00Z">
            <w:rPr/>
          </w:rPrChange>
        </w:rPr>
        <w:t xml:space="preserve"> italic </w:t>
      </w:r>
      <w:ins w:id="8" w:author="Comparison" w:date="2026-09-26T14:41:00Z" w16du:dateUtc="2026-09-26T18:41:00Z">
        <w:r>
          <w:rPr>
            <w:i/>
            <w:iCs/>
            <w:u w:val="single"/>
          </w:rPr>
          <w:t>and underline formatting</w:t>
        </w:r>
      </w:ins>
      <w:del w:id="9" w:author="Comparison" w:date="2026-09-26T14:41:00Z" w16du:dateUtc="2026-09-26T18:41:00Z">
        <w:r>
          <w:delText>text</w:delText>
        </w:r>
      </w:del>
      <w:r>
        <w:rPr>
          <w:i/>
          <w:u w:val="single"/>
          <w:rPrChange w:id="10" w:author="Comparison" w:date="2026-09-26T14:41:00Z" w16du:dateUtc="2026-09-26T18:41:00Z">
            <w:rPr/>
          </w:rPrChange>
        </w:rPr>
        <w:t>.</w:t>
      </w:r>
    </w:p>
    <w:p w14:paraId="17F44C1B" w14:textId="77777777" w:rsidR="00576DB9" w:rsidRDefault="00126FDD">
      <w:ins w:id="11" w:author="Comparison" w:date="2026-09-26T14:41:00Z" w16du:dateUtc="2026-09-26T18:41:00Z">
        <w:r>
          <w:rPr>
            <w:i/>
            <w:iCs/>
            <w:u w:val="single"/>
          </w:rPr>
          <w:t>Italic underlined</w:t>
        </w:r>
      </w:ins>
      <w:del w:id="12" w:author="Comparison" w:date="2026-09-26T14:41:00Z" w16du:dateUtc="2026-09-26T18:41:00Z">
        <w:r>
          <w:delText>This</w:delText>
        </w:r>
      </w:del>
      <w:r>
        <w:rPr>
          <w:i/>
          <w:u w:val="single"/>
          <w:rPrChange w:id="13" w:author="Comparison" w:date="2026-09-26T14:41:00Z" w16du:dateUtc="2026-09-26T18:41:00Z">
            <w:rPr/>
          </w:rPrChange>
        </w:rPr>
        <w:t xml:space="preserve"> text is </w:t>
      </w:r>
      <w:ins w:id="14" w:author="Comparison" w:date="2026-09-26T14:41:00Z" w16du:dateUtc="2026-09-26T18:41:00Z">
        <w:r>
          <w:rPr>
            <w:i/>
            <w:iCs/>
            <w:u w:val="single"/>
          </w:rPr>
          <w:t>often used for titles and citations</w:t>
        </w:r>
      </w:ins>
      <w:del w:id="15" w:author="Comparison" w:date="2026-09-26T14:41:00Z" w16du:dateUtc="2026-09-26T18:41:00Z">
        <w:r>
          <w:delText>italic</w:delText>
        </w:r>
      </w:del>
      <w:r>
        <w:rPr>
          <w:i/>
          <w:u w:val="single"/>
          <w:rPrChange w:id="16" w:author="Comparison" w:date="2026-09-26T14:41:00Z" w16du:dateUtc="2026-09-26T18:41:00Z">
            <w:rPr/>
          </w:rPrChange>
        </w:rPr>
        <w:t>.</w:t>
      </w:r>
    </w:p>
    <w:sectPr w:rsidR="00576D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DB9"/>
    <w:rsid w:val="00126FDD"/>
    <w:rsid w:val="004756A2"/>
    <w:rsid w:val="005017B3"/>
    <w:rsid w:val="00576DB9"/>
    <w:rsid w:val="00690676"/>
    <w:rsid w:val="00C1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21F7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2026-09-26T18:41:00Z</dcterms:modified>
</cp:coreProperties>
</file>