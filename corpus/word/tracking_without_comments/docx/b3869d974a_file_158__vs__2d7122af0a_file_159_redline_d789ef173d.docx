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77777777" w:rsidR="00F4182D" w:rsidRDefault="00F4182D">
      <w:r>
        <w:t>file_</w:t>
      </w:r>
      <w:ins w:id="2" w:author="Arthur Souza Rodrigues" w:date="2026-07-10T21:50:00Z" w16du:dateUtc="2026-07-11T01:50:00Z">
        <w:r>
          <w:t>159</w:t>
        </w:r>
      </w:ins>
      <w:del w:id="3" w:author="Arthur Souza Rodrigues" w:date="2026-07-10T21:50:00Z" w16du:dateUtc="2026-07-11T01:50:00Z">
        <w:r>
          <w:delText>158</w:delText>
        </w:r>
      </w:del>
      <w:r>
        <w:t>.docx</w:t>
      </w:r>
    </w:p>
    <w:p w14:paraId="23862602" w14:textId="74B18D39" w:rsidR="000F09B2" w:rsidRDefault="000F09B2">
      <w:pPr>
        <w:rPr>
          <w:ins w:id="4" w:author="Arthur Souza Rodrigues" w:date="2026-07-10T21:50:00Z" w16du:dateUtc="2026-07-11T01:50:00Z"/>
        </w:rPr>
      </w:pPr>
    </w:p>
    <w:p w14:paraId="5666CD43" w14:textId="508D01AD" w:rsidR="00C65AC4" w:rsidRDefault="008F32E4">
      <w:pPr>
        <w:rPr>
          <w:del w:id="5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 xml:space="preserve">Ouch         </w:t>
        </w:r>
        <w:r>
          <w:t xml:space="preserve">.         </w:t>
        </w:r>
      </w:ins>
      <w:del w:id="8" w:author="Arthur Souza Rodrigues" w:date="2026-07-10T21:50:00Z" w16du:dateUtc="2026-07-11T01:50:00Z">
        <w:r>
          <w:delText>Underline Text Demo</w:delText>
        </w:r>
      </w:del>
    </w:p>
    <w:p w14:paraId="40DD5A08" w14:textId="77777777" w:rsidR="00C65AC4" w:rsidRDefault="008F32E4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Demonstrating underline formatting.</w:delText>
        </w:r>
      </w:del>
    </w:p>
    <w:p w14:paraId="06D3C4D1" w14:textId="77777777" w:rsidR="00C65AC4" w:rsidRDefault="008F32E4">
      <w:del w:id="11" w:author="Arthur Souza Rodrigues" w:date="2026-07-10T21:50:00Z" w16du:dateUtc="2026-07-11T01:50:00Z">
        <w:r>
          <w:delText>This text is underlined.</w:delText>
        </w:r>
      </w:del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0F09B2"/>
    <w:rsid w:val="007F5AB7"/>
    <w:rsid w:val="008060FA"/>
    <w:rsid w:val="00B416B6"/>
    <w:rsid w:val="00C65AC4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  <w:pPr>
      <w:spacing w:after="0" w:line="240" w:lineRule="auto"/>
      <w:pPrChange w:id="0" w:author="Arthur Souza Rodrigues" w:date="2026-07-10T21:50:00Z"/>
    </w:pPr>
    <w:rPr>
      <w:rFonts w:ascii="Times New Roman" w:hAnsi="Times New Roman"/>
      <w:sz w:val="20"/>
      <w:rPrChange w:id="0" w:author="Arthur Souza Rodrigues" w:date="2026-07-10T21:50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" w:author="Arthur Souza Rodrigues" w:date="2026-07-10T21:50:00Z"/>
    </w:pPr>
    <w:rPr>
      <w:rFonts w:ascii="Times New Roman" w:hAnsi="Times New Roman"/>
      <w:sz w:val="20"/>
      <w:rPrChange w:id="1" w:author="Arthur Souza Rodrigues" w:date="2026-07-10T21:50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7F5AB7"/>
    <w:rPr>
      <w:rFonts w:ascii="Times New Roman" w:hAnsi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5AB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2026-07-11T01:50:00Z</dcterms:modified>
</cp:coreProperties>
</file>