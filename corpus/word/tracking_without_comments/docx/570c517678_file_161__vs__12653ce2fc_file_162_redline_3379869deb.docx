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D1F1" w14:textId="77777777" w:rsidR="005027C0" w:rsidRDefault="005027C0">
      <w:r>
        <w:t>file_</w:t>
      </w:r>
      <w:ins w:id="0" w:author="Arthur Souza Rodrigues" w:date="2026-07-10T21:50:00Z" w16du:dateUtc="2026-07-11T01:50:00Z">
        <w:r>
          <w:t>162</w:t>
        </w:r>
      </w:ins>
      <w:del w:id="1" w:author="Arthur Souza Rodrigues" w:date="2026-07-10T21:50:00Z" w16du:dateUtc="2026-07-11T01:50:00Z">
        <w:r>
          <w:delText>161</w:delText>
        </w:r>
      </w:del>
      <w:r>
        <w:t>.docx</w:t>
      </w:r>
    </w:p>
    <w:p w14:paraId="6E638403" w14:textId="659BF298" w:rsidR="00AE4690" w:rsidRDefault="00EC21B8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Customer Satisfaction Survey - Q4 2025</w:t>
        </w:r>
      </w:ins>
    </w:p>
    <w:p w14:paraId="7ACC5C93" w14:textId="77777777" w:rsidR="00AE4690" w:rsidRDefault="00EC21B8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Total Respondents: 1,245</w:t>
        </w:r>
      </w:ins>
    </w:p>
    <w:p w14:paraId="0D086C6A" w14:textId="77777777" w:rsidR="00AE4690" w:rsidRDefault="00EC21B8">
      <w:pPr>
        <w:rPr>
          <w:ins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Overall Satisfaction: 4.2/5</w:t>
        </w:r>
      </w:ins>
    </w:p>
    <w:p w14:paraId="3BBE7E16" w14:textId="23C1D2C7" w:rsidR="003462F6" w:rsidRDefault="00EC21B8">
      <w:pPr>
        <w:rPr>
          <w:del w:id="8" w:author="Arthur Souza Rodrigues" w:date="2026-07-10T21:50:00Z" w16du:dateUtc="2026-07-11T01:50:00Z"/>
        </w:rPr>
      </w:pPr>
      <w:del w:id="9" w:author="Arthur Souza Rodrigues" w:date="2026-07-10T21:50:00Z" w16du:dateUtc="2026-07-11T01:50:00Z">
        <w:r>
          <w:delText>Training Materials - Onboarding Program</w:delText>
        </w:r>
      </w:del>
    </w:p>
    <w:p w14:paraId="15F7EC5C" w14:textId="77777777" w:rsidR="003462F6" w:rsidRDefault="00EC21B8">
      <w:pPr>
        <w:rPr>
          <w:del w:id="10" w:author="Arthur Souza Rodrigues" w:date="2026-07-10T21:50:00Z" w16du:dateUtc="2026-07-11T01:50:00Z"/>
        </w:rPr>
      </w:pPr>
      <w:del w:id="11" w:author="Arthur Souza Rodrigues" w:date="2026-07-10T21:50:00Z" w16du:dateUtc="2026-07-11T01:50:00Z">
        <w:r>
          <w:delText>Duration: 2 we</w:delText>
        </w:r>
        <w:r>
          <w:delText xml:space="preserve"> (3 weeks)</w:delText>
        </w:r>
        <w:r>
          <w:delText>eks</w:delText>
        </w:r>
      </w:del>
    </w:p>
    <w:p w14:paraId="63333B25" w14:textId="77777777" w:rsidR="003462F6" w:rsidRDefault="00EC21B8">
      <w:pPr>
        <w:rPr>
          <w:del w:id="12" w:author="Arthur Souza Rodrigues" w:date="2026-07-10T21:50:00Z" w16du:dateUtc="2026-07-11T01:50:00Z"/>
        </w:rPr>
      </w:pPr>
      <w:del w:id="13" w:author="Arthur Souza Rodrigues" w:date="2026-07-10T21:50:00Z" w16du:dateUtc="2026-07-11T01:50:00Z">
        <w:r>
          <w:delText>Module 1: Company Overview</w:delText>
        </w:r>
      </w:del>
    </w:p>
    <w:p w14:paraId="3F70DD59" w14:textId="77777777" w:rsidR="003462F6" w:rsidRDefault="00EC21B8">
      <w:del w:id="14" w:author="Arthur Souza Rodrigues" w:date="2026-07-10T21:50:00Z" w16du:dateUtc="2026-07-11T01:50:00Z">
        <w:r>
          <w:delText xml:space="preserve">Module 2: </w:delText>
        </w:r>
      </w:del>
      <w:r>
        <w:t xml:space="preserve">Product </w:t>
      </w:r>
      <w:ins w:id="15" w:author="Arthur Souza Rodrigues" w:date="2026-07-10T21:50:00Z" w16du:dateUtc="2026-07-11T01:50:00Z">
        <w:r>
          <w:t>Quality: 4.5/5</w:t>
        </w:r>
      </w:ins>
      <w:del w:id="16" w:author="Arthur Souza Rodrigues" w:date="2026-07-10T21:50:00Z" w16du:dateUtc="2026-07-11T01:50:00Z">
        <w:r>
          <w:delText>Training</w:delText>
        </w:r>
      </w:del>
    </w:p>
    <w:p w14:paraId="3C10EAF1" w14:textId="77777777" w:rsidR="00AE4690" w:rsidRDefault="00EC21B8">
      <w:pPr>
        <w:rPr>
          <w:ins w:id="17" w:author="Arthur Souza Rodrigues" w:date="2026-07-10T21:50:00Z" w16du:dateUtc="2026-07-11T01:50:00Z"/>
        </w:rPr>
      </w:pPr>
      <w:ins w:id="18" w:author="Arthur Souza Rodrigues" w:date="2026-07-10T21:50:00Z" w16du:dateUtc="2026-07-11T01:50:00Z">
        <w:r>
          <w:t>Customer Support: 3.9/5</w:t>
        </w:r>
      </w:ins>
    </w:p>
    <w:p w14:paraId="7011EC0D" w14:textId="77777777" w:rsidR="00AE4690" w:rsidRDefault="00EC21B8">
      <w:pPr>
        <w:rPr>
          <w:ins w:id="19" w:author="Arthur Souza Rodrigues" w:date="2026-07-10T21:50:00Z" w16du:dateUtc="2026-07-11T01:50:00Z"/>
        </w:rPr>
      </w:pPr>
      <w:ins w:id="20" w:author="Arthur Souza Rodrigues" w:date="2026-07-10T21:50:00Z" w16du:dateUtc="2026-07-11T01:50:00Z">
        <w:r>
          <w:t>Ease of Use: 4.3/5</w:t>
        </w:r>
      </w:ins>
    </w:p>
    <w:p w14:paraId="7A999A04" w14:textId="77777777" w:rsidR="00AE4690" w:rsidRDefault="00EC21B8">
      <w:pPr>
        <w:rPr>
          <w:ins w:id="21" w:author="Arthur Souza Rodrigues" w:date="2026-07-10T21:50:00Z" w16du:dateUtc="2026-07-11T01:50:00Z"/>
        </w:rPr>
      </w:pPr>
      <w:ins w:id="22" w:author="Arthur Souza Rodrigues" w:date="2026-07-10T21:50:00Z" w16du:dateUtc="2026-07-11T01:50:00Z">
        <w:r>
          <w:t>Net Promoter Score: 7</w:t>
        </w:r>
        <w:r>
          <w:t xml:space="preserve"> (up from 65)</w:t>
        </w:r>
        <w:r>
          <w:t>2</w:t>
        </w:r>
      </w:ins>
    </w:p>
    <w:p w14:paraId="71B68FD9" w14:textId="77777777" w:rsidR="00AE4690" w:rsidRDefault="00EC21B8">
      <w:pPr>
        <w:rPr>
          <w:ins w:id="23" w:author="Arthur Souza Rodrigues" w:date="2026-07-10T21:50:00Z" w16du:dateUtc="2026-07-11T01:50:00Z"/>
        </w:rPr>
      </w:pPr>
      <w:ins w:id="24" w:author="Arthur Souza Rodrigues" w:date="2026-07-10T21:50:00Z" w16du:dateUtc="2026-07-11T01:50:00Z">
        <w:r>
          <w:t>Key Feedback: More integrations requested</w:t>
        </w:r>
      </w:ins>
    </w:p>
    <w:p w14:paraId="67E8702D" w14:textId="77777777" w:rsidR="003462F6" w:rsidRDefault="00EC21B8">
      <w:pPr>
        <w:rPr>
          <w:del w:id="25" w:author="Arthur Souza Rodrigues" w:date="2026-07-10T21:50:00Z" w16du:dateUtc="2026-07-11T01:50:00Z"/>
        </w:rPr>
      </w:pPr>
      <w:ins w:id="26" w:author="Arthur Souza Rodrigues" w:date="2026-07-10T21:50:00Z" w16du:dateUtc="2026-07-11T01:50:00Z">
        <w:r>
          <w:t>Follow-up Actions: Improve support response time</w:t>
        </w:r>
      </w:ins>
      <w:del w:id="27" w:author="Arthur Souza Rodrigues" w:date="2026-07-10T21:50:00Z" w16du:dateUtc="2026-07-11T01:50:00Z">
        <w:r>
          <w:delText>Module 3: Tools and Systems</w:delText>
        </w:r>
      </w:del>
    </w:p>
    <w:p w14:paraId="5B246E2D" w14:textId="77777777" w:rsidR="003462F6" w:rsidRDefault="00EC21B8">
      <w:pPr>
        <w:rPr>
          <w:del w:id="28" w:author="Arthur Souza Rodrigues" w:date="2026-07-10T21:50:00Z" w16du:dateUtc="2026-07-11T01:50:00Z"/>
        </w:rPr>
      </w:pPr>
      <w:del w:id="29" w:author="Arthur Souza Rodrigues" w:date="2026-07-10T21:50:00Z" w16du:dateUtc="2026-07-11T01:50:00Z">
        <w:r>
          <w:delText>Module 4: Policies and Procedures</w:delText>
        </w:r>
      </w:del>
    </w:p>
    <w:p w14:paraId="1FA3898B" w14:textId="77777777" w:rsidR="003462F6" w:rsidRDefault="00EC21B8">
      <w:del w:id="30" w:author="Arthur Souza Rodrigues" w:date="2026-07-10T21:50:00Z" w16du:dateUtc="2026-07-11T01:50:00Z">
        <w:r>
          <w:delText>Completion Certificate: Required for all new hires</w:delText>
        </w:r>
      </w:del>
    </w:p>
    <w:sectPr w:rsidR="003462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F6"/>
    <w:rsid w:val="003053A1"/>
    <w:rsid w:val="003462F6"/>
    <w:rsid w:val="005027C0"/>
    <w:rsid w:val="006B386F"/>
    <w:rsid w:val="00AE4690"/>
    <w:rsid w:val="00C908F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C8B0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