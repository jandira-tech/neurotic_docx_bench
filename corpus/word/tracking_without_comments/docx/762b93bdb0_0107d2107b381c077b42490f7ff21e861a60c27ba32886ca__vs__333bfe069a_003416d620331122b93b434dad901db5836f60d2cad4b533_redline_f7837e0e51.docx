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9A50D" w14:textId="77777777" w:rsidR="00BC32DD" w:rsidRPr="001A2552" w:rsidRDefault="00BC32DD" w:rsidP="00BC32DD">
      <w:pPr>
        <w:jc w:val="center"/>
        <w:rPr>
          <w:ins w:id="6" w:author="msi" w:date="2026-09-22T12:56:00Z" w16du:dateUtc="2026-09-22T16:56:00Z"/>
          <w:sz w:val="16"/>
          <w:szCs w:val="16"/>
        </w:rPr>
      </w:pPr>
      <w:ins w:id="7" w:author="msi" w:date="2026-09-22T12:56:00Z" w16du:dateUtc="2026-09-22T16:56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D2DE45F" w14:textId="77777777" w:rsidR="00BC32DD" w:rsidRPr="001A2552" w:rsidRDefault="00BC32DD" w:rsidP="00BC32DD">
      <w:pPr>
        <w:jc w:val="center"/>
        <w:rPr>
          <w:ins w:id="8" w:author="msi" w:date="2026-09-22T12:56:00Z" w16du:dateUtc="2026-09-22T16:56:00Z"/>
          <w:b/>
          <w:sz w:val="16"/>
          <w:szCs w:val="16"/>
        </w:rPr>
      </w:pPr>
      <w:ins w:id="9" w:author="msi" w:date="2026-09-22T12:56:00Z" w16du:dateUtc="2026-09-22T16:56:00Z">
        <w:r w:rsidRPr="001A2552">
          <w:rPr>
            <w:b/>
            <w:sz w:val="16"/>
            <w:szCs w:val="16"/>
          </w:rPr>
          <w:t>Açık Ders Malzemeleri</w:t>
        </w:r>
      </w:ins>
    </w:p>
    <w:p w14:paraId="649F0C11" w14:textId="77777777" w:rsidR="00BC32DD" w:rsidRDefault="00BC32DD" w:rsidP="00BC32DD">
      <w:pPr>
        <w:pStyle w:val="Basliklar"/>
        <w:jc w:val="center"/>
        <w:rPr>
          <w:ins w:id="10" w:author="msi" w:date="2026-09-22T12:56:00Z" w16du:dateUtc="2026-09-22T16:56:00Z"/>
          <w:sz w:val="16"/>
          <w:szCs w:val="16"/>
        </w:rPr>
      </w:pPr>
    </w:p>
    <w:p w14:paraId="449ED63F" w14:textId="77777777" w:rsidR="00BC32DD" w:rsidRPr="001A2552" w:rsidRDefault="00BC32DD" w:rsidP="00BC32DD">
      <w:pPr>
        <w:pStyle w:val="Basliklar"/>
        <w:jc w:val="center"/>
        <w:rPr>
          <w:ins w:id="11" w:author="msi" w:date="2026-09-22T12:56:00Z" w16du:dateUtc="2026-09-22T16:56:00Z"/>
          <w:sz w:val="16"/>
          <w:szCs w:val="16"/>
        </w:rPr>
      </w:pPr>
      <w:ins w:id="12" w:author="msi" w:date="2026-09-22T12:56:00Z" w16du:dateUtc="2026-09-22T16:56:00Z">
        <w:r>
          <w:rPr>
            <w:sz w:val="16"/>
            <w:szCs w:val="16"/>
          </w:rPr>
          <w:t>Ders izlence Formu</w:t>
        </w:r>
      </w:ins>
    </w:p>
    <w:p w14:paraId="1C8E0236" w14:textId="77777777" w:rsidR="00BC32DD" w:rsidRPr="001A2552" w:rsidRDefault="00BC32DD" w:rsidP="00BC32DD">
      <w:pPr>
        <w:rPr>
          <w:ins w:id="13" w:author="msi" w:date="2026-09-22T12:56:00Z" w16du:dateUtc="2026-09-22T16:56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4" w:author="msi" w:date="2026-09-22T12:56:00Z" w16du:dateUtc="2026-09-22T16:56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15">
          <w:tblGrid>
            <w:gridCol w:w="55"/>
            <w:gridCol w:w="1740"/>
            <w:gridCol w:w="210"/>
            <w:gridCol w:w="740"/>
            <w:gridCol w:w="1210"/>
            <w:gridCol w:w="4858"/>
          </w:tblGrid>
        </w:tblGridChange>
      </w:tblGrid>
      <w:tr w:rsidR="00D76B82" w:rsidRPr="00D76B82" w14:paraId="72D15369" w14:textId="77777777" w:rsidTr="00832AEF">
        <w:trPr>
          <w:jc w:val="center"/>
          <w:trPrChange w:id="16" w:author="msi" w:date="2026-09-22T12:56:00Z" w16du:dateUtc="2026-09-22T16:56:00Z">
            <w:trPr>
              <w:gridBefore w:val="1"/>
              <w:gridAfter w:val="1"/>
              <w:trHeight w:val="270"/>
            </w:trPr>
          </w:trPrChange>
        </w:trPr>
        <w:tc>
          <w:tcPr>
            <w:tcW w:w="2745" w:type="dxa"/>
            <w:vAlign w:val="center"/>
            <w:tcPrChange w:id="17" w:author="msi" w:date="2026-09-22T12:56:00Z" w16du:dateUtc="2026-09-22T16:56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1E8FC7E" w14:textId="77777777" w:rsidR="00D76B82" w:rsidRPr="001A2552" w:rsidRDefault="00BC32DD" w:rsidP="00832AEF">
            <w:pPr>
              <w:pStyle w:val="DersBasliklar"/>
              <w:rPr>
                <w:rPrChange w:id="18" w:author="msi" w:date="2026-09-22T12:56:00Z" w16du:dateUtc="2026-09-22T16:56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  <w:pPrChange w:id="19" w:author="msi" w:date="2026-09-22T12:56:00Z" w16du:dateUtc="2026-09-22T16:56:00Z">
                <w:pPr>
                  <w:jc w:val="left"/>
                </w:pPr>
              </w:pPrChange>
            </w:pPr>
            <w:ins w:id="20" w:author="msi" w:date="2026-09-22T12:56:00Z" w16du:dateUtc="2026-09-22T16:56:00Z">
              <w:r w:rsidRPr="001A2552">
                <w:rPr>
                  <w:szCs w:val="16"/>
                </w:rPr>
                <w:t>Dersin Kodu ve İsmi</w:t>
              </w:r>
            </w:ins>
            <w:del w:id="21" w:author="msi" w:date="2026-09-22T12:56:00Z" w16du:dateUtc="2026-09-22T16:56:00Z">
              <w:r w:rsidR="00D76B82" w:rsidRPr="00D76B82">
                <w:rPr>
                  <w:rFonts w:ascii="Arial" w:hAnsi="Arial" w:cs="Arial"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6068" w:type="dxa"/>
            <w:tcPrChange w:id="22" w:author="msi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222B510E" w14:textId="77777777" w:rsidR="00D76B82" w:rsidRPr="00B00DF3" w:rsidRDefault="00CC0B85" w:rsidP="00F95BE5">
            <w:pPr>
              <w:pStyle w:val="DersBilgileri"/>
              <w:rPr>
                <w:rPrChange w:id="23" w:author="msi" w:date="2026-09-22T12:56:00Z" w16du:dateUtc="2026-09-22T16:56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24" w:author="msi" w:date="2026-09-22T12:56:00Z" w16du:dateUtc="2026-09-22T16:56:00Z">
                <w:pPr>
                  <w:jc w:val="left"/>
                </w:pPr>
              </w:pPrChange>
            </w:pPr>
            <w:ins w:id="25" w:author="msi" w:date="2026-09-22T12:56:00Z" w16du:dateUtc="2026-09-22T16:56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D76B82" w:rsidRPr="00D76B82" w14:paraId="52EEC34A" w14:textId="29D47A19" w:rsidTr="00832AEF">
        <w:trPr>
          <w:jc w:val="center"/>
          <w:trPrChange w:id="26" w:author="msi" w:date="2026-09-22T12:56:00Z" w16du:dateUtc="2026-09-22T16:56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27" w:author="msi" w:date="2026-09-22T12:56:00Z" w16du:dateUtc="2026-09-22T16:56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6379CE5D" w14:textId="77777777" w:rsidR="00D76B82" w:rsidRPr="001A2552" w:rsidRDefault="00BC32DD" w:rsidP="00832AEF">
            <w:pPr>
              <w:pStyle w:val="DersBasliklar"/>
              <w:rPr>
                <w:rPrChange w:id="28" w:author="msi" w:date="2026-09-22T12:56:00Z" w16du:dateUtc="2026-09-22T16:56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9" w:author="msi" w:date="2026-09-22T12:56:00Z" w16du:dateUtc="2026-09-22T16:56:00Z">
                <w:pPr>
                  <w:jc w:val="center"/>
                </w:pPr>
              </w:pPrChange>
            </w:pPr>
            <w:ins w:id="30" w:author="msi" w:date="2026-09-22T12:56:00Z" w16du:dateUtc="2026-09-22T16:56:00Z">
              <w:r w:rsidRPr="001A2552">
                <w:rPr>
                  <w:szCs w:val="16"/>
                </w:rPr>
                <w:t>Dersin Sorumlusu</w:t>
              </w:r>
            </w:ins>
            <w:del w:id="31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6068" w:type="dxa"/>
            <w:tcPrChange w:id="32" w:author="msi" w:date="2026-09-22T12:56:00Z" w16du:dateUtc="2026-09-22T16:56:00Z">
              <w:tcPr>
                <w:tcW w:w="6068" w:type="dxa"/>
                <w:gridSpan w:val="2"/>
              </w:tcPr>
            </w:tcPrChange>
          </w:tcPr>
          <w:p w14:paraId="28EDE457" w14:textId="77777777" w:rsidR="00F911A6" w:rsidRPr="00B00DF3" w:rsidRDefault="00F911A6" w:rsidP="00832AEF">
            <w:pPr>
              <w:pStyle w:val="DersBilgileri"/>
              <w:rPr>
                <w:szCs w:val="16"/>
              </w:rPr>
            </w:pPr>
            <w:ins w:id="33" w:author="msi" w:date="2026-09-22T12:56:00Z" w16du:dateUtc="2026-09-22T16:56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D76B82" w:rsidRPr="00D76B82" w14:paraId="14507A3F" w14:textId="77777777" w:rsidTr="00832AEF">
        <w:trPr>
          <w:jc w:val="center"/>
          <w:trPrChange w:id="34" w:author="msi" w:date="2026-09-22T12:56:00Z" w16du:dateUtc="2026-09-22T16:56:00Z">
            <w:trPr>
              <w:gridBefore w:val="1"/>
              <w:gridAfter w:val="1"/>
              <w:trHeight w:val="330"/>
            </w:trPr>
          </w:trPrChange>
        </w:trPr>
        <w:tc>
          <w:tcPr>
            <w:tcW w:w="2745" w:type="dxa"/>
            <w:vAlign w:val="center"/>
            <w:tcPrChange w:id="35" w:author="msi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CC6D13D" w14:textId="77777777" w:rsidR="00D76B82" w:rsidRPr="001A2552" w:rsidRDefault="00BC32DD" w:rsidP="00832AEF">
            <w:pPr>
              <w:pStyle w:val="DersBasliklar"/>
              <w:rPr>
                <w:rPrChange w:id="36" w:author="msi" w:date="2026-09-22T12:56:00Z" w16du:dateUtc="2026-09-22T16:56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37" w:author="msi" w:date="2026-09-22T12:56:00Z" w16du:dateUtc="2026-09-22T16:56:00Z">
                <w:pPr>
                  <w:jc w:val="left"/>
                </w:pPr>
              </w:pPrChange>
            </w:pPr>
            <w:ins w:id="38" w:author="msi" w:date="2026-09-22T12:56:00Z" w16du:dateUtc="2026-09-22T16:56:00Z">
              <w:r w:rsidRPr="001A2552">
                <w:rPr>
                  <w:szCs w:val="16"/>
                </w:rPr>
                <w:t>Dersin Düzeyi</w:t>
              </w:r>
            </w:ins>
            <w:del w:id="39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6068" w:type="dxa"/>
            <w:tcPrChange w:id="40" w:author="msi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255E574" w14:textId="77777777" w:rsidR="00D76B82" w:rsidRPr="00B00DF3" w:rsidRDefault="00F911A6" w:rsidP="00832AEF">
            <w:pPr>
              <w:pStyle w:val="DersBilgileri"/>
              <w:rPr>
                <w:rPrChange w:id="41" w:author="msi" w:date="2026-09-22T12:56:00Z" w16du:dateUtc="2026-09-22T16:56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42" w:author="msi" w:date="2026-09-22T12:56:00Z" w16du:dateUtc="2026-09-22T16:56:00Z">
                <w:pPr>
                  <w:jc w:val="center"/>
                </w:pPr>
              </w:pPrChange>
            </w:pPr>
            <w:ins w:id="43" w:author="msi" w:date="2026-09-22T12:56:00Z" w16du:dateUtc="2026-09-22T16:56:00Z">
              <w:r w:rsidRPr="00B00DF3">
                <w:rPr>
                  <w:szCs w:val="16"/>
                </w:rPr>
                <w:t>LİSANS</w:t>
              </w:r>
            </w:ins>
            <w:del w:id="44" w:author="msi" w:date="2026-09-22T12:56:00Z" w16du:dateUtc="2026-09-22T16:56:00Z">
              <w:r w:rsidR="00D76B82" w:rsidRPr="00D76B82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D76B82" w:rsidRPr="00D76B82" w14:paraId="6F87E864" w14:textId="77777777" w:rsidTr="00832AEF">
        <w:trPr>
          <w:jc w:val="center"/>
          <w:trPrChange w:id="45" w:author="msi" w:date="2026-09-22T12:56:00Z" w16du:dateUtc="2026-09-22T16:56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46" w:author="msi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E6E73F6" w14:textId="77777777" w:rsidR="00D76B82" w:rsidRPr="001A2552" w:rsidRDefault="00BC32DD" w:rsidP="00832AEF">
            <w:pPr>
              <w:pStyle w:val="DersBasliklar"/>
              <w:rPr>
                <w:rPrChange w:id="47" w:author="msi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48" w:author="msi" w:date="2026-09-22T12:56:00Z" w16du:dateUtc="2026-09-22T16:56:00Z">
                <w:pPr>
                  <w:jc w:val="left"/>
                </w:pPr>
              </w:pPrChange>
            </w:pPr>
            <w:ins w:id="49" w:author="msi" w:date="2026-09-22T12:56:00Z" w16du:dateUtc="2026-09-22T16:56:00Z">
              <w:r w:rsidRPr="001A2552">
                <w:rPr>
                  <w:szCs w:val="16"/>
                </w:rPr>
                <w:t>Dersin Kredisi</w:t>
              </w:r>
            </w:ins>
            <w:del w:id="50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6068" w:type="dxa"/>
            <w:tcPrChange w:id="51" w:author="msi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E63A399" w14:textId="77777777" w:rsidR="00D76B82" w:rsidRPr="00B00DF3" w:rsidRDefault="00F911A6" w:rsidP="00832AEF">
            <w:pPr>
              <w:pStyle w:val="DersBilgileri"/>
              <w:rPr>
                <w:rPrChange w:id="52" w:author="msi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3" w:author="msi" w:date="2026-09-22T12:56:00Z" w16du:dateUtc="2026-09-22T16:56:00Z">
                <w:pPr>
                  <w:jc w:val="right"/>
                </w:pPr>
              </w:pPrChange>
            </w:pPr>
            <w:ins w:id="54" w:author="msi" w:date="2026-09-22T12:56:00Z" w16du:dateUtc="2026-09-22T16:56:00Z">
              <w:r w:rsidRPr="00B00DF3">
                <w:rPr>
                  <w:szCs w:val="16"/>
                </w:rPr>
                <w:t>8</w:t>
              </w:r>
            </w:ins>
            <w:del w:id="55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13.2425</w:delText>
              </w:r>
            </w:del>
          </w:p>
        </w:tc>
      </w:tr>
      <w:tr w:rsidR="00D76B82" w:rsidRPr="00D76B82" w14:paraId="3BF97819" w14:textId="77777777" w:rsidTr="00832AEF">
        <w:trPr>
          <w:jc w:val="center"/>
          <w:trPrChange w:id="56" w:author="msi" w:date="2026-09-22T12:56:00Z" w16du:dateUtc="2026-09-22T16:56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57" w:author="msi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BEB2CED" w14:textId="77777777" w:rsidR="00D76B82" w:rsidRPr="001A2552" w:rsidRDefault="00BC32DD" w:rsidP="00832AEF">
            <w:pPr>
              <w:pStyle w:val="DersBasliklar"/>
              <w:rPr>
                <w:rPrChange w:id="58" w:author="msi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9" w:author="msi" w:date="2026-09-22T12:56:00Z" w16du:dateUtc="2026-09-22T16:56:00Z">
                <w:pPr>
                  <w:jc w:val="left"/>
                </w:pPr>
              </w:pPrChange>
            </w:pPr>
            <w:ins w:id="60" w:author="msi" w:date="2026-09-22T12:56:00Z" w16du:dateUtc="2026-09-22T16:56:00Z">
              <w:r w:rsidRPr="001A2552">
                <w:rPr>
                  <w:szCs w:val="16"/>
                </w:rPr>
                <w:t>Dersin Türü</w:t>
              </w:r>
            </w:ins>
            <w:del w:id="61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6068" w:type="dxa"/>
            <w:tcPrChange w:id="62" w:author="msi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8276FD2" w14:textId="77777777" w:rsidR="00D76B82" w:rsidRPr="00B00DF3" w:rsidRDefault="00F8234C" w:rsidP="00832AEF">
            <w:pPr>
              <w:pStyle w:val="DersBilgileri"/>
              <w:rPr>
                <w:rPrChange w:id="63" w:author="msi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64" w:author="msi" w:date="2026-09-22T12:56:00Z" w16du:dateUtc="2026-09-22T16:56:00Z">
                <w:pPr>
                  <w:jc w:val="right"/>
                </w:pPr>
              </w:pPrChange>
            </w:pPr>
            <w:ins w:id="65" w:author="msi" w:date="2026-09-22T12:56:00Z" w16du:dateUtc="2026-09-22T16:56:00Z">
              <w:r>
                <w:rPr>
                  <w:szCs w:val="16"/>
                </w:rPr>
                <w:t>SEÇMELİ</w:t>
              </w:r>
            </w:ins>
            <w:del w:id="66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16.9489</w:delText>
              </w:r>
            </w:del>
          </w:p>
        </w:tc>
      </w:tr>
      <w:tr w:rsidR="00D76B82" w:rsidRPr="00D76B82" w14:paraId="7319F361" w14:textId="77777777" w:rsidTr="00832AEF">
        <w:trPr>
          <w:jc w:val="center"/>
          <w:trPrChange w:id="67" w:author="msi" w:date="2026-09-22T12:56:00Z" w16du:dateUtc="2026-09-22T16:56:00Z">
            <w:trPr>
              <w:gridBefore w:val="1"/>
              <w:gridAfter w:val="1"/>
              <w:trHeight w:val="300"/>
            </w:trPr>
          </w:trPrChange>
        </w:trPr>
        <w:tc>
          <w:tcPr>
            <w:tcW w:w="2745" w:type="dxa"/>
            <w:vAlign w:val="center"/>
            <w:tcPrChange w:id="68" w:author="msi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C812262" w14:textId="77777777" w:rsidR="00D76B82" w:rsidRPr="001A2552" w:rsidRDefault="00BC32DD" w:rsidP="00832AEF">
            <w:pPr>
              <w:pStyle w:val="DersBasliklar"/>
              <w:rPr>
                <w:rPrChange w:id="69" w:author="msi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70" w:author="msi" w:date="2026-09-22T12:56:00Z" w16du:dateUtc="2026-09-22T16:56:00Z">
                <w:pPr>
                  <w:jc w:val="left"/>
                </w:pPr>
              </w:pPrChange>
            </w:pPr>
            <w:ins w:id="71" w:author="msi" w:date="2026-09-22T12:56:00Z" w16du:dateUtc="2026-09-22T16:56:00Z">
              <w:r w:rsidRPr="001A2552">
                <w:rPr>
                  <w:szCs w:val="16"/>
                </w:rPr>
                <w:t>Dersin İçeriği</w:t>
              </w:r>
            </w:ins>
            <w:del w:id="72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6068" w:type="dxa"/>
            <w:tcPrChange w:id="73" w:author="msi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DC360C6" w14:textId="77777777" w:rsidR="00F911A6" w:rsidRPr="00B00DF3" w:rsidRDefault="00F911A6" w:rsidP="00F911A6">
            <w:pPr>
              <w:rPr>
                <w:ins w:id="74" w:author="msi" w:date="2026-09-22T12:56:00Z" w16du:dateUtc="2026-09-22T16:56:00Z"/>
                <w:sz w:val="16"/>
                <w:szCs w:val="16"/>
              </w:rPr>
            </w:pPr>
          </w:p>
          <w:p w14:paraId="5B647C19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56:00Z" w16du:dateUtc="2026-09-22T16:56:00Z"/>
                <w:sz w:val="16"/>
                <w:szCs w:val="16"/>
              </w:rPr>
            </w:pPr>
            <w:ins w:id="76" w:author="msi" w:date="2026-09-22T12:56:00Z" w16du:dateUtc="2026-09-22T16:56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8F9A1B3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56:00Z" w16du:dateUtc="2026-09-22T16:56:00Z"/>
                <w:sz w:val="16"/>
                <w:szCs w:val="16"/>
              </w:rPr>
            </w:pPr>
            <w:ins w:id="78" w:author="msi" w:date="2026-09-22T12:56:00Z" w16du:dateUtc="2026-09-22T16:56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5BBD28F7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2:56:00Z" w16du:dateUtc="2026-09-22T16:56:00Z"/>
                <w:sz w:val="16"/>
                <w:szCs w:val="16"/>
              </w:rPr>
            </w:pPr>
            <w:ins w:id="80" w:author="msi" w:date="2026-09-22T12:56:00Z" w16du:dateUtc="2026-09-22T16:5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2D97CE0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2:56:00Z" w16du:dateUtc="2026-09-22T16:56:00Z"/>
                <w:sz w:val="16"/>
                <w:szCs w:val="16"/>
              </w:rPr>
            </w:pPr>
            <w:ins w:id="82" w:author="msi" w:date="2026-09-22T12:56:00Z" w16du:dateUtc="2026-09-22T16:5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6C985B7D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3" w:author="msi" w:date="2026-09-22T12:56:00Z" w16du:dateUtc="2026-09-22T16:56:00Z"/>
                <w:sz w:val="16"/>
                <w:szCs w:val="16"/>
              </w:rPr>
            </w:pPr>
            <w:ins w:id="84" w:author="msi" w:date="2026-09-22T12:56:00Z" w16du:dateUtc="2026-09-22T16:5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2BFABA82" w14:textId="77777777" w:rsidR="00F911A6" w:rsidRPr="00F8234C" w:rsidRDefault="00F911A6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ins w:id="85" w:author="msi" w:date="2026-09-22T12:56:00Z" w16du:dateUtc="2026-09-22T16:56:00Z"/>
                <w:sz w:val="16"/>
                <w:szCs w:val="16"/>
              </w:rPr>
            </w:pPr>
            <w:ins w:id="86" w:author="msi" w:date="2026-09-22T12:56:00Z" w16du:dateUtc="2026-09-22T16:56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CD1CD71" w14:textId="77777777" w:rsidR="00B00DF3" w:rsidRPr="00F8234C" w:rsidRDefault="00B90493" w:rsidP="00F95BE5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ins w:id="87" w:author="msi" w:date="2026-09-22T12:56:00Z" w16du:dateUtc="2026-09-22T16:56:00Z"/>
                <w:sz w:val="16"/>
                <w:szCs w:val="16"/>
              </w:rPr>
            </w:pPr>
            <w:ins w:id="88" w:author="msi" w:date="2026-09-22T12:56:00Z" w16du:dateUtc="2026-09-22T16:56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110F87F" w14:textId="77777777" w:rsidR="00D76B82" w:rsidRPr="00B00DF3" w:rsidRDefault="00F911A6" w:rsidP="009D5F97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rPrChange w:id="89" w:author="msi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90" w:author="msi" w:date="2026-09-22T12:56:00Z" w16du:dateUtc="2026-09-22T16:56:00Z">
                <w:pPr>
                  <w:jc w:val="right"/>
                </w:pPr>
              </w:pPrChange>
            </w:pPr>
            <w:ins w:id="91" w:author="msi" w:date="2026-09-22T12:56:00Z" w16du:dateUtc="2026-09-22T16:56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  <w:del w:id="92" w:author="msi" w:date="2026-09-22T12:56:00Z" w16du:dateUtc="2026-09-22T16:56:00Z">
              <w:r w:rsidR="00D76B82" w:rsidRPr="00D76B82">
                <w:rPr>
                  <w:rFonts w:ascii="Arial" w:hAnsi="Arial" w:cs="Arial"/>
                  <w:sz w:val="24"/>
                  <w:lang w:val="en-ZA" w:eastAsia="en-ZA"/>
                </w:rPr>
                <w:delText>15.6104</w:delText>
              </w:r>
            </w:del>
          </w:p>
        </w:tc>
      </w:tr>
      <w:tr w:rsidR="00BC32DD" w:rsidRPr="001A2552" w14:paraId="002BBEA7" w14:textId="77777777" w:rsidTr="00832AEF">
        <w:trPr>
          <w:jc w:val="center"/>
          <w:ins w:id="93" w:author="msi" w:date="2026-09-22T12:56:00Z" w16du:dateUtc="2026-09-22T16:56:00Z"/>
        </w:trPr>
        <w:tc>
          <w:tcPr>
            <w:tcW w:w="2745" w:type="dxa"/>
            <w:vAlign w:val="center"/>
          </w:tcPr>
          <w:p w14:paraId="3925D8CF" w14:textId="77777777" w:rsidR="00BC32DD" w:rsidRPr="001A2552" w:rsidRDefault="00BC32DD" w:rsidP="00832AEF">
            <w:pPr>
              <w:pStyle w:val="DersBasliklar"/>
              <w:rPr>
                <w:ins w:id="94" w:author="msi" w:date="2026-09-22T12:56:00Z" w16du:dateUtc="2026-09-22T16:56:00Z"/>
                <w:szCs w:val="16"/>
              </w:rPr>
            </w:pPr>
            <w:ins w:id="95" w:author="msi" w:date="2026-09-22T12:56:00Z" w16du:dateUtc="2026-09-22T16:56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BFB59E2" w14:textId="77777777" w:rsidR="009D5F97" w:rsidRPr="009D5F97" w:rsidRDefault="009D5F97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56:00Z" w16du:dateUtc="2026-09-22T16:56:00Z"/>
                <w:sz w:val="16"/>
                <w:szCs w:val="16"/>
              </w:rPr>
            </w:pPr>
            <w:ins w:id="97" w:author="msi" w:date="2026-09-22T12:56:00Z" w16du:dateUtc="2026-09-22T16:56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4B42763" w14:textId="77777777" w:rsidR="00CC0B85" w:rsidRDefault="00CC0B85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56:00Z" w16du:dateUtc="2026-09-22T16:56:00Z"/>
                <w:sz w:val="16"/>
                <w:szCs w:val="16"/>
              </w:rPr>
            </w:pPr>
            <w:ins w:id="99" w:author="msi" w:date="2026-09-22T12:56:00Z" w16du:dateUtc="2026-09-22T16:56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E57FD92" w14:textId="77777777" w:rsidR="00CC0B85" w:rsidRDefault="00B90493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56:00Z" w16du:dateUtc="2026-09-22T16:56:00Z"/>
                <w:sz w:val="16"/>
                <w:szCs w:val="16"/>
              </w:rPr>
            </w:pPr>
            <w:ins w:id="101" w:author="msi" w:date="2026-09-22T12:56:00Z" w16du:dateUtc="2026-09-22T16:56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0A7A693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2:56:00Z" w16du:dateUtc="2026-09-22T16:56:00Z"/>
                <w:sz w:val="16"/>
                <w:szCs w:val="16"/>
              </w:rPr>
            </w:pPr>
            <w:ins w:id="103" w:author="msi" w:date="2026-09-22T12:56:00Z" w16du:dateUtc="2026-09-22T16:5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AAE3BC1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2:56:00Z" w16du:dateUtc="2026-09-22T16:56:00Z"/>
                <w:sz w:val="16"/>
                <w:szCs w:val="16"/>
              </w:rPr>
            </w:pPr>
            <w:ins w:id="105" w:author="msi" w:date="2026-09-22T12:56:00Z" w16du:dateUtc="2026-09-22T16:5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937399A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2:56:00Z" w16du:dateUtc="2026-09-22T16:56:00Z"/>
                <w:sz w:val="16"/>
                <w:szCs w:val="16"/>
              </w:rPr>
            </w:pPr>
            <w:ins w:id="107" w:author="msi" w:date="2026-09-22T12:56:00Z" w16du:dateUtc="2026-09-22T16:5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76A97E4B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2:56:00Z" w16du:dateUtc="2026-09-22T16:56:00Z"/>
                <w:sz w:val="16"/>
                <w:szCs w:val="16"/>
              </w:rPr>
            </w:pPr>
            <w:ins w:id="109" w:author="msi" w:date="2026-09-22T12:56:00Z" w16du:dateUtc="2026-09-22T16:5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5F5EE9AC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10" w:author="msi" w:date="2026-09-22T12:56:00Z" w16du:dateUtc="2026-09-22T16:56:00Z"/>
                <w:sz w:val="16"/>
                <w:szCs w:val="16"/>
              </w:rPr>
            </w:pPr>
            <w:ins w:id="111" w:author="msi" w:date="2026-09-22T12:56:00Z" w16du:dateUtc="2026-09-22T16:5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7375103" w14:textId="77777777" w:rsidR="00BC32DD" w:rsidRPr="00B00DF3" w:rsidRDefault="00BC32DD" w:rsidP="00832AEF">
            <w:pPr>
              <w:pStyle w:val="DersBilgileri"/>
              <w:rPr>
                <w:ins w:id="112" w:author="msi" w:date="2026-09-22T12:56:00Z" w16du:dateUtc="2026-09-22T16:56:00Z"/>
                <w:szCs w:val="16"/>
              </w:rPr>
            </w:pPr>
          </w:p>
        </w:tc>
      </w:tr>
      <w:tr w:rsidR="00BC32DD" w:rsidRPr="001A2552" w14:paraId="72E8095D" w14:textId="77777777" w:rsidTr="00832AEF">
        <w:trPr>
          <w:jc w:val="center"/>
          <w:ins w:id="113" w:author="msi" w:date="2026-09-22T12:56:00Z" w16du:dateUtc="2026-09-22T16:56:00Z"/>
        </w:trPr>
        <w:tc>
          <w:tcPr>
            <w:tcW w:w="2745" w:type="dxa"/>
            <w:vAlign w:val="center"/>
          </w:tcPr>
          <w:p w14:paraId="271B5E03" w14:textId="77777777" w:rsidR="00BC32DD" w:rsidRPr="001A2552" w:rsidRDefault="00BC32DD" w:rsidP="00832AEF">
            <w:pPr>
              <w:pStyle w:val="DersBasliklar"/>
              <w:rPr>
                <w:ins w:id="114" w:author="msi" w:date="2026-09-22T12:56:00Z" w16du:dateUtc="2026-09-22T16:56:00Z"/>
                <w:szCs w:val="16"/>
              </w:rPr>
            </w:pPr>
            <w:ins w:id="115" w:author="msi" w:date="2026-09-22T12:56:00Z" w16du:dateUtc="2026-09-22T16:56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FF2710E" w14:textId="77777777" w:rsidR="00BC32DD" w:rsidRPr="00B00DF3" w:rsidRDefault="00F8234C" w:rsidP="00832AEF">
            <w:pPr>
              <w:pStyle w:val="DersBilgileri"/>
              <w:rPr>
                <w:ins w:id="116" w:author="msi" w:date="2026-09-22T12:56:00Z" w16du:dateUtc="2026-09-22T16:56:00Z"/>
                <w:szCs w:val="16"/>
              </w:rPr>
            </w:pPr>
            <w:ins w:id="117" w:author="msi" w:date="2026-09-22T12:56:00Z" w16du:dateUtc="2026-09-22T16:56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76056930" w14:textId="77777777" w:rsidTr="00832AEF">
        <w:trPr>
          <w:jc w:val="center"/>
          <w:ins w:id="118" w:author="msi" w:date="2026-09-22T12:56:00Z" w16du:dateUtc="2026-09-22T16:56:00Z"/>
        </w:trPr>
        <w:tc>
          <w:tcPr>
            <w:tcW w:w="2745" w:type="dxa"/>
            <w:vAlign w:val="center"/>
          </w:tcPr>
          <w:p w14:paraId="1AEC3E94" w14:textId="77777777" w:rsidR="00BC32DD" w:rsidRPr="001A2552" w:rsidRDefault="00BC32DD" w:rsidP="00832AEF">
            <w:pPr>
              <w:pStyle w:val="DersBasliklar"/>
              <w:rPr>
                <w:ins w:id="119" w:author="msi" w:date="2026-09-22T12:56:00Z" w16du:dateUtc="2026-09-22T16:56:00Z"/>
                <w:szCs w:val="16"/>
              </w:rPr>
            </w:pPr>
            <w:ins w:id="120" w:author="msi" w:date="2026-09-22T12:56:00Z" w16du:dateUtc="2026-09-22T16:56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429789F" w14:textId="77777777" w:rsidR="00BC32DD" w:rsidRPr="00B00DF3" w:rsidRDefault="00B00DF3" w:rsidP="00832AEF">
            <w:pPr>
              <w:pStyle w:val="DersBilgileri"/>
              <w:rPr>
                <w:ins w:id="121" w:author="msi" w:date="2026-09-22T12:56:00Z" w16du:dateUtc="2026-09-22T16:56:00Z"/>
                <w:szCs w:val="16"/>
              </w:rPr>
            </w:pPr>
            <w:ins w:id="122" w:author="msi" w:date="2026-09-22T12:56:00Z" w16du:dateUtc="2026-09-22T16:56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2518BA6A" w14:textId="77777777" w:rsidTr="00832AEF">
        <w:trPr>
          <w:jc w:val="center"/>
          <w:ins w:id="123" w:author="msi" w:date="2026-09-22T12:56:00Z" w16du:dateUtc="2026-09-22T16:56:00Z"/>
        </w:trPr>
        <w:tc>
          <w:tcPr>
            <w:tcW w:w="2745" w:type="dxa"/>
            <w:vAlign w:val="center"/>
          </w:tcPr>
          <w:p w14:paraId="35641889" w14:textId="77777777" w:rsidR="00BC32DD" w:rsidRPr="001A2552" w:rsidRDefault="00BC32DD" w:rsidP="00832AEF">
            <w:pPr>
              <w:pStyle w:val="DersBasliklar"/>
              <w:rPr>
                <w:ins w:id="124" w:author="msi" w:date="2026-09-22T12:56:00Z" w16du:dateUtc="2026-09-22T16:56:00Z"/>
                <w:szCs w:val="16"/>
              </w:rPr>
            </w:pPr>
            <w:ins w:id="125" w:author="msi" w:date="2026-09-22T12:56:00Z" w16du:dateUtc="2026-09-22T16:56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5C0E211A" w14:textId="77777777" w:rsidR="00BC32DD" w:rsidRPr="00B00DF3" w:rsidRDefault="00BC32DD" w:rsidP="00832AEF">
            <w:pPr>
              <w:pStyle w:val="DersBilgileri"/>
              <w:rPr>
                <w:ins w:id="126" w:author="msi" w:date="2026-09-22T12:56:00Z" w16du:dateUtc="2026-09-22T16:56:00Z"/>
                <w:szCs w:val="16"/>
              </w:rPr>
            </w:pPr>
          </w:p>
        </w:tc>
      </w:tr>
      <w:tr w:rsidR="00BC32DD" w:rsidRPr="001A2552" w14:paraId="1882CBB8" w14:textId="77777777" w:rsidTr="00832AEF">
        <w:trPr>
          <w:jc w:val="center"/>
          <w:ins w:id="127" w:author="msi" w:date="2026-09-22T12:56:00Z" w16du:dateUtc="2026-09-22T16:56:00Z"/>
        </w:trPr>
        <w:tc>
          <w:tcPr>
            <w:tcW w:w="2745" w:type="dxa"/>
            <w:vAlign w:val="center"/>
          </w:tcPr>
          <w:p w14:paraId="799D6D54" w14:textId="77777777" w:rsidR="00BC32DD" w:rsidRPr="001A2552" w:rsidRDefault="00BC32DD" w:rsidP="00832AEF">
            <w:pPr>
              <w:pStyle w:val="DersBasliklar"/>
              <w:rPr>
                <w:ins w:id="128" w:author="msi" w:date="2026-09-22T12:56:00Z" w16du:dateUtc="2026-09-22T16:56:00Z"/>
                <w:szCs w:val="16"/>
              </w:rPr>
            </w:pPr>
            <w:ins w:id="129" w:author="msi" w:date="2026-09-22T12:56:00Z" w16du:dateUtc="2026-09-22T16:56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2778303F" w14:textId="77777777" w:rsidR="00B00DF3" w:rsidRPr="00B00DF3" w:rsidRDefault="00B00DF3" w:rsidP="00B00DF3">
            <w:pPr>
              <w:rPr>
                <w:ins w:id="130" w:author="msi" w:date="2026-09-22T12:56:00Z" w16du:dateUtc="2026-09-22T16:56:00Z"/>
                <w:sz w:val="16"/>
                <w:szCs w:val="16"/>
              </w:rPr>
            </w:pPr>
            <w:ins w:id="131" w:author="msi" w:date="2026-09-22T12:56:00Z" w16du:dateUtc="2026-09-22T16:56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48DF969C" w14:textId="77777777" w:rsidR="00B00DF3" w:rsidRPr="00B00DF3" w:rsidRDefault="00B00DF3" w:rsidP="00B00DF3">
            <w:pPr>
              <w:rPr>
                <w:ins w:id="132" w:author="msi" w:date="2026-09-22T12:56:00Z" w16du:dateUtc="2026-09-22T16:56:00Z"/>
                <w:sz w:val="16"/>
                <w:szCs w:val="16"/>
              </w:rPr>
            </w:pPr>
            <w:ins w:id="133" w:author="msi" w:date="2026-09-22T12:56:00Z" w16du:dateUtc="2026-09-22T16:56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44A1C194" w14:textId="77777777" w:rsidR="00B00DF3" w:rsidRPr="00B00DF3" w:rsidRDefault="00B00DF3" w:rsidP="00B00DF3">
            <w:pPr>
              <w:rPr>
                <w:ins w:id="134" w:author="msi" w:date="2026-09-22T12:56:00Z" w16du:dateUtc="2026-09-22T16:56:00Z"/>
                <w:sz w:val="16"/>
                <w:szCs w:val="16"/>
              </w:rPr>
            </w:pPr>
            <w:ins w:id="135" w:author="msi" w:date="2026-09-22T12:56:00Z" w16du:dateUtc="2026-09-22T16:56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0C8C1B9E" w14:textId="77777777" w:rsidR="00B00DF3" w:rsidRPr="00B00DF3" w:rsidRDefault="00B00DF3" w:rsidP="00B00DF3">
            <w:pPr>
              <w:pStyle w:val="BodyText2"/>
              <w:jc w:val="both"/>
              <w:rPr>
                <w:ins w:id="136" w:author="msi" w:date="2026-09-22T12:56:00Z" w16du:dateUtc="2026-09-22T16:56:00Z"/>
                <w:rFonts w:ascii="Verdana" w:hAnsi="Verdana"/>
                <w:sz w:val="16"/>
                <w:szCs w:val="16"/>
              </w:rPr>
            </w:pPr>
            <w:ins w:id="137" w:author="msi" w:date="2026-09-22T12:56:00Z" w16du:dateUtc="2026-09-22T16:56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60C2F7F" w14:textId="77777777" w:rsidR="00B00DF3" w:rsidRPr="00B00DF3" w:rsidRDefault="00B00DF3" w:rsidP="00B00DF3">
            <w:pPr>
              <w:rPr>
                <w:ins w:id="138" w:author="msi" w:date="2026-09-22T12:56:00Z" w16du:dateUtc="2026-09-22T16:56:00Z"/>
                <w:sz w:val="16"/>
                <w:szCs w:val="16"/>
              </w:rPr>
            </w:pPr>
            <w:ins w:id="139" w:author="msi" w:date="2026-09-22T12:56:00Z" w16du:dateUtc="2026-09-22T16:56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4C8716B1" w14:textId="77777777" w:rsidR="00B00DF3" w:rsidRPr="00B00DF3" w:rsidRDefault="00B00DF3" w:rsidP="00B00DF3">
            <w:pPr>
              <w:rPr>
                <w:ins w:id="140" w:author="msi" w:date="2026-09-22T12:56:00Z" w16du:dateUtc="2026-09-22T16:56:00Z"/>
                <w:sz w:val="16"/>
                <w:szCs w:val="16"/>
              </w:rPr>
            </w:pPr>
            <w:ins w:id="141" w:author="msi" w:date="2026-09-22T12:56:00Z" w16du:dateUtc="2026-09-22T16:56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57E725E" w14:textId="77777777" w:rsidR="00B00DF3" w:rsidRPr="00B00DF3" w:rsidRDefault="00B00DF3" w:rsidP="00B00DF3">
            <w:pPr>
              <w:rPr>
                <w:ins w:id="142" w:author="msi" w:date="2026-09-22T12:56:00Z" w16du:dateUtc="2026-09-22T16:56:00Z"/>
                <w:sz w:val="16"/>
                <w:szCs w:val="16"/>
              </w:rPr>
            </w:pPr>
            <w:ins w:id="143" w:author="msi" w:date="2026-09-22T12:56:00Z" w16du:dateUtc="2026-09-22T16:56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0EF679D6" w14:textId="77777777" w:rsidR="00B00DF3" w:rsidRPr="00B00DF3" w:rsidRDefault="00B00DF3" w:rsidP="00B00DF3">
            <w:pPr>
              <w:rPr>
                <w:ins w:id="144" w:author="msi" w:date="2026-09-22T12:56:00Z" w16du:dateUtc="2026-09-22T16:56:00Z"/>
                <w:sz w:val="16"/>
                <w:szCs w:val="16"/>
              </w:rPr>
            </w:pPr>
            <w:ins w:id="145" w:author="msi" w:date="2026-09-22T12:56:00Z" w16du:dateUtc="2026-09-22T16:56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20ACB99F" w14:textId="77777777" w:rsidR="00B00DF3" w:rsidRPr="00B00DF3" w:rsidRDefault="00B00DF3" w:rsidP="00B00DF3">
            <w:pPr>
              <w:rPr>
                <w:ins w:id="146" w:author="msi" w:date="2026-09-22T12:56:00Z" w16du:dateUtc="2026-09-22T16:56:00Z"/>
                <w:sz w:val="16"/>
                <w:szCs w:val="16"/>
              </w:rPr>
            </w:pPr>
            <w:ins w:id="147" w:author="msi" w:date="2026-09-22T12:56:00Z" w16du:dateUtc="2026-09-22T16:56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D59C90D" w14:textId="77777777" w:rsidR="00BC32DD" w:rsidRPr="00B00DF3" w:rsidRDefault="00BC32DD" w:rsidP="00832AEF">
            <w:pPr>
              <w:pStyle w:val="Kaynakca"/>
              <w:rPr>
                <w:ins w:id="148" w:author="msi" w:date="2026-09-22T12:56:00Z" w16du:dateUtc="2026-09-22T16:56:00Z"/>
                <w:szCs w:val="16"/>
                <w:lang w:val="tr-TR"/>
              </w:rPr>
            </w:pPr>
          </w:p>
        </w:tc>
      </w:tr>
      <w:tr w:rsidR="00BC32DD" w:rsidRPr="001A2552" w14:paraId="63ACDA3C" w14:textId="77777777" w:rsidTr="00832AEF">
        <w:trPr>
          <w:jc w:val="center"/>
          <w:ins w:id="149" w:author="msi" w:date="2026-09-22T12:56:00Z" w16du:dateUtc="2026-09-22T16:56:00Z"/>
        </w:trPr>
        <w:tc>
          <w:tcPr>
            <w:tcW w:w="2745" w:type="dxa"/>
            <w:vAlign w:val="center"/>
          </w:tcPr>
          <w:p w14:paraId="18807CDD" w14:textId="77777777" w:rsidR="00BC32DD" w:rsidRPr="001A2552" w:rsidRDefault="00BC32DD" w:rsidP="00832AEF">
            <w:pPr>
              <w:pStyle w:val="DersBasliklar"/>
              <w:rPr>
                <w:ins w:id="150" w:author="msi" w:date="2026-09-22T12:56:00Z" w16du:dateUtc="2026-09-22T16:56:00Z"/>
                <w:szCs w:val="16"/>
              </w:rPr>
            </w:pPr>
            <w:ins w:id="151" w:author="msi" w:date="2026-09-22T12:56:00Z" w16du:dateUtc="2026-09-22T16:56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1442D9DE" w14:textId="77777777" w:rsidR="00BC32DD" w:rsidRPr="001A2552" w:rsidRDefault="00B00DF3" w:rsidP="00832AEF">
            <w:pPr>
              <w:pStyle w:val="DersBilgileri"/>
              <w:rPr>
                <w:ins w:id="152" w:author="msi" w:date="2026-09-22T12:56:00Z" w16du:dateUtc="2026-09-22T16:56:00Z"/>
                <w:szCs w:val="16"/>
              </w:rPr>
            </w:pPr>
            <w:ins w:id="153" w:author="msi" w:date="2026-09-22T12:56:00Z" w16du:dateUtc="2026-09-22T16:56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74DE290E" w14:textId="77777777" w:rsidTr="00832AEF">
        <w:trPr>
          <w:jc w:val="center"/>
          <w:ins w:id="154" w:author="msi" w:date="2026-09-22T12:56:00Z" w16du:dateUtc="2026-09-22T16:56:00Z"/>
        </w:trPr>
        <w:tc>
          <w:tcPr>
            <w:tcW w:w="2745" w:type="dxa"/>
            <w:vAlign w:val="center"/>
          </w:tcPr>
          <w:p w14:paraId="50AF01C0" w14:textId="77777777" w:rsidR="00BC32DD" w:rsidRPr="001A2552" w:rsidRDefault="00BC32DD" w:rsidP="00832AEF">
            <w:pPr>
              <w:pStyle w:val="DersBasliklar"/>
              <w:rPr>
                <w:ins w:id="155" w:author="msi" w:date="2026-09-22T12:56:00Z" w16du:dateUtc="2026-09-22T16:56:00Z"/>
                <w:szCs w:val="16"/>
              </w:rPr>
            </w:pPr>
            <w:ins w:id="156" w:author="msi" w:date="2026-09-22T12:56:00Z" w16du:dateUtc="2026-09-22T16:56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64E30906" w14:textId="77777777" w:rsidR="00BC32DD" w:rsidRPr="001A2552" w:rsidRDefault="00BC32DD" w:rsidP="00832AEF">
            <w:pPr>
              <w:pStyle w:val="DersBilgileri"/>
              <w:rPr>
                <w:ins w:id="157" w:author="msi" w:date="2026-09-22T12:56:00Z" w16du:dateUtc="2026-09-22T16:56:00Z"/>
                <w:szCs w:val="16"/>
              </w:rPr>
            </w:pPr>
          </w:p>
        </w:tc>
      </w:tr>
      <w:tr w:rsidR="00BC32DD" w:rsidRPr="001A2552" w14:paraId="1307B33E" w14:textId="77777777" w:rsidTr="00832AEF">
        <w:trPr>
          <w:jc w:val="center"/>
          <w:ins w:id="158" w:author="msi" w:date="2026-09-22T12:56:00Z" w16du:dateUtc="2026-09-22T16:56:00Z"/>
        </w:trPr>
        <w:tc>
          <w:tcPr>
            <w:tcW w:w="2745" w:type="dxa"/>
            <w:vAlign w:val="center"/>
          </w:tcPr>
          <w:p w14:paraId="3C5F1542" w14:textId="77777777" w:rsidR="00BC32DD" w:rsidRPr="001A2552" w:rsidRDefault="00BC32DD" w:rsidP="00832AEF">
            <w:pPr>
              <w:pStyle w:val="DersBasliklar"/>
              <w:rPr>
                <w:ins w:id="159" w:author="msi" w:date="2026-09-22T12:56:00Z" w16du:dateUtc="2026-09-22T16:56:00Z"/>
                <w:szCs w:val="16"/>
              </w:rPr>
            </w:pPr>
            <w:ins w:id="160" w:author="msi" w:date="2026-09-22T12:56:00Z" w16du:dateUtc="2026-09-22T16:56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26BF46B1" w14:textId="77777777" w:rsidR="00BC32DD" w:rsidRPr="001A2552" w:rsidRDefault="00BC32DD" w:rsidP="00832AEF">
            <w:pPr>
              <w:pStyle w:val="DersBilgileri"/>
              <w:rPr>
                <w:ins w:id="161" w:author="msi" w:date="2026-09-22T12:56:00Z" w16du:dateUtc="2026-09-22T16:56:00Z"/>
                <w:szCs w:val="16"/>
              </w:rPr>
            </w:pPr>
          </w:p>
        </w:tc>
      </w:tr>
    </w:tbl>
    <w:p w14:paraId="459AC8DF" w14:textId="77777777" w:rsidR="00BE7473" w:rsidRPr="001A2552" w:rsidRDefault="00BE7473" w:rsidP="00035935">
      <w:pPr>
        <w:rPr>
          <w:sz w:val="16"/>
          <w:rPrChange w:id="162" w:author="msi" w:date="2026-09-22T12:56:00Z" w16du:dateUtc="2026-09-22T16:56:00Z">
            <w:rPr/>
          </w:rPrChange>
        </w:rPr>
      </w:pPr>
    </w:p>
    <w:p w14:paraId="7DA2EAA5" w14:textId="77777777" w:rsidR="00BC32DD" w:rsidRPr="001A2552" w:rsidRDefault="00BC32DD" w:rsidP="00BC32DD">
      <w:pPr>
        <w:rPr>
          <w:ins w:id="163" w:author="msi" w:date="2026-09-22T12:56:00Z" w16du:dateUtc="2026-09-22T16:56:00Z"/>
          <w:sz w:val="16"/>
          <w:szCs w:val="16"/>
        </w:rPr>
      </w:pPr>
    </w:p>
    <w:p w14:paraId="6E10B699" w14:textId="77777777" w:rsidR="00BC32DD" w:rsidRPr="001A2552" w:rsidRDefault="00BC32DD" w:rsidP="00BC32DD">
      <w:pPr>
        <w:rPr>
          <w:ins w:id="164" w:author="msi" w:date="2026-09-22T12:56:00Z" w16du:dateUtc="2026-09-22T16:56:00Z"/>
          <w:sz w:val="16"/>
          <w:szCs w:val="16"/>
        </w:rPr>
      </w:pPr>
    </w:p>
    <w:p w14:paraId="1239F2C3" w14:textId="77777777" w:rsidR="00BC32DD" w:rsidRDefault="00BC32DD" w:rsidP="00BC32DD">
      <w:pPr>
        <w:rPr>
          <w:ins w:id="165" w:author="msi" w:date="2026-09-22T12:56:00Z" w16du:dateUtc="2026-09-22T16:56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CE216C" w:rsidRPr="00CE216C" w14:paraId="7112F153" w14:textId="77777777" w:rsidTr="00CE216C">
        <w:trPr>
          <w:trHeight w:val="270"/>
          <w:del w:id="166" w:author="msi" w:date="2026-09-22T12:56:00Z" w16du:dateUtc="2026-09-22T16:5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8FDC8" w14:textId="77777777" w:rsidR="00CE216C" w:rsidRPr="00CE216C" w:rsidRDefault="00CE216C" w:rsidP="00CE216C">
            <w:pPr>
              <w:jc w:val="left"/>
              <w:rPr>
                <w:del w:id="167" w:author="msi" w:date="2026-09-22T12:56:00Z" w16du:dateUtc="2026-09-22T16:56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168" w:author="msi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DBA3" w14:textId="77777777" w:rsidR="00CE216C" w:rsidRPr="00CE216C" w:rsidRDefault="00CE216C" w:rsidP="00CE216C">
            <w:pPr>
              <w:jc w:val="left"/>
              <w:rPr>
                <w:del w:id="169" w:author="msi" w:date="2026-09-22T12:56:00Z" w16du:dateUtc="2026-09-22T16:56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CE216C" w:rsidRPr="00CE216C" w14:paraId="4C3A6403" w14:textId="77777777" w:rsidTr="00CE216C">
        <w:trPr>
          <w:trHeight w:val="315"/>
          <w:del w:id="170" w:author="msi" w:date="2026-09-22T12:56:00Z" w16du:dateUtc="2026-09-22T16:5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7EC0F9C1" w14:textId="77777777" w:rsidR="00CE216C" w:rsidRPr="00CE216C" w:rsidRDefault="00CE216C" w:rsidP="00CE216C">
            <w:pPr>
              <w:jc w:val="center"/>
              <w:rPr>
                <w:del w:id="171" w:author="msi" w:date="2026-09-22T12:56:00Z" w16du:dateUtc="2026-09-22T16:56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2" w:author="msi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Close out Rates UnCrossed</w:delText>
              </w:r>
            </w:del>
          </w:p>
        </w:tc>
      </w:tr>
      <w:tr w:rsidR="00CE216C" w:rsidRPr="00CE216C" w14:paraId="561D1B5F" w14:textId="77777777" w:rsidTr="00CE216C">
        <w:trPr>
          <w:trHeight w:val="330"/>
          <w:del w:id="173" w:author="msi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71BAD84" w14:textId="77777777" w:rsidR="00CE216C" w:rsidRPr="00CE216C" w:rsidRDefault="00CE216C" w:rsidP="00CE216C">
            <w:pPr>
              <w:jc w:val="left"/>
              <w:rPr>
                <w:del w:id="174" w:author="msi" w:date="2026-09-22T12:56:00Z" w16du:dateUtc="2026-09-22T16:56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5" w:author="msi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BDC8667" w14:textId="77777777" w:rsidR="00CE216C" w:rsidRPr="00CE216C" w:rsidRDefault="00CE216C" w:rsidP="00CE216C">
            <w:pPr>
              <w:jc w:val="center"/>
              <w:rPr>
                <w:del w:id="176" w:author="msi" w:date="2026-09-22T12:56:00Z" w16du:dateUtc="2026-09-22T16:56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7" w:author="msi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CE216C" w:rsidRPr="00CE216C" w14:paraId="2D450B84" w14:textId="77777777" w:rsidTr="00CE216C">
        <w:trPr>
          <w:trHeight w:val="315"/>
          <w:del w:id="178" w:author="msi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5AFF264" w14:textId="77777777" w:rsidR="00CE216C" w:rsidRPr="00CE216C" w:rsidRDefault="00CE216C" w:rsidP="00CE216C">
            <w:pPr>
              <w:jc w:val="left"/>
              <w:rPr>
                <w:del w:id="179" w:author="msi" w:date="2026-09-22T12:56:00Z" w16du:dateUtc="2026-09-22T16:56:00Z"/>
                <w:rFonts w:ascii="Arial" w:hAnsi="Arial" w:cs="Arial"/>
                <w:sz w:val="24"/>
                <w:lang w:val="en-ZA" w:eastAsia="en-ZA"/>
              </w:rPr>
            </w:pPr>
            <w:del w:id="180" w:author="msi" w:date="2026-09-22T12:56:00Z" w16du:dateUtc="2026-09-22T16:56:00Z">
              <w:r w:rsidRPr="00CE216C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9F2A8DD" w14:textId="77777777" w:rsidR="00CE216C" w:rsidRPr="00CE216C" w:rsidRDefault="00CE216C" w:rsidP="00CE216C">
            <w:pPr>
              <w:jc w:val="right"/>
              <w:rPr>
                <w:del w:id="181" w:author="msi" w:date="2026-09-22T12:56:00Z" w16du:dateUtc="2026-09-22T16:56:00Z"/>
                <w:rFonts w:ascii="Arial" w:hAnsi="Arial" w:cs="Arial"/>
                <w:sz w:val="24"/>
                <w:lang w:val="en-ZA" w:eastAsia="en-ZA"/>
              </w:rPr>
            </w:pPr>
            <w:del w:id="182" w:author="msi" w:date="2026-09-22T12:56:00Z" w16du:dateUtc="2026-09-22T16:56:00Z">
              <w:r w:rsidRPr="00CE216C">
                <w:rPr>
                  <w:rFonts w:ascii="Arial" w:hAnsi="Arial" w:cs="Arial"/>
                  <w:sz w:val="24"/>
                  <w:lang w:val="en-ZA" w:eastAsia="en-ZA"/>
                </w:rPr>
                <w:delText>13.2528</w:delText>
              </w:r>
            </w:del>
          </w:p>
        </w:tc>
      </w:tr>
      <w:tr w:rsidR="00CE216C" w:rsidRPr="00CE216C" w14:paraId="304EDB0C" w14:textId="77777777" w:rsidTr="00CE216C">
        <w:trPr>
          <w:trHeight w:val="315"/>
          <w:del w:id="183" w:author="msi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CD789A4" w14:textId="77777777" w:rsidR="00CE216C" w:rsidRPr="00CE216C" w:rsidRDefault="00CE216C" w:rsidP="00CE216C">
            <w:pPr>
              <w:jc w:val="left"/>
              <w:rPr>
                <w:del w:id="184" w:author="msi" w:date="2026-09-22T12:56:00Z" w16du:dateUtc="2026-09-22T16:56:00Z"/>
                <w:rFonts w:ascii="Arial" w:hAnsi="Arial" w:cs="Arial"/>
                <w:sz w:val="24"/>
                <w:lang w:val="en-ZA" w:eastAsia="en-ZA"/>
              </w:rPr>
            </w:pPr>
            <w:del w:id="185" w:author="msi" w:date="2026-09-22T12:56:00Z" w16du:dateUtc="2026-09-22T16:56:00Z">
              <w:r w:rsidRPr="00CE216C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3C82562" w14:textId="77777777" w:rsidR="00CE216C" w:rsidRPr="00CE216C" w:rsidRDefault="00CE216C" w:rsidP="00CE216C">
            <w:pPr>
              <w:jc w:val="right"/>
              <w:rPr>
                <w:del w:id="186" w:author="msi" w:date="2026-09-22T12:56:00Z" w16du:dateUtc="2026-09-22T16:56:00Z"/>
                <w:rFonts w:ascii="Arial" w:hAnsi="Arial" w:cs="Arial"/>
                <w:sz w:val="24"/>
                <w:lang w:val="en-ZA" w:eastAsia="en-ZA"/>
              </w:rPr>
            </w:pPr>
            <w:del w:id="187" w:author="msi" w:date="2026-09-22T12:56:00Z" w16du:dateUtc="2026-09-22T16:56:00Z">
              <w:r w:rsidRPr="00CE216C">
                <w:rPr>
                  <w:rFonts w:ascii="Arial" w:hAnsi="Arial" w:cs="Arial"/>
                  <w:sz w:val="24"/>
                  <w:lang w:val="en-ZA" w:eastAsia="en-ZA"/>
                </w:rPr>
                <w:delText>16.9534</w:delText>
              </w:r>
            </w:del>
          </w:p>
        </w:tc>
      </w:tr>
      <w:tr w:rsidR="00CE216C" w:rsidRPr="00CE216C" w14:paraId="4C9C22D9" w14:textId="77777777" w:rsidTr="00CE216C">
        <w:trPr>
          <w:trHeight w:val="300"/>
          <w:del w:id="188" w:author="msi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C3628E9" w14:textId="77777777" w:rsidR="00CE216C" w:rsidRPr="00CE216C" w:rsidRDefault="00CE216C" w:rsidP="00CE216C">
            <w:pPr>
              <w:jc w:val="left"/>
              <w:rPr>
                <w:del w:id="189" w:author="msi" w:date="2026-09-22T12:56:00Z" w16du:dateUtc="2026-09-22T16:56:00Z"/>
                <w:rFonts w:ascii="Arial" w:hAnsi="Arial" w:cs="Arial"/>
                <w:sz w:val="24"/>
                <w:lang w:val="en-ZA" w:eastAsia="en-ZA"/>
              </w:rPr>
            </w:pPr>
            <w:del w:id="190" w:author="msi" w:date="2026-09-22T12:56:00Z" w16du:dateUtc="2026-09-22T16:56:00Z">
              <w:r w:rsidRPr="00CE216C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4CC4C69" w14:textId="77777777" w:rsidR="00CE216C" w:rsidRPr="00CE216C" w:rsidRDefault="00CE216C" w:rsidP="00CE216C">
            <w:pPr>
              <w:jc w:val="right"/>
              <w:rPr>
                <w:del w:id="191" w:author="msi" w:date="2026-09-22T12:56:00Z" w16du:dateUtc="2026-09-22T16:56:00Z"/>
                <w:rFonts w:ascii="Arial" w:hAnsi="Arial" w:cs="Arial"/>
                <w:sz w:val="24"/>
                <w:lang w:val="en-ZA" w:eastAsia="en-ZA"/>
              </w:rPr>
            </w:pPr>
            <w:del w:id="192" w:author="msi" w:date="2026-09-22T12:56:00Z" w16du:dateUtc="2026-09-22T16:56:00Z">
              <w:r w:rsidRPr="00CE216C">
                <w:rPr>
                  <w:rFonts w:ascii="Arial" w:hAnsi="Arial" w:cs="Arial"/>
                  <w:sz w:val="24"/>
                  <w:lang w:val="en-ZA" w:eastAsia="en-ZA"/>
                </w:rPr>
                <w:delText>15.6343</w:delText>
              </w:r>
            </w:del>
          </w:p>
        </w:tc>
      </w:tr>
    </w:tbl>
    <w:p w14:paraId="1CF1BC58" w14:textId="77777777" w:rsidR="00CE216C" w:rsidRPr="00035935" w:rsidRDefault="00CE216C" w:rsidP="00035935"/>
    <w:sectPr w:rsidR="00CE216C" w:rsidRPr="00035935">
      <w:pgSz w:w="11906" w:h="16838" w:code="0"/>
      <w:pgMar w:top="1417" w:right="1417" w:bottom="1417" w:left="1417" w:header="708" w:footer="708" w:gutter="0"/>
      <w:cols w:space="708"/>
      <w:titlePg w:val="0"/>
      <w:docGrid w:linePitch="360"/>
      <w:sectPrChange w:id="193" w:author="msi" w:date="2026-09-22T12:56:00Z" w16du:dateUtc="2026-09-22T16:56:00Z">
        <w:sectPr w:rsidR="00CE216C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6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8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0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1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3278555">
    <w:abstractNumId w:val="11"/>
  </w:num>
  <w:num w:numId="2" w16cid:durableId="758722415">
    <w:abstractNumId w:val="2"/>
  </w:num>
  <w:num w:numId="3" w16cid:durableId="815803165">
    <w:abstractNumId w:val="12"/>
  </w:num>
  <w:num w:numId="4" w16cid:durableId="1050111020">
    <w:abstractNumId w:val="3"/>
  </w:num>
  <w:num w:numId="5" w16cid:durableId="124466826">
    <w:abstractNumId w:val="0"/>
  </w:num>
  <w:num w:numId="6" w16cid:durableId="206845544">
    <w:abstractNumId w:val="9"/>
  </w:num>
  <w:num w:numId="7" w16cid:durableId="1045450311">
    <w:abstractNumId w:val="7"/>
  </w:num>
  <w:num w:numId="8" w16cid:durableId="876699980">
    <w:abstractNumId w:val="6"/>
  </w:num>
  <w:num w:numId="9" w16cid:durableId="619844561">
    <w:abstractNumId w:val="8"/>
  </w:num>
  <w:num w:numId="10" w16cid:durableId="1818262031">
    <w:abstractNumId w:val="5"/>
  </w:num>
  <w:num w:numId="11" w16cid:durableId="1175150062">
    <w:abstractNumId w:val="1"/>
  </w:num>
  <w:num w:numId="12" w16cid:durableId="1484855665">
    <w:abstractNumId w:val="4"/>
  </w:num>
  <w:num w:numId="13" w16cid:durableId="1163352033">
    <w:abstractNumId w:val="15"/>
  </w:num>
  <w:num w:numId="14" w16cid:durableId="1329479133">
    <w:abstractNumId w:val="13"/>
  </w:num>
  <w:num w:numId="15" w16cid:durableId="164587806">
    <w:abstractNumId w:val="14"/>
  </w:num>
  <w:num w:numId="16" w16cid:durableId="46566555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B82"/>
    <w:rsid w:val="00025128"/>
    <w:rsid w:val="00035935"/>
    <w:rsid w:val="000A48ED"/>
    <w:rsid w:val="00220021"/>
    <w:rsid w:val="002961E0"/>
    <w:rsid w:val="00334276"/>
    <w:rsid w:val="00417C28"/>
    <w:rsid w:val="005E6702"/>
    <w:rsid w:val="00685853"/>
    <w:rsid w:val="0069464C"/>
    <w:rsid w:val="00775E6E"/>
    <w:rsid w:val="007E1A9E"/>
    <w:rsid w:val="00832BE3"/>
    <w:rsid w:val="00875E83"/>
    <w:rsid w:val="008A1AC8"/>
    <w:rsid w:val="009D5F97"/>
    <w:rsid w:val="00A108A3"/>
    <w:rsid w:val="00AB3092"/>
    <w:rsid w:val="00B00DF3"/>
    <w:rsid w:val="00B90493"/>
    <w:rsid w:val="00BC32DD"/>
    <w:rsid w:val="00BE7473"/>
    <w:rsid w:val="00C8566A"/>
    <w:rsid w:val="00CC0B85"/>
    <w:rsid w:val="00CE216C"/>
    <w:rsid w:val="00D54B08"/>
    <w:rsid w:val="00D76B82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56:00Z">
        <w:pPr>
          <w:jc w:val="both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56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CE216C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CE216C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E216C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7">
    <w:name w:val="heading 7"/>
    <w:basedOn w:val="Normal"/>
    <w:next w:val="Normal"/>
    <w:link w:val="Heading7Char"/>
    <w:qFormat/>
    <w:rsid w:val="00A108A3"/>
    <w:pPr>
      <w:keepNext/>
      <w:spacing w:before="120" w:after="120" w:line="360" w:lineRule="auto"/>
      <w:jc w:val="left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CE216C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D76B82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D76B82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CE216C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CE216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CE216C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CE216C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D76B82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CE216C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D76B82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CE216C"/>
    <w:rPr>
      <w:color w:val="0000FF"/>
      <w:u w:val="single"/>
    </w:rPr>
  </w:style>
  <w:style w:type="character" w:customStyle="1" w:styleId="Heading7Char">
    <w:name w:val="Heading 7 Char"/>
    <w:basedOn w:val="DefaultParagraphFont"/>
    <w:link w:val="Heading7"/>
    <w:rsid w:val="00A108A3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1" w:author="msi" w:date="2026-09-22T12:56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1" w:author="msi" w:date="2026-09-22T12:56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2" w:author="msi" w:date="2026-09-22T12:56:00Z">
        <w:pPr>
          <w:spacing w:before="80" w:after="80"/>
          <w:ind w:left="144" w:right="144"/>
          <w:jc w:val="both"/>
        </w:pPr>
      </w:pPrChange>
    </w:pPr>
    <w:rPr>
      <w:sz w:val="16"/>
      <w:rPrChange w:id="2" w:author="msi" w:date="2026-09-22T12:56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3" w:author="msi" w:date="2026-09-22T12:56:00Z">
        <w:pPr>
          <w:keepNext/>
          <w:spacing w:before="240" w:after="120"/>
        </w:pPr>
      </w:pPrChange>
    </w:pPr>
    <w:rPr>
      <w:b/>
      <w:rPrChange w:id="3" w:author="msi" w:date="2026-09-22T12:56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4" w:author="msi" w:date="2026-09-22T12:56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4" w:author="msi" w:date="2026-09-22T12:56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A108A3"/>
    <w:pPr>
      <w:jc w:val="left"/>
    </w:pPr>
    <w:rPr>
      <w:rFonts w:ascii="Times New Roman" w:hAnsi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A108A3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5" w:author="msi" w:date="2026-09-22T12:56:00Z">
        <w:pPr>
          <w:ind w:left="720"/>
          <w:contextualSpacing/>
          <w:jc w:val="both"/>
        </w:pPr>
      </w:pPrChange>
    </w:pPr>
    <w:rPr>
      <w:rPrChange w:id="5" w:author="msi" w:date="2026-09-22T12:56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44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2017-08-23T09:01:00Z</dcterms:created>
  <dcterms:modified xsi:type="dcterms:W3CDTF">2026-09-22T16:56:00Z</dcterms:modified>
</cp:coreProperties>
</file>