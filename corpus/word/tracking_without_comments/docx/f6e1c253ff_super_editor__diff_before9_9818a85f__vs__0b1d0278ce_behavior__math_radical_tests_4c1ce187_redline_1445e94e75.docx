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B0EB9" w14:textId="77777777" w:rsidR="00351373" w:rsidRDefault="004B798D">
      <w:pPr>
        <w:rPr>
          <w:ins w:id="0" w:author="Caio Pizzol" w:date="2026-09-26T15:26:00Z" w16du:dateUtc="2026-09-26T19:26:00Z"/>
        </w:rPr>
      </w:pPr>
      <w:ins w:id="1" w:author="Caio Pizzol" w:date="2026-09-26T15:26:00Z" w16du:dateUtc="2026-09-26T19:26:00Z">
        <w:r>
          <w:t xml:space="preserve">sqrt_degHide : </w:t>
        </w:r>
      </w:ins>
      <m:oMath>
        <m:rad>
          <m:radPr>
            <m:degHide m:val="1"/>
            <m:ctrlPr>
              <w:ins w:id="2" w:author="Caio Pizzol" w:date="2026-09-26T15:26:00Z" w16du:dateUtc="2026-09-26T19:26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3" w:author="Caio Pizzol" w:date="2026-09-26T15:26:00Z" w16du:dateUtc="2026-09-26T19:26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37B07F9D" w14:textId="77777777" w:rsidR="00351373" w:rsidRDefault="004B798D">
      <w:pPr>
        <w:rPr>
          <w:ins w:id="4" w:author="Caio Pizzol" w:date="2026-09-26T15:26:00Z" w16du:dateUtc="2026-09-26T19:26:00Z"/>
        </w:rPr>
      </w:pPr>
      <w:ins w:id="5" w:author="Caio Pizzol" w:date="2026-09-26T15:26:00Z" w16du:dateUtc="2026-09-26T19:26:00Z">
        <w:r>
          <w:t xml:space="preserve">cube_root : </w:t>
        </w:r>
      </w:ins>
      <m:oMath>
        <m:rad>
          <m:radPr>
            <m:ctrlPr>
              <w:ins w:id="6" w:author="Caio Pizzol" w:date="2026-09-26T15:26:00Z" w16du:dateUtc="2026-09-26T19:26:00Z">
                <w:rPr>
                  <w:rFonts w:ascii="Cambria Math" w:hAnsi="Cambria Math"/>
                </w:rPr>
              </w:ins>
            </m:ctrlPr>
          </m:radPr>
          <m:deg>
            <m:r>
              <w:ins w:id="7" w:author="Caio Pizzol" w:date="2026-09-26T15:26:00Z" w16du:dateUtc="2026-09-26T19:26:00Z">
                <w:rPr>
                  <w:rFonts w:ascii="Cambria Math" w:hAnsi="Cambria Math"/>
                </w:rPr>
                <m:t>3</m:t>
              </w:ins>
            </m:r>
          </m:deg>
          <m:e>
            <m:r>
              <w:ins w:id="8" w:author="Caio Pizzol" w:date="2026-09-26T15:26:00Z" w16du:dateUtc="2026-09-26T19:26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4A623B0C" w14:textId="516CEFBF" w:rsidR="006C4ACB" w:rsidRDefault="004B798D">
      <w:ins w:id="9" w:author="Caio Pizzol" w:date="2026-09-26T15:26:00Z" w16du:dateUtc="2026-09-26T19:26:00Z">
        <w:r>
          <w:t xml:space="preserve">empty_deg_no_degHide : </w:t>
        </w:r>
      </w:ins>
      <m:oMath>
        <m:rad>
          <m:radPr>
            <m:ctrlPr>
              <w:ins w:id="10" w:author="Caio Pizzol" w:date="2026-09-26T15:26:00Z" w16du:dateUtc="2026-09-26T19:26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11" w:author="Caio Pizzol" w:date="2026-09-26T15:26:00Z" w16du:dateUtc="2026-09-26T19:26:00Z">
                <w:rPr>
                  <w:rFonts w:ascii="Cambria Math" w:hAnsi="Cambria Math"/>
                </w:rPr>
                <m:t>x</m:t>
              </w:ins>
            </m:r>
          </m:e>
        </m:rad>
      </m:oMath>
      <w:del w:id="12" w:author="Caio Pizzol" w:date="2026-09-26T15:26:00Z" w16du:dateUtc="2026-09-26T19:26:00Z">
        <w:r w:rsidR="006C4ACB">
          <w:delText>This is the start.</w:delText>
        </w:r>
      </w:del>
    </w:p>
    <w:sectPr w:rsidR="006C4ACB">
      <w:pgSz w:w="12240" w:h="15840"/>
      <w:pgMar w:top="1440" w:right="1440" w:bottom="1440" w:left="1440" w:header="720" w:footer="720" w:gutter="0"/>
      <w:cols w:space="720"/>
      <w:docGrid w:linePitch="0"/>
      <w:sectPrChange w:id="13" w:author="Caio Pizzol" w:date="2026-09-26T15:26:00Z" w16du:dateUtc="2026-09-26T19:26:00Z">
        <w:sectPr w:rsidR="006C4ACB"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CB"/>
    <w:rsid w:val="002031F9"/>
    <w:rsid w:val="00351373"/>
    <w:rsid w:val="004B798D"/>
    <w:rsid w:val="004C7CC3"/>
    <w:rsid w:val="00524058"/>
    <w:rsid w:val="0068303E"/>
    <w:rsid w:val="006B27C3"/>
    <w:rsid w:val="006C4ACB"/>
    <w:rsid w:val="00744453"/>
    <w:rsid w:val="008D17F9"/>
    <w:rsid w:val="00A631BB"/>
    <w:rsid w:val="00AF412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F772E"/>
  <w15:chartTrackingRefBased/>
  <w15:docId w15:val="{09E40030-7A57-1345-BCD6-6FFF15C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2026-01-02T15:36:00Z</dcterms:created>
  <dcterms:modified xsi:type="dcterms:W3CDTF">2026-09-26T19:26:00Z</dcterms:modified>
</cp:coreProperties>
</file>