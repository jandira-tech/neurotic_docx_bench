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400E32" w14:textId="342C51CE" w:rsidR="00A900CE" w:rsidRDefault="000E6136" w:rsidP="001D5E9E">
      <w:pPr>
        <w:ind w:firstLine="0"/>
        <w:rPr>
          <w:ins w:id="11" w:author="Nick Bernal" w:date="2026-09-26T15:14:00Z" w16du:dateUtc="2026-09-26T19:14:00Z"/>
        </w:rPr>
      </w:pPr>
      <w:ins w:id="12" w:author="Nick Bernal" w:date="2026-09-26T15:14:00Z" w16du:dateUtc="2026-09-26T19:14:00Z">
        <w:r>
          <w:rPr>
            <w:rFonts w:ascii="Arial" w:hAnsi="Arial" w:cs="Arial"/>
          </w:rPr>
          <w:t>The world is better in technicolor: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A02B93" w:themeColor="accent5"/>
          </w:rPr>
          <w:t>purple</w:t>
        </w:r>
        <w:r w:rsidRPr="000E6136">
          <w:rPr>
            <w:rFonts w:ascii="Arial" w:hAnsi="Arial" w:cs="Arial"/>
          </w:rPr>
          <w:t xml:space="preserve">, </w:t>
        </w:r>
        <w:r>
          <w:rPr>
            <w:rFonts w:ascii="Helvetica" w:hAnsi="Helvetica" w:cs="Arial"/>
            <w:b/>
            <w:bCs/>
            <w:color w:val="0070C0"/>
          </w:rPr>
          <w:t>BLUE</w:t>
        </w:r>
        <w:r w:rsidRPr="000E6136">
          <w:rPr>
            <w:rFonts w:ascii="Arial" w:hAnsi="Arial" w:cs="Arial"/>
            <w:color w:val="0070C0"/>
          </w:rPr>
          <w:t xml:space="preserve">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t>green</w: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t xml:space="preserve"> </w:t>
        </w:r>
        <w:r w:rsidRPr="000E6136">
          <w:rPr>
            <w:rFonts w:ascii="Arial" w:hAnsi="Arial" w:cs="Arial"/>
            <w:highlight w:val="yellow"/>
          </w:rPr>
          <w:t>text with highlight</w:t>
        </w:r>
        <w:r w:rsidRPr="000E6136">
          <w:rPr>
            <w:rFonts w:ascii="Arial" w:hAnsi="Arial" w:cs="Arial"/>
          </w:rPr>
          <w:t xml:space="preserve">. </w:t>
        </w:r>
      </w:ins>
    </w:p>
    <w:tbl>
      <w:tblPr>
        <w:tblW w:w="0" w:type="auto"/>
        <w:tblInd w:w="3909" w:type="dxa"/>
        <w:tblLook w:val="01E0" w:firstRow="1" w:lastRow="1" w:firstColumn="1" w:lastColumn="1" w:noHBand="0" w:noVBand="0"/>
      </w:tblPr>
      <w:tblGrid>
        <w:gridCol w:w="1288"/>
        <w:gridCol w:w="3545"/>
      </w:tblGrid>
      <w:tr w:rsidR="00CD62DB" w:rsidRPr="00865CB5" w14:paraId="3E909630" w14:textId="77777777" w:rsidTr="007F2CD0">
        <w:trPr>
          <w:trHeight w:val="1064"/>
          <w:del w:id="13" w:author="Nick Bernal" w:date="2026-09-26T15:14:00Z" w16du:dateUtc="2026-09-26T19:14:00Z"/>
        </w:trPr>
        <w:tc>
          <w:tcPr>
            <w:tcW w:w="4341" w:type="dxa"/>
            <w:gridSpan w:val="2"/>
            <w:vAlign w:val="center"/>
          </w:tcPr>
          <w:p w14:paraId="576B555E" w14:textId="179BE13A" w:rsidR="00CD62DB" w:rsidRDefault="00ED0521" w:rsidP="00EC7172">
            <w:pPr>
              <w:spacing w:after="240"/>
              <w:rPr>
                <w:del w:id="14" w:author="Nick Bernal" w:date="2026-09-26T15:14:00Z" w16du:dateUtc="2026-09-26T19:14:00Z"/>
                <w:rFonts w:ascii="Times New Roman" w:hAnsi="Times New Roman"/>
                <w:b/>
                <w:caps/>
                <w:szCs w:val="24"/>
              </w:rPr>
            </w:pPr>
            <w:bookmarkStart w:id="15" w:name="OLE_LINK15"/>
            <w:bookmarkStart w:id="16" w:name="OLE_LINK11"/>
            <w:del w:id="17" w:author="Nick Bernal" w:date="2026-09-26T15:14:00Z" w16du:dateUtc="2026-09-26T19:14:00Z">
              <w:r>
                <w:rPr>
                  <w:rFonts w:ascii="Times New Roman" w:hAnsi="Times New Roman"/>
                  <w:b/>
                  <w:caps/>
                  <w:szCs w:val="24"/>
                </w:rPr>
                <w:delText>CUSTOM TABLE</w:delText>
              </w:r>
            </w:del>
          </w:p>
          <w:p w14:paraId="7FDC943F" w14:textId="77777777" w:rsidR="00ED0521" w:rsidRDefault="00ED0521" w:rsidP="00ED0521">
            <w:pPr>
              <w:spacing w:after="240"/>
              <w:rPr>
                <w:del w:id="18" w:author="Nick Bernal" w:date="2026-09-26T15:14:00Z" w16du:dateUtc="2026-09-26T19:14:00Z"/>
                <w:rFonts w:ascii="Times New Roman" w:hAnsi="Times New Roman"/>
                <w:b/>
                <w:caps/>
                <w:szCs w:val="24"/>
              </w:rPr>
            </w:pPr>
            <w:del w:id="19" w:author="Nick Bernal" w:date="2026-09-26T15:14:00Z" w16du:dateUtc="2026-09-26T19:14:00Z">
              <w:r>
                <w:rPr>
                  <w:rFonts w:ascii="Times New Roman" w:hAnsi="Times New Roman"/>
                  <w:b/>
                  <w:caps/>
                  <w:szCs w:val="24"/>
                </w:rPr>
                <w:delText>RECIPIENT:</w:delText>
              </w:r>
            </w:del>
          </w:p>
          <w:p w14:paraId="2F764AAE" w14:textId="77777777" w:rsidR="00ED0521" w:rsidRDefault="00ED0521" w:rsidP="00EC7172">
            <w:pPr>
              <w:spacing w:after="240"/>
              <w:rPr>
                <w:del w:id="20" w:author="Nick Bernal" w:date="2026-09-26T15:14:00Z" w16du:dateUtc="2026-09-26T19:14:00Z"/>
                <w:rFonts w:ascii="Times New Roman" w:hAnsi="Times New Roman"/>
                <w:b/>
                <w:caps/>
                <w:szCs w:val="24"/>
              </w:rPr>
            </w:pPr>
          </w:p>
          <w:bookmarkEnd w:id="15"/>
          <w:p w14:paraId="4BB6CAD8" w14:textId="77777777" w:rsidR="00CD62DB" w:rsidRPr="00070DEC" w:rsidRDefault="00CD62DB" w:rsidP="00EC7172">
            <w:pPr>
              <w:spacing w:after="240"/>
              <w:rPr>
                <w:del w:id="21" w:author="Nick Bernal" w:date="2026-09-26T15:14:00Z" w16du:dateUtc="2026-09-26T19:14:00Z"/>
                <w:rFonts w:ascii="Times New Roman" w:hAnsi="Times New Roman"/>
                <w:b/>
                <w:caps/>
                <w:szCs w:val="24"/>
              </w:rPr>
            </w:pPr>
            <w:del w:id="22" w:author="Nick Bernal" w:date="2026-09-26T15:14:00Z" w16du:dateUtc="2026-09-26T19:14:00Z">
              <w:r>
                <w:rPr>
                  <w:rFonts w:ascii="Times New Roman" w:hAnsi="Times New Roman"/>
                  <w:b/>
                  <w:caps/>
                  <w:szCs w:val="24"/>
                </w:rPr>
                <w:delText>_________________________________</w:delText>
              </w:r>
            </w:del>
          </w:p>
        </w:tc>
      </w:tr>
      <w:tr w:rsidR="00CD62DB" w:rsidRPr="00865CB5" w14:paraId="321A47EA" w14:textId="77777777" w:rsidTr="007F2CD0">
        <w:trPr>
          <w:trHeight w:val="288"/>
          <w:del w:id="23" w:author="Nick Bernal" w:date="2026-09-26T15:14:00Z" w16du:dateUtc="2026-09-26T19:14:00Z"/>
        </w:trPr>
        <w:tc>
          <w:tcPr>
            <w:tcW w:w="4341" w:type="dxa"/>
            <w:gridSpan w:val="2"/>
          </w:tcPr>
          <w:p w14:paraId="4BDE817C" w14:textId="77777777" w:rsidR="00CD62DB" w:rsidRPr="00865CB5" w:rsidRDefault="00CD62DB" w:rsidP="00EC7172">
            <w:pPr>
              <w:rPr>
                <w:del w:id="24" w:author="Nick Bernal" w:date="2026-09-26T15:14:00Z" w16du:dateUtc="2026-09-26T19:14:00Z"/>
                <w:rFonts w:ascii="Times New Roman" w:hAnsi="Times New Roman"/>
                <w:szCs w:val="24"/>
              </w:rPr>
            </w:pPr>
          </w:p>
        </w:tc>
      </w:tr>
      <w:tr w:rsidR="00CD62DB" w:rsidRPr="00865CB5" w14:paraId="5D467449" w14:textId="77777777" w:rsidTr="007F2CD0">
        <w:trPr>
          <w:trHeight w:val="288"/>
          <w:del w:id="25" w:author="Nick Bernal" w:date="2026-09-26T15:14:00Z" w16du:dateUtc="2026-09-26T19:14:00Z"/>
        </w:trPr>
        <w:tc>
          <w:tcPr>
            <w:tcW w:w="796" w:type="dxa"/>
          </w:tcPr>
          <w:p w14:paraId="3545BBFE" w14:textId="77777777" w:rsidR="00CD62DB" w:rsidRPr="00865CB5" w:rsidRDefault="00CD62DB" w:rsidP="00EC7172">
            <w:pPr>
              <w:rPr>
                <w:del w:id="26" w:author="Nick Bernal" w:date="2026-09-26T15:14:00Z" w16du:dateUtc="2026-09-26T19:14:00Z"/>
                <w:rFonts w:ascii="Times New Roman" w:hAnsi="Times New Roman"/>
                <w:szCs w:val="24"/>
              </w:rPr>
            </w:pPr>
            <w:del w:id="27" w:author="Nick Bernal" w:date="2026-09-26T15:14:00Z" w16du:dateUtc="2026-09-26T19:14:00Z">
              <w:r>
                <w:rPr>
                  <w:rFonts w:ascii="Times New Roman" w:hAnsi="Times New Roman"/>
                  <w:szCs w:val="24"/>
                </w:rPr>
                <w:delText>B</w:delText>
              </w:r>
              <w:r w:rsidRPr="00865CB5">
                <w:rPr>
                  <w:rFonts w:ascii="Times New Roman" w:hAnsi="Times New Roman"/>
                  <w:szCs w:val="24"/>
                </w:rPr>
                <w:delText>y</w:delText>
              </w:r>
              <w:r>
                <w:rPr>
                  <w:rFonts w:ascii="Times New Roman" w:hAnsi="Times New Roman"/>
                  <w:szCs w:val="24"/>
                </w:rPr>
                <w:delText>:</w:delText>
              </w:r>
            </w:del>
          </w:p>
        </w:tc>
        <w:tc>
          <w:tcPr>
            <w:tcW w:w="3545" w:type="dxa"/>
            <w:tcBorders>
              <w:bottom w:val="single" w:sz="4" w:space="0" w:color="auto"/>
            </w:tcBorders>
          </w:tcPr>
          <w:p w14:paraId="4F49CCE6" w14:textId="77777777" w:rsidR="00CD62DB" w:rsidRPr="00865CB5" w:rsidRDefault="00CD62DB" w:rsidP="00EC7172">
            <w:pPr>
              <w:rPr>
                <w:del w:id="28" w:author="Nick Bernal" w:date="2026-09-26T15:14:00Z" w16du:dateUtc="2026-09-26T19:14:00Z"/>
                <w:rFonts w:ascii="Times New Roman" w:hAnsi="Times New Roman"/>
                <w:szCs w:val="24"/>
              </w:rPr>
            </w:pPr>
          </w:p>
        </w:tc>
      </w:tr>
      <w:tr w:rsidR="00CD62DB" w:rsidRPr="00865CB5" w14:paraId="43B0194D" w14:textId="77777777" w:rsidTr="007F2CD0">
        <w:trPr>
          <w:trHeight w:val="273"/>
          <w:del w:id="29" w:author="Nick Bernal" w:date="2026-09-26T15:14:00Z" w16du:dateUtc="2026-09-26T19:14:00Z"/>
        </w:trPr>
        <w:tc>
          <w:tcPr>
            <w:tcW w:w="796" w:type="dxa"/>
          </w:tcPr>
          <w:p w14:paraId="72E80176" w14:textId="77777777" w:rsidR="00CD62DB" w:rsidRPr="00865CB5" w:rsidRDefault="00CD62DB" w:rsidP="00EC7172">
            <w:pPr>
              <w:rPr>
                <w:del w:id="30" w:author="Nick Bernal" w:date="2026-09-26T15:14:00Z" w16du:dateUtc="2026-09-26T19:14:00Z"/>
                <w:rFonts w:ascii="Times New Roman" w:hAnsi="Times New Roman"/>
                <w:szCs w:val="24"/>
              </w:rPr>
            </w:pPr>
            <w:del w:id="31" w:author="Nick Bernal" w:date="2026-09-26T15:14:00Z" w16du:dateUtc="2026-09-26T19:14:00Z">
              <w:r w:rsidRPr="00865CB5">
                <w:rPr>
                  <w:rFonts w:ascii="Times New Roman" w:hAnsi="Times New Roman"/>
                  <w:szCs w:val="24"/>
                </w:rPr>
                <w:delText>Name:</w:delText>
              </w:r>
            </w:del>
          </w:p>
        </w:tc>
        <w:tc>
          <w:tcPr>
            <w:tcW w:w="3545" w:type="dxa"/>
          </w:tcPr>
          <w:p w14:paraId="498D101E" w14:textId="77777777" w:rsidR="00CD62DB" w:rsidRPr="00865CB5" w:rsidRDefault="00CD62DB" w:rsidP="00EC7172">
            <w:pPr>
              <w:rPr>
                <w:del w:id="32" w:author="Nick Bernal" w:date="2026-09-26T15:14:00Z" w16du:dateUtc="2026-09-26T19:14:00Z"/>
                <w:rFonts w:ascii="Times New Roman" w:hAnsi="Times New Roman"/>
                <w:szCs w:val="24"/>
              </w:rPr>
            </w:pPr>
          </w:p>
        </w:tc>
      </w:tr>
      <w:tr w:rsidR="00CD62DB" w:rsidRPr="00865CB5" w14:paraId="10D02586" w14:textId="77777777" w:rsidTr="007F2CD0">
        <w:trPr>
          <w:trHeight w:val="62"/>
          <w:del w:id="33" w:author="Nick Bernal" w:date="2026-09-26T15:14:00Z" w16du:dateUtc="2026-09-26T19:14:00Z"/>
        </w:trPr>
        <w:tc>
          <w:tcPr>
            <w:tcW w:w="796" w:type="dxa"/>
          </w:tcPr>
          <w:p w14:paraId="55C786F9" w14:textId="77777777" w:rsidR="00CD62DB" w:rsidRPr="00865CB5" w:rsidRDefault="00CD62DB" w:rsidP="00EC7172">
            <w:pPr>
              <w:rPr>
                <w:del w:id="34" w:author="Nick Bernal" w:date="2026-09-26T15:14:00Z" w16du:dateUtc="2026-09-26T19:14:00Z"/>
                <w:rFonts w:ascii="Times New Roman" w:hAnsi="Times New Roman"/>
                <w:szCs w:val="24"/>
              </w:rPr>
            </w:pPr>
            <w:del w:id="35" w:author="Nick Bernal" w:date="2026-09-26T15:14:00Z" w16du:dateUtc="2026-09-26T19:14:00Z">
              <w:r w:rsidRPr="00865CB5">
                <w:rPr>
                  <w:rFonts w:ascii="Times New Roman" w:hAnsi="Times New Roman"/>
                  <w:szCs w:val="24"/>
                </w:rPr>
                <w:delText>Title:</w:delText>
              </w:r>
            </w:del>
          </w:p>
        </w:tc>
        <w:tc>
          <w:tcPr>
            <w:tcW w:w="3545" w:type="dxa"/>
          </w:tcPr>
          <w:p w14:paraId="6291DCCA" w14:textId="77777777" w:rsidR="00CD62DB" w:rsidRPr="00865CB5" w:rsidRDefault="00CD62DB" w:rsidP="00EC7172">
            <w:pPr>
              <w:rPr>
                <w:del w:id="36" w:author="Nick Bernal" w:date="2026-09-26T15:14:00Z" w16du:dateUtc="2026-09-26T19:14:00Z"/>
                <w:rFonts w:ascii="Times New Roman" w:hAnsi="Times New Roman"/>
                <w:szCs w:val="24"/>
              </w:rPr>
            </w:pPr>
          </w:p>
        </w:tc>
      </w:tr>
      <w:bookmarkEnd w:id="16"/>
    </w:tbl>
    <w:p w14:paraId="1DD145F6" w14:textId="77777777" w:rsidR="00FC1BE7" w:rsidRDefault="00FC1BE7" w:rsidP="00CD62DB">
      <w:pPr>
        <w:rPr>
          <w:del w:id="37" w:author="Nick Bernal" w:date="2026-09-26T15:14:00Z" w16du:dateUtc="2026-09-26T19:14:00Z"/>
        </w:rPr>
      </w:pPr>
    </w:p>
    <w:p w14:paraId="07D3763F" w14:textId="77777777" w:rsidR="001B62AF" w:rsidRDefault="001B62AF" w:rsidP="00CD62DB">
      <w:pPr>
        <w:rPr>
          <w:del w:id="38" w:author="Nick Bernal" w:date="2026-09-26T15:14:00Z" w16du:dateUtc="2026-09-26T19:14:00Z"/>
        </w:rPr>
      </w:pPr>
    </w:p>
    <w:p w14:paraId="4AFD5F7A" w14:textId="77777777" w:rsidR="001B62AF" w:rsidRDefault="001B62AF" w:rsidP="00CD62DB">
      <w:pPr>
        <w:rPr>
          <w:del w:id="39" w:author="Nick Bernal" w:date="2026-09-26T15:14:00Z" w16du:dateUtc="2026-09-26T19:14:00Z"/>
        </w:rPr>
      </w:pPr>
    </w:p>
    <w:p w14:paraId="64E8A56C" w14:textId="77777777" w:rsidR="001B62AF" w:rsidRDefault="001B62AF" w:rsidP="00CD62DB">
      <w:pPr>
        <w:rPr>
          <w:del w:id="40" w:author="Nick Bernal" w:date="2026-09-26T15:14:00Z" w16du:dateUtc="2026-09-26T19:14:00Z"/>
        </w:rPr>
      </w:pPr>
    </w:p>
    <w:p w14:paraId="609755A1" w14:textId="77777777" w:rsidR="001B62AF" w:rsidRDefault="001B62AF" w:rsidP="00CD62DB">
      <w:pPr>
        <w:rPr>
          <w:del w:id="41" w:author="Nick Bernal" w:date="2026-09-26T15:14:00Z" w16du:dateUtc="2026-09-26T19:14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0521" w14:paraId="4C9E9835" w14:textId="77777777" w:rsidTr="001B62AF">
        <w:trPr>
          <w:del w:id="42" w:author="Nick Bernal" w:date="2026-09-26T15:14:00Z" w16du:dateUtc="2026-09-26T19:14:00Z"/>
        </w:trPr>
        <w:tc>
          <w:tcPr>
            <w:tcW w:w="4675" w:type="dxa"/>
          </w:tcPr>
          <w:p w14:paraId="18F5EE7A" w14:textId="39F97F89" w:rsidR="00ED0521" w:rsidRDefault="00ED0521" w:rsidP="00CD62DB">
            <w:pPr>
              <w:rPr>
                <w:del w:id="43" w:author="Nick Bernal" w:date="2026-09-26T15:14:00Z" w16du:dateUtc="2026-09-26T19:14:00Z"/>
              </w:rPr>
            </w:pPr>
            <w:del w:id="44" w:author="Nick Bernal" w:date="2026-09-26T15:14:00Z" w16du:dateUtc="2026-09-26T19:14:00Z">
              <w:r>
                <w:delText>STANDARD TABLE</w:delText>
              </w:r>
            </w:del>
          </w:p>
        </w:tc>
        <w:tc>
          <w:tcPr>
            <w:tcW w:w="4675" w:type="dxa"/>
          </w:tcPr>
          <w:p w14:paraId="2DCA8009" w14:textId="77777777" w:rsidR="00ED0521" w:rsidRDefault="00ED0521" w:rsidP="00CD62DB">
            <w:pPr>
              <w:rPr>
                <w:del w:id="45" w:author="Nick Bernal" w:date="2026-09-26T15:14:00Z" w16du:dateUtc="2026-09-26T19:14:00Z"/>
              </w:rPr>
            </w:pPr>
          </w:p>
        </w:tc>
      </w:tr>
      <w:tr w:rsidR="00ED0521" w14:paraId="2144225B" w14:textId="77777777" w:rsidTr="001B62AF">
        <w:trPr>
          <w:del w:id="46" w:author="Nick Bernal" w:date="2026-09-26T15:14:00Z" w16du:dateUtc="2026-09-26T19:14:00Z"/>
        </w:trPr>
        <w:tc>
          <w:tcPr>
            <w:tcW w:w="4675" w:type="dxa"/>
          </w:tcPr>
          <w:p w14:paraId="7B421945" w14:textId="77777777" w:rsidR="00ED0521" w:rsidRDefault="00ED0521" w:rsidP="00CD62DB">
            <w:pPr>
              <w:rPr>
                <w:del w:id="47" w:author="Nick Bernal" w:date="2026-09-26T15:14:00Z" w16du:dateUtc="2026-09-26T19:14:00Z"/>
              </w:rPr>
            </w:pPr>
          </w:p>
        </w:tc>
        <w:tc>
          <w:tcPr>
            <w:tcW w:w="4675" w:type="dxa"/>
          </w:tcPr>
          <w:p w14:paraId="31D05B1C" w14:textId="77777777" w:rsidR="00ED0521" w:rsidRDefault="00ED0521" w:rsidP="00CD62DB">
            <w:pPr>
              <w:rPr>
                <w:del w:id="48" w:author="Nick Bernal" w:date="2026-09-26T15:14:00Z" w16du:dateUtc="2026-09-26T19:14:00Z"/>
              </w:rPr>
            </w:pPr>
          </w:p>
        </w:tc>
      </w:tr>
      <w:tr w:rsidR="001B62AF" w14:paraId="277B42AC" w14:textId="77777777" w:rsidTr="001B62AF">
        <w:trPr>
          <w:del w:id="49" w:author="Nick Bernal" w:date="2026-09-26T15:14:00Z" w16du:dateUtc="2026-09-26T19:14:00Z"/>
        </w:trPr>
        <w:tc>
          <w:tcPr>
            <w:tcW w:w="4675" w:type="dxa"/>
          </w:tcPr>
          <w:p w14:paraId="639C48B2" w14:textId="4E72109B" w:rsidR="001B62AF" w:rsidRDefault="001B62AF" w:rsidP="00CD62DB">
            <w:pPr>
              <w:rPr>
                <w:del w:id="50" w:author="Nick Bernal" w:date="2026-09-26T15:14:00Z" w16du:dateUtc="2026-09-26T19:14:00Z"/>
              </w:rPr>
            </w:pPr>
            <w:del w:id="51" w:author="Nick Bernal" w:date="2026-09-26T15:14:00Z" w16du:dateUtc="2026-09-26T19:14:00Z">
              <w:r>
                <w:delText>Recipient</w:delText>
              </w:r>
            </w:del>
          </w:p>
        </w:tc>
        <w:tc>
          <w:tcPr>
            <w:tcW w:w="4675" w:type="dxa"/>
          </w:tcPr>
          <w:p w14:paraId="7D9DBD7C" w14:textId="19C46107" w:rsidR="001B62AF" w:rsidRDefault="001B62AF" w:rsidP="00CD62DB">
            <w:pPr>
              <w:rPr>
                <w:del w:id="52" w:author="Nick Bernal" w:date="2026-09-26T15:14:00Z" w16du:dateUtc="2026-09-26T19:14:00Z"/>
              </w:rPr>
            </w:pPr>
            <w:del w:id="53" w:author="Nick Bernal" w:date="2026-09-26T15:14:00Z" w16du:dateUtc="2026-09-26T19:14:00Z">
              <w:r>
                <w:delText>Jane Doe</w:delText>
              </w:r>
            </w:del>
          </w:p>
        </w:tc>
      </w:tr>
      <w:tr w:rsidR="001B62AF" w14:paraId="758DEECF" w14:textId="77777777" w:rsidTr="001B62AF">
        <w:trPr>
          <w:del w:id="54" w:author="Nick Bernal" w:date="2026-09-26T15:14:00Z" w16du:dateUtc="2026-09-26T19:14:00Z"/>
        </w:trPr>
        <w:tc>
          <w:tcPr>
            <w:tcW w:w="4675" w:type="dxa"/>
          </w:tcPr>
          <w:p w14:paraId="3EB9874B" w14:textId="0F1C0D82" w:rsidR="001B62AF" w:rsidRDefault="001B62AF" w:rsidP="00CD62DB">
            <w:pPr>
              <w:rPr>
                <w:del w:id="55" w:author="Nick Bernal" w:date="2026-09-26T15:14:00Z" w16du:dateUtc="2026-09-26T19:14:00Z"/>
              </w:rPr>
            </w:pPr>
            <w:bookmarkStart w:id="56" w:name="OLE_LINK13"/>
            <w:del w:id="57" w:author="Nick Bernal" w:date="2026-09-26T15:14:00Z" w16du:dateUtc="2026-09-26T19:14:00Z">
              <w:r>
                <w:delText>_______________________________________</w:delText>
              </w:r>
              <w:bookmarkEnd w:id="56"/>
            </w:del>
          </w:p>
        </w:tc>
        <w:tc>
          <w:tcPr>
            <w:tcW w:w="4675" w:type="dxa"/>
          </w:tcPr>
          <w:p w14:paraId="6E8814AC" w14:textId="461FD5BB" w:rsidR="001B62AF" w:rsidRDefault="001B62AF" w:rsidP="00CD62DB">
            <w:pPr>
              <w:rPr>
                <w:del w:id="58" w:author="Nick Bernal" w:date="2026-09-26T15:14:00Z" w16du:dateUtc="2026-09-26T19:14:00Z"/>
              </w:rPr>
            </w:pPr>
            <w:del w:id="59" w:author="Nick Bernal" w:date="2026-09-26T15:14:00Z" w16du:dateUtc="2026-09-26T19:14:00Z">
              <w:r>
                <w:delText>_______________________________________</w:delText>
              </w:r>
            </w:del>
          </w:p>
        </w:tc>
      </w:tr>
    </w:tbl>
    <w:p w14:paraId="74CBC26B" w14:textId="77777777" w:rsidR="001B62AF" w:rsidRPr="00CD62DB" w:rsidRDefault="001B62AF" w:rsidP="00423E42">
      <w:pPr>
        <w:ind w:firstLine="0"/>
      </w:pPr>
    </w:p>
    <w:sectPr w:rsidR="001B62AF" w:rsidRPr="00CD62DB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791272" w14:textId="77777777" w:rsidR="00F05905" w:rsidRDefault="00F05905" w:rsidP="00B37BA3">
      <w:pPr>
        <w:spacing w:line="240" w:lineRule="auto"/>
        <w:pPrChange w:id="9" w:author="Nick Bernal" w:date="2026-09-26T15:14:00Z" w16du:dateUtc="2026-09-26T19:14:00Z">
          <w:pPr/>
        </w:pPrChange>
      </w:pPr>
      <w:r>
        <w:separator/>
      </w:r>
    </w:p>
  </w:endnote>
  <w:endnote w:type="continuationSeparator" w:id="0">
    <w:p w14:paraId="1EE7538E" w14:textId="77777777" w:rsidR="00F05905" w:rsidRDefault="00F05905" w:rsidP="00B37BA3">
      <w:pPr>
        <w:spacing w:line="240" w:lineRule="auto"/>
        <w:pPrChange w:id="10" w:author="Nick Bernal" w:date="2026-09-26T15:14:00Z" w16du:dateUtc="2026-09-26T19:14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Wachovia Celeste">
    <w:altName w:val="Tahoma"/>
    <w:panose1 w:val="020B0604020202020204"/>
    <w:charset w:val="00"/>
    <w:family w:val="roman"/>
    <w:pitch w:val="variable"/>
    <w:sig w:usb0="80001AA7" w:usb1="00000040" w:usb2="00000000" w:usb3="00000000" w:csb0="000000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D299EF" w14:textId="4E1DD672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61" w:author="Nick Bernal" w:date="2026-09-26T15:14:00Z" w16du:dateUtc="2026-09-26T19:14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277AE261" w14:textId="77777777" w:rsidR="00423E42" w:rsidRDefault="00423E42" w:rsidP="00B37BA3">
    <w:pPr>
      <w:pStyle w:val="Footer"/>
      <w:ind w:right="360"/>
      <w:pPrChange w:id="62" w:author="Nick Bernal" w:date="2026-09-26T15:14:00Z" w16du:dateUtc="2026-09-26T19:14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CBCF8" w14:textId="6A564BA5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63" w:author="Nick Bernal" w:date="2026-09-26T15:14:00Z" w16du:dateUtc="2026-09-26T19:14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2</w:t>
      </w:r>
      <w:r>
        <w:rPr>
          <w:rStyle w:val="PageNumber"/>
        </w:rPr>
        <w:fldChar w:fldCharType="end"/>
      </w:r>
    </w:ins>
  </w:p>
  <w:p w14:paraId="6A44B5D1" w14:textId="77777777" w:rsidR="00423E42" w:rsidRDefault="00423E42" w:rsidP="00B37BA3">
    <w:pPr>
      <w:pStyle w:val="Footer"/>
      <w:ind w:right="360"/>
      <w:pPrChange w:id="64" w:author="Nick Bernal" w:date="2026-09-26T15:14:00Z" w16du:dateUtc="2026-09-26T19:14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0A344D" w14:textId="77777777" w:rsidR="00F05905" w:rsidRDefault="00F05905" w:rsidP="00B37BA3">
      <w:pPr>
        <w:spacing w:line="240" w:lineRule="auto"/>
        <w:pPrChange w:id="7" w:author="Nick Bernal" w:date="2026-09-26T15:14:00Z" w16du:dateUtc="2026-09-26T19:14:00Z">
          <w:pPr/>
        </w:pPrChange>
      </w:pPr>
      <w:r>
        <w:separator/>
      </w:r>
    </w:p>
  </w:footnote>
  <w:footnote w:type="continuationSeparator" w:id="0">
    <w:p w14:paraId="193AD295" w14:textId="77777777" w:rsidR="00F05905" w:rsidRDefault="00F05905" w:rsidP="00B37BA3">
      <w:pPr>
        <w:spacing w:line="240" w:lineRule="auto"/>
        <w:pPrChange w:id="8" w:author="Nick Bernal" w:date="2026-09-26T15:14:00Z" w16du:dateUtc="2026-09-26T19:14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E4ECAA" w14:textId="77777777" w:rsidR="00423E42" w:rsidRDefault="00423E42">
    <w:pPr>
      <w:pStyle w:val="CommentSubjectChar"/>
      <w:pPrChange w:id="60" w:author="Nick Bernal" w:date="2026-09-26T15:14:00Z" w16du:dateUtc="2026-09-26T19:14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E7"/>
    <w:rsid w:val="00023DF6"/>
    <w:rsid w:val="000E6136"/>
    <w:rsid w:val="001321F7"/>
    <w:rsid w:val="001B62AF"/>
    <w:rsid w:val="001D5E9E"/>
    <w:rsid w:val="002470BA"/>
    <w:rsid w:val="003F6F5C"/>
    <w:rsid w:val="00423E42"/>
    <w:rsid w:val="004B02A2"/>
    <w:rsid w:val="005F65FB"/>
    <w:rsid w:val="007D64BB"/>
    <w:rsid w:val="007F2CD0"/>
    <w:rsid w:val="00835ADC"/>
    <w:rsid w:val="008A1DF4"/>
    <w:rsid w:val="008A2EF8"/>
    <w:rsid w:val="008B0B28"/>
    <w:rsid w:val="0095460A"/>
    <w:rsid w:val="00957044"/>
    <w:rsid w:val="00A4510A"/>
    <w:rsid w:val="00A900CE"/>
    <w:rsid w:val="00AF4127"/>
    <w:rsid w:val="00B37BA3"/>
    <w:rsid w:val="00B8258C"/>
    <w:rsid w:val="00C95FFA"/>
    <w:rsid w:val="00CD62DB"/>
    <w:rsid w:val="00D128C0"/>
    <w:rsid w:val="00D46AC3"/>
    <w:rsid w:val="00E84113"/>
    <w:rsid w:val="00E97158"/>
    <w:rsid w:val="00ED0521"/>
    <w:rsid w:val="00EE1CDD"/>
    <w:rsid w:val="00F05905"/>
    <w:rsid w:val="00FC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B4081"/>
  <w15:chartTrackingRefBased/>
  <w15:docId w15:val="{69892E1F-A75B-7E4E-A7F1-9B895884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after="0" w:line="276" w:lineRule="auto"/>
      <w:ind w:firstLine="432"/>
      <w:pPrChange w:id="0" w:author="Nick Bernal" w:date="2026-09-26T15:14:00Z">
        <w:pPr>
          <w:jc w:val="both"/>
        </w:pPr>
      </w:pPrChange>
    </w:pPr>
    <w:rPr>
      <w:rFonts w:ascii="Ubuntu" w:hAnsi="Ubuntu"/>
      <w:kern w:val="0"/>
      <w:szCs w:val="22"/>
      <w14:ligatures w14:val="none"/>
      <w:rPrChange w:id="0" w:author="Nick Bernal" w:date="2026-09-26T15:14:00Z">
        <w:rPr>
          <w:rFonts w:ascii="Wachovia Celeste" w:hAnsi="Wachovia Celeste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1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1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  <w:pPrChange w:id="1" w:author="Nick Bernal" w:date="2026-09-26T15:14:00Z">
        <w:pPr>
          <w:spacing w:after="80" w:line="276" w:lineRule="auto"/>
          <w:ind w:firstLine="432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" w:author="Nick Bernal" w:date="2026-09-26T15:1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1BE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  <w:pPrChange w:id="2" w:author="Nick Bernal" w:date="2026-09-26T15:14:00Z">
        <w:pPr>
          <w:numPr>
            <w:ilvl w:val="1"/>
          </w:numPr>
          <w:spacing w:line="276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2" w:author="Nick Bernal" w:date="2026-09-26T15:14:00Z">
        <w:rPr>
          <w:rFonts w:ascii="Ubuntu" w:eastAsiaTheme="majorEastAsia" w:hAnsi="Ubuntu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1BE7"/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E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  <w:pPrChange w:id="3" w:author="Nick Bernal" w:date="2026-09-26T15:14:00Z">
        <w:pPr/>
      </w:pPrChange>
    </w:pPr>
    <w:rPr>
      <w:rFonts w:ascii="Ubuntu" w:hAnsi="Ubuntu"/>
      <w:kern w:val="0"/>
      <w:szCs w:val="22"/>
      <w14:ligatures w14:val="none"/>
      <w:rPrChange w:id="3" w:author="Nick Bernal" w:date="2026-09-26T15:14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table" w:styleId="TableGrid">
    <w:name w:val="Table Grid"/>
    <w:basedOn w:val="TableNormal"/>
    <w:uiPriority w:val="39"/>
    <w:rsid w:val="00FC1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423E42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423E4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23E42"/>
    <w:rPr>
      <w:color w:val="0000FF"/>
      <w:u w:val="single"/>
    </w:rPr>
  </w:style>
  <w:style w:type="character" w:customStyle="1" w:styleId="cite-bracket">
    <w:name w:val="cite-bracket"/>
    <w:basedOn w:val="DefaultParagraphFont"/>
    <w:rsid w:val="00423E42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  <w:pPrChange w:id="4" w:author="Nick Bernal" w:date="2026-09-26T15:14:00Z">
        <w:pPr>
          <w:spacing w:before="100" w:beforeAutospacing="1" w:after="100" w:afterAutospacing="1" w:line="276" w:lineRule="auto"/>
          <w:ind w:firstLine="432"/>
        </w:pPr>
      </w:pPrChange>
    </w:pPr>
    <w:rPr>
      <w:rFonts w:ascii="Times New Roman" w:eastAsia="Times New Roman" w:hAnsi="Times New Roman" w:cs="Times New Roman"/>
      <w:szCs w:val="24"/>
      <w:rPrChange w:id="4" w:author="Nick Bernal" w:date="2026-09-26T15:14:00Z">
        <w:rPr>
          <w:rFonts w:eastAsiaTheme="minorHAnsi" w:cstheme="minorBidi"/>
          <w:sz w:val="24"/>
          <w:szCs w:val="24"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  <w:pPrChange w:id="5" w:author="Nick Bernal" w:date="2026-09-26T15:14:00Z">
        <w:pPr>
          <w:tabs>
            <w:tab w:val="center" w:pos="4680"/>
            <w:tab w:val="right" w:pos="9360"/>
          </w:tabs>
          <w:spacing w:line="276" w:lineRule="auto"/>
          <w:ind w:firstLine="432"/>
        </w:pPr>
      </w:pPrChange>
    </w:pPr>
    <w:rPr>
      <w:rPrChange w:id="5" w:author="Nick Bernal" w:date="2026-09-26T15:14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423E42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423E42"/>
  </w:style>
  <w:style w:type="character" w:styleId="CommentReference">
    <w:name w:val="annotation reference"/>
    <w:basedOn w:val="DefaultParagraphFont"/>
    <w:uiPriority w:val="99"/>
    <w:semiHidden/>
    <w:unhideWhenUsed/>
    <w:rsid w:val="00423E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  <w:pPrChange w:id="6" w:author="Nick Bernal" w:date="2026-09-26T15:14:00Z">
        <w:pPr>
          <w:spacing w:line="276" w:lineRule="auto"/>
          <w:ind w:firstLine="432"/>
        </w:pPr>
      </w:pPrChange>
    </w:pPr>
    <w:rPr>
      <w:sz w:val="20"/>
      <w:szCs w:val="20"/>
      <w:rPrChange w:id="6" w:author="Nick Bernal" w:date="2026-09-26T15:14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3E42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3E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3E42"/>
    <w:rPr>
      <w:rFonts w:ascii="Ubuntu" w:hAnsi="Ubuntu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23E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3E42"/>
    <w:rPr>
      <w:rFonts w:ascii="Wachovia Celeste" w:eastAsia="Times New Roman" w:hAnsi="Wachovia Celeste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Arthur Souza Rodrigues</cp:lastModifiedBy>
  <cp:revision>1</cp:revision>
  <dcterms:created xsi:type="dcterms:W3CDTF">2026-02-05T15:54:00Z</dcterms:created>
  <dcterms:modified xsi:type="dcterms:W3CDTF">2026-09-26T19:14:00Z</dcterms:modified>
</cp:coreProperties>
</file>