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87A18D" w14:textId="77777777" w:rsidR="00A53FFA" w:rsidRDefault="005558DE">
      <w:pPr>
        <w:rPr>
          <w:del w:id="0" w:author="Comparison" w:date="2026-09-22T12:17:00Z" w16du:dateUtc="2026-09-22T16:17:00Z"/>
        </w:rPr>
      </w:pPr>
      <w:ins w:id="1" w:author="Comparison" w:date="2026-09-22T12:17:00Z" w16du:dateUtc="2026-09-22T16:17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</w:t>
        </w:r>
        <w:r>
          <w:lastRenderedPageBreak/>
          <w:t>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2" w:author="Comparison" w:date="2026-09-22T12:17:00Z" w16du:dateUtc="2026-09-22T16:17:00Z">
        <w:r w:rsidR="00102150">
          <w:rPr>
            <w:noProof/>
          </w:rPr>
          <w:delText>$LOGO$</w:delText>
        </w:r>
      </w:del>
    </w:p>
    <w:p w14:paraId="5C4D67E0" w14:textId="77777777" w:rsidR="0043659F" w:rsidRDefault="0043659F" w:rsidP="0043659F">
      <w:pPr>
        <w:rPr>
          <w:del w:id="3" w:author="Comparison" w:date="2026-09-22T12:17:00Z" w16du:dateUtc="2026-09-22T16:17:00Z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6"/>
        <w:gridCol w:w="3389"/>
      </w:tblGrid>
      <w:tr w:rsidR="0043659F" w:rsidRPr="00A26E38" w14:paraId="4276EDCD" w14:textId="77777777" w:rsidTr="00485254">
        <w:trPr>
          <w:del w:id="4" w:author="Comparison" w:date="2026-09-22T12:17:00Z" w16du:dateUtc="2026-09-22T16:17:00Z"/>
        </w:trPr>
        <w:tc>
          <w:tcPr>
            <w:tcW w:w="5670" w:type="dxa"/>
          </w:tcPr>
          <w:p w14:paraId="2096EB6C" w14:textId="77777777" w:rsidR="0043659F" w:rsidRDefault="0043659F" w:rsidP="00FD397A">
            <w:pPr>
              <w:rPr>
                <w:del w:id="5" w:author="Comparison" w:date="2026-09-22T12:17:00Z" w16du:dateUtc="2026-09-22T16:17:00Z"/>
                <w:lang w:val="en-US"/>
              </w:rPr>
            </w:pPr>
            <w:del w:id="6" w:author="Comparison" w:date="2026-09-22T12:17:00Z" w16du:dateUtc="2026-09-22T16:17:00Z">
              <w:r>
                <w:rPr>
                  <w:lang w:val="en-US"/>
                </w:rPr>
                <w:delText>$</w:delText>
              </w:r>
              <w:r w:rsidRPr="00E11311">
                <w:rPr>
                  <w:lang w:val="en-US"/>
                </w:rPr>
                <w:delText>DEPARTMENT_INFO</w:delText>
              </w:r>
              <w:r>
                <w:rPr>
                  <w:lang w:val="en-US"/>
                </w:rPr>
                <w:delText>$</w:delText>
              </w:r>
            </w:del>
          </w:p>
          <w:p w14:paraId="58D2490D" w14:textId="77777777" w:rsidR="0043659F" w:rsidRPr="00E11311" w:rsidRDefault="0043659F" w:rsidP="00FD397A">
            <w:pPr>
              <w:rPr>
                <w:del w:id="7" w:author="Comparison" w:date="2026-09-22T12:17:00Z" w16du:dateUtc="2026-09-22T16:17:00Z"/>
                <w:lang w:val="en-US"/>
              </w:rPr>
            </w:pPr>
          </w:p>
          <w:p w14:paraId="1649681E" w14:textId="77777777" w:rsidR="0043659F" w:rsidRPr="00E11311" w:rsidRDefault="0043659F" w:rsidP="00FD397A">
            <w:pPr>
              <w:rPr>
                <w:del w:id="8" w:author="Comparison" w:date="2026-09-22T12:17:00Z" w16du:dateUtc="2026-09-22T16:17:00Z"/>
                <w:lang w:val="en-US"/>
              </w:rPr>
            </w:pPr>
            <w:del w:id="9" w:author="Comparison" w:date="2026-09-22T12:17:00Z" w16du:dateUtc="2026-09-22T16:17:00Z">
              <w:r>
                <w:rPr>
                  <w:lang w:val="en-US"/>
                </w:rPr>
                <w:delText>$</w:delText>
              </w:r>
              <w:r w:rsidRPr="00E11311">
                <w:rPr>
                  <w:lang w:val="en-US"/>
                </w:rPr>
                <w:delText>RESPONSIBLE_PERSON_CONTACT_DATA</w:delText>
              </w:r>
              <w:r>
                <w:rPr>
                  <w:lang w:val="en-US"/>
                </w:rPr>
                <w:delText>$</w:delText>
              </w:r>
            </w:del>
          </w:p>
          <w:p w14:paraId="192C0C0F" w14:textId="77777777" w:rsidR="0043659F" w:rsidRPr="00E11311" w:rsidRDefault="0043659F" w:rsidP="00FD397A">
            <w:pPr>
              <w:rPr>
                <w:del w:id="10" w:author="Comparison" w:date="2026-09-22T12:17:00Z" w16du:dateUtc="2026-09-22T16:17:00Z"/>
                <w:lang w:val="en-US"/>
              </w:rPr>
            </w:pPr>
          </w:p>
        </w:tc>
        <w:tc>
          <w:tcPr>
            <w:tcW w:w="3392" w:type="dxa"/>
          </w:tcPr>
          <w:p w14:paraId="49D76807" w14:textId="77777777" w:rsidR="0043659F" w:rsidRPr="00102150" w:rsidRDefault="0043659F" w:rsidP="00FD397A">
            <w:pPr>
              <w:rPr>
                <w:del w:id="11" w:author="Comparison" w:date="2026-09-22T12:17:00Z" w16du:dateUtc="2026-09-22T16:17:00Z"/>
                <w:lang w:val="fr-FR"/>
              </w:rPr>
            </w:pPr>
            <w:del w:id="12" w:author="Comparison" w:date="2026-09-22T12:17:00Z" w16du:dateUtc="2026-09-22T16:17:00Z">
              <w:r w:rsidRPr="00102150">
                <w:rPr>
                  <w:lang w:val="fr-FR"/>
                </w:rPr>
                <w:delText>$CLIENT_INFO$</w:delText>
              </w:r>
            </w:del>
          </w:p>
          <w:p w14:paraId="67BEA071" w14:textId="77777777" w:rsidR="0043659F" w:rsidRPr="00102150" w:rsidRDefault="0043659F" w:rsidP="00FD397A">
            <w:pPr>
              <w:rPr>
                <w:del w:id="13" w:author="Comparison" w:date="2026-09-22T12:17:00Z" w16du:dateUtc="2026-09-22T16:17:00Z"/>
                <w:lang w:val="fr-FR"/>
              </w:rPr>
            </w:pPr>
          </w:p>
          <w:p w14:paraId="171E0F55" w14:textId="77777777" w:rsidR="0043659F" w:rsidRPr="00102150" w:rsidRDefault="0043659F" w:rsidP="00FD397A">
            <w:pPr>
              <w:rPr>
                <w:del w:id="14" w:author="Comparison" w:date="2026-09-22T12:17:00Z" w16du:dateUtc="2026-09-22T16:17:00Z"/>
                <w:lang w:val="fr-FR"/>
              </w:rPr>
            </w:pPr>
            <w:del w:id="15" w:author="Comparison" w:date="2026-09-22T12:17:00Z" w16du:dateUtc="2026-09-22T16:17:00Z">
              <w:r w:rsidRPr="00102150">
                <w:rPr>
                  <w:lang w:val="fr-FR"/>
                </w:rPr>
                <w:delText>$CLIENT_CONTACT_PERSON_INFO$</w:delText>
              </w:r>
            </w:del>
          </w:p>
          <w:p w14:paraId="773EE227" w14:textId="77777777" w:rsidR="0043659F" w:rsidRPr="00102150" w:rsidRDefault="0043659F" w:rsidP="00FD397A">
            <w:pPr>
              <w:rPr>
                <w:del w:id="16" w:author="Comparison" w:date="2026-09-22T12:17:00Z" w16du:dateUtc="2026-09-22T16:17:00Z"/>
                <w:lang w:val="fr-FR"/>
              </w:rPr>
            </w:pPr>
          </w:p>
        </w:tc>
      </w:tr>
    </w:tbl>
    <w:p w14:paraId="678DA038" w14:textId="77777777" w:rsidR="0043659F" w:rsidRPr="00102150" w:rsidRDefault="0043659F" w:rsidP="0043659F">
      <w:pPr>
        <w:rPr>
          <w:del w:id="17" w:author="Comparison" w:date="2026-09-22T12:17:00Z" w16du:dateUtc="2026-09-22T16:17:00Z"/>
          <w:lang w:val="fr-FR"/>
        </w:rPr>
      </w:pPr>
    </w:p>
    <w:p w14:paraId="3F4880E0" w14:textId="77777777" w:rsidR="0043659F" w:rsidRPr="00B34A41" w:rsidRDefault="0043659F" w:rsidP="0043659F">
      <w:pPr>
        <w:rPr>
          <w:del w:id="18" w:author="Comparison" w:date="2026-09-22T12:17:00Z" w16du:dateUtc="2026-09-22T16:17:00Z"/>
          <w:b/>
          <w:sz w:val="28"/>
          <w:szCs w:val="28"/>
          <w:lang w:val="en-US"/>
        </w:rPr>
      </w:pPr>
      <w:del w:id="19" w:author="Comparison" w:date="2026-09-22T12:17:00Z" w16du:dateUtc="2026-09-22T16:17:00Z">
        <w:r w:rsidRPr="00B34A41">
          <w:rPr>
            <w:b/>
            <w:sz w:val="28"/>
            <w:szCs w:val="28"/>
            <w:lang w:val="en-US"/>
          </w:rPr>
          <w:delText>$SALE_TITLE_DETAILED$</w:delText>
        </w:r>
      </w:del>
    </w:p>
    <w:p w14:paraId="5B84E6DE" w14:textId="77777777" w:rsidR="00166B44" w:rsidRPr="00D3153B" w:rsidRDefault="0043659F">
      <w:pPr>
        <w:rPr>
          <w:del w:id="20" w:author="Comparison" w:date="2026-09-22T12:17:00Z" w16du:dateUtc="2026-09-22T16:17:00Z"/>
          <w:lang w:val="en-US"/>
        </w:rPr>
      </w:pPr>
      <w:del w:id="21" w:author="Comparison" w:date="2026-09-22T12:17:00Z" w16du:dateUtc="2026-09-22T16:17:00Z">
        <w:r>
          <w:rPr>
            <w:lang w:val="en-US"/>
          </w:rPr>
          <w:delText>$</w:delText>
        </w:r>
        <w:r w:rsidRPr="00E11311">
          <w:rPr>
            <w:lang w:val="en-US"/>
          </w:rPr>
          <w:delText>QUOTATION_TEXT</w:delText>
        </w:r>
        <w:r>
          <w:rPr>
            <w:lang w:val="en-US"/>
          </w:rPr>
          <w:delText>$</w:delText>
        </w:r>
      </w:del>
    </w:p>
    <w:p w14:paraId="1499B628" w14:textId="77777777" w:rsidR="0043659F" w:rsidRPr="00102150" w:rsidRDefault="0043659F" w:rsidP="0043659F">
      <w:pPr>
        <w:rPr>
          <w:del w:id="22" w:author="Comparison" w:date="2026-09-22T12:17:00Z" w16du:dateUtc="2026-09-22T16:17:00Z"/>
          <w:lang w:val="en-US"/>
        </w:rPr>
      </w:pPr>
    </w:p>
    <w:tbl>
      <w:tblPr>
        <w:tblStyle w:val="TableGrid1"/>
        <w:tblpPr w:leftFromText="141" w:rightFromText="141" w:vertAnchor="text" w:horzAnchor="margin" w:tblpYSpec="bottom"/>
        <w:tblW w:w="2947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6"/>
        <w:gridCol w:w="2713"/>
      </w:tblGrid>
      <w:tr w:rsidR="00503712" w14:paraId="7C6AAC32" w14:textId="77777777" w:rsidTr="00503712">
        <w:trPr>
          <w:trHeight w:val="284"/>
          <w:del w:id="23" w:author="Comparison" w:date="2026-09-22T12:17:00Z" w16du:dateUtc="2026-09-22T16:17:00Z"/>
        </w:trPr>
        <w:tc>
          <w:tcPr>
            <w:tcW w:w="3007" w:type="dxa"/>
            <w:hideMark/>
          </w:tcPr>
          <w:p w14:paraId="67EDD866" w14:textId="77777777" w:rsidR="00503712" w:rsidRDefault="00503712" w:rsidP="00503712">
            <w:pPr>
              <w:rPr>
                <w:del w:id="24" w:author="Comparison" w:date="2026-09-22T12:17:00Z" w16du:dateUtc="2026-09-22T16:17:00Z"/>
                <w:sz w:val="20"/>
                <w:szCs w:val="20"/>
                <w:lang w:val="en-US"/>
              </w:rPr>
            </w:pPr>
            <w:del w:id="25" w:author="Comparison" w:date="2026-09-22T12:17:00Z" w16du:dateUtc="2026-09-22T16:17:00Z">
              <w:r>
                <w:rPr>
                  <w:sz w:val="20"/>
                  <w:szCs w:val="20"/>
                  <w:lang w:val="en-US"/>
                </w:rPr>
                <w:delText>$TEXT_QUOTATION_NR$</w:delText>
              </w:r>
            </w:del>
          </w:p>
        </w:tc>
        <w:tc>
          <w:tcPr>
            <w:tcW w:w="3008" w:type="dxa"/>
            <w:hideMark/>
          </w:tcPr>
          <w:p w14:paraId="2A939FEA" w14:textId="77777777" w:rsidR="00503712" w:rsidRDefault="00503712" w:rsidP="00503712">
            <w:pPr>
              <w:rPr>
                <w:del w:id="26" w:author="Comparison" w:date="2026-09-22T12:17:00Z" w16du:dateUtc="2026-09-22T16:17:00Z"/>
                <w:sz w:val="20"/>
                <w:szCs w:val="20"/>
                <w:lang w:val="en-US"/>
              </w:rPr>
            </w:pPr>
            <w:del w:id="27" w:author="Comparison" w:date="2026-09-22T12:17:00Z" w16du:dateUtc="2026-09-22T16:17:00Z">
              <w:r>
                <w:rPr>
                  <w:sz w:val="20"/>
                  <w:szCs w:val="20"/>
                  <w:lang w:val="en-US"/>
                </w:rPr>
                <w:delText>$TEXT_QUOTATION_DATE$</w:delText>
              </w:r>
            </w:del>
          </w:p>
        </w:tc>
      </w:tr>
      <w:tr w:rsidR="00503712" w14:paraId="0D2C09BE" w14:textId="77777777" w:rsidTr="00503712">
        <w:trPr>
          <w:del w:id="28" w:author="Comparison" w:date="2026-09-22T12:17:00Z" w16du:dateUtc="2026-09-22T16:17:00Z"/>
        </w:trPr>
        <w:tc>
          <w:tcPr>
            <w:tcW w:w="3007" w:type="dxa"/>
            <w:hideMark/>
          </w:tcPr>
          <w:p w14:paraId="235CF25A" w14:textId="77777777" w:rsidR="00503712" w:rsidRDefault="00503712" w:rsidP="00503712">
            <w:pPr>
              <w:rPr>
                <w:del w:id="29" w:author="Comparison" w:date="2026-09-22T12:17:00Z" w16du:dateUtc="2026-09-22T16:17:00Z"/>
                <w:sz w:val="20"/>
                <w:szCs w:val="20"/>
                <w:lang w:val="en-US"/>
              </w:rPr>
            </w:pPr>
            <w:del w:id="30" w:author="Comparison" w:date="2026-09-22T12:17:00Z" w16du:dateUtc="2026-09-22T16:17:00Z">
              <w:r>
                <w:rPr>
                  <w:sz w:val="20"/>
                  <w:szCs w:val="20"/>
                  <w:lang w:val="en-US"/>
                </w:rPr>
                <w:delText>$QUOTATION_NR$</w:delText>
              </w:r>
            </w:del>
          </w:p>
        </w:tc>
        <w:tc>
          <w:tcPr>
            <w:tcW w:w="3008" w:type="dxa"/>
            <w:hideMark/>
          </w:tcPr>
          <w:p w14:paraId="3FCA27A9" w14:textId="77777777" w:rsidR="00503712" w:rsidRDefault="00503712">
            <w:pPr>
              <w:rPr>
                <w:del w:id="31" w:author="Comparison" w:date="2026-09-22T12:17:00Z" w16du:dateUtc="2026-09-22T16:17:00Z"/>
                <w:sz w:val="20"/>
                <w:szCs w:val="20"/>
                <w:lang w:val="en-US"/>
              </w:rPr>
            </w:pPr>
            <w:del w:id="32" w:author="Comparison" w:date="2026-09-22T12:17:00Z" w16du:dateUtc="2026-09-22T16:17:00Z">
              <w:r>
                <w:rPr>
                  <w:sz w:val="20"/>
                  <w:szCs w:val="20"/>
                  <w:lang w:val="en-US"/>
                </w:rPr>
                <w:delText>$DATE$</w:delText>
              </w:r>
            </w:del>
          </w:p>
          <w:p w14:paraId="49604461" w14:textId="77777777" w:rsidR="00503712" w:rsidRDefault="00503712">
            <w:pPr>
              <w:rPr>
                <w:del w:id="33" w:author="Comparison" w:date="2026-09-22T12:17:00Z" w16du:dateUtc="2026-09-22T16:17:00Z"/>
                <w:sz w:val="20"/>
                <w:szCs w:val="20"/>
                <w:lang w:val="en-US"/>
              </w:rPr>
            </w:pPr>
          </w:p>
        </w:tc>
      </w:tr>
    </w:tbl>
    <w:p w14:paraId="6D7E82F4" w14:textId="77777777" w:rsidR="00A53FFA" w:rsidRDefault="00A53FFA">
      <w:pPr>
        <w:spacing w:after="0" w:line="0" w:lineRule="auto"/>
        <w:rPr>
          <w:del w:id="34" w:author="Comparison" w:date="2026-09-22T12:17:00Z" w16du:dateUtc="2026-09-22T16:17:00Z"/>
        </w:rPr>
      </w:pPr>
    </w:p>
    <w:tbl>
      <w:tblPr>
        <w:tblStyle w:val="ListTable1Light"/>
        <w:tblW w:w="5000" w:type="pct"/>
        <w:tblInd w:w="0" w:type="dxa"/>
        <w:tblBorders>
          <w:bottom w:val="single" w:sz="4" w:space="0" w:color="auto"/>
        </w:tblBorders>
        <w:tblLayout w:type="fixed"/>
        <w:tblCellMar>
          <w:top w:w="91" w:type="dxa"/>
          <w:bottom w:w="91" w:type="dxa"/>
        </w:tblCellMar>
        <w:tblLook w:val="04A0" w:firstRow="1" w:lastRow="0" w:firstColumn="1" w:lastColumn="0" w:noHBand="0" w:noVBand="1"/>
      </w:tblPr>
      <w:tblGrid>
        <w:gridCol w:w="4012"/>
        <w:gridCol w:w="1253"/>
        <w:gridCol w:w="1632"/>
        <w:gridCol w:w="2128"/>
      </w:tblGrid>
      <w:tr w:rsidR="00297B9F" w14:paraId="24243DE9" w14:textId="77777777" w:rsidTr="008D7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4"/>
          <w:tblHeader/>
          <w:del w:id="35" w:author="Comparison" w:date="2026-09-22T12:17:00Z" w16du:dateUtc="2026-09-22T16:1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pct"/>
            <w:shd w:val="clear" w:color="auto" w:fill="404040" w:themeFill="text1" w:themeFillTint="BF"/>
            <w:hideMark/>
          </w:tcPr>
          <w:p w14:paraId="2972CF0A" w14:textId="77777777" w:rsidR="00297B9F" w:rsidRDefault="00297B9F">
            <w:pPr>
              <w:rPr>
                <w:del w:id="36" w:author="Comparison" w:date="2026-09-22T12:17:00Z" w16du:dateUtc="2026-09-22T16:17:00Z"/>
                <w:b w:val="0"/>
                <w:color w:val="FFFFFF" w:themeColor="background1"/>
                <w:sz w:val="20"/>
                <w:szCs w:val="20"/>
                <w:lang w:val="nl-BE"/>
              </w:rPr>
            </w:pPr>
            <w:del w:id="37" w:author="Comparison" w:date="2026-09-22T12:17:00Z" w16du:dateUtc="2026-09-22T16:17:00Z">
              <w:r>
                <w:rPr>
                  <w:b w:val="0"/>
                  <w:color w:val="FFFFFF" w:themeColor="background1"/>
                  <w:sz w:val="20"/>
                  <w:szCs w:val="20"/>
                  <w:lang w:val="nl-BE"/>
                </w:rPr>
                <w:delText>$DESCRIPTION_HEADER$</w:delText>
              </w:r>
            </w:del>
          </w:p>
        </w:tc>
        <w:tc>
          <w:tcPr>
            <w:tcW w:w="694" w:type="pct"/>
            <w:shd w:val="clear" w:color="auto" w:fill="404040" w:themeFill="text1" w:themeFillTint="BF"/>
            <w:hideMark/>
          </w:tcPr>
          <w:p w14:paraId="347D8AF9" w14:textId="77777777" w:rsidR="00297B9F" w:rsidRDefault="00297B9F" w:rsidP="00BD32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8" w:author="Comparison" w:date="2026-09-22T12:17:00Z" w16du:dateUtc="2026-09-22T16:17:00Z"/>
                <w:b w:val="0"/>
                <w:color w:val="FFFFFF" w:themeColor="background1"/>
                <w:sz w:val="20"/>
                <w:szCs w:val="20"/>
                <w:lang w:val="nl-BE"/>
              </w:rPr>
            </w:pPr>
            <w:del w:id="39" w:author="Comparison" w:date="2026-09-22T12:17:00Z" w16du:dateUtc="2026-09-22T16:17:00Z">
              <w:r>
                <w:rPr>
                  <w:b w:val="0"/>
                  <w:color w:val="FFFFFF" w:themeColor="background1"/>
                  <w:sz w:val="20"/>
                  <w:szCs w:val="20"/>
                  <w:lang w:val="nl-BE"/>
                </w:rPr>
                <w:delText>$AMOUNT_HEADER$</w:delText>
              </w:r>
            </w:del>
          </w:p>
        </w:tc>
        <w:tc>
          <w:tcPr>
            <w:tcW w:w="904" w:type="pct"/>
            <w:shd w:val="clear" w:color="auto" w:fill="404040" w:themeFill="text1" w:themeFillTint="BF"/>
            <w:hideMark/>
          </w:tcPr>
          <w:p w14:paraId="4F495237" w14:textId="77777777" w:rsidR="00297B9F" w:rsidRDefault="00297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40" w:author="Comparison" w:date="2026-09-22T12:17:00Z" w16du:dateUtc="2026-09-22T16:17:00Z"/>
                <w:b w:val="0"/>
                <w:color w:val="FFFFFF" w:themeColor="background1"/>
                <w:sz w:val="20"/>
                <w:szCs w:val="20"/>
                <w:lang w:val="nl-BE"/>
              </w:rPr>
            </w:pPr>
            <w:del w:id="41" w:author="Comparison" w:date="2026-09-22T12:17:00Z" w16du:dateUtc="2026-09-22T16:17:00Z">
              <w:r>
                <w:rPr>
                  <w:b w:val="0"/>
                  <w:color w:val="FFFFFF" w:themeColor="background1"/>
                  <w:sz w:val="20"/>
                  <w:szCs w:val="20"/>
                  <w:lang w:val="nl-BE"/>
                </w:rPr>
                <w:delText>$PRICE_PER_UNIT_HEADER$</w:delText>
              </w:r>
            </w:del>
          </w:p>
        </w:tc>
        <w:tc>
          <w:tcPr>
            <w:tcW w:w="1179" w:type="pct"/>
            <w:shd w:val="clear" w:color="auto" w:fill="404040" w:themeFill="text1" w:themeFillTint="BF"/>
            <w:hideMark/>
          </w:tcPr>
          <w:p w14:paraId="4AE3E710" w14:textId="77777777" w:rsidR="00297B9F" w:rsidRDefault="00297B9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42" w:author="Comparison" w:date="2026-09-22T12:17:00Z" w16du:dateUtc="2026-09-22T16:17:00Z"/>
                <w:b w:val="0"/>
                <w:color w:val="FFFFFF" w:themeColor="background1"/>
                <w:sz w:val="20"/>
                <w:szCs w:val="20"/>
                <w:lang w:val="nl-BE"/>
              </w:rPr>
            </w:pPr>
            <w:del w:id="43" w:author="Comparison" w:date="2026-09-22T12:17:00Z" w16du:dateUtc="2026-09-22T16:17:00Z">
              <w:r>
                <w:rPr>
                  <w:b w:val="0"/>
                  <w:color w:val="FFFFFF" w:themeColor="background1"/>
                  <w:sz w:val="20"/>
                  <w:szCs w:val="20"/>
                  <w:lang w:val="nl-BE"/>
                </w:rPr>
                <w:delText>$LINE_TOTAL_HEADER$</w:delText>
              </w:r>
            </w:del>
          </w:p>
        </w:tc>
      </w:tr>
      <w:tr w:rsidR="00297B9F" w14:paraId="629ACA3F" w14:textId="77777777" w:rsidTr="008D7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28"/>
          <w:del w:id="44" w:author="Comparison" w:date="2026-09-22T12:17:00Z" w16du:dateUtc="2026-09-22T16:1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pct"/>
            <w:hideMark/>
          </w:tcPr>
          <w:p w14:paraId="1D67D91B" w14:textId="10681176" w:rsidR="00297B9F" w:rsidRDefault="00297B9F">
            <w:pPr>
              <w:rPr>
                <w:del w:id="45" w:author="Comparison" w:date="2026-09-22T12:17:00Z" w16du:dateUtc="2026-09-22T16:17:00Z"/>
                <w:b w:val="0"/>
                <w:color w:val="262626" w:themeColor="text1" w:themeTint="D9"/>
                <w:sz w:val="18"/>
                <w:szCs w:val="18"/>
                <w:lang w:val="nl-BE"/>
              </w:rPr>
            </w:pPr>
            <w:del w:id="46" w:author="Comparison" w:date="2026-09-22T12:17:00Z" w16du:dateUtc="2026-09-22T16:17:00Z">
              <w:r>
                <w:rPr>
                  <w:b w:val="0"/>
                  <w:color w:val="262626" w:themeColor="text1" w:themeTint="D9"/>
                  <w:sz w:val="18"/>
                  <w:szCs w:val="18"/>
                  <w:lang w:val="nl-BE"/>
                </w:rPr>
                <w:delText>$DESCRIPTION$</w:delText>
              </w:r>
              <w:r w:rsidR="00102150">
                <w:rPr>
                  <w:b w:val="0"/>
                  <w:color w:val="262626" w:themeColor="text1" w:themeTint="D9"/>
                  <w:sz w:val="18"/>
                  <w:szCs w:val="18"/>
                  <w:lang w:val="nl-BE"/>
                </w:rPr>
                <w:delText xml:space="preserve"> </w:delText>
              </w:r>
            </w:del>
          </w:p>
          <w:p w14:paraId="3400A2E5" w14:textId="77777777" w:rsidR="00297B9F" w:rsidRDefault="00297B9F">
            <w:pPr>
              <w:rPr>
                <w:del w:id="47" w:author="Comparison" w:date="2026-09-22T12:17:00Z" w16du:dateUtc="2026-09-22T16:17:00Z"/>
                <w:b w:val="0"/>
                <w:color w:val="262626" w:themeColor="text1" w:themeTint="D9"/>
                <w:sz w:val="16"/>
                <w:szCs w:val="16"/>
                <w:lang w:val="nl-BE"/>
              </w:rPr>
            </w:pPr>
            <w:del w:id="48" w:author="Comparison" w:date="2026-09-22T12:17:00Z" w16du:dateUtc="2026-09-22T16:17:00Z">
              <w:r>
                <w:rPr>
                  <w:b w:val="0"/>
                  <w:color w:val="262626" w:themeColor="text1" w:themeTint="D9"/>
                  <w:sz w:val="16"/>
                  <w:szCs w:val="16"/>
                  <w:lang w:val="nl-BE"/>
                </w:rPr>
                <w:delText>$LONG_DESCRIPTION$</w:delText>
              </w:r>
            </w:del>
          </w:p>
        </w:tc>
        <w:tc>
          <w:tcPr>
            <w:tcW w:w="694" w:type="pct"/>
            <w:hideMark/>
          </w:tcPr>
          <w:p w14:paraId="17760CFA" w14:textId="77777777" w:rsidR="00297B9F" w:rsidRDefault="00297B9F" w:rsidP="00A26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9" w:author="Comparison" w:date="2026-09-22T12:17:00Z" w16du:dateUtc="2026-09-22T16:17:00Z"/>
                <w:color w:val="262626" w:themeColor="text1" w:themeTint="D9"/>
                <w:sz w:val="18"/>
                <w:szCs w:val="18"/>
                <w:lang w:val="nl-BE"/>
              </w:rPr>
            </w:pPr>
            <w:del w:id="50" w:author="Comparison" w:date="2026-09-22T12:17:00Z" w16du:dateUtc="2026-09-22T16:17:00Z">
              <w:r>
                <w:rPr>
                  <w:color w:val="262626" w:themeColor="text1" w:themeTint="D9"/>
                  <w:sz w:val="18"/>
                  <w:szCs w:val="18"/>
                  <w:lang w:val="nl-BE"/>
                </w:rPr>
                <w:delText>$AMOUNT$</w:delText>
              </w:r>
            </w:del>
          </w:p>
        </w:tc>
        <w:tc>
          <w:tcPr>
            <w:tcW w:w="904" w:type="pct"/>
            <w:hideMark/>
          </w:tcPr>
          <w:p w14:paraId="26DC87DF" w14:textId="77777777" w:rsidR="00297B9F" w:rsidRDefault="00297B9F" w:rsidP="00BD32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1" w:author="Comparison" w:date="2026-09-22T12:17:00Z" w16du:dateUtc="2026-09-22T16:17:00Z"/>
                <w:color w:val="262626" w:themeColor="text1" w:themeTint="D9"/>
                <w:sz w:val="18"/>
                <w:szCs w:val="18"/>
                <w:lang w:val="nl-BE"/>
              </w:rPr>
            </w:pPr>
            <w:del w:id="52" w:author="Comparison" w:date="2026-09-22T12:17:00Z" w16du:dateUtc="2026-09-22T16:17:00Z">
              <w:r>
                <w:rPr>
                  <w:color w:val="262626" w:themeColor="text1" w:themeTint="D9"/>
                  <w:sz w:val="18"/>
                  <w:szCs w:val="18"/>
                  <w:lang w:val="nl-BE"/>
                </w:rPr>
                <w:delText>$PRICE_PER_UNIT$</w:delText>
              </w:r>
            </w:del>
          </w:p>
        </w:tc>
        <w:tc>
          <w:tcPr>
            <w:tcW w:w="1179" w:type="pct"/>
            <w:hideMark/>
          </w:tcPr>
          <w:p w14:paraId="75554090" w14:textId="77777777" w:rsidR="00297B9F" w:rsidRDefault="00297B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3" w:author="Comparison" w:date="2026-09-22T12:17:00Z" w16du:dateUtc="2026-09-22T16:17:00Z"/>
                <w:color w:val="262626" w:themeColor="text1" w:themeTint="D9"/>
                <w:sz w:val="18"/>
                <w:szCs w:val="18"/>
                <w:lang w:val="nl-BE"/>
              </w:rPr>
            </w:pPr>
            <w:del w:id="54" w:author="Comparison" w:date="2026-09-22T12:17:00Z" w16du:dateUtc="2026-09-22T16:17:00Z">
              <w:r>
                <w:rPr>
                  <w:color w:val="262626" w:themeColor="text1" w:themeTint="D9"/>
                  <w:sz w:val="18"/>
                  <w:szCs w:val="18"/>
                  <w:lang w:val="nl-BE"/>
                </w:rPr>
                <w:delText>$LINE_TOTAL$</w:delText>
              </w:r>
            </w:del>
          </w:p>
        </w:tc>
      </w:tr>
    </w:tbl>
    <w:p w14:paraId="674DCF7E" w14:textId="77777777" w:rsidR="00A53FFA" w:rsidRDefault="00A53FFA">
      <w:pPr>
        <w:spacing w:after="0" w:line="0" w:lineRule="auto"/>
        <w:rPr>
          <w:del w:id="55" w:author="Comparison" w:date="2026-09-22T12:17:00Z" w16du:dateUtc="2026-09-22T16:17:00Z"/>
        </w:rPr>
      </w:pPr>
    </w:p>
    <w:tbl>
      <w:tblPr>
        <w:tblStyle w:val="TableGrid"/>
        <w:tblW w:w="5000" w:type="pct"/>
        <w:tblInd w:w="-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9"/>
        <w:gridCol w:w="1643"/>
        <w:gridCol w:w="2133"/>
      </w:tblGrid>
      <w:tr w:rsidR="00DA7625" w14:paraId="1F0383C4" w14:textId="77777777" w:rsidTr="00102150">
        <w:trPr>
          <w:trHeight w:val="323"/>
          <w:del w:id="56" w:author="Comparison" w:date="2026-09-22T12:17:00Z" w16du:dateUtc="2026-09-22T16:17:00Z"/>
        </w:trPr>
        <w:tc>
          <w:tcPr>
            <w:tcW w:w="59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0F0F0"/>
          </w:tcPr>
          <w:p w14:paraId="2F1DF13C" w14:textId="77777777" w:rsidR="00DA7625" w:rsidRPr="000761E4" w:rsidRDefault="00DA7625">
            <w:pPr>
              <w:rPr>
                <w:del w:id="57" w:author="Comparison" w:date="2026-09-22T12:17:00Z" w16du:dateUtc="2026-09-22T16:17:00Z"/>
                <w:color w:val="262626" w:themeColor="text1" w:themeTint="D9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0F0F0"/>
            <w:vAlign w:val="center"/>
            <w:hideMark/>
          </w:tcPr>
          <w:p w14:paraId="2ABC6A2F" w14:textId="77777777" w:rsidR="00DA7625" w:rsidRPr="000761E4" w:rsidRDefault="00DA7625">
            <w:pPr>
              <w:rPr>
                <w:del w:id="58" w:author="Comparison" w:date="2026-09-22T12:17:00Z" w16du:dateUtc="2026-09-22T16:17:00Z"/>
                <w:b/>
                <w:color w:val="262626" w:themeColor="text1" w:themeTint="D9"/>
                <w:sz w:val="18"/>
                <w:szCs w:val="18"/>
              </w:rPr>
            </w:pPr>
            <w:del w:id="59" w:author="Comparison" w:date="2026-09-22T12:17:00Z" w16du:dateUtc="2026-09-22T16:17:00Z"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$</w:delText>
              </w:r>
              <w:r w:rsidR="000761E4"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TEXT_TOTAL_EXCL_VAT</w:delText>
              </w:r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$</w:delText>
              </w:r>
            </w:del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0F0F0"/>
            <w:vAlign w:val="center"/>
            <w:hideMark/>
          </w:tcPr>
          <w:p w14:paraId="19424952" w14:textId="77777777" w:rsidR="00DA7625" w:rsidRPr="000761E4" w:rsidRDefault="00DA7625">
            <w:pPr>
              <w:jc w:val="right"/>
              <w:rPr>
                <w:del w:id="60" w:author="Comparison" w:date="2026-09-22T12:17:00Z" w16du:dateUtc="2026-09-22T16:17:00Z"/>
                <w:b/>
                <w:color w:val="262626" w:themeColor="text1" w:themeTint="D9"/>
                <w:sz w:val="18"/>
                <w:szCs w:val="18"/>
              </w:rPr>
            </w:pPr>
            <w:del w:id="61" w:author="Comparison" w:date="2026-09-22T12:17:00Z" w16du:dateUtc="2026-09-22T16:17:00Z"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$TOTAL_</w:delText>
              </w:r>
              <w:r w:rsidR="00F275E5"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EXCL</w:delText>
              </w:r>
              <w:r w:rsidRPr="000761E4">
                <w:rPr>
                  <w:b/>
                  <w:color w:val="262626" w:themeColor="text1" w:themeTint="D9"/>
                  <w:sz w:val="18"/>
                  <w:szCs w:val="18"/>
                </w:rPr>
                <w:delText>_VAT$</w:delText>
              </w:r>
            </w:del>
          </w:p>
        </w:tc>
      </w:tr>
    </w:tbl>
    <w:p w14:paraId="64E2B9C9" w14:textId="77777777" w:rsidR="00DA7625" w:rsidRPr="0043659F" w:rsidRDefault="00DA7625" w:rsidP="0043659F">
      <w:pPr>
        <w:rPr>
          <w:del w:id="62" w:author="Comparison" w:date="2026-09-22T12:17:00Z" w16du:dateUtc="2026-09-22T16:17:00Z"/>
        </w:rPr>
      </w:pPr>
    </w:p>
    <w:p w14:paraId="68FE4E13" w14:textId="77777777" w:rsidR="00E11311" w:rsidRDefault="0043659F" w:rsidP="0043659F">
      <w:pPr>
        <w:rPr>
          <w:rPrChange w:id="63" w:author="Comparison" w:date="2026-09-22T12:17:00Z" w16du:dateUtc="2026-09-22T16:17:00Z">
            <w:rPr>
              <w:lang w:val="en-US"/>
            </w:rPr>
          </w:rPrChange>
        </w:rPr>
      </w:pPr>
      <w:del w:id="64" w:author="Comparison" w:date="2026-09-22T12:17:00Z" w16du:dateUtc="2026-09-22T16:17:00Z">
        <w:r w:rsidRPr="00421EE9">
          <w:rPr>
            <w:lang w:val="en-US"/>
          </w:rPr>
          <w:delText>$DOCUMENT_SIGNATURE_AREA$</w:delText>
        </w:r>
      </w:del>
    </w:p>
    <w:sectPr w:rsidR="00E11311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  <w:docGrid w:linePitch="0"/>
      <w:sectPrChange w:id="75" w:author="Comparison" w:date="2026-09-22T12:17:00Z" w16du:dateUtc="2026-09-22T16:17:00Z">
        <w:sectPr w:rsidR="00E11311">
          <w:pgSz w:w="11906" w:h="16838"/>
          <w:pgMar w:top="1418" w:right="851" w:bottom="851" w:left="851" w:header="709" w:footer="709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40137B" w14:textId="77777777" w:rsidR="005558DE" w:rsidRDefault="005558DE" w:rsidP="0026011F">
      <w:pPr>
        <w:spacing w:after="0" w:line="240" w:lineRule="auto"/>
      </w:pPr>
      <w:r>
        <w:separator/>
      </w:r>
    </w:p>
  </w:endnote>
  <w:endnote w:type="continuationSeparator" w:id="0">
    <w:p w14:paraId="2FCC2D24" w14:textId="77777777" w:rsidR="005558DE" w:rsidRDefault="005558DE" w:rsidP="00260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55286B" w14:textId="77777777" w:rsidR="0026011F" w:rsidRDefault="0026011F">
    <w:pPr>
      <w:pStyle w:val="ListTable1Light"/>
      <w:pPrChange w:id="74" w:author="Comparison" w:date="2026-09-22T12:17:00Z" w16du:dateUtc="2026-09-22T16:1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A2366B" w14:textId="77777777" w:rsidR="005558DE" w:rsidRDefault="005558DE" w:rsidP="0026011F">
      <w:pPr>
        <w:spacing w:after="0" w:line="240" w:lineRule="auto"/>
      </w:pPr>
      <w:r>
        <w:separator/>
      </w:r>
    </w:p>
  </w:footnote>
  <w:footnote w:type="continuationSeparator" w:id="0">
    <w:p w14:paraId="506E9E2F" w14:textId="77777777" w:rsidR="005558DE" w:rsidRDefault="005558DE" w:rsidP="00260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2D1FB3" w14:paraId="5D2D9EB9" w14:textId="77777777">
      <w:tblPrEx>
        <w:tblCellMar>
          <w:top w:w="0" w:type="dxa"/>
          <w:bottom w:w="0" w:type="dxa"/>
        </w:tblCellMar>
      </w:tblPrEx>
      <w:trPr>
        <w:ins w:id="65" w:author="Comparison" w:date="2026-09-22T12:17:00Z" w16du:dateUtc="2026-09-22T16:17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3E3E15FA" w14:textId="77777777" w:rsidR="002D1FB3" w:rsidRDefault="005558DE">
          <w:pPr>
            <w:rPr>
              <w:ins w:id="66" w:author="Comparison" w:date="2026-09-22T12:17:00Z" w16du:dateUtc="2026-09-22T16:17:00Z"/>
            </w:rPr>
          </w:pPr>
          <w:ins w:id="67" w:author="Comparison" w:date="2026-09-22T12:17:00Z" w16du:dateUtc="2026-09-22T16:17:00Z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6EDDFE9F" w14:textId="17FD0122" w:rsidR="002D1FB3" w:rsidRDefault="005558DE">
          <w:pPr>
            <w:jc w:val="center"/>
            <w:rPr>
              <w:ins w:id="68" w:author="Comparison" w:date="2026-09-22T12:17:00Z" w16du:dateUtc="2026-09-22T16:17:00Z"/>
            </w:rPr>
          </w:pPr>
          <w:ins w:id="69" w:author="Comparison" w:date="2026-09-22T12:17:00Z" w16du:dateUtc="2026-09-22T16:17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26011F">
            <w:rPr>
              <w:noProof/>
              <w:color w:val="000000"/>
            </w:rPr>
            <w:t>1</w:t>
          </w:r>
          <w:ins w:id="70" w:author="Comparison" w:date="2026-09-22T12:17:00Z" w16du:dateUtc="2026-09-22T16:17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557DFBB1" w14:textId="77777777" w:rsidR="002D1FB3" w:rsidRDefault="005558DE">
          <w:pPr>
            <w:jc w:val="right"/>
            <w:rPr>
              <w:ins w:id="71" w:author="Comparison" w:date="2026-09-22T12:17:00Z" w16du:dateUtc="2026-09-22T16:17:00Z"/>
            </w:rPr>
          </w:pPr>
          <w:ins w:id="72" w:author="Comparison" w:date="2026-09-22T12:17:00Z" w16du:dateUtc="2026-09-22T16:17:00Z">
            <w:r>
              <w:rPr>
                <w:color w:val="000000"/>
              </w:rPr>
              <w:t>07.12.2025</w:t>
            </w:r>
          </w:ins>
        </w:p>
      </w:tc>
    </w:tr>
  </w:tbl>
  <w:p w14:paraId="522FAA7F" w14:textId="77777777" w:rsidR="0026011F" w:rsidRDefault="0026011F">
    <w:pPr>
      <w:pStyle w:val="Header"/>
      <w:rPr>
        <w:del w:id="73" w:author="Comparison" w:date="2026-09-22T12:17:00Z" w16du:dateUtc="2026-09-22T16:17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7573D8"/>
    <w:multiLevelType w:val="hybridMultilevel"/>
    <w:tmpl w:val="D9F64FB6"/>
    <w:lvl w:ilvl="0" w:tplc="76813921">
      <w:start w:val="1"/>
      <w:numFmt w:val="decimal"/>
      <w:lvlText w:val="%1."/>
      <w:lvlJc w:val="left"/>
      <w:pPr>
        <w:ind w:left="720" w:hanging="360"/>
      </w:pPr>
    </w:lvl>
    <w:lvl w:ilvl="1" w:tplc="76813921" w:tentative="1">
      <w:start w:val="1"/>
      <w:numFmt w:val="lowerLetter"/>
      <w:lvlText w:val="%2."/>
      <w:lvlJc w:val="left"/>
      <w:pPr>
        <w:ind w:left="1440" w:hanging="360"/>
      </w:pPr>
    </w:lvl>
    <w:lvl w:ilvl="2" w:tplc="76813921" w:tentative="1">
      <w:start w:val="1"/>
      <w:numFmt w:val="lowerRoman"/>
      <w:lvlText w:val="%3."/>
      <w:lvlJc w:val="right"/>
      <w:pPr>
        <w:ind w:left="2160" w:hanging="180"/>
      </w:pPr>
    </w:lvl>
    <w:lvl w:ilvl="3" w:tplc="76813921" w:tentative="1">
      <w:start w:val="1"/>
      <w:numFmt w:val="decimal"/>
      <w:lvlText w:val="%4."/>
      <w:lvlJc w:val="left"/>
      <w:pPr>
        <w:ind w:left="2880" w:hanging="360"/>
      </w:pPr>
    </w:lvl>
    <w:lvl w:ilvl="4" w:tplc="76813921" w:tentative="1">
      <w:start w:val="1"/>
      <w:numFmt w:val="lowerLetter"/>
      <w:lvlText w:val="%5."/>
      <w:lvlJc w:val="left"/>
      <w:pPr>
        <w:ind w:left="3600" w:hanging="360"/>
      </w:pPr>
    </w:lvl>
    <w:lvl w:ilvl="5" w:tplc="76813921" w:tentative="1">
      <w:start w:val="1"/>
      <w:numFmt w:val="lowerRoman"/>
      <w:lvlText w:val="%6."/>
      <w:lvlJc w:val="right"/>
      <w:pPr>
        <w:ind w:left="4320" w:hanging="180"/>
      </w:pPr>
    </w:lvl>
    <w:lvl w:ilvl="6" w:tplc="76813921" w:tentative="1">
      <w:start w:val="1"/>
      <w:numFmt w:val="decimal"/>
      <w:lvlText w:val="%7."/>
      <w:lvlJc w:val="left"/>
      <w:pPr>
        <w:ind w:left="5040" w:hanging="360"/>
      </w:pPr>
    </w:lvl>
    <w:lvl w:ilvl="7" w:tplc="76813921" w:tentative="1">
      <w:start w:val="1"/>
      <w:numFmt w:val="lowerLetter"/>
      <w:lvlText w:val="%8."/>
      <w:lvlJc w:val="left"/>
      <w:pPr>
        <w:ind w:left="5760" w:hanging="360"/>
      </w:pPr>
    </w:lvl>
    <w:lvl w:ilvl="8" w:tplc="7681392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9B057E0"/>
    <w:multiLevelType w:val="hybridMultilevel"/>
    <w:tmpl w:val="C504E746"/>
    <w:lvl w:ilvl="0" w:tplc="9827665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64813064">
    <w:abstractNumId w:val="5"/>
  </w:num>
  <w:num w:numId="2" w16cid:durableId="1933665583">
    <w:abstractNumId w:val="7"/>
  </w:num>
  <w:num w:numId="3" w16cid:durableId="821123721">
    <w:abstractNumId w:val="8"/>
  </w:num>
  <w:num w:numId="4" w16cid:durableId="66538085">
    <w:abstractNumId w:val="6"/>
  </w:num>
  <w:num w:numId="5" w16cid:durableId="2103601062">
    <w:abstractNumId w:val="2"/>
  </w:num>
  <w:num w:numId="6" w16cid:durableId="1902057151">
    <w:abstractNumId w:val="1"/>
  </w:num>
  <w:num w:numId="7" w16cid:durableId="467675639">
    <w:abstractNumId w:val="4"/>
  </w:num>
  <w:num w:numId="8" w16cid:durableId="1014461588">
    <w:abstractNumId w:val="3"/>
  </w:num>
  <w:num w:numId="9" w16cid:durableId="10893459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311"/>
    <w:rsid w:val="00000006"/>
    <w:rsid w:val="000761E4"/>
    <w:rsid w:val="000B7B5B"/>
    <w:rsid w:val="00102150"/>
    <w:rsid w:val="00133404"/>
    <w:rsid w:val="00166B44"/>
    <w:rsid w:val="0026011F"/>
    <w:rsid w:val="00297B9F"/>
    <w:rsid w:val="002B2CB2"/>
    <w:rsid w:val="002B5CB8"/>
    <w:rsid w:val="002D1FB3"/>
    <w:rsid w:val="003828BA"/>
    <w:rsid w:val="00421EE9"/>
    <w:rsid w:val="0043659F"/>
    <w:rsid w:val="00485254"/>
    <w:rsid w:val="00503712"/>
    <w:rsid w:val="005207D7"/>
    <w:rsid w:val="005558DE"/>
    <w:rsid w:val="00594E9C"/>
    <w:rsid w:val="005A72CB"/>
    <w:rsid w:val="005D39E8"/>
    <w:rsid w:val="00621E05"/>
    <w:rsid w:val="00643ADD"/>
    <w:rsid w:val="006C2039"/>
    <w:rsid w:val="0073254D"/>
    <w:rsid w:val="007B3339"/>
    <w:rsid w:val="007E3F39"/>
    <w:rsid w:val="00827729"/>
    <w:rsid w:val="00875E83"/>
    <w:rsid w:val="008D7156"/>
    <w:rsid w:val="0090051E"/>
    <w:rsid w:val="00922AB7"/>
    <w:rsid w:val="00975CC2"/>
    <w:rsid w:val="009B3A54"/>
    <w:rsid w:val="00A020F2"/>
    <w:rsid w:val="00A26E38"/>
    <w:rsid w:val="00A53FFA"/>
    <w:rsid w:val="00A93D2D"/>
    <w:rsid w:val="00BC05AD"/>
    <w:rsid w:val="00BD3276"/>
    <w:rsid w:val="00C3076A"/>
    <w:rsid w:val="00CF40EE"/>
    <w:rsid w:val="00D3153B"/>
    <w:rsid w:val="00D35F9E"/>
    <w:rsid w:val="00DA7625"/>
    <w:rsid w:val="00DE3980"/>
    <w:rsid w:val="00DF5EA0"/>
    <w:rsid w:val="00E00355"/>
    <w:rsid w:val="00E11311"/>
    <w:rsid w:val="00E53683"/>
    <w:rsid w:val="00ED277D"/>
    <w:rsid w:val="00F23855"/>
    <w:rsid w:val="00F275E5"/>
    <w:rsid w:val="00F6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BD798"/>
  <w15:chartTrackingRefBased/>
  <w15:docId w15:val="{04780F46-4B34-4AD2-A55F-C806105AE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5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DE3980"/>
    <w:pPr>
      <w:spacing w:after="0" w:line="240" w:lineRule="auto"/>
    </w:pPr>
    <w:rPr>
      <w:lang w:val="es-ES"/>
    </w:r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F0F0F0"/>
      </w:tcPr>
    </w:tblStylePr>
  </w:style>
  <w:style w:type="table" w:customStyle="1" w:styleId="TableGrid1">
    <w:name w:val="Table Grid1"/>
    <w:basedOn w:val="TableNormal"/>
    <w:next w:val="TableGrid"/>
    <w:uiPriority w:val="39"/>
    <w:rsid w:val="00503712"/>
    <w:pPr>
      <w:spacing w:after="0" w:line="240" w:lineRule="auto"/>
    </w:pPr>
    <w:rPr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1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150"/>
    <w:rPr>
      <w:rFonts w:ascii="Segoe UI" w:hAnsi="Segoe UI" w:cs="Segoe UI"/>
      <w:sz w:val="18"/>
      <w:szCs w:val="18"/>
    </w:rPr>
  </w:style>
  <w:style w:type="character" w:styleId="FootnoteReference">
    <w:name w:val="footnote reference"/>
    <w:semiHidden/>
    <w:unhideWhenUsed/>
    <w:rsid w:val="0026011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6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11F"/>
  </w:style>
  <w:style w:type="paragraph" w:styleId="Footer">
    <w:name w:val="footer"/>
    <w:basedOn w:val="Normal"/>
    <w:link w:val="FooterChar"/>
    <w:uiPriority w:val="99"/>
    <w:unhideWhenUsed/>
    <w:rsid w:val="0026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25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818</Words>
  <Characters>4666</Characters>
  <Application>Microsoft Office Word</Application>
  <DocSecurity>0</DocSecurity>
  <Lines>38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Arthur Souza Rodrigues</cp:lastModifiedBy>
  <cp:revision>1</cp:revision>
  <dcterms:created xsi:type="dcterms:W3CDTF">2019-03-18T08:32:00Z</dcterms:created>
  <dcterms:modified xsi:type="dcterms:W3CDTF">2026-09-22T16:17:00Z</dcterms:modified>
</cp:coreProperties>
</file>