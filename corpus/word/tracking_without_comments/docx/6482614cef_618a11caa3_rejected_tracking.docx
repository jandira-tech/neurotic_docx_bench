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649902" w14:textId="77777777" w:rsidR="003A3977" w:rsidRDefault="0015396D" w:rsidP="00C20002">
      <w:pPr>
        <w:spacing w:before="156" w:after="156"/>
        <w:ind w:left="105" w:right="105" w:firstLine="420"/>
      </w:pPr>
      <w:del w:id="0" w:author="Comparison" w:date="2026-09-26T14:42:00Z" w16du:dateUtc="2026-09-26T18:42:00Z">
        <w:r>
          <w:rPr>
            <w:noProof/>
          </w:rPr>
          <w:pict w14:anchorId="434C3701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left:0;text-align:left;margin-left:0;margin-top:0;width:186.35pt;height:110.6pt;z-index: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v-text-anchor:top">
              <v:textbox>
                <w:txbxContent>
                  <w:p w14:paraId="45DF44CB" w14:textId="77777777" w:rsidR="00215D93" w:rsidRDefault="00215D93" w:rsidP="00124289">
                    <w:pPr>
                      <w:spacing w:before="156" w:after="156"/>
                      <w:ind w:left="105" w:right="105" w:firstLine="420"/>
                    </w:pPr>
                    <w:r>
                      <w:rPr>
                        <w:rFonts w:hint="eastAsia"/>
                      </w:rPr>
                      <w:t>hello</w:t>
                    </w:r>
                  </w:p>
                </w:txbxContent>
              </v:textbox>
            </v:shape>
          </w:pict>
        </w:r>
      </w:del>
    </w:p>
    <w:sectPr w:rsidR="003A3977" w:rsidSect="00C200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0D276A"/>
    <w:rsid w:val="00124289"/>
    <w:rsid w:val="0015396D"/>
    <w:rsid w:val="001D39D9"/>
    <w:rsid w:val="00215D93"/>
    <w:rsid w:val="0036097C"/>
    <w:rsid w:val="0036480B"/>
    <w:rsid w:val="003672CB"/>
    <w:rsid w:val="003A3977"/>
    <w:rsid w:val="00475ACA"/>
    <w:rsid w:val="005017B3"/>
    <w:rsid w:val="00541AF2"/>
    <w:rsid w:val="006028EB"/>
    <w:rsid w:val="006C2917"/>
    <w:rsid w:val="00816399"/>
    <w:rsid w:val="00983A24"/>
    <w:rsid w:val="009C4A24"/>
    <w:rsid w:val="00A31B5F"/>
    <w:rsid w:val="00B70FE0"/>
    <w:rsid w:val="00BC74AD"/>
    <w:rsid w:val="00C20002"/>
    <w:rsid w:val="00CC7534"/>
    <w:rsid w:val="00E57E1F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27961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