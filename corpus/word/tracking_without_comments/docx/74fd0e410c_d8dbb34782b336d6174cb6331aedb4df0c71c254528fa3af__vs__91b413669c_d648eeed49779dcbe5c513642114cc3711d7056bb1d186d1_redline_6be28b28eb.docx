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08BF4" w14:textId="77777777" w:rsidR="00BC32DD" w:rsidRPr="001A2552" w:rsidRDefault="00BC32DD" w:rsidP="00BC32DD">
      <w:pPr>
        <w:jc w:val="center"/>
        <w:rPr>
          <w:ins w:id="10" w:author="Windows Kullanıcısı" w:date="2026-09-25T20:07:00Z" w16du:dateUtc="2026-09-26T00:07:00Z"/>
          <w:sz w:val="16"/>
          <w:szCs w:val="16"/>
        </w:rPr>
      </w:pPr>
      <w:ins w:id="11" w:author="Windows Kullanıcısı" w:date="2026-09-25T20:07:00Z" w16du:dateUtc="2026-09-26T00:07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205DF83" w14:textId="77777777" w:rsidR="00BC32DD" w:rsidRPr="001A2552" w:rsidRDefault="00BC32DD" w:rsidP="00BC32DD">
      <w:pPr>
        <w:jc w:val="center"/>
        <w:rPr>
          <w:ins w:id="12" w:author="Windows Kullanıcısı" w:date="2026-09-25T20:07:00Z" w16du:dateUtc="2026-09-26T00:07:00Z"/>
          <w:b/>
          <w:sz w:val="16"/>
          <w:szCs w:val="16"/>
        </w:rPr>
      </w:pPr>
      <w:ins w:id="13" w:author="Windows Kullanıcısı" w:date="2026-09-25T20:07:00Z" w16du:dateUtc="2026-09-26T00:07:00Z">
        <w:r w:rsidRPr="001A2552">
          <w:rPr>
            <w:b/>
            <w:sz w:val="16"/>
            <w:szCs w:val="16"/>
          </w:rPr>
          <w:t>Açık Ders Malzemeleri</w:t>
        </w:r>
      </w:ins>
    </w:p>
    <w:p w14:paraId="665C968E" w14:textId="77777777" w:rsidR="00BC32DD" w:rsidRPr="001A2552" w:rsidRDefault="00BC32DD" w:rsidP="00BC32DD">
      <w:pPr>
        <w:pStyle w:val="Basliklar"/>
        <w:jc w:val="center"/>
        <w:rPr>
          <w:ins w:id="14" w:author="Windows Kullanıcısı" w:date="2026-09-25T20:07:00Z" w16du:dateUtc="2026-09-26T00:07:00Z"/>
          <w:sz w:val="16"/>
          <w:szCs w:val="16"/>
        </w:rPr>
      </w:pPr>
      <w:ins w:id="15" w:author="Windows Kullanıcısı" w:date="2026-09-25T20:07:00Z" w16du:dateUtc="2026-09-26T00:07:00Z">
        <w:r>
          <w:rPr>
            <w:sz w:val="16"/>
            <w:szCs w:val="16"/>
          </w:rPr>
          <w:t>Ders izlence Formu</w:t>
        </w:r>
      </w:ins>
    </w:p>
    <w:p w14:paraId="0908AA12" w14:textId="77777777" w:rsidR="00BC32DD" w:rsidRPr="001A2552" w:rsidRDefault="00BC32DD" w:rsidP="00BC32DD">
      <w:pPr>
        <w:rPr>
          <w:ins w:id="16" w:author="Windows Kullanıcısı" w:date="2026-09-25T20:07:00Z" w16du:dateUtc="2026-09-26T00:07:00Z"/>
          <w:sz w:val="16"/>
          <w:szCs w:val="16"/>
        </w:rPr>
      </w:pPr>
    </w:p>
    <w:p w14:paraId="16930889" w14:textId="77777777" w:rsidR="00D43ED7" w:rsidRDefault="00D43ED7">
      <w:pPr>
        <w:pStyle w:val="ContactInfo"/>
        <w:rPr>
          <w:del w:id="17" w:author="Windows Kullanıcısı" w:date="2026-09-25T20:07:00Z" w16du:dateUtc="2026-09-26T00:07:00Z"/>
        </w:rPr>
      </w:pPr>
    </w:p>
    <w:p w14:paraId="6CC1281F" w14:textId="3BA472B3" w:rsidR="00BA56D5" w:rsidRPr="00A9794C" w:rsidRDefault="00770905">
      <w:pPr>
        <w:pStyle w:val="ContactInfo"/>
        <w:rPr>
          <w:del w:id="18" w:author="Windows Kullanıcısı" w:date="2026-09-25T20:07:00Z" w16du:dateUtc="2026-09-26T00:07:00Z"/>
          <w:rFonts w:ascii="Times New Roman" w:hAnsi="Times New Roman"/>
          <w:sz w:val="24"/>
          <w:szCs w:val="24"/>
        </w:rPr>
      </w:pPr>
      <w:del w:id="19" w:author="Windows Kullanıcısı" w:date="2026-09-25T20:07:00Z" w16du:dateUtc="2026-09-26T00:07:00Z">
        <w:r>
          <w:rPr>
            <w:rFonts w:ascii="Times New Roman" w:hAnsi="Times New Roman"/>
            <w:sz w:val="24"/>
            <w:szCs w:val="24"/>
          </w:rPr>
          <w:delText xml:space="preserve">8016 Kennedy Blvd, </w:delText>
        </w:r>
      </w:del>
    </w:p>
    <w:p w14:paraId="492D1AF5" w14:textId="592501A4" w:rsidR="00BA56D5" w:rsidRPr="00A9794C" w:rsidRDefault="00340DA9">
      <w:pPr>
        <w:pStyle w:val="ContactInfo"/>
        <w:rPr>
          <w:del w:id="20" w:author="Windows Kullanıcısı" w:date="2026-09-25T20:07:00Z" w16du:dateUtc="2026-09-26T00:07:00Z"/>
          <w:rFonts w:ascii="Times New Roman" w:hAnsi="Times New Roman"/>
          <w:sz w:val="24"/>
          <w:szCs w:val="24"/>
        </w:rPr>
      </w:pPr>
      <w:del w:id="21" w:author="Windows Kullanıcısı" w:date="2026-09-25T20:07:00Z" w16du:dateUtc="2026-09-26T00:07:00Z">
        <w:r w:rsidRPr="00A9794C">
          <w:rPr>
            <w:rFonts w:ascii="Times New Roman" w:hAnsi="Times New Roman"/>
            <w:sz w:val="24"/>
            <w:szCs w:val="24"/>
          </w:rPr>
          <w:delText>North Bergen</w:delText>
        </w:r>
        <w:r w:rsidR="00B1565A" w:rsidRPr="00A9794C">
          <w:rPr>
            <w:rFonts w:ascii="Times New Roman" w:hAnsi="Times New Roman"/>
            <w:sz w:val="24"/>
            <w:szCs w:val="24"/>
          </w:rPr>
          <w:delText>, NJ 07</w:delText>
        </w:r>
        <w:r w:rsidRPr="00A9794C">
          <w:rPr>
            <w:rFonts w:ascii="Times New Roman" w:hAnsi="Times New Roman"/>
            <w:sz w:val="24"/>
            <w:szCs w:val="24"/>
          </w:rPr>
          <w:delText>047</w:delText>
        </w:r>
      </w:del>
    </w:p>
    <w:p w14:paraId="626FFFD8" w14:textId="2999C584" w:rsidR="00BA56D5" w:rsidRPr="00A9794C" w:rsidRDefault="00B1565A">
      <w:pPr>
        <w:pStyle w:val="ContactInfo"/>
        <w:rPr>
          <w:del w:id="22" w:author="Windows Kullanıcısı" w:date="2026-09-25T20:07:00Z" w16du:dateUtc="2026-09-26T00:07:00Z"/>
          <w:rFonts w:ascii="Times New Roman" w:hAnsi="Times New Roman"/>
          <w:sz w:val="24"/>
          <w:szCs w:val="24"/>
        </w:rPr>
      </w:pPr>
      <w:del w:id="23" w:author="Windows Kullanıcısı" w:date="2026-09-25T20:07:00Z" w16du:dateUtc="2026-09-26T00:07:00Z">
        <w:r w:rsidRPr="00A9794C">
          <w:rPr>
            <w:rFonts w:ascii="Times New Roman" w:hAnsi="Times New Roman"/>
            <w:sz w:val="24"/>
            <w:szCs w:val="24"/>
          </w:rPr>
          <w:delText>609</w:delText>
        </w:r>
        <w:r w:rsidR="00C81063" w:rsidRPr="00A9794C">
          <w:rPr>
            <w:rFonts w:ascii="Times New Roman" w:hAnsi="Times New Roman"/>
            <w:sz w:val="24"/>
            <w:szCs w:val="24"/>
          </w:rPr>
          <w:delText>-</w:delText>
        </w:r>
        <w:r w:rsidRPr="00A9794C">
          <w:rPr>
            <w:rFonts w:ascii="Times New Roman" w:hAnsi="Times New Roman"/>
            <w:sz w:val="24"/>
            <w:szCs w:val="24"/>
          </w:rPr>
          <w:delText>801</w:delText>
        </w:r>
        <w:r w:rsidR="00C81063" w:rsidRPr="00A9794C">
          <w:rPr>
            <w:rFonts w:ascii="Times New Roman" w:hAnsi="Times New Roman"/>
            <w:sz w:val="24"/>
            <w:szCs w:val="24"/>
          </w:rPr>
          <w:delText>-</w:delText>
        </w:r>
        <w:r w:rsidRPr="00A9794C">
          <w:rPr>
            <w:rFonts w:ascii="Times New Roman" w:hAnsi="Times New Roman"/>
            <w:sz w:val="24"/>
            <w:szCs w:val="24"/>
          </w:rPr>
          <w:delText>5046</w:delText>
        </w:r>
      </w:del>
    </w:p>
    <w:p w14:paraId="7DB6EF4F" w14:textId="7C582B01" w:rsidR="00BA56D5" w:rsidRDefault="00B1565A">
      <w:pPr>
        <w:pStyle w:val="ContactInfo"/>
        <w:rPr>
          <w:del w:id="24" w:author="Windows Kullanıcısı" w:date="2026-09-25T20:07:00Z" w16du:dateUtc="2026-09-26T00:07:00Z"/>
          <w:rStyle w:val="Emphasis"/>
        </w:rPr>
      </w:pPr>
      <w:del w:id="25" w:author="Windows Kullanıcısı" w:date="2026-09-25T20:07:00Z" w16du:dateUtc="2026-09-26T00:07:00Z">
        <w:r>
          <w:fldChar w:fldCharType="begin"/>
        </w:r>
        <w:r>
          <w:delInstrText>HYPERLINK "mailto:FOURTHWISEMAN87@GMAIL.COM"</w:delInstrText>
        </w:r>
        <w:r>
          <w:fldChar w:fldCharType="separate"/>
        </w:r>
        <w:r w:rsidRPr="00435D90">
          <w:rPr>
            <w:rStyle w:val="Hyperlink"/>
          </w:rPr>
          <w:delText>FOURTHWISEMAN87@GMAIL.COM</w:delText>
        </w:r>
        <w:r>
          <w:fldChar w:fldCharType="end"/>
        </w:r>
        <w:r>
          <w:rPr>
            <w:rStyle w:val="Emphasis"/>
          </w:rPr>
          <w:delText xml:space="preserve"> </w:delText>
        </w:r>
      </w:del>
    </w:p>
    <w:p w14:paraId="6E07B4D7" w14:textId="6B604499" w:rsidR="00BA56D5" w:rsidRPr="00ED6AB3" w:rsidRDefault="00641479" w:rsidP="00B1565A">
      <w:pPr>
        <w:pStyle w:val="Name"/>
        <w:ind w:left="0"/>
        <w:rPr>
          <w:del w:id="26" w:author="Windows Kullanıcısı" w:date="2026-09-25T20:07:00Z" w16du:dateUtc="2026-09-26T00:07:00Z"/>
        </w:rPr>
      </w:pPr>
      <w:del w:id="27" w:author="Windows Kullanıcısı" w:date="2026-09-25T20:07:00Z" w16du:dateUtc="2026-09-26T00:07:00Z">
        <w:r>
          <w:delText>FR SOLOMON NGWUMEZIE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Resume text"/>
        <w:tblDescription w:val="Resume"/>
      </w:tblPr>
      <w:tblGrid>
        <w:gridCol w:w="2182"/>
        <w:gridCol w:w="2374"/>
        <w:gridCol w:w="4506"/>
        <w:tblGridChange w:id="28">
          <w:tblGrid>
            <w:gridCol w:w="5"/>
            <w:gridCol w:w="1773"/>
            <w:gridCol w:w="409"/>
            <w:gridCol w:w="63"/>
            <w:gridCol w:w="2311"/>
            <w:gridCol w:w="4506"/>
            <w:gridCol w:w="1013"/>
          </w:tblGrid>
        </w:tblGridChange>
      </w:tblGrid>
      <w:tr w:rsidR="00BC32DD" w:rsidRPr="001A2552" w14:paraId="61CF64DF" w14:textId="77777777" w:rsidTr="00832AEF">
        <w:trPr>
          <w:jc w:val="center"/>
          <w:ins w:id="29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2E7709DD" w14:textId="77777777" w:rsidR="00BC32DD" w:rsidRPr="001A2552" w:rsidRDefault="00BC32DD" w:rsidP="00832AEF">
            <w:pPr>
              <w:pStyle w:val="DersBasliklar"/>
              <w:rPr>
                <w:ins w:id="30" w:author="Windows Kullanıcısı" w:date="2026-09-25T20:07:00Z" w16du:dateUtc="2026-09-26T00:07:00Z"/>
                <w:szCs w:val="16"/>
              </w:rPr>
            </w:pPr>
            <w:ins w:id="31" w:author="Windows Kullanıcısı" w:date="2026-09-25T20:07:00Z" w16du:dateUtc="2026-09-26T00:07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  <w:gridSpan w:val="2"/>
          </w:tcPr>
          <w:p w14:paraId="27C23DF3" w14:textId="77777777" w:rsidR="00BC32DD" w:rsidRPr="001A2552" w:rsidRDefault="00A26D49" w:rsidP="007D476F">
            <w:pPr>
              <w:pStyle w:val="DersBilgileri"/>
              <w:ind w:left="0"/>
              <w:rPr>
                <w:ins w:id="32" w:author="Windows Kullanıcısı" w:date="2026-09-25T20:07:00Z" w16du:dateUtc="2026-09-26T00:07:00Z"/>
                <w:b/>
                <w:bCs/>
                <w:szCs w:val="16"/>
              </w:rPr>
            </w:pPr>
            <w:ins w:id="33" w:author="Windows Kullanıcısı" w:date="2026-09-25T20:07:00Z" w16du:dateUtc="2026-09-26T00:07:00Z">
              <w:r>
                <w:rPr>
                  <w:b/>
                  <w:bCs/>
                  <w:szCs w:val="16"/>
                </w:rPr>
                <w:t xml:space="preserve">  FDE 105</w:t>
              </w:r>
              <w:r w:rsidR="007D476F">
                <w:rPr>
                  <w:b/>
                  <w:bCs/>
                  <w:szCs w:val="16"/>
                </w:rPr>
                <w:t xml:space="preserve"> Basic Concepts in Food Engineering</w:t>
              </w:r>
            </w:ins>
          </w:p>
        </w:tc>
      </w:tr>
      <w:tr w:rsidR="00BC32DD" w:rsidRPr="001A2552" w14:paraId="2C8F6238" w14:textId="77777777" w:rsidTr="00832AEF">
        <w:trPr>
          <w:jc w:val="center"/>
          <w:ins w:id="34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6A33E5A8" w14:textId="77777777" w:rsidR="00BC32DD" w:rsidRPr="001A2552" w:rsidRDefault="00BC32DD" w:rsidP="00832AEF">
            <w:pPr>
              <w:pStyle w:val="DersBasliklar"/>
              <w:rPr>
                <w:ins w:id="35" w:author="Windows Kullanıcısı" w:date="2026-09-25T20:07:00Z" w16du:dateUtc="2026-09-26T00:07:00Z"/>
                <w:szCs w:val="16"/>
              </w:rPr>
            </w:pPr>
            <w:ins w:id="36" w:author="Windows Kullanıcısı" w:date="2026-09-25T20:07:00Z" w16du:dateUtc="2026-09-26T00:07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  <w:gridSpan w:val="2"/>
          </w:tcPr>
          <w:p w14:paraId="63FE444E" w14:textId="77777777" w:rsidR="00BC32DD" w:rsidRPr="001A2552" w:rsidRDefault="00A26D49" w:rsidP="00832AEF">
            <w:pPr>
              <w:pStyle w:val="DersBilgileri"/>
              <w:rPr>
                <w:ins w:id="37" w:author="Windows Kullanıcısı" w:date="2026-09-25T20:07:00Z" w16du:dateUtc="2026-09-26T00:07:00Z"/>
                <w:szCs w:val="16"/>
              </w:rPr>
            </w:pPr>
            <w:ins w:id="38" w:author="Windows Kullanıcısı" w:date="2026-09-25T20:07:00Z" w16du:dateUtc="2026-09-26T00:07:00Z">
              <w:r>
                <w:rPr>
                  <w:szCs w:val="16"/>
                </w:rPr>
                <w:t xml:space="preserve">Doç. Dr. </w:t>
              </w:r>
              <w:r w:rsidR="007D476F">
                <w:rPr>
                  <w:szCs w:val="16"/>
                </w:rPr>
                <w:t>Eda DEMİROK SONCU</w:t>
              </w:r>
            </w:ins>
          </w:p>
        </w:tc>
      </w:tr>
      <w:tr w:rsidR="00BC32DD" w:rsidRPr="001A2552" w14:paraId="1892B80B" w14:textId="77777777" w:rsidTr="00832AEF">
        <w:trPr>
          <w:jc w:val="center"/>
          <w:ins w:id="39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217F1DF4" w14:textId="77777777" w:rsidR="00BC32DD" w:rsidRPr="001A2552" w:rsidRDefault="00BC32DD" w:rsidP="00832AEF">
            <w:pPr>
              <w:pStyle w:val="DersBasliklar"/>
              <w:rPr>
                <w:ins w:id="40" w:author="Windows Kullanıcısı" w:date="2026-09-25T20:07:00Z" w16du:dateUtc="2026-09-26T00:07:00Z"/>
                <w:szCs w:val="16"/>
              </w:rPr>
            </w:pPr>
            <w:ins w:id="41" w:author="Windows Kullanıcısı" w:date="2026-09-25T20:07:00Z" w16du:dateUtc="2026-09-26T00:07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  <w:gridSpan w:val="2"/>
          </w:tcPr>
          <w:p w14:paraId="24ACE9D1" w14:textId="77777777" w:rsidR="00BC32DD" w:rsidRPr="001A2552" w:rsidRDefault="007D476F" w:rsidP="00832AEF">
            <w:pPr>
              <w:pStyle w:val="DersBilgileri"/>
              <w:rPr>
                <w:ins w:id="42" w:author="Windows Kullanıcısı" w:date="2026-09-25T20:07:00Z" w16du:dateUtc="2026-09-26T00:07:00Z"/>
                <w:szCs w:val="16"/>
              </w:rPr>
            </w:pPr>
            <w:ins w:id="43" w:author="Windows Kullanıcısı" w:date="2026-09-25T20:07:00Z" w16du:dateUtc="2026-09-26T00:07:00Z">
              <w:r>
                <w:rPr>
                  <w:szCs w:val="16"/>
                </w:rPr>
                <w:t>Lisans</w:t>
              </w:r>
            </w:ins>
          </w:p>
        </w:tc>
      </w:tr>
      <w:tr w:rsidR="00BC32DD" w:rsidRPr="001A2552" w14:paraId="1FB850A3" w14:textId="77777777" w:rsidTr="00832AEF">
        <w:trPr>
          <w:jc w:val="center"/>
          <w:ins w:id="44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36186EBB" w14:textId="77777777" w:rsidR="00BC32DD" w:rsidRPr="001A2552" w:rsidRDefault="00BC32DD" w:rsidP="00832AEF">
            <w:pPr>
              <w:pStyle w:val="DersBasliklar"/>
              <w:rPr>
                <w:ins w:id="45" w:author="Windows Kullanıcısı" w:date="2026-09-25T20:07:00Z" w16du:dateUtc="2026-09-26T00:07:00Z"/>
                <w:szCs w:val="16"/>
              </w:rPr>
            </w:pPr>
            <w:ins w:id="46" w:author="Windows Kullanıcısı" w:date="2026-09-25T20:07:00Z" w16du:dateUtc="2026-09-26T00:07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  <w:gridSpan w:val="2"/>
          </w:tcPr>
          <w:p w14:paraId="625CDDDD" w14:textId="77777777" w:rsidR="00BC32DD" w:rsidRPr="001A2552" w:rsidRDefault="007D476F" w:rsidP="00832AEF">
            <w:pPr>
              <w:pStyle w:val="DersBilgileri"/>
              <w:rPr>
                <w:ins w:id="47" w:author="Windows Kullanıcısı" w:date="2026-09-25T20:07:00Z" w16du:dateUtc="2026-09-26T00:07:00Z"/>
                <w:szCs w:val="16"/>
              </w:rPr>
            </w:pPr>
            <w:ins w:id="48" w:author="Windows Kullanıcısı" w:date="2026-09-25T20:07:00Z" w16du:dateUtc="2026-09-26T00:07:00Z">
              <w:r>
                <w:rPr>
                  <w:szCs w:val="16"/>
                </w:rPr>
                <w:t>2</w:t>
              </w:r>
            </w:ins>
          </w:p>
        </w:tc>
      </w:tr>
      <w:tr w:rsidR="00BC32DD" w:rsidRPr="001A2552" w14:paraId="10DF0F69" w14:textId="77777777" w:rsidTr="00832AEF">
        <w:trPr>
          <w:jc w:val="center"/>
          <w:ins w:id="49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320E4CBA" w14:textId="77777777" w:rsidR="00BC32DD" w:rsidRPr="001A2552" w:rsidRDefault="00BC32DD" w:rsidP="00832AEF">
            <w:pPr>
              <w:pStyle w:val="DersBasliklar"/>
              <w:rPr>
                <w:ins w:id="50" w:author="Windows Kullanıcısı" w:date="2026-09-25T20:07:00Z" w16du:dateUtc="2026-09-26T00:07:00Z"/>
                <w:szCs w:val="16"/>
              </w:rPr>
            </w:pPr>
            <w:ins w:id="51" w:author="Windows Kullanıcısı" w:date="2026-09-25T20:07:00Z" w16du:dateUtc="2026-09-26T00:07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  <w:gridSpan w:val="2"/>
          </w:tcPr>
          <w:p w14:paraId="69A24286" w14:textId="77777777" w:rsidR="00BC32DD" w:rsidRPr="001A2552" w:rsidRDefault="007D476F" w:rsidP="00832AEF">
            <w:pPr>
              <w:pStyle w:val="DersBilgileri"/>
              <w:rPr>
                <w:ins w:id="52" w:author="Windows Kullanıcısı" w:date="2026-09-25T20:07:00Z" w16du:dateUtc="2026-09-26T00:07:00Z"/>
                <w:szCs w:val="16"/>
              </w:rPr>
            </w:pPr>
            <w:ins w:id="53" w:author="Windows Kullanıcısı" w:date="2026-09-25T20:07:00Z" w16du:dateUtc="2026-09-26T00:07:00Z">
              <w:r>
                <w:rPr>
                  <w:szCs w:val="16"/>
                </w:rPr>
                <w:t>Zorunlu</w:t>
              </w:r>
            </w:ins>
          </w:p>
        </w:tc>
      </w:tr>
      <w:tr w:rsidR="00BA56D5" w14:paraId="7E7E00A0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54" w:author="Windows Kullanıcısı" w:date="2026-09-25T20:07:00Z" w16du:dateUtc="2026-09-26T00:07:00Z">
            <w:tblPrEx>
              <w:tblW w:w="5000" w:type="pct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55" w:author="Windows Kullanıcısı" w:date="2026-09-25T20:07:00Z" w16du:dateUtc="2026-09-26T00:07:00Z">
              <w:tcPr>
                <w:tcW w:w="1778" w:type="dxa"/>
                <w:gridSpan w:val="2"/>
                <w:tcBorders>
                  <w:bottom w:val="single" w:sz="4" w:space="0" w:color="418AB3" w:themeColor="accent1"/>
                </w:tcBorders>
              </w:tcPr>
            </w:tcPrChange>
          </w:tcPr>
          <w:p w14:paraId="38B181C9" w14:textId="77777777" w:rsidR="00BA56D5" w:rsidRDefault="00BC32DD" w:rsidP="00832AEF">
            <w:pPr>
              <w:pStyle w:val="DersBasliklar"/>
              <w:pPrChange w:id="56" w:author="Windows Kullanıcısı" w:date="2026-09-25T20:07:00Z" w16du:dateUtc="2026-09-26T00:07:00Z">
                <w:pPr>
                  <w:pStyle w:val="Heading1"/>
                </w:pPr>
              </w:pPrChange>
            </w:pPr>
            <w:ins w:id="57" w:author="Windows Kullanıcısı" w:date="2026-09-25T20:07:00Z" w16du:dateUtc="2026-09-26T00:07:00Z">
              <w:r w:rsidRPr="001A2552">
                <w:rPr>
                  <w:szCs w:val="16"/>
                </w:rPr>
                <w:t>Dersin İçeriği</w:t>
              </w:r>
            </w:ins>
            <w:del w:id="58" w:author="Windows Kullanıcısı" w:date="2026-09-25T20:07:00Z" w16du:dateUtc="2026-09-26T00:07:00Z">
              <w:r w:rsidR="008F7017">
                <w:delText>Objective</w:delText>
              </w:r>
            </w:del>
          </w:p>
        </w:tc>
        <w:tc>
          <w:tcPr>
            <w:tcW w:w="2745" w:type="dxa"/>
            <w:vAlign w:val="center"/>
            <w:tcPrChange w:id="59" w:author="Windows Kullanıcısı" w:date="2026-09-25T20:07:00Z" w16du:dateUtc="2026-09-26T00:07:00Z">
              <w:tcPr>
                <w:tcW w:w="472" w:type="dxa"/>
                <w:gridSpan w:val="2"/>
                <w:tcBorders>
                  <w:bottom w:val="single" w:sz="4" w:space="0" w:color="418AB3" w:themeColor="accent1"/>
                </w:tcBorders>
              </w:tcPr>
            </w:tcPrChange>
          </w:tcPr>
          <w:p w14:paraId="0CCCC23B" w14:textId="77777777" w:rsidR="00BA56D5" w:rsidRDefault="00BA56D5"/>
        </w:tc>
        <w:tc>
          <w:tcPr>
            <w:tcW w:w="6068" w:type="dxa"/>
            <w:tcPrChange w:id="60" w:author="Windows Kullanıcısı" w:date="2026-09-25T20:07:00Z" w16du:dateUtc="2026-09-26T00:07:00Z">
              <w:tcPr>
                <w:tcW w:w="7830" w:type="dxa"/>
                <w:gridSpan w:val="3"/>
                <w:tcBorders>
                  <w:bottom w:val="single" w:sz="4" w:space="0" w:color="418AB3" w:themeColor="accent1"/>
                </w:tcBorders>
              </w:tcPr>
            </w:tcPrChange>
          </w:tcPr>
          <w:p w14:paraId="453946B1" w14:textId="7CE94B43" w:rsidR="0059113A" w:rsidRDefault="007D476F" w:rsidP="00B1565A">
            <w:pPr>
              <w:rPr>
                <w:del w:id="61" w:author="Windows Kullanıcısı" w:date="2026-09-25T20:07:00Z" w16du:dateUtc="2026-09-26T00:07:00Z"/>
              </w:rPr>
            </w:pPr>
            <w:ins w:id="62" w:author="Windows Kullanıcısı" w:date="2026-09-25T20:07:00Z" w16du:dateUtc="2026-09-26T00:07:00Z">
              <w:r w:rsidRPr="007D476F">
                <w:rPr>
                  <w:rFonts w:cs="Arial"/>
                  <w:szCs w:val="18"/>
                  <w:shd w:val="clear" w:color="auto" w:fill="FEFEFE"/>
                </w:rPr>
                <w:t>Definition of food engineering and its importance, the relationship between food engineering and other branches of science, food properties and functions, food components: water, carbohydrates, lipids, proteins etc..., food processing operations, food biodeteriorations and preservation methods, food safety and legistlation</w:t>
              </w:r>
            </w:ins>
            <w:del w:id="63" w:author="Windows Kullanıcısı" w:date="2026-09-25T20:07:00Z" w16du:dateUtc="2026-09-26T00:07:00Z">
              <w:r w:rsidR="00945F1C">
                <w:delText>As a</w:delText>
              </w:r>
              <w:r w:rsidR="00340E6E">
                <w:delText xml:space="preserve"> </w:delText>
              </w:r>
              <w:r w:rsidR="00163A8C">
                <w:delText xml:space="preserve">Roman </w:delText>
              </w:r>
              <w:r w:rsidR="00945F1C">
                <w:delText>Cat</w:delText>
              </w:r>
              <w:r w:rsidR="00163A8C">
                <w:delText>holic Priest</w:delText>
              </w:r>
              <w:r w:rsidR="00945F1C">
                <w:delText>, I am passionate about</w:delText>
              </w:r>
              <w:r w:rsidR="000E2AB7">
                <w:delText xml:space="preserve"> the ministry of our Lord Jesus </w:delText>
              </w:r>
              <w:r w:rsidR="00FE2F2E">
                <w:delText>Christ, meeting</w:delText>
              </w:r>
              <w:r w:rsidR="00945F1C">
                <w:delText xml:space="preserve"> the </w:delText>
              </w:r>
              <w:r w:rsidR="0059113A">
                <w:delText>spiritual and religious</w:delText>
              </w:r>
              <w:r w:rsidR="00945F1C">
                <w:delText xml:space="preserve"> needs of a diversity of people, </w:delText>
              </w:r>
              <w:r w:rsidR="00787025">
                <w:delText xml:space="preserve">and </w:delText>
              </w:r>
              <w:r w:rsidR="00945F1C">
                <w:delText>accompanying them along their journeys in life</w:delText>
              </w:r>
              <w:r w:rsidR="00B1565A">
                <w:delText>.</w:delText>
              </w:r>
              <w:r w:rsidR="00126AE5">
                <w:delText xml:space="preserve"> </w:delText>
              </w:r>
            </w:del>
          </w:p>
          <w:p w14:paraId="517B33C5" w14:textId="5F0DC16F" w:rsidR="00BA56D5" w:rsidRDefault="00126AE5" w:rsidP="00832AEF">
            <w:pPr>
              <w:pStyle w:val="DersBilgileri"/>
              <w:pPrChange w:id="64" w:author="Windows Kullanıcısı" w:date="2026-09-25T20:07:00Z" w16du:dateUtc="2026-09-26T00:07:00Z">
                <w:pPr/>
              </w:pPrChange>
            </w:pPr>
            <w:del w:id="65" w:author="Windows Kullanıcısı" w:date="2026-09-25T20:07:00Z" w16du:dateUtc="2026-09-26T00:07:00Z">
              <w:r>
                <w:delText>As a</w:delText>
              </w:r>
              <w:r w:rsidR="00F833E8">
                <w:delText xml:space="preserve">n experienced </w:delText>
              </w:r>
              <w:r w:rsidR="00336C4C">
                <w:delText>healthcare</w:delText>
              </w:r>
              <w:r>
                <w:delText xml:space="preserve"> chaplain</w:delText>
              </w:r>
              <w:r w:rsidR="001E2857">
                <w:delText>,</w:delText>
              </w:r>
              <w:r>
                <w:delText xml:space="preserve"> </w:delText>
              </w:r>
              <w:r w:rsidR="00036731">
                <w:delText xml:space="preserve">I have been able to </w:delText>
              </w:r>
              <w:r w:rsidR="00945F1C">
                <w:delText xml:space="preserve">provide a </w:delText>
              </w:r>
              <w:r w:rsidR="00164F32">
                <w:delText>professional</w:delText>
              </w:r>
              <w:r w:rsidR="00945F1C">
                <w:delText xml:space="preserve"> level of spiritual care to</w:delText>
              </w:r>
              <w:r w:rsidR="00C54EA5">
                <w:delText xml:space="preserve"> patients with high symptom </w:delText>
              </w:r>
              <w:r w:rsidR="001E2857">
                <w:delText>burdens</w:delText>
              </w:r>
              <w:r w:rsidR="009636E5">
                <w:delText xml:space="preserve">, complex </w:delText>
              </w:r>
              <w:r w:rsidR="00DF1DF1">
                <w:delText>psycho-spiritual</w:delText>
              </w:r>
              <w:r w:rsidR="009636E5">
                <w:delText xml:space="preserve"> needs, as well as end-of-life circumstances</w:delText>
              </w:r>
              <w:r w:rsidR="00945F1C">
                <w:delText xml:space="preserve"> </w:delText>
              </w:r>
              <w:r w:rsidR="0059113A">
                <w:delText>– committed to</w:delText>
              </w:r>
              <w:r w:rsidR="00CE6BE6">
                <w:delText xml:space="preserve"> </w:delText>
              </w:r>
              <w:r w:rsidR="00EE44CC">
                <w:delText xml:space="preserve">transcending cultural, religious, and </w:delText>
              </w:r>
              <w:r w:rsidR="00E2797A">
                <w:delText>ethnic barriers in my ministry</w:delText>
              </w:r>
              <w:r w:rsidR="00945F1C">
                <w:delText>. I am</w:delText>
              </w:r>
              <w:r w:rsidR="00A238AD">
                <w:delText xml:space="preserve"> driven by a deep-seated </w:delText>
              </w:r>
              <w:r w:rsidR="0059113A">
                <w:delText>dedication</w:delText>
              </w:r>
              <w:r w:rsidR="0034619D">
                <w:delText xml:space="preserve"> to follow in the footsteps of Christ</w:delText>
              </w:r>
              <w:r w:rsidR="00945F1C">
                <w:delText>’s</w:delText>
              </w:r>
              <w:r w:rsidR="00DF1DF1">
                <w:delText xml:space="preserve"> message of </w:delText>
              </w:r>
              <w:r w:rsidR="00945F1C">
                <w:delText>l</w:delText>
              </w:r>
              <w:r w:rsidR="00DF1DF1">
                <w:delText xml:space="preserve">ove and </w:delText>
              </w:r>
              <w:r w:rsidR="00945F1C">
                <w:delText>c</w:delText>
              </w:r>
              <w:r w:rsidR="00DF1DF1">
                <w:delText>ompassion.</w:delText>
              </w:r>
              <w:r w:rsidR="001E2857">
                <w:delText xml:space="preserve"> </w:delText>
              </w:r>
            </w:del>
          </w:p>
        </w:tc>
      </w:tr>
      <w:tr w:rsidR="005D7F72" w14:paraId="4452DA8C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66" w:author="Windows Kullanıcısı" w:date="2026-09-25T20:07:00Z" w16du:dateUtc="2026-09-26T00:07:00Z">
            <w:tblPrEx>
              <w:tblW w:w="5000" w:type="pct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67" w:author="Windows Kullanıcısı" w:date="2026-09-25T20:07:00Z" w16du:dateUtc="2026-09-26T00:07:00Z">
              <w:tcPr>
                <w:tcW w:w="1778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4F8D0EFD" w14:textId="07D7BDA9" w:rsidR="005D7F72" w:rsidRDefault="00BC32DD" w:rsidP="00832AEF">
            <w:pPr>
              <w:pStyle w:val="DersBasliklar"/>
              <w:pPrChange w:id="68" w:author="Windows Kullanıcısı" w:date="2026-09-25T20:07:00Z" w16du:dateUtc="2026-09-26T00:07:00Z">
                <w:pPr>
                  <w:pStyle w:val="Heading1"/>
                </w:pPr>
              </w:pPrChange>
            </w:pPr>
            <w:ins w:id="69" w:author="Windows Kullanıcısı" w:date="2026-09-25T20:07:00Z" w16du:dateUtc="2026-09-26T00:07:00Z">
              <w:r w:rsidRPr="001A2552">
                <w:rPr>
                  <w:szCs w:val="16"/>
                </w:rPr>
                <w:t>Dersin Amacı</w:t>
              </w:r>
            </w:ins>
            <w:del w:id="70" w:author="Windows Kullanıcısı" w:date="2026-09-25T20:07:00Z" w16du:dateUtc="2026-09-26T00:07:00Z">
              <w:r w:rsidR="005D7F72">
                <w:delText>Work history</w:delText>
              </w:r>
            </w:del>
          </w:p>
        </w:tc>
        <w:tc>
          <w:tcPr>
            <w:tcW w:w="2745" w:type="dxa"/>
            <w:vAlign w:val="center"/>
            <w:tcPrChange w:id="71" w:author="Windows Kullanıcısı" w:date="2026-09-25T20:07:00Z" w16du:dateUtc="2026-09-26T00:07:00Z">
              <w:tcPr>
                <w:tcW w:w="472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7184DE3E" w14:textId="77777777" w:rsidR="005D7F72" w:rsidRDefault="005D7F72" w:rsidP="005D7F72"/>
        </w:tc>
        <w:tc>
          <w:tcPr>
            <w:tcW w:w="6068" w:type="dxa"/>
            <w:tcPrChange w:id="72" w:author="Windows Kullanıcısı" w:date="2026-09-25T20:07:00Z" w16du:dateUtc="2026-09-26T00:07:00Z">
              <w:tcPr>
                <w:tcW w:w="7830" w:type="dxa"/>
                <w:gridSpan w:val="3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71D50D5D" w14:textId="77777777" w:rsidR="00196B4F" w:rsidRDefault="007D476F" w:rsidP="0059113A">
            <w:pPr>
              <w:pStyle w:val="ResumeText"/>
              <w:spacing w:after="0"/>
              <w:ind w:right="0"/>
              <w:rPr>
                <w:ins w:id="73" w:author="Windows Kullanıcısı" w:date="2026-09-25T20:07:00Z" w16du:dateUtc="2026-09-26T00:07:00Z"/>
                <w:caps/>
              </w:rPr>
            </w:pPr>
            <w:ins w:id="74" w:author="Windows Kullanıcısı" w:date="2026-09-25T20:07:00Z" w16du:dateUtc="2026-09-26T00:07:00Z">
              <w:r w:rsidRPr="007D476F">
                <w:rPr>
                  <w:rFonts w:cs="Arial"/>
                  <w:szCs w:val="18"/>
                  <w:shd w:val="clear" w:color="auto" w:fill="FEFEFE"/>
                </w:rPr>
                <w:t>To have knowledge of students about food engineering and related application areas</w:t>
              </w:r>
            </w:ins>
          </w:p>
          <w:sdt>
            <w:sdtPr>
              <w:rPr>
                <w:caps/>
              </w:rPr>
              <w:id w:val="-1997323938"/>
              <w15:repeatingSection/>
            </w:sdtPr>
            <w:sdtEndPr>
              <w:rPr>
                <w:caps w:val="0"/>
                <w:sz w:val="16"/>
              </w:rPr>
            </w:sdtEndPr>
            <w:sdtContent>
              <w:sdt>
                <w:sdtPr>
                  <w:rPr>
                    <w:caps/>
                  </w:rPr>
                  <w:id w:val="17443359"/>
                  <w:placeholder>
                    <w:docPart w:val="77F508D3490642C1B25E1D108D20B4DF"/>
                  </w:placeholder>
                  <w15:repeatingSectionItem/>
                </w:sdtPr>
                <w:sdtEndPr>
                  <w:rPr>
                    <w:caps w:val="0"/>
                    <w:sz w:val="16"/>
                  </w:rPr>
                </w:sdtEndPr>
                <w:sdtContent>
                  <w:p w14:paraId="516B03DD" w14:textId="24E49FD9" w:rsidR="00DF1DDB" w:rsidRPr="00BA5D03" w:rsidRDefault="00DF1DDB" w:rsidP="0059113A">
                    <w:pPr>
                      <w:pStyle w:val="ResumeText"/>
                      <w:spacing w:after="0"/>
                      <w:ind w:right="0"/>
                      <w:rPr>
                        <w:del w:id="75" w:author="Windows Kullanıcısı" w:date="2026-09-25T20:07:00Z" w16du:dateUtc="2026-09-26T00:07:00Z"/>
                        <w:rFonts w:ascii="Times New Roman" w:hAnsi="Times New Roman"/>
                        <w:caps/>
                        <w:sz w:val="24"/>
                      </w:rPr>
                    </w:pPr>
                  </w:p>
                  <w:p w14:paraId="3BAA4D6E" w14:textId="77777777" w:rsidR="00995825" w:rsidRDefault="00995825" w:rsidP="00995825">
                    <w:pPr>
                      <w:pStyle w:val="ResumeText"/>
                      <w:spacing w:after="0"/>
                      <w:ind w:right="0"/>
                      <w:rPr>
                        <w:del w:id="76" w:author="Windows Kullanıcısı" w:date="2026-09-25T20:07:00Z" w16du:dateUtc="2026-09-26T00:07:00Z"/>
                      </w:rPr>
                    </w:pPr>
                    <w:del w:id="77" w:author="Windows Kullanıcısı" w:date="2026-09-25T20:07:00Z" w16du:dateUtc="2026-09-26T00:07:00Z">
                      <w:r>
                        <w:delText>Full-time Catholic priest/Chaplain| Overlook Medical Center| Summit, NJ, September 2024-Present.</w:delText>
                      </w:r>
                    </w:del>
                  </w:p>
                  <w:p w14:paraId="0F695001" w14:textId="77777777" w:rsidR="00995825" w:rsidRDefault="00995825" w:rsidP="00995825">
                    <w:pPr>
                      <w:pStyle w:val="ResumeText"/>
                      <w:spacing w:after="0"/>
                      <w:ind w:right="0"/>
                      <w:rPr>
                        <w:del w:id="78" w:author="Windows Kullanıcısı" w:date="2026-09-25T20:07:00Z" w16du:dateUtc="2026-09-26T00:07:00Z"/>
                      </w:rPr>
                    </w:pPr>
                  </w:p>
                  <w:p w14:paraId="562EDE13" w14:textId="1F391F41" w:rsidR="00995825" w:rsidRDefault="00995825" w:rsidP="00995825">
                    <w:pPr>
                      <w:pStyle w:val="ResumeText"/>
                      <w:spacing w:after="0"/>
                      <w:ind w:right="0"/>
                      <w:rPr>
                        <w:del w:id="79" w:author="Windows Kullanıcısı" w:date="2026-09-25T20:07:00Z" w16du:dateUtc="2026-09-26T00:07:00Z"/>
                      </w:rPr>
                    </w:pPr>
                    <w:del w:id="80" w:author="Windows Kullanıcısı" w:date="2026-09-25T20:07:00Z" w16du:dateUtc="2026-09-26T00:07:00Z">
                      <w:r>
                        <w:delText>Contingent Catholic priest/Chaplain| Overlook Medical Cent</w:delText>
                      </w:r>
                      <w:r w:rsidR="005A7DD6">
                        <w:delText>er</w:delText>
                      </w:r>
                      <w:r>
                        <w:delText xml:space="preserve"> |Summit, NJ, August 2022-August 2024. </w:delText>
                      </w:r>
                    </w:del>
                  </w:p>
                  <w:p w14:paraId="0116C76A" w14:textId="77777777" w:rsidR="00E027BD" w:rsidRDefault="00E027BD" w:rsidP="00995825">
                    <w:pPr>
                      <w:pStyle w:val="ResumeText"/>
                      <w:spacing w:after="0"/>
                      <w:ind w:right="0"/>
                      <w:rPr>
                        <w:del w:id="81" w:author="Windows Kullanıcısı" w:date="2026-09-25T20:07:00Z" w16du:dateUtc="2026-09-26T00:07:00Z"/>
                      </w:rPr>
                    </w:pPr>
                  </w:p>
                  <w:p w14:paraId="556F0D04" w14:textId="17F60550" w:rsidR="00E027BD" w:rsidRDefault="00E027BD" w:rsidP="00995825">
                    <w:pPr>
                      <w:pStyle w:val="ResumeText"/>
                      <w:spacing w:after="0"/>
                      <w:ind w:right="0"/>
                      <w:rPr>
                        <w:del w:id="82" w:author="Windows Kullanıcısı" w:date="2026-09-25T20:07:00Z" w16du:dateUtc="2026-09-26T00:07:00Z"/>
                      </w:rPr>
                    </w:pPr>
                    <w:del w:id="83" w:author="Windows Kullanıcısı" w:date="2026-09-25T20:07:00Z" w16du:dateUtc="2026-09-26T00:07:00Z">
                      <w:r>
                        <w:delText xml:space="preserve">Contingent </w:delText>
                      </w:r>
                      <w:r w:rsidR="00202122">
                        <w:delText xml:space="preserve">Chaplain </w:delText>
                      </w:r>
                      <w:r w:rsidR="00357205">
                        <w:delText xml:space="preserve">| </w:delText>
                      </w:r>
                      <w:r w:rsidR="00202122">
                        <w:delText>Morristown</w:delText>
                      </w:r>
                      <w:r w:rsidR="000E6049">
                        <w:delText xml:space="preserve"> </w:delText>
                      </w:r>
                      <w:r w:rsidR="005A7DD6">
                        <w:delText>Medical Center</w:delText>
                      </w:r>
                      <w:r w:rsidR="00357205">
                        <w:delText xml:space="preserve"> | Morristown</w:delText>
                      </w:r>
                      <w:r w:rsidR="00202122">
                        <w:delText>, NJ. June 2023-Present</w:delText>
                      </w:r>
                    </w:del>
                  </w:p>
                  <w:p w14:paraId="3682AF68" w14:textId="77777777" w:rsidR="00995825" w:rsidRDefault="00995825" w:rsidP="0059113A">
                    <w:pPr>
                      <w:pStyle w:val="ResumeText"/>
                      <w:spacing w:after="0"/>
                      <w:ind w:right="0"/>
                      <w:rPr>
                        <w:del w:id="84" w:author="Windows Kullanıcısı" w:date="2026-09-25T20:07:00Z" w16du:dateUtc="2026-09-26T00:07:00Z"/>
                      </w:rPr>
                    </w:pPr>
                  </w:p>
                  <w:p w14:paraId="2402A2E8" w14:textId="6E2FB013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85" w:author="Windows Kullanıcısı" w:date="2026-09-25T20:07:00Z" w16du:dateUtc="2026-09-26T00:07:00Z"/>
                      </w:rPr>
                    </w:pPr>
                    <w:del w:id="86" w:author="Windows Kullanıcısı" w:date="2026-09-25T20:07:00Z" w16du:dateUtc="2026-09-26T00:07:00Z">
                      <w:r>
                        <w:lastRenderedPageBreak/>
                        <w:delText>Assumption Parish, Roselle Park, Archdiocese of Newark</w:delText>
                      </w:r>
                      <w:r w:rsidR="0059113A">
                        <w:delText xml:space="preserve"> | Newark, NJ.</w:delText>
                      </w:r>
                    </w:del>
                  </w:p>
                  <w:p w14:paraId="14305CF6" w14:textId="480E50DE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87" w:author="Windows Kullanıcısı" w:date="2026-09-25T20:07:00Z" w16du:dateUtc="2026-09-26T00:07:00Z"/>
                      </w:rPr>
                    </w:pPr>
                    <w:del w:id="88" w:author="Windows Kullanıcısı" w:date="2026-09-25T20:07:00Z" w16du:dateUtc="2026-09-26T00:07:00Z">
                      <w:r w:rsidRPr="0059113A">
                        <w:delText xml:space="preserve">Weekend Assistant, </w:delText>
                      </w:r>
                      <w:r w:rsidR="004922F8">
                        <w:delText>September 2022-Present</w:delText>
                      </w:r>
                    </w:del>
                  </w:p>
                  <w:p w14:paraId="5D53F689" w14:textId="77777777" w:rsidR="004A00DD" w:rsidRDefault="004A00DD" w:rsidP="0059113A">
                    <w:pPr>
                      <w:pStyle w:val="ResumeText"/>
                      <w:spacing w:after="0"/>
                      <w:ind w:right="0"/>
                      <w:rPr>
                        <w:del w:id="89" w:author="Windows Kullanıcısı" w:date="2026-09-25T20:07:00Z" w16du:dateUtc="2026-09-26T00:07:00Z"/>
                      </w:rPr>
                    </w:pPr>
                  </w:p>
                  <w:p w14:paraId="0BFDCEDA" w14:textId="1857F297" w:rsidR="005D7F72" w:rsidRPr="00336C4C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90" w:author="Windows Kullanıcısı" w:date="2026-09-25T20:07:00Z" w16du:dateUtc="2026-09-26T00:07:00Z"/>
                      </w:rPr>
                    </w:pPr>
                    <w:del w:id="91" w:author="Windows Kullanıcısı" w:date="2026-09-25T20:07:00Z" w16du:dateUtc="2026-09-26T00:07:00Z">
                      <w:r>
                        <w:delText>Our Lady of Fatima, Archdiocese of Newark</w:delText>
                      </w:r>
                      <w:r w:rsidR="0059113A">
                        <w:delText xml:space="preserve"> | Newark, NJ.</w:delText>
                      </w:r>
                    </w:del>
                  </w:p>
                  <w:p w14:paraId="22F53AB4" w14:textId="7E46879D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92" w:author="Windows Kullanıcısı" w:date="2026-09-25T20:07:00Z" w16du:dateUtc="2026-09-26T00:07:00Z"/>
                      </w:rPr>
                    </w:pPr>
                    <w:del w:id="93" w:author="Windows Kullanıcısı" w:date="2026-09-25T20:07:00Z" w16du:dateUtc="2026-09-26T00:07:00Z">
                      <w:r w:rsidRPr="0059113A">
                        <w:delText>In-Residence Priest</w:delText>
                      </w:r>
                      <w:r w:rsidR="0059113A">
                        <w:delText xml:space="preserve">, </w:delText>
                      </w:r>
                      <w:r w:rsidR="00AC7649">
                        <w:delText>June 2023- Present</w:delText>
                      </w:r>
                    </w:del>
                  </w:p>
                  <w:p w14:paraId="686A39B3" w14:textId="5D8E665F" w:rsidR="00BB22FD" w:rsidRDefault="00BB22FD" w:rsidP="0059113A">
                    <w:pPr>
                      <w:pStyle w:val="ResumeText"/>
                      <w:spacing w:after="0"/>
                      <w:ind w:right="0"/>
                      <w:rPr>
                        <w:del w:id="94" w:author="Windows Kullanıcısı" w:date="2026-09-25T20:07:00Z" w16du:dateUtc="2026-09-26T00:07:00Z"/>
                      </w:rPr>
                    </w:pPr>
                  </w:p>
                  <w:p w14:paraId="25B6301F" w14:textId="2AA15A81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95" w:author="Windows Kullanıcısı" w:date="2026-09-25T20:07:00Z" w16du:dateUtc="2026-09-26T00:07:00Z"/>
                      </w:rPr>
                    </w:pPr>
                    <w:del w:id="96" w:author="Windows Kullanıcısı" w:date="2026-09-25T20:07:00Z" w16du:dateUtc="2026-09-26T00:07:00Z">
                      <w:r>
                        <w:delText>St. Peter Claver</w:delText>
                      </w:r>
                      <w:r w:rsidR="00F12946">
                        <w:delText>’</w:delText>
                      </w:r>
                      <w:r>
                        <w:delText>s Parish | Nnewi, Anambra, Nigeria</w:delText>
                      </w:r>
                    </w:del>
                  </w:p>
                  <w:p w14:paraId="5960DB48" w14:textId="4B808A58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97" w:author="Windows Kullanıcısı" w:date="2026-09-25T20:07:00Z" w16du:dateUtc="2026-09-26T00:07:00Z"/>
                      </w:rPr>
                    </w:pPr>
                    <w:del w:id="98" w:author="Windows Kullanıcısı" w:date="2026-09-25T20:07:00Z" w16du:dateUtc="2026-09-26T00:07:00Z">
                      <w:r>
                        <w:delText>Parochial Vicar, October 2019 - August 2021</w:delText>
                      </w:r>
                    </w:del>
                  </w:p>
                  <w:p w14:paraId="73C93C52" w14:textId="77777777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99" w:author="Windows Kullanıcısı" w:date="2026-09-25T20:07:00Z" w16du:dateUtc="2026-09-26T00:07:00Z"/>
                      </w:rPr>
                    </w:pPr>
                  </w:p>
                  <w:p w14:paraId="0A1C122C" w14:textId="69518DC7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100" w:author="Windows Kullanıcısı" w:date="2026-09-25T20:07:00Z" w16du:dateUtc="2026-09-26T00:07:00Z"/>
                      </w:rPr>
                    </w:pPr>
                    <w:del w:id="101" w:author="Windows Kullanıcısı" w:date="2026-09-25T20:07:00Z" w16du:dateUtc="2026-09-26T00:07:00Z">
                      <w:r>
                        <w:delText>Sacred Heart Catholic Church, Catholic Diocese of Nnewi | Okija, Anambra, Nigeria</w:delText>
                      </w:r>
                    </w:del>
                  </w:p>
                  <w:p w14:paraId="71F1E98A" w14:textId="7581207C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102" w:author="Windows Kullanıcısı" w:date="2026-09-25T20:07:00Z" w16du:dateUtc="2026-09-26T00:07:00Z"/>
                      </w:rPr>
                    </w:pPr>
                    <w:del w:id="103" w:author="Windows Kullanıcısı" w:date="2026-09-25T20:07:00Z" w16du:dateUtc="2026-09-26T00:07:00Z">
                      <w:r>
                        <w:delText xml:space="preserve">Parochial Vicar, </w:delText>
                      </w:r>
                      <w:r w:rsidRPr="00336C4C">
                        <w:delText>0ct 2018-0ct 2019</w:delText>
                      </w:r>
                    </w:del>
                  </w:p>
                  <w:p w14:paraId="68993EE1" w14:textId="77777777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104" w:author="Windows Kullanıcısı" w:date="2026-09-25T20:07:00Z" w16du:dateUtc="2026-09-26T00:07:00Z"/>
                      </w:rPr>
                    </w:pPr>
                  </w:p>
                  <w:p w14:paraId="5A0E1F5E" w14:textId="1AD33CC6" w:rsidR="005D7F72" w:rsidRDefault="005D7F72" w:rsidP="0059113A">
                    <w:pPr>
                      <w:pStyle w:val="ResumeText"/>
                      <w:spacing w:after="0"/>
                      <w:ind w:right="0"/>
                      <w:rPr>
                        <w:del w:id="105" w:author="Windows Kullanıcısı" w:date="2026-09-25T20:07:00Z" w16du:dateUtc="2026-09-26T00:07:00Z"/>
                      </w:rPr>
                    </w:pPr>
                    <w:del w:id="106" w:author="Windows Kullanıcısı" w:date="2026-09-25T20:07:00Z" w16du:dateUtc="2026-09-26T00:07:00Z">
                      <w:r>
                        <w:delText>Our Lady of Lourdes Hospital, Catholic Diocese of Nnewi | Ihiala, Anambra, Nigeria</w:delText>
                      </w:r>
                    </w:del>
                  </w:p>
                  <w:p w14:paraId="43A5A25E" w14:textId="18211B51" w:rsidR="005D7F72" w:rsidRPr="007D476F" w:rsidRDefault="005D7F72" w:rsidP="00832AEF">
                    <w:pPr>
                      <w:pStyle w:val="DersBilgileri"/>
                      <w:rPr>
                        <w:rPrChange w:id="107" w:author="Windows Kullanıcısı" w:date="2026-09-25T20:07:00Z" w16du:dateUtc="2026-09-26T00:07:00Z">
                          <w:rPr>
                            <w:b/>
                            <w:bCs/>
                            <w:caps/>
                          </w:rPr>
                        </w:rPrChange>
                      </w:rPr>
                      <w:pPrChange w:id="108" w:author="Windows Kullanıcısı" w:date="2026-09-25T20:07:00Z" w16du:dateUtc="2026-09-26T00:07:00Z">
                        <w:pPr>
                          <w:pStyle w:val="ResumeText"/>
                          <w:spacing w:after="0"/>
                          <w:ind w:right="0"/>
                        </w:pPr>
                      </w:pPrChange>
                    </w:pPr>
                    <w:del w:id="109" w:author="Windows Kullanıcısı" w:date="2026-09-25T20:07:00Z" w16du:dateUtc="2026-09-26T00:07:00Z">
                      <w:r>
                        <w:delText>Chaplain, October 201</w:delText>
                      </w:r>
                      <w:r w:rsidR="00947EF9">
                        <w:delText>8</w:delText>
                      </w:r>
                      <w:r>
                        <w:delText>-2019</w:delText>
                      </w:r>
                    </w:del>
                  </w:p>
                </w:sdtContent>
              </w:sdt>
            </w:sdtContent>
          </w:sdt>
        </w:tc>
      </w:tr>
      <w:tr w:rsidR="005D7F72" w14:paraId="5E845F12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10" w:author="Windows Kullanıcısı" w:date="2026-09-25T20:07:00Z" w16du:dateUtc="2026-09-26T00:07:00Z">
            <w:tblPrEx>
              <w:tblW w:w="5000" w:type="pct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111" w:author="Windows Kullanıcısı" w:date="2026-09-25T20:07:00Z" w16du:dateUtc="2026-09-26T00:07:00Z">
              <w:tcPr>
                <w:tcW w:w="1778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39970400" w14:textId="18C31C1D" w:rsidR="005D7F72" w:rsidRDefault="00BC32DD" w:rsidP="00832AEF">
            <w:pPr>
              <w:pStyle w:val="DersBasliklar"/>
              <w:pPrChange w:id="112" w:author="Windows Kullanıcısı" w:date="2026-09-25T20:07:00Z" w16du:dateUtc="2026-09-26T00:07:00Z">
                <w:pPr>
                  <w:pStyle w:val="Heading1"/>
                </w:pPr>
              </w:pPrChange>
            </w:pPr>
            <w:ins w:id="113" w:author="Windows Kullanıcısı" w:date="2026-09-25T20:07:00Z" w16du:dateUtc="2026-09-26T00:07:00Z">
              <w:r w:rsidRPr="001A2552">
                <w:rPr>
                  <w:szCs w:val="16"/>
                </w:rPr>
                <w:lastRenderedPageBreak/>
                <w:t>Dersin Süresi</w:t>
              </w:r>
            </w:ins>
            <w:del w:id="114" w:author="Windows Kullanıcısı" w:date="2026-09-25T20:07:00Z" w16du:dateUtc="2026-09-26T00:07:00Z">
              <w:r w:rsidR="005D7F72">
                <w:delText>Education</w:delText>
              </w:r>
            </w:del>
          </w:p>
        </w:tc>
        <w:tc>
          <w:tcPr>
            <w:tcW w:w="6068" w:type="dxa"/>
            <w:tcPrChange w:id="115" w:author="Windows Kullanıcısı" w:date="2026-09-25T20:07:00Z" w16du:dateUtc="2026-09-26T00:07:00Z">
              <w:tcPr>
                <w:tcW w:w="472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70157624" w14:textId="77777777" w:rsidR="005D7F72" w:rsidRDefault="007D476F" w:rsidP="0059113A">
            <w:pPr>
              <w:rPr>
                <w:del w:id="116" w:author="Windows Kullanıcısı" w:date="2026-09-25T20:07:00Z" w16du:dateUtc="2026-09-26T00:07:00Z"/>
              </w:rPr>
            </w:pPr>
            <w:ins w:id="117" w:author="Windows Kullanıcısı" w:date="2026-09-25T20:07:00Z" w16du:dateUtc="2026-09-26T00:07:00Z">
              <w:r>
                <w:rPr>
                  <w:szCs w:val="16"/>
                </w:rPr>
                <w:t>14 hafta</w:t>
              </w:r>
            </w:ins>
          </w:p>
          <w:p w14:paraId="7181575A" w14:textId="113D19DA" w:rsidR="005D7F72" w:rsidRDefault="005D7F72" w:rsidP="00832AEF">
            <w:pPr>
              <w:pStyle w:val="DersBilgileri"/>
              <w:pPrChange w:id="118" w:author="Windows Kullanıcısı" w:date="2026-09-25T20:07:00Z" w16du:dateUtc="2026-09-26T00:07:00Z">
                <w:pPr>
                  <w:spacing w:before="0"/>
                </w:pPr>
              </w:pPrChange>
            </w:pPr>
          </w:p>
        </w:tc>
        <w:tc>
          <w:tcPr>
            <w:tcW w:w="6068" w:type="dxa"/>
            <w:tcPrChange w:id="119" w:author="Windows Kullanıcısı" w:date="2026-09-25T20:07:00Z" w16du:dateUtc="2026-09-26T00:07:00Z">
              <w:tcPr>
                <w:tcW w:w="7830" w:type="dxa"/>
                <w:gridSpan w:val="3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customXmlDelRangeStart w:id="120" w:author="Windows Kullanıcısı" w:date="2026-09-25T20:07:00Z"/>
          <w:sdt>
            <w:sdtPr>
              <w:rPr>
                <w:rFonts w:cstheme="minorHAnsi"/>
              </w:rPr>
              <w:id w:val="302434271"/>
              <w15:repeatingSection/>
            </w:sdtPr>
            <w:sdtEndPr/>
            <w:sdtContent>
              <w:customXmlDelRangeEnd w:id="120"/>
              <w:customXmlDelRangeStart w:id="121" w:author="Windows Kullanıcısı" w:date="2026-09-25T20:07:00Z"/>
              <w:sdt>
                <w:sdtPr>
                  <w:rPr>
                    <w:rFonts w:cstheme="minorHAnsi"/>
                  </w:rPr>
                  <w:id w:val="830493898"/>
                  <w:placeholder>
                    <w:docPart w:val="56AFBF1276574AA28EE68301B385D274"/>
                  </w:placeholder>
                  <w15:repeatingSectionItem/>
                </w:sdtPr>
                <w:sdtEndPr/>
                <w:sdtContent>
                  <w:customXmlDelRangeEnd w:id="121"/>
                  <w:p w14:paraId="558A4ECB" w14:textId="77777777" w:rsidR="005D7F72" w:rsidRPr="005D7F72" w:rsidRDefault="005D7F72" w:rsidP="0059113A">
                    <w:pPr>
                      <w:rPr>
                        <w:del w:id="122" w:author="Windows Kullanıcısı" w:date="2026-09-25T20:07:00Z" w16du:dateUtc="2026-09-26T00:07:00Z"/>
                        <w:rFonts w:cstheme="minorHAnsi"/>
                      </w:rPr>
                    </w:pPr>
                    <w:del w:id="123" w:author="Windows Kullanıcısı" w:date="2026-09-25T20:07:00Z" w16du:dateUtc="2026-09-26T00:07:00Z">
                      <w:r w:rsidRPr="005D7F72">
                        <w:rPr>
                          <w:rFonts w:cstheme="minorHAnsi"/>
                        </w:rPr>
                        <w:delText>Seton Hall University | South Orange, NJ.</w:delText>
                      </w:r>
                    </w:del>
                  </w:p>
                  <w:p w14:paraId="2FD2C632" w14:textId="55945668" w:rsidR="005D7F72" w:rsidRPr="005D7F72" w:rsidRDefault="003B04B1" w:rsidP="0059113A">
                    <w:pPr>
                      <w:rPr>
                        <w:del w:id="124" w:author="Windows Kullanıcısı" w:date="2026-09-25T20:07:00Z" w16du:dateUtc="2026-09-26T00:07:00Z"/>
                        <w:rFonts w:cstheme="minorHAnsi"/>
                      </w:rPr>
                    </w:pPr>
                    <w:del w:id="125" w:author="Windows Kullanıcısı" w:date="2026-09-25T20:07:00Z" w16du:dateUtc="2026-09-26T00:07:00Z">
                      <w:r>
                        <w:rPr>
                          <w:rFonts w:cstheme="minorHAnsi"/>
                        </w:rPr>
                        <w:delText>MA</w:delText>
                      </w:r>
                      <w:r w:rsidR="00D801E5">
                        <w:rPr>
                          <w:rFonts w:cstheme="minorHAnsi"/>
                        </w:rPr>
                        <w:delText xml:space="preserve">| </w:delText>
                      </w:r>
                      <w:r w:rsidR="005D7F72" w:rsidRPr="005D7F72">
                        <w:rPr>
                          <w:rFonts w:cstheme="minorHAnsi"/>
                        </w:rPr>
                        <w:delText>Master of Ethics (Research Option)</w:delText>
                      </w:r>
                      <w:r w:rsidR="00A005D1">
                        <w:rPr>
                          <w:rFonts w:cstheme="minorHAnsi"/>
                        </w:rPr>
                        <w:delText xml:space="preserve">. </w:delText>
                      </w:r>
                    </w:del>
                  </w:p>
                  <w:p w14:paraId="3663BA3A" w14:textId="77777777" w:rsidR="005D7F72" w:rsidRDefault="005D7F72" w:rsidP="0059113A">
                    <w:pPr>
                      <w:rPr>
                        <w:del w:id="126" w:author="Windows Kullanıcısı" w:date="2026-09-25T20:07:00Z" w16du:dateUtc="2026-09-26T00:07:00Z"/>
                        <w:rFonts w:cstheme="minorHAnsi"/>
                      </w:rPr>
                    </w:pPr>
                  </w:p>
                  <w:p w14:paraId="068F2035" w14:textId="5F32AEAB" w:rsidR="005D7F72" w:rsidRPr="005D7F72" w:rsidRDefault="005D7F72" w:rsidP="0059113A">
                    <w:pPr>
                      <w:rPr>
                        <w:del w:id="127" w:author="Windows Kullanıcısı" w:date="2026-09-25T20:07:00Z" w16du:dateUtc="2026-09-26T00:07:00Z"/>
                        <w:rFonts w:cstheme="minorHAnsi"/>
                      </w:rPr>
                    </w:pPr>
                    <w:del w:id="128" w:author="Windows Kullanıcısı" w:date="2026-09-25T20:07:00Z" w16du:dateUtc="2026-09-26T00:07:00Z">
                      <w:r w:rsidRPr="005D7F72">
                        <w:rPr>
                          <w:rFonts w:cstheme="minorHAnsi"/>
                        </w:rPr>
                        <w:delText xml:space="preserve">Overlook Medical Center | Summit, NJ. </w:delText>
                      </w:r>
                    </w:del>
                  </w:p>
                  <w:p w14:paraId="1A8D318D" w14:textId="5581D3F6" w:rsidR="005D7F72" w:rsidRPr="005D7F72" w:rsidRDefault="005D7F72" w:rsidP="0059113A">
                    <w:pPr>
                      <w:rPr>
                        <w:del w:id="129" w:author="Windows Kullanıcısı" w:date="2026-09-25T20:07:00Z" w16du:dateUtc="2026-09-26T00:07:00Z"/>
                        <w:rFonts w:cstheme="minorHAnsi"/>
                      </w:rPr>
                    </w:pPr>
                    <w:del w:id="130" w:author="Windows Kullanıcısı" w:date="2026-09-25T20:07:00Z" w16du:dateUtc="2026-09-26T00:07:00Z">
                      <w:r w:rsidRPr="005D7F72">
                        <w:rPr>
                          <w:rFonts w:cstheme="minorHAnsi"/>
                        </w:rPr>
                        <w:delText>Complet</w:delText>
                      </w:r>
                      <w:r w:rsidR="00362C5C">
                        <w:rPr>
                          <w:rFonts w:cstheme="minorHAnsi"/>
                        </w:rPr>
                        <w:delText xml:space="preserve">ed </w:delText>
                      </w:r>
                      <w:r w:rsidRPr="005D7F72">
                        <w:rPr>
                          <w:rFonts w:cstheme="minorHAnsi"/>
                        </w:rPr>
                        <w:delText xml:space="preserve">Fourth Unit of </w:delText>
                      </w:r>
                      <w:r w:rsidR="00215EC5">
                        <w:rPr>
                          <w:rFonts w:cstheme="minorHAnsi"/>
                        </w:rPr>
                        <w:delText>Clinical Pastoral Education. (</w:delText>
                      </w:r>
                      <w:r w:rsidRPr="005D7F72">
                        <w:rPr>
                          <w:rFonts w:cstheme="minorHAnsi"/>
                        </w:rPr>
                        <w:delText>CPE</w:delText>
                      </w:r>
                      <w:r w:rsidR="00215EC5">
                        <w:rPr>
                          <w:rFonts w:cstheme="minorHAnsi"/>
                        </w:rPr>
                        <w:delText>)</w:delText>
                      </w:r>
                    </w:del>
                  </w:p>
                  <w:p w14:paraId="2BB26FF7" w14:textId="77777777" w:rsidR="005D7F72" w:rsidRPr="005D7F72" w:rsidRDefault="005D7F72" w:rsidP="0059113A">
                    <w:pPr>
                      <w:rPr>
                        <w:del w:id="131" w:author="Windows Kullanıcısı" w:date="2026-09-25T20:07:00Z" w16du:dateUtc="2026-09-26T00:07:00Z"/>
                        <w:rFonts w:cstheme="minorHAnsi"/>
                        <w:highlight w:val="yellow"/>
                      </w:rPr>
                    </w:pPr>
                  </w:p>
                  <w:p w14:paraId="35B2B362" w14:textId="61DF4F25" w:rsidR="005D7F72" w:rsidRPr="005D7F72" w:rsidRDefault="00F12946" w:rsidP="0059113A">
                    <w:pPr>
                      <w:rPr>
                        <w:del w:id="132" w:author="Windows Kullanıcısı" w:date="2026-09-25T20:07:00Z" w16du:dateUtc="2026-09-26T00:07:00Z"/>
                        <w:rFonts w:cstheme="minorHAnsi"/>
                      </w:rPr>
                    </w:pPr>
                    <w:del w:id="133" w:author="Windows Kullanıcısı" w:date="2026-09-25T20:07:00Z" w16du:dateUtc="2026-09-26T00:07:00Z">
                      <w:r>
                        <w:rPr>
                          <w:rFonts w:cstheme="minorHAnsi"/>
                        </w:rPr>
                        <w:delText>Nnamdi Azikiwe University</w:delText>
                      </w:r>
                      <w:r w:rsidR="005D7F72" w:rsidRPr="005D7F72">
                        <w:rPr>
                          <w:rFonts w:cstheme="minorHAnsi"/>
                        </w:rPr>
                        <w:delText xml:space="preserve"> </w:delText>
                      </w:r>
                      <w:r>
                        <w:rPr>
                          <w:rFonts w:cstheme="minorHAnsi"/>
                        </w:rPr>
                        <w:delText>Awka</w:delText>
                      </w:r>
                      <w:r w:rsidR="005D7F72" w:rsidRPr="005D7F72">
                        <w:rPr>
                          <w:rFonts w:cstheme="minorHAnsi"/>
                        </w:rPr>
                        <w:delText>, Anambra, Nigeria</w:delText>
                      </w:r>
                    </w:del>
                  </w:p>
                  <w:p w14:paraId="2398832E" w14:textId="4242C3A5" w:rsidR="005D7F72" w:rsidRDefault="005D7F72" w:rsidP="0059113A">
                    <w:pPr>
                      <w:rPr>
                        <w:del w:id="134" w:author="Windows Kullanıcısı" w:date="2026-09-25T20:07:00Z" w16du:dateUtc="2026-09-26T00:07:00Z"/>
                        <w:rFonts w:cstheme="minorHAnsi"/>
                      </w:rPr>
                    </w:pPr>
                    <w:del w:id="135" w:author="Windows Kullanıcısı" w:date="2026-09-25T20:07:00Z" w16du:dateUtc="2026-09-26T00:07:00Z">
                      <w:r w:rsidRPr="005D7F72">
                        <w:rPr>
                          <w:rFonts w:cstheme="minorHAnsi"/>
                        </w:rPr>
                        <w:delText>Post Graduate Diploma in Education, 2018-2019</w:delText>
                      </w:r>
                    </w:del>
                  </w:p>
                  <w:p w14:paraId="16586158" w14:textId="77777777" w:rsidR="0059113A" w:rsidRPr="005D7F72" w:rsidRDefault="0059113A" w:rsidP="0059113A">
                    <w:pPr>
                      <w:rPr>
                        <w:del w:id="136" w:author="Windows Kullanıcısı" w:date="2026-09-25T20:07:00Z" w16du:dateUtc="2026-09-26T00:07:00Z"/>
                        <w:rFonts w:cstheme="minorHAnsi"/>
                      </w:rPr>
                    </w:pPr>
                  </w:p>
                  <w:p w14:paraId="25E12BF3" w14:textId="77777777" w:rsidR="005D7F72" w:rsidRPr="005D7F72" w:rsidRDefault="005D7F72" w:rsidP="0059113A">
                    <w:pPr>
                      <w:rPr>
                        <w:del w:id="137" w:author="Windows Kullanıcısı" w:date="2026-09-25T20:07:00Z" w16du:dateUtc="2026-09-26T00:07:00Z"/>
                        <w:rFonts w:cstheme="minorHAnsi"/>
                      </w:rPr>
                    </w:pPr>
                    <w:del w:id="138" w:author="Windows Kullanıcısı" w:date="2026-09-25T20:07:00Z" w16du:dateUtc="2026-09-26T00:07:00Z">
                      <w:r w:rsidRPr="005D7F72">
                        <w:rPr>
                          <w:rFonts w:cstheme="minorHAnsi"/>
                        </w:rPr>
                        <w:delText>Blessed Iwene Tansi Major Seminary | Onitsha Anambra, Nigeria</w:delText>
                      </w:r>
                    </w:del>
                  </w:p>
                  <w:p w14:paraId="5B6AC9A3" w14:textId="522C4301" w:rsidR="005D7F72" w:rsidRPr="005D7F72" w:rsidRDefault="00D801E5" w:rsidP="0059113A">
                    <w:pPr>
                      <w:rPr>
                        <w:del w:id="139" w:author="Windows Kullanıcısı" w:date="2026-09-25T20:07:00Z" w16du:dateUtc="2026-09-26T00:07:00Z"/>
                        <w:rFonts w:cstheme="minorHAnsi"/>
                      </w:rPr>
                    </w:pPr>
                    <w:del w:id="140" w:author="Windows Kullanıcısı" w:date="2026-09-25T20:07:00Z" w16du:dateUtc="2026-09-26T00:07:00Z">
                      <w:r>
                        <w:rPr>
                          <w:rFonts w:cstheme="minorHAnsi"/>
                        </w:rPr>
                        <w:delText>BA</w:delText>
                      </w:r>
                      <w:r w:rsidR="00295097">
                        <w:rPr>
                          <w:rFonts w:cstheme="minorHAnsi"/>
                        </w:rPr>
                        <w:delText xml:space="preserve">| </w:delText>
                      </w:r>
                      <w:r w:rsidR="005D7F72" w:rsidRPr="005D7F72">
                        <w:rPr>
                          <w:rFonts w:cstheme="minorHAnsi"/>
                        </w:rPr>
                        <w:delText>Bachelor of Theology, 2014-2018</w:delText>
                      </w:r>
                    </w:del>
                  </w:p>
                  <w:p w14:paraId="3E3FAC8A" w14:textId="77777777" w:rsidR="005D7F72" w:rsidRPr="005D7F72" w:rsidRDefault="005D7F72" w:rsidP="0059113A">
                    <w:pPr>
                      <w:rPr>
                        <w:del w:id="141" w:author="Windows Kullanıcısı" w:date="2026-09-25T20:07:00Z" w16du:dateUtc="2026-09-26T00:07:00Z"/>
                        <w:rFonts w:cstheme="minorHAnsi"/>
                      </w:rPr>
                    </w:pPr>
                  </w:p>
                  <w:p w14:paraId="2AC6672E" w14:textId="77777777" w:rsidR="005D7F72" w:rsidRPr="005D7F72" w:rsidRDefault="005D7F72" w:rsidP="0059113A">
                    <w:pPr>
                      <w:rPr>
                        <w:del w:id="142" w:author="Windows Kullanıcısı" w:date="2026-09-25T20:07:00Z" w16du:dateUtc="2026-09-26T00:07:00Z"/>
                        <w:rFonts w:cstheme="minorHAnsi"/>
                      </w:rPr>
                    </w:pPr>
                    <w:del w:id="143" w:author="Windows Kullanıcısı" w:date="2026-09-25T20:07:00Z" w16du:dateUtc="2026-09-26T00:07:00Z">
                      <w:r w:rsidRPr="005D7F72">
                        <w:rPr>
                          <w:rFonts w:cstheme="minorHAnsi"/>
                        </w:rPr>
                        <w:delText>Pope John Paull II Major Seminary | Awka, Nigeria</w:delText>
                      </w:r>
                    </w:del>
                  </w:p>
                  <w:p w14:paraId="2B545D19" w14:textId="1F2317F0" w:rsidR="005D7F72" w:rsidRPr="005D7F72" w:rsidRDefault="00412ACD" w:rsidP="0059113A">
                    <w:pPr>
                      <w:rPr>
                        <w:rFonts w:cstheme="minorHAnsi"/>
                      </w:rPr>
                    </w:pPr>
                    <w:del w:id="144" w:author="Windows Kullanıcısı" w:date="2026-09-25T20:07:00Z" w16du:dateUtc="2026-09-26T00:07:00Z">
                      <w:r>
                        <w:rPr>
                          <w:rFonts w:cstheme="minorHAnsi"/>
                        </w:rPr>
                        <w:delText xml:space="preserve">B.Phil.| </w:delText>
                      </w:r>
                      <w:r w:rsidR="005D7F72" w:rsidRPr="005D7F72">
                        <w:rPr>
                          <w:rFonts w:cstheme="minorHAnsi"/>
                        </w:rPr>
                        <w:delText>Bachelor of Philosophy, 2010-2014</w:delText>
                      </w:r>
                    </w:del>
                  </w:p>
                  <w:customXmlDelRangeStart w:id="145" w:author="Windows Kullanıcısı" w:date="2026-09-25T20:07:00Z"/>
                </w:sdtContent>
              </w:sdt>
              <w:customXmlDelRangeEnd w:id="145"/>
              <w:customXmlDelRangeStart w:id="146" w:author="Windows Kullanıcısı" w:date="2026-09-25T20:07:00Z"/>
            </w:sdtContent>
          </w:sdt>
          <w:customXmlDelRangeEnd w:id="146"/>
        </w:tc>
      </w:tr>
      <w:tr w:rsidR="00BC32DD" w:rsidRPr="001A2552" w14:paraId="64A33CE1" w14:textId="77777777" w:rsidTr="00832AEF">
        <w:trPr>
          <w:jc w:val="center"/>
          <w:ins w:id="147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156E9835" w14:textId="77777777" w:rsidR="00BC32DD" w:rsidRPr="001A2552" w:rsidRDefault="00BC32DD" w:rsidP="00832AEF">
            <w:pPr>
              <w:pStyle w:val="DersBasliklar"/>
              <w:rPr>
                <w:ins w:id="148" w:author="Windows Kullanıcısı" w:date="2026-09-25T20:07:00Z" w16du:dateUtc="2026-09-26T00:07:00Z"/>
                <w:szCs w:val="16"/>
              </w:rPr>
            </w:pPr>
            <w:ins w:id="149" w:author="Windows Kullanıcısı" w:date="2026-09-25T20:07:00Z" w16du:dateUtc="2026-09-26T00:07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2"/>
          </w:tcPr>
          <w:p w14:paraId="4ED1E0A0" w14:textId="77777777" w:rsidR="00BC32DD" w:rsidRPr="001A2552" w:rsidRDefault="007D476F" w:rsidP="00832AEF">
            <w:pPr>
              <w:pStyle w:val="DersBilgileri"/>
              <w:rPr>
                <w:ins w:id="150" w:author="Windows Kullanıcısı" w:date="2026-09-25T20:07:00Z" w16du:dateUtc="2026-09-26T00:07:00Z"/>
                <w:szCs w:val="16"/>
              </w:rPr>
            </w:pPr>
            <w:ins w:id="151" w:author="Windows Kullanıcısı" w:date="2026-09-25T20:07:00Z" w16du:dateUtc="2026-09-26T00:07:00Z">
              <w:r>
                <w:rPr>
                  <w:szCs w:val="16"/>
                </w:rPr>
                <w:t>İngilizce</w:t>
              </w:r>
            </w:ins>
          </w:p>
        </w:tc>
      </w:tr>
      <w:tr w:rsidR="00BC32DD" w:rsidRPr="001A2552" w14:paraId="77FC69D4" w14:textId="77777777" w:rsidTr="00832AEF">
        <w:trPr>
          <w:jc w:val="center"/>
          <w:ins w:id="152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1E877311" w14:textId="77777777" w:rsidR="00BC32DD" w:rsidRPr="001A2552" w:rsidRDefault="00BC32DD" w:rsidP="00832AEF">
            <w:pPr>
              <w:pStyle w:val="DersBasliklar"/>
              <w:rPr>
                <w:ins w:id="153" w:author="Windows Kullanıcısı" w:date="2026-09-25T20:07:00Z" w16du:dateUtc="2026-09-26T00:07:00Z"/>
                <w:szCs w:val="16"/>
              </w:rPr>
            </w:pPr>
            <w:ins w:id="154" w:author="Windows Kullanıcısı" w:date="2026-09-25T20:07:00Z" w16du:dateUtc="2026-09-26T00:07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2"/>
          </w:tcPr>
          <w:p w14:paraId="4D5604A1" w14:textId="77777777" w:rsidR="00BC32DD" w:rsidRPr="001A2552" w:rsidRDefault="007D476F" w:rsidP="00832AEF">
            <w:pPr>
              <w:pStyle w:val="DersBilgileri"/>
              <w:rPr>
                <w:ins w:id="155" w:author="Windows Kullanıcısı" w:date="2026-09-25T20:07:00Z" w16du:dateUtc="2026-09-26T00:07:00Z"/>
                <w:szCs w:val="16"/>
              </w:rPr>
            </w:pPr>
            <w:ins w:id="156" w:author="Windows Kullanıcısı" w:date="2026-09-25T20:07:00Z" w16du:dateUtc="2026-09-26T00:07:00Z">
              <w:r>
                <w:rPr>
                  <w:szCs w:val="16"/>
                </w:rPr>
                <w:t>Yok</w:t>
              </w:r>
            </w:ins>
          </w:p>
        </w:tc>
      </w:tr>
      <w:tr w:rsidR="005D7F72" w14:paraId="12B05EB1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57" w:author="Windows Kullanıcısı" w:date="2026-09-25T20:07:00Z" w16du:dateUtc="2026-09-26T00:07:00Z">
            <w:tblPrEx>
              <w:tblW w:w="5000" w:type="pct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158" w:author="Windows Kullanıcısı" w:date="2026-09-25T20:07:00Z" w16du:dateUtc="2026-09-26T00:07:00Z">
              <w:tcPr>
                <w:tcW w:w="1778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17403153" w14:textId="58CD0629" w:rsidR="005D7F72" w:rsidRDefault="00BC32DD" w:rsidP="00832AEF">
            <w:pPr>
              <w:pStyle w:val="DersBasliklar"/>
              <w:pPrChange w:id="159" w:author="Windows Kullanıcısı" w:date="2026-09-25T20:07:00Z" w16du:dateUtc="2026-09-26T00:07:00Z">
                <w:pPr>
                  <w:pStyle w:val="Heading1"/>
                </w:pPr>
              </w:pPrChange>
            </w:pPr>
            <w:ins w:id="160" w:author="Windows Kullanıcısı" w:date="2026-09-25T20:07:00Z" w16du:dateUtc="2026-09-26T00:07:00Z">
              <w:r w:rsidRPr="001A2552">
                <w:rPr>
                  <w:szCs w:val="16"/>
                </w:rPr>
                <w:t>Önerilen Kaynaklar</w:t>
              </w:r>
            </w:ins>
            <w:del w:id="161" w:author="Windows Kullanıcısı" w:date="2026-09-25T20:07:00Z" w16du:dateUtc="2026-09-26T00:07:00Z">
              <w:r w:rsidR="005D7F72">
                <w:delText>skills</w:delText>
              </w:r>
            </w:del>
          </w:p>
        </w:tc>
        <w:tc>
          <w:tcPr>
            <w:tcW w:w="2745" w:type="dxa"/>
            <w:vAlign w:val="center"/>
            <w:tcPrChange w:id="162" w:author="Windows Kullanıcısı" w:date="2026-09-25T20:07:00Z" w16du:dateUtc="2026-09-26T00:07:00Z">
              <w:tcPr>
                <w:tcW w:w="472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14B0F354" w14:textId="77777777" w:rsidR="005D7F72" w:rsidRDefault="005D7F72" w:rsidP="005D7F72"/>
        </w:tc>
        <w:tc>
          <w:tcPr>
            <w:tcW w:w="6068" w:type="dxa"/>
            <w:tcPrChange w:id="163" w:author="Windows Kullanıcısı" w:date="2026-09-25T20:07:00Z" w16du:dateUtc="2026-09-26T00:07:00Z">
              <w:tcPr>
                <w:tcW w:w="7830" w:type="dxa"/>
                <w:gridSpan w:val="3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11F5E240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64" w:author="Windows Kullanıcısı" w:date="2026-09-25T20:07:00Z" w16du:dateUtc="2026-09-26T00:07:00Z"/>
                <w:sz w:val="14"/>
                <w:szCs w:val="16"/>
              </w:rPr>
            </w:pPr>
            <w:ins w:id="165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Singh, R.P. and Heldman, D.R. (2008) </w:t>
              </w:r>
              <w:r w:rsidRPr="007D476F">
                <w:rPr>
                  <w:bCs/>
                  <w:sz w:val="14"/>
                  <w:szCs w:val="16"/>
                </w:rPr>
                <w:t xml:space="preserve">Introduction to food engineering. </w:t>
              </w:r>
              <w:r w:rsidRPr="007D476F">
                <w:rPr>
                  <w:sz w:val="14"/>
                  <w:szCs w:val="16"/>
                </w:rPr>
                <w:t>(4</w:t>
              </w:r>
              <w:r w:rsidRPr="007D476F">
                <w:rPr>
                  <w:sz w:val="14"/>
                  <w:szCs w:val="16"/>
                  <w:vertAlign w:val="superscript"/>
                </w:rPr>
                <w:t>th</w:t>
              </w:r>
              <w:r w:rsidRPr="007D476F">
                <w:rPr>
                  <w:sz w:val="14"/>
                  <w:szCs w:val="16"/>
                </w:rPr>
                <w:t xml:space="preserve"> ed.) Academic Press, California, USA.</w:t>
              </w:r>
            </w:ins>
          </w:p>
          <w:p w14:paraId="20F55F55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66" w:author="Windows Kullanıcısı" w:date="2026-09-25T20:07:00Z" w16du:dateUtc="2026-09-26T00:07:00Z"/>
                <w:sz w:val="14"/>
                <w:szCs w:val="16"/>
              </w:rPr>
            </w:pPr>
            <w:ins w:id="167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deMan, J.M. (1999) </w:t>
              </w:r>
              <w:r w:rsidRPr="007D476F">
                <w:rPr>
                  <w:bCs/>
                  <w:sz w:val="14"/>
                  <w:szCs w:val="16"/>
                </w:rPr>
                <w:t xml:space="preserve">Principles of food chemistry. </w:t>
              </w:r>
              <w:r w:rsidRPr="007D476F">
                <w:rPr>
                  <w:sz w:val="14"/>
                  <w:szCs w:val="16"/>
                </w:rPr>
                <w:t>(3rd ed.) An aspen publication, Maryland, USA.</w:t>
              </w:r>
            </w:ins>
          </w:p>
          <w:p w14:paraId="00570E8F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68" w:author="Windows Kullanıcısı" w:date="2026-09-25T20:07:00Z" w16du:dateUtc="2026-09-26T00:07:00Z"/>
                <w:sz w:val="14"/>
                <w:szCs w:val="16"/>
              </w:rPr>
            </w:pPr>
            <w:ins w:id="169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Sikorski, Z.E. and Piotrowska, B. (2007) </w:t>
              </w:r>
              <w:r w:rsidRPr="007D476F">
                <w:rPr>
                  <w:bCs/>
                  <w:sz w:val="14"/>
                  <w:szCs w:val="16"/>
                </w:rPr>
                <w:t xml:space="preserve">Food components and quality (chapter 1) </w:t>
              </w:r>
              <w:r w:rsidRPr="007D476F">
                <w:rPr>
                  <w:sz w:val="14"/>
                  <w:szCs w:val="16"/>
                </w:rPr>
                <w:t>In Chemical and functional properties of food components. (3</w:t>
              </w:r>
              <w:r w:rsidRPr="007D476F">
                <w:rPr>
                  <w:sz w:val="14"/>
                  <w:szCs w:val="16"/>
                  <w:vertAlign w:val="superscript"/>
                </w:rPr>
                <w:t>rd</w:t>
              </w:r>
              <w:r w:rsidRPr="007D476F">
                <w:rPr>
                  <w:sz w:val="14"/>
                  <w:szCs w:val="16"/>
                </w:rPr>
                <w:t xml:space="preserve"> ed.) CRC Press Taylor &amp; Francis Group, Florida, USA.</w:t>
              </w:r>
            </w:ins>
          </w:p>
          <w:p w14:paraId="26D62CC9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70" w:author="Windows Kullanıcısı" w:date="2026-09-25T20:07:00Z" w16du:dateUtc="2026-09-26T00:07:00Z"/>
                <w:sz w:val="14"/>
                <w:szCs w:val="16"/>
              </w:rPr>
            </w:pPr>
            <w:ins w:id="171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Brennan, J.G. (2006) </w:t>
              </w:r>
              <w:r w:rsidRPr="007D476F">
                <w:rPr>
                  <w:bCs/>
                  <w:sz w:val="14"/>
                  <w:szCs w:val="16"/>
                </w:rPr>
                <w:t xml:space="preserve">Food processing handbook. </w:t>
              </w:r>
              <w:r w:rsidRPr="007D476F">
                <w:rPr>
                  <w:sz w:val="14"/>
                  <w:szCs w:val="16"/>
                </w:rPr>
                <w:t>WILEY-VCH Verlag GmbH &amp; Co. KGaA, Weinheim, Germany.</w:t>
              </w:r>
            </w:ins>
          </w:p>
          <w:p w14:paraId="0180F4A4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72" w:author="Windows Kullanıcısı" w:date="2026-09-25T20:07:00Z" w16du:dateUtc="2026-09-26T00:07:00Z"/>
                <w:sz w:val="14"/>
                <w:szCs w:val="16"/>
              </w:rPr>
            </w:pPr>
            <w:ins w:id="173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Ortega-Rivas, E. (2010) </w:t>
              </w:r>
              <w:r w:rsidRPr="007D476F">
                <w:rPr>
                  <w:bCs/>
                  <w:sz w:val="14"/>
                  <w:szCs w:val="16"/>
                </w:rPr>
                <w:t xml:space="preserve">Processing effects on safety and quality of foods. </w:t>
              </w:r>
              <w:r w:rsidRPr="007D476F">
                <w:rPr>
                  <w:sz w:val="14"/>
                  <w:szCs w:val="16"/>
                </w:rPr>
                <w:t>CRC Press Taylor &amp; Francis Group, Florida, USA.</w:t>
              </w:r>
            </w:ins>
          </w:p>
          <w:p w14:paraId="4B35DC5E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74" w:author="Windows Kullanıcısı" w:date="2026-09-25T20:07:00Z" w16du:dateUtc="2026-09-26T00:07:00Z"/>
                <w:sz w:val="14"/>
                <w:szCs w:val="16"/>
              </w:rPr>
            </w:pPr>
            <w:ins w:id="175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Coles, R., McDowell, D. and Kirwan M.J. (2003) </w:t>
              </w:r>
              <w:r w:rsidRPr="007D476F">
                <w:rPr>
                  <w:bCs/>
                  <w:sz w:val="14"/>
                  <w:szCs w:val="16"/>
                </w:rPr>
                <w:t>Food Packaging Technology</w:t>
              </w:r>
              <w:r w:rsidRPr="007D476F">
                <w:rPr>
                  <w:sz w:val="14"/>
                  <w:szCs w:val="16"/>
                </w:rPr>
                <w:t>. CRC Press Blackwell Publishing, Florida, USA.</w:t>
              </w:r>
            </w:ins>
          </w:p>
          <w:p w14:paraId="6C53E31B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76" w:author="Windows Kullanıcısı" w:date="2026-09-25T20:07:00Z" w16du:dateUtc="2026-09-26T00:07:00Z"/>
                <w:sz w:val="14"/>
                <w:szCs w:val="16"/>
              </w:rPr>
            </w:pPr>
            <w:ins w:id="177" w:author="Windows Kullanıcısı" w:date="2026-09-25T20:07:00Z" w16du:dateUtc="2026-09-26T00:07:00Z">
              <w:r w:rsidRPr="007D476F">
                <w:rPr>
                  <w:sz w:val="14"/>
                  <w:szCs w:val="16"/>
                  <w:lang w:val="tr-TR"/>
                </w:rPr>
                <w:t xml:space="preserve">Carocho, M., Barreiro, M.F., Morales, P. and Ferreira CFR. </w:t>
              </w:r>
              <w:r w:rsidRPr="007D476F">
                <w:rPr>
                  <w:bCs/>
                  <w:sz w:val="14"/>
                  <w:szCs w:val="16"/>
                  <w:lang w:val="tr-TR"/>
                </w:rPr>
                <w:t xml:space="preserve">(2014) </w:t>
              </w:r>
              <w:r w:rsidRPr="007D476F">
                <w:rPr>
                  <w:bCs/>
                  <w:sz w:val="14"/>
                  <w:szCs w:val="16"/>
                </w:rPr>
                <w:t>Adding Molecules to Food, Pros and Cons: A</w:t>
              </w:r>
              <w:r w:rsidRPr="007D476F">
                <w:rPr>
                  <w:bCs/>
                  <w:sz w:val="14"/>
                  <w:szCs w:val="16"/>
                  <w:lang w:val="tr-TR"/>
                </w:rPr>
                <w:t xml:space="preserve"> </w:t>
              </w:r>
              <w:r w:rsidRPr="007D476F">
                <w:rPr>
                  <w:bCs/>
                  <w:sz w:val="14"/>
                  <w:szCs w:val="16"/>
                </w:rPr>
                <w:t>Review on Synthetic and Natural Food Additives</w:t>
              </w:r>
              <w:r w:rsidRPr="007D476F">
                <w:rPr>
                  <w:bCs/>
                  <w:sz w:val="14"/>
                  <w:szCs w:val="16"/>
                  <w:lang w:val="tr-TR"/>
                </w:rPr>
                <w:t xml:space="preserve">. </w:t>
              </w:r>
              <w:r w:rsidRPr="007D476F">
                <w:rPr>
                  <w:sz w:val="14"/>
                  <w:szCs w:val="16"/>
                  <w:lang w:val="tr-TR"/>
                </w:rPr>
                <w:t>Comprehensive Reviews in Food Science and Food Safety, 13, 377-399.</w:t>
              </w:r>
            </w:ins>
          </w:p>
          <w:p w14:paraId="693C69C2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78" w:author="Windows Kullanıcısı" w:date="2026-09-25T20:07:00Z" w16du:dateUtc="2026-09-26T00:07:00Z"/>
                <w:sz w:val="14"/>
                <w:szCs w:val="16"/>
              </w:rPr>
            </w:pPr>
            <w:ins w:id="179" w:author="Windows Kullanıcısı" w:date="2026-09-25T20:07:00Z" w16du:dateUtc="2026-09-26T00:07:00Z">
              <w:r w:rsidRPr="007D476F">
                <w:rPr>
                  <w:sz w:val="14"/>
                  <w:szCs w:val="16"/>
                  <w:lang w:val="tr-TR"/>
                </w:rPr>
                <w:t xml:space="preserve">Ahmed, I. et al. 2017. </w:t>
              </w:r>
              <w:r w:rsidRPr="007D476F">
                <w:rPr>
                  <w:bCs/>
                  <w:sz w:val="14"/>
                  <w:szCs w:val="16"/>
                  <w:lang w:val="tr-TR"/>
                </w:rPr>
                <w:t>A comprehensive review on the application of active packaging technologies to muscle foods</w:t>
              </w:r>
              <w:r w:rsidRPr="007D476F">
                <w:rPr>
                  <w:sz w:val="14"/>
                  <w:szCs w:val="16"/>
                  <w:lang w:val="tr-TR"/>
                </w:rPr>
                <w:t>. Food Control, 82, 163-178.</w:t>
              </w:r>
            </w:ins>
          </w:p>
          <w:p w14:paraId="4DB22758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80" w:author="Windows Kullanıcısı" w:date="2026-09-25T20:07:00Z" w16du:dateUtc="2026-09-26T00:07:00Z"/>
                <w:sz w:val="14"/>
                <w:szCs w:val="16"/>
              </w:rPr>
            </w:pPr>
            <w:ins w:id="181" w:author="Windows Kullanıcısı" w:date="2026-09-25T20:07:00Z" w16du:dateUtc="2026-09-26T00:07:00Z">
              <w:r w:rsidRPr="007D476F">
                <w:rPr>
                  <w:sz w:val="14"/>
                  <w:szCs w:val="16"/>
                  <w:lang w:val="tr-TR"/>
                </w:rPr>
                <w:t xml:space="preserve">Fang, Z. et al. 2017. </w:t>
              </w:r>
              <w:r w:rsidRPr="007D476F">
                <w:rPr>
                  <w:bCs/>
                  <w:sz w:val="14"/>
                  <w:szCs w:val="16"/>
                  <w:lang w:val="tr-TR"/>
                </w:rPr>
                <w:t>Active and intelligent packaging in meat industry</w:t>
              </w:r>
              <w:r w:rsidRPr="007D476F">
                <w:rPr>
                  <w:sz w:val="14"/>
                  <w:szCs w:val="16"/>
                  <w:lang w:val="tr-TR"/>
                </w:rPr>
                <w:t>. Trends in Food Science &amp; Technology, 61, 60-71.</w:t>
              </w:r>
            </w:ins>
          </w:p>
          <w:p w14:paraId="469C3C13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82" w:author="Windows Kullanıcısı" w:date="2026-09-25T20:07:00Z" w16du:dateUtc="2026-09-26T00:07:00Z"/>
                <w:sz w:val="14"/>
                <w:szCs w:val="16"/>
              </w:rPr>
            </w:pPr>
            <w:ins w:id="183" w:author="Windows Kullanıcısı" w:date="2026-09-25T20:07:00Z" w16du:dateUtc="2026-09-26T00:07:00Z">
              <w:r w:rsidRPr="007D476F">
                <w:rPr>
                  <w:sz w:val="14"/>
                  <w:szCs w:val="16"/>
                  <w:lang w:val="tr-TR"/>
                </w:rPr>
                <w:t xml:space="preserve">Fellows, P.J. (2017). </w:t>
              </w:r>
              <w:r w:rsidRPr="007D476F">
                <w:rPr>
                  <w:bCs/>
                  <w:sz w:val="14"/>
                  <w:szCs w:val="16"/>
                  <w:lang w:val="tr-TR"/>
                </w:rPr>
                <w:t xml:space="preserve">Food processing technology principles and practice. </w:t>
              </w:r>
              <w:r w:rsidRPr="007D476F">
                <w:rPr>
                  <w:sz w:val="14"/>
                  <w:szCs w:val="16"/>
                  <w:lang w:val="tr-TR"/>
                </w:rPr>
                <w:t>(4</w:t>
              </w:r>
              <w:r w:rsidRPr="007D476F">
                <w:rPr>
                  <w:sz w:val="14"/>
                  <w:szCs w:val="16"/>
                  <w:vertAlign w:val="superscript"/>
                  <w:lang w:val="tr-TR"/>
                </w:rPr>
                <w:t>th</w:t>
              </w:r>
              <w:r w:rsidRPr="007D476F">
                <w:rPr>
                  <w:sz w:val="14"/>
                  <w:szCs w:val="16"/>
                  <w:lang w:val="tr-TR"/>
                </w:rPr>
                <w:t xml:space="preserve"> ed.) Woodhead Publishing, Duxford, United Kingdom</w:t>
              </w:r>
            </w:ins>
          </w:p>
          <w:p w14:paraId="72B98E53" w14:textId="77777777" w:rsidR="007D476F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84" w:author="Windows Kullanıcısı" w:date="2026-09-25T20:07:00Z" w16du:dateUtc="2026-09-26T00:07:00Z"/>
                <w:sz w:val="14"/>
                <w:szCs w:val="16"/>
              </w:rPr>
            </w:pPr>
            <w:ins w:id="185" w:author="Windows Kullanıcısı" w:date="2026-09-25T20:07:00Z" w16du:dateUtc="2026-09-26T00:07:00Z">
              <w:r w:rsidRPr="007D476F">
                <w:rPr>
                  <w:sz w:val="14"/>
                  <w:szCs w:val="16"/>
                  <w:lang w:val="tr-TR"/>
                </w:rPr>
                <w:t xml:space="preserve">Campbell-Platt, G. (2009). </w:t>
              </w:r>
              <w:r w:rsidRPr="007D476F">
                <w:rPr>
                  <w:bCs/>
                  <w:sz w:val="14"/>
                  <w:szCs w:val="16"/>
                  <w:lang w:val="tr-TR"/>
                </w:rPr>
                <w:t xml:space="preserve">Food Science and Technology. </w:t>
              </w:r>
              <w:r w:rsidRPr="007D476F">
                <w:rPr>
                  <w:sz w:val="14"/>
                  <w:szCs w:val="16"/>
                  <w:lang w:val="tr-TR"/>
                </w:rPr>
                <w:t>Blackwell Publishing</w:t>
              </w:r>
            </w:ins>
          </w:p>
          <w:p w14:paraId="5395F5CB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86" w:author="Windows Kullanıcısı" w:date="2026-09-25T20:07:00Z" w16du:dateUtc="2026-09-26T00:07:00Z"/>
                <w:sz w:val="14"/>
                <w:szCs w:val="16"/>
              </w:rPr>
            </w:pPr>
            <w:ins w:id="187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>Singh, R.P. and Anderson, B.A. (2004) The major types of food spoilage: an overview (chapter 1) in a book titled «</w:t>
              </w:r>
              <w:r w:rsidRPr="007D476F">
                <w:rPr>
                  <w:iCs/>
                  <w:sz w:val="14"/>
                  <w:szCs w:val="16"/>
                </w:rPr>
                <w:t>Understanding and Measuring the Shelf-life of Food</w:t>
              </w:r>
              <w:r w:rsidRPr="007D476F">
                <w:rPr>
                  <w:sz w:val="14"/>
                  <w:szCs w:val="16"/>
                </w:rPr>
                <w:t xml:space="preserve">» Ed. by Steele, R. Woodhead Publishing Limited and CRC Press LLC. Pages 3-17. </w:t>
              </w:r>
            </w:ins>
          </w:p>
          <w:p w14:paraId="3B035F50" w14:textId="77777777" w:rsidR="00A97904" w:rsidRPr="007D476F" w:rsidRDefault="007D476F" w:rsidP="007D476F">
            <w:pPr>
              <w:pStyle w:val="Kaynakca"/>
              <w:numPr>
                <w:ilvl w:val="0"/>
                <w:numId w:val="2"/>
              </w:numPr>
              <w:rPr>
                <w:ins w:id="188" w:author="Windows Kullanıcısı" w:date="2026-09-25T20:07:00Z" w16du:dateUtc="2026-09-26T00:07:00Z"/>
                <w:sz w:val="14"/>
                <w:szCs w:val="16"/>
              </w:rPr>
            </w:pPr>
            <w:ins w:id="189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Tucker, G.S. (2003). </w:t>
              </w:r>
              <w:r w:rsidRPr="007D476F">
                <w:rPr>
                  <w:bCs/>
                  <w:sz w:val="14"/>
                  <w:szCs w:val="16"/>
                </w:rPr>
                <w:t xml:space="preserve">Food biodeterioration and methods of preservation </w:t>
              </w:r>
              <w:r w:rsidRPr="007D476F">
                <w:rPr>
                  <w:sz w:val="14"/>
                  <w:szCs w:val="16"/>
                </w:rPr>
                <w:t>(chapter 2) in a book titled «</w:t>
              </w:r>
              <w:r w:rsidRPr="007D476F">
                <w:rPr>
                  <w:i/>
                  <w:iCs/>
                  <w:sz w:val="14"/>
                  <w:szCs w:val="16"/>
                </w:rPr>
                <w:t>Food Packaging Technology</w:t>
              </w:r>
              <w:r w:rsidRPr="007D476F">
                <w:rPr>
                  <w:sz w:val="14"/>
                  <w:szCs w:val="16"/>
                </w:rPr>
                <w:t xml:space="preserve">» Ed. by Coles, R., McDowell, D. and Kirwan M.J. CRC Press Blackwell Publishing, Florida, USA. </w:t>
              </w:r>
              <w:r w:rsidRPr="007D476F">
                <w:rPr>
                  <w:bCs/>
                  <w:sz w:val="14"/>
                  <w:szCs w:val="16"/>
                </w:rPr>
                <w:t>Pages 32-63.</w:t>
              </w:r>
            </w:ins>
          </w:p>
          <w:p w14:paraId="610ABB3D" w14:textId="77777777" w:rsidR="00196B4F" w:rsidRDefault="007D476F" w:rsidP="0059113A">
            <w:pPr>
              <w:pStyle w:val="ResumeText"/>
              <w:numPr>
                <w:ilvl w:val="0"/>
                <w:numId w:val="1"/>
              </w:numPr>
              <w:rPr>
                <w:ins w:id="190" w:author="Windows Kullanıcısı" w:date="2026-09-25T20:07:00Z" w16du:dateUtc="2026-09-26T00:07:00Z"/>
                <w:rFonts w:asciiTheme="majorHAnsi" w:eastAsiaTheme="majorEastAsia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</w:pPr>
            <w:ins w:id="191" w:author="Windows Kullanıcısı" w:date="2026-09-25T20:07:00Z" w16du:dateUtc="2026-09-26T00:07:00Z">
              <w:r w:rsidRPr="007D476F">
                <w:rPr>
                  <w:sz w:val="14"/>
                  <w:szCs w:val="16"/>
                </w:rPr>
                <w:t xml:space="preserve">Tucker, G.S. (2016). </w:t>
              </w:r>
              <w:r w:rsidRPr="007D476F">
                <w:rPr>
                  <w:bCs/>
                  <w:sz w:val="14"/>
                  <w:szCs w:val="16"/>
                </w:rPr>
                <w:t xml:space="preserve">Control of biodeterioration in food </w:t>
              </w:r>
              <w:r w:rsidRPr="007D476F">
                <w:rPr>
                  <w:sz w:val="14"/>
                  <w:szCs w:val="16"/>
                </w:rPr>
                <w:t>(chapter 1) in a book titled «</w:t>
              </w:r>
              <w:r w:rsidRPr="007D476F">
                <w:rPr>
                  <w:i/>
                  <w:iCs/>
                  <w:sz w:val="14"/>
                  <w:szCs w:val="16"/>
                </w:rPr>
                <w:t>Food Preservation and Biodeterioration</w:t>
              </w:r>
              <w:r w:rsidRPr="007D476F">
                <w:rPr>
                  <w:sz w:val="14"/>
                  <w:szCs w:val="16"/>
                </w:rPr>
                <w:t xml:space="preserve">». John Wiley &amp; Sons Ltd., UK. </w:t>
              </w:r>
              <w:r w:rsidRPr="007D476F">
                <w:rPr>
                  <w:bCs/>
                  <w:sz w:val="14"/>
                  <w:szCs w:val="16"/>
                </w:rPr>
                <w:t>Pages 1-35.</w:t>
              </w:r>
              <w:r w:rsidRPr="007D476F">
                <w:rPr>
                  <w:b/>
                  <w:bCs/>
                  <w:sz w:val="14"/>
                  <w:szCs w:val="16"/>
                </w:rPr>
                <w:t xml:space="preserve"> </w:t>
              </w:r>
            </w:ins>
          </w:p>
          <w:sdt>
            <w:sdtPr>
              <w:rPr>
                <w:rFonts w:asciiTheme="majorHAnsi" w:eastAsiaTheme="majorEastAsia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  <w:id w:val="-1116827610"/>
              <w15:repeatingSection/>
            </w:sdtPr>
            <w:sdtEndPr>
              <w:rPr>
                <w:rFonts w:ascii="Verdana" w:eastAsia="Times New Roman" w:hAnsi="Verdana" w:cs="Times New Roman"/>
                <w:b w:val="0"/>
                <w:bCs w:val="0"/>
                <w:caps w:val="0"/>
                <w:color w:val="auto"/>
                <w:sz w:val="16"/>
                <w:szCs w:val="20"/>
                <w:lang w:val="en-US"/>
                <w14:ligatures w14:val="none"/>
              </w:rPr>
            </w:sdtEndPr>
            <w:sdtContent>
              <w:sdt>
                <w:sdtPr>
                  <w:id w:val="-2006429974"/>
                  <w:placeholder>
                    <w:docPart w:val="CA0F39406F044B0ABBBF49C1273376BD"/>
                  </w:placeholder>
                  <w15:repeatingSectionItem/>
                </w:sdtPr>
                <w:sdtEndPr>
                  <w:rPr>
                    <w:sz w:val="16"/>
                    <w:szCs w:val="20"/>
                    <w:lang w:val="en-US"/>
                  </w:rPr>
                </w:sdtEndPr>
                <w:sdtContent>
                  <w:p w14:paraId="30BB6E3C" w14:textId="631CC050" w:rsidR="008D1FBB" w:rsidRDefault="003722D8" w:rsidP="0059113A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192" w:author="Windows Kullanıcısı" w:date="2026-09-25T20:07:00Z" w16du:dateUtc="2026-09-26T00:07:00Z"/>
                      </w:rPr>
                    </w:pPr>
                    <w:del w:id="193" w:author="Windows Kullanıcısı" w:date="2026-09-25T20:07:00Z" w16du:dateUtc="2026-09-26T00:07:00Z">
                      <w:r>
                        <w:delText xml:space="preserve">Ethics </w:delText>
                      </w:r>
                      <w:r w:rsidR="00B71A72">
                        <w:delText>e</w:delText>
                      </w:r>
                      <w:r w:rsidR="00E027BD">
                        <w:delText>xpertise</w:delText>
                      </w:r>
                      <w:r w:rsidR="00B71A72">
                        <w:delText>.</w:delText>
                      </w:r>
                    </w:del>
                  </w:p>
                  <w:p w14:paraId="34421780" w14:textId="1AB3F92D" w:rsidR="00CA3AB5" w:rsidRDefault="00B71A72" w:rsidP="0059113A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194" w:author="Windows Kullanıcısı" w:date="2026-09-25T20:07:00Z" w16du:dateUtc="2026-09-26T00:07:00Z"/>
                      </w:rPr>
                    </w:pPr>
                    <w:del w:id="195" w:author="Windows Kullanıcısı" w:date="2026-09-25T20:07:00Z" w16du:dateUtc="2026-09-26T00:07:00Z">
                      <w:r>
                        <w:delText>Conflict resolution and empathy expertise.</w:delText>
                      </w:r>
                    </w:del>
                  </w:p>
                  <w:p w14:paraId="19ACF9A2" w14:textId="0BFEE4CC" w:rsidR="003722D8" w:rsidRDefault="00D92145" w:rsidP="0059113A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196" w:author="Windows Kullanıcısı" w:date="2026-09-25T20:07:00Z" w16du:dateUtc="2026-09-26T00:07:00Z"/>
                      </w:rPr>
                    </w:pPr>
                    <w:del w:id="197" w:author="Windows Kullanıcısı" w:date="2026-09-25T20:07:00Z" w16du:dateUtc="2026-09-26T00:07:00Z">
                      <w:r>
                        <w:delText>Provid</w:delText>
                      </w:r>
                      <w:r w:rsidR="00CD7D91">
                        <w:delText xml:space="preserve">ed counseling, comfort, and </w:delText>
                      </w:r>
                      <w:r w:rsidR="004010FA">
                        <w:delText>spiritual support to culturally diverse patients and families</w:delText>
                      </w:r>
                      <w:r w:rsidR="00AB2B49">
                        <w:delText xml:space="preserve">, and assisted </w:delText>
                      </w:r>
                      <w:r w:rsidR="00E027BD">
                        <w:delText>with</w:delText>
                      </w:r>
                      <w:r w:rsidR="00AB2B49">
                        <w:delText xml:space="preserve"> coordinating volunteers.</w:delText>
                      </w:r>
                    </w:del>
                  </w:p>
                  <w:p w14:paraId="075D6FE4" w14:textId="780C2D51" w:rsidR="00AB2B49" w:rsidRDefault="00AB2B49" w:rsidP="0059113A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198" w:author="Windows Kullanıcısı" w:date="2026-09-25T20:07:00Z" w16du:dateUtc="2026-09-26T00:07:00Z"/>
                      </w:rPr>
                    </w:pPr>
                    <w:del w:id="199" w:author="Windows Kullanıcısı" w:date="2026-09-25T20:07:00Z" w16du:dateUtc="2026-09-26T00:07:00Z">
                      <w:r>
                        <w:delText xml:space="preserve">Worked </w:delText>
                      </w:r>
                      <w:r w:rsidR="00DA3AD7">
                        <w:delText xml:space="preserve">the </w:delText>
                      </w:r>
                      <w:r>
                        <w:delText>overnight</w:delText>
                      </w:r>
                      <w:r w:rsidR="00DA3AD7">
                        <w:delText xml:space="preserve"> shift to provide comfort for families</w:delText>
                      </w:r>
                      <w:r w:rsidR="00E027BD">
                        <w:delText xml:space="preserve"> and patients. </w:delText>
                      </w:r>
                      <w:r>
                        <w:delText xml:space="preserve"> </w:delText>
                      </w:r>
                    </w:del>
                  </w:p>
                  <w:p w14:paraId="357CEC0B" w14:textId="17EB1619" w:rsidR="005D7F72" w:rsidRDefault="005D7F72" w:rsidP="0059113A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200" w:author="Windows Kullanıcısı" w:date="2026-09-25T20:07:00Z" w16du:dateUtc="2026-09-26T00:07:00Z"/>
                      </w:rPr>
                    </w:pPr>
                    <w:del w:id="201" w:author="Windows Kullanıcısı" w:date="2026-09-25T20:07:00Z" w16du:dateUtc="2026-09-26T00:07:00Z">
                      <w:r>
                        <w:delText xml:space="preserve">Strong administrative skills </w:delText>
                      </w:r>
                    </w:del>
                  </w:p>
                  <w:p w14:paraId="7CA03B1B" w14:textId="77777777" w:rsidR="0059113A" w:rsidRDefault="005D7F72" w:rsidP="0059113A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202" w:author="Windows Kullanıcısı" w:date="2026-09-25T20:07:00Z" w16du:dateUtc="2026-09-26T00:07:00Z"/>
                      </w:rPr>
                    </w:pPr>
                    <w:del w:id="203" w:author="Windows Kullanıcısı" w:date="2026-09-25T20:07:00Z" w16du:dateUtc="2026-09-26T00:07:00Z">
                      <w:r>
                        <w:delText>Experience as a pastoral counselor and spiritual directo</w:delText>
                      </w:r>
                      <w:r w:rsidR="0059113A">
                        <w:delText>r</w:delText>
                      </w:r>
                    </w:del>
                  </w:p>
                  <w:p w14:paraId="61EAF0B0" w14:textId="02DB993E" w:rsidR="0059113A" w:rsidRDefault="0059113A" w:rsidP="0059113A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204" w:author="Windows Kullanıcısı" w:date="2026-09-25T20:07:00Z" w16du:dateUtc="2026-09-26T00:07:00Z"/>
                      </w:rPr>
                    </w:pPr>
                    <w:del w:id="205" w:author="Windows Kullanıcısı" w:date="2026-09-25T20:07:00Z" w16du:dateUtc="2026-09-26T00:07:00Z">
                      <w:r>
                        <w:delText xml:space="preserve">Experience as a mentor and guide of youth </w:delText>
                      </w:r>
                      <w:r w:rsidR="00CD2B54">
                        <w:delText>apostolate.</w:delText>
                      </w:r>
                      <w:r>
                        <w:delText xml:space="preserve"> </w:delText>
                      </w:r>
                    </w:del>
                  </w:p>
                  <w:p w14:paraId="72E2617F" w14:textId="77777777" w:rsidR="0059113A" w:rsidRDefault="0059113A" w:rsidP="005D7F72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206" w:author="Windows Kullanıcısı" w:date="2026-09-25T20:07:00Z" w16du:dateUtc="2026-09-26T00:07:00Z"/>
                      </w:rPr>
                    </w:pPr>
                    <w:del w:id="207" w:author="Windows Kullanıcısı" w:date="2026-09-25T20:07:00Z" w16du:dateUtc="2026-09-26T00:07:00Z">
                      <w:r>
                        <w:delText>Charismatic preaching skills</w:delText>
                      </w:r>
                    </w:del>
                  </w:p>
                  <w:p w14:paraId="519D3FA3" w14:textId="10B81D55" w:rsidR="0059113A" w:rsidRDefault="0059113A" w:rsidP="005D7F72">
                    <w:pPr>
                      <w:pStyle w:val="ResumeText"/>
                      <w:numPr>
                        <w:ilvl w:val="0"/>
                        <w:numId w:val="1"/>
                      </w:numPr>
                      <w:rPr>
                        <w:del w:id="208" w:author="Windows Kullanıcısı" w:date="2026-09-25T20:07:00Z" w16du:dateUtc="2026-09-26T00:07:00Z"/>
                      </w:rPr>
                    </w:pPr>
                    <w:del w:id="209" w:author="Windows Kullanıcısı" w:date="2026-09-25T20:07:00Z" w16du:dateUtc="2026-09-26T00:07:00Z">
                      <w:r>
                        <w:delText xml:space="preserve">Understands Spanish and other Latin </w:delText>
                      </w:r>
                      <w:r w:rsidR="00CD2B54">
                        <w:delText>languages.</w:delText>
                      </w:r>
                    </w:del>
                  </w:p>
                  <w:p w14:paraId="20D7D26D" w14:textId="05DC2429" w:rsidR="005D7F72" w:rsidRPr="007D476F" w:rsidRDefault="0059113A" w:rsidP="007D476F">
                    <w:pPr>
                      <w:pStyle w:val="Kaynakca"/>
                      <w:numPr>
                        <w:ilvl w:val="0"/>
                        <w:numId w:val="2"/>
                      </w:numPr>
                      <w:rPr>
                        <w:sz w:val="14"/>
                        <w:rPrChange w:id="210" w:author="Windows Kullanıcısı" w:date="2026-09-25T20:07:00Z" w16du:dateUtc="2026-09-26T00:07:00Z">
                          <w:rPr/>
                        </w:rPrChange>
                      </w:rPr>
                      <w:pPrChange w:id="211" w:author="Windows Kullanıcısı" w:date="2026-09-25T20:07:00Z" w16du:dateUtc="2026-09-26T00:07:00Z">
                        <w:pPr>
                          <w:pStyle w:val="ResumeText"/>
                          <w:numPr>
                            <w:numId w:val="1"/>
                          </w:numPr>
                          <w:ind w:left="720" w:hanging="360"/>
                        </w:pPr>
                      </w:pPrChange>
                    </w:pPr>
                    <w:del w:id="212" w:author="Windows Kullanıcısı" w:date="2026-09-25T20:07:00Z" w16du:dateUtc="2026-09-26T00:07:00Z">
                      <w:r>
                        <w:delText>Experience working in a parish for seventeen years as a seminarian, as well as six years as a priest</w:delText>
                      </w:r>
                    </w:del>
                  </w:p>
                </w:sdtContent>
              </w:sdt>
            </w:sdtContent>
          </w:sdt>
        </w:tc>
      </w:tr>
      <w:tr w:rsidR="005D7F72" w14:paraId="50AFFAA4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213" w:author="Windows Kullanıcısı" w:date="2026-09-25T20:07:00Z" w16du:dateUtc="2026-09-26T00:07:00Z">
            <w:tblPrEx>
              <w:tblW w:w="5000" w:type="pct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214" w:author="Windows Kullanıcısı" w:date="2026-09-25T20:07:00Z" w16du:dateUtc="2026-09-26T00:07:00Z">
              <w:tcPr>
                <w:tcW w:w="1778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132D5D88" w14:textId="77777777" w:rsidR="005D7F72" w:rsidRDefault="00BC32DD" w:rsidP="00832AEF">
            <w:pPr>
              <w:pStyle w:val="DersBasliklar"/>
              <w:pPrChange w:id="215" w:author="Windows Kullanıcısı" w:date="2026-09-25T20:07:00Z" w16du:dateUtc="2026-09-26T00:07:00Z">
                <w:pPr>
                  <w:pStyle w:val="Heading1"/>
                </w:pPr>
              </w:pPrChange>
            </w:pPr>
            <w:ins w:id="216" w:author="Windows Kullanıcısı" w:date="2026-09-25T20:07:00Z" w16du:dateUtc="2026-09-26T00:07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  <w:r w:rsidR="00166DFA">
                <w:rPr>
                  <w:szCs w:val="16"/>
                </w:rPr>
                <w:t xml:space="preserve"> (AKTS)</w:t>
              </w:r>
            </w:ins>
            <w:del w:id="217" w:author="Windows Kullanıcısı" w:date="2026-09-25T20:07:00Z" w16du:dateUtc="2026-09-26T00:07:00Z">
              <w:r w:rsidR="005D7F72">
                <w:delText>References</w:delText>
              </w:r>
            </w:del>
          </w:p>
        </w:tc>
        <w:tc>
          <w:tcPr>
            <w:tcW w:w="6068" w:type="dxa"/>
            <w:vAlign w:val="center"/>
            <w:tcPrChange w:id="218" w:author="Windows Kullanıcısı" w:date="2026-09-25T20:07:00Z" w16du:dateUtc="2026-09-26T00:07:00Z">
              <w:tcPr>
                <w:tcW w:w="472" w:type="dxa"/>
                <w:gridSpan w:val="2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p w14:paraId="4E69EAD8" w14:textId="77777777" w:rsidR="005D7F72" w:rsidRDefault="00A26D49" w:rsidP="00832AEF">
            <w:pPr>
              <w:pStyle w:val="DersBilgileri"/>
              <w:pPrChange w:id="219" w:author="Windows Kullanıcısı" w:date="2026-09-25T20:07:00Z" w16du:dateUtc="2026-09-26T00:07:00Z">
                <w:pPr>
                  <w:spacing w:before="0" w:after="0"/>
                </w:pPr>
              </w:pPrChange>
            </w:pPr>
            <w:ins w:id="220" w:author="Windows Kullanıcısı" w:date="2026-09-25T20:07:00Z" w16du:dateUtc="2026-09-26T00:07:00Z">
              <w:r>
                <w:rPr>
                  <w:szCs w:val="16"/>
                </w:rPr>
                <w:t>3</w:t>
              </w:r>
            </w:ins>
          </w:p>
        </w:tc>
        <w:tc>
          <w:tcPr>
            <w:tcW w:w="6068" w:type="dxa"/>
            <w:vAlign w:val="center"/>
            <w:tcPrChange w:id="221" w:author="Windows Kullanıcısı" w:date="2026-09-25T20:07:00Z" w16du:dateUtc="2026-09-26T00:07:00Z">
              <w:tcPr>
                <w:tcW w:w="7830" w:type="dxa"/>
                <w:gridSpan w:val="3"/>
                <w:tcBorders>
                  <w:top w:val="single" w:sz="4" w:space="0" w:color="418AB3" w:themeColor="accent1"/>
                  <w:bottom w:val="single" w:sz="4" w:space="0" w:color="418AB3" w:themeColor="accent1"/>
                </w:tcBorders>
              </w:tcPr>
            </w:tcPrChange>
          </w:tcPr>
          <w:customXmlDelRangeStart w:id="222" w:author="Windows Kullanıcısı" w:date="2026-09-25T20:07:00Z"/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EndPr>
              <w:rPr>
                <w:rFonts w:ascii="Verdana" w:eastAsia="Times New Roman" w:hAnsi="Verdana" w:cs="Times New Roman"/>
                <w:color w:val="auto"/>
              </w:rPr>
            </w:sdtEndPr>
            <w:sdtContent>
              <w:customXmlDelRangeEnd w:id="222"/>
              <w:customXmlDelRangeStart w:id="223" w:author="Windows Kullanıcısı" w:date="2026-09-25T20:07:00Z"/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56AFBF1276574AA28EE68301B385D274"/>
                  </w:placeholder>
                  <w15:color w:val="C0C0C0"/>
                  <w15:repeatingSectionItem/>
                </w:sdtPr>
                <w:sdtEndPr>
                  <w:rPr>
                    <w:rFonts w:ascii="Verdana" w:eastAsia="Times New Roman" w:hAnsi="Verdana" w:cs="Times New Roman"/>
                    <w:color w:val="auto"/>
                  </w:rPr>
                </w:sdtEndPr>
                <w:sdtContent>
                  <w:customXmlDelRangeEnd w:id="223"/>
                  <w:p w14:paraId="50634266" w14:textId="3F0FE88C" w:rsidR="005D7F72" w:rsidRPr="0059113A" w:rsidRDefault="0059113A" w:rsidP="0059113A">
                    <w:pPr>
                      <w:pStyle w:val="Heading2"/>
                      <w:spacing w:after="0"/>
                      <w:rPr>
                        <w:del w:id="224" w:author="Windows Kullanıcısı" w:date="2026-09-25T20:07:00Z" w16du:dateUtc="2026-09-26T00:07:00Z"/>
                      </w:rPr>
                    </w:pPr>
                    <w:del w:id="225" w:author="Windows Kullanıcısı" w:date="2026-09-25T20:07:00Z" w16du:dateUtc="2026-09-26T00:07:00Z">
                      <w:r w:rsidRPr="0059113A">
                        <w:rPr>
                          <w:rFonts w:asciiTheme="minorHAnsi" w:eastAsiaTheme="minorEastAsia" w:hAnsiTheme="minorHAnsi" w:cstheme="minorBidi"/>
                          <w:caps w:val="0"/>
                          <w:color w:val="595959" w:themeColor="text1" w:themeTint="A6"/>
                          <w14:ligatures w14:val="none"/>
                        </w:rPr>
                        <w:delText xml:space="preserve">Rev. Monsignor Joseph Reilly </w:delText>
                      </w:r>
                    </w:del>
                  </w:p>
                  <w:p w14:paraId="24CE711C" w14:textId="431B6442" w:rsidR="005D7F72" w:rsidRDefault="00CD2B54" w:rsidP="0059113A">
                    <w:pPr>
                      <w:pStyle w:val="ResumeText"/>
                      <w:spacing w:after="0"/>
                      <w:rPr>
                        <w:del w:id="226" w:author="Windows Kullanıcısı" w:date="2026-09-25T20:07:00Z" w16du:dateUtc="2026-09-26T00:07:00Z"/>
                      </w:rPr>
                    </w:pPr>
                    <w:del w:id="227" w:author="Windows Kullanıcısı" w:date="2026-09-25T20:07:00Z" w16du:dateUtc="2026-09-26T00:07:00Z">
                      <w:r>
                        <w:delText>President Seton Hall University</w:delText>
                      </w:r>
                    </w:del>
                  </w:p>
                  <w:p w14:paraId="280A7249" w14:textId="77777777" w:rsidR="005D7F72" w:rsidRDefault="005D7F72" w:rsidP="0059113A">
                    <w:pPr>
                      <w:pStyle w:val="ResumeText"/>
                      <w:spacing w:after="0"/>
                      <w:rPr>
                        <w:del w:id="228" w:author="Windows Kullanıcısı" w:date="2026-09-25T20:07:00Z" w16du:dateUtc="2026-09-26T00:07:00Z"/>
                      </w:rPr>
                    </w:pPr>
                    <w:del w:id="229" w:author="Windows Kullanıcısı" w:date="2026-09-25T20:07:00Z" w16du:dateUtc="2026-09-26T00:07:00Z">
                      <w:r>
                        <w:delText>South Orange, New Jersey</w:delText>
                      </w:r>
                    </w:del>
                  </w:p>
                  <w:p w14:paraId="1627194B" w14:textId="752D2862" w:rsidR="005D7F72" w:rsidRDefault="00CD2B54" w:rsidP="0059113A">
                    <w:pPr>
                      <w:pStyle w:val="ResumeText"/>
                      <w:spacing w:after="0"/>
                      <w:rPr>
                        <w:del w:id="230" w:author="Windows Kullanıcısı" w:date="2026-09-25T20:07:00Z" w16du:dateUtc="2026-09-26T00:07:00Z"/>
                      </w:rPr>
                    </w:pPr>
                    <w:del w:id="231" w:author="Windows Kullanıcısı" w:date="2026-09-25T20:07:00Z" w16du:dateUtc="2026-09-26T00:07:00Z">
                      <w:r>
                        <w:delText>Email: joseph.reilly@shu.edu</w:delText>
                      </w:r>
                    </w:del>
                  </w:p>
                  <w:p w14:paraId="476F5418" w14:textId="1D79146B" w:rsidR="005D7F72" w:rsidRDefault="005D7F72" w:rsidP="0059113A">
                    <w:pPr>
                      <w:pStyle w:val="ResumeText"/>
                      <w:spacing w:after="0"/>
                      <w:rPr>
                        <w:del w:id="232" w:author="Windows Kullanıcısı" w:date="2026-09-25T20:07:00Z" w16du:dateUtc="2026-09-26T00:07:00Z"/>
                      </w:rPr>
                    </w:pPr>
                    <w:del w:id="233" w:author="Windows Kullanıcısı" w:date="2026-09-25T20:07:00Z" w16du:dateUtc="2026-09-26T00:07:00Z">
                      <w:r>
                        <w:delText>P. 973-761-9008</w:delText>
                      </w:r>
                    </w:del>
                  </w:p>
                  <w:customXmlDelRangeStart w:id="234" w:author="Windows Kullanıcısı" w:date="2026-09-25T20:07:00Z"/>
                </w:sdtContent>
              </w:sdt>
              <w:customXmlDelRangeEnd w:id="234"/>
              <w:p w14:paraId="6C05DFA5" w14:textId="77777777" w:rsidR="0059113A" w:rsidRDefault="0059113A" w:rsidP="0059113A">
                <w:pPr>
                  <w:pStyle w:val="Heading2"/>
                  <w:spacing w:after="0"/>
                  <w:rPr>
                    <w:del w:id="235" w:author="Windows Kullanıcısı" w:date="2026-09-25T20:07:00Z" w16du:dateUtc="2026-09-26T00:07:00Z"/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</w:pPr>
              </w:p>
              <w:customXmlDelRangeStart w:id="236" w:author="Windows Kullanıcısı" w:date="2026-09-25T20:07:00Z"/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630405729"/>
                  <w:placeholder>
                    <w:docPart w:val="56AFBF1276574AA28EE68301B385D274"/>
                  </w:placeholder>
                  <w15:color w:val="C0C0C0"/>
                  <w15:repeatingSectionItem/>
                </w:sdtPr>
                <w:sdtEndPr>
                  <w:rPr>
                    <w:rFonts w:ascii="Verdana" w:eastAsia="Times New Roman" w:hAnsi="Verdana" w:cs="Times New Roman"/>
                    <w:color w:val="auto"/>
                  </w:rPr>
                </w:sdtEndPr>
                <w:sdtContent>
                  <w:customXmlDelRangeEnd w:id="236"/>
                  <w:p w14:paraId="14F9ED0B" w14:textId="0D1B512D" w:rsidR="005D7F72" w:rsidRPr="0059113A" w:rsidRDefault="005D7F72" w:rsidP="0059113A">
                    <w:pPr>
                      <w:pStyle w:val="Heading2"/>
                      <w:spacing w:after="0"/>
                      <w:rPr>
                        <w:del w:id="237" w:author="Windows Kullanıcısı" w:date="2026-09-25T20:07:00Z" w16du:dateUtc="2026-09-26T00:07:00Z"/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</w:pPr>
                    <w:del w:id="238" w:author="Windows Kullanıcısı" w:date="2026-09-25T20:07:00Z" w16du:dateUtc="2026-09-26T00:07:00Z">
                      <w:r w:rsidRPr="0059113A">
                        <w:rPr>
                          <w:rFonts w:asciiTheme="minorHAnsi" w:eastAsiaTheme="minorEastAsia" w:hAnsiTheme="minorHAnsi" w:cstheme="minorBidi"/>
                          <w:caps w:val="0"/>
                          <w:color w:val="595959" w:themeColor="text1" w:themeTint="A6"/>
                          <w14:ligatures w14:val="none"/>
                        </w:rPr>
                        <w:delText>Alex Beth Schapiro</w:delText>
                      </w:r>
                    </w:del>
                  </w:p>
                  <w:p w14:paraId="41A019D8" w14:textId="15D3D01E" w:rsidR="005D7F72" w:rsidRPr="00D43ED7" w:rsidRDefault="005D7F72" w:rsidP="0059113A">
                    <w:pPr>
                      <w:rPr>
                        <w:del w:id="239" w:author="Windows Kullanıcısı" w:date="2026-09-25T20:07:00Z" w16du:dateUtc="2026-09-26T00:07:00Z"/>
                      </w:rPr>
                    </w:pPr>
                    <w:del w:id="240" w:author="Windows Kullanıcısı" w:date="2026-09-25T20:07:00Z" w16du:dateUtc="2026-09-26T00:07:00Z">
                      <w:r>
                        <w:delText>Manager, Spiritual Services</w:delText>
                      </w:r>
                    </w:del>
                  </w:p>
                  <w:p w14:paraId="267B4677" w14:textId="206B444F" w:rsidR="005D7F72" w:rsidRDefault="005D7F72" w:rsidP="0059113A">
                    <w:pPr>
                      <w:rPr>
                        <w:del w:id="241" w:author="Windows Kullanıcısı" w:date="2026-09-25T20:07:00Z" w16du:dateUtc="2026-09-26T00:07:00Z"/>
                      </w:rPr>
                    </w:pPr>
                    <w:del w:id="242" w:author="Windows Kullanıcısı" w:date="2026-09-25T20:07:00Z" w16du:dateUtc="2026-09-26T00:07:00Z">
                      <w:r>
                        <w:delText>Atlantic Accountable Care Organizations</w:delText>
                      </w:r>
                    </w:del>
                  </w:p>
                  <w:p w14:paraId="631EBCA7" w14:textId="6A9C4BFB" w:rsidR="005D7F72" w:rsidRDefault="005D7F72" w:rsidP="0059113A">
                    <w:pPr>
                      <w:rPr>
                        <w:del w:id="243" w:author="Windows Kullanıcısı" w:date="2026-09-25T20:07:00Z" w16du:dateUtc="2026-09-26T00:07:00Z"/>
                      </w:rPr>
                    </w:pPr>
                    <w:del w:id="244" w:author="Windows Kullanıcısı" w:date="2026-09-25T20:07:00Z" w16du:dateUtc="2026-09-26T00:07:00Z">
                      <w:r>
                        <w:delText>Atlantic Health System</w:delText>
                      </w:r>
                    </w:del>
                  </w:p>
                  <w:p w14:paraId="0805EBA3" w14:textId="136E1795" w:rsidR="005D7F72" w:rsidRDefault="005D7F72" w:rsidP="0059113A">
                    <w:pPr>
                      <w:rPr>
                        <w:del w:id="245" w:author="Windows Kullanıcısı" w:date="2026-09-25T20:07:00Z" w16du:dateUtc="2026-09-26T00:07:00Z"/>
                      </w:rPr>
                    </w:pPr>
                    <w:del w:id="246" w:author="Windows Kullanıcısı" w:date="2026-09-25T20:07:00Z" w16du:dateUtc="2026-09-26T00:07:00Z">
                      <w:r>
                        <w:delText xml:space="preserve">Email: </w:delText>
                      </w:r>
                      <w:r>
                        <w:fldChar w:fldCharType="begin"/>
                      </w:r>
                      <w:r>
                        <w:delInstrText>HYPERLINK "mailto:alex.schapiro@atlantichealth.org"</w:delInstrText>
                      </w:r>
                      <w:r>
                        <w:fldChar w:fldCharType="separate"/>
                      </w:r>
                      <w:r w:rsidRPr="007129E3">
                        <w:rPr>
                          <w:rStyle w:val="Hyperlink"/>
                        </w:rPr>
                        <w:delText>alex.schapiro@atlantichealth.org</w:delText>
                      </w:r>
                      <w:r>
                        <w:fldChar w:fldCharType="end"/>
                      </w:r>
                    </w:del>
                  </w:p>
                  <w:p w14:paraId="6C75D175" w14:textId="60592BFB" w:rsidR="005D7F72" w:rsidRDefault="005D7F72" w:rsidP="0059113A">
                    <w:pPr>
                      <w:rPr>
                        <w:del w:id="247" w:author="Windows Kullanıcısı" w:date="2026-09-25T20:07:00Z" w16du:dateUtc="2026-09-26T00:07:00Z"/>
                      </w:rPr>
                    </w:pPr>
                    <w:del w:id="248" w:author="Windows Kullanıcısı" w:date="2026-09-25T20:07:00Z" w16du:dateUtc="2026-09-26T00:07:00Z">
                      <w:r>
                        <w:delText>P. 846-332-8673</w:delText>
                      </w:r>
                    </w:del>
                  </w:p>
                  <w:p w14:paraId="57F93651" w14:textId="77777777" w:rsidR="0059113A" w:rsidRDefault="0059113A" w:rsidP="0059113A">
                    <w:pPr>
                      <w:rPr>
                        <w:del w:id="249" w:author="Windows Kullanıcısı" w:date="2026-09-25T20:07:00Z" w16du:dateUtc="2026-09-26T00:07:00Z"/>
                      </w:rPr>
                    </w:pPr>
                  </w:p>
                  <w:p w14:paraId="722AB86C" w14:textId="327B0448" w:rsidR="005D7F72" w:rsidRPr="0059113A" w:rsidRDefault="005D7F72" w:rsidP="0059113A">
                    <w:pPr>
                      <w:rPr>
                        <w:del w:id="250" w:author="Windows Kullanıcısı" w:date="2026-09-25T20:07:00Z" w16du:dateUtc="2026-09-26T00:07:00Z"/>
                        <w:b/>
                        <w:bCs/>
                      </w:rPr>
                    </w:pPr>
                    <w:del w:id="251" w:author="Windows Kullanıcısı" w:date="2026-09-25T20:07:00Z" w16du:dateUtc="2026-09-26T00:07:00Z">
                      <w:r w:rsidRPr="0059113A">
                        <w:rPr>
                          <w:b/>
                          <w:bCs/>
                        </w:rPr>
                        <w:delText>Rev. Msgr. C. Anthony Ziccardi, S.T.D., S.S.L</w:delText>
                      </w:r>
                    </w:del>
                  </w:p>
                  <w:p w14:paraId="643AD22E" w14:textId="26832CCA" w:rsidR="005D7F72" w:rsidRDefault="005D7F72" w:rsidP="0059113A">
                    <w:pPr>
                      <w:rPr>
                        <w:del w:id="252" w:author="Windows Kullanıcısı" w:date="2026-09-25T20:07:00Z" w16du:dateUtc="2026-09-26T00:07:00Z"/>
                      </w:rPr>
                    </w:pPr>
                    <w:del w:id="253" w:author="Windows Kullanıcısı" w:date="2026-09-25T20:07:00Z" w16du:dateUtc="2026-09-26T00:07:00Z">
                      <w:r>
                        <w:delText>Coordinator for Undergraduate Admissions and Retention</w:delText>
                      </w:r>
                      <w:r w:rsidR="0059113A">
                        <w:delText xml:space="preserve">; </w:delText>
                      </w:r>
                      <w:r>
                        <w:delText>Assistant Professor of Biblical Studies</w:delText>
                      </w:r>
                    </w:del>
                  </w:p>
                  <w:p w14:paraId="481A3C91" w14:textId="6D572A48" w:rsidR="0059113A" w:rsidRDefault="0059113A" w:rsidP="0059113A">
                    <w:pPr>
                      <w:rPr>
                        <w:del w:id="254" w:author="Windows Kullanıcısı" w:date="2026-09-25T20:07:00Z" w16du:dateUtc="2026-09-26T00:07:00Z"/>
                      </w:rPr>
                    </w:pPr>
                    <w:del w:id="255" w:author="Windows Kullanıcısı" w:date="2026-09-25T20:07:00Z" w16du:dateUtc="2026-09-26T00:07:00Z">
                      <w:r>
                        <w:delText>Seton Hall University</w:delText>
                      </w:r>
                    </w:del>
                  </w:p>
                  <w:p w14:paraId="7641EB7E" w14:textId="625092BD" w:rsidR="005D7F72" w:rsidRDefault="005D7F72" w:rsidP="0059113A">
                    <w:pPr>
                      <w:rPr>
                        <w:del w:id="256" w:author="Windows Kullanıcısı" w:date="2026-09-25T20:07:00Z" w16du:dateUtc="2026-09-26T00:07:00Z"/>
                      </w:rPr>
                    </w:pPr>
                    <w:del w:id="257" w:author="Windows Kullanıcısı" w:date="2026-09-25T20:07:00Z" w16du:dateUtc="2026-09-26T00:07:00Z">
                      <w:r>
                        <w:delText xml:space="preserve">Email. </w:delText>
                      </w:r>
                      <w:r>
                        <w:fldChar w:fldCharType="begin"/>
                      </w:r>
                      <w:r>
                        <w:delInstrText>HYPERLINK "mailto:Anthony.Ziccardi@shu.edu"</w:delInstrText>
                      </w:r>
                      <w:r>
                        <w:fldChar w:fldCharType="separate"/>
                      </w:r>
                      <w:r w:rsidRPr="00D52CE7">
                        <w:rPr>
                          <w:rStyle w:val="Hyperlink"/>
                        </w:rPr>
                        <w:delText>Anthony.Ziccardi@shu.edu</w:delText>
                      </w:r>
                      <w:r>
                        <w:fldChar w:fldCharType="end"/>
                      </w:r>
                    </w:del>
                  </w:p>
                  <w:p w14:paraId="63E12E09" w14:textId="57B5537C" w:rsidR="005D7F72" w:rsidRDefault="005D7F72" w:rsidP="0059113A">
                    <w:del w:id="258" w:author="Windows Kullanıcısı" w:date="2026-09-25T20:07:00Z" w16du:dateUtc="2026-09-26T00:07:00Z">
                      <w:r>
                        <w:delText>P. 973-275-4651</w:delText>
                      </w:r>
                    </w:del>
                  </w:p>
                  <w:customXmlDelRangeStart w:id="259" w:author="Windows Kullanıcısı" w:date="2026-09-25T20:07:00Z"/>
                </w:sdtContent>
              </w:sdt>
              <w:customXmlDelRangeEnd w:id="259"/>
              <w:customXmlDelRangeStart w:id="260" w:author="Windows Kullanıcısı" w:date="2026-09-25T20:07:00Z"/>
            </w:sdtContent>
          </w:sdt>
          <w:customXmlDelRangeEnd w:id="260"/>
        </w:tc>
      </w:tr>
      <w:tr w:rsidR="005D7F72" w14:paraId="2E7B5459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261" w:author="Windows Kullanıcısı" w:date="2026-09-25T20:07:00Z" w16du:dateUtc="2026-09-26T00:07:00Z">
            <w:tblPrEx>
              <w:tblW w:w="5000" w:type="pct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262" w:author="Windows Kullanıcısı" w:date="2026-09-25T20:07:00Z" w16du:dateUtc="2026-09-26T00:07:00Z">
              <w:tcPr>
                <w:tcW w:w="1778" w:type="dxa"/>
                <w:gridSpan w:val="2"/>
                <w:tcBorders>
                  <w:top w:val="single" w:sz="4" w:space="0" w:color="418AB3" w:themeColor="accent1"/>
                  <w:bottom w:val="nil"/>
                </w:tcBorders>
              </w:tcPr>
            </w:tcPrChange>
          </w:tcPr>
          <w:p w14:paraId="5E2DCE77" w14:textId="53C3E001" w:rsidR="005D7F72" w:rsidRDefault="00BC32DD" w:rsidP="00832AEF">
            <w:pPr>
              <w:pStyle w:val="DersBasliklar"/>
              <w:pPrChange w:id="263" w:author="Windows Kullanıcısı" w:date="2026-09-25T20:07:00Z" w16du:dateUtc="2026-09-26T00:07:00Z">
                <w:pPr>
                  <w:pStyle w:val="Heading1"/>
                  <w:jc w:val="left"/>
                </w:pPr>
              </w:pPrChange>
            </w:pPr>
            <w:ins w:id="264" w:author="Windows Kullanıcısı" w:date="2026-09-25T20:07:00Z" w16du:dateUtc="2026-09-26T00:07:00Z">
              <w:r w:rsidRPr="001A2552">
                <w:rPr>
                  <w:szCs w:val="16"/>
                </w:rPr>
                <w:t>Laboratuvar</w:t>
              </w:r>
            </w:ins>
            <w:del w:id="265" w:author="Windows Kullanıcısı" w:date="2026-09-25T20:07:00Z" w16du:dateUtc="2026-09-26T00:07:00Z">
              <w:r w:rsidR="005D7F72">
                <w:delText xml:space="preserve"> </w:delText>
              </w:r>
            </w:del>
          </w:p>
        </w:tc>
        <w:tc>
          <w:tcPr>
            <w:tcW w:w="6068" w:type="dxa"/>
            <w:vAlign w:val="center"/>
            <w:tcPrChange w:id="266" w:author="Windows Kullanıcısı" w:date="2026-09-25T20:07:00Z" w16du:dateUtc="2026-09-26T00:07:00Z">
              <w:tcPr>
                <w:tcW w:w="472" w:type="dxa"/>
                <w:gridSpan w:val="2"/>
                <w:tcBorders>
                  <w:top w:val="single" w:sz="4" w:space="0" w:color="418AB3" w:themeColor="accent1"/>
                  <w:bottom w:val="nil"/>
                </w:tcBorders>
              </w:tcPr>
            </w:tcPrChange>
          </w:tcPr>
          <w:p w14:paraId="1E5680BA" w14:textId="77777777" w:rsidR="005D7F72" w:rsidRDefault="007D476F" w:rsidP="00832AEF">
            <w:pPr>
              <w:pStyle w:val="DersBilgileri"/>
              <w:pPrChange w:id="267" w:author="Windows Kullanıcısı" w:date="2026-09-25T20:07:00Z" w16du:dateUtc="2026-09-26T00:07:00Z">
                <w:pPr/>
              </w:pPrChange>
            </w:pPr>
            <w:ins w:id="268" w:author="Windows Kullanıcısı" w:date="2026-09-25T20:07:00Z" w16du:dateUtc="2026-09-26T00:07:00Z">
              <w:r>
                <w:rPr>
                  <w:szCs w:val="16"/>
                </w:rPr>
                <w:t>Yok</w:t>
              </w:r>
            </w:ins>
          </w:p>
        </w:tc>
        <w:tc>
          <w:tcPr>
            <w:tcW w:w="6068" w:type="dxa"/>
            <w:vAlign w:val="center"/>
            <w:tcPrChange w:id="269" w:author="Windows Kullanıcısı" w:date="2026-09-25T20:07:00Z" w16du:dateUtc="2026-09-26T00:07:00Z">
              <w:tcPr>
                <w:tcW w:w="7830" w:type="dxa"/>
                <w:gridSpan w:val="3"/>
                <w:tcBorders>
                  <w:top w:val="single" w:sz="4" w:space="0" w:color="418AB3" w:themeColor="accent1"/>
                  <w:bottom w:val="nil"/>
                </w:tcBorders>
              </w:tcPr>
            </w:tcPrChange>
          </w:tcPr>
          <w:p w14:paraId="77951CB5" w14:textId="77777777" w:rsidR="005D7F72" w:rsidRDefault="005D7F72" w:rsidP="005D7F72">
            <w:pPr>
              <w:pStyle w:val="Heading2"/>
            </w:pPr>
          </w:p>
        </w:tc>
      </w:tr>
      <w:tr w:rsidR="00BC32DD" w:rsidRPr="001A2552" w14:paraId="753F9873" w14:textId="77777777" w:rsidTr="00832AEF">
        <w:trPr>
          <w:jc w:val="center"/>
          <w:ins w:id="270" w:author="Windows Kullanıcısı" w:date="2026-09-25T20:07:00Z" w16du:dateUtc="2026-09-26T00:07:00Z"/>
        </w:trPr>
        <w:tc>
          <w:tcPr>
            <w:tcW w:w="2745" w:type="dxa"/>
            <w:vAlign w:val="center"/>
          </w:tcPr>
          <w:p w14:paraId="73BE0EDD" w14:textId="77777777" w:rsidR="00BC32DD" w:rsidRPr="001A2552" w:rsidRDefault="00BC32DD" w:rsidP="00832AEF">
            <w:pPr>
              <w:pStyle w:val="DersBasliklar"/>
              <w:rPr>
                <w:ins w:id="271" w:author="Windows Kullanıcısı" w:date="2026-09-25T20:07:00Z" w16du:dateUtc="2026-09-26T00:07:00Z"/>
                <w:szCs w:val="16"/>
              </w:rPr>
            </w:pPr>
            <w:ins w:id="272" w:author="Windows Kullanıcısı" w:date="2026-09-25T20:07:00Z" w16du:dateUtc="2026-09-26T00:07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gridSpan w:val="2"/>
            <w:vAlign w:val="center"/>
          </w:tcPr>
          <w:p w14:paraId="5D4D3037" w14:textId="77777777" w:rsidR="00BC32DD" w:rsidRPr="001A2552" w:rsidRDefault="00BC32DD" w:rsidP="00832AEF">
            <w:pPr>
              <w:pStyle w:val="DersBilgileri"/>
              <w:rPr>
                <w:ins w:id="273" w:author="Windows Kullanıcısı" w:date="2026-09-25T20:07:00Z" w16du:dateUtc="2026-09-26T00:07:00Z"/>
                <w:szCs w:val="16"/>
              </w:rPr>
            </w:pPr>
          </w:p>
        </w:tc>
      </w:tr>
    </w:tbl>
    <w:p w14:paraId="32395B2E" w14:textId="77777777" w:rsidR="00B71A72" w:rsidRPr="000A6F38" w:rsidRDefault="00B71A72">
      <w:pPr>
        <w:pPrChange w:id="274" w:author="Windows Kullanıcısı" w:date="2026-09-25T20:07:00Z" w16du:dateUtc="2026-09-26T00:07:00Z">
          <w:pPr>
            <w:tabs>
              <w:tab w:val="left" w:pos="8772"/>
            </w:tabs>
          </w:pPr>
        </w:pPrChange>
      </w:pPr>
    </w:p>
    <w:sectPr w:rsidR="00B71A72" w:rsidRPr="000A6F38">
      <w:headerReference w:type="default" r:id="rId9"/>
      <w:footerReference w:type="default" r:id="rId10"/>
      <w:pgSz w:w="11906" w:h="16838" w:code="0"/>
      <w:pgMar w:top="1417" w:right="1417" w:bottom="1417" w:left="1417" w:header="708" w:footer="708" w:gutter="0"/>
      <w:pgNumType w:start="1"/>
      <w:cols w:space="708"/>
      <w:titlePg w:val="0"/>
      <w:docGrid w:linePitch="360"/>
      <w:sectPrChange w:id="280" w:author="Windows Kullanıcısı" w:date="2026-09-25T20:07:00Z" w16du:dateUtc="2026-09-26T00:07:00Z">
        <w:sectPr w:rsidR="00B71A72" w:rsidRPr="000A6F38">
          <w:pgSz w:w="12240" w:h="15840" w:code="1"/>
          <w:pgMar w:top="1080" w:right="1080" w:bottom="1080" w:left="1080" w:header="720" w:footer="720" w:gutter="0"/>
          <w:pgNumType w:start="1"/>
          <w:cols w:space="72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A57154" w14:textId="77777777" w:rsidR="00196B4F" w:rsidRDefault="00196B4F" w:rsidP="007B7AC3">
      <w:pPr>
        <w:pPrChange w:id="8" w:author="Windows Kullanıcısı" w:date="2026-09-25T20:07:00Z" w16du:dateUtc="2026-09-26T00:07:00Z">
          <w:pPr>
            <w:spacing w:before="0" w:after="0" w:line="240" w:lineRule="auto"/>
          </w:pPr>
        </w:pPrChange>
      </w:pPr>
      <w:r>
        <w:separator/>
      </w:r>
    </w:p>
  </w:endnote>
  <w:endnote w:type="continuationSeparator" w:id="0">
    <w:p w14:paraId="4D6E35BA" w14:textId="77777777" w:rsidR="00196B4F" w:rsidRDefault="00196B4F" w:rsidP="007B7AC3">
      <w:pPr>
        <w:pPrChange w:id="9" w:author="Windows Kullanıcısı" w:date="2026-09-25T20:07:00Z" w16du:dateUtc="2026-09-26T00:07:00Z">
          <w:pPr>
            <w:spacing w:before="0"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PlainTable4"/>
      <w:tblW w:w="0" w:type="auto"/>
      <w:tblLook w:val="04A0" w:firstRow="1" w:lastRow="0" w:firstColumn="1" w:lastColumn="0" w:noHBand="0" w:noVBand="1"/>
      <w:tblDescription w:val="Footer table"/>
    </w:tblPr>
    <w:tblGrid>
      <w:gridCol w:w="5032"/>
    </w:tblGrid>
    <w:tr w:rsidR="00336C4C" w14:paraId="180B66BA" w14:textId="77777777" w:rsidTr="00336C4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del w:id="276" w:author="Windows Kullanıcısı" w:date="2026-09-25T20:07:00Z" w16du:dateUtc="2026-09-26T00:07:00Z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032" w:type="dxa"/>
        </w:tcPr>
        <w:p w14:paraId="60660491" w14:textId="77777777" w:rsidR="00336C4C" w:rsidRDefault="00336C4C">
          <w:pPr>
            <w:pStyle w:val="Footer"/>
            <w:rPr>
              <w:del w:id="277" w:author="Windows Kullanıcısı" w:date="2026-09-25T20:07:00Z" w16du:dateUtc="2026-09-26T00:07:00Z"/>
            </w:rPr>
          </w:pPr>
          <w:del w:id="278" w:author="Windows Kullanıcısı" w:date="2026-09-25T20:07:00Z" w16du:dateUtc="2026-09-26T00:07:00Z">
            <w:r>
              <w:delText xml:space="preserve">Page | </w:delText>
            </w:r>
            <w:r>
              <w:fldChar w:fldCharType="begin"/>
            </w:r>
            <w:r>
              <w:delInstrText xml:space="preserve"> PAGE   \* MERGEFORMAT </w:delInstrText>
            </w:r>
            <w:r>
              <w:fldChar w:fldCharType="separate"/>
            </w:r>
            <w:r>
              <w:rPr>
                <w:noProof/>
              </w:rPr>
              <w:delText>2</w:delText>
            </w:r>
            <w:r>
              <w:fldChar w:fldCharType="end"/>
            </w:r>
          </w:del>
        </w:p>
      </w:tc>
    </w:tr>
  </w:tbl>
  <w:p w14:paraId="0870B9C7" w14:textId="77777777" w:rsidR="00BA56D5" w:rsidRDefault="00BA56D5">
    <w:pPr>
      <w:pStyle w:val="Heading5Char"/>
      <w:pPrChange w:id="279" w:author="Windows Kullanıcısı" w:date="2026-09-25T20:07:00Z" w16du:dateUtc="2026-09-26T00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B8058D" w14:textId="77777777" w:rsidR="00196B4F" w:rsidRDefault="00196B4F" w:rsidP="007B7AC3">
      <w:pPr>
        <w:pPrChange w:id="6" w:author="Windows Kullanıcısı" w:date="2026-09-25T20:07:00Z" w16du:dateUtc="2026-09-26T00:07:00Z">
          <w:pPr>
            <w:spacing w:before="0" w:after="0" w:line="240" w:lineRule="auto"/>
          </w:pPr>
        </w:pPrChange>
      </w:pPr>
      <w:r>
        <w:separator/>
      </w:r>
    </w:p>
  </w:footnote>
  <w:footnote w:type="continuationSeparator" w:id="0">
    <w:p w14:paraId="66034C6E" w14:textId="77777777" w:rsidR="00196B4F" w:rsidRDefault="00196B4F" w:rsidP="007B7AC3">
      <w:pPr>
        <w:pPrChange w:id="7" w:author="Windows Kullanıcısı" w:date="2026-09-25T20:07:00Z" w16du:dateUtc="2026-09-26T00:07:00Z">
          <w:pPr>
            <w:spacing w:before="0"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67CC02" w14:textId="77777777" w:rsidR="005747AE" w:rsidRDefault="005747AE">
    <w:pPr>
      <w:pStyle w:val="Heading3Char"/>
      <w:pPrChange w:id="275" w:author="Windows Kullanıcısı" w:date="2026-09-25T20:07:00Z" w16du:dateUtc="2026-09-26T00:0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B40EA"/>
    <w:multiLevelType w:val="hybridMultilevel"/>
    <w:tmpl w:val="49081428"/>
    <w:lvl w:ilvl="0" w:tplc="912023D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8E150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D6741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BC883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089F9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02153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4433A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A8F87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D8FBD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E7D05"/>
    <w:multiLevelType w:val="hybridMultilevel"/>
    <w:tmpl w:val="F456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A2438"/>
    <w:multiLevelType w:val="hybridMultilevel"/>
    <w:tmpl w:val="5BAE8772"/>
    <w:lvl w:ilvl="0" w:tplc="C4EC2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7245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A2CE3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7EC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5CC7D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D5BAD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D904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4F6FE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D20C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" w15:restartNumberingAfterBreak="0">
    <w:nsid w:val="39D275B1"/>
    <w:multiLevelType w:val="hybridMultilevel"/>
    <w:tmpl w:val="C59C93BC"/>
    <w:lvl w:ilvl="0" w:tplc="33CED0D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0E2B8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88F6B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4E519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1C46B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2810D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E12C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564E8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503D8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10EB0"/>
    <w:multiLevelType w:val="hybridMultilevel"/>
    <w:tmpl w:val="35EADCD8"/>
    <w:lvl w:ilvl="0" w:tplc="D450772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182A9A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814151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52C748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0C06B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9E4A26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C2BB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04C29D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A12EEA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7936626F"/>
    <w:multiLevelType w:val="hybridMultilevel"/>
    <w:tmpl w:val="F6442EBC"/>
    <w:lvl w:ilvl="0" w:tplc="292E403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1ECD28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7DE7A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CDC905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F6E3CB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35E27E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9EC82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6E087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32E1E0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950475711">
    <w:abstractNumId w:val="1"/>
  </w:num>
  <w:num w:numId="2" w16cid:durableId="710304988">
    <w:abstractNumId w:val="2"/>
  </w:num>
  <w:num w:numId="3" w16cid:durableId="181364283">
    <w:abstractNumId w:val="0"/>
  </w:num>
  <w:num w:numId="4" w16cid:durableId="559555904">
    <w:abstractNumId w:val="4"/>
  </w:num>
  <w:num w:numId="5" w16cid:durableId="689524218">
    <w:abstractNumId w:val="3"/>
  </w:num>
  <w:num w:numId="6" w16cid:durableId="178908530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5A"/>
    <w:rsid w:val="00013C03"/>
    <w:rsid w:val="000304DB"/>
    <w:rsid w:val="00036731"/>
    <w:rsid w:val="0004574F"/>
    <w:rsid w:val="000766D2"/>
    <w:rsid w:val="00093CAF"/>
    <w:rsid w:val="000A48ED"/>
    <w:rsid w:val="000A6F38"/>
    <w:rsid w:val="000B51CC"/>
    <w:rsid w:val="000B709E"/>
    <w:rsid w:val="000E2AB7"/>
    <w:rsid w:val="000E6049"/>
    <w:rsid w:val="000F408F"/>
    <w:rsid w:val="00101BEB"/>
    <w:rsid w:val="001228B9"/>
    <w:rsid w:val="00124CAC"/>
    <w:rsid w:val="00126AE5"/>
    <w:rsid w:val="001631E8"/>
    <w:rsid w:val="00163A8C"/>
    <w:rsid w:val="00163DB5"/>
    <w:rsid w:val="00164F32"/>
    <w:rsid w:val="001654C8"/>
    <w:rsid w:val="00166DFA"/>
    <w:rsid w:val="00196B4F"/>
    <w:rsid w:val="001A407B"/>
    <w:rsid w:val="001A6471"/>
    <w:rsid w:val="001C0101"/>
    <w:rsid w:val="001C039B"/>
    <w:rsid w:val="001C06EF"/>
    <w:rsid w:val="001E06C9"/>
    <w:rsid w:val="001E2857"/>
    <w:rsid w:val="00202122"/>
    <w:rsid w:val="002039F6"/>
    <w:rsid w:val="00215EC5"/>
    <w:rsid w:val="00223139"/>
    <w:rsid w:val="00236C4A"/>
    <w:rsid w:val="00246DC3"/>
    <w:rsid w:val="002674C2"/>
    <w:rsid w:val="00292E16"/>
    <w:rsid w:val="00295097"/>
    <w:rsid w:val="0030203D"/>
    <w:rsid w:val="003065ED"/>
    <w:rsid w:val="00325736"/>
    <w:rsid w:val="00325F6A"/>
    <w:rsid w:val="00336C4C"/>
    <w:rsid w:val="00340DA9"/>
    <w:rsid w:val="00340E6E"/>
    <w:rsid w:val="0034619D"/>
    <w:rsid w:val="00357205"/>
    <w:rsid w:val="00362C5C"/>
    <w:rsid w:val="003668D4"/>
    <w:rsid w:val="003722D8"/>
    <w:rsid w:val="003B04B1"/>
    <w:rsid w:val="003D2B84"/>
    <w:rsid w:val="003D7A88"/>
    <w:rsid w:val="003E0F1E"/>
    <w:rsid w:val="004010FA"/>
    <w:rsid w:val="004125A1"/>
    <w:rsid w:val="00412880"/>
    <w:rsid w:val="00412ACD"/>
    <w:rsid w:val="0043240D"/>
    <w:rsid w:val="004361CC"/>
    <w:rsid w:val="00443D7F"/>
    <w:rsid w:val="00450EB7"/>
    <w:rsid w:val="00455A09"/>
    <w:rsid w:val="00465237"/>
    <w:rsid w:val="00472BE1"/>
    <w:rsid w:val="00480D71"/>
    <w:rsid w:val="004922F8"/>
    <w:rsid w:val="004A00DD"/>
    <w:rsid w:val="004E15DC"/>
    <w:rsid w:val="004F7403"/>
    <w:rsid w:val="00526DA6"/>
    <w:rsid w:val="00527100"/>
    <w:rsid w:val="00540299"/>
    <w:rsid w:val="00541940"/>
    <w:rsid w:val="005747AE"/>
    <w:rsid w:val="00581F20"/>
    <w:rsid w:val="00591083"/>
    <w:rsid w:val="0059113A"/>
    <w:rsid w:val="005A6075"/>
    <w:rsid w:val="005A7DD6"/>
    <w:rsid w:val="005B0568"/>
    <w:rsid w:val="005B31F1"/>
    <w:rsid w:val="005B41C5"/>
    <w:rsid w:val="005D7216"/>
    <w:rsid w:val="005D7F72"/>
    <w:rsid w:val="005E33BB"/>
    <w:rsid w:val="005F58AD"/>
    <w:rsid w:val="0060148E"/>
    <w:rsid w:val="00634F5B"/>
    <w:rsid w:val="00641479"/>
    <w:rsid w:val="00676811"/>
    <w:rsid w:val="006812AA"/>
    <w:rsid w:val="006C06BF"/>
    <w:rsid w:val="006C19AC"/>
    <w:rsid w:val="006F0F86"/>
    <w:rsid w:val="006F53F5"/>
    <w:rsid w:val="007320D5"/>
    <w:rsid w:val="0076504B"/>
    <w:rsid w:val="00767F0A"/>
    <w:rsid w:val="00770905"/>
    <w:rsid w:val="00787025"/>
    <w:rsid w:val="00796E99"/>
    <w:rsid w:val="007A6722"/>
    <w:rsid w:val="007B7255"/>
    <w:rsid w:val="007B7AC3"/>
    <w:rsid w:val="007D476F"/>
    <w:rsid w:val="007E6A72"/>
    <w:rsid w:val="00832BE3"/>
    <w:rsid w:val="00857A94"/>
    <w:rsid w:val="008974CF"/>
    <w:rsid w:val="008A645A"/>
    <w:rsid w:val="008B3FB0"/>
    <w:rsid w:val="008D03BC"/>
    <w:rsid w:val="008D1FBB"/>
    <w:rsid w:val="008F462F"/>
    <w:rsid w:val="008F7017"/>
    <w:rsid w:val="009165BB"/>
    <w:rsid w:val="0092098E"/>
    <w:rsid w:val="00945F1C"/>
    <w:rsid w:val="00947EF9"/>
    <w:rsid w:val="0095110A"/>
    <w:rsid w:val="00960471"/>
    <w:rsid w:val="009636E5"/>
    <w:rsid w:val="00976F95"/>
    <w:rsid w:val="00995825"/>
    <w:rsid w:val="009B57F9"/>
    <w:rsid w:val="009E6A23"/>
    <w:rsid w:val="00A005D1"/>
    <w:rsid w:val="00A238AD"/>
    <w:rsid w:val="00A26D49"/>
    <w:rsid w:val="00A34D6A"/>
    <w:rsid w:val="00A43984"/>
    <w:rsid w:val="00A44ACE"/>
    <w:rsid w:val="00A63AD7"/>
    <w:rsid w:val="00A8555B"/>
    <w:rsid w:val="00A97904"/>
    <w:rsid w:val="00A9794C"/>
    <w:rsid w:val="00AB2B49"/>
    <w:rsid w:val="00AC7649"/>
    <w:rsid w:val="00AD1779"/>
    <w:rsid w:val="00AF284B"/>
    <w:rsid w:val="00B0271F"/>
    <w:rsid w:val="00B102B4"/>
    <w:rsid w:val="00B1565A"/>
    <w:rsid w:val="00B27020"/>
    <w:rsid w:val="00B304D2"/>
    <w:rsid w:val="00B71A72"/>
    <w:rsid w:val="00B74723"/>
    <w:rsid w:val="00BA56D5"/>
    <w:rsid w:val="00BA5B09"/>
    <w:rsid w:val="00BA5D03"/>
    <w:rsid w:val="00BA621C"/>
    <w:rsid w:val="00BB22FD"/>
    <w:rsid w:val="00BB3AAD"/>
    <w:rsid w:val="00BC1E9B"/>
    <w:rsid w:val="00BC32DD"/>
    <w:rsid w:val="00BC39BF"/>
    <w:rsid w:val="00BE07E5"/>
    <w:rsid w:val="00C14551"/>
    <w:rsid w:val="00C46A77"/>
    <w:rsid w:val="00C5017C"/>
    <w:rsid w:val="00C54EA5"/>
    <w:rsid w:val="00C81063"/>
    <w:rsid w:val="00C844AF"/>
    <w:rsid w:val="00CA3AB5"/>
    <w:rsid w:val="00CC7D64"/>
    <w:rsid w:val="00CD2B54"/>
    <w:rsid w:val="00CD7D91"/>
    <w:rsid w:val="00CE15D0"/>
    <w:rsid w:val="00CE6BE6"/>
    <w:rsid w:val="00D051ED"/>
    <w:rsid w:val="00D34BB9"/>
    <w:rsid w:val="00D3571D"/>
    <w:rsid w:val="00D43ED7"/>
    <w:rsid w:val="00D75A82"/>
    <w:rsid w:val="00D801E5"/>
    <w:rsid w:val="00D903CD"/>
    <w:rsid w:val="00D92145"/>
    <w:rsid w:val="00DA2430"/>
    <w:rsid w:val="00DA3AD7"/>
    <w:rsid w:val="00DB34E1"/>
    <w:rsid w:val="00DB4B02"/>
    <w:rsid w:val="00DD51A5"/>
    <w:rsid w:val="00DF1DDB"/>
    <w:rsid w:val="00DF1DF1"/>
    <w:rsid w:val="00E027BD"/>
    <w:rsid w:val="00E07918"/>
    <w:rsid w:val="00E2797A"/>
    <w:rsid w:val="00E640D8"/>
    <w:rsid w:val="00E94917"/>
    <w:rsid w:val="00E94A29"/>
    <w:rsid w:val="00E977EC"/>
    <w:rsid w:val="00EA4313"/>
    <w:rsid w:val="00ED6AB3"/>
    <w:rsid w:val="00EE31F2"/>
    <w:rsid w:val="00EE44CC"/>
    <w:rsid w:val="00F10432"/>
    <w:rsid w:val="00F12946"/>
    <w:rsid w:val="00F27E95"/>
    <w:rsid w:val="00F353F0"/>
    <w:rsid w:val="00F44930"/>
    <w:rsid w:val="00F80EBD"/>
    <w:rsid w:val="00F833E8"/>
    <w:rsid w:val="00FE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93D44"/>
  <w15:chartTrackingRefBased/>
  <w15:docId w15:val="{A112D0A4-B644-4C53-B72D-A82B7CC7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8" w:unhideWhenUsed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before="0" w:after="0" w:line="240" w:lineRule="auto"/>
      <w:jc w:val="both"/>
      <w:pPrChange w:id="0" w:author="Windows Kullanıcısı" w:date="2026-09-25T20:07:00Z">
        <w:pPr>
          <w:spacing w:before="40" w:after="160" w:line="288" w:lineRule="auto"/>
        </w:pPr>
      </w:pPrChange>
    </w:pPr>
    <w:rPr>
      <w:rFonts w:ascii="Verdana" w:eastAsia="Times New Roman" w:hAnsi="Verdana" w:cs="Times New Roman"/>
      <w:color w:val="auto"/>
      <w:szCs w:val="24"/>
      <w:lang w:val="tr-TR" w:eastAsia="tr-TR"/>
      <w:rPrChange w:id="0" w:author="Windows Kullanıcısı" w:date="2026-09-25T20:07:00Z">
        <w:rPr>
          <w:rFonts w:asciiTheme="minorHAnsi" w:eastAsiaTheme="minorEastAsia" w:hAnsiTheme="minorHAnsi" w:cstheme="minorBidi"/>
          <w:color w:val="595959" w:themeColor="text1" w:themeTint="A6"/>
          <w:kern w:val="20"/>
          <w:lang w:val="en-US" w:eastAsia="ja-JP" w:bidi="ar-SA"/>
        </w:rPr>
      </w:rPrChange>
    </w:rPr>
  </w:style>
  <w:style w:type="paragraph" w:styleId="Heading1">
    <w:name w:val="heading 1"/>
    <w:basedOn w:val="Normal"/>
    <w:next w:val="Normal"/>
    <w:unhideWhenUsed/>
    <w:qFormat/>
    <w:rsid w:val="000766D2"/>
    <w:pPr>
      <w:jc w:val="right"/>
      <w:outlineLvl w:val="0"/>
    </w:pPr>
    <w:rPr>
      <w:rFonts w:asciiTheme="majorHAnsi" w:eastAsiaTheme="majorEastAsia" w:hAnsiTheme="majorHAnsi" w:cstheme="majorBidi"/>
      <w:caps/>
      <w:color w:val="306785" w:themeColor="accent1" w:themeShade="BF"/>
      <w:sz w:val="21"/>
      <w:szCs w:val="21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18AB3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</w:style>
  <w:style w:type="character" w:customStyle="1" w:styleId="FooterChar">
    <w:name w:val="Footer Char"/>
    <w:basedOn w:val="DefaultParagraphFont"/>
    <w:link w:val="Footer"/>
    <w:uiPriority w:val="1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18AB3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sid w:val="000766D2"/>
    <w:rPr>
      <w:color w:val="306785" w:themeColor="accent1" w:themeShade="BF"/>
    </w:rPr>
  </w:style>
  <w:style w:type="paragraph" w:customStyle="1" w:styleId="ContactInfo">
    <w:name w:val="Contact Info"/>
    <w:basedOn w:val="Normal"/>
    <w:qFormat/>
    <w:pPr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rsid w:val="000766D2"/>
    <w:pPr>
      <w:pBdr>
        <w:top w:val="single" w:sz="4" w:space="4" w:color="306785" w:themeColor="accent1" w:themeShade="BF"/>
        <w:left w:val="single" w:sz="4" w:space="6" w:color="306785" w:themeColor="accent1" w:themeShade="BF"/>
        <w:bottom w:val="single" w:sz="4" w:space="4" w:color="306785" w:themeColor="accent1" w:themeShade="BF"/>
        <w:right w:val="single" w:sz="4" w:space="6" w:color="306785" w:themeColor="accent1" w:themeShade="BF"/>
      </w:pBdr>
      <w:shd w:val="clear" w:color="auto" w:fill="306785" w:themeFill="accent1" w:themeFillShade="BF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table" w:styleId="PlainTable4">
    <w:name w:val="Plain Table 4"/>
    <w:basedOn w:val="TableNormal"/>
    <w:uiPriority w:val="43"/>
    <w:rsid w:val="000766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B1565A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65A"/>
    <w:rPr>
      <w:color w:val="605E5C"/>
      <w:shd w:val="clear" w:color="auto" w:fill="E1DFDD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1" w:author="Windows Kullanıcısı" w:date="2026-09-25T20:07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1" w:author="Windows Kullanıcısı" w:date="2026-09-25T20:07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2" w:author="Windows Kullanıcısı" w:date="2026-09-25T20:07:00Z">
        <w:pPr>
          <w:spacing w:before="80" w:after="80"/>
          <w:ind w:left="144" w:right="144"/>
          <w:jc w:val="both"/>
        </w:pPr>
      </w:pPrChange>
    </w:pPr>
    <w:rPr>
      <w:sz w:val="16"/>
      <w:rPrChange w:id="2" w:author="Windows Kullanıcısı" w:date="2026-09-25T20:0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3" w:author="Windows Kullanıcısı" w:date="2026-09-25T20:07:00Z">
        <w:pPr>
          <w:keepNext/>
          <w:spacing w:before="240" w:after="120"/>
          <w:jc w:val="both"/>
        </w:pPr>
      </w:pPrChange>
    </w:pPr>
    <w:rPr>
      <w:b/>
      <w:rPrChange w:id="3" w:author="Windows Kullanıcısı" w:date="2026-09-25T20:07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4" w:author="Windows Kullanıcısı" w:date="2026-09-25T20:07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4" w:author="Windows Kullanıcısı" w:date="2026-09-25T20:0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ListParagraph">
    <w:name w:val="List Paragraph"/>
    <w:basedOn w:val="Normal"/>
    <w:uiPriority w:val="34"/>
    <w:qFormat/>
    <w:rsid w:val="007D476F"/>
    <w:pPr>
      <w:ind w:left="720"/>
      <w:contextualSpacing/>
      <w:jc w:val="left"/>
      <w:pPrChange w:id="5" w:author="Windows Kullanıcısı" w:date="2026-09-25T20:07:00Z">
        <w:pPr>
          <w:ind w:left="720"/>
          <w:contextualSpacing/>
          <w:jc w:val="both"/>
        </w:pPr>
      </w:pPrChange>
    </w:pPr>
    <w:rPr>
      <w:rFonts w:ascii="Times New Roman" w:hAnsi="Times New Roman"/>
      <w:sz w:val="24"/>
      <w:lang w:val="en-US" w:eastAsia="en-US"/>
      <w:rPrChange w:id="5" w:author="Windows Kullanıcısı" w:date="2026-09-25T20:07:00Z">
        <w:rPr>
          <w:sz w:val="24"/>
          <w:szCs w:val="24"/>
          <w:lang w:val="tr-T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84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825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15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167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478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354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256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460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999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408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846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6497">
          <w:marLeft w:val="43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8374">
          <w:marLeft w:val="43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61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urt\AppData\Roaming\Microsoft\Templates\Function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77F508D3490642C1B25E1D108D20B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D61B0-F91E-489D-9DF9-FA6032E18EAF}"/>
      </w:docPartPr>
      <w:docPartBody>
        <w:p w:rsidR="007B4AE4" w:rsidRDefault="00AE5BAB" w:rsidP="00AE5BAB">
          <w:pPr>
            <w:pStyle w:val="77F508D3490642C1B25E1D108D20B4D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AFBF1276574AA28EE68301B385D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18E58-7CBE-45C8-8561-604AF2C8F16D}"/>
      </w:docPartPr>
      <w:docPartBody>
        <w:p w:rsidR="007B4AE4" w:rsidRDefault="00AE5BAB" w:rsidP="00AE5BAB">
          <w:pPr>
            <w:pStyle w:val="56AFBF1276574AA28EE68301B385D27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A0F39406F044B0ABBBF49C127337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1127F-3D46-4322-A108-B9D445330BD4}"/>
      </w:docPartPr>
      <w:docPartBody>
        <w:p w:rsidR="007B4AE4" w:rsidRDefault="00AE5BAB" w:rsidP="00AE5BAB">
          <w:pPr>
            <w:pStyle w:val="CA0F39406F044B0ABBBF49C1273376BD"/>
          </w:pPr>
          <w:r>
            <w:t>[Professional or technical skills]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73"/>
    <w:rsid w:val="00011589"/>
    <w:rsid w:val="0010256A"/>
    <w:rsid w:val="001228E5"/>
    <w:rsid w:val="00173043"/>
    <w:rsid w:val="00221115"/>
    <w:rsid w:val="00227865"/>
    <w:rsid w:val="004C2410"/>
    <w:rsid w:val="005E33BB"/>
    <w:rsid w:val="00767F0A"/>
    <w:rsid w:val="00796E99"/>
    <w:rsid w:val="007B4AE4"/>
    <w:rsid w:val="007F4D9C"/>
    <w:rsid w:val="00884C73"/>
    <w:rsid w:val="00922EBC"/>
    <w:rsid w:val="00AE5BAB"/>
    <w:rsid w:val="00B20E9B"/>
    <w:rsid w:val="00BE036B"/>
    <w:rsid w:val="00D47999"/>
    <w:rsid w:val="00F424D3"/>
    <w:rsid w:val="00F4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nhideWhenUsed/>
    <w:qFormat/>
    <w:rPr>
      <w:color w:val="0F476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5BAB"/>
    <w:rPr>
      <w:color w:val="808080"/>
    </w:rPr>
  </w:style>
  <w:style w:type="paragraph" w:customStyle="1" w:styleId="77F508D3490642C1B25E1D108D20B4DF">
    <w:name w:val="77F508D3490642C1B25E1D108D20B4DF"/>
    <w:rsid w:val="00AE5BAB"/>
  </w:style>
  <w:style w:type="paragraph" w:customStyle="1" w:styleId="56AFBF1276574AA28EE68301B385D274">
    <w:name w:val="56AFBF1276574AA28EE68301B385D274"/>
    <w:rsid w:val="00AE5BAB"/>
  </w:style>
  <w:style w:type="paragraph" w:customStyle="1" w:styleId="CA0F39406F044B0ABBBF49C1273376BD">
    <w:name w:val="CA0F39406F044B0ABBBF49C1273376BD"/>
    <w:rsid w:val="00AE5B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EBCAB5-1885-46E0-BA4A-3A3E38DF1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C:\Users\fourt\AppData\Roaming\Microsoft\Templates\Functional resume (Simple design).dotx</Template>
  <TotalTime>228</TotalTime>
  <Pages>2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Arthur Souza Rodrigues</cp:lastModifiedBy>
  <cp:revision>1</cp:revision>
  <dcterms:created xsi:type="dcterms:W3CDTF">2024-04-24T17:15:00Z</dcterms:created>
  <dcterms:modified xsi:type="dcterms:W3CDTF">2026-09-26T00:07:00Z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986daca6-d733-4020-b377-07aa23308faa</vt:lpwstr>
  </property>
  <property fmtid="{D5CDD505-2E9C-101B-9397-08002B2CF9AE}" pid="3" name="MSIP_Label_9293526d-19aa-4ea8-99e1-7716ee3206da_Enabled">
    <vt:lpwstr>true</vt:lpwstr>
  </property>
  <property fmtid="{D5CDD505-2E9C-101B-9397-08002B2CF9AE}" pid="4" name="MSIP_Label_9293526d-19aa-4ea8-99e1-7716ee3206da_SetDate">
    <vt:lpwstr>2024-04-18T16:58:36Z</vt:lpwstr>
  </property>
  <property fmtid="{D5CDD505-2E9C-101B-9397-08002B2CF9AE}" pid="5" name="MSIP_Label_9293526d-19aa-4ea8-99e1-7716ee3206da_Method">
    <vt:lpwstr>Standard</vt:lpwstr>
  </property>
  <property fmtid="{D5CDD505-2E9C-101B-9397-08002B2CF9AE}" pid="6" name="MSIP_Label_9293526d-19aa-4ea8-99e1-7716ee3206da_Name">
    <vt:lpwstr>AHS Internal.</vt:lpwstr>
  </property>
  <property fmtid="{D5CDD505-2E9C-101B-9397-08002B2CF9AE}" pid="7" name="MSIP_Label_9293526d-19aa-4ea8-99e1-7716ee3206da_SiteId">
    <vt:lpwstr>f6f442be-a6a0-4cbe-bc32-1f76a10f316b</vt:lpwstr>
  </property>
  <property fmtid="{D5CDD505-2E9C-101B-9397-08002B2CF9AE}" pid="8" name="MSIP_Label_9293526d-19aa-4ea8-99e1-7716ee3206da_ActionId">
    <vt:lpwstr>059b9276-752b-410c-86b6-0ee82b3cbe1e</vt:lpwstr>
  </property>
  <property fmtid="{D5CDD505-2E9C-101B-9397-08002B2CF9AE}" pid="9" name="MSIP_Label_9293526d-19aa-4ea8-99e1-7716ee3206da_ContentBits">
    <vt:lpwstr>0</vt:lpwstr>
  </property>
</Properties>
</file>