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34CD5C" w14:textId="77777777" w:rsidR="00886BEA" w:rsidRDefault="003C223B" w:rsidP="00886BEA">
      <w:pPr>
        <w:pStyle w:val="PlainText"/>
        <w:jc w:val="center"/>
        <w:rPr>
          <w:del w:id="5" w:author="Comparison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  <w:ins w:id="6" w:author="Comparison" w:date="2026-09-22T12:13:00Z" w16du:dateUtc="2026-09-22T16:13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</w:r>
        <w:r>
          <w:lastRenderedPageBreak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7" w:author="Comparison" w:date="2026-09-22T12:13:00Z" w16du:dateUtc="2026-09-22T16:13:00Z">
        <w:r w:rsidR="00886BEA">
          <w:rPr>
            <w:rFonts w:ascii="Times New Roman" w:hAnsi="Times New Roman" w:cs="Times New Roman"/>
            <w:b/>
            <w:sz w:val="24"/>
            <w:szCs w:val="24"/>
            <w:lang w:val="ru-RU"/>
          </w:rPr>
          <w:delText>З А П О В Е Д</w:delText>
        </w:r>
      </w:del>
    </w:p>
    <w:p w14:paraId="2BB7330A" w14:textId="77777777" w:rsidR="00886BEA" w:rsidRDefault="00886BEA" w:rsidP="00886BEA">
      <w:pPr>
        <w:pStyle w:val="PlainText"/>
        <w:jc w:val="center"/>
        <w:rPr>
          <w:del w:id="8" w:author="Comparison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2E2DE0B3" w14:textId="77777777" w:rsidR="00886BEA" w:rsidRDefault="00886BEA" w:rsidP="00886BEA">
      <w:pPr>
        <w:pStyle w:val="PlainText"/>
        <w:jc w:val="center"/>
        <w:rPr>
          <w:del w:id="9" w:author="Comparison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  <w:del w:id="10" w:author="Comparison" w:date="2026-09-22T12:13:00Z" w16du:dateUtc="2026-09-22T16:13:00Z">
        <w:r>
          <w:rPr>
            <w:rFonts w:ascii="Times New Roman" w:hAnsi="Times New Roman" w:cs="Times New Roman"/>
            <w:sz w:val="24"/>
            <w:szCs w:val="24"/>
            <w:lang w:val="bg-BG"/>
          </w:rPr>
          <w:delText>№ РД-</w:delText>
        </w:r>
        <w:r>
          <w:rPr>
            <w:rFonts w:ascii="Times New Roman" w:hAnsi="Times New Roman" w:cs="Times New Roman"/>
            <w:sz w:val="24"/>
            <w:szCs w:val="24"/>
            <w:lang w:val="ru-RU"/>
          </w:rPr>
          <w:delText>04-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</w:delText>
        </w:r>
        <w:r w:rsidR="008824BF">
          <w:rPr>
            <w:rFonts w:ascii="Times New Roman" w:hAnsi="Times New Roman" w:cs="Times New Roman"/>
            <w:sz w:val="24"/>
            <w:szCs w:val="24"/>
          </w:rPr>
          <w:delText>120-1</w:delText>
        </w:r>
        <w:r w:rsidR="008824BF"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/27</w:delText>
        </w:r>
        <w:r w:rsidR="0032242D">
          <w:rPr>
            <w:rFonts w:ascii="Times New Roman" w:hAnsi="Times New Roman" w:cs="Times New Roman"/>
            <w:sz w:val="24"/>
            <w:szCs w:val="24"/>
            <w:lang w:val="bg-BG"/>
          </w:rPr>
          <w:delText>.08.</w:delText>
        </w:r>
        <w:r w:rsidR="004C597F">
          <w:rPr>
            <w:rFonts w:ascii="Times New Roman" w:hAnsi="Times New Roman" w:cs="Times New Roman"/>
            <w:sz w:val="24"/>
            <w:szCs w:val="24"/>
            <w:lang w:val="bg-BG"/>
          </w:rPr>
          <w:delText>2021</w:delText>
        </w:r>
        <w:r>
          <w:rPr>
            <w:rFonts w:ascii="Times New Roman" w:hAnsi="Times New Roman" w:cs="Times New Roman"/>
            <w:sz w:val="24"/>
            <w:szCs w:val="24"/>
            <w:lang w:val="ru-RU"/>
          </w:rPr>
          <w:delText xml:space="preserve"> 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>г.</w:delText>
        </w:r>
      </w:del>
    </w:p>
    <w:p w14:paraId="3111F33E" w14:textId="77777777" w:rsidR="003344F5" w:rsidRDefault="003344F5" w:rsidP="00886BEA">
      <w:pPr>
        <w:pStyle w:val="PlainText"/>
        <w:jc w:val="center"/>
        <w:rPr>
          <w:del w:id="11" w:author="Comparison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18AD5E8D" w14:textId="77777777" w:rsidR="00886BEA" w:rsidRDefault="00886BEA" w:rsidP="00886BEA">
      <w:pPr>
        <w:pStyle w:val="PlainText"/>
        <w:rPr>
          <w:del w:id="12" w:author="Comparison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4E111692" w14:textId="77777777" w:rsidR="00886BEA" w:rsidRPr="00F36E00" w:rsidRDefault="00886BEA" w:rsidP="005E6E8F">
      <w:pPr>
        <w:pStyle w:val="PlainText"/>
        <w:spacing w:line="360" w:lineRule="auto"/>
        <w:ind w:firstLine="720"/>
        <w:jc w:val="both"/>
        <w:rPr>
          <w:del w:id="13" w:author="Comparison" w:date="2026-09-22T12:13:00Z" w16du:dateUtc="2026-09-22T16:13:00Z"/>
          <w:rFonts w:ascii="Times New Roman" w:hAnsi="Times New Roman" w:cs="Times New Roman"/>
          <w:b/>
          <w:sz w:val="24"/>
          <w:szCs w:val="24"/>
          <w:lang w:val="bg-BG"/>
        </w:rPr>
      </w:pPr>
      <w:del w:id="14" w:author="Comparison" w:date="2026-09-22T12:13:00Z" w16du:dateUtc="2026-09-22T16:13:00Z">
        <w:r>
          <w:rPr>
            <w:rFonts w:ascii="Times New Roman" w:hAnsi="Times New Roman" w:cs="Times New Roman"/>
            <w:sz w:val="24"/>
            <w:szCs w:val="24"/>
            <w:lang w:val="ru-RU"/>
          </w:rPr>
          <w:delText xml:space="preserve">На основание 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>чл. 3, ал. 4 от Устройствения правилник на областните дирекции „Земеделие” във връзка с чл. 37в, ал. 1 от ЗСПЗЗ, за определяне на масиви за ползване на земеделски земи и организиране на сключването на споразумения за ползването им между собствениците и/или ползвателите, за всяко землище на територията на област Добрич</w:delText>
        </w:r>
        <w:r w:rsidR="00140715"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</w:delText>
        </w:r>
        <w:r w:rsidR="00140715" w:rsidRPr="00F36E00">
          <w:rPr>
            <w:rFonts w:ascii="Times New Roman" w:hAnsi="Times New Roman" w:cs="Times New Roman"/>
            <w:b/>
            <w:sz w:val="24"/>
            <w:szCs w:val="24"/>
            <w:lang w:val="bg-BG"/>
          </w:rPr>
          <w:delText>и във връзка с дългосрочно отсъствие на председателя на комисията по чл.37в, от ЗСПЗЗ за община Ген. Тошево</w:delText>
        </w:r>
      </w:del>
    </w:p>
    <w:p w14:paraId="009BC698" w14:textId="77777777" w:rsidR="00140715" w:rsidRDefault="00140715" w:rsidP="00C035AB">
      <w:pPr>
        <w:pStyle w:val="PlainText"/>
        <w:jc w:val="both"/>
        <w:rPr>
          <w:del w:id="15" w:author="Comparison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731E69BE" w14:textId="77777777" w:rsidR="00140715" w:rsidRDefault="00140715" w:rsidP="00886BEA">
      <w:pPr>
        <w:pStyle w:val="PlainText"/>
        <w:ind w:firstLine="720"/>
        <w:jc w:val="both"/>
        <w:rPr>
          <w:del w:id="16" w:author="Comparison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70CB8486" w14:textId="77777777" w:rsidR="00886BEA" w:rsidRDefault="00140715" w:rsidP="00886BEA">
      <w:pPr>
        <w:pStyle w:val="PlainText"/>
        <w:jc w:val="center"/>
        <w:rPr>
          <w:del w:id="17" w:author="Comparison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  <w:del w:id="18" w:author="Comparison" w:date="2026-09-22T12:13:00Z" w16du:dateUtc="2026-09-22T16:13:00Z">
        <w:r>
          <w:rPr>
            <w:rFonts w:ascii="Times New Roman" w:hAnsi="Times New Roman" w:cs="Times New Roman"/>
            <w:b/>
            <w:sz w:val="24"/>
            <w:szCs w:val="24"/>
            <w:lang w:val="ru-RU"/>
          </w:rPr>
          <w:delText>И З М Е Н Я М</w:delText>
        </w:r>
        <w:r w:rsidR="00886BEA">
          <w:rPr>
            <w:rFonts w:ascii="Times New Roman" w:hAnsi="Times New Roman" w:cs="Times New Roman"/>
            <w:b/>
            <w:sz w:val="24"/>
            <w:szCs w:val="24"/>
            <w:lang w:val="ru-RU"/>
          </w:rPr>
          <w:delText>:</w:delText>
        </w:r>
      </w:del>
    </w:p>
    <w:p w14:paraId="4AA800A4" w14:textId="77777777" w:rsidR="00140715" w:rsidRDefault="00140715" w:rsidP="00886BEA">
      <w:pPr>
        <w:pStyle w:val="PlainText"/>
        <w:jc w:val="center"/>
        <w:rPr>
          <w:del w:id="19" w:author="Comparison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2A2D6613" w14:textId="77777777" w:rsidR="00C035AB" w:rsidRDefault="00C035AB" w:rsidP="00886BEA">
      <w:pPr>
        <w:pStyle w:val="PlainText"/>
        <w:jc w:val="center"/>
        <w:rPr>
          <w:del w:id="20" w:author="Comparison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2AB1C038" w14:textId="77777777" w:rsidR="00C035AB" w:rsidRDefault="00C035AB" w:rsidP="00886BEA">
      <w:pPr>
        <w:pStyle w:val="PlainText"/>
        <w:jc w:val="center"/>
        <w:rPr>
          <w:del w:id="21" w:author="Comparison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0027EB9B" w14:textId="77777777" w:rsidR="00C035AB" w:rsidRDefault="00140715" w:rsidP="005E6E8F">
      <w:pPr>
        <w:spacing w:line="360" w:lineRule="auto"/>
        <w:ind w:firstLine="720"/>
        <w:jc w:val="both"/>
        <w:rPr>
          <w:del w:id="22" w:author="Comparison" w:date="2026-09-22T12:13:00Z" w16du:dateUtc="2026-09-22T16:13:00Z"/>
          <w:sz w:val="24"/>
          <w:szCs w:val="24"/>
          <w:lang w:val="bg-BG"/>
        </w:rPr>
      </w:pPr>
      <w:del w:id="23" w:author="Comparison" w:date="2026-09-22T12:13:00Z" w16du:dateUtc="2026-09-22T16:13:00Z">
        <w:r w:rsidRPr="005E6E8F">
          <w:rPr>
            <w:b/>
            <w:sz w:val="24"/>
            <w:szCs w:val="24"/>
            <w:lang w:val="bg-BG"/>
          </w:rPr>
          <w:delText>Заповед № РД-04-120/02.08.2021г.</w:delText>
        </w:r>
        <w:r>
          <w:rPr>
            <w:sz w:val="24"/>
            <w:szCs w:val="24"/>
            <w:lang w:val="bg-BG"/>
          </w:rPr>
          <w:delText xml:space="preserve">, с която е открита </w:delText>
        </w:r>
        <w:r>
          <w:rPr>
            <w:sz w:val="24"/>
            <w:szCs w:val="24"/>
            <w:lang w:val="ru-RU"/>
          </w:rPr>
          <w:delText xml:space="preserve">процедура по сключване на споразумение между собствениците и/или ползвателите на земеделски земи за всяко землище на територията на област Добрич за стопанската </w:delText>
        </w:r>
        <w:r w:rsidRPr="00140715">
          <w:rPr>
            <w:sz w:val="24"/>
            <w:szCs w:val="24"/>
            <w:lang w:val="ru-RU"/>
          </w:rPr>
          <w:delText>2021/2022 г. и са назначени комисии по чл.37в, ал.1 от ЗСПЗЗ</w:delText>
        </w:r>
        <w:r>
          <w:rPr>
            <w:sz w:val="24"/>
            <w:szCs w:val="24"/>
            <w:lang w:val="ru-RU"/>
          </w:rPr>
          <w:delText xml:space="preserve">, </w:delText>
        </w:r>
        <w:r w:rsidR="00C035AB">
          <w:rPr>
            <w:sz w:val="24"/>
            <w:szCs w:val="24"/>
            <w:lang w:val="ru-RU"/>
          </w:rPr>
          <w:delText>в частта за назначената комисия за община Ген. Тошево,</w:delText>
        </w:r>
        <w:r>
          <w:rPr>
            <w:sz w:val="24"/>
            <w:szCs w:val="24"/>
            <w:lang w:val="ru-RU"/>
          </w:rPr>
          <w:delText xml:space="preserve"> в т. </w:delText>
        </w:r>
        <w:r>
          <w:rPr>
            <w:sz w:val="24"/>
            <w:szCs w:val="24"/>
            <w:lang w:val="en-US"/>
          </w:rPr>
          <w:delText>II</w:delText>
        </w:r>
        <w:r>
          <w:rPr>
            <w:sz w:val="24"/>
            <w:szCs w:val="24"/>
            <w:lang w:val="bg-BG"/>
          </w:rPr>
          <w:delText xml:space="preserve">, б. „в“, </w:delText>
        </w:r>
      </w:del>
    </w:p>
    <w:p w14:paraId="168642D2" w14:textId="77777777" w:rsidR="00140715" w:rsidRDefault="00C035AB" w:rsidP="005E6E8F">
      <w:pPr>
        <w:spacing w:line="360" w:lineRule="auto"/>
        <w:ind w:firstLine="720"/>
        <w:jc w:val="both"/>
        <w:rPr>
          <w:del w:id="24" w:author="Comparison" w:date="2026-09-22T12:13:00Z" w16du:dateUtc="2026-09-22T16:13:00Z"/>
          <w:sz w:val="24"/>
          <w:szCs w:val="24"/>
          <w:lang w:val="bg-BG"/>
        </w:rPr>
      </w:pPr>
      <w:del w:id="25" w:author="Comparison" w:date="2026-09-22T12:13:00Z" w16du:dateUtc="2026-09-22T16:13:00Z">
        <w:r>
          <w:rPr>
            <w:sz w:val="24"/>
            <w:szCs w:val="24"/>
            <w:lang w:val="bg-BG"/>
          </w:rPr>
          <w:delText>След изменението на заповедта</w:delText>
        </w:r>
        <w:r w:rsidR="00140715">
          <w:rPr>
            <w:sz w:val="24"/>
            <w:szCs w:val="24"/>
            <w:lang w:val="bg-BG"/>
          </w:rPr>
          <w:delText xml:space="preserve"> да се чете следното:</w:delText>
        </w:r>
      </w:del>
    </w:p>
    <w:p w14:paraId="37BE3DE5" w14:textId="77777777" w:rsidR="00140715" w:rsidRDefault="00140715" w:rsidP="005E6E8F">
      <w:pPr>
        <w:spacing w:line="360" w:lineRule="auto"/>
        <w:ind w:firstLine="720"/>
        <w:jc w:val="both"/>
        <w:rPr>
          <w:del w:id="26" w:author="Comparison" w:date="2026-09-22T12:13:00Z" w16du:dateUtc="2026-09-22T16:13:00Z"/>
          <w:sz w:val="24"/>
          <w:szCs w:val="24"/>
          <w:u w:val="single"/>
          <w:lang w:val="ru-RU"/>
        </w:rPr>
      </w:pPr>
      <w:del w:id="27" w:author="Comparison" w:date="2026-09-22T12:13:00Z" w16du:dateUtc="2026-09-22T16:13:00Z">
        <w:r>
          <w:rPr>
            <w:sz w:val="24"/>
            <w:szCs w:val="24"/>
            <w:u w:val="single"/>
            <w:lang w:val="ru-RU"/>
          </w:rPr>
          <w:delText>в) За община Генерал Тошево</w:delText>
        </w:r>
      </w:del>
    </w:p>
    <w:p w14:paraId="1859469A" w14:textId="77777777" w:rsidR="00140715" w:rsidRP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28" w:author="Comparison" w:date="2026-09-22T12:13:00Z" w16du:dateUtc="2026-09-22T16:13:00Z"/>
          <w:sz w:val="24"/>
          <w:szCs w:val="24"/>
          <w:lang w:val="ru-RU"/>
        </w:rPr>
      </w:pPr>
      <w:del w:id="29" w:author="Comparison" w:date="2026-09-22T12:13:00Z" w16du:dateUtc="2026-09-22T16:13:00Z">
        <w:r>
          <w:rPr>
            <w:sz w:val="24"/>
            <w:szCs w:val="24"/>
            <w:lang w:val="ru-RU"/>
          </w:rPr>
          <w:delText>Председател: Стоян Тодоров Стоянов– гл. експерт в ОСЗ - Ген. Тошево;</w:delText>
        </w:r>
      </w:del>
    </w:p>
    <w:p w14:paraId="33F647C8" w14:textId="77777777" w:rsidR="00140715" w:rsidRDefault="00140715" w:rsidP="005E6E8F">
      <w:pPr>
        <w:spacing w:line="360" w:lineRule="auto"/>
        <w:ind w:left="615" w:firstLine="720"/>
        <w:jc w:val="both"/>
        <w:rPr>
          <w:del w:id="30" w:author="Comparison" w:date="2026-09-22T12:13:00Z" w16du:dateUtc="2026-09-22T16:13:00Z"/>
          <w:sz w:val="24"/>
          <w:szCs w:val="24"/>
          <w:lang w:val="ru-RU"/>
        </w:rPr>
      </w:pPr>
      <w:del w:id="31" w:author="Comparison" w:date="2026-09-22T12:13:00Z" w16du:dateUtc="2026-09-22T16:13:00Z">
        <w:r>
          <w:rPr>
            <w:sz w:val="24"/>
            <w:szCs w:val="24"/>
            <w:lang w:val="ru-RU"/>
          </w:rPr>
          <w:delText>Членове:</w:delText>
        </w:r>
      </w:del>
    </w:p>
    <w:p w14:paraId="0A2C823A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32" w:author="Comparison" w:date="2026-09-22T12:13:00Z" w16du:dateUtc="2026-09-22T16:13:00Z"/>
          <w:sz w:val="24"/>
          <w:szCs w:val="24"/>
          <w:lang w:val="ru-RU"/>
        </w:rPr>
      </w:pPr>
      <w:del w:id="33" w:author="Comparison" w:date="2026-09-22T12:13:00Z" w16du:dateUtc="2026-09-22T16:13:00Z">
        <w:r>
          <w:rPr>
            <w:sz w:val="24"/>
            <w:szCs w:val="24"/>
            <w:lang w:val="ru-RU"/>
          </w:rPr>
          <w:delText>Кметът/кметския наместник на съответното населено място или упълномощено от него лице;</w:delText>
        </w:r>
      </w:del>
    </w:p>
    <w:p w14:paraId="688C91E2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34" w:author="Comparison" w:date="2026-09-22T12:13:00Z" w16du:dateUtc="2026-09-22T16:13:00Z"/>
          <w:sz w:val="24"/>
          <w:szCs w:val="24"/>
          <w:lang w:val="ru-RU"/>
        </w:rPr>
      </w:pPr>
      <w:del w:id="35" w:author="Comparison" w:date="2026-09-22T12:13:00Z" w16du:dateUtc="2026-09-22T16:13:00Z">
        <w:r>
          <w:rPr>
            <w:color w:val="000000"/>
            <w:sz w:val="24"/>
            <w:szCs w:val="24"/>
            <w:lang w:val="en"/>
          </w:rPr>
          <w:delText>Представител на Службата по геодезия, картография и кадастър</w:delText>
        </w:r>
        <w:r>
          <w:rPr>
            <w:color w:val="000000"/>
            <w:sz w:val="24"/>
            <w:szCs w:val="24"/>
            <w:lang w:val="bg-BG"/>
          </w:rPr>
          <w:delText>;</w:delText>
        </w:r>
      </w:del>
    </w:p>
    <w:p w14:paraId="73C56862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36" w:author="Comparison" w:date="2026-09-22T12:13:00Z" w16du:dateUtc="2026-09-22T16:13:00Z"/>
          <w:sz w:val="24"/>
          <w:szCs w:val="24"/>
          <w:lang w:val="ru-RU"/>
        </w:rPr>
      </w:pPr>
      <w:del w:id="37" w:author="Comparison" w:date="2026-09-22T12:13:00Z" w16du:dateUtc="2026-09-22T16:13:00Z">
        <w:r>
          <w:rPr>
            <w:sz w:val="24"/>
            <w:szCs w:val="24"/>
            <w:lang w:val="ru-RU"/>
          </w:rPr>
          <w:delText>Снежана Георгиева Драгнева – гл.експерт в ОСЗ - Ген. Тошево;</w:delText>
        </w:r>
      </w:del>
    </w:p>
    <w:p w14:paraId="77427D45" w14:textId="77777777" w:rsidR="00140715" w:rsidRPr="00A51E52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38" w:author="Comparison" w:date="2026-09-22T12:13:00Z" w16du:dateUtc="2026-09-22T16:13:00Z"/>
          <w:sz w:val="24"/>
          <w:szCs w:val="24"/>
          <w:lang w:val="ru-RU"/>
        </w:rPr>
      </w:pPr>
      <w:del w:id="39" w:author="Comparison" w:date="2026-09-22T12:13:00Z" w16du:dateUtc="2026-09-22T16:13:00Z">
        <w:r>
          <w:rPr>
            <w:sz w:val="24"/>
            <w:szCs w:val="24"/>
            <w:lang w:val="ru-RU"/>
          </w:rPr>
          <w:delText>Семра Джелилова Ахмедова - ст. експерт в ОСЗ - Ген. Тошево;</w:delText>
        </w:r>
      </w:del>
    </w:p>
    <w:p w14:paraId="4CCCC211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40" w:author="Comparison" w:date="2026-09-22T12:13:00Z" w16du:dateUtc="2026-09-22T16:13:00Z"/>
          <w:sz w:val="24"/>
          <w:szCs w:val="24"/>
          <w:lang w:val="ru-RU"/>
        </w:rPr>
      </w:pPr>
      <w:del w:id="41" w:author="Comparison" w:date="2026-09-22T12:13:00Z" w16du:dateUtc="2026-09-22T16:13:00Z">
        <w:r>
          <w:rPr>
            <w:sz w:val="24"/>
            <w:szCs w:val="24"/>
            <w:lang w:val="ru-RU"/>
          </w:rPr>
          <w:delText>Милена Христова Дякова – гл. юрисконсулт, дирекция АПФСДЧР, ОД»З» - гр. Добрич</w:delText>
        </w:r>
      </w:del>
    </w:p>
    <w:p w14:paraId="663DE5B5" w14:textId="77777777" w:rsidR="00140715" w:rsidRDefault="00140715" w:rsidP="005E6E8F">
      <w:pPr>
        <w:spacing w:line="360" w:lineRule="auto"/>
        <w:ind w:firstLine="720"/>
        <w:jc w:val="both"/>
        <w:rPr>
          <w:del w:id="42" w:author="Comparison" w:date="2026-09-22T12:13:00Z" w16du:dateUtc="2026-09-22T16:13:00Z"/>
          <w:sz w:val="24"/>
          <w:szCs w:val="24"/>
          <w:lang w:val="ru-RU"/>
        </w:rPr>
      </w:pPr>
      <w:del w:id="43" w:author="Comparison" w:date="2026-09-22T12:13:00Z" w16du:dateUtc="2026-09-22T16:13:00Z">
        <w:r>
          <w:rPr>
            <w:sz w:val="24"/>
            <w:szCs w:val="24"/>
            <w:lang w:val="ru-RU"/>
          </w:rPr>
          <w:delText>Резервни членове: Иванка Мирославова Кулева – ст. експерт  в ОСЗ - Ген. Тошево; Калоян Тодоров Димитров – гл. юрисконсулт  дирекция АПФСДЧР, ОД»З» - гр. Добрич</w:delText>
        </w:r>
      </w:del>
    </w:p>
    <w:p w14:paraId="6FA2414B" w14:textId="77777777" w:rsidR="00140715" w:rsidRDefault="00140715" w:rsidP="005E6E8F">
      <w:pPr>
        <w:spacing w:line="360" w:lineRule="auto"/>
        <w:ind w:firstLine="360"/>
        <w:jc w:val="both"/>
        <w:rPr>
          <w:del w:id="44" w:author="Comparison" w:date="2026-09-22T12:13:00Z" w16du:dateUtc="2026-09-22T16:13:00Z"/>
          <w:sz w:val="24"/>
          <w:szCs w:val="24"/>
          <w:lang w:val="ru-RU"/>
        </w:rPr>
      </w:pPr>
    </w:p>
    <w:p w14:paraId="3EAFD3B5" w14:textId="77777777" w:rsidR="00140715" w:rsidRDefault="00140715" w:rsidP="005E6E8F">
      <w:pPr>
        <w:spacing w:line="360" w:lineRule="auto"/>
        <w:ind w:firstLine="720"/>
        <w:jc w:val="both"/>
        <w:rPr>
          <w:del w:id="45" w:author="Comparison" w:date="2026-09-22T12:13:00Z" w16du:dateUtc="2026-09-22T16:13:00Z"/>
          <w:sz w:val="24"/>
          <w:szCs w:val="24"/>
          <w:lang w:val="ru-RU"/>
        </w:rPr>
      </w:pPr>
      <w:del w:id="46" w:author="Comparison" w:date="2026-09-22T12:13:00Z" w16du:dateUtc="2026-09-22T16:13:00Z">
        <w:r>
          <w:rPr>
            <w:sz w:val="24"/>
            <w:szCs w:val="24"/>
            <w:lang w:val="ru-RU"/>
          </w:rPr>
          <w:delText xml:space="preserve">В останалата  част </w:delText>
        </w:r>
        <w:r w:rsidRPr="00F2722C">
          <w:rPr>
            <w:b/>
            <w:sz w:val="24"/>
            <w:szCs w:val="24"/>
            <w:lang w:val="bg-BG"/>
          </w:rPr>
          <w:delText>Заповед № РД-04-120/02.08.2021г. остава непроменена.</w:delText>
        </w:r>
      </w:del>
    </w:p>
    <w:p w14:paraId="7A598B29" w14:textId="77777777" w:rsidR="003344F5" w:rsidRDefault="003344F5" w:rsidP="0042391B">
      <w:pPr>
        <w:jc w:val="both"/>
        <w:rPr>
          <w:del w:id="47" w:author="Comparison" w:date="2026-09-22T12:13:00Z" w16du:dateUtc="2026-09-22T16:13:00Z"/>
          <w:sz w:val="24"/>
          <w:szCs w:val="24"/>
          <w:lang w:val="ru-RU"/>
        </w:rPr>
      </w:pPr>
    </w:p>
    <w:p w14:paraId="583C9DE0" w14:textId="77777777" w:rsidR="00886BEA" w:rsidRDefault="00886BEA" w:rsidP="005E6E8F">
      <w:pPr>
        <w:spacing w:line="360" w:lineRule="auto"/>
        <w:ind w:firstLine="720"/>
        <w:jc w:val="both"/>
        <w:rPr>
          <w:del w:id="48" w:author="Comparison" w:date="2026-09-22T12:13:00Z" w16du:dateUtc="2026-09-22T16:13:00Z"/>
          <w:sz w:val="24"/>
          <w:szCs w:val="24"/>
          <w:lang w:val="ru-RU"/>
        </w:rPr>
      </w:pPr>
      <w:del w:id="49" w:author="Comparison" w:date="2026-09-22T12:13:00Z" w16du:dateUtc="2026-09-22T16:13:00Z">
        <w:r>
          <w:rPr>
            <w:sz w:val="24"/>
            <w:szCs w:val="24"/>
            <w:lang w:val="ru-RU"/>
          </w:rPr>
          <w:delText xml:space="preserve">Настоящата заповед да се сведе до знанието на </w:delText>
        </w:r>
        <w:r w:rsidR="00F2722C">
          <w:rPr>
            <w:sz w:val="24"/>
            <w:szCs w:val="24"/>
            <w:lang w:val="ru-RU"/>
          </w:rPr>
          <w:delText>председателя</w:delText>
        </w:r>
        <w:r w:rsidR="00140715">
          <w:rPr>
            <w:sz w:val="24"/>
            <w:szCs w:val="24"/>
            <w:lang w:val="ru-RU"/>
          </w:rPr>
          <w:delText xml:space="preserve"> </w:delText>
        </w:r>
        <w:r w:rsidR="00F2722C">
          <w:rPr>
            <w:sz w:val="24"/>
            <w:szCs w:val="24"/>
            <w:lang w:val="ru-RU"/>
          </w:rPr>
          <w:delText>и членовете на комисията</w:delText>
        </w:r>
        <w:r w:rsidR="0032242D">
          <w:rPr>
            <w:sz w:val="24"/>
            <w:szCs w:val="24"/>
            <w:lang w:val="ru-RU"/>
          </w:rPr>
          <w:delText xml:space="preserve"> за </w:delText>
        </w:r>
        <w:r w:rsidR="00F2722C">
          <w:rPr>
            <w:sz w:val="24"/>
            <w:szCs w:val="24"/>
            <w:lang w:val="ru-RU"/>
          </w:rPr>
          <w:delText>община Ген. Тошево</w:delText>
        </w:r>
        <w:r>
          <w:rPr>
            <w:sz w:val="24"/>
            <w:szCs w:val="24"/>
            <w:lang w:val="ru-RU"/>
          </w:rPr>
          <w:delText xml:space="preserve">, на </w:delText>
        </w:r>
        <w:r w:rsidR="00F3056B">
          <w:rPr>
            <w:sz w:val="24"/>
            <w:szCs w:val="24"/>
            <w:lang w:val="ru-RU"/>
          </w:rPr>
          <w:delText>кмета на Община Ген. Т</w:delText>
        </w:r>
        <w:r w:rsidR="00F2722C">
          <w:rPr>
            <w:sz w:val="24"/>
            <w:szCs w:val="24"/>
            <w:lang w:val="ru-RU"/>
          </w:rPr>
          <w:delText>ошево</w:delText>
        </w:r>
        <w:r>
          <w:rPr>
            <w:sz w:val="24"/>
            <w:szCs w:val="24"/>
            <w:lang w:val="ru-RU"/>
          </w:rPr>
          <w:delText xml:space="preserve">, </w:delText>
        </w:r>
        <w:r w:rsidR="005853C8">
          <w:rPr>
            <w:sz w:val="24"/>
            <w:szCs w:val="24"/>
            <w:lang w:val="ru-RU"/>
          </w:rPr>
          <w:delText>до СГКК</w:delText>
        </w:r>
        <w:r w:rsidR="00F153B7">
          <w:rPr>
            <w:sz w:val="24"/>
            <w:szCs w:val="24"/>
            <w:lang w:val="ru-RU"/>
          </w:rPr>
          <w:delText xml:space="preserve"> Добрич</w:delText>
        </w:r>
        <w:r w:rsidR="005853C8">
          <w:rPr>
            <w:sz w:val="24"/>
            <w:szCs w:val="24"/>
            <w:lang w:val="ru-RU"/>
          </w:rPr>
          <w:delText xml:space="preserve">, </w:delText>
        </w:r>
        <w:r>
          <w:rPr>
            <w:sz w:val="24"/>
            <w:szCs w:val="24"/>
            <w:lang w:val="ru-RU"/>
          </w:rPr>
          <w:delText>да се обяви на информационното табло на ОД «Земеделие» Добрич и Общинска служба по земеделие</w:delText>
        </w:r>
        <w:r w:rsidR="00F2722C">
          <w:rPr>
            <w:sz w:val="24"/>
            <w:szCs w:val="24"/>
            <w:lang w:val="ru-RU"/>
          </w:rPr>
          <w:delText xml:space="preserve"> – Ген. Тошево</w:delText>
        </w:r>
        <w:r>
          <w:rPr>
            <w:sz w:val="24"/>
            <w:szCs w:val="24"/>
            <w:lang w:val="ru-RU"/>
          </w:rPr>
          <w:delText>, както и на интернет страницата на дирекцията.</w:delText>
        </w:r>
      </w:del>
    </w:p>
    <w:p w14:paraId="28818F7D" w14:textId="77777777" w:rsidR="00F153B7" w:rsidRDefault="00F153B7" w:rsidP="005E6E8F">
      <w:pPr>
        <w:spacing w:line="360" w:lineRule="auto"/>
        <w:jc w:val="both"/>
        <w:rPr>
          <w:del w:id="50" w:author="Comparison" w:date="2026-09-22T12:13:00Z" w16du:dateUtc="2026-09-22T16:13:00Z"/>
          <w:sz w:val="24"/>
          <w:szCs w:val="24"/>
          <w:lang w:val="ru-RU"/>
        </w:rPr>
      </w:pPr>
    </w:p>
    <w:p w14:paraId="0D6A8495" w14:textId="77777777" w:rsidR="0077106C" w:rsidRPr="0077106C" w:rsidRDefault="00886BEA" w:rsidP="005E6E8F">
      <w:pPr>
        <w:spacing w:line="360" w:lineRule="auto"/>
        <w:ind w:firstLine="720"/>
        <w:jc w:val="both"/>
        <w:rPr>
          <w:del w:id="51" w:author="Comparison" w:date="2026-09-22T12:13:00Z" w16du:dateUtc="2026-09-22T16:13:00Z"/>
          <w:sz w:val="24"/>
          <w:szCs w:val="24"/>
          <w:lang w:val="ru-RU"/>
        </w:rPr>
      </w:pPr>
      <w:del w:id="52" w:author="Comparison" w:date="2026-09-22T12:13:00Z" w16du:dateUtc="2026-09-22T16:13:00Z">
        <w:r>
          <w:rPr>
            <w:sz w:val="24"/>
            <w:szCs w:val="24"/>
            <w:lang w:val="ru-RU"/>
          </w:rPr>
          <w:delText xml:space="preserve">Контрол по изпълнение на заповедта възлагам на </w:delText>
        </w:r>
        <w:r w:rsidR="009C0891">
          <w:rPr>
            <w:sz w:val="24"/>
            <w:szCs w:val="24"/>
            <w:lang w:val="ru-RU"/>
          </w:rPr>
          <w:delText>Славка Бончева Бобева – Кирова – директор на дирекция «АПФСДЧР»</w:delText>
        </w:r>
      </w:del>
    </w:p>
    <w:p w14:paraId="4A6CF742" w14:textId="77777777" w:rsidR="0077106C" w:rsidRDefault="0077106C" w:rsidP="00653209">
      <w:pPr>
        <w:jc w:val="both"/>
        <w:rPr>
          <w:del w:id="53" w:author="Comparison" w:date="2026-09-22T12:13:00Z" w16du:dateUtc="2026-09-22T16:13:00Z"/>
          <w:b/>
          <w:sz w:val="24"/>
          <w:szCs w:val="24"/>
          <w:lang w:val="bg-BG"/>
        </w:rPr>
      </w:pPr>
    </w:p>
    <w:p w14:paraId="5156827B" w14:textId="77777777" w:rsidR="0077106C" w:rsidRDefault="0077106C" w:rsidP="00653209">
      <w:pPr>
        <w:jc w:val="both"/>
        <w:rPr>
          <w:del w:id="54" w:author="Comparison" w:date="2026-09-22T12:13:00Z" w16du:dateUtc="2026-09-22T16:13:00Z"/>
          <w:b/>
          <w:sz w:val="24"/>
          <w:szCs w:val="24"/>
          <w:lang w:val="bg-BG"/>
        </w:rPr>
      </w:pPr>
    </w:p>
    <w:p w14:paraId="7ED88AE9" w14:textId="77777777" w:rsidR="0077106C" w:rsidRDefault="0077106C" w:rsidP="00653209">
      <w:pPr>
        <w:jc w:val="both"/>
        <w:rPr>
          <w:del w:id="55" w:author="Comparison" w:date="2026-09-22T12:13:00Z" w16du:dateUtc="2026-09-22T16:13:00Z"/>
          <w:b/>
          <w:sz w:val="24"/>
          <w:szCs w:val="24"/>
          <w:lang w:val="bg-BG"/>
        </w:rPr>
      </w:pPr>
    </w:p>
    <w:p w14:paraId="545611DE" w14:textId="77777777" w:rsidR="00886BEA" w:rsidRDefault="00886BEA" w:rsidP="00886BEA">
      <w:pPr>
        <w:jc w:val="both"/>
        <w:rPr>
          <w:del w:id="56" w:author="Comparison" w:date="2026-09-22T12:13:00Z" w16du:dateUtc="2026-09-22T16:13:00Z"/>
          <w:b/>
          <w:sz w:val="24"/>
          <w:szCs w:val="24"/>
          <w:lang w:val="bg-BG"/>
        </w:rPr>
      </w:pPr>
      <w:del w:id="57" w:author="Comparison" w:date="2026-09-22T12:13:00Z" w16du:dateUtc="2026-09-22T16:13:00Z">
        <w:r>
          <w:rPr>
            <w:b/>
            <w:sz w:val="24"/>
            <w:szCs w:val="24"/>
            <w:lang w:val="bg-BG"/>
          </w:rPr>
          <w:delText>инж. ДЕСИСЛАВА ИВАНОВА</w:delText>
        </w:r>
      </w:del>
    </w:p>
    <w:p w14:paraId="04F849D8" w14:textId="77777777" w:rsidR="00937783" w:rsidRPr="0042391B" w:rsidRDefault="00886BEA" w:rsidP="0092405E">
      <w:pPr>
        <w:jc w:val="both"/>
        <w:rPr>
          <w:del w:id="58" w:author="Comparison" w:date="2026-09-22T12:13:00Z" w16du:dateUtc="2026-09-22T16:13:00Z"/>
          <w:b/>
          <w:sz w:val="22"/>
          <w:szCs w:val="22"/>
          <w:lang w:val="bg-BG"/>
        </w:rPr>
      </w:pPr>
      <w:del w:id="59" w:author="Comparison" w:date="2026-09-22T12:13:00Z" w16du:dateUtc="2026-09-22T16:13:00Z">
        <w:r>
          <w:rPr>
            <w:b/>
            <w:i/>
            <w:sz w:val="24"/>
            <w:szCs w:val="24"/>
            <w:lang w:val="bg-BG"/>
          </w:rPr>
          <w:delText>Директор ОД ”Земеделие”</w:delText>
        </w:r>
      </w:del>
    </w:p>
    <w:p w14:paraId="44358EED" w14:textId="77777777" w:rsidR="00937783" w:rsidRDefault="00937783" w:rsidP="0092405E">
      <w:pPr>
        <w:jc w:val="both"/>
        <w:rPr>
          <w:del w:id="60" w:author="Comparison" w:date="2026-09-22T12:13:00Z" w16du:dateUtc="2026-09-22T16:13:00Z"/>
          <w:sz w:val="28"/>
          <w:szCs w:val="28"/>
          <w:lang w:val="bg-BG"/>
        </w:rPr>
      </w:pPr>
    </w:p>
    <w:p w14:paraId="55B9016C" w14:textId="77777777" w:rsidR="00653209" w:rsidRDefault="00653209" w:rsidP="0092405E">
      <w:pPr>
        <w:jc w:val="both"/>
        <w:rPr>
          <w:del w:id="61" w:author="Comparison" w:date="2026-09-22T12:13:00Z" w16du:dateUtc="2026-09-22T16:13:00Z"/>
          <w:sz w:val="28"/>
          <w:szCs w:val="28"/>
          <w:lang w:val="bg-BG"/>
        </w:rPr>
      </w:pPr>
    </w:p>
    <w:p w14:paraId="35787895" w14:textId="77777777" w:rsidR="0077106C" w:rsidRDefault="0077106C" w:rsidP="0092405E">
      <w:pPr>
        <w:jc w:val="both"/>
        <w:rPr>
          <w:del w:id="62" w:author="Comparison" w:date="2026-09-22T12:13:00Z" w16du:dateUtc="2026-09-22T16:13:00Z"/>
          <w:sz w:val="28"/>
          <w:szCs w:val="28"/>
          <w:lang w:val="bg-BG"/>
        </w:rPr>
      </w:pPr>
    </w:p>
    <w:p w14:paraId="69B6B8A1" w14:textId="77777777" w:rsidR="0077106C" w:rsidRDefault="0077106C" w:rsidP="0092405E">
      <w:pPr>
        <w:jc w:val="both"/>
        <w:rPr>
          <w:del w:id="63" w:author="Comparison" w:date="2026-09-22T12:13:00Z" w16du:dateUtc="2026-09-22T16:13:00Z"/>
          <w:sz w:val="28"/>
          <w:szCs w:val="28"/>
          <w:lang w:val="bg-BG"/>
        </w:rPr>
      </w:pPr>
    </w:p>
    <w:p w14:paraId="21D5E3CA" w14:textId="77777777" w:rsidR="0077106C" w:rsidRDefault="0077106C" w:rsidP="0092405E">
      <w:pPr>
        <w:jc w:val="both"/>
        <w:rPr>
          <w:del w:id="64" w:author="Comparison" w:date="2026-09-22T12:13:00Z" w16du:dateUtc="2026-09-22T16:13:00Z"/>
          <w:sz w:val="28"/>
          <w:szCs w:val="28"/>
          <w:lang w:val="bg-BG"/>
        </w:rPr>
      </w:pPr>
    </w:p>
    <w:p w14:paraId="2590740E" w14:textId="77777777" w:rsidR="0077106C" w:rsidRDefault="0077106C" w:rsidP="0092405E">
      <w:pPr>
        <w:jc w:val="both"/>
        <w:rPr>
          <w:del w:id="65" w:author="Comparison" w:date="2026-09-22T12:13:00Z" w16du:dateUtc="2026-09-22T16:13:00Z"/>
          <w:sz w:val="28"/>
          <w:szCs w:val="28"/>
          <w:lang w:val="bg-BG"/>
        </w:rPr>
      </w:pPr>
    </w:p>
    <w:p w14:paraId="31C1155A" w14:textId="77777777" w:rsidR="0077106C" w:rsidRDefault="0077106C" w:rsidP="0092405E">
      <w:pPr>
        <w:jc w:val="both"/>
        <w:rPr>
          <w:del w:id="66" w:author="Comparison" w:date="2026-09-22T12:13:00Z" w16du:dateUtc="2026-09-22T16:13:00Z"/>
          <w:sz w:val="28"/>
          <w:szCs w:val="28"/>
          <w:lang w:val="bg-BG"/>
        </w:rPr>
      </w:pPr>
    </w:p>
    <w:p w14:paraId="575CF67C" w14:textId="77777777" w:rsidR="0077106C" w:rsidRDefault="0077106C" w:rsidP="0092405E">
      <w:pPr>
        <w:jc w:val="both"/>
        <w:rPr>
          <w:del w:id="67" w:author="Comparison" w:date="2026-09-22T12:13:00Z" w16du:dateUtc="2026-09-22T16:13:00Z"/>
          <w:sz w:val="28"/>
          <w:szCs w:val="28"/>
          <w:lang w:val="bg-BG"/>
        </w:rPr>
      </w:pPr>
    </w:p>
    <w:p w14:paraId="2468D641" w14:textId="77777777" w:rsidR="0077106C" w:rsidRDefault="0077106C" w:rsidP="0092405E">
      <w:pPr>
        <w:jc w:val="both"/>
        <w:rPr>
          <w:del w:id="68" w:author="Comparison" w:date="2026-09-22T12:13:00Z" w16du:dateUtc="2026-09-22T16:13:00Z"/>
          <w:sz w:val="28"/>
          <w:szCs w:val="28"/>
          <w:lang w:val="bg-BG"/>
        </w:rPr>
      </w:pPr>
    </w:p>
    <w:p w14:paraId="64F041F8" w14:textId="77777777" w:rsidR="0077106C" w:rsidRDefault="0077106C" w:rsidP="0092405E">
      <w:pPr>
        <w:jc w:val="both"/>
        <w:rPr>
          <w:del w:id="69" w:author="Comparison" w:date="2026-09-22T12:13:00Z" w16du:dateUtc="2026-09-22T16:13:00Z"/>
          <w:sz w:val="28"/>
          <w:szCs w:val="28"/>
          <w:lang w:val="bg-BG"/>
        </w:rPr>
      </w:pPr>
    </w:p>
    <w:p w14:paraId="701FB66F" w14:textId="77777777" w:rsidR="0077106C" w:rsidRDefault="0077106C" w:rsidP="0092405E">
      <w:pPr>
        <w:jc w:val="both"/>
        <w:rPr>
          <w:del w:id="70" w:author="Comparison" w:date="2026-09-22T12:13:00Z" w16du:dateUtc="2026-09-22T16:13:00Z"/>
          <w:sz w:val="28"/>
          <w:szCs w:val="28"/>
          <w:lang w:val="bg-BG"/>
        </w:rPr>
      </w:pPr>
    </w:p>
    <w:p w14:paraId="0BA6BD62" w14:textId="77777777" w:rsidR="0077106C" w:rsidRDefault="0077106C" w:rsidP="0092405E">
      <w:pPr>
        <w:jc w:val="both"/>
        <w:rPr>
          <w:del w:id="71" w:author="Comparison" w:date="2026-09-22T12:13:00Z" w16du:dateUtc="2026-09-22T16:13:00Z"/>
          <w:sz w:val="28"/>
          <w:szCs w:val="28"/>
          <w:lang w:val="bg-BG"/>
        </w:rPr>
      </w:pPr>
    </w:p>
    <w:p w14:paraId="16BC1239" w14:textId="77777777" w:rsidR="0077106C" w:rsidRDefault="0077106C" w:rsidP="0092405E">
      <w:pPr>
        <w:jc w:val="both"/>
        <w:rPr>
          <w:del w:id="72" w:author="Comparison" w:date="2026-09-22T12:13:00Z" w16du:dateUtc="2026-09-22T16:13:00Z"/>
          <w:sz w:val="28"/>
          <w:szCs w:val="28"/>
          <w:lang w:val="bg-BG"/>
        </w:rPr>
      </w:pPr>
    </w:p>
    <w:p w14:paraId="4813E255" w14:textId="77777777" w:rsidR="0077106C" w:rsidRDefault="0077106C" w:rsidP="0092405E">
      <w:pPr>
        <w:jc w:val="both"/>
        <w:rPr>
          <w:del w:id="73" w:author="Comparison" w:date="2026-09-22T12:13:00Z" w16du:dateUtc="2026-09-22T16:13:00Z"/>
          <w:sz w:val="28"/>
          <w:szCs w:val="28"/>
          <w:lang w:val="bg-BG"/>
        </w:rPr>
      </w:pPr>
    </w:p>
    <w:p w14:paraId="3DDEB79D" w14:textId="77777777" w:rsidR="0077106C" w:rsidRDefault="0077106C" w:rsidP="0092405E">
      <w:pPr>
        <w:jc w:val="both"/>
        <w:rPr>
          <w:del w:id="74" w:author="Comparison" w:date="2026-09-22T12:13:00Z" w16du:dateUtc="2026-09-22T16:13:00Z"/>
          <w:sz w:val="28"/>
          <w:szCs w:val="28"/>
          <w:lang w:val="bg-BG"/>
        </w:rPr>
      </w:pPr>
    </w:p>
    <w:p w14:paraId="2436C89F" w14:textId="77777777" w:rsidR="00A714C4" w:rsidRDefault="00A714C4" w:rsidP="00147025">
      <w:pPr>
        <w:rPr>
          <w:rPrChange w:id="75" w:author="Comparison" w:date="2026-09-22T12:13:00Z" w16du:dateUtc="2026-09-22T16:13:00Z">
            <w:rPr>
              <w:lang w:val="bg-BG"/>
            </w:rPr>
          </w:rPrChange>
        </w:rPr>
      </w:pPr>
    </w:p>
    <w:sectPr w:rsidR="00A714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37"/>
      <w:pgMar w:top="1440" w:right="1440" w:bottom="1440" w:left="1440" w:header="720" w:footer="720" w:gutter="0"/>
      <w:cols w:space="720"/>
      <w:docGrid w:linePitch="0"/>
      <w:sectPrChange w:id="101" w:author="Comparison" w:date="2026-09-22T12:13:00Z" w16du:dateUtc="2026-09-22T16:13:00Z">
        <w:sectPr w:rsidR="00A714C4">
          <w:pgSz w:w="12240" w:h="15840"/>
          <w:pgMar w:top="719" w:right="1080" w:bottom="899" w:left="162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202DFD" w14:textId="77777777" w:rsidR="003C223B" w:rsidRDefault="003C223B">
      <w:pPr>
        <w:pPrChange w:id="3" w:author="Comparison" w:date="2026-09-22T12:13:00Z" w16du:dateUtc="2026-09-22T16:13:00Z">
          <w:pPr/>
        </w:pPrChange>
      </w:pPr>
      <w:r>
        <w:separator/>
      </w:r>
    </w:p>
  </w:endnote>
  <w:endnote w:type="continuationSeparator" w:id="0">
    <w:p w14:paraId="3197A368" w14:textId="77777777" w:rsidR="003C223B" w:rsidRDefault="003C223B">
      <w:pPr>
        <w:pPrChange w:id="4" w:author="Comparison" w:date="2026-09-22T12:13:00Z" w16du:dateUtc="2026-09-22T16:1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barU">
    <w:altName w:val="Courier New"/>
    <w:panose1 w:val="020B0604020202020204"/>
    <w:charset w:val="00"/>
    <w:family w:val="auto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en Bg Condensed">
    <w:altName w:val="Arial Narrow"/>
    <w:panose1 w:val="020B0604020202020204"/>
    <w:charset w:val="CC"/>
    <w:family w:val="auto"/>
    <w:pitch w:val="variable"/>
    <w:sig w:usb0="8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4E31A1" w14:textId="77777777" w:rsidR="00536419" w:rsidRDefault="005364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617F4A" w14:textId="77777777" w:rsidR="00E776D6" w:rsidRDefault="00E776D6" w:rsidP="00656C0F">
    <w:pPr>
      <w:jc w:val="center"/>
      <w:rPr>
        <w:del w:id="92" w:author="Comparison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</w:p>
  <w:p w14:paraId="125D0530" w14:textId="77777777" w:rsidR="00E776D6" w:rsidRDefault="00E776D6" w:rsidP="00656C0F">
    <w:pPr>
      <w:jc w:val="center"/>
      <w:rPr>
        <w:del w:id="93" w:author="Comparison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</w:p>
  <w:p w14:paraId="159CCAF9" w14:textId="77777777" w:rsidR="00E776D6" w:rsidRPr="007F6566" w:rsidRDefault="00E776D6" w:rsidP="007D20D7">
    <w:pPr>
      <w:jc w:val="center"/>
      <w:rPr>
        <w:del w:id="94" w:author="Comparison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  <w:del w:id="95" w:author="Comparison" w:date="2026-09-22T12:13:00Z" w16du:dateUtc="2026-09-22T16:13:00Z"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9300 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гр.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Добрич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 ул.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”Независимост” 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№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5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,тел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/факс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. 0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58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/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605 572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603 712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</w:delText>
      </w:r>
    </w:del>
  </w:p>
  <w:p w14:paraId="3B235F57" w14:textId="77777777" w:rsidR="00E776D6" w:rsidRPr="007F6566" w:rsidRDefault="00E776D6" w:rsidP="007D20D7">
    <w:pPr>
      <w:jc w:val="center"/>
      <w:rPr>
        <w:del w:id="96" w:author="Comparison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u w:val="single"/>
        <w:lang w:val="de-DE"/>
      </w:rPr>
    </w:pPr>
    <w:del w:id="97" w:author="Comparison" w:date="2026-09-22T12:13:00Z" w16du:dateUtc="2026-09-22T16:13:00Z"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>E-mail: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</w:delText>
      </w:r>
      <w:r>
        <w:fldChar w:fldCharType="begin"/>
      </w:r>
      <w:r>
        <w:delInstrText>HYPERLINK "mailto:ODZG_Dobrich@mzh.government.bg"</w:delInstrText>
      </w:r>
      <w:r>
        <w:fldChar w:fldCharType="separate"/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ODZG_</w:delText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en-US"/>
        </w:rPr>
        <w:delText>Dobrich</w:delText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@mzh.government.bg</w:delText>
      </w:r>
      <w:r>
        <w:fldChar w:fldCharType="end"/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 xml:space="preserve">, </w:delText>
      </w:r>
      <w:r>
        <w:fldChar w:fldCharType="begin"/>
      </w:r>
      <w:r>
        <w:delInstrText>HYPERLINK "mailto:odzg_d@abv.bg"</w:delInstrText>
      </w:r>
      <w:r>
        <w:fldChar w:fldCharType="separate"/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odzg_d@abv.bg</w:delText>
      </w:r>
      <w:r>
        <w:fldChar w:fldCharType="end"/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 xml:space="preserve"> </w:delText>
      </w:r>
    </w:del>
  </w:p>
  <w:p w14:paraId="570D5EE0" w14:textId="77777777" w:rsidR="00E776D6" w:rsidRDefault="00E776D6" w:rsidP="007D20D7">
    <w:pPr>
      <w:pStyle w:val="Footer"/>
      <w:rPr>
        <w:del w:id="98" w:author="Comparison" w:date="2026-09-22T12:13:00Z" w16du:dateUtc="2026-09-22T16:13:00Z"/>
      </w:rPr>
    </w:pPr>
  </w:p>
  <w:p w14:paraId="36FDA226" w14:textId="77777777" w:rsidR="00E776D6" w:rsidRPr="007D20D7" w:rsidRDefault="00E776D6">
    <w:pPr>
      <w:pStyle w:val="Footer"/>
      <w:pPrChange w:id="99" w:author="Comparison" w:date="2026-09-22T12:13:00Z" w16du:dateUtc="2026-09-22T16:13:00Z">
        <w:pPr>
          <w:jc w:val="cen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231EFE" w14:textId="77777777" w:rsidR="00536419" w:rsidRDefault="005364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B89E0F" w14:textId="77777777" w:rsidR="003C223B" w:rsidRDefault="003C223B">
      <w:pPr>
        <w:pPrChange w:id="1" w:author="Comparison" w:date="2026-09-22T12:13:00Z" w16du:dateUtc="2026-09-22T16:13:00Z">
          <w:pPr/>
        </w:pPrChange>
      </w:pPr>
      <w:r>
        <w:separator/>
      </w:r>
    </w:p>
  </w:footnote>
  <w:footnote w:type="continuationSeparator" w:id="0">
    <w:p w14:paraId="73FD10EA" w14:textId="77777777" w:rsidR="003C223B" w:rsidRDefault="003C223B">
      <w:pPr>
        <w:pPrChange w:id="2" w:author="Comparison" w:date="2026-09-22T12:13:00Z" w16du:dateUtc="2026-09-22T16:1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B3348" w14:textId="77777777" w:rsidR="00536419" w:rsidRDefault="00536419">
    <w:pPr>
      <w:pStyle w:val="Hyperlink"/>
      <w:pPrChange w:id="76" w:author="Comparison" w:date="2026-09-22T12:13:00Z" w16du:dateUtc="2026-09-22T16:13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CA04B5" w14:paraId="5AF44039" w14:textId="77777777">
      <w:tblPrEx>
        <w:tblCellMar>
          <w:top w:w="0" w:type="dxa"/>
          <w:bottom w:w="0" w:type="dxa"/>
        </w:tblCellMar>
      </w:tblPrEx>
      <w:trPr>
        <w:ins w:id="77" w:author="Comparison" w:date="2026-09-22T12:13:00Z" w16du:dateUtc="2026-09-22T16:13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02D8528D" w14:textId="77777777" w:rsidR="00CA04B5" w:rsidRDefault="003C223B">
          <w:pPr>
            <w:rPr>
              <w:ins w:id="78" w:author="Comparison" w:date="2026-09-22T12:13:00Z" w16du:dateUtc="2026-09-22T16:13:00Z"/>
            </w:rPr>
          </w:pPr>
          <w:ins w:id="79" w:author="Comparison" w:date="2026-09-22T12:13:00Z" w16du:dateUtc="2026-09-22T16:13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3FE391D0" w14:textId="3ADAB431" w:rsidR="00CA04B5" w:rsidRDefault="003C223B">
          <w:pPr>
            <w:jc w:val="center"/>
            <w:rPr>
              <w:ins w:id="80" w:author="Comparison" w:date="2026-09-22T12:13:00Z" w16du:dateUtc="2026-09-22T16:13:00Z"/>
            </w:rPr>
          </w:pPr>
          <w:ins w:id="81" w:author="Comparison" w:date="2026-09-22T12:13:00Z" w16du:dateUtc="2026-09-22T16:13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F112FA">
            <w:rPr>
              <w:noProof/>
              <w:color w:val="000000"/>
            </w:rPr>
            <w:t>1</w:t>
          </w:r>
          <w:ins w:id="82" w:author="Comparison" w:date="2026-09-22T12:13:00Z" w16du:dateUtc="2026-09-22T16:13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185DA0F3" w14:textId="77777777" w:rsidR="00CA04B5" w:rsidRDefault="003C223B">
          <w:pPr>
            <w:jc w:val="right"/>
            <w:rPr>
              <w:ins w:id="83" w:author="Comparison" w:date="2026-09-22T12:13:00Z" w16du:dateUtc="2026-09-22T16:13:00Z"/>
            </w:rPr>
          </w:pPr>
          <w:ins w:id="84" w:author="Comparison" w:date="2026-09-22T12:13:00Z" w16du:dateUtc="2026-09-22T16:13:00Z">
            <w:r>
              <w:rPr>
                <w:color w:val="000000"/>
              </w:rPr>
              <w:t>07.12.2025</w:t>
            </w:r>
          </w:ins>
        </w:p>
      </w:tc>
    </w:tr>
  </w:tbl>
  <w:p w14:paraId="510A02DD" w14:textId="77777777" w:rsidR="00E776D6" w:rsidRPr="003A3E31" w:rsidRDefault="00D03E94" w:rsidP="00563BF5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85" w:author="Comparison" w:date="2026-09-22T12:13:00Z" w16du:dateUtc="2026-09-22T16:13:00Z"/>
        <w:rFonts w:ascii="Helen Bg Condensed" w:hAnsi="Helen Bg Condensed"/>
        <w:color w:val="333333"/>
        <w:spacing w:val="40"/>
        <w:sz w:val="30"/>
        <w:szCs w:val="30"/>
      </w:rPr>
    </w:pPr>
    <w:del w:id="86" w:author="Comparison" w:date="2026-09-22T12:13:00Z" w16du:dateUtc="2026-09-22T16:13:00Z">
      <w:r w:rsidRPr="003A3E31">
        <w:rPr>
          <w:rStyle w:val="Emphasis"/>
          <w:noProof/>
          <w:color w:val="333333"/>
          <w:sz w:val="2"/>
          <w:szCs w:val="2"/>
          <w:lang w:eastAsia="bg-B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673735</wp:posOffset>
                </wp:positionH>
                <wp:positionV relativeFrom="paragraph">
                  <wp:posOffset>8255</wp:posOffset>
                </wp:positionV>
                <wp:extent cx="0" cy="612140"/>
                <wp:effectExtent l="6985" t="8255" r="12065" b="825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2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509E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3.05pt;margin-top:.65pt;width:0;height:48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"/>
            </w:pict>
          </mc:Fallback>
        </mc:AlternateContent>
      </w:r>
      <w:r w:rsidR="00563BF5">
        <w:rPr>
          <w:rFonts w:ascii="Helen Bg Condensed" w:hAnsi="Helen Bg Condensed"/>
          <w:color w:val="333333"/>
          <w:spacing w:val="40"/>
          <w:sz w:val="30"/>
          <w:szCs w:val="30"/>
        </w:rPr>
        <w:delText xml:space="preserve">  </w:delText>
      </w:r>
      <w:r w:rsidR="00E776D6" w:rsidRPr="003A3E31">
        <w:rPr>
          <w:rFonts w:ascii="Helen Bg Condensed" w:hAnsi="Helen Bg Condensed"/>
          <w:color w:val="333333"/>
          <w:spacing w:val="40"/>
          <w:sz w:val="30"/>
          <w:szCs w:val="30"/>
        </w:rPr>
        <w:delText>РЕПУБЛИКА БЪЛГАРИЯ</w:delText>
      </w:r>
    </w:del>
  </w:p>
  <w:p w14:paraId="081CBAD2" w14:textId="77777777" w:rsidR="00E776D6" w:rsidRPr="009338A4" w:rsidRDefault="00D03E94" w:rsidP="00656C0F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87" w:author="Comparison" w:date="2026-09-22T12:13:00Z" w16du:dateUtc="2026-09-22T16:13:00Z"/>
        <w:rFonts w:ascii="Helen Bg Condensed" w:hAnsi="Helen Bg Condensed"/>
        <w:color w:val="333333"/>
        <w:spacing w:val="40"/>
        <w:sz w:val="26"/>
        <w:szCs w:val="26"/>
      </w:rPr>
    </w:pPr>
    <w:del w:id="88" w:author="Comparison" w:date="2026-09-22T12:13:00Z" w16du:dateUtc="2026-09-22T16:13:00Z">
      <w:r>
        <w:rPr>
          <w:noProof/>
          <w:color w:val="333333"/>
          <w:sz w:val="36"/>
          <w:szCs w:val="36"/>
          <w:lang w:eastAsia="bg-BG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-335915</wp:posOffset>
            </wp:positionV>
            <wp:extent cx="600710" cy="832485"/>
            <wp:effectExtent l="0" t="0" r="0" b="0"/>
            <wp:wrapSquare wrapText="bothSides"/>
            <wp:docPr id="3" name="Картина 3" descr="lav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v4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6D6" w:rsidRPr="003A3E31">
        <w:rPr>
          <w:color w:val="333333"/>
          <w:sz w:val="36"/>
          <w:szCs w:val="36"/>
        </w:rPr>
        <w:tab/>
      </w:r>
      <w:r w:rsidR="0060204F">
        <w:rPr>
          <w:rFonts w:ascii="Helen Bg Condensed" w:hAnsi="Helen Bg Condensed"/>
          <w:color w:val="333333"/>
          <w:spacing w:val="40"/>
          <w:sz w:val="26"/>
          <w:szCs w:val="26"/>
        </w:rPr>
        <w:delText>Министерство на земеделието,</w:delText>
      </w:r>
      <w:r w:rsidR="00E776D6" w:rsidRPr="003A3E31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храните</w:delText>
      </w:r>
      <w:r w:rsidR="0060204F" w:rsidRPr="00536419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</w:delText>
      </w:r>
      <w:r w:rsidR="0060204F">
        <w:rPr>
          <w:rFonts w:ascii="Helen Bg Condensed" w:hAnsi="Helen Bg Condensed"/>
          <w:color w:val="333333"/>
          <w:spacing w:val="40"/>
          <w:sz w:val="26"/>
          <w:szCs w:val="26"/>
        </w:rPr>
        <w:delText>и гори</w:delText>
      </w:r>
      <w:r w:rsidR="009338A4">
        <w:rPr>
          <w:rFonts w:ascii="Helen Bg Condensed" w:hAnsi="Helen Bg Condensed"/>
          <w:color w:val="333333"/>
          <w:spacing w:val="40"/>
          <w:sz w:val="26"/>
          <w:szCs w:val="26"/>
        </w:rPr>
        <w:delText>те</w:delText>
      </w:r>
    </w:del>
  </w:p>
  <w:p w14:paraId="5137B84B" w14:textId="77777777" w:rsidR="00E776D6" w:rsidRPr="003A3E31" w:rsidRDefault="00D03E94" w:rsidP="00656C0F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89" w:author="Comparison" w:date="2026-09-22T12:13:00Z" w16du:dateUtc="2026-09-22T16:13:00Z"/>
        <w:rFonts w:ascii="Helen Bg Condensed" w:hAnsi="Helen Bg Condensed"/>
        <w:color w:val="333333"/>
        <w:spacing w:val="40"/>
        <w:sz w:val="26"/>
        <w:szCs w:val="26"/>
      </w:rPr>
    </w:pPr>
    <w:del w:id="90" w:author="Comparison" w:date="2026-09-22T12:13:00Z" w16du:dateUtc="2026-09-22T16:13:00Z">
      <w:r w:rsidRPr="003A3E31">
        <w:rPr>
          <w:noProof/>
          <w:color w:val="333333"/>
          <w:lang w:eastAsia="bg-BG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>
                <wp:simplePos x="0" y="0"/>
                <wp:positionH relativeFrom="column">
                  <wp:posOffset>-226695</wp:posOffset>
                </wp:positionH>
                <wp:positionV relativeFrom="paragraph">
                  <wp:posOffset>9744075</wp:posOffset>
                </wp:positionV>
                <wp:extent cx="7589520" cy="0"/>
                <wp:effectExtent l="11430" t="9525" r="9525" b="9525"/>
                <wp:wrapNone/>
                <wp:docPr id="1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89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6C27A4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85pt,767.25pt" to="579.75pt,7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" o:allowincell="f"/>
            </w:pict>
          </mc:Fallback>
        </mc:AlternateContent>
      </w:r>
      <w:r w:rsidR="00E776D6" w:rsidRPr="003A3E31">
        <w:rPr>
          <w:rFonts w:ascii="Helen Bg Condensed" w:hAnsi="Helen Bg Condensed"/>
          <w:color w:val="333333"/>
          <w:spacing w:val="40"/>
          <w:sz w:val="26"/>
          <w:szCs w:val="26"/>
        </w:rPr>
        <w:tab/>
        <w:delText>Областна дирекция “Земеделие”</w:delText>
      </w:r>
      <w:r w:rsidR="00E776D6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Добрич</w:delText>
      </w:r>
    </w:del>
  </w:p>
  <w:p w14:paraId="61A60350" w14:textId="77777777" w:rsidR="00E776D6" w:rsidRPr="00656C0F" w:rsidRDefault="00E776D6">
    <w:pPr>
      <w:pStyle w:val="Header"/>
      <w:rPr>
        <w:del w:id="91" w:author="Comparison" w:date="2026-09-22T12:13:00Z" w16du:dateUtc="2026-09-22T16:13:00Z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53A758" w14:textId="77777777" w:rsidR="00536419" w:rsidRDefault="00536419">
    <w:pPr>
      <w:pStyle w:val="Hyperlink"/>
      <w:pPrChange w:id="100" w:author="Comparison" w:date="2026-09-22T12:13:00Z" w16du:dateUtc="2026-09-22T16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36091"/>
    <w:multiLevelType w:val="hybridMultilevel"/>
    <w:tmpl w:val="687A7700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8D0D78"/>
    <w:multiLevelType w:val="hybridMultilevel"/>
    <w:tmpl w:val="7B829ADE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4596C"/>
    <w:multiLevelType w:val="hybridMultilevel"/>
    <w:tmpl w:val="65F614D8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0791B"/>
    <w:multiLevelType w:val="hybridMultilevel"/>
    <w:tmpl w:val="E2B6DE1E"/>
    <w:lvl w:ilvl="0" w:tplc="9FCAB014">
      <w:start w:val="1"/>
      <w:numFmt w:val="decimal"/>
      <w:lvlText w:val="%1."/>
      <w:lvlJc w:val="left"/>
      <w:pPr>
        <w:ind w:left="1325" w:hanging="615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EA2765"/>
    <w:multiLevelType w:val="hybridMultilevel"/>
    <w:tmpl w:val="65F614D8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824370"/>
    <w:multiLevelType w:val="hybridMultilevel"/>
    <w:tmpl w:val="AD16BA06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7F0025"/>
    <w:multiLevelType w:val="hybridMultilevel"/>
    <w:tmpl w:val="B7C696DA"/>
    <w:lvl w:ilvl="0" w:tplc="38406FD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A347FEA"/>
    <w:multiLevelType w:val="hybridMultilevel"/>
    <w:tmpl w:val="AFC0FCF4"/>
    <w:lvl w:ilvl="0" w:tplc="DCE86716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C337972"/>
    <w:multiLevelType w:val="hybridMultilevel"/>
    <w:tmpl w:val="B7C696DA"/>
    <w:lvl w:ilvl="0" w:tplc="38406FD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CAC2EBB"/>
    <w:multiLevelType w:val="hybridMultilevel"/>
    <w:tmpl w:val="5B1CD7A6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41A34E0"/>
    <w:multiLevelType w:val="hybridMultilevel"/>
    <w:tmpl w:val="7B829ADE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A13FC9"/>
    <w:multiLevelType w:val="hybridMultilevel"/>
    <w:tmpl w:val="ACB06580"/>
    <w:lvl w:ilvl="0" w:tplc="DC1220C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2" w15:restartNumberingAfterBreak="0">
    <w:nsid w:val="67F0425F"/>
    <w:multiLevelType w:val="hybridMultilevel"/>
    <w:tmpl w:val="90C2D02E"/>
    <w:lvl w:ilvl="0" w:tplc="A45ABC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2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98B241C"/>
    <w:multiLevelType w:val="hybridMultilevel"/>
    <w:tmpl w:val="F670E0F4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059256">
    <w:abstractNumId w:val="11"/>
  </w:num>
  <w:num w:numId="2" w16cid:durableId="178540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46936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46095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3456505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04629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62058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157355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312522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76634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89722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44872233">
    <w:abstractNumId w:val="6"/>
  </w:num>
  <w:num w:numId="13" w16cid:durableId="1178690526">
    <w:abstractNumId w:val="7"/>
  </w:num>
  <w:num w:numId="14" w16cid:durableId="1963268733">
    <w:abstractNumId w:val="1"/>
  </w:num>
  <w:num w:numId="15" w16cid:durableId="257058281">
    <w:abstractNumId w:val="4"/>
  </w:num>
  <w:num w:numId="16" w16cid:durableId="77386660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B88"/>
    <w:rsid w:val="00004314"/>
    <w:rsid w:val="000048D5"/>
    <w:rsid w:val="0002171B"/>
    <w:rsid w:val="00037A95"/>
    <w:rsid w:val="00037B17"/>
    <w:rsid w:val="0004111B"/>
    <w:rsid w:val="0004228E"/>
    <w:rsid w:val="000614C2"/>
    <w:rsid w:val="00085E39"/>
    <w:rsid w:val="00092E9D"/>
    <w:rsid w:val="000936C4"/>
    <w:rsid w:val="000A68EE"/>
    <w:rsid w:val="000C0518"/>
    <w:rsid w:val="000D08C4"/>
    <w:rsid w:val="000D3DC9"/>
    <w:rsid w:val="000F4D6E"/>
    <w:rsid w:val="00103A3D"/>
    <w:rsid w:val="00121375"/>
    <w:rsid w:val="00121C0D"/>
    <w:rsid w:val="00123A37"/>
    <w:rsid w:val="00127497"/>
    <w:rsid w:val="00140715"/>
    <w:rsid w:val="00145A6F"/>
    <w:rsid w:val="00147025"/>
    <w:rsid w:val="00147E31"/>
    <w:rsid w:val="0015550C"/>
    <w:rsid w:val="0016577B"/>
    <w:rsid w:val="001666BA"/>
    <w:rsid w:val="00176843"/>
    <w:rsid w:val="00185629"/>
    <w:rsid w:val="001B38F9"/>
    <w:rsid w:val="001C10BF"/>
    <w:rsid w:val="001C1EE1"/>
    <w:rsid w:val="001C51A7"/>
    <w:rsid w:val="001C66E1"/>
    <w:rsid w:val="001D3385"/>
    <w:rsid w:val="001D7ECB"/>
    <w:rsid w:val="001E2BD0"/>
    <w:rsid w:val="00211CC6"/>
    <w:rsid w:val="002358D5"/>
    <w:rsid w:val="00243F7C"/>
    <w:rsid w:val="002611A4"/>
    <w:rsid w:val="002629DE"/>
    <w:rsid w:val="002A1719"/>
    <w:rsid w:val="002A427D"/>
    <w:rsid w:val="002A7E24"/>
    <w:rsid w:val="002D1A64"/>
    <w:rsid w:val="002E121C"/>
    <w:rsid w:val="002E1B0F"/>
    <w:rsid w:val="002F0542"/>
    <w:rsid w:val="002F7A95"/>
    <w:rsid w:val="003033A7"/>
    <w:rsid w:val="00312CFB"/>
    <w:rsid w:val="0031329B"/>
    <w:rsid w:val="00316FCF"/>
    <w:rsid w:val="0032242D"/>
    <w:rsid w:val="003344F5"/>
    <w:rsid w:val="00342C88"/>
    <w:rsid w:val="0035396F"/>
    <w:rsid w:val="00370F65"/>
    <w:rsid w:val="00372F13"/>
    <w:rsid w:val="0037432A"/>
    <w:rsid w:val="003757D4"/>
    <w:rsid w:val="003935C7"/>
    <w:rsid w:val="00393A91"/>
    <w:rsid w:val="003B4362"/>
    <w:rsid w:val="003B4EED"/>
    <w:rsid w:val="003C223B"/>
    <w:rsid w:val="003C6DC6"/>
    <w:rsid w:val="003D2BBC"/>
    <w:rsid w:val="0041064D"/>
    <w:rsid w:val="00413857"/>
    <w:rsid w:val="0042391B"/>
    <w:rsid w:val="00441AB7"/>
    <w:rsid w:val="00451DE5"/>
    <w:rsid w:val="004576C0"/>
    <w:rsid w:val="00463823"/>
    <w:rsid w:val="004709EF"/>
    <w:rsid w:val="00476A31"/>
    <w:rsid w:val="00485B9E"/>
    <w:rsid w:val="004B25BB"/>
    <w:rsid w:val="004C1EA0"/>
    <w:rsid w:val="004C465A"/>
    <w:rsid w:val="004C597F"/>
    <w:rsid w:val="004E0FBE"/>
    <w:rsid w:val="004E16C5"/>
    <w:rsid w:val="004E20E0"/>
    <w:rsid w:val="004E6FA4"/>
    <w:rsid w:val="0050087E"/>
    <w:rsid w:val="00506B91"/>
    <w:rsid w:val="00514F93"/>
    <w:rsid w:val="00517A69"/>
    <w:rsid w:val="00532FD5"/>
    <w:rsid w:val="00536419"/>
    <w:rsid w:val="00541D0D"/>
    <w:rsid w:val="00546212"/>
    <w:rsid w:val="00562E62"/>
    <w:rsid w:val="00563BF5"/>
    <w:rsid w:val="00573AEF"/>
    <w:rsid w:val="00574CF1"/>
    <w:rsid w:val="005853C8"/>
    <w:rsid w:val="00587ADF"/>
    <w:rsid w:val="005B5BCF"/>
    <w:rsid w:val="005E6E8F"/>
    <w:rsid w:val="005F2B16"/>
    <w:rsid w:val="0060204F"/>
    <w:rsid w:val="00602B0A"/>
    <w:rsid w:val="00603CF9"/>
    <w:rsid w:val="0061143C"/>
    <w:rsid w:val="006127AA"/>
    <w:rsid w:val="006443F6"/>
    <w:rsid w:val="00645602"/>
    <w:rsid w:val="00651E9B"/>
    <w:rsid w:val="00653209"/>
    <w:rsid w:val="00656C0F"/>
    <w:rsid w:val="00672781"/>
    <w:rsid w:val="00690B25"/>
    <w:rsid w:val="006A1B7F"/>
    <w:rsid w:val="006B6D2F"/>
    <w:rsid w:val="006C060A"/>
    <w:rsid w:val="006C619F"/>
    <w:rsid w:val="006D52D9"/>
    <w:rsid w:val="006E10C1"/>
    <w:rsid w:val="006E1919"/>
    <w:rsid w:val="006E3B2F"/>
    <w:rsid w:val="0070022F"/>
    <w:rsid w:val="00702E6B"/>
    <w:rsid w:val="0070558C"/>
    <w:rsid w:val="00706848"/>
    <w:rsid w:val="007114E0"/>
    <w:rsid w:val="00722DF9"/>
    <w:rsid w:val="00733776"/>
    <w:rsid w:val="00734015"/>
    <w:rsid w:val="0077106C"/>
    <w:rsid w:val="00775BC1"/>
    <w:rsid w:val="00775CFD"/>
    <w:rsid w:val="007906F1"/>
    <w:rsid w:val="007945FC"/>
    <w:rsid w:val="00796803"/>
    <w:rsid w:val="007B50D8"/>
    <w:rsid w:val="007B6C0F"/>
    <w:rsid w:val="007B7C55"/>
    <w:rsid w:val="007C5171"/>
    <w:rsid w:val="007D19CF"/>
    <w:rsid w:val="007D20D7"/>
    <w:rsid w:val="007D36B8"/>
    <w:rsid w:val="007F2D56"/>
    <w:rsid w:val="007F7FC0"/>
    <w:rsid w:val="00806B88"/>
    <w:rsid w:val="00827917"/>
    <w:rsid w:val="0083004E"/>
    <w:rsid w:val="00837FB3"/>
    <w:rsid w:val="0085434E"/>
    <w:rsid w:val="008555CF"/>
    <w:rsid w:val="008701CC"/>
    <w:rsid w:val="0087270D"/>
    <w:rsid w:val="00875E83"/>
    <w:rsid w:val="008824BF"/>
    <w:rsid w:val="00886BEA"/>
    <w:rsid w:val="008877C5"/>
    <w:rsid w:val="008A02CC"/>
    <w:rsid w:val="008A6FE2"/>
    <w:rsid w:val="008A78B4"/>
    <w:rsid w:val="008C0FB0"/>
    <w:rsid w:val="008D4309"/>
    <w:rsid w:val="008E1797"/>
    <w:rsid w:val="008F2B81"/>
    <w:rsid w:val="00901D36"/>
    <w:rsid w:val="009047A6"/>
    <w:rsid w:val="00910453"/>
    <w:rsid w:val="009121C3"/>
    <w:rsid w:val="0092405E"/>
    <w:rsid w:val="009338A4"/>
    <w:rsid w:val="00937783"/>
    <w:rsid w:val="009411B4"/>
    <w:rsid w:val="00947A30"/>
    <w:rsid w:val="00947C32"/>
    <w:rsid w:val="009577AB"/>
    <w:rsid w:val="00961EE6"/>
    <w:rsid w:val="00967DB5"/>
    <w:rsid w:val="00973963"/>
    <w:rsid w:val="00981DC0"/>
    <w:rsid w:val="00987D16"/>
    <w:rsid w:val="00997AD6"/>
    <w:rsid w:val="009A096E"/>
    <w:rsid w:val="009B0BF5"/>
    <w:rsid w:val="009B1A58"/>
    <w:rsid w:val="009B48D4"/>
    <w:rsid w:val="009B4B8E"/>
    <w:rsid w:val="009C0891"/>
    <w:rsid w:val="009C2EFF"/>
    <w:rsid w:val="009D0B43"/>
    <w:rsid w:val="009F3ABB"/>
    <w:rsid w:val="00A04FC5"/>
    <w:rsid w:val="00A1580D"/>
    <w:rsid w:val="00A1646A"/>
    <w:rsid w:val="00A20438"/>
    <w:rsid w:val="00A22404"/>
    <w:rsid w:val="00A43E6D"/>
    <w:rsid w:val="00A51E52"/>
    <w:rsid w:val="00A714C4"/>
    <w:rsid w:val="00A7659F"/>
    <w:rsid w:val="00A96629"/>
    <w:rsid w:val="00AA1AD3"/>
    <w:rsid w:val="00AA32DA"/>
    <w:rsid w:val="00AA51B7"/>
    <w:rsid w:val="00AB40A2"/>
    <w:rsid w:val="00AD02FA"/>
    <w:rsid w:val="00B02FE5"/>
    <w:rsid w:val="00B17113"/>
    <w:rsid w:val="00B305A5"/>
    <w:rsid w:val="00B3144F"/>
    <w:rsid w:val="00B35BFB"/>
    <w:rsid w:val="00B52A12"/>
    <w:rsid w:val="00B556F5"/>
    <w:rsid w:val="00B67B05"/>
    <w:rsid w:val="00B83B83"/>
    <w:rsid w:val="00B85237"/>
    <w:rsid w:val="00B877F1"/>
    <w:rsid w:val="00B96E25"/>
    <w:rsid w:val="00BA7A2C"/>
    <w:rsid w:val="00BB151B"/>
    <w:rsid w:val="00BD4E11"/>
    <w:rsid w:val="00BE0F56"/>
    <w:rsid w:val="00BE3CB9"/>
    <w:rsid w:val="00BE4492"/>
    <w:rsid w:val="00BF7E61"/>
    <w:rsid w:val="00C035AB"/>
    <w:rsid w:val="00C17DE0"/>
    <w:rsid w:val="00C21A17"/>
    <w:rsid w:val="00C53062"/>
    <w:rsid w:val="00C549AC"/>
    <w:rsid w:val="00C6679F"/>
    <w:rsid w:val="00C849E4"/>
    <w:rsid w:val="00C86537"/>
    <w:rsid w:val="00CA04B5"/>
    <w:rsid w:val="00CA52AA"/>
    <w:rsid w:val="00CC2E57"/>
    <w:rsid w:val="00CE00EE"/>
    <w:rsid w:val="00CF3AB2"/>
    <w:rsid w:val="00CF6699"/>
    <w:rsid w:val="00D0308F"/>
    <w:rsid w:val="00D03E94"/>
    <w:rsid w:val="00D32CF4"/>
    <w:rsid w:val="00D77497"/>
    <w:rsid w:val="00D80FBA"/>
    <w:rsid w:val="00D8458A"/>
    <w:rsid w:val="00D94F73"/>
    <w:rsid w:val="00D96D6E"/>
    <w:rsid w:val="00DA29F5"/>
    <w:rsid w:val="00DB2F4B"/>
    <w:rsid w:val="00DD0A67"/>
    <w:rsid w:val="00DF2BB2"/>
    <w:rsid w:val="00E16DE7"/>
    <w:rsid w:val="00E40184"/>
    <w:rsid w:val="00E459E0"/>
    <w:rsid w:val="00E65DDE"/>
    <w:rsid w:val="00E73E85"/>
    <w:rsid w:val="00E75D71"/>
    <w:rsid w:val="00E776D6"/>
    <w:rsid w:val="00E818DD"/>
    <w:rsid w:val="00E8684C"/>
    <w:rsid w:val="00ED0699"/>
    <w:rsid w:val="00EE585B"/>
    <w:rsid w:val="00F03F28"/>
    <w:rsid w:val="00F05FB2"/>
    <w:rsid w:val="00F064D2"/>
    <w:rsid w:val="00F112FA"/>
    <w:rsid w:val="00F12A01"/>
    <w:rsid w:val="00F153B7"/>
    <w:rsid w:val="00F21E71"/>
    <w:rsid w:val="00F2722C"/>
    <w:rsid w:val="00F3056B"/>
    <w:rsid w:val="00F31AE4"/>
    <w:rsid w:val="00F36E00"/>
    <w:rsid w:val="00F419AB"/>
    <w:rsid w:val="00F4479F"/>
    <w:rsid w:val="00F53578"/>
    <w:rsid w:val="00FB4800"/>
    <w:rsid w:val="00FC012E"/>
    <w:rsid w:val="00FE48C7"/>
    <w:rsid w:val="00FF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1B9263-C1A1-41EA-A458-FC95E449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0FB0"/>
    <w:rPr>
      <w:lang w:val="en-AU" w:eastAsia="en-US"/>
    </w:rPr>
  </w:style>
  <w:style w:type="paragraph" w:styleId="Heading1">
    <w:name w:val="heading 1"/>
    <w:basedOn w:val="Normal"/>
    <w:next w:val="Normal"/>
    <w:qFormat/>
    <w:rsid w:val="00656C0F"/>
    <w:pPr>
      <w:keepNext/>
      <w:framePr w:w="6313" w:h="429" w:wrap="auto" w:vAnchor="page" w:hAnchor="page" w:x="2305" w:y="2161"/>
      <w:overflowPunct w:val="0"/>
      <w:autoSpaceDE w:val="0"/>
      <w:autoSpaceDN w:val="0"/>
      <w:adjustRightInd w:val="0"/>
      <w:spacing w:line="360" w:lineRule="exact"/>
      <w:jc w:val="center"/>
      <w:textAlignment w:val="baseline"/>
      <w:outlineLvl w:val="0"/>
    </w:pPr>
    <w:rPr>
      <w:rFonts w:ascii="Bookman Old Style" w:hAnsi="Bookman Old Style"/>
      <w:b/>
      <w:spacing w:val="30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56C0F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6C0F"/>
    <w:pPr>
      <w:tabs>
        <w:tab w:val="center" w:pos="4703"/>
        <w:tab w:val="right" w:pos="9406"/>
      </w:tabs>
    </w:pPr>
  </w:style>
  <w:style w:type="character" w:styleId="Emphasis">
    <w:name w:val="Emphasis"/>
    <w:qFormat/>
    <w:rsid w:val="00656C0F"/>
    <w:rPr>
      <w:i/>
      <w:iCs/>
    </w:rPr>
  </w:style>
  <w:style w:type="character" w:styleId="Hyperlink">
    <w:name w:val="Hyperlink"/>
    <w:rsid w:val="008877C5"/>
    <w:rPr>
      <w:color w:val="0000FF"/>
      <w:u w:val="single"/>
    </w:rPr>
  </w:style>
  <w:style w:type="paragraph" w:customStyle="1" w:styleId="CharCharChar">
    <w:name w:val="Char Знак Знак Знак Char Char"/>
    <w:basedOn w:val="Normal"/>
    <w:rsid w:val="007D20D7"/>
    <w:pPr>
      <w:tabs>
        <w:tab w:val="left" w:pos="709"/>
      </w:tabs>
    </w:pPr>
    <w:rPr>
      <w:rFonts w:ascii="Tahoma" w:hAnsi="Tahoma"/>
      <w:lang w:val="pl-PL" w:eastAsia="pl-PL"/>
    </w:rPr>
  </w:style>
  <w:style w:type="paragraph" w:styleId="BalloonText">
    <w:name w:val="Balloon Text"/>
    <w:basedOn w:val="Normal"/>
    <w:semiHidden/>
    <w:rsid w:val="006E191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nhideWhenUsed/>
    <w:rsid w:val="008701CC"/>
    <w:pPr>
      <w:spacing w:line="360" w:lineRule="auto"/>
      <w:jc w:val="both"/>
    </w:pPr>
    <w:rPr>
      <w:rFonts w:ascii="HebarU" w:hAnsi="HebarU"/>
      <w:sz w:val="24"/>
      <w:lang w:val="en-GB"/>
    </w:rPr>
  </w:style>
  <w:style w:type="character" w:customStyle="1" w:styleId="BodyTextChar">
    <w:name w:val="Body Text Char"/>
    <w:link w:val="BodyText"/>
    <w:rsid w:val="008701CC"/>
    <w:rPr>
      <w:rFonts w:ascii="HebarU" w:hAnsi="HebarU"/>
      <w:sz w:val="24"/>
      <w:lang w:val="en-GB" w:eastAsia="en-US"/>
    </w:rPr>
  </w:style>
  <w:style w:type="paragraph" w:styleId="PlainText">
    <w:name w:val="Plain Text"/>
    <w:basedOn w:val="Normal"/>
    <w:link w:val="PlainTextChar"/>
    <w:unhideWhenUsed/>
    <w:rsid w:val="00886BEA"/>
    <w:rPr>
      <w:rFonts w:ascii="Courier New" w:hAnsi="Courier New" w:cs="Courier New"/>
      <w:lang w:val="en-US"/>
    </w:rPr>
  </w:style>
  <w:style w:type="character" w:customStyle="1" w:styleId="PlainTextChar">
    <w:name w:val="Plain Text Char"/>
    <w:basedOn w:val="DefaultParagraphFont"/>
    <w:link w:val="PlainText"/>
    <w:rsid w:val="00886BEA"/>
    <w:rPr>
      <w:rFonts w:ascii="Courier New" w:hAnsi="Courier New" w:cs="Courier New"/>
      <w:lang w:val="en-US" w:eastAsia="en-US"/>
    </w:rPr>
  </w:style>
  <w:style w:type="paragraph" w:styleId="ListParagraph">
    <w:name w:val="List Paragraph"/>
    <w:basedOn w:val="Normal"/>
    <w:uiPriority w:val="34"/>
    <w:qFormat/>
    <w:rsid w:val="006127AA"/>
    <w:pPr>
      <w:ind w:left="720"/>
      <w:contextualSpacing/>
    </w:pPr>
  </w:style>
  <w:style w:type="character" w:customStyle="1" w:styleId="newdocreference1">
    <w:name w:val="newdocreference1"/>
    <w:basedOn w:val="DefaultParagraphFont"/>
    <w:rsid w:val="00B67B05"/>
    <w:rPr>
      <w:i w:val="0"/>
      <w:iCs w:val="0"/>
      <w:color w:val="0000FF"/>
      <w:u w:val="single"/>
    </w:rPr>
  </w:style>
  <w:style w:type="character" w:styleId="FootnoteReference">
    <w:name w:val="footnote reference"/>
    <w:semiHidden/>
    <w:unhideWhenUsed/>
    <w:rPr>
      <w:vertAlign w:val="superscript"/>
      <w:rPrChange w:id="0" w:author="Comparison" w:date="2026-09-22T12:13:00Z">
        <w:rPr>
          <w:vertAlign w:val="superscript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27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435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95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О  Б  Я  В  Л  Е  Н  И  Е</vt:lpstr>
    </vt:vector>
  </TitlesOfParts>
  <Company>Министерство на Земеделието и Горите</Company>
  <LinksUpToDate>false</LinksUpToDate>
  <CharactersWithSpaces>7111</CharactersWithSpaces>
  <SharedDoc>false</SharedDoc>
  <HLinks>
    <vt:vector size="12" baseType="variant">
      <vt:variant>
        <vt:i4>4391000</vt:i4>
      </vt:variant>
      <vt:variant>
        <vt:i4>3</vt:i4>
      </vt:variant>
      <vt:variant>
        <vt:i4>0</vt:i4>
      </vt:variant>
      <vt:variant>
        <vt:i4>5</vt:i4>
      </vt:variant>
      <vt:variant>
        <vt:lpwstr>mailto:odzg_d@abv.bg</vt:lpwstr>
      </vt:variant>
      <vt:variant>
        <vt:lpwstr/>
      </vt:variant>
      <vt:variant>
        <vt:i4>5570565</vt:i4>
      </vt:variant>
      <vt:variant>
        <vt:i4>0</vt:i4>
      </vt:variant>
      <vt:variant>
        <vt:i4>0</vt:i4>
      </vt:variant>
      <vt:variant>
        <vt:i4>5</vt:i4>
      </vt:variant>
      <vt:variant>
        <vt:lpwstr>mailto:ODZG_Dobrich@mzh.government.bg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 Б  Я  В  Л  Е  Н  И  Е</dc:title>
  <dc:subject/>
  <dc:creator>Ministry Of Agriculture and Forestry</dc:creator>
  <cp:keywords/>
  <cp:lastModifiedBy>Arthur Souza Rodrigues</cp:lastModifiedBy>
  <cp:revision>1</cp:revision>
  <cp:lastPrinted>2021-08-02T08:20:00Z</cp:lastPrinted>
  <dcterms:created xsi:type="dcterms:W3CDTF">2018-11-30T12:41:00Z</dcterms:created>
  <dcterms:modified xsi:type="dcterms:W3CDTF">2026-09-22T16:13:00Z</dcterms:modified>
</cp:coreProperties>
</file>