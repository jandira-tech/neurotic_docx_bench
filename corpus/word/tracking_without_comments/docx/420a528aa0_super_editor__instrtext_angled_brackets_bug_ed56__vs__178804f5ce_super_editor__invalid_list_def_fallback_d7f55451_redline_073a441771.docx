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F9F93B" w14:textId="77777777" w:rsidR="00E71E94" w:rsidRPr="00FE2E0C" w:rsidRDefault="00E71E94" w:rsidP="00E71E94">
      <w:pPr>
        <w:pStyle w:val="Heading3"/>
        <w:rPr>
          <w:ins w:id="18" w:author="Nick Bernal" w:date="2026-09-26T15:11:00Z" w16du:dateUtc="2026-09-26T19:11:00Z"/>
          <w:sz w:val="20"/>
        </w:rPr>
      </w:pPr>
      <w:ins w:id="19" w:author="Nick Bernal" w:date="2026-09-26T15:11:00Z" w16du:dateUtc="2026-09-26T19:11:00Z">
        <w:r w:rsidRPr="00FE2E0C">
          <w:rPr>
            <w:sz w:val="20"/>
          </w:rPr>
          <w:t>TERM AND TERMINATION</w:t>
        </w:r>
      </w:ins>
    </w:p>
    <w:p w14:paraId="4C22849E" w14:textId="47BBF8A1" w:rsidR="00E71E94" w:rsidRPr="00FE2E0C" w:rsidRDefault="00F10E8A" w:rsidP="00E71E94">
      <w:pPr>
        <w:pStyle w:val="Heading4"/>
        <w:rPr>
          <w:ins w:id="20" w:author="Nick Bernal" w:date="2026-09-26T15:11:00Z" w16du:dateUtc="2026-09-26T19:11:00Z"/>
          <w:sz w:val="20"/>
        </w:rPr>
      </w:pPr>
      <w:ins w:id="21" w:author="Nick Bernal" w:date="2026-09-26T15:11:00Z" w16du:dateUtc="2026-09-26T19:11:00Z">
        <w:r>
          <w:rPr>
            <w:sz w:val="20"/>
          </w:rPr>
          <w:t>1.1</w:t>
        </w:r>
      </w:ins>
    </w:p>
    <w:p w14:paraId="63468A4C" w14:textId="7588A734" w:rsidR="00E71E94" w:rsidRPr="00FE2E0C" w:rsidRDefault="00F10E8A" w:rsidP="00E71E94">
      <w:pPr>
        <w:pStyle w:val="Heading3"/>
        <w:rPr>
          <w:ins w:id="22" w:author="Nick Bernal" w:date="2026-09-26T15:11:00Z" w16du:dateUtc="2026-09-26T19:11:00Z"/>
          <w:sz w:val="20"/>
        </w:rPr>
      </w:pPr>
      <w:ins w:id="23" w:author="Nick Bernal" w:date="2026-09-26T15:11:00Z" w16du:dateUtc="2026-09-26T19:11:00Z">
        <w:r>
          <w:rPr>
            <w:sz w:val="20"/>
          </w:rPr>
          <w:t>TWO</w:t>
        </w:r>
      </w:ins>
    </w:p>
    <w:p w14:paraId="09F37CCC" w14:textId="2D320198" w:rsidR="00E71E94" w:rsidRPr="00177A69" w:rsidRDefault="00F10E8A" w:rsidP="00B9702C">
      <w:pPr>
        <w:pStyle w:val="Heading3"/>
        <w:numPr>
          <w:ilvl w:val="0"/>
          <w:numId w:val="0"/>
        </w:numPr>
        <w:rPr>
          <w:ins w:id="24" w:author="Nick Bernal" w:date="2026-09-26T15:11:00Z" w16du:dateUtc="2026-09-26T19:11:00Z"/>
          <w:b w:val="0"/>
          <w:bCs/>
          <w:sz w:val="20"/>
        </w:rPr>
      </w:pPr>
      <w:ins w:id="25" w:author="Nick Bernal" w:date="2026-09-26T15:11:00Z" w16du:dateUtc="2026-09-26T19:11:00Z">
        <w:r>
          <w:rPr>
            <w:b w:val="0"/>
            <w:bCs/>
            <w:sz w:val="20"/>
          </w:rPr>
          <w:t>NO VALID DEF</w:t>
        </w:r>
      </w:ins>
    </w:p>
    <w:p w14:paraId="5D07448C" w14:textId="79F856F6" w:rsidR="00E71E94" w:rsidRPr="00FE2E0C" w:rsidRDefault="00F10E8A" w:rsidP="00E71E94">
      <w:pPr>
        <w:pStyle w:val="Heading3"/>
        <w:rPr>
          <w:ins w:id="26" w:author="Nick Bernal" w:date="2026-09-26T15:11:00Z" w16du:dateUtc="2026-09-26T19:11:00Z"/>
          <w:sz w:val="20"/>
        </w:rPr>
      </w:pPr>
      <w:ins w:id="27" w:author="Nick Bernal" w:date="2026-09-26T15:11:00Z" w16du:dateUtc="2026-09-26T19:11:00Z">
        <w:r>
          <w:rPr>
            <w:sz w:val="20"/>
          </w:rPr>
          <w:t>THREE</w:t>
        </w:r>
      </w:ins>
    </w:p>
    <w:p w14:paraId="79F39538" w14:textId="77777777" w:rsidR="00E71E94" w:rsidRPr="00FE2E0C" w:rsidRDefault="00E71E94" w:rsidP="00F10E8A">
      <w:pPr>
        <w:jc w:val="both"/>
        <w:rPr>
          <w:ins w:id="28" w:author="Nick Bernal" w:date="2026-09-26T15:11:00Z" w16du:dateUtc="2026-09-26T19:11:00Z"/>
        </w:rPr>
      </w:pPr>
      <w:ins w:id="29" w:author="Nick Bernal" w:date="2026-09-26T15:11:00Z" w16du:dateUtc="2026-09-26T19:11:00Z">
        <w:r w:rsidRPr="00FE2E0C">
          <w:t xml:space="preserve">  </w:t>
        </w:r>
      </w:ins>
    </w:p>
    <w:p w14:paraId="6009A964" w14:textId="435FEC91" w:rsidR="00AB5213" w:rsidRPr="00B000E5" w:rsidRDefault="00AB5213" w:rsidP="00B000E5"/>
    <w:sectPr w:rsidR="00AB5213" w:rsidRPr="00B000E5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endnotePr>
        <w:numFmt w:val="decimal"/>
      </w:endnotePr>
      <w:pgSz w:w="12240" w:h="15840"/>
      <w:pgMar w:top="1440" w:right="720" w:bottom="1008" w:left="720" w:header="720" w:footer="720" w:gutter="0"/>
      <w:pgNumType w:start="1"/>
      <w:cols w:space="288"/>
      <w:titlePg/>
      <w:docGrid w:linePitch="0"/>
      <w:sectPrChange w:id="43" w:author="Nick Bernal" w:date="2026-09-26T15:11:00Z" w16du:dateUtc="2026-09-26T19:11:00Z">
        <w:sectPr w:rsidR="00AB5213" w:rsidRPr="00B000E5">
          <w:endnotePr>
            <w:numFmt w:val="lowerRoman"/>
          </w:endnotePr>
          <w:pgMar w:top="1440" w:right="1440" w:bottom="1080" w:left="1440" w:header="720" w:footer="720" w:gutter="0"/>
          <w:pgNumType w:start="1"/>
          <w:cols w:space="720"/>
          <w:titlePg w:val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3CA673" w14:textId="77777777" w:rsidR="009605FA" w:rsidRDefault="009605FA">
      <w:r>
        <w:separator/>
      </w:r>
    </w:p>
  </w:endnote>
  <w:endnote w:type="continuationSeparator" w:id="0">
    <w:p w14:paraId="43FFCC2B" w14:textId="77777777" w:rsidR="009605FA" w:rsidRDefault="00960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ZFangSong-Z02">
    <w:altName w:val="Arial Unicode MS"/>
    <w:panose1 w:val="020B0604020202020204"/>
    <w:charset w:val="86"/>
    <w:family w:val="script"/>
    <w:notTrueType/>
    <w:pitch w:val="fixed"/>
    <w:sig w:usb0="00000001" w:usb1="080E0000" w:usb2="00000010" w:usb3="00000000" w:csb0="00040000" w:csb1="00000000"/>
  </w:font>
  <w:font w:name="MS Song">
    <w:altName w:val="Arial Unicode MS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8983990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F6BF585" w14:textId="437FD974" w:rsidR="00354727" w:rsidRDefault="009605FA" w:rsidP="001D0102">
        <w:pPr>
          <w:pStyle w:val="Footer"/>
          <w:framePr w:wrap="none" w:vAnchor="text" w:hAnchor="margin" w:xAlign="center" w:y="1"/>
          <w:rPr>
            <w:del w:id="30" w:author="Nick Bernal" w:date="2026-09-26T15:11:00Z" w16du:dateUtc="2026-09-26T19:11:00Z"/>
            <w:rStyle w:val="PageNumber"/>
          </w:rPr>
        </w:pPr>
        <w:del w:id="31" w:author="Nick Bernal" w:date="2026-09-26T15:11:00Z" w16du:dateUtc="2026-09-26T19:11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152AE30C" w14:textId="77777777" w:rsidR="00732950" w:rsidRDefault="009605FA">
    <w:pPr>
      <w:pStyle w:val="Footer"/>
      <w:pPrChange w:id="32" w:author="Nick Bernal" w:date="2026-09-26T15:11:00Z" w16du:dateUtc="2026-09-26T19:11:00Z">
        <w:pPr>
          <w:pStyle w:val="DocID"/>
        </w:pPr>
      </w:pPrChange>
    </w:pPr>
    <w:del w:id="33" w:author="Nick Bernal" w:date="2026-09-26T15:11:00Z" w16du:dateUtc="2026-09-26T19:11:00Z">
      <w:r>
        <w:fldChar w:fldCharType="begin"/>
      </w:r>
      <w:r w:rsidR="00551B40">
        <w:delInstrText xml:space="preserve"> DOCPROPERTY DOCXDOCID DMS=InterwovenIManage Format=&lt;&lt;NUM&gt;&gt;_&lt;&lt;VER&gt;&gt; PRESERVELOCATION \* MERGEFORMAT </w:delInstrText>
      </w:r>
      <w:r>
        <w:fldChar w:fldCharType="separate"/>
      </w:r>
      <w:r>
        <w:delText>62240622_2</w:delText>
      </w:r>
      <w: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9A561B" w14:textId="77777777" w:rsidR="00080EEF" w:rsidRDefault="00970201">
    <w:pPr>
      <w:pStyle w:val="zDocID"/>
      <w:framePr w:wrap="around"/>
      <w:rPr>
        <w:ins w:id="34" w:author="Nick Bernal" w:date="2026-09-26T15:11:00Z" w16du:dateUtc="2026-09-26T19:11:00Z"/>
      </w:rPr>
    </w:pPr>
    <w:ins w:id="35" w:author="Nick Bernal" w:date="2026-09-26T15:11:00Z" w16du:dateUtc="2026-09-26T19:11:00Z">
      <w:r>
        <w:rPr>
          <w:b/>
          <w:sz w:val="18"/>
        </w:rPr>
        <w:tab/>
      </w:r>
    </w:ins>
  </w:p>
  <w:p w14:paraId="182C645A" w14:textId="77777777" w:rsidR="009605FA" w:rsidRDefault="00970201">
    <w:pPr>
      <w:pStyle w:val="Footer"/>
      <w:tabs>
        <w:tab w:val="clear" w:pos="4320"/>
        <w:tab w:val="center" w:pos="5400"/>
      </w:tabs>
      <w:spacing w:line="200" w:lineRule="exact"/>
      <w:rPr>
        <w:ins w:id="36" w:author="Nick Bernal" w:date="2026-09-26T15:11:00Z" w16du:dateUtc="2026-09-26T19:11:00Z"/>
        <w:rStyle w:val="PageNumber"/>
      </w:rPr>
    </w:pPr>
    <w:ins w:id="37" w:author="Nick Bernal" w:date="2026-09-26T15:11:00Z" w16du:dateUtc="2026-09-26T19:11:00Z">
      <w:r>
        <w:rPr>
          <w:sz w:val="16"/>
        </w:rPr>
        <w:tab/>
      </w:r>
    </w:ins>
  </w:p>
  <w:sdt>
    <w:sdtPr>
      <w:rPr>
        <w:rStyle w:val="PageNumber"/>
      </w:rPr>
      <w:id w:val="-72829937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AC24CD4" w14:textId="5BA65C36" w:rsidR="00354727" w:rsidRDefault="009605FA">
        <w:pPr>
          <w:pStyle w:val="Footer"/>
          <w:tabs>
            <w:tab w:val="clear" w:pos="4320"/>
            <w:tab w:val="center" w:pos="5400"/>
          </w:tabs>
          <w:spacing w:line="200" w:lineRule="exact"/>
          <w:rPr>
            <w:rStyle w:val="PageNumber"/>
          </w:rPr>
          <w:pPrChange w:id="38" w:author="Nick Bernal" w:date="2026-09-26T15:11:00Z" w16du:dateUtc="2026-09-26T19:11:00Z">
            <w:pPr>
              <w:pStyle w:val="Footer"/>
              <w:framePr w:wrap="none" w:vAnchor="text" w:hAnchor="margin" w:xAlign="center" w:y="1"/>
            </w:pPr>
          </w:pPrChange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3D645DD" w14:textId="77777777" w:rsidR="00354727" w:rsidRDefault="00354727">
    <w:pPr>
      <w:pStyle w:val="Footer"/>
      <w:tabs>
        <w:tab w:val="clear" w:pos="4320"/>
        <w:tab w:val="center" w:pos="5400"/>
      </w:tabs>
      <w:spacing w:line="200" w:lineRule="exact"/>
      <w:rPr>
        <w:rStyle w:val="PageNumber"/>
        <w:rPrChange w:id="39" w:author="Nick Bernal" w:date="2026-09-26T15:11:00Z" w16du:dateUtc="2026-09-26T19:11:00Z">
          <w:rPr/>
        </w:rPrChange>
      </w:rPr>
      <w:pPrChange w:id="40" w:author="Nick Bernal" w:date="2026-09-26T15:11:00Z" w16du:dateUtc="2026-09-26T19:11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97009305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44489E4" w14:textId="5BF67AC4" w:rsidR="00354727" w:rsidRDefault="009605FA" w:rsidP="001D0102">
        <w:pPr>
          <w:pStyle w:val="Footer"/>
          <w:framePr w:wrap="none" w:vAnchor="text" w:hAnchor="margin" w:xAlign="center" w:y="1"/>
          <w:rPr>
            <w:rStyle w:val="PageNumber"/>
          </w:rPr>
        </w:pPr>
        <w:del w:id="42" w:author="Nick Bernal" w:date="2026-09-26T15:11:00Z" w16du:dateUtc="2026-09-26T19:11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1</w:delText>
          </w:r>
          <w:r>
            <w:rPr>
              <w:rStyle w:val="PageNumber"/>
            </w:rPr>
            <w:fldChar w:fldCharType="end"/>
          </w:r>
        </w:del>
      </w:p>
    </w:sdtContent>
  </w:sdt>
  <w:p w14:paraId="780D730F" w14:textId="7FDCDAB1" w:rsidR="00354727" w:rsidRPr="00354727" w:rsidRDefault="00354727" w:rsidP="003547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FE57F8" w14:textId="77777777" w:rsidR="009605FA" w:rsidRDefault="009605FA">
      <w:r>
        <w:separator/>
      </w:r>
    </w:p>
  </w:footnote>
  <w:footnote w:type="continuationSeparator" w:id="0">
    <w:p w14:paraId="46FB4AB6" w14:textId="77777777" w:rsidR="009605FA" w:rsidRDefault="009605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666CF6" w14:textId="77777777" w:rsidR="003474EC" w:rsidRDefault="003474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56707A" w14:textId="40B47DE3" w:rsidR="00354727" w:rsidRDefault="009605FA">
    <w:pPr>
      <w:pStyle w:val="Header"/>
    </w:pPr>
    <w:del w:id="41" w:author="Nick Bernal" w:date="2026-09-26T15:11:00Z" w16du:dateUtc="2026-09-26T19:11:00Z">
      <w:r>
        <w:delText>Project Alcott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B0D45AE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1C606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81C16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A70835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D8B5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98EA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A2F34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0A371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EED2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BA7A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540668"/>
    <w:multiLevelType w:val="multilevel"/>
    <w:tmpl w:val="04090021"/>
    <w:numStyleLink w:val="FerencyMutli-TierBulletList"/>
  </w:abstractNum>
  <w:abstractNum w:abstractNumId="11" w15:restartNumberingAfterBreak="0">
    <w:nsid w:val="075B6CE5"/>
    <w:multiLevelType w:val="singleLevel"/>
    <w:tmpl w:val="2B084686"/>
    <w:lvl w:ilvl="0">
      <w:start w:val="1"/>
      <w:numFmt w:val="bullet"/>
      <w:pStyle w:val="UK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76E26F9"/>
    <w:multiLevelType w:val="multilevel"/>
    <w:tmpl w:val="4DFAF082"/>
    <w:lvl w:ilvl="0">
      <w:start w:val="1"/>
      <w:numFmt w:val="upperLetter"/>
      <w:pStyle w:val="AnnexGS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766488D"/>
    <w:multiLevelType w:val="multilevel"/>
    <w:tmpl w:val="04090021"/>
    <w:styleLink w:val="FerencyMutli-TierBulletList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06E5B88"/>
    <w:multiLevelType w:val="multilevel"/>
    <w:tmpl w:val="04090021"/>
    <w:styleLink w:val="FerencyBullets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F3A0361"/>
    <w:multiLevelType w:val="hybridMultilevel"/>
    <w:tmpl w:val="FE2A2328"/>
    <w:lvl w:ilvl="0" w:tplc="9B883ACA">
      <w:start w:val="1"/>
      <w:numFmt w:val="decimal"/>
      <w:pStyle w:val="Paranumber"/>
      <w:lvlText w:val="%1."/>
      <w:lvlJc w:val="left"/>
      <w:pPr>
        <w:tabs>
          <w:tab w:val="num" w:pos="1080"/>
        </w:tabs>
        <w:ind w:left="0" w:firstLine="720"/>
      </w:pPr>
      <w:rPr>
        <w:rFonts w:hint="eastAsia"/>
        <w:b w:val="0"/>
        <w:i w:val="0"/>
      </w:rPr>
    </w:lvl>
    <w:lvl w:ilvl="1" w:tplc="B65A164E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F70E57F4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839ECA90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84543478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32F42DBC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12BAAD50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893A12B6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455E7A4E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6" w15:restartNumberingAfterBreak="0">
    <w:nsid w:val="308F1C70"/>
    <w:multiLevelType w:val="singleLevel"/>
    <w:tmpl w:val="B9628F40"/>
    <w:lvl w:ilvl="0">
      <w:start w:val="1"/>
      <w:numFmt w:val="decimal"/>
      <w:pStyle w:val="Power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C9A1D43"/>
    <w:multiLevelType w:val="singleLevel"/>
    <w:tmpl w:val="A540189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419C3FA7"/>
    <w:multiLevelType w:val="singleLevel"/>
    <w:tmpl w:val="D4D0CAC0"/>
    <w:lvl w:ilvl="0">
      <w:start w:val="1"/>
      <w:numFmt w:val="decimal"/>
      <w:pStyle w:val="UK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4A567D51"/>
    <w:multiLevelType w:val="multilevel"/>
    <w:tmpl w:val="04090021"/>
    <w:numStyleLink w:val="FerencyMutli-TierBulletList"/>
  </w:abstractNum>
  <w:abstractNum w:abstractNumId="20" w15:restartNumberingAfterBreak="0">
    <w:nsid w:val="569C6D64"/>
    <w:multiLevelType w:val="multilevel"/>
    <w:tmpl w:val="04090021"/>
    <w:numStyleLink w:val="FerencyMutli-TierBulletList"/>
  </w:abstractNum>
  <w:abstractNum w:abstractNumId="21" w15:restartNumberingAfterBreak="0">
    <w:nsid w:val="615D6F33"/>
    <w:multiLevelType w:val="multilevel"/>
    <w:tmpl w:val="8C34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7457D"/>
    <w:multiLevelType w:val="multilevel"/>
    <w:tmpl w:val="E7B228FE"/>
    <w:lvl w:ilvl="0">
      <w:start w:val="1"/>
      <w:numFmt w:val="decimal"/>
      <w:lvlText w:val="%1."/>
      <w:lvlJc w:val="right"/>
      <w:pPr>
        <w:tabs>
          <w:tab w:val="num" w:pos="432"/>
        </w:tabs>
        <w:ind w:left="432" w:hanging="288"/>
      </w:pPr>
      <w:rPr>
        <w:rFonts w:ascii="Garamond" w:hAnsi="Garamond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3" w15:restartNumberingAfterBreak="0">
    <w:nsid w:val="685549E6"/>
    <w:multiLevelType w:val="multilevel"/>
    <w:tmpl w:val="C46E53C4"/>
    <w:lvl w:ilvl="0">
      <w:start w:val="1"/>
      <w:numFmt w:val="decimal"/>
      <w:pStyle w:val="OutlineGS"/>
      <w:lvlText w:val="%1."/>
      <w:lvlJc w:val="right"/>
      <w:pPr>
        <w:tabs>
          <w:tab w:val="num" w:pos="432"/>
        </w:tabs>
        <w:ind w:left="432" w:hanging="173"/>
      </w:pPr>
      <w:rPr>
        <w:rFonts w:ascii="Times New Roman" w:hAnsi="Times New Roman" w:cs="Times New Roman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4" w15:restartNumberingAfterBreak="0">
    <w:nsid w:val="69202B8C"/>
    <w:multiLevelType w:val="multilevel"/>
    <w:tmpl w:val="04090021"/>
    <w:numStyleLink w:val="FerencyMutli-TierBulletList"/>
  </w:abstractNum>
  <w:abstractNum w:abstractNumId="25" w15:restartNumberingAfterBreak="0">
    <w:nsid w:val="78582039"/>
    <w:multiLevelType w:val="multilevel"/>
    <w:tmpl w:val="8272CF3C"/>
    <w:lvl w:ilvl="0">
      <w:start w:val="1"/>
      <w:numFmt w:val="decimal"/>
      <w:pStyle w:val="AppendixOutlineGS"/>
      <w:lvlText w:val="%1."/>
      <w:lvlJc w:val="right"/>
      <w:pPr>
        <w:ind w:left="504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432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6" w15:restartNumberingAfterBreak="0">
    <w:nsid w:val="7A166324"/>
    <w:multiLevelType w:val="hybridMultilevel"/>
    <w:tmpl w:val="2D0E0054"/>
    <w:lvl w:ilvl="0" w:tplc="8FFC19A2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9A624280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9718F574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2842DE4A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6AE43CA6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A203EA2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534AA508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91980F1C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EF82FE74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45165507">
    <w:abstractNumId w:val="7"/>
  </w:num>
  <w:num w:numId="2" w16cid:durableId="126825798">
    <w:abstractNumId w:val="6"/>
  </w:num>
  <w:num w:numId="3" w16cid:durableId="1916626937">
    <w:abstractNumId w:val="5"/>
  </w:num>
  <w:num w:numId="4" w16cid:durableId="1348169016">
    <w:abstractNumId w:val="4"/>
  </w:num>
  <w:num w:numId="5" w16cid:durableId="611208139">
    <w:abstractNumId w:val="8"/>
  </w:num>
  <w:num w:numId="6" w16cid:durableId="1490561378">
    <w:abstractNumId w:val="3"/>
  </w:num>
  <w:num w:numId="7" w16cid:durableId="2094012897">
    <w:abstractNumId w:val="2"/>
  </w:num>
  <w:num w:numId="8" w16cid:durableId="852959171">
    <w:abstractNumId w:val="1"/>
  </w:num>
  <w:num w:numId="9" w16cid:durableId="1519536518">
    <w:abstractNumId w:val="0"/>
  </w:num>
  <w:num w:numId="10" w16cid:durableId="1102604878">
    <w:abstractNumId w:val="9"/>
  </w:num>
  <w:num w:numId="11" w16cid:durableId="1455370040">
    <w:abstractNumId w:val="16"/>
  </w:num>
  <w:num w:numId="12" w16cid:durableId="172385059">
    <w:abstractNumId w:val="11"/>
  </w:num>
  <w:num w:numId="13" w16cid:durableId="1203522549">
    <w:abstractNumId w:val="18"/>
  </w:num>
  <w:num w:numId="14" w16cid:durableId="541790948">
    <w:abstractNumId w:val="23"/>
  </w:num>
  <w:num w:numId="15" w16cid:durableId="309528231">
    <w:abstractNumId w:val="12"/>
  </w:num>
  <w:num w:numId="16" w16cid:durableId="571624014">
    <w:abstractNumId w:val="25"/>
  </w:num>
  <w:num w:numId="17" w16cid:durableId="275910503">
    <w:abstractNumId w:val="13"/>
  </w:num>
  <w:num w:numId="18" w16cid:durableId="1474713735">
    <w:abstractNumId w:val="24"/>
  </w:num>
  <w:num w:numId="19" w16cid:durableId="1523932474">
    <w:abstractNumId w:val="10"/>
  </w:num>
  <w:num w:numId="20" w16cid:durableId="747045026">
    <w:abstractNumId w:val="20"/>
  </w:num>
  <w:num w:numId="21" w16cid:durableId="508258859">
    <w:abstractNumId w:val="14"/>
  </w:num>
  <w:num w:numId="22" w16cid:durableId="752165018">
    <w:abstractNumId w:val="19"/>
  </w:num>
  <w:num w:numId="23" w16cid:durableId="2092849763">
    <w:abstractNumId w:val="26"/>
  </w:num>
  <w:num w:numId="24" w16cid:durableId="784933914">
    <w:abstractNumId w:val="23"/>
  </w:num>
  <w:num w:numId="25" w16cid:durableId="1174496991">
    <w:abstractNumId w:val="22"/>
  </w:num>
  <w:num w:numId="26" w16cid:durableId="1736316455">
    <w:abstractNumId w:val="15"/>
  </w:num>
  <w:num w:numId="27" w16cid:durableId="782768553">
    <w:abstractNumId w:val="17"/>
  </w:num>
  <w:num w:numId="28" w16cid:durableId="20979938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stylePaneFormatFilter w:val="B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styleLockTheme/>
  <w:styleLockQFSet/>
  <w:defaultTabStop w:val="720"/>
  <w:hyphenationZone w:val="425"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AB0"/>
    <w:rsid w:val="00002911"/>
    <w:rsid w:val="000132DB"/>
    <w:rsid w:val="000159A3"/>
    <w:rsid w:val="000166A5"/>
    <w:rsid w:val="0001771D"/>
    <w:rsid w:val="00023CB1"/>
    <w:rsid w:val="00023DD7"/>
    <w:rsid w:val="000264C3"/>
    <w:rsid w:val="0004238E"/>
    <w:rsid w:val="0004281C"/>
    <w:rsid w:val="00053039"/>
    <w:rsid w:val="00054996"/>
    <w:rsid w:val="00056E88"/>
    <w:rsid w:val="00061111"/>
    <w:rsid w:val="0006347B"/>
    <w:rsid w:val="00070F0D"/>
    <w:rsid w:val="00080EEF"/>
    <w:rsid w:val="00080FEE"/>
    <w:rsid w:val="0009088A"/>
    <w:rsid w:val="0009235F"/>
    <w:rsid w:val="000964E5"/>
    <w:rsid w:val="000A0C2F"/>
    <w:rsid w:val="000A6FE3"/>
    <w:rsid w:val="000B58DE"/>
    <w:rsid w:val="000B7C8C"/>
    <w:rsid w:val="000C43DB"/>
    <w:rsid w:val="000C62FA"/>
    <w:rsid w:val="000C772E"/>
    <w:rsid w:val="000C77FD"/>
    <w:rsid w:val="001100CE"/>
    <w:rsid w:val="00117995"/>
    <w:rsid w:val="001217B5"/>
    <w:rsid w:val="0012311D"/>
    <w:rsid w:val="001245B5"/>
    <w:rsid w:val="0012520D"/>
    <w:rsid w:val="001329F4"/>
    <w:rsid w:val="001416AE"/>
    <w:rsid w:val="00154FFA"/>
    <w:rsid w:val="001627F8"/>
    <w:rsid w:val="001650AE"/>
    <w:rsid w:val="001713F8"/>
    <w:rsid w:val="0017399D"/>
    <w:rsid w:val="00177A69"/>
    <w:rsid w:val="001808E5"/>
    <w:rsid w:val="00181890"/>
    <w:rsid w:val="00181D0B"/>
    <w:rsid w:val="00182001"/>
    <w:rsid w:val="001A1D98"/>
    <w:rsid w:val="001B6CC0"/>
    <w:rsid w:val="001C0E1E"/>
    <w:rsid w:val="001C5B40"/>
    <w:rsid w:val="001D0102"/>
    <w:rsid w:val="001E6707"/>
    <w:rsid w:val="001F1128"/>
    <w:rsid w:val="001F43E1"/>
    <w:rsid w:val="00211024"/>
    <w:rsid w:val="00217D36"/>
    <w:rsid w:val="002224D2"/>
    <w:rsid w:val="002233FF"/>
    <w:rsid w:val="002342BF"/>
    <w:rsid w:val="002422E6"/>
    <w:rsid w:val="002443E0"/>
    <w:rsid w:val="002467EE"/>
    <w:rsid w:val="00251BE4"/>
    <w:rsid w:val="002525CF"/>
    <w:rsid w:val="00252C4B"/>
    <w:rsid w:val="00260ADD"/>
    <w:rsid w:val="002710AA"/>
    <w:rsid w:val="00272004"/>
    <w:rsid w:val="002727E6"/>
    <w:rsid w:val="0029125D"/>
    <w:rsid w:val="00292731"/>
    <w:rsid w:val="00296E7F"/>
    <w:rsid w:val="0029735A"/>
    <w:rsid w:val="002B0FAB"/>
    <w:rsid w:val="002B44D3"/>
    <w:rsid w:val="002C3D12"/>
    <w:rsid w:val="002C6F83"/>
    <w:rsid w:val="002D0E64"/>
    <w:rsid w:val="002D7872"/>
    <w:rsid w:val="002F61EC"/>
    <w:rsid w:val="00302C65"/>
    <w:rsid w:val="00303AE6"/>
    <w:rsid w:val="00305501"/>
    <w:rsid w:val="0031033A"/>
    <w:rsid w:val="00310699"/>
    <w:rsid w:val="00315029"/>
    <w:rsid w:val="00317229"/>
    <w:rsid w:val="00322F19"/>
    <w:rsid w:val="003270C8"/>
    <w:rsid w:val="00330131"/>
    <w:rsid w:val="003474EC"/>
    <w:rsid w:val="00350BD8"/>
    <w:rsid w:val="003525AD"/>
    <w:rsid w:val="00352663"/>
    <w:rsid w:val="00354727"/>
    <w:rsid w:val="0036191F"/>
    <w:rsid w:val="0036719A"/>
    <w:rsid w:val="00370AD9"/>
    <w:rsid w:val="00375B3D"/>
    <w:rsid w:val="00394144"/>
    <w:rsid w:val="003A0E2A"/>
    <w:rsid w:val="003A1CB9"/>
    <w:rsid w:val="003B1464"/>
    <w:rsid w:val="003B4F45"/>
    <w:rsid w:val="003B51E9"/>
    <w:rsid w:val="003C1571"/>
    <w:rsid w:val="003C297B"/>
    <w:rsid w:val="003C5096"/>
    <w:rsid w:val="003E16C0"/>
    <w:rsid w:val="003E26F8"/>
    <w:rsid w:val="003F04A7"/>
    <w:rsid w:val="003F0E1A"/>
    <w:rsid w:val="003F1F32"/>
    <w:rsid w:val="003F60F6"/>
    <w:rsid w:val="00406E7C"/>
    <w:rsid w:val="00407DBD"/>
    <w:rsid w:val="00416A26"/>
    <w:rsid w:val="004171AE"/>
    <w:rsid w:val="00423D31"/>
    <w:rsid w:val="0043097F"/>
    <w:rsid w:val="004326C4"/>
    <w:rsid w:val="00435442"/>
    <w:rsid w:val="00441899"/>
    <w:rsid w:val="00444573"/>
    <w:rsid w:val="00452071"/>
    <w:rsid w:val="0045405F"/>
    <w:rsid w:val="00456F31"/>
    <w:rsid w:val="00462E6B"/>
    <w:rsid w:val="00471099"/>
    <w:rsid w:val="004717F0"/>
    <w:rsid w:val="00473B17"/>
    <w:rsid w:val="00474F0A"/>
    <w:rsid w:val="004813AA"/>
    <w:rsid w:val="004A7943"/>
    <w:rsid w:val="004B3535"/>
    <w:rsid w:val="004B642A"/>
    <w:rsid w:val="004C00A2"/>
    <w:rsid w:val="004C114D"/>
    <w:rsid w:val="004D204B"/>
    <w:rsid w:val="004D4E01"/>
    <w:rsid w:val="004E0BB3"/>
    <w:rsid w:val="004F07D0"/>
    <w:rsid w:val="004F124E"/>
    <w:rsid w:val="004F2F7B"/>
    <w:rsid w:val="004F3DC3"/>
    <w:rsid w:val="005012F4"/>
    <w:rsid w:val="00502858"/>
    <w:rsid w:val="005141E6"/>
    <w:rsid w:val="00522712"/>
    <w:rsid w:val="005231C1"/>
    <w:rsid w:val="005233C6"/>
    <w:rsid w:val="0052772F"/>
    <w:rsid w:val="00551B40"/>
    <w:rsid w:val="00552D07"/>
    <w:rsid w:val="00554D92"/>
    <w:rsid w:val="00555519"/>
    <w:rsid w:val="005572A5"/>
    <w:rsid w:val="00565F1B"/>
    <w:rsid w:val="00577AAD"/>
    <w:rsid w:val="00581110"/>
    <w:rsid w:val="0058452C"/>
    <w:rsid w:val="00584C39"/>
    <w:rsid w:val="00592B0D"/>
    <w:rsid w:val="005A2022"/>
    <w:rsid w:val="005A2F5D"/>
    <w:rsid w:val="005D6894"/>
    <w:rsid w:val="005D7802"/>
    <w:rsid w:val="005E28B1"/>
    <w:rsid w:val="005F4612"/>
    <w:rsid w:val="005F608C"/>
    <w:rsid w:val="005F7D32"/>
    <w:rsid w:val="00612713"/>
    <w:rsid w:val="0061764F"/>
    <w:rsid w:val="00625452"/>
    <w:rsid w:val="006263D6"/>
    <w:rsid w:val="006271A4"/>
    <w:rsid w:val="00634D93"/>
    <w:rsid w:val="00640AB9"/>
    <w:rsid w:val="006478A6"/>
    <w:rsid w:val="00651141"/>
    <w:rsid w:val="006526E2"/>
    <w:rsid w:val="006623D7"/>
    <w:rsid w:val="00662745"/>
    <w:rsid w:val="00671BC4"/>
    <w:rsid w:val="00681561"/>
    <w:rsid w:val="0068238A"/>
    <w:rsid w:val="00686B75"/>
    <w:rsid w:val="00694276"/>
    <w:rsid w:val="006A5F48"/>
    <w:rsid w:val="006B0DAB"/>
    <w:rsid w:val="006D0A56"/>
    <w:rsid w:val="006F3882"/>
    <w:rsid w:val="006F4F42"/>
    <w:rsid w:val="006F5DE3"/>
    <w:rsid w:val="00703E5A"/>
    <w:rsid w:val="00705293"/>
    <w:rsid w:val="00705A38"/>
    <w:rsid w:val="00715160"/>
    <w:rsid w:val="00715B95"/>
    <w:rsid w:val="00721B35"/>
    <w:rsid w:val="00732950"/>
    <w:rsid w:val="007373AB"/>
    <w:rsid w:val="00737821"/>
    <w:rsid w:val="007456F1"/>
    <w:rsid w:val="00750BBD"/>
    <w:rsid w:val="00761C7C"/>
    <w:rsid w:val="00762110"/>
    <w:rsid w:val="00766743"/>
    <w:rsid w:val="00767E8A"/>
    <w:rsid w:val="00776B6C"/>
    <w:rsid w:val="007823B5"/>
    <w:rsid w:val="00796A21"/>
    <w:rsid w:val="007A3639"/>
    <w:rsid w:val="007A5340"/>
    <w:rsid w:val="007A7661"/>
    <w:rsid w:val="007B1E30"/>
    <w:rsid w:val="007B1E4A"/>
    <w:rsid w:val="007B66CB"/>
    <w:rsid w:val="007C1DA2"/>
    <w:rsid w:val="007C2166"/>
    <w:rsid w:val="007D086B"/>
    <w:rsid w:val="007D08F0"/>
    <w:rsid w:val="007D4FBE"/>
    <w:rsid w:val="007D5486"/>
    <w:rsid w:val="007D5E03"/>
    <w:rsid w:val="007D5F48"/>
    <w:rsid w:val="007F28BB"/>
    <w:rsid w:val="007F4887"/>
    <w:rsid w:val="00810337"/>
    <w:rsid w:val="0081091C"/>
    <w:rsid w:val="00816E67"/>
    <w:rsid w:val="00822A1F"/>
    <w:rsid w:val="00825A4B"/>
    <w:rsid w:val="00840166"/>
    <w:rsid w:val="00853203"/>
    <w:rsid w:val="00854D8A"/>
    <w:rsid w:val="00871C13"/>
    <w:rsid w:val="008770C1"/>
    <w:rsid w:val="00877427"/>
    <w:rsid w:val="00883551"/>
    <w:rsid w:val="00885269"/>
    <w:rsid w:val="00892D47"/>
    <w:rsid w:val="008934A9"/>
    <w:rsid w:val="00897E0E"/>
    <w:rsid w:val="008A2151"/>
    <w:rsid w:val="008B2DA3"/>
    <w:rsid w:val="008C784B"/>
    <w:rsid w:val="008D5967"/>
    <w:rsid w:val="008D7C04"/>
    <w:rsid w:val="008E5D49"/>
    <w:rsid w:val="008E6A43"/>
    <w:rsid w:val="008F2A2C"/>
    <w:rsid w:val="008F3E24"/>
    <w:rsid w:val="00903B82"/>
    <w:rsid w:val="00916A5A"/>
    <w:rsid w:val="00916CBC"/>
    <w:rsid w:val="00927849"/>
    <w:rsid w:val="0093269E"/>
    <w:rsid w:val="009337C4"/>
    <w:rsid w:val="009378A8"/>
    <w:rsid w:val="00941566"/>
    <w:rsid w:val="00945891"/>
    <w:rsid w:val="00952BBA"/>
    <w:rsid w:val="009544E9"/>
    <w:rsid w:val="00954C17"/>
    <w:rsid w:val="009602D8"/>
    <w:rsid w:val="009605FA"/>
    <w:rsid w:val="00962493"/>
    <w:rsid w:val="00964B42"/>
    <w:rsid w:val="00970201"/>
    <w:rsid w:val="0097189E"/>
    <w:rsid w:val="009902CA"/>
    <w:rsid w:val="009B4C28"/>
    <w:rsid w:val="009B5497"/>
    <w:rsid w:val="009B7121"/>
    <w:rsid w:val="009C0C22"/>
    <w:rsid w:val="009C43ED"/>
    <w:rsid w:val="009D1506"/>
    <w:rsid w:val="009E0A1F"/>
    <w:rsid w:val="00A01074"/>
    <w:rsid w:val="00A03D7A"/>
    <w:rsid w:val="00A1048F"/>
    <w:rsid w:val="00A10790"/>
    <w:rsid w:val="00A1473F"/>
    <w:rsid w:val="00A23362"/>
    <w:rsid w:val="00A37C6A"/>
    <w:rsid w:val="00A4579B"/>
    <w:rsid w:val="00A45E5C"/>
    <w:rsid w:val="00A47063"/>
    <w:rsid w:val="00A5676F"/>
    <w:rsid w:val="00A56808"/>
    <w:rsid w:val="00A5698D"/>
    <w:rsid w:val="00A57391"/>
    <w:rsid w:val="00A640B7"/>
    <w:rsid w:val="00A6581B"/>
    <w:rsid w:val="00A94EDD"/>
    <w:rsid w:val="00AA7189"/>
    <w:rsid w:val="00AB39E0"/>
    <w:rsid w:val="00AB5213"/>
    <w:rsid w:val="00AB6C2B"/>
    <w:rsid w:val="00AB6D45"/>
    <w:rsid w:val="00AC4790"/>
    <w:rsid w:val="00AC62D3"/>
    <w:rsid w:val="00AE12AF"/>
    <w:rsid w:val="00AE2D46"/>
    <w:rsid w:val="00AE3489"/>
    <w:rsid w:val="00AE72BF"/>
    <w:rsid w:val="00AF4127"/>
    <w:rsid w:val="00B000E5"/>
    <w:rsid w:val="00B12D7E"/>
    <w:rsid w:val="00B13F16"/>
    <w:rsid w:val="00B22F6A"/>
    <w:rsid w:val="00B231B7"/>
    <w:rsid w:val="00B311FA"/>
    <w:rsid w:val="00B369B5"/>
    <w:rsid w:val="00B42232"/>
    <w:rsid w:val="00B4227E"/>
    <w:rsid w:val="00B42E3D"/>
    <w:rsid w:val="00B545D8"/>
    <w:rsid w:val="00B646F4"/>
    <w:rsid w:val="00B664C9"/>
    <w:rsid w:val="00B704D1"/>
    <w:rsid w:val="00B74C0E"/>
    <w:rsid w:val="00B75676"/>
    <w:rsid w:val="00B93A73"/>
    <w:rsid w:val="00B9702C"/>
    <w:rsid w:val="00BB21D2"/>
    <w:rsid w:val="00BB3436"/>
    <w:rsid w:val="00BB397E"/>
    <w:rsid w:val="00BD114D"/>
    <w:rsid w:val="00BD5A82"/>
    <w:rsid w:val="00BD7DCD"/>
    <w:rsid w:val="00BE36D3"/>
    <w:rsid w:val="00C02597"/>
    <w:rsid w:val="00C033A2"/>
    <w:rsid w:val="00C126F3"/>
    <w:rsid w:val="00C12E8A"/>
    <w:rsid w:val="00C2738D"/>
    <w:rsid w:val="00C2771A"/>
    <w:rsid w:val="00C353E6"/>
    <w:rsid w:val="00C40F04"/>
    <w:rsid w:val="00C47A69"/>
    <w:rsid w:val="00C514A9"/>
    <w:rsid w:val="00C5312F"/>
    <w:rsid w:val="00C60919"/>
    <w:rsid w:val="00C63B4F"/>
    <w:rsid w:val="00C6732E"/>
    <w:rsid w:val="00C741C4"/>
    <w:rsid w:val="00C76031"/>
    <w:rsid w:val="00C82E3B"/>
    <w:rsid w:val="00C8545B"/>
    <w:rsid w:val="00CA6016"/>
    <w:rsid w:val="00CA6DE7"/>
    <w:rsid w:val="00CA7F93"/>
    <w:rsid w:val="00CB0AD0"/>
    <w:rsid w:val="00CB29F8"/>
    <w:rsid w:val="00CB4AF2"/>
    <w:rsid w:val="00CB5E94"/>
    <w:rsid w:val="00CD593B"/>
    <w:rsid w:val="00CE59CF"/>
    <w:rsid w:val="00CF103A"/>
    <w:rsid w:val="00CF25B5"/>
    <w:rsid w:val="00CF3361"/>
    <w:rsid w:val="00D02461"/>
    <w:rsid w:val="00D03EAA"/>
    <w:rsid w:val="00D05E14"/>
    <w:rsid w:val="00D105E8"/>
    <w:rsid w:val="00D13096"/>
    <w:rsid w:val="00D14459"/>
    <w:rsid w:val="00D217B9"/>
    <w:rsid w:val="00D31C9E"/>
    <w:rsid w:val="00D328A9"/>
    <w:rsid w:val="00D40D75"/>
    <w:rsid w:val="00D431B0"/>
    <w:rsid w:val="00D44978"/>
    <w:rsid w:val="00D5338D"/>
    <w:rsid w:val="00D64EC4"/>
    <w:rsid w:val="00D65720"/>
    <w:rsid w:val="00D6791D"/>
    <w:rsid w:val="00D67AA2"/>
    <w:rsid w:val="00D7187D"/>
    <w:rsid w:val="00D8519C"/>
    <w:rsid w:val="00D85E2C"/>
    <w:rsid w:val="00D908DF"/>
    <w:rsid w:val="00D95EAB"/>
    <w:rsid w:val="00DA18BA"/>
    <w:rsid w:val="00DA1D50"/>
    <w:rsid w:val="00DA25D6"/>
    <w:rsid w:val="00DA2792"/>
    <w:rsid w:val="00DA5F15"/>
    <w:rsid w:val="00DB0B00"/>
    <w:rsid w:val="00DC4236"/>
    <w:rsid w:val="00DD679C"/>
    <w:rsid w:val="00DD7ABE"/>
    <w:rsid w:val="00DE3983"/>
    <w:rsid w:val="00DE5268"/>
    <w:rsid w:val="00DE6CA8"/>
    <w:rsid w:val="00DE7A53"/>
    <w:rsid w:val="00DF1645"/>
    <w:rsid w:val="00DF5AE1"/>
    <w:rsid w:val="00E00166"/>
    <w:rsid w:val="00E043ED"/>
    <w:rsid w:val="00E07FFC"/>
    <w:rsid w:val="00E11149"/>
    <w:rsid w:val="00E20231"/>
    <w:rsid w:val="00E21876"/>
    <w:rsid w:val="00E21C9D"/>
    <w:rsid w:val="00E33656"/>
    <w:rsid w:val="00E34AD1"/>
    <w:rsid w:val="00E35AC2"/>
    <w:rsid w:val="00E47AC6"/>
    <w:rsid w:val="00E517F1"/>
    <w:rsid w:val="00E5267E"/>
    <w:rsid w:val="00E53AB0"/>
    <w:rsid w:val="00E546AB"/>
    <w:rsid w:val="00E63F19"/>
    <w:rsid w:val="00E71E94"/>
    <w:rsid w:val="00E84D1E"/>
    <w:rsid w:val="00E91A5A"/>
    <w:rsid w:val="00E957E4"/>
    <w:rsid w:val="00EA3351"/>
    <w:rsid w:val="00EA4AC0"/>
    <w:rsid w:val="00EB009F"/>
    <w:rsid w:val="00EB0E4B"/>
    <w:rsid w:val="00EB6EB6"/>
    <w:rsid w:val="00ED2F4B"/>
    <w:rsid w:val="00ED39C4"/>
    <w:rsid w:val="00ED3CA6"/>
    <w:rsid w:val="00ED5936"/>
    <w:rsid w:val="00EE1B25"/>
    <w:rsid w:val="00EF637C"/>
    <w:rsid w:val="00F10353"/>
    <w:rsid w:val="00F10E8A"/>
    <w:rsid w:val="00F11061"/>
    <w:rsid w:val="00F23E87"/>
    <w:rsid w:val="00F256C5"/>
    <w:rsid w:val="00F3194E"/>
    <w:rsid w:val="00F33A25"/>
    <w:rsid w:val="00F34D16"/>
    <w:rsid w:val="00F37CA8"/>
    <w:rsid w:val="00F43385"/>
    <w:rsid w:val="00F43F8A"/>
    <w:rsid w:val="00F45E71"/>
    <w:rsid w:val="00F46982"/>
    <w:rsid w:val="00F478AB"/>
    <w:rsid w:val="00F631EE"/>
    <w:rsid w:val="00F77D2F"/>
    <w:rsid w:val="00F83FDD"/>
    <w:rsid w:val="00F91414"/>
    <w:rsid w:val="00FA1FD5"/>
    <w:rsid w:val="00FA2608"/>
    <w:rsid w:val="00FB4493"/>
    <w:rsid w:val="00FC1F2E"/>
    <w:rsid w:val="00FC6DAE"/>
    <w:rsid w:val="00FD550C"/>
    <w:rsid w:val="00FD63A4"/>
    <w:rsid w:val="00FE2268"/>
    <w:rsid w:val="00FE5857"/>
    <w:rsid w:val="00FE6628"/>
    <w:rsid w:val="00FF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C62F0CE"/>
  <w15:docId w15:val="{465FE861-CFF1-420A-8AD0-7DA4087AE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1" w:defUIPriority="0" w:defSemiHidden="0" w:defUnhideWhenUsed="0" w:defQFormat="0" w:count="376">
    <w:lsdException w:name="Normal" w:locked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locked="0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qFormat/>
    <w:rsid w:val="00E71E94"/>
    <w:pPr>
      <w:widowControl w:val="0"/>
      <w:pPrChange w:id="0" w:author="Nick Bernal" w:date="2026-09-26T15:11:00Z">
        <w:pPr>
          <w:jc w:val="both"/>
        </w:pPr>
      </w:pPrChange>
    </w:pPr>
    <w:rPr>
      <w:lang w:eastAsia="ja-JP"/>
      <w:rPrChange w:id="0" w:author="Nick Bernal" w:date="2026-09-26T15:11:00Z">
        <w:rPr>
          <w:sz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E71E94"/>
    <w:pPr>
      <w:keepNext/>
      <w:spacing w:before="240" w:after="60"/>
      <w:outlineLvl w:val="0"/>
      <w:pPrChange w:id="1" w:author="Nick Bernal" w:date="2026-09-26T15:11:00Z">
        <w:pPr>
          <w:widowControl w:val="0"/>
          <w:spacing w:after="240"/>
          <w:outlineLvl w:val="0"/>
        </w:pPr>
      </w:pPrChange>
    </w:pPr>
    <w:rPr>
      <w:rFonts w:ascii="Arial" w:hAnsi="Arial"/>
      <w:b/>
      <w:kern w:val="28"/>
      <w:sz w:val="28"/>
      <w:rPrChange w:id="1" w:author="Nick Bernal" w:date="2026-09-26T15:11:00Z">
        <w:rPr>
          <w:snapToGrid w:val="0"/>
          <w:lang w:val="en-US" w:eastAsia="ja-JP" w:bidi="ar-SA"/>
        </w:rPr>
      </w:rPrChange>
    </w:rPr>
  </w:style>
  <w:style w:type="paragraph" w:styleId="Heading2">
    <w:name w:val="heading 2"/>
    <w:basedOn w:val="Normal"/>
    <w:next w:val="Normal"/>
    <w:link w:val="Heading2Char"/>
    <w:qFormat/>
    <w:rsid w:val="00E71E94"/>
    <w:pPr>
      <w:keepNext/>
      <w:numPr>
        <w:ilvl w:val="1"/>
      </w:numPr>
      <w:tabs>
        <w:tab w:val="left" w:pos="270"/>
        <w:tab w:val="num" w:pos="1800"/>
      </w:tabs>
      <w:ind w:firstLine="1440"/>
      <w:jc w:val="center"/>
      <w:outlineLvl w:val="1"/>
      <w:pPrChange w:id="2" w:author="Nick Bernal" w:date="2026-09-26T15:11:00Z">
        <w:pPr>
          <w:widowControl w:val="0"/>
          <w:spacing w:after="240"/>
          <w:ind w:left="1440" w:hanging="720"/>
          <w:outlineLvl w:val="1"/>
        </w:pPr>
      </w:pPrChange>
    </w:pPr>
    <w:rPr>
      <w:b/>
      <w:sz w:val="24"/>
      <w:rPrChange w:id="2" w:author="Nick Bernal" w:date="2026-09-26T15:11:00Z">
        <w:rPr>
          <w:snapToGrid w:val="0"/>
          <w:lang w:val="en-US" w:eastAsia="ja-JP" w:bidi="ar-SA"/>
        </w:rPr>
      </w:rPrChange>
    </w:rPr>
  </w:style>
  <w:style w:type="paragraph" w:styleId="Heading3">
    <w:name w:val="heading 3"/>
    <w:basedOn w:val="Normal"/>
    <w:next w:val="Normal"/>
    <w:link w:val="Heading3Char"/>
    <w:qFormat/>
    <w:rsid w:val="00E71E94"/>
    <w:pPr>
      <w:widowControl/>
      <w:numPr>
        <w:ilvl w:val="2"/>
      </w:numPr>
      <w:suppressAutoHyphens/>
      <w:spacing w:after="120"/>
      <w:outlineLvl w:val="2"/>
      <w:pPrChange w:id="3" w:author="Nick Bernal" w:date="2026-09-26T15:11:00Z">
        <w:pPr>
          <w:widowControl w:val="0"/>
          <w:spacing w:after="240"/>
          <w:ind w:left="2160" w:hanging="720"/>
          <w:outlineLvl w:val="2"/>
        </w:pPr>
      </w:pPrChange>
    </w:pPr>
    <w:rPr>
      <w:b/>
      <w:sz w:val="16"/>
      <w:rPrChange w:id="3" w:author="Nick Bernal" w:date="2026-09-26T15:11:00Z">
        <w:rPr>
          <w:snapToGrid w:val="0"/>
          <w:lang w:val="en-US" w:eastAsia="ja-JP" w:bidi="ar-SA"/>
        </w:rPr>
      </w:rPrChange>
    </w:rPr>
  </w:style>
  <w:style w:type="paragraph" w:styleId="Heading4">
    <w:name w:val="heading 4"/>
    <w:basedOn w:val="Normal"/>
    <w:next w:val="Normal"/>
    <w:link w:val="Heading4Char"/>
    <w:qFormat/>
    <w:rsid w:val="00E71E94"/>
    <w:pPr>
      <w:widowControl/>
      <w:numPr>
        <w:ilvl w:val="3"/>
      </w:numPr>
      <w:suppressAutoHyphens/>
      <w:spacing w:after="120"/>
      <w:jc w:val="both"/>
      <w:outlineLvl w:val="3"/>
      <w:pPrChange w:id="4" w:author="Nick Bernal" w:date="2026-09-26T15:11:00Z">
        <w:pPr>
          <w:widowControl w:val="0"/>
          <w:tabs>
            <w:tab w:val="num" w:pos="2520"/>
          </w:tabs>
          <w:spacing w:after="240"/>
          <w:ind w:left="2160"/>
          <w:outlineLvl w:val="3"/>
        </w:pPr>
      </w:pPrChange>
    </w:pPr>
    <w:rPr>
      <w:sz w:val="16"/>
      <w:rPrChange w:id="4" w:author="Nick Bernal" w:date="2026-09-26T15:11:00Z">
        <w:rPr>
          <w:snapToGrid w:val="0"/>
          <w:lang w:val="en-US" w:eastAsia="ja-JP" w:bidi="ar-SA"/>
        </w:rPr>
      </w:rPrChange>
    </w:rPr>
  </w:style>
  <w:style w:type="paragraph" w:styleId="Heading5">
    <w:name w:val="heading 5"/>
    <w:basedOn w:val="Normal"/>
    <w:next w:val="Normal"/>
    <w:link w:val="Heading5Char"/>
    <w:qFormat/>
    <w:rsid w:val="00E71E94"/>
    <w:pPr>
      <w:numPr>
        <w:ilvl w:val="4"/>
      </w:numPr>
      <w:tabs>
        <w:tab w:val="num" w:pos="4320"/>
      </w:tabs>
      <w:spacing w:before="240" w:after="60"/>
      <w:ind w:firstLine="3600"/>
      <w:outlineLvl w:val="4"/>
      <w:pPrChange w:id="5" w:author="Nick Bernal" w:date="2026-09-26T15:11:00Z">
        <w:pPr>
          <w:widowControl w:val="0"/>
          <w:tabs>
            <w:tab w:val="num" w:pos="3240"/>
          </w:tabs>
          <w:spacing w:after="240"/>
          <w:ind w:left="2880"/>
          <w:outlineLvl w:val="4"/>
        </w:pPr>
      </w:pPrChange>
    </w:pPr>
    <w:rPr>
      <w:sz w:val="22"/>
      <w:rPrChange w:id="5" w:author="Nick Bernal" w:date="2026-09-26T15:11:00Z">
        <w:rPr>
          <w:snapToGrid w:val="0"/>
          <w:lang w:val="en-US" w:eastAsia="ja-JP" w:bidi="ar-SA"/>
        </w:rPr>
      </w:rPrChange>
    </w:rPr>
  </w:style>
  <w:style w:type="paragraph" w:styleId="Heading6">
    <w:name w:val="heading 6"/>
    <w:basedOn w:val="Normal"/>
    <w:qFormat/>
    <w:locked/>
    <w:rsid w:val="00A3727F"/>
    <w:pPr>
      <w:tabs>
        <w:tab w:val="num" w:pos="3960"/>
      </w:tabs>
      <w:spacing w:after="240"/>
      <w:ind w:left="3600"/>
      <w:outlineLvl w:val="5"/>
    </w:pPr>
    <w:rPr>
      <w:snapToGrid w:val="0"/>
    </w:rPr>
  </w:style>
  <w:style w:type="paragraph" w:styleId="Heading7">
    <w:name w:val="heading 7"/>
    <w:basedOn w:val="Normal"/>
    <w:qFormat/>
    <w:locked/>
    <w:rsid w:val="00A3727F"/>
    <w:pPr>
      <w:tabs>
        <w:tab w:val="num" w:pos="4680"/>
      </w:tabs>
      <w:spacing w:after="240"/>
      <w:ind w:left="4320"/>
      <w:outlineLvl w:val="6"/>
    </w:pPr>
    <w:rPr>
      <w:snapToGrid w:val="0"/>
    </w:rPr>
  </w:style>
  <w:style w:type="paragraph" w:styleId="Heading8">
    <w:name w:val="heading 8"/>
    <w:basedOn w:val="Normal"/>
    <w:qFormat/>
    <w:locked/>
    <w:rsid w:val="00A3727F"/>
    <w:pPr>
      <w:tabs>
        <w:tab w:val="num" w:pos="5400"/>
      </w:tabs>
      <w:spacing w:after="240"/>
      <w:ind w:left="5040"/>
      <w:outlineLvl w:val="7"/>
    </w:pPr>
    <w:rPr>
      <w:snapToGrid w:val="0"/>
    </w:rPr>
  </w:style>
  <w:style w:type="paragraph" w:styleId="Heading9">
    <w:name w:val="heading 9"/>
    <w:basedOn w:val="Normal"/>
    <w:qFormat/>
    <w:locked/>
    <w:rsid w:val="00A3727F"/>
    <w:pPr>
      <w:tabs>
        <w:tab w:val="num" w:pos="6120"/>
      </w:tabs>
      <w:spacing w:after="240"/>
      <w:ind w:left="5760"/>
      <w:outlineLvl w:val="8"/>
    </w:pPr>
    <w:rPr>
      <w:snapToGrid w:val="0"/>
    </w:rPr>
  </w:style>
  <w:style w:type="character" w:default="1" w:styleId="DefaultParagraphFont">
    <w:name w:val="Default Paragraph Font"/>
    <w:uiPriority w:val="1"/>
    <w:rsid w:val="00E71E9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">
    <w:name w:val="Address"/>
    <w:basedOn w:val="Normal"/>
    <w:locked/>
    <w:rsid w:val="00A3727F"/>
  </w:style>
  <w:style w:type="paragraph" w:customStyle="1" w:styleId="BccList">
    <w:name w:val="Bcc List"/>
    <w:basedOn w:val="Normal"/>
    <w:next w:val="Normal"/>
    <w:locked/>
    <w:rsid w:val="00A3727F"/>
    <w:pPr>
      <w:keepNext/>
      <w:spacing w:after="240"/>
      <w:ind w:left="720" w:hanging="720"/>
    </w:pPr>
  </w:style>
  <w:style w:type="paragraph" w:customStyle="1" w:styleId="BodyDbl">
    <w:name w:val="Body Dbl"/>
    <w:basedOn w:val="Normal"/>
    <w:locked/>
    <w:rsid w:val="00A3727F"/>
    <w:pPr>
      <w:spacing w:after="240" w:line="480" w:lineRule="auto"/>
    </w:pPr>
  </w:style>
  <w:style w:type="paragraph" w:customStyle="1" w:styleId="BodyDblFirstLine5">
    <w:name w:val="Body Dbl First Line .5&quot;"/>
    <w:basedOn w:val="Normal"/>
    <w:locked/>
    <w:rsid w:val="00A3727F"/>
    <w:pPr>
      <w:spacing w:after="240" w:line="480" w:lineRule="auto"/>
      <w:ind w:firstLine="720"/>
    </w:pPr>
  </w:style>
  <w:style w:type="paragraph" w:customStyle="1" w:styleId="BodyDblFirstLine1">
    <w:name w:val="Body Dbl First Line 1&quot;"/>
    <w:basedOn w:val="Normal"/>
    <w:locked/>
    <w:rsid w:val="00A3727F"/>
    <w:pPr>
      <w:spacing w:after="240" w:line="480" w:lineRule="auto"/>
      <w:ind w:firstLine="1440"/>
    </w:pPr>
  </w:style>
  <w:style w:type="paragraph" w:customStyle="1" w:styleId="BodyExactly12">
    <w:name w:val="Body Exactly 12"/>
    <w:basedOn w:val="Normal"/>
    <w:locked/>
    <w:rsid w:val="00A3727F"/>
    <w:pPr>
      <w:spacing w:after="240" w:line="240" w:lineRule="exact"/>
    </w:pPr>
  </w:style>
  <w:style w:type="paragraph" w:customStyle="1" w:styleId="BodyExactly24">
    <w:name w:val="Body Exactly 24"/>
    <w:basedOn w:val="Normal"/>
    <w:locked/>
    <w:rsid w:val="00A3727F"/>
    <w:pPr>
      <w:spacing w:line="480" w:lineRule="exact"/>
    </w:pPr>
  </w:style>
  <w:style w:type="paragraph" w:customStyle="1" w:styleId="BodyFirstLine5">
    <w:name w:val="Body First Line .5&quot;"/>
    <w:basedOn w:val="Normal"/>
    <w:locked/>
    <w:rsid w:val="00A3727F"/>
    <w:pPr>
      <w:spacing w:after="240"/>
      <w:ind w:firstLine="720"/>
    </w:pPr>
  </w:style>
  <w:style w:type="paragraph" w:customStyle="1" w:styleId="BodyFirstLine55">
    <w:name w:val="Body First Line .5&quot;/.5&quot;"/>
    <w:basedOn w:val="Normal"/>
    <w:locked/>
    <w:rsid w:val="00A3727F"/>
    <w:pPr>
      <w:spacing w:after="240"/>
      <w:ind w:left="720" w:firstLine="720"/>
    </w:pPr>
  </w:style>
  <w:style w:type="paragraph" w:customStyle="1" w:styleId="BodyFirstLine51">
    <w:name w:val="Body First Line .5&quot;/1&quot;"/>
    <w:basedOn w:val="Normal"/>
    <w:locked/>
    <w:rsid w:val="00A3727F"/>
    <w:pPr>
      <w:spacing w:after="240"/>
      <w:ind w:left="1440" w:firstLine="720"/>
    </w:pPr>
  </w:style>
  <w:style w:type="paragraph" w:customStyle="1" w:styleId="BodyFirstLine1">
    <w:name w:val="Body First Line 1&quot;"/>
    <w:basedOn w:val="Normal"/>
    <w:locked/>
    <w:rsid w:val="00A3727F"/>
    <w:pPr>
      <w:spacing w:after="240"/>
      <w:ind w:firstLine="1440"/>
    </w:pPr>
  </w:style>
  <w:style w:type="paragraph" w:customStyle="1" w:styleId="BodyFirstLineExactly12">
    <w:name w:val="Body First Line Exactly 12"/>
    <w:basedOn w:val="Normal"/>
    <w:locked/>
    <w:rsid w:val="00A3727F"/>
    <w:pPr>
      <w:spacing w:after="240" w:line="240" w:lineRule="exact"/>
      <w:ind w:firstLine="1440"/>
    </w:pPr>
  </w:style>
  <w:style w:type="paragraph" w:customStyle="1" w:styleId="BodyFirstLineExactly24">
    <w:name w:val="Body First Line Exactly 24"/>
    <w:basedOn w:val="Normal"/>
    <w:locked/>
    <w:rsid w:val="00A3727F"/>
    <w:pPr>
      <w:spacing w:line="480" w:lineRule="exact"/>
      <w:ind w:firstLine="1440"/>
    </w:pPr>
  </w:style>
  <w:style w:type="paragraph" w:customStyle="1" w:styleId="BodyIndent">
    <w:name w:val="Body Indent"/>
    <w:basedOn w:val="Normal"/>
    <w:locked/>
    <w:rsid w:val="00A3727F"/>
    <w:pPr>
      <w:spacing w:after="240"/>
      <w:ind w:left="1440"/>
    </w:pPr>
  </w:style>
  <w:style w:type="paragraph" w:customStyle="1" w:styleId="BodyIndent5">
    <w:name w:val="Body Indent .5&quot;"/>
    <w:basedOn w:val="Normal"/>
    <w:locked/>
    <w:rsid w:val="00A3727F"/>
    <w:pPr>
      <w:spacing w:after="240"/>
      <w:ind w:left="720"/>
    </w:pPr>
  </w:style>
  <w:style w:type="paragraph" w:customStyle="1" w:styleId="BodyIndent5Dbl">
    <w:name w:val="Body Indent .5&quot; Dbl"/>
    <w:basedOn w:val="Normal"/>
    <w:locked/>
    <w:rsid w:val="00A3727F"/>
    <w:pPr>
      <w:spacing w:after="240" w:line="480" w:lineRule="auto"/>
      <w:ind w:left="720"/>
    </w:pPr>
  </w:style>
  <w:style w:type="paragraph" w:customStyle="1" w:styleId="BodyIndent1">
    <w:name w:val="Body Indent 1&quot;"/>
    <w:basedOn w:val="Normal"/>
    <w:locked/>
    <w:rsid w:val="00A3727F"/>
    <w:pPr>
      <w:spacing w:after="240"/>
      <w:ind w:left="1440"/>
    </w:pPr>
  </w:style>
  <w:style w:type="paragraph" w:customStyle="1" w:styleId="BodyIndent15">
    <w:name w:val="Body Indent 1.5&quot;"/>
    <w:basedOn w:val="Normal"/>
    <w:locked/>
    <w:rsid w:val="00A3727F"/>
    <w:pPr>
      <w:spacing w:after="240"/>
      <w:ind w:left="2160"/>
    </w:pPr>
  </w:style>
  <w:style w:type="paragraph" w:customStyle="1" w:styleId="BodyIndent20">
    <w:name w:val="Body Indent 2.0&quot;"/>
    <w:basedOn w:val="Normal"/>
    <w:locked/>
    <w:rsid w:val="00A3727F"/>
    <w:pPr>
      <w:spacing w:after="240"/>
      <w:ind w:left="2880"/>
    </w:pPr>
  </w:style>
  <w:style w:type="paragraph" w:customStyle="1" w:styleId="BodyProsp">
    <w:name w:val="Body Prosp"/>
    <w:basedOn w:val="Normal"/>
    <w:locked/>
    <w:rsid w:val="00A3727F"/>
    <w:pPr>
      <w:spacing w:after="240"/>
      <w:ind w:firstLine="187"/>
    </w:pPr>
  </w:style>
  <w:style w:type="paragraph" w:styleId="BodyText">
    <w:name w:val="Body Text"/>
    <w:basedOn w:val="Normal"/>
    <w:locked/>
    <w:rsid w:val="00A3727F"/>
    <w:pPr>
      <w:spacing w:after="240"/>
    </w:pPr>
  </w:style>
  <w:style w:type="paragraph" w:customStyle="1" w:styleId="CAPleadingTitle">
    <w:name w:val="CA Pleading Title"/>
    <w:basedOn w:val="Normal"/>
    <w:next w:val="BodyFirstLineExactly24"/>
    <w:locked/>
    <w:rsid w:val="00A3727F"/>
    <w:pPr>
      <w:spacing w:line="480" w:lineRule="exact"/>
      <w:jc w:val="center"/>
    </w:pPr>
  </w:style>
  <w:style w:type="paragraph" w:customStyle="1" w:styleId="ccList">
    <w:name w:val="cc List"/>
    <w:basedOn w:val="Normal"/>
    <w:next w:val="BccList"/>
    <w:locked/>
    <w:rsid w:val="00A3727F"/>
    <w:pPr>
      <w:keepNext/>
      <w:keepLines/>
      <w:spacing w:after="240"/>
      <w:ind w:left="720" w:hanging="720"/>
    </w:pPr>
  </w:style>
  <w:style w:type="paragraph" w:customStyle="1" w:styleId="Letteraddress">
    <w:name w:val="Letter address"/>
    <w:basedOn w:val="Normal"/>
    <w:locked/>
    <w:rsid w:val="00A3727F"/>
    <w:pPr>
      <w:jc w:val="center"/>
    </w:pPr>
    <w:rPr>
      <w:rFonts w:ascii="Book Antiqua" w:hAnsi="Book Antiqua"/>
      <w:smallCaps/>
      <w:spacing w:val="20"/>
      <w:sz w:val="18"/>
    </w:rPr>
  </w:style>
  <w:style w:type="paragraph" w:customStyle="1" w:styleId="chaddress">
    <w:name w:val="chaddress"/>
    <w:basedOn w:val="Normal"/>
    <w:locked/>
    <w:rsid w:val="00A3727F"/>
    <w:pPr>
      <w:spacing w:after="60"/>
      <w:jc w:val="center"/>
    </w:pPr>
    <w:rPr>
      <w:rFonts w:ascii="FZFangSong-Z02" w:eastAsia="FZFangSong-Z02"/>
      <w:sz w:val="14"/>
    </w:rPr>
  </w:style>
  <w:style w:type="paragraph" w:styleId="Closing">
    <w:name w:val="Closing"/>
    <w:basedOn w:val="Normal"/>
    <w:next w:val="Signature"/>
    <w:locked/>
    <w:rsid w:val="00A3727F"/>
    <w:pPr>
      <w:keepNext/>
      <w:spacing w:after="240"/>
      <w:ind w:left="4680"/>
    </w:pPr>
  </w:style>
  <w:style w:type="paragraph" w:styleId="Signature">
    <w:name w:val="Signature"/>
    <w:basedOn w:val="Normal"/>
    <w:next w:val="Initials"/>
    <w:locked/>
    <w:rsid w:val="00A3727F"/>
    <w:pPr>
      <w:keepNext/>
      <w:keepLines/>
      <w:spacing w:before="480" w:after="240"/>
      <w:ind w:left="4680"/>
    </w:pPr>
  </w:style>
  <w:style w:type="paragraph" w:customStyle="1" w:styleId="Initials">
    <w:name w:val="Initials"/>
    <w:basedOn w:val="Normal"/>
    <w:next w:val="Enclosure"/>
    <w:locked/>
    <w:rsid w:val="00A3727F"/>
    <w:pPr>
      <w:keepNext/>
      <w:spacing w:after="240"/>
    </w:pPr>
  </w:style>
  <w:style w:type="paragraph" w:customStyle="1" w:styleId="Enclosure">
    <w:name w:val="Enclosure"/>
    <w:basedOn w:val="Normal"/>
    <w:next w:val="ccList"/>
    <w:locked/>
    <w:rsid w:val="00A3727F"/>
    <w:pPr>
      <w:keepNext/>
      <w:keepLines/>
      <w:spacing w:after="240"/>
    </w:pPr>
  </w:style>
  <w:style w:type="paragraph" w:customStyle="1" w:styleId="comment">
    <w:name w:val="comment"/>
    <w:basedOn w:val="Normal"/>
    <w:locked/>
    <w:rsid w:val="00A3727F"/>
    <w:pPr>
      <w:spacing w:after="60"/>
      <w:ind w:left="994" w:hanging="994"/>
    </w:pPr>
  </w:style>
  <w:style w:type="paragraph" w:styleId="Date">
    <w:name w:val="Date"/>
    <w:basedOn w:val="Normal"/>
    <w:next w:val="Normal"/>
    <w:locked/>
    <w:rsid w:val="00A3727F"/>
    <w:pPr>
      <w:spacing w:after="480"/>
      <w:jc w:val="center"/>
    </w:pPr>
  </w:style>
  <w:style w:type="paragraph" w:styleId="Header">
    <w:name w:val="header"/>
    <w:basedOn w:val="Normal"/>
    <w:link w:val="HeaderChar"/>
    <w:rsid w:val="00E71E94"/>
    <w:pPr>
      <w:tabs>
        <w:tab w:val="center" w:pos="4320"/>
        <w:tab w:val="right" w:pos="8640"/>
      </w:tabs>
      <w:pPrChange w:id="6" w:author="Nick Bernal" w:date="2026-09-26T15:11:00Z">
        <w:pPr>
          <w:widowControl w:val="0"/>
          <w:tabs>
            <w:tab w:val="center" w:pos="4680"/>
            <w:tab w:val="right" w:pos="9360"/>
          </w:tabs>
        </w:pPr>
      </w:pPrChange>
    </w:pPr>
    <w:rPr>
      <w:rPrChange w:id="6" w:author="Nick Bernal" w:date="2026-09-26T15:11:00Z">
        <w:rPr>
          <w:lang w:val="en-US" w:eastAsia="ja-JP" w:bidi="ar-SA"/>
        </w:rPr>
      </w:rPrChange>
    </w:rPr>
  </w:style>
  <w:style w:type="paragraph" w:customStyle="1" w:styleId="DraftStamp">
    <w:name w:val="Draft Stamp"/>
    <w:basedOn w:val="Header"/>
    <w:next w:val="Header"/>
    <w:locked/>
    <w:rsid w:val="00A3727F"/>
    <w:rPr>
      <w:b/>
    </w:rPr>
  </w:style>
  <w:style w:type="paragraph" w:customStyle="1" w:styleId="DraftStampUSLand">
    <w:name w:val="Draft Stamp US Land"/>
    <w:next w:val="Header"/>
    <w:locked/>
    <w:rsid w:val="00A3727F"/>
    <w:pPr>
      <w:framePr w:hSpace="187" w:vSpace="187" w:wrap="around" w:vAnchor="page" w:hAnchor="page" w:x="13062" w:y="721"/>
    </w:pPr>
    <w:rPr>
      <w:b/>
    </w:rPr>
  </w:style>
  <w:style w:type="paragraph" w:customStyle="1" w:styleId="DraftStampUSLandDateTime">
    <w:name w:val="Draft Stamp US Land Date &amp; Time"/>
    <w:basedOn w:val="DraftStampUSLand"/>
    <w:next w:val="Header"/>
    <w:locked/>
    <w:rsid w:val="00A3727F"/>
    <w:pPr>
      <w:framePr w:hSpace="0" w:wrap="around" w:x="12241" w:y="1"/>
    </w:pPr>
  </w:style>
  <w:style w:type="paragraph" w:customStyle="1" w:styleId="DraftStampUSPort">
    <w:name w:val="Draft Stamp US Port"/>
    <w:next w:val="Header"/>
    <w:locked/>
    <w:rsid w:val="00A3727F"/>
    <w:pPr>
      <w:framePr w:hSpace="187" w:vSpace="187" w:wrap="around" w:vAnchor="page" w:hAnchor="page" w:x="9548" w:y="721"/>
    </w:pPr>
    <w:rPr>
      <w:b/>
    </w:rPr>
  </w:style>
  <w:style w:type="paragraph" w:customStyle="1" w:styleId="DraftStampUSPortDateandTime">
    <w:name w:val="Draft Stamp US Port Date and Time"/>
    <w:next w:val="Header"/>
    <w:locked/>
    <w:rsid w:val="00A3727F"/>
    <w:pPr>
      <w:framePr w:hSpace="187" w:vSpace="187" w:wrap="around" w:vAnchor="page" w:hAnchor="page" w:x="9548" w:y="721"/>
    </w:pPr>
    <w:rPr>
      <w:b/>
    </w:rPr>
  </w:style>
  <w:style w:type="paragraph" w:styleId="Footer">
    <w:name w:val="footer"/>
    <w:basedOn w:val="Normal"/>
    <w:link w:val="FooterChar"/>
    <w:rsid w:val="00E71E94"/>
    <w:pPr>
      <w:tabs>
        <w:tab w:val="center" w:pos="4320"/>
        <w:tab w:val="right" w:pos="8640"/>
      </w:tabs>
      <w:pPrChange w:id="7" w:author="Nick Bernal" w:date="2026-09-26T15:11:00Z">
        <w:pPr>
          <w:widowControl w:val="0"/>
          <w:tabs>
            <w:tab w:val="center" w:pos="4320"/>
            <w:tab w:val="right" w:pos="8640"/>
          </w:tabs>
        </w:pPr>
      </w:pPrChange>
    </w:pPr>
    <w:rPr>
      <w:rPrChange w:id="7" w:author="Nick Bernal" w:date="2026-09-26T15:11:00Z">
        <w:rPr>
          <w:lang w:val="en-US" w:eastAsia="ja-JP" w:bidi="ar-SA"/>
        </w:rPr>
      </w:rPrChange>
    </w:rPr>
  </w:style>
  <w:style w:type="paragraph" w:customStyle="1" w:styleId="FootnoteSeparator">
    <w:name w:val="Footnote Separator"/>
    <w:basedOn w:val="Normal"/>
    <w:locked/>
    <w:rsid w:val="00A3727F"/>
    <w:pPr>
      <w:spacing w:line="100" w:lineRule="exact"/>
    </w:pPr>
  </w:style>
  <w:style w:type="paragraph" w:styleId="FootnoteText">
    <w:name w:val="footnote text"/>
    <w:basedOn w:val="Normal"/>
    <w:locked/>
    <w:rsid w:val="003A0E2A"/>
    <w:pPr>
      <w:spacing w:after="120"/>
      <w:ind w:left="360" w:hanging="360"/>
    </w:pPr>
    <w:rPr>
      <w:rFonts w:ascii="Garamond" w:hAnsi="Garamond"/>
      <w:sz w:val="18"/>
    </w:rPr>
  </w:style>
  <w:style w:type="paragraph" w:customStyle="1" w:styleId="HeaderLandscape">
    <w:name w:val="Header Landscape"/>
    <w:basedOn w:val="Normal"/>
    <w:locked/>
    <w:rsid w:val="00A3727F"/>
    <w:pPr>
      <w:tabs>
        <w:tab w:val="center" w:pos="6480"/>
        <w:tab w:val="right" w:pos="12960"/>
      </w:tabs>
    </w:pPr>
  </w:style>
  <w:style w:type="paragraph" w:styleId="Index1">
    <w:name w:val="index 1"/>
    <w:basedOn w:val="Normal"/>
    <w:next w:val="Normal"/>
    <w:autoRedefine/>
    <w:semiHidden/>
    <w:locked/>
    <w:rsid w:val="00A3727F"/>
    <w:pPr>
      <w:ind w:left="240" w:hanging="240"/>
    </w:pPr>
  </w:style>
  <w:style w:type="paragraph" w:styleId="Index2">
    <w:name w:val="index 2"/>
    <w:basedOn w:val="Normal"/>
    <w:next w:val="Normal"/>
    <w:autoRedefine/>
    <w:semiHidden/>
    <w:locked/>
    <w:rsid w:val="00A3727F"/>
    <w:pPr>
      <w:ind w:left="480" w:hanging="240"/>
    </w:pPr>
  </w:style>
  <w:style w:type="paragraph" w:styleId="Index3">
    <w:name w:val="index 3"/>
    <w:basedOn w:val="Normal"/>
    <w:next w:val="Normal"/>
    <w:autoRedefine/>
    <w:semiHidden/>
    <w:locked/>
    <w:rsid w:val="00A3727F"/>
    <w:pPr>
      <w:ind w:left="720" w:hanging="240"/>
    </w:pPr>
  </w:style>
  <w:style w:type="paragraph" w:styleId="Index4">
    <w:name w:val="index 4"/>
    <w:basedOn w:val="Normal"/>
    <w:next w:val="Normal"/>
    <w:autoRedefine/>
    <w:semiHidden/>
    <w:locked/>
    <w:rsid w:val="00A3727F"/>
    <w:pPr>
      <w:ind w:left="960" w:hanging="240"/>
    </w:pPr>
  </w:style>
  <w:style w:type="paragraph" w:styleId="Index5">
    <w:name w:val="index 5"/>
    <w:basedOn w:val="Normal"/>
    <w:next w:val="Normal"/>
    <w:autoRedefine/>
    <w:semiHidden/>
    <w:locked/>
    <w:rsid w:val="00A3727F"/>
    <w:pPr>
      <w:ind w:left="1200" w:hanging="240"/>
    </w:pPr>
  </w:style>
  <w:style w:type="paragraph" w:styleId="Index6">
    <w:name w:val="index 6"/>
    <w:basedOn w:val="Normal"/>
    <w:next w:val="Normal"/>
    <w:autoRedefine/>
    <w:semiHidden/>
    <w:locked/>
    <w:rsid w:val="00A3727F"/>
    <w:pPr>
      <w:ind w:left="1440" w:hanging="240"/>
    </w:pPr>
  </w:style>
  <w:style w:type="paragraph" w:styleId="Index7">
    <w:name w:val="index 7"/>
    <w:basedOn w:val="Normal"/>
    <w:next w:val="Normal"/>
    <w:autoRedefine/>
    <w:semiHidden/>
    <w:locked/>
    <w:rsid w:val="00A3727F"/>
    <w:pPr>
      <w:ind w:left="1680" w:hanging="240"/>
    </w:pPr>
  </w:style>
  <w:style w:type="paragraph" w:styleId="Index8">
    <w:name w:val="index 8"/>
    <w:basedOn w:val="Normal"/>
    <w:next w:val="Normal"/>
    <w:autoRedefine/>
    <w:semiHidden/>
    <w:locked/>
    <w:rsid w:val="00A3727F"/>
    <w:pPr>
      <w:ind w:left="1920" w:hanging="240"/>
    </w:pPr>
  </w:style>
  <w:style w:type="paragraph" w:styleId="Index9">
    <w:name w:val="index 9"/>
    <w:basedOn w:val="Normal"/>
    <w:next w:val="Normal"/>
    <w:autoRedefine/>
    <w:semiHidden/>
    <w:locked/>
    <w:rsid w:val="00A3727F"/>
    <w:pPr>
      <w:ind w:left="2160" w:hanging="240"/>
    </w:pPr>
  </w:style>
  <w:style w:type="paragraph" w:customStyle="1" w:styleId="internet">
    <w:name w:val="internet"/>
    <w:locked/>
    <w:rsid w:val="00A3727F"/>
    <w:pPr>
      <w:spacing w:after="120"/>
      <w:jc w:val="center"/>
    </w:pPr>
    <w:rPr>
      <w:rFonts w:ascii="Book Antiqua" w:hAnsi="Book Antiqua"/>
      <w:noProof/>
      <w:sz w:val="18"/>
    </w:rPr>
  </w:style>
  <w:style w:type="paragraph" w:customStyle="1" w:styleId="LetterTitle">
    <w:name w:val="Letter Title"/>
    <w:basedOn w:val="Normal"/>
    <w:locked/>
    <w:rsid w:val="00A3727F"/>
    <w:pPr>
      <w:jc w:val="center"/>
      <w:outlineLvl w:val="0"/>
    </w:pPr>
    <w:rPr>
      <w:rFonts w:ascii="Book Antiqua" w:eastAsia="MS Song" w:hAnsi="Book Antiqua"/>
      <w:smallCaps/>
      <w:spacing w:val="26"/>
      <w:sz w:val="30"/>
      <w:lang w:eastAsia="zh-CN"/>
    </w:rPr>
  </w:style>
  <w:style w:type="paragraph" w:customStyle="1" w:styleId="Londonaddress">
    <w:name w:val="London address"/>
    <w:basedOn w:val="Normal"/>
    <w:locked/>
    <w:rsid w:val="00A3727F"/>
    <w:pPr>
      <w:spacing w:line="220" w:lineRule="exact"/>
      <w:jc w:val="center"/>
    </w:pPr>
    <w:rPr>
      <w:rFonts w:ascii="Book Antiqua" w:hAnsi="Book Antiqua"/>
      <w:smallCaps/>
      <w:sz w:val="18"/>
    </w:rPr>
  </w:style>
  <w:style w:type="paragraph" w:customStyle="1" w:styleId="Londoninternet">
    <w:name w:val="London internet"/>
    <w:basedOn w:val="internet"/>
    <w:locked/>
    <w:rsid w:val="00A3727F"/>
    <w:pPr>
      <w:spacing w:line="220" w:lineRule="exact"/>
    </w:pPr>
  </w:style>
  <w:style w:type="paragraph" w:customStyle="1" w:styleId="LondonLetterLargeTitle">
    <w:name w:val="London Letter Large Title"/>
    <w:basedOn w:val="Normal"/>
    <w:locked/>
    <w:rsid w:val="00A3727F"/>
    <w:pPr>
      <w:spacing w:line="220" w:lineRule="exact"/>
      <w:jc w:val="center"/>
    </w:pPr>
    <w:rPr>
      <w:rFonts w:ascii="Book Antiqua" w:hAnsi="Book Antiqua"/>
      <w:caps/>
      <w:spacing w:val="20"/>
      <w:sz w:val="15"/>
    </w:rPr>
  </w:style>
  <w:style w:type="paragraph" w:customStyle="1" w:styleId="Month">
    <w:name w:val="Month"/>
    <w:basedOn w:val="Normal"/>
    <w:locked/>
    <w:rsid w:val="00A3727F"/>
    <w:pPr>
      <w:tabs>
        <w:tab w:val="right" w:pos="540"/>
        <w:tab w:val="right" w:pos="900"/>
        <w:tab w:val="right" w:pos="1260"/>
        <w:tab w:val="right" w:pos="1620"/>
        <w:tab w:val="right" w:pos="1980"/>
        <w:tab w:val="right" w:pos="2340"/>
        <w:tab w:val="right" w:pos="2700"/>
      </w:tabs>
      <w:spacing w:before="240" w:after="240"/>
    </w:pPr>
    <w:rPr>
      <w:i/>
    </w:rPr>
  </w:style>
  <w:style w:type="paragraph" w:customStyle="1" w:styleId="Name">
    <w:name w:val="Name"/>
    <w:basedOn w:val="Normal"/>
    <w:next w:val="Address"/>
    <w:locked/>
    <w:rsid w:val="00A3727F"/>
  </w:style>
  <w:style w:type="paragraph" w:customStyle="1" w:styleId="off">
    <w:name w:val="off"/>
    <w:basedOn w:val="Normal"/>
    <w:locked/>
    <w:rsid w:val="00A3727F"/>
    <w:pPr>
      <w:suppressAutoHyphens/>
      <w:spacing w:after="120"/>
      <w:jc w:val="center"/>
    </w:pPr>
    <w:rPr>
      <w:rFonts w:ascii="Book Antiqua" w:hAnsi="Book Antiqua"/>
      <w:smallCaps/>
      <w:noProof/>
      <w:sz w:val="15"/>
    </w:rPr>
  </w:style>
  <w:style w:type="paragraph" w:customStyle="1" w:styleId="Page2Header">
    <w:name w:val="Page 2 Header"/>
    <w:basedOn w:val="Normal"/>
    <w:locked/>
    <w:rsid w:val="00A3727F"/>
    <w:pPr>
      <w:tabs>
        <w:tab w:val="right" w:pos="9360"/>
      </w:tabs>
    </w:pPr>
    <w:rPr>
      <w:rFonts w:ascii="Book Antiqua" w:hAnsi="Book Antiqua"/>
      <w:b/>
      <w:smallCaps/>
      <w:spacing w:val="42"/>
    </w:rPr>
  </w:style>
  <w:style w:type="paragraph" w:customStyle="1" w:styleId="Powers">
    <w:name w:val="Powers"/>
    <w:basedOn w:val="Normal"/>
    <w:locked/>
    <w:rsid w:val="00A3727F"/>
    <w:pPr>
      <w:numPr>
        <w:numId w:val="11"/>
      </w:numPr>
      <w:tabs>
        <w:tab w:val="clear" w:pos="360"/>
      </w:tabs>
      <w:spacing w:after="240"/>
    </w:pPr>
  </w:style>
  <w:style w:type="paragraph" w:customStyle="1" w:styleId="Privacy">
    <w:name w:val="Privacy"/>
    <w:basedOn w:val="Normal"/>
    <w:next w:val="Normal"/>
    <w:locked/>
    <w:rsid w:val="00A3727F"/>
    <w:pPr>
      <w:spacing w:after="240"/>
      <w:jc w:val="center"/>
    </w:pPr>
    <w:rPr>
      <w:b/>
      <w:caps/>
    </w:rPr>
  </w:style>
  <w:style w:type="paragraph" w:customStyle="1" w:styleId="QAA1">
    <w:name w:val="QA_A1"/>
    <w:basedOn w:val="Normal"/>
    <w:next w:val="Normal"/>
    <w:locked/>
    <w:rsid w:val="00A3727F"/>
    <w:pPr>
      <w:spacing w:after="240"/>
      <w:ind w:left="1440" w:hanging="720"/>
    </w:pPr>
  </w:style>
  <w:style w:type="paragraph" w:customStyle="1" w:styleId="QAA2">
    <w:name w:val="QA_A2"/>
    <w:basedOn w:val="Normal"/>
    <w:next w:val="Normal"/>
    <w:locked/>
    <w:rsid w:val="00A3727F"/>
    <w:pPr>
      <w:spacing w:after="240"/>
      <w:ind w:left="2880" w:right="1440" w:hanging="720"/>
    </w:pPr>
  </w:style>
  <w:style w:type="paragraph" w:customStyle="1" w:styleId="QAQ1">
    <w:name w:val="QA_Q1"/>
    <w:basedOn w:val="Normal"/>
    <w:next w:val="QAA1"/>
    <w:locked/>
    <w:rsid w:val="00A3727F"/>
    <w:pPr>
      <w:spacing w:after="240"/>
      <w:ind w:left="720" w:hanging="720"/>
    </w:pPr>
  </w:style>
  <w:style w:type="paragraph" w:customStyle="1" w:styleId="QAQ2">
    <w:name w:val="QA_Q2"/>
    <w:basedOn w:val="Normal"/>
    <w:next w:val="QAA2"/>
    <w:locked/>
    <w:rsid w:val="00A3727F"/>
    <w:pPr>
      <w:spacing w:after="240"/>
      <w:ind w:left="2160" w:right="1440" w:hanging="720"/>
    </w:pPr>
  </w:style>
  <w:style w:type="paragraph" w:customStyle="1" w:styleId="Quote5Exactly24">
    <w:name w:val="Quote .5&quot; Exactly 24"/>
    <w:basedOn w:val="Normal"/>
    <w:locked/>
    <w:rsid w:val="00A3727F"/>
    <w:pPr>
      <w:spacing w:line="480" w:lineRule="exact"/>
      <w:ind w:left="720" w:right="720"/>
    </w:pPr>
  </w:style>
  <w:style w:type="paragraph" w:customStyle="1" w:styleId="Quote12pt">
    <w:name w:val="Quote 12pt"/>
    <w:basedOn w:val="Normal"/>
    <w:locked/>
    <w:rsid w:val="00A3727F"/>
    <w:pPr>
      <w:spacing w:after="240"/>
      <w:ind w:left="1440" w:right="1440"/>
    </w:pPr>
  </w:style>
  <w:style w:type="paragraph" w:customStyle="1" w:styleId="Quote6pt">
    <w:name w:val="Quote 6pt"/>
    <w:basedOn w:val="Normal"/>
    <w:locked/>
    <w:rsid w:val="00A3727F"/>
    <w:pPr>
      <w:spacing w:after="120"/>
      <w:ind w:left="1440" w:right="1440"/>
    </w:pPr>
  </w:style>
  <w:style w:type="paragraph" w:customStyle="1" w:styleId="QuoteDbl">
    <w:name w:val="Quote Dbl"/>
    <w:basedOn w:val="Normal"/>
    <w:locked/>
    <w:rsid w:val="00A3727F"/>
    <w:pPr>
      <w:spacing w:after="240" w:line="480" w:lineRule="auto"/>
      <w:ind w:left="1440" w:right="1440"/>
    </w:pPr>
  </w:style>
  <w:style w:type="paragraph" w:customStyle="1" w:styleId="QuoteDblFirstLine5">
    <w:name w:val="Quote Dbl First Line .5&quot;"/>
    <w:basedOn w:val="Normal"/>
    <w:locked/>
    <w:rsid w:val="00A3727F"/>
    <w:pPr>
      <w:spacing w:after="240" w:line="480" w:lineRule="auto"/>
      <w:ind w:left="1440" w:right="1440" w:firstLine="720"/>
    </w:pPr>
  </w:style>
  <w:style w:type="paragraph" w:customStyle="1" w:styleId="QuoteDblFirstLine1">
    <w:name w:val="Quote Dbl First Line 1&quot;"/>
    <w:basedOn w:val="Normal"/>
    <w:locked/>
    <w:rsid w:val="00A3727F"/>
    <w:pPr>
      <w:spacing w:after="240" w:line="480" w:lineRule="auto"/>
      <w:ind w:left="1440" w:right="1440" w:firstLine="1440"/>
    </w:pPr>
  </w:style>
  <w:style w:type="paragraph" w:customStyle="1" w:styleId="jpaddress">
    <w:name w:val="jpaddress"/>
    <w:basedOn w:val="Normal"/>
    <w:locked/>
    <w:rsid w:val="00A3727F"/>
    <w:pPr>
      <w:snapToGrid w:val="0"/>
      <w:spacing w:after="24"/>
      <w:jc w:val="center"/>
    </w:pPr>
    <w:rPr>
      <w:rFonts w:ascii="Book Antiqua" w:eastAsia="MS Mincho" w:hAnsi="Book Antiqua"/>
      <w:smallCaps/>
      <w:spacing w:val="10"/>
      <w:kern w:val="2"/>
      <w:sz w:val="16"/>
    </w:rPr>
  </w:style>
  <w:style w:type="paragraph" w:customStyle="1" w:styleId="QuoteExactly12">
    <w:name w:val="Quote Exactly 12"/>
    <w:basedOn w:val="Normal"/>
    <w:locked/>
    <w:rsid w:val="00A3727F"/>
    <w:pPr>
      <w:spacing w:before="240" w:line="240" w:lineRule="exact"/>
      <w:ind w:left="1440" w:right="1440"/>
    </w:pPr>
  </w:style>
  <w:style w:type="paragraph" w:customStyle="1" w:styleId="QuoteExactly24">
    <w:name w:val="Quote Exactly 24"/>
    <w:basedOn w:val="Normal"/>
    <w:locked/>
    <w:rsid w:val="00A3727F"/>
    <w:pPr>
      <w:spacing w:line="480" w:lineRule="exact"/>
      <w:ind w:left="1440" w:right="1440"/>
    </w:pPr>
  </w:style>
  <w:style w:type="paragraph" w:customStyle="1" w:styleId="QuoteFirstLine5">
    <w:name w:val="Quote First Line .5&quot;"/>
    <w:basedOn w:val="Normal"/>
    <w:locked/>
    <w:rsid w:val="00A3727F"/>
    <w:pPr>
      <w:spacing w:after="240"/>
      <w:ind w:left="1440" w:right="1440" w:firstLine="720"/>
    </w:pPr>
  </w:style>
  <w:style w:type="paragraph" w:customStyle="1" w:styleId="QuoteFirstLine1">
    <w:name w:val="Quote First Line 1&quot;"/>
    <w:basedOn w:val="Normal"/>
    <w:locked/>
    <w:rsid w:val="00A3727F"/>
    <w:pPr>
      <w:spacing w:after="240"/>
      <w:ind w:left="1440" w:right="1440" w:firstLine="1440"/>
    </w:pPr>
  </w:style>
  <w:style w:type="paragraph" w:customStyle="1" w:styleId="ReLine">
    <w:name w:val="Re Line"/>
    <w:basedOn w:val="Normal"/>
    <w:next w:val="Salutation"/>
    <w:locked/>
    <w:rsid w:val="00A3727F"/>
    <w:pPr>
      <w:spacing w:before="240"/>
      <w:ind w:left="2160" w:hanging="720"/>
    </w:pPr>
  </w:style>
  <w:style w:type="paragraph" w:styleId="Salutation">
    <w:name w:val="Salutation"/>
    <w:basedOn w:val="Normal"/>
    <w:next w:val="BodyText"/>
    <w:locked/>
    <w:rsid w:val="00A3727F"/>
    <w:pPr>
      <w:spacing w:before="240" w:after="240"/>
    </w:pPr>
  </w:style>
  <w:style w:type="paragraph" w:customStyle="1" w:styleId="LettersmallTitle">
    <w:name w:val="Letter small Title"/>
    <w:basedOn w:val="Normal"/>
    <w:locked/>
    <w:rsid w:val="00A3727F"/>
    <w:pPr>
      <w:jc w:val="center"/>
    </w:pPr>
    <w:rPr>
      <w:rFonts w:ascii="Book Antiqua" w:hAnsi="Book Antiqua"/>
      <w:caps/>
      <w:sz w:val="10"/>
    </w:rPr>
  </w:style>
  <w:style w:type="paragraph" w:customStyle="1" w:styleId="Footersmalltitle">
    <w:name w:val="Footer small title"/>
    <w:basedOn w:val="Normal"/>
    <w:locked/>
    <w:rsid w:val="00A3727F"/>
    <w:pPr>
      <w:spacing w:after="240"/>
      <w:jc w:val="center"/>
    </w:pPr>
    <w:rPr>
      <w:rFonts w:ascii="Book Antiqua" w:eastAsia="MS Song" w:hAnsi="Book Antiqua"/>
      <w:caps/>
      <w:sz w:val="10"/>
      <w:lang w:eastAsia="zh-CN"/>
    </w:rPr>
  </w:style>
  <w:style w:type="paragraph" w:customStyle="1" w:styleId="ShanghaiLetter">
    <w:name w:val="ShanghaiLetter"/>
    <w:basedOn w:val="Normal"/>
    <w:locked/>
    <w:rsid w:val="00A3727F"/>
    <w:pPr>
      <w:keepNext/>
      <w:keepLines/>
      <w:spacing w:after="120"/>
      <w:jc w:val="center"/>
    </w:pPr>
    <w:rPr>
      <w:b/>
    </w:rPr>
  </w:style>
  <w:style w:type="paragraph" w:styleId="Subtitle">
    <w:name w:val="Subtitle"/>
    <w:basedOn w:val="Normal"/>
    <w:next w:val="BodyText"/>
    <w:qFormat/>
    <w:locked/>
    <w:rsid w:val="00A3727F"/>
    <w:pPr>
      <w:keepNext/>
      <w:keepLines/>
      <w:spacing w:after="240"/>
      <w:jc w:val="center"/>
    </w:pPr>
  </w:style>
  <w:style w:type="paragraph" w:customStyle="1" w:styleId="TDec">
    <w:name w:val="TDec"/>
    <w:basedOn w:val="Normal"/>
    <w:locked/>
    <w:rsid w:val="00A3727F"/>
    <w:pPr>
      <w:tabs>
        <w:tab w:val="decimal" w:pos="1570"/>
      </w:tabs>
    </w:pPr>
  </w:style>
  <w:style w:type="paragraph" w:customStyle="1" w:styleId="TDecSub">
    <w:name w:val="TDecSub"/>
    <w:basedOn w:val="TDec"/>
    <w:locked/>
    <w:rsid w:val="00A3727F"/>
    <w:pPr>
      <w:pBdr>
        <w:bottom w:val="single" w:sz="4" w:space="1" w:color="auto"/>
      </w:pBdr>
    </w:pPr>
  </w:style>
  <w:style w:type="paragraph" w:customStyle="1" w:styleId="TDecTot">
    <w:name w:val="TDecTot"/>
    <w:basedOn w:val="TDec"/>
    <w:locked/>
    <w:rsid w:val="00A3727F"/>
    <w:pPr>
      <w:pBdr>
        <w:bottom w:val="double" w:sz="4" w:space="1" w:color="auto"/>
      </w:pBdr>
    </w:pPr>
  </w:style>
  <w:style w:type="paragraph" w:customStyle="1" w:styleId="THead">
    <w:name w:val="THead"/>
    <w:basedOn w:val="Normal"/>
    <w:locked/>
    <w:rsid w:val="00A3727F"/>
    <w:pPr>
      <w:pBdr>
        <w:bottom w:val="single" w:sz="4" w:space="1" w:color="auto"/>
      </w:pBdr>
      <w:spacing w:after="240"/>
      <w:jc w:val="center"/>
    </w:pPr>
    <w:rPr>
      <w:b/>
    </w:rPr>
  </w:style>
  <w:style w:type="paragraph" w:styleId="Title">
    <w:name w:val="Title"/>
    <w:basedOn w:val="Normal"/>
    <w:link w:val="TitleChar"/>
    <w:qFormat/>
    <w:rsid w:val="00E71E94"/>
    <w:pPr>
      <w:spacing w:after="240"/>
      <w:jc w:val="center"/>
      <w:pPrChange w:id="8" w:author="Nick Bernal" w:date="2026-09-26T15:11:00Z">
        <w:pPr>
          <w:keepNext/>
          <w:keepLines/>
          <w:widowControl w:val="0"/>
          <w:spacing w:before="240" w:after="240"/>
          <w:jc w:val="center"/>
          <w:outlineLvl w:val="0"/>
        </w:pPr>
      </w:pPrChange>
    </w:pPr>
    <w:rPr>
      <w:b/>
      <w:kern w:val="28"/>
      <w:u w:val="single"/>
      <w:rPrChange w:id="8" w:author="Nick Bernal" w:date="2026-09-26T15:11:00Z">
        <w:rPr>
          <w:b/>
          <w:lang w:val="en-US" w:eastAsia="ja-JP" w:bidi="ar-SA"/>
        </w:rPr>
      </w:rPrChange>
    </w:rPr>
  </w:style>
  <w:style w:type="paragraph" w:customStyle="1" w:styleId="TitleLeft">
    <w:name w:val="Title Left"/>
    <w:basedOn w:val="Normal"/>
    <w:next w:val="BodyText"/>
    <w:locked/>
    <w:rsid w:val="00A3727F"/>
    <w:pPr>
      <w:keepNext/>
      <w:spacing w:after="240"/>
    </w:pPr>
    <w:rPr>
      <w:b/>
    </w:rPr>
  </w:style>
  <w:style w:type="paragraph" w:customStyle="1" w:styleId="TitleRight">
    <w:name w:val="Title Right"/>
    <w:basedOn w:val="Normal"/>
    <w:next w:val="BodyText"/>
    <w:locked/>
    <w:rsid w:val="00A3727F"/>
    <w:pPr>
      <w:keepNext/>
      <w:spacing w:after="240"/>
      <w:jc w:val="right"/>
    </w:pPr>
    <w:rPr>
      <w:b/>
    </w:rPr>
  </w:style>
  <w:style w:type="paragraph" w:customStyle="1" w:styleId="TLeft">
    <w:name w:val="TLeft"/>
    <w:basedOn w:val="Normal"/>
    <w:locked/>
    <w:rsid w:val="00A3727F"/>
    <w:pPr>
      <w:tabs>
        <w:tab w:val="right" w:leader="dot" w:pos="1987"/>
      </w:tabs>
    </w:pPr>
  </w:style>
  <w:style w:type="paragraph" w:styleId="TOAHeading">
    <w:name w:val="toa heading"/>
    <w:basedOn w:val="Normal"/>
    <w:next w:val="Normal"/>
    <w:semiHidden/>
    <w:locked/>
    <w:rsid w:val="00A3727F"/>
    <w:pPr>
      <w:spacing w:before="120"/>
    </w:pPr>
    <w:rPr>
      <w:b/>
    </w:rPr>
  </w:style>
  <w:style w:type="paragraph" w:styleId="TOC1">
    <w:name w:val="toc 1"/>
    <w:basedOn w:val="Normal"/>
    <w:next w:val="Normal"/>
    <w:autoRedefine/>
    <w:semiHidden/>
    <w:locked/>
    <w:rsid w:val="00A3727F"/>
    <w:pPr>
      <w:spacing w:after="240"/>
      <w:ind w:left="720" w:right="720" w:hanging="720"/>
    </w:pPr>
  </w:style>
  <w:style w:type="paragraph" w:styleId="TOC2">
    <w:name w:val="toc 2"/>
    <w:basedOn w:val="Normal"/>
    <w:next w:val="Normal"/>
    <w:autoRedefine/>
    <w:semiHidden/>
    <w:locked/>
    <w:rsid w:val="00A3727F"/>
    <w:pPr>
      <w:spacing w:after="240"/>
      <w:ind w:left="1440" w:right="720" w:hanging="720"/>
    </w:pPr>
  </w:style>
  <w:style w:type="paragraph" w:styleId="TOC3">
    <w:name w:val="toc 3"/>
    <w:basedOn w:val="Normal"/>
    <w:next w:val="Normal"/>
    <w:autoRedefine/>
    <w:semiHidden/>
    <w:locked/>
    <w:rsid w:val="00A3727F"/>
    <w:pPr>
      <w:spacing w:after="240"/>
      <w:ind w:left="2160" w:right="720" w:hanging="720"/>
    </w:pPr>
  </w:style>
  <w:style w:type="paragraph" w:styleId="TOC4">
    <w:name w:val="toc 4"/>
    <w:basedOn w:val="Normal"/>
    <w:next w:val="Normal"/>
    <w:autoRedefine/>
    <w:semiHidden/>
    <w:locked/>
    <w:rsid w:val="00A3727F"/>
    <w:pPr>
      <w:spacing w:after="240"/>
      <w:ind w:left="2880" w:right="720" w:hanging="720"/>
    </w:pPr>
  </w:style>
  <w:style w:type="paragraph" w:styleId="TOC5">
    <w:name w:val="toc 5"/>
    <w:basedOn w:val="Normal"/>
    <w:next w:val="Normal"/>
    <w:autoRedefine/>
    <w:semiHidden/>
    <w:locked/>
    <w:rsid w:val="00A3727F"/>
    <w:pPr>
      <w:spacing w:after="240"/>
      <w:ind w:left="3600" w:right="720" w:hanging="720"/>
    </w:pPr>
  </w:style>
  <w:style w:type="paragraph" w:styleId="TOC6">
    <w:name w:val="toc 6"/>
    <w:basedOn w:val="Normal"/>
    <w:next w:val="Normal"/>
    <w:autoRedefine/>
    <w:semiHidden/>
    <w:locked/>
    <w:rsid w:val="00A3727F"/>
    <w:pPr>
      <w:spacing w:after="240"/>
      <w:ind w:left="4320" w:right="720" w:hanging="720"/>
    </w:pPr>
  </w:style>
  <w:style w:type="paragraph" w:styleId="TOC7">
    <w:name w:val="toc 7"/>
    <w:basedOn w:val="Normal"/>
    <w:next w:val="Normal"/>
    <w:autoRedefine/>
    <w:semiHidden/>
    <w:locked/>
    <w:rsid w:val="00A3727F"/>
    <w:pPr>
      <w:spacing w:after="240"/>
      <w:ind w:left="5040" w:right="720" w:hanging="720"/>
    </w:pPr>
  </w:style>
  <w:style w:type="paragraph" w:styleId="TOC8">
    <w:name w:val="toc 8"/>
    <w:basedOn w:val="Normal"/>
    <w:next w:val="Normal"/>
    <w:autoRedefine/>
    <w:semiHidden/>
    <w:locked/>
    <w:rsid w:val="00A3727F"/>
    <w:pPr>
      <w:spacing w:after="240"/>
      <w:ind w:left="5760" w:right="720" w:hanging="720"/>
    </w:pPr>
  </w:style>
  <w:style w:type="paragraph" w:styleId="TOC9">
    <w:name w:val="toc 9"/>
    <w:basedOn w:val="Normal"/>
    <w:next w:val="Normal"/>
    <w:autoRedefine/>
    <w:semiHidden/>
    <w:locked/>
    <w:rsid w:val="00A3727F"/>
    <w:pPr>
      <w:spacing w:after="240"/>
      <w:ind w:left="6480" w:right="720" w:hanging="720"/>
    </w:pPr>
  </w:style>
  <w:style w:type="paragraph" w:customStyle="1" w:styleId="TOCHeading">
    <w:name w:val="TOCHeading"/>
    <w:next w:val="Normal"/>
    <w:locked/>
    <w:rsid w:val="00A3727F"/>
    <w:pPr>
      <w:tabs>
        <w:tab w:val="right" w:pos="9360"/>
      </w:tabs>
      <w:jc w:val="center"/>
    </w:pPr>
    <w:rPr>
      <w:noProof/>
      <w:sz w:val="24"/>
    </w:rPr>
  </w:style>
  <w:style w:type="paragraph" w:customStyle="1" w:styleId="UKAddress">
    <w:name w:val="UK Address"/>
    <w:basedOn w:val="Normal"/>
    <w:next w:val="Normal"/>
    <w:locked/>
    <w:rsid w:val="00A3727F"/>
    <w:rPr>
      <w:lang w:val="en-GB"/>
    </w:rPr>
  </w:style>
  <w:style w:type="paragraph" w:customStyle="1" w:styleId="UKBody">
    <w:name w:val="UK Body"/>
    <w:basedOn w:val="Normal"/>
    <w:locked/>
    <w:rsid w:val="00A3727F"/>
    <w:pPr>
      <w:spacing w:after="240"/>
    </w:pPr>
    <w:rPr>
      <w:lang w:val="en-GB"/>
    </w:rPr>
  </w:style>
  <w:style w:type="paragraph" w:customStyle="1" w:styleId="UKBodyDbl">
    <w:name w:val="UK Body Dbl"/>
    <w:basedOn w:val="Normal"/>
    <w:locked/>
    <w:rsid w:val="00A3727F"/>
    <w:pPr>
      <w:spacing w:after="240" w:line="480" w:lineRule="auto"/>
    </w:pPr>
    <w:rPr>
      <w:lang w:val="en-GB"/>
    </w:rPr>
  </w:style>
  <w:style w:type="paragraph" w:customStyle="1" w:styleId="UKBodyDblFirstLine5">
    <w:name w:val="UK Body Dbl First Line .5&quot;"/>
    <w:basedOn w:val="Normal"/>
    <w:locked/>
    <w:rsid w:val="00A3727F"/>
    <w:pPr>
      <w:spacing w:after="240" w:line="480" w:lineRule="auto"/>
      <w:ind w:firstLine="720"/>
    </w:pPr>
    <w:rPr>
      <w:lang w:val="en-GB"/>
    </w:rPr>
  </w:style>
  <w:style w:type="paragraph" w:customStyle="1" w:styleId="UKBodyDblFirstLine5Left">
    <w:name w:val="UK Body Dbl First Line .5&quot; Left"/>
    <w:basedOn w:val="Normal"/>
    <w:locked/>
    <w:rsid w:val="00A3727F"/>
    <w:pPr>
      <w:spacing w:after="240" w:line="480" w:lineRule="auto"/>
      <w:ind w:firstLine="720"/>
    </w:pPr>
    <w:rPr>
      <w:lang w:val="en-GB"/>
    </w:rPr>
  </w:style>
  <w:style w:type="paragraph" w:customStyle="1" w:styleId="UKBodyDblLeft">
    <w:name w:val="UK Body Dbl Left"/>
    <w:basedOn w:val="Normal"/>
    <w:locked/>
    <w:rsid w:val="00A3727F"/>
    <w:pPr>
      <w:spacing w:after="480" w:line="480" w:lineRule="auto"/>
    </w:pPr>
    <w:rPr>
      <w:lang w:val="en-GB"/>
    </w:rPr>
  </w:style>
  <w:style w:type="paragraph" w:customStyle="1" w:styleId="UKBodyFirstLine5">
    <w:name w:val="UK Body First Line .5&quot;"/>
    <w:basedOn w:val="Normal"/>
    <w:locked/>
    <w:rsid w:val="00A3727F"/>
    <w:pPr>
      <w:spacing w:after="240"/>
      <w:ind w:firstLine="720"/>
    </w:pPr>
    <w:rPr>
      <w:lang w:val="en-GB"/>
    </w:rPr>
  </w:style>
  <w:style w:type="paragraph" w:customStyle="1" w:styleId="UKBodyFirstLine5Left">
    <w:name w:val="UK Body First Line .5&quot; Left"/>
    <w:basedOn w:val="Normal"/>
    <w:locked/>
    <w:rsid w:val="00A3727F"/>
    <w:pPr>
      <w:spacing w:after="240"/>
      <w:ind w:firstLine="720"/>
    </w:pPr>
    <w:rPr>
      <w:lang w:val="en-GB"/>
    </w:rPr>
  </w:style>
  <w:style w:type="paragraph" w:customStyle="1" w:styleId="UKBodyIndent5">
    <w:name w:val="UK Body Indent .5&quot;"/>
    <w:basedOn w:val="Normal"/>
    <w:locked/>
    <w:rsid w:val="00A3727F"/>
    <w:pPr>
      <w:spacing w:after="240"/>
      <w:ind w:left="720"/>
    </w:pPr>
    <w:rPr>
      <w:lang w:val="en-GB"/>
    </w:rPr>
  </w:style>
  <w:style w:type="paragraph" w:customStyle="1" w:styleId="UKBodyIndent5Dbl">
    <w:name w:val="UK Body Indent .5&quot; Dbl"/>
    <w:basedOn w:val="Normal"/>
    <w:locked/>
    <w:rsid w:val="00A3727F"/>
    <w:pPr>
      <w:spacing w:after="480" w:line="480" w:lineRule="auto"/>
      <w:ind w:left="720"/>
    </w:pPr>
    <w:rPr>
      <w:lang w:val="en-GB"/>
    </w:rPr>
  </w:style>
  <w:style w:type="paragraph" w:customStyle="1" w:styleId="UKBodyIndent5DblLeft">
    <w:name w:val="UK Body Indent .5&quot; Dbl Left"/>
    <w:basedOn w:val="Normal"/>
    <w:locked/>
    <w:rsid w:val="00A3727F"/>
    <w:pPr>
      <w:spacing w:after="480" w:line="480" w:lineRule="auto"/>
      <w:ind w:left="720"/>
    </w:pPr>
    <w:rPr>
      <w:lang w:val="en-GB"/>
    </w:rPr>
  </w:style>
  <w:style w:type="paragraph" w:customStyle="1" w:styleId="UKBodyIndent5Left">
    <w:name w:val="UK Body Indent .5&quot; Left"/>
    <w:basedOn w:val="Normal"/>
    <w:locked/>
    <w:rsid w:val="00A3727F"/>
    <w:pPr>
      <w:spacing w:after="240"/>
      <w:ind w:left="720"/>
    </w:pPr>
    <w:rPr>
      <w:lang w:val="en-GB"/>
    </w:rPr>
  </w:style>
  <w:style w:type="paragraph" w:customStyle="1" w:styleId="UKBodyIndent1">
    <w:name w:val="UK Body Indent 1&quot;"/>
    <w:basedOn w:val="Normal"/>
    <w:locked/>
    <w:rsid w:val="00A3727F"/>
    <w:pPr>
      <w:spacing w:after="240"/>
      <w:ind w:left="1440"/>
    </w:pPr>
    <w:rPr>
      <w:lang w:val="en-GB"/>
    </w:rPr>
  </w:style>
  <w:style w:type="paragraph" w:customStyle="1" w:styleId="UKBodyIndent15">
    <w:name w:val="UK Body Indent 1.5&quot;"/>
    <w:basedOn w:val="Normal"/>
    <w:locked/>
    <w:rsid w:val="00A3727F"/>
    <w:pPr>
      <w:spacing w:after="240"/>
      <w:ind w:left="2160"/>
    </w:pPr>
    <w:rPr>
      <w:lang w:val="en-GB"/>
    </w:rPr>
  </w:style>
  <w:style w:type="paragraph" w:customStyle="1" w:styleId="UKBodyIndent20">
    <w:name w:val="UK Body Indent 2.0&quot;"/>
    <w:basedOn w:val="Normal"/>
    <w:locked/>
    <w:rsid w:val="00A3727F"/>
    <w:pPr>
      <w:spacing w:after="240"/>
      <w:ind w:left="2880"/>
    </w:pPr>
    <w:rPr>
      <w:lang w:val="en-GB"/>
    </w:rPr>
  </w:style>
  <w:style w:type="paragraph" w:customStyle="1" w:styleId="UKBodyLeft">
    <w:name w:val="UK Body Left"/>
    <w:basedOn w:val="Normal"/>
    <w:locked/>
    <w:rsid w:val="00A3727F"/>
    <w:pPr>
      <w:spacing w:after="240"/>
    </w:pPr>
    <w:rPr>
      <w:lang w:val="en-GB"/>
    </w:rPr>
  </w:style>
  <w:style w:type="paragraph" w:customStyle="1" w:styleId="UKBodyText">
    <w:name w:val="UK Body Text"/>
    <w:basedOn w:val="Normal"/>
    <w:locked/>
    <w:rsid w:val="00A3727F"/>
    <w:pPr>
      <w:spacing w:after="240"/>
    </w:pPr>
    <w:rPr>
      <w:lang w:val="en-GB"/>
    </w:rPr>
  </w:style>
  <w:style w:type="paragraph" w:customStyle="1" w:styleId="UKccList">
    <w:name w:val="UK cc List"/>
    <w:basedOn w:val="Normal"/>
    <w:locked/>
    <w:rsid w:val="00A3727F"/>
    <w:pPr>
      <w:spacing w:before="240" w:after="240"/>
      <w:ind w:left="720" w:hanging="720"/>
    </w:pPr>
    <w:rPr>
      <w:lang w:val="en-GB"/>
    </w:rPr>
  </w:style>
  <w:style w:type="paragraph" w:customStyle="1" w:styleId="UKDate">
    <w:name w:val="UK Date"/>
    <w:basedOn w:val="Normal"/>
    <w:locked/>
    <w:rsid w:val="00A3727F"/>
    <w:pPr>
      <w:spacing w:after="480"/>
      <w:jc w:val="right"/>
    </w:pPr>
    <w:rPr>
      <w:lang w:val="en-GB"/>
    </w:rPr>
  </w:style>
  <w:style w:type="paragraph" w:customStyle="1" w:styleId="UKDelivery">
    <w:name w:val="UK Delivery"/>
    <w:basedOn w:val="Normal"/>
    <w:next w:val="UKAddress"/>
    <w:locked/>
    <w:rsid w:val="00A3727F"/>
    <w:pPr>
      <w:spacing w:after="240"/>
    </w:pPr>
    <w:rPr>
      <w:b/>
      <w:smallCaps/>
      <w:u w:val="single"/>
      <w:lang w:val="en-GB"/>
    </w:rPr>
  </w:style>
  <w:style w:type="paragraph" w:customStyle="1" w:styleId="UKEnclosure">
    <w:name w:val="UK Enclosure"/>
    <w:basedOn w:val="Normal"/>
    <w:locked/>
    <w:rsid w:val="00A3727F"/>
    <w:rPr>
      <w:lang w:val="en-GB"/>
    </w:rPr>
  </w:style>
  <w:style w:type="paragraph" w:customStyle="1" w:styleId="UKFooter">
    <w:name w:val="UK Footer"/>
    <w:basedOn w:val="Normal"/>
    <w:locked/>
    <w:rsid w:val="00A3727F"/>
    <w:pPr>
      <w:tabs>
        <w:tab w:val="center" w:pos="4536"/>
        <w:tab w:val="right" w:pos="9000"/>
      </w:tabs>
    </w:pPr>
    <w:rPr>
      <w:lang w:val="en-GB"/>
    </w:rPr>
  </w:style>
  <w:style w:type="paragraph" w:customStyle="1" w:styleId="UKFooterLandscape">
    <w:name w:val="UK Footer Landscape"/>
    <w:basedOn w:val="Normal"/>
    <w:locked/>
    <w:rsid w:val="00A3727F"/>
    <w:pPr>
      <w:tabs>
        <w:tab w:val="center" w:pos="6696"/>
        <w:tab w:val="right" w:pos="13896"/>
      </w:tabs>
    </w:pPr>
    <w:rPr>
      <w:lang w:val="en-GB"/>
    </w:rPr>
  </w:style>
  <w:style w:type="paragraph" w:customStyle="1" w:styleId="UKHeader">
    <w:name w:val="UK Header"/>
    <w:basedOn w:val="Normal"/>
    <w:locked/>
    <w:rsid w:val="00A3727F"/>
    <w:pPr>
      <w:tabs>
        <w:tab w:val="center" w:pos="4536"/>
        <w:tab w:val="right" w:pos="9000"/>
      </w:tabs>
    </w:pPr>
    <w:rPr>
      <w:lang w:val="en-GB"/>
    </w:rPr>
  </w:style>
  <w:style w:type="paragraph" w:customStyle="1" w:styleId="UKHeaderLandscape">
    <w:name w:val="UK Header Landscape"/>
    <w:basedOn w:val="Normal"/>
    <w:locked/>
    <w:rsid w:val="00A3727F"/>
    <w:pPr>
      <w:tabs>
        <w:tab w:val="center" w:pos="6696"/>
        <w:tab w:val="right" w:pos="13896"/>
      </w:tabs>
    </w:pPr>
    <w:rPr>
      <w:lang w:val="en-GB"/>
    </w:rPr>
  </w:style>
  <w:style w:type="paragraph" w:customStyle="1" w:styleId="UKHeading1">
    <w:name w:val="UK Heading 1"/>
    <w:basedOn w:val="Normal"/>
    <w:locked/>
    <w:rsid w:val="00A3727F"/>
    <w:pPr>
      <w:ind w:left="720" w:hanging="720"/>
      <w:outlineLvl w:val="0"/>
    </w:pPr>
    <w:rPr>
      <w:lang w:val="en-GB"/>
    </w:rPr>
  </w:style>
  <w:style w:type="paragraph" w:customStyle="1" w:styleId="UKHeading2">
    <w:name w:val="UK Heading 2"/>
    <w:basedOn w:val="Normal"/>
    <w:locked/>
    <w:rsid w:val="00A3727F"/>
    <w:pPr>
      <w:ind w:left="1440" w:hanging="720"/>
      <w:outlineLvl w:val="1"/>
    </w:pPr>
    <w:rPr>
      <w:lang w:val="en-GB"/>
    </w:rPr>
  </w:style>
  <w:style w:type="paragraph" w:customStyle="1" w:styleId="UKHeading3">
    <w:name w:val="UK Heading 3"/>
    <w:basedOn w:val="Normal"/>
    <w:locked/>
    <w:rsid w:val="00A3727F"/>
    <w:pPr>
      <w:ind w:left="2160" w:hanging="720"/>
      <w:outlineLvl w:val="2"/>
    </w:pPr>
    <w:rPr>
      <w:lang w:val="en-GB"/>
    </w:rPr>
  </w:style>
  <w:style w:type="paragraph" w:customStyle="1" w:styleId="UKHeading4">
    <w:name w:val="UK Heading 4"/>
    <w:basedOn w:val="Normal"/>
    <w:locked/>
    <w:rsid w:val="00A3727F"/>
    <w:pPr>
      <w:ind w:left="2880" w:hanging="720"/>
      <w:outlineLvl w:val="3"/>
    </w:pPr>
    <w:rPr>
      <w:lang w:val="en-GB"/>
    </w:rPr>
  </w:style>
  <w:style w:type="paragraph" w:customStyle="1" w:styleId="UKHeading5">
    <w:name w:val="UK Heading 5"/>
    <w:basedOn w:val="Normal"/>
    <w:locked/>
    <w:rsid w:val="00A3727F"/>
    <w:pPr>
      <w:ind w:left="3600" w:hanging="720"/>
      <w:outlineLvl w:val="4"/>
    </w:pPr>
    <w:rPr>
      <w:lang w:val="en-GB"/>
    </w:rPr>
  </w:style>
  <w:style w:type="paragraph" w:customStyle="1" w:styleId="UKHeading6">
    <w:name w:val="UK Heading 6"/>
    <w:basedOn w:val="Normal"/>
    <w:locked/>
    <w:rsid w:val="00A3727F"/>
    <w:pPr>
      <w:ind w:left="4320" w:hanging="720"/>
      <w:outlineLvl w:val="5"/>
    </w:pPr>
    <w:rPr>
      <w:lang w:val="en-GB"/>
    </w:rPr>
  </w:style>
  <w:style w:type="paragraph" w:customStyle="1" w:styleId="UKHeading7">
    <w:name w:val="UK Heading 7"/>
    <w:basedOn w:val="Normal"/>
    <w:locked/>
    <w:rsid w:val="00A3727F"/>
    <w:pPr>
      <w:ind w:left="5040" w:hanging="720"/>
      <w:outlineLvl w:val="6"/>
    </w:pPr>
    <w:rPr>
      <w:lang w:val="en-GB"/>
    </w:rPr>
  </w:style>
  <w:style w:type="paragraph" w:customStyle="1" w:styleId="UKHeading8">
    <w:name w:val="UK Heading 8"/>
    <w:basedOn w:val="Normal"/>
    <w:locked/>
    <w:rsid w:val="00A3727F"/>
    <w:pPr>
      <w:ind w:left="5760" w:hanging="720"/>
      <w:outlineLvl w:val="7"/>
    </w:pPr>
    <w:rPr>
      <w:lang w:val="en-GB"/>
    </w:rPr>
  </w:style>
  <w:style w:type="paragraph" w:customStyle="1" w:styleId="UKHeading9">
    <w:name w:val="UK Heading 9"/>
    <w:basedOn w:val="Normal"/>
    <w:locked/>
    <w:rsid w:val="00A3727F"/>
    <w:pPr>
      <w:ind w:left="6480" w:hanging="720"/>
      <w:outlineLvl w:val="8"/>
    </w:pPr>
    <w:rPr>
      <w:lang w:val="en-GB"/>
    </w:rPr>
  </w:style>
  <w:style w:type="paragraph" w:customStyle="1" w:styleId="UKLetterTitle">
    <w:name w:val="UK Letter Title"/>
    <w:basedOn w:val="Normal"/>
    <w:locked/>
    <w:rsid w:val="00A3727F"/>
    <w:pPr>
      <w:spacing w:after="240"/>
      <w:jc w:val="center"/>
    </w:pPr>
    <w:rPr>
      <w:rFonts w:ascii="Book Antiqua" w:hAnsi="Book Antiqua"/>
      <w:smallCaps/>
      <w:spacing w:val="26"/>
      <w:sz w:val="30"/>
    </w:rPr>
  </w:style>
  <w:style w:type="paragraph" w:customStyle="1" w:styleId="UKListBullet">
    <w:name w:val="UK List Bullet"/>
    <w:basedOn w:val="Normal"/>
    <w:locked/>
    <w:rsid w:val="00A3727F"/>
    <w:pPr>
      <w:numPr>
        <w:numId w:val="12"/>
      </w:numPr>
      <w:tabs>
        <w:tab w:val="clear" w:pos="360"/>
        <w:tab w:val="left" w:pos="720"/>
      </w:tabs>
      <w:spacing w:after="240"/>
      <w:ind w:left="720" w:hanging="720"/>
    </w:pPr>
    <w:rPr>
      <w:lang w:val="en-GB"/>
    </w:rPr>
  </w:style>
  <w:style w:type="paragraph" w:customStyle="1" w:styleId="UKListNumber">
    <w:name w:val="UK List Number"/>
    <w:basedOn w:val="Normal"/>
    <w:locked/>
    <w:rsid w:val="00A3727F"/>
    <w:pPr>
      <w:numPr>
        <w:numId w:val="13"/>
      </w:numPr>
      <w:tabs>
        <w:tab w:val="clear" w:pos="360"/>
        <w:tab w:val="left" w:pos="720"/>
      </w:tabs>
      <w:spacing w:after="240"/>
      <w:ind w:left="720" w:hanging="720"/>
    </w:pPr>
    <w:rPr>
      <w:lang w:val="en-GB"/>
    </w:rPr>
  </w:style>
  <w:style w:type="paragraph" w:customStyle="1" w:styleId="ukLT">
    <w:name w:val="uk LT"/>
    <w:basedOn w:val="UKLetterTitle"/>
    <w:locked/>
    <w:rsid w:val="00A3727F"/>
    <w:rPr>
      <w:b/>
    </w:rPr>
  </w:style>
  <w:style w:type="paragraph" w:customStyle="1" w:styleId="UKMemoHeading">
    <w:name w:val="UK Memo Heading"/>
    <w:basedOn w:val="Normal"/>
    <w:locked/>
    <w:rsid w:val="00A3727F"/>
    <w:pPr>
      <w:jc w:val="center"/>
      <w:outlineLvl w:val="0"/>
    </w:pPr>
    <w:rPr>
      <w:rFonts w:ascii="Book Antiqua" w:hAnsi="Book Antiqua"/>
      <w:b/>
      <w:smallCaps/>
      <w:spacing w:val="40"/>
      <w:sz w:val="36"/>
    </w:rPr>
  </w:style>
  <w:style w:type="paragraph" w:customStyle="1" w:styleId="UKPrivacy">
    <w:name w:val="UK Privacy"/>
    <w:basedOn w:val="Normal"/>
    <w:next w:val="UKDelivery"/>
    <w:locked/>
    <w:rsid w:val="00A3727F"/>
    <w:pPr>
      <w:spacing w:after="240"/>
    </w:pPr>
    <w:rPr>
      <w:b/>
      <w:smallCaps/>
      <w:u w:val="single"/>
      <w:lang w:val="en-GB"/>
    </w:rPr>
  </w:style>
  <w:style w:type="paragraph" w:customStyle="1" w:styleId="ukreline">
    <w:name w:val="uk re line"/>
    <w:basedOn w:val="Normal"/>
    <w:locked/>
    <w:rsid w:val="00A3727F"/>
    <w:pPr>
      <w:spacing w:before="240" w:after="240"/>
      <w:jc w:val="center"/>
    </w:pPr>
    <w:rPr>
      <w:b/>
      <w:u w:val="single"/>
      <w:lang w:val="en-GB"/>
    </w:rPr>
  </w:style>
  <w:style w:type="paragraph" w:customStyle="1" w:styleId="UKSalutation">
    <w:name w:val="UK Salutation"/>
    <w:basedOn w:val="Normal"/>
    <w:next w:val="ukreline"/>
    <w:locked/>
    <w:rsid w:val="00A3727F"/>
    <w:pPr>
      <w:spacing w:before="240" w:after="240"/>
    </w:pPr>
    <w:rPr>
      <w:lang w:val="en-GB"/>
    </w:rPr>
  </w:style>
  <w:style w:type="paragraph" w:customStyle="1" w:styleId="UKSignature">
    <w:name w:val="UK Signature"/>
    <w:basedOn w:val="Normal"/>
    <w:next w:val="Normal"/>
    <w:locked/>
    <w:rsid w:val="00A3727F"/>
    <w:pPr>
      <w:keepNext/>
      <w:keepLines/>
      <w:spacing w:before="480" w:after="240"/>
    </w:pPr>
    <w:rPr>
      <w:b/>
      <w:lang w:val="en-GB"/>
    </w:rPr>
  </w:style>
  <w:style w:type="paragraph" w:customStyle="1" w:styleId="UKTermination">
    <w:name w:val="UK Termination"/>
    <w:basedOn w:val="Normal"/>
    <w:next w:val="UKSignature"/>
    <w:locked/>
    <w:rsid w:val="00A3727F"/>
    <w:pPr>
      <w:spacing w:before="240" w:after="240" w:line="480" w:lineRule="auto"/>
    </w:pPr>
    <w:rPr>
      <w:lang w:val="en-GB"/>
    </w:rPr>
  </w:style>
  <w:style w:type="paragraph" w:customStyle="1" w:styleId="UKDate0">
    <w:name w:val="UKDate"/>
    <w:basedOn w:val="Normal"/>
    <w:locked/>
    <w:rsid w:val="00A3727F"/>
    <w:pPr>
      <w:spacing w:after="480"/>
      <w:jc w:val="right"/>
    </w:pPr>
    <w:rPr>
      <w:lang w:val="en-GB"/>
    </w:rPr>
  </w:style>
  <w:style w:type="paragraph" w:customStyle="1" w:styleId="Via">
    <w:name w:val="Via"/>
    <w:basedOn w:val="Normal"/>
    <w:next w:val="Name"/>
    <w:locked/>
    <w:rsid w:val="00A3727F"/>
    <w:pPr>
      <w:spacing w:after="240"/>
    </w:pPr>
    <w:rPr>
      <w:b/>
    </w:rPr>
  </w:style>
  <w:style w:type="paragraph" w:customStyle="1" w:styleId="Will">
    <w:name w:val="Will"/>
    <w:basedOn w:val="Normal"/>
    <w:locked/>
    <w:rsid w:val="00A3727F"/>
    <w:pPr>
      <w:spacing w:line="360" w:lineRule="auto"/>
    </w:pPr>
  </w:style>
  <w:style w:type="character" w:customStyle="1" w:styleId="Bold">
    <w:name w:val="Bold"/>
    <w:basedOn w:val="DefaultParagraphFont"/>
    <w:locked/>
    <w:rsid w:val="00A3727F"/>
    <w:rPr>
      <w:b/>
    </w:rPr>
  </w:style>
  <w:style w:type="character" w:customStyle="1" w:styleId="BoldUnderline">
    <w:name w:val="Bold Underline"/>
    <w:basedOn w:val="DefaultParagraphFont"/>
    <w:locked/>
    <w:rsid w:val="00A3727F"/>
    <w:rPr>
      <w:b/>
      <w:u w:val="single"/>
    </w:rPr>
  </w:style>
  <w:style w:type="character" w:customStyle="1" w:styleId="Underline">
    <w:name w:val="Underline"/>
    <w:basedOn w:val="DefaultParagraphFont"/>
    <w:locked/>
    <w:rsid w:val="00A3727F"/>
    <w:rPr>
      <w:u w:val="single"/>
    </w:rPr>
  </w:style>
  <w:style w:type="paragraph" w:styleId="List5">
    <w:name w:val="List 5"/>
    <w:basedOn w:val="Normal"/>
    <w:locked/>
    <w:rsid w:val="00A3727F"/>
    <w:pPr>
      <w:ind w:left="1800" w:hanging="360"/>
    </w:pPr>
  </w:style>
  <w:style w:type="paragraph" w:customStyle="1" w:styleId="Letterlargetitle">
    <w:name w:val="Letter large title"/>
    <w:basedOn w:val="Normal"/>
    <w:locked/>
    <w:rsid w:val="00A3727F"/>
    <w:pPr>
      <w:spacing w:after="120"/>
      <w:jc w:val="center"/>
    </w:pPr>
    <w:rPr>
      <w:rFonts w:ascii="Book Antiqua" w:hAnsi="Book Antiqua"/>
      <w:smallCaps/>
      <w:spacing w:val="20"/>
      <w:sz w:val="15"/>
    </w:rPr>
  </w:style>
  <w:style w:type="paragraph" w:customStyle="1" w:styleId="Spacer">
    <w:name w:val="Spacer"/>
    <w:basedOn w:val="Normal"/>
    <w:locked/>
    <w:rsid w:val="00A3727F"/>
    <w:rPr>
      <w:sz w:val="10"/>
    </w:rPr>
  </w:style>
  <w:style w:type="paragraph" w:customStyle="1" w:styleId="letteraddress0">
    <w:name w:val="letter address"/>
    <w:basedOn w:val="Normal"/>
    <w:locked/>
    <w:rsid w:val="00A3727F"/>
    <w:pPr>
      <w:jc w:val="center"/>
    </w:pPr>
    <w:rPr>
      <w:rFonts w:ascii="Book Antiqua" w:hAnsi="Book Antiqua"/>
      <w:smallCaps/>
      <w:spacing w:val="20"/>
      <w:sz w:val="18"/>
    </w:rPr>
  </w:style>
  <w:style w:type="paragraph" w:customStyle="1" w:styleId="HKHeader">
    <w:name w:val="HK Header"/>
    <w:basedOn w:val="Normal"/>
    <w:locked/>
    <w:rsid w:val="00A3727F"/>
    <w:pPr>
      <w:tabs>
        <w:tab w:val="right" w:pos="9360"/>
      </w:tabs>
    </w:pPr>
    <w:rPr>
      <w:rFonts w:ascii="Book Antiqua" w:hAnsi="Book Antiqua"/>
      <w:smallCaps/>
    </w:rPr>
  </w:style>
  <w:style w:type="paragraph" w:customStyle="1" w:styleId="Lettersmallsub">
    <w:name w:val="Letter small sub"/>
    <w:basedOn w:val="Normal"/>
    <w:locked/>
    <w:rsid w:val="00A3727F"/>
    <w:pPr>
      <w:spacing w:after="120"/>
      <w:jc w:val="center"/>
    </w:pPr>
    <w:rPr>
      <w:rFonts w:ascii="Book Antiqua" w:hAnsi="Book Antiqua"/>
      <w:caps/>
      <w:sz w:val="10"/>
    </w:rPr>
  </w:style>
  <w:style w:type="paragraph" w:customStyle="1" w:styleId="Letterheader">
    <w:name w:val="Letter header"/>
    <w:basedOn w:val="Normal"/>
    <w:locked/>
    <w:rsid w:val="00A3727F"/>
    <w:pPr>
      <w:spacing w:after="24"/>
      <w:jc w:val="center"/>
    </w:pPr>
    <w:rPr>
      <w:rFonts w:eastAsia="MS Mincho"/>
      <w:spacing w:val="30"/>
    </w:rPr>
  </w:style>
  <w:style w:type="paragraph" w:styleId="ListBullet">
    <w:name w:val="List Bullet"/>
    <w:basedOn w:val="Normal"/>
    <w:autoRedefine/>
    <w:locked/>
    <w:rsid w:val="00A3727F"/>
    <w:pPr>
      <w:numPr>
        <w:numId w:val="10"/>
      </w:numPr>
      <w:tabs>
        <w:tab w:val="clear" w:pos="360"/>
      </w:tabs>
      <w:spacing w:after="240"/>
    </w:pPr>
  </w:style>
  <w:style w:type="paragraph" w:styleId="ListBullet2">
    <w:name w:val="List Bullet 2"/>
    <w:basedOn w:val="Normal"/>
    <w:autoRedefine/>
    <w:locked/>
    <w:rsid w:val="00A3727F"/>
    <w:pPr>
      <w:numPr>
        <w:numId w:val="1"/>
      </w:numPr>
      <w:tabs>
        <w:tab w:val="clear" w:pos="720"/>
      </w:tabs>
      <w:spacing w:after="240"/>
    </w:pPr>
  </w:style>
  <w:style w:type="paragraph" w:styleId="ListBullet3">
    <w:name w:val="List Bullet 3"/>
    <w:basedOn w:val="Normal"/>
    <w:autoRedefine/>
    <w:locked/>
    <w:rsid w:val="00A3727F"/>
    <w:pPr>
      <w:numPr>
        <w:numId w:val="2"/>
      </w:numPr>
      <w:tabs>
        <w:tab w:val="clear" w:pos="1080"/>
      </w:tabs>
      <w:spacing w:after="240"/>
    </w:pPr>
  </w:style>
  <w:style w:type="paragraph" w:styleId="ListBullet4">
    <w:name w:val="List Bullet 4"/>
    <w:basedOn w:val="Normal"/>
    <w:autoRedefine/>
    <w:locked/>
    <w:rsid w:val="00A3727F"/>
    <w:pPr>
      <w:numPr>
        <w:numId w:val="3"/>
      </w:numPr>
      <w:tabs>
        <w:tab w:val="clear" w:pos="1440"/>
      </w:tabs>
      <w:spacing w:after="240"/>
    </w:pPr>
  </w:style>
  <w:style w:type="paragraph" w:styleId="ListBullet5">
    <w:name w:val="List Bullet 5"/>
    <w:basedOn w:val="Normal"/>
    <w:autoRedefine/>
    <w:locked/>
    <w:rsid w:val="00A3727F"/>
    <w:pPr>
      <w:numPr>
        <w:numId w:val="4"/>
      </w:numPr>
      <w:tabs>
        <w:tab w:val="clear" w:pos="1800"/>
      </w:tabs>
      <w:spacing w:after="240"/>
    </w:pPr>
  </w:style>
  <w:style w:type="paragraph" w:styleId="ListNumber">
    <w:name w:val="List Number"/>
    <w:basedOn w:val="Normal"/>
    <w:locked/>
    <w:rsid w:val="00A3727F"/>
    <w:pPr>
      <w:numPr>
        <w:numId w:val="5"/>
      </w:numPr>
      <w:spacing w:after="240"/>
    </w:pPr>
  </w:style>
  <w:style w:type="paragraph" w:styleId="ListNumber2">
    <w:name w:val="List Number 2"/>
    <w:basedOn w:val="Normal"/>
    <w:locked/>
    <w:rsid w:val="00A3727F"/>
    <w:pPr>
      <w:numPr>
        <w:numId w:val="6"/>
      </w:numPr>
      <w:spacing w:after="240"/>
    </w:pPr>
  </w:style>
  <w:style w:type="paragraph" w:styleId="ListNumber3">
    <w:name w:val="List Number 3"/>
    <w:basedOn w:val="Normal"/>
    <w:locked/>
    <w:rsid w:val="00A3727F"/>
    <w:pPr>
      <w:numPr>
        <w:numId w:val="7"/>
      </w:numPr>
      <w:spacing w:after="240"/>
    </w:pPr>
  </w:style>
  <w:style w:type="paragraph" w:styleId="ListNumber4">
    <w:name w:val="List Number 4"/>
    <w:basedOn w:val="Normal"/>
    <w:locked/>
    <w:rsid w:val="00A3727F"/>
    <w:pPr>
      <w:numPr>
        <w:numId w:val="8"/>
      </w:numPr>
      <w:spacing w:after="240"/>
    </w:pPr>
  </w:style>
  <w:style w:type="paragraph" w:styleId="ListNumber5">
    <w:name w:val="List Number 5"/>
    <w:basedOn w:val="Normal"/>
    <w:locked/>
    <w:rsid w:val="00A3727F"/>
    <w:pPr>
      <w:numPr>
        <w:numId w:val="9"/>
      </w:numPr>
      <w:spacing w:after="240"/>
    </w:pPr>
  </w:style>
  <w:style w:type="paragraph" w:styleId="ListContinue">
    <w:name w:val="List Continue"/>
    <w:basedOn w:val="Normal"/>
    <w:locked/>
    <w:rsid w:val="00A3727F"/>
    <w:pPr>
      <w:spacing w:after="240"/>
      <w:ind w:left="360"/>
    </w:pPr>
  </w:style>
  <w:style w:type="paragraph" w:styleId="ListContinue2">
    <w:name w:val="List Continue 2"/>
    <w:basedOn w:val="Normal"/>
    <w:locked/>
    <w:rsid w:val="00A3727F"/>
    <w:pPr>
      <w:spacing w:after="240"/>
      <w:ind w:left="720"/>
    </w:pPr>
  </w:style>
  <w:style w:type="paragraph" w:styleId="ListContinue3">
    <w:name w:val="List Continue 3"/>
    <w:basedOn w:val="Normal"/>
    <w:locked/>
    <w:rsid w:val="00A3727F"/>
    <w:pPr>
      <w:spacing w:after="240"/>
      <w:ind w:left="1080"/>
    </w:pPr>
  </w:style>
  <w:style w:type="paragraph" w:styleId="ListContinue4">
    <w:name w:val="List Continue 4"/>
    <w:basedOn w:val="Normal"/>
    <w:locked/>
    <w:rsid w:val="00A3727F"/>
    <w:pPr>
      <w:spacing w:after="240"/>
      <w:ind w:left="1440"/>
    </w:pPr>
  </w:style>
  <w:style w:type="paragraph" w:styleId="ListContinue5">
    <w:name w:val="List Continue 5"/>
    <w:basedOn w:val="Normal"/>
    <w:locked/>
    <w:rsid w:val="00A3727F"/>
    <w:pPr>
      <w:spacing w:after="240"/>
      <w:ind w:left="1800"/>
    </w:pPr>
  </w:style>
  <w:style w:type="paragraph" w:customStyle="1" w:styleId="LetterTitle2">
    <w:name w:val="Letter Title2"/>
    <w:basedOn w:val="LetterTitle"/>
    <w:locked/>
    <w:rsid w:val="00A3727F"/>
    <w:pPr>
      <w:spacing w:after="120"/>
    </w:pPr>
    <w:rPr>
      <w:rFonts w:hAnsi="Times New Roman"/>
      <w:sz w:val="32"/>
    </w:rPr>
  </w:style>
  <w:style w:type="paragraph" w:customStyle="1" w:styleId="DraftStampUSPortDateTime">
    <w:name w:val="Draft Stamp US Port Date &amp; Time"/>
    <w:next w:val="Header"/>
    <w:locked/>
    <w:rsid w:val="00A3727F"/>
    <w:pPr>
      <w:framePr w:hSpace="187" w:vSpace="187" w:wrap="around" w:vAnchor="page" w:hAnchor="page" w:x="9548" w:y="721"/>
    </w:pPr>
    <w:rPr>
      <w:b/>
    </w:rPr>
  </w:style>
  <w:style w:type="paragraph" w:customStyle="1" w:styleId="HKFoot">
    <w:name w:val="HKFoot"/>
    <w:basedOn w:val="Normal"/>
    <w:locked/>
    <w:rsid w:val="00A3727F"/>
    <w:pPr>
      <w:tabs>
        <w:tab w:val="center" w:pos="4680"/>
        <w:tab w:val="right" w:pos="9360"/>
      </w:tabs>
    </w:pPr>
    <w:rPr>
      <w:rFonts w:ascii="Book Antiqua" w:hAnsi="Book Antiqua"/>
      <w:i/>
      <w:snapToGrid w:val="0"/>
      <w:sz w:val="12"/>
      <w:lang w:val="en-GB"/>
    </w:rPr>
  </w:style>
  <w:style w:type="paragraph" w:customStyle="1" w:styleId="HKFooter">
    <w:name w:val="HKFooter"/>
    <w:basedOn w:val="Normal"/>
    <w:locked/>
    <w:rsid w:val="00A3727F"/>
    <w:pPr>
      <w:tabs>
        <w:tab w:val="center" w:pos="4680"/>
        <w:tab w:val="right" w:pos="9360"/>
      </w:tabs>
    </w:pPr>
    <w:rPr>
      <w:rFonts w:ascii="Book Antiqua" w:hAnsi="Book Antiqua"/>
      <w:snapToGrid w:val="0"/>
      <w:spacing w:val="-10"/>
      <w:sz w:val="14"/>
      <w:lang w:val="en-GB"/>
    </w:rPr>
  </w:style>
  <w:style w:type="paragraph" w:customStyle="1" w:styleId="letteremail">
    <w:name w:val="letter email"/>
    <w:basedOn w:val="Letterlargetitle"/>
    <w:locked/>
    <w:rsid w:val="00A3727F"/>
    <w:pPr>
      <w:spacing w:after="0"/>
    </w:pPr>
  </w:style>
  <w:style w:type="paragraph" w:customStyle="1" w:styleId="SAHeader">
    <w:name w:val="SA Header"/>
    <w:basedOn w:val="Header"/>
    <w:locked/>
    <w:rsid w:val="00A3727F"/>
    <w:rPr>
      <w:rFonts w:ascii="Book Antiqua" w:eastAsia="MS Mincho" w:hAnsi="Book Antiqua"/>
      <w:smallCaps/>
      <w:snapToGrid w:val="0"/>
      <w:color w:val="000000"/>
      <w:spacing w:val="40"/>
      <w:u w:val="single"/>
      <w:lang w:eastAsia="zh-CN"/>
    </w:rPr>
  </w:style>
  <w:style w:type="character" w:styleId="PageNumber">
    <w:name w:val="page number"/>
    <w:rsid w:val="00E71E94"/>
    <w:rPr>
      <w:rFonts w:ascii="Times New Roman" w:hAnsi="Times New Roman"/>
      <w:sz w:val="24"/>
      <w:rPrChange w:id="9" w:author="Nick Bernal" w:date="2026-09-26T15:11:00Z">
        <w:rPr/>
      </w:rPrChange>
    </w:rPr>
  </w:style>
  <w:style w:type="character" w:customStyle="1" w:styleId="HeaderChar">
    <w:name w:val="Header Char"/>
    <w:basedOn w:val="DefaultParagraphFont"/>
    <w:link w:val="Header"/>
    <w:rsid w:val="00843C43"/>
    <w:rPr>
      <w:lang w:eastAsia="ja-JP"/>
    </w:rPr>
  </w:style>
  <w:style w:type="character" w:customStyle="1" w:styleId="FooterChar">
    <w:name w:val="Footer Char"/>
    <w:basedOn w:val="DefaultParagraphFont"/>
    <w:link w:val="Footer"/>
    <w:rsid w:val="00843C43"/>
    <w:rPr>
      <w:lang w:eastAsia="ja-JP"/>
    </w:rPr>
  </w:style>
  <w:style w:type="paragraph" w:customStyle="1" w:styleId="OutlineGS">
    <w:name w:val="Outline GS"/>
    <w:basedOn w:val="Normal"/>
    <w:locked/>
    <w:rsid w:val="002422E6"/>
    <w:pPr>
      <w:numPr>
        <w:numId w:val="14"/>
      </w:numPr>
      <w:spacing w:after="240"/>
      <w:outlineLvl w:val="0"/>
    </w:pPr>
    <w:rPr>
      <w:rFonts w:ascii="Garamond" w:hAnsi="Garamond"/>
      <w:sz w:val="22"/>
      <w:szCs w:val="24"/>
    </w:rPr>
  </w:style>
  <w:style w:type="paragraph" w:styleId="ListParagraph">
    <w:name w:val="List Paragraph"/>
    <w:basedOn w:val="Normal"/>
    <w:uiPriority w:val="99"/>
    <w:qFormat/>
    <w:locked/>
    <w:rsid w:val="00DA2F35"/>
    <w:pPr>
      <w:ind w:left="720"/>
      <w:contextualSpacing/>
    </w:pPr>
  </w:style>
  <w:style w:type="paragraph" w:customStyle="1" w:styleId="DraftStampGS">
    <w:name w:val="Draft Stamp GS"/>
    <w:basedOn w:val="Normal"/>
    <w:next w:val="Normal"/>
    <w:uiPriority w:val="4"/>
    <w:locked/>
    <w:rsid w:val="003A0E2A"/>
    <w:pPr>
      <w:jc w:val="right"/>
    </w:pPr>
    <w:rPr>
      <w:rFonts w:ascii="Garamond" w:hAnsi="Garamond"/>
      <w:b/>
      <w:i/>
      <w:sz w:val="22"/>
      <w:szCs w:val="24"/>
      <w:u w:val="single"/>
    </w:rPr>
  </w:style>
  <w:style w:type="paragraph" w:customStyle="1" w:styleId="AnnexGS">
    <w:name w:val="Annex GS"/>
    <w:basedOn w:val="OutlineGS"/>
    <w:uiPriority w:val="1"/>
    <w:locked/>
    <w:rsid w:val="003A0E2A"/>
    <w:pPr>
      <w:numPr>
        <w:numId w:val="15"/>
      </w:numPr>
    </w:pPr>
  </w:style>
  <w:style w:type="paragraph" w:customStyle="1" w:styleId="AppendixOutlineGS">
    <w:name w:val="Appendix Outline GS"/>
    <w:basedOn w:val="OutlineGS"/>
    <w:uiPriority w:val="1"/>
    <w:locked/>
    <w:rsid w:val="003A0E2A"/>
    <w:pPr>
      <w:numPr>
        <w:numId w:val="16"/>
      </w:numPr>
    </w:pPr>
  </w:style>
  <w:style w:type="character" w:styleId="FootnoteReference">
    <w:name w:val="footnote reference"/>
    <w:basedOn w:val="DefaultParagraphFont"/>
    <w:locked/>
    <w:rsid w:val="003A0E2A"/>
    <w:rPr>
      <w:rFonts w:ascii="Garamond" w:hAnsi="Garamond"/>
      <w:vertAlign w:val="superscript"/>
    </w:rPr>
  </w:style>
  <w:style w:type="paragraph" w:customStyle="1" w:styleId="SectionTitleGS">
    <w:name w:val="Section Title GS"/>
    <w:basedOn w:val="Normal"/>
    <w:uiPriority w:val="2"/>
    <w:locked/>
    <w:rsid w:val="003A0E2A"/>
    <w:pPr>
      <w:spacing w:after="360"/>
      <w:jc w:val="center"/>
      <w:outlineLvl w:val="0"/>
    </w:pPr>
    <w:rPr>
      <w:rFonts w:ascii="Garamond" w:hAnsi="Garamond"/>
      <w:b/>
      <w:bCs/>
      <w:sz w:val="22"/>
      <w:szCs w:val="24"/>
    </w:rPr>
  </w:style>
  <w:style w:type="paragraph" w:customStyle="1" w:styleId="TextGS">
    <w:name w:val="Text GS"/>
    <w:basedOn w:val="Normal"/>
    <w:uiPriority w:val="1"/>
    <w:locked/>
    <w:rsid w:val="003A0E2A"/>
    <w:pPr>
      <w:spacing w:after="240"/>
    </w:pPr>
    <w:rPr>
      <w:rFonts w:ascii="Garamond" w:hAnsi="Garamond"/>
      <w:sz w:val="22"/>
      <w:szCs w:val="24"/>
    </w:rPr>
  </w:style>
  <w:style w:type="paragraph" w:customStyle="1" w:styleId="TextLevel1GS">
    <w:name w:val="Text Level 1 GS"/>
    <w:basedOn w:val="TextGS"/>
    <w:uiPriority w:val="1"/>
    <w:locked/>
    <w:rsid w:val="002422E6"/>
    <w:pPr>
      <w:ind w:left="432"/>
    </w:pPr>
    <w:rPr>
      <w:szCs w:val="22"/>
    </w:rPr>
  </w:style>
  <w:style w:type="paragraph" w:customStyle="1" w:styleId="TextLevel2GS">
    <w:name w:val="Text Level 2 GS"/>
    <w:basedOn w:val="TextLevel1GS"/>
    <w:uiPriority w:val="1"/>
    <w:locked/>
    <w:rsid w:val="003A0E2A"/>
    <w:pPr>
      <w:ind w:left="864"/>
    </w:pPr>
  </w:style>
  <w:style w:type="paragraph" w:customStyle="1" w:styleId="TextLevel3GS">
    <w:name w:val="Text Level 3 GS"/>
    <w:basedOn w:val="TextLevel2GS"/>
    <w:uiPriority w:val="1"/>
    <w:locked/>
    <w:rsid w:val="003A0E2A"/>
    <w:pPr>
      <w:ind w:left="1296"/>
    </w:pPr>
  </w:style>
  <w:style w:type="numbering" w:customStyle="1" w:styleId="FerencyMutli-TierBulletList">
    <w:name w:val="Ferency Mutli-Tier Bullet List"/>
    <w:locked/>
    <w:rsid w:val="00EA78DF"/>
    <w:pPr>
      <w:numPr>
        <w:numId w:val="17"/>
      </w:numPr>
    </w:pPr>
  </w:style>
  <w:style w:type="numbering" w:customStyle="1" w:styleId="FerencyBullets">
    <w:name w:val="Ferency Bullets"/>
    <w:locked/>
    <w:rsid w:val="00D375CC"/>
    <w:pPr>
      <w:numPr>
        <w:numId w:val="21"/>
      </w:numPr>
    </w:pPr>
  </w:style>
  <w:style w:type="paragraph" w:customStyle="1" w:styleId="GCMOutline">
    <w:name w:val="GCM Outline"/>
    <w:basedOn w:val="Normal"/>
    <w:locked/>
    <w:rsid w:val="00E33656"/>
    <w:pPr>
      <w:tabs>
        <w:tab w:val="num" w:pos="432"/>
      </w:tabs>
      <w:spacing w:after="240"/>
      <w:ind w:left="432" w:hanging="288"/>
      <w:outlineLvl w:val="0"/>
    </w:pPr>
    <w:rPr>
      <w:rFonts w:ascii="Garamond" w:hAnsi="Garamond"/>
      <w:szCs w:val="24"/>
    </w:rPr>
  </w:style>
  <w:style w:type="paragraph" w:customStyle="1" w:styleId="GCMText">
    <w:name w:val="GCM Text"/>
    <w:basedOn w:val="Normal"/>
    <w:uiPriority w:val="1"/>
    <w:locked/>
    <w:rsid w:val="00F027CD"/>
    <w:pPr>
      <w:spacing w:after="240"/>
    </w:pPr>
    <w:rPr>
      <w:rFonts w:ascii="Garamond" w:hAnsi="Garamond"/>
      <w:szCs w:val="24"/>
    </w:rPr>
  </w:style>
  <w:style w:type="paragraph" w:styleId="BalloonText">
    <w:name w:val="Balloon Text"/>
    <w:basedOn w:val="Normal"/>
    <w:link w:val="BalloonTextChar"/>
    <w:locked/>
    <w:rsid w:val="00CE08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08EA"/>
    <w:rPr>
      <w:rFonts w:ascii="Tahoma" w:hAnsi="Tahoma" w:cs="Tahoma"/>
      <w:sz w:val="16"/>
      <w:szCs w:val="16"/>
    </w:rPr>
  </w:style>
  <w:style w:type="paragraph" w:customStyle="1" w:styleId="Paranumber">
    <w:name w:val="Para number"/>
    <w:basedOn w:val="Normal"/>
    <w:rsid w:val="00A640B7"/>
    <w:pPr>
      <w:numPr>
        <w:numId w:val="26"/>
      </w:numPr>
      <w:tabs>
        <w:tab w:val="left" w:pos="360"/>
        <w:tab w:val="num" w:pos="720"/>
        <w:tab w:val="left" w:pos="1080"/>
      </w:tabs>
      <w:suppressAutoHyphens/>
      <w:spacing w:after="220"/>
    </w:pPr>
    <w:rPr>
      <w:spacing w:val="-2"/>
      <w:sz w:val="22"/>
    </w:rPr>
  </w:style>
  <w:style w:type="paragraph" w:customStyle="1" w:styleId="Homburger">
    <w:name w:val="Homburger"/>
    <w:basedOn w:val="Normal"/>
    <w:rsid w:val="00C6732E"/>
    <w:pPr>
      <w:tabs>
        <w:tab w:val="left" w:pos="567"/>
        <w:tab w:val="left" w:pos="1134"/>
        <w:tab w:val="left" w:pos="5103"/>
      </w:tabs>
      <w:spacing w:line="360" w:lineRule="exact"/>
    </w:pPr>
    <w:rPr>
      <w:rFonts w:ascii="Arial" w:hAnsi="Arial"/>
      <w:sz w:val="23"/>
    </w:rPr>
  </w:style>
  <w:style w:type="character" w:customStyle="1" w:styleId="DeltaViewInsertion">
    <w:name w:val="DeltaView Insertion"/>
    <w:uiPriority w:val="99"/>
    <w:rsid w:val="00406E7C"/>
    <w:rPr>
      <w:color w:val="0000FF"/>
      <w:u w:val="double"/>
    </w:rPr>
  </w:style>
  <w:style w:type="paragraph" w:customStyle="1" w:styleId="DocID">
    <w:name w:val="DocID"/>
    <w:basedOn w:val="Normal"/>
    <w:uiPriority w:val="25"/>
    <w:rsid w:val="005223FE"/>
    <w:rPr>
      <w:rFonts w:eastAsiaTheme="minorEastAsia" w:cstheme="minorBidi"/>
      <w:sz w:val="16"/>
      <w:szCs w:val="22"/>
      <w:lang w:eastAsia="zh-CN"/>
    </w:rPr>
  </w:style>
  <w:style w:type="character" w:styleId="CommentReference">
    <w:name w:val="annotation reference"/>
    <w:rsid w:val="00E71E94"/>
    <w:rPr>
      <w:sz w:val="18"/>
      <w:szCs w:val="18"/>
      <w:rPrChange w:id="10" w:author="Nick Bernal" w:date="2026-09-26T15:11:00Z">
        <w:rPr>
          <w:sz w:val="16"/>
          <w:szCs w:val="16"/>
        </w:rPr>
      </w:rPrChange>
    </w:rPr>
  </w:style>
  <w:style w:type="paragraph" w:styleId="CommentText">
    <w:name w:val="annotation text"/>
    <w:basedOn w:val="Normal"/>
    <w:link w:val="CommentTextChar"/>
    <w:rsid w:val="00E71E94"/>
    <w:pPr>
      <w:pPrChange w:id="11" w:author="Nick Bernal" w:date="2026-09-26T15:11:00Z">
        <w:pPr>
          <w:widowControl w:val="0"/>
        </w:pPr>
      </w:pPrChange>
    </w:pPr>
    <w:rPr>
      <w:sz w:val="24"/>
      <w:szCs w:val="24"/>
      <w:rPrChange w:id="11" w:author="Nick Bernal" w:date="2026-09-26T15:11:00Z">
        <w:rPr>
          <w:lang w:val="en-US" w:eastAsia="ja-JP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rsid w:val="002342BF"/>
    <w:rPr>
      <w:sz w:val="24"/>
      <w:szCs w:val="24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2342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342BF"/>
    <w:rPr>
      <w:b/>
      <w:bCs/>
      <w:sz w:val="24"/>
      <w:szCs w:val="24"/>
      <w:lang w:eastAsia="ja-JP"/>
    </w:rPr>
  </w:style>
  <w:style w:type="paragraph" w:styleId="Revision">
    <w:name w:val="Revision"/>
    <w:hidden/>
    <w:uiPriority w:val="99"/>
    <w:semiHidden/>
    <w:rsid w:val="00C40F04"/>
    <w:pPr>
      <w:pPrChange w:id="12" w:author="Nick Bernal" w:date="2026-09-26T15:11:00Z">
        <w:pPr/>
      </w:pPrChange>
    </w:pPr>
    <w:rPr>
      <w:lang w:eastAsia="ja-JP"/>
      <w:rPrChange w:id="12" w:author="Nick Bernal" w:date="2026-09-26T15:11:00Z">
        <w:rPr>
          <w:sz w:val="24"/>
          <w:lang w:val="en-US" w:eastAsia="en-US" w:bidi="ar-SA"/>
        </w:rPr>
      </w:rPrChange>
    </w:rPr>
  </w:style>
  <w:style w:type="character" w:customStyle="1" w:styleId="Heading1Char">
    <w:name w:val="Heading 1 Char"/>
    <w:basedOn w:val="DefaultParagraphFont"/>
    <w:link w:val="Heading1"/>
    <w:rsid w:val="003474EC"/>
    <w:rPr>
      <w:rFonts w:ascii="Arial" w:hAnsi="Arial"/>
      <w:b/>
      <w:kern w:val="28"/>
      <w:sz w:val="28"/>
      <w:lang w:eastAsia="ja-JP"/>
    </w:rPr>
  </w:style>
  <w:style w:type="character" w:customStyle="1" w:styleId="Heading2Char">
    <w:name w:val="Heading 2 Char"/>
    <w:basedOn w:val="DefaultParagraphFont"/>
    <w:link w:val="Heading2"/>
    <w:rsid w:val="003474EC"/>
    <w:rPr>
      <w:b/>
      <w:sz w:val="24"/>
      <w:lang w:eastAsia="ja-JP"/>
    </w:rPr>
  </w:style>
  <w:style w:type="character" w:customStyle="1" w:styleId="Heading3Char">
    <w:name w:val="Heading 3 Char"/>
    <w:basedOn w:val="DefaultParagraphFont"/>
    <w:link w:val="Heading3"/>
    <w:rsid w:val="003474EC"/>
    <w:rPr>
      <w:b/>
      <w:sz w:val="16"/>
      <w:lang w:eastAsia="ja-JP"/>
    </w:rPr>
  </w:style>
  <w:style w:type="character" w:customStyle="1" w:styleId="Heading4Char">
    <w:name w:val="Heading 4 Char"/>
    <w:basedOn w:val="DefaultParagraphFont"/>
    <w:link w:val="Heading4"/>
    <w:rsid w:val="003474EC"/>
    <w:rPr>
      <w:sz w:val="16"/>
      <w:lang w:eastAsia="ja-JP"/>
    </w:rPr>
  </w:style>
  <w:style w:type="character" w:customStyle="1" w:styleId="Heading5Char">
    <w:name w:val="Heading 5 Char"/>
    <w:basedOn w:val="DefaultParagraphFont"/>
    <w:link w:val="Heading5"/>
    <w:rsid w:val="003474EC"/>
    <w:rPr>
      <w:sz w:val="22"/>
      <w:lang w:eastAsia="ja-JP"/>
    </w:rPr>
  </w:style>
  <w:style w:type="character" w:customStyle="1" w:styleId="TitleChar">
    <w:name w:val="Title Char"/>
    <w:basedOn w:val="DefaultParagraphFont"/>
    <w:link w:val="Title"/>
    <w:rsid w:val="003474EC"/>
    <w:rPr>
      <w:b/>
      <w:kern w:val="28"/>
      <w:u w:val="single"/>
      <w:lang w:eastAsia="ja-JP"/>
    </w:rPr>
  </w:style>
  <w:style w:type="paragraph" w:customStyle="1" w:styleId="Bod">
    <w:name w:val="Bod"/>
    <w:basedOn w:val="Normal"/>
    <w:rsid w:val="00E71E94"/>
    <w:pPr>
      <w:widowControl/>
      <w:suppressAutoHyphens/>
      <w:spacing w:after="240"/>
      <w:ind w:firstLine="720"/>
      <w:jc w:val="both"/>
      <w:pPrChange w:id="13" w:author="Nick Bernal" w:date="2026-09-26T15:11:00Z">
        <w:pPr>
          <w:widowControl w:val="0"/>
          <w:suppressAutoHyphens/>
          <w:spacing w:after="240"/>
          <w:ind w:firstLine="720"/>
        </w:pPr>
      </w:pPrChange>
    </w:pPr>
    <w:rPr>
      <w:sz w:val="24"/>
      <w:rPrChange w:id="13" w:author="Nick Bernal" w:date="2026-09-26T15:11:00Z">
        <w:rPr>
          <w:lang w:val="en-US" w:eastAsia="ja-JP" w:bidi="ar-SA"/>
        </w:rPr>
      </w:rPrChange>
    </w:rPr>
  </w:style>
  <w:style w:type="paragraph" w:styleId="Caption">
    <w:name w:val="caption"/>
    <w:basedOn w:val="Normal"/>
    <w:next w:val="Normal"/>
    <w:qFormat/>
    <w:rsid w:val="00E71E94"/>
    <w:pPr>
      <w:spacing w:before="120"/>
      <w:jc w:val="center"/>
      <w:pPrChange w:id="14" w:author="Nick Bernal" w:date="2026-09-26T15:11:00Z">
        <w:pPr>
          <w:widowControl w:val="0"/>
          <w:spacing w:before="120"/>
          <w:jc w:val="center"/>
        </w:pPr>
      </w:pPrChange>
    </w:pPr>
    <w:rPr>
      <w:b/>
      <w:rPrChange w:id="14" w:author="Nick Bernal" w:date="2026-09-26T15:11:00Z">
        <w:rPr>
          <w:b/>
          <w:lang w:val="en-US" w:eastAsia="ja-JP" w:bidi="ar-SA"/>
        </w:rPr>
      </w:rPrChange>
    </w:rPr>
  </w:style>
  <w:style w:type="paragraph" w:styleId="BodyTextIndent3">
    <w:name w:val="Body Text Indent 3"/>
    <w:basedOn w:val="Normal"/>
    <w:link w:val="BodyTextIndent3Char"/>
    <w:rsid w:val="00E71E94"/>
    <w:pPr>
      <w:widowControl/>
      <w:suppressAutoHyphens/>
      <w:spacing w:after="240"/>
      <w:ind w:firstLine="720"/>
      <w:jc w:val="both"/>
      <w:pPrChange w:id="15" w:author="Nick Bernal" w:date="2026-09-26T15:11:00Z">
        <w:pPr>
          <w:widowControl w:val="0"/>
          <w:suppressAutoHyphens/>
          <w:spacing w:after="240"/>
          <w:ind w:firstLine="720"/>
        </w:pPr>
      </w:pPrChange>
    </w:pPr>
    <w:rPr>
      <w:sz w:val="16"/>
      <w:rPrChange w:id="15" w:author="Nick Bernal" w:date="2026-09-26T15:11:00Z">
        <w:rPr>
          <w:sz w:val="16"/>
          <w:lang w:val="en-US" w:eastAsia="ja-JP" w:bidi="ar-SA"/>
        </w:rPr>
      </w:rPrChange>
    </w:rPr>
  </w:style>
  <w:style w:type="character" w:customStyle="1" w:styleId="BodyTextIndent3Char">
    <w:name w:val="Body Text Indent 3 Char"/>
    <w:basedOn w:val="DefaultParagraphFont"/>
    <w:link w:val="BodyTextIndent3"/>
    <w:rsid w:val="003474EC"/>
    <w:rPr>
      <w:sz w:val="16"/>
      <w:lang w:eastAsia="ja-JP"/>
    </w:rPr>
  </w:style>
  <w:style w:type="paragraph" w:customStyle="1" w:styleId="zDocID">
    <w:name w:val="zDocID"/>
    <w:rsid w:val="00E71E94"/>
    <w:pPr>
      <w:framePr w:w="10800" w:hSpace="180" w:vSpace="180" w:wrap="around" w:vAnchor="page" w:hAnchor="page" w:x="721" w:y="14833" w:anchorLock="1"/>
      <w:tabs>
        <w:tab w:val="right" w:pos="10800"/>
      </w:tabs>
      <w:pPrChange w:id="16" w:author="Nick Bernal" w:date="2026-09-26T15:11:00Z">
        <w:pPr>
          <w:framePr w:w="10800" w:hSpace="180" w:vSpace="180" w:wrap="around" w:vAnchor="page" w:hAnchor="page" w:x="721" w:y="14833" w:anchorLock="1"/>
          <w:tabs>
            <w:tab w:val="right" w:pos="10800"/>
          </w:tabs>
        </w:pPr>
      </w:pPrChange>
    </w:pPr>
    <w:rPr>
      <w:noProof/>
      <w:sz w:val="16"/>
      <w:lang w:eastAsia="ja-JP"/>
      <w:rPrChange w:id="16" w:author="Nick Bernal" w:date="2026-09-26T15:11:00Z">
        <w:rPr>
          <w:noProof/>
          <w:sz w:val="16"/>
          <w:lang w:val="en-US" w:eastAsia="ja-JP" w:bidi="ar-SA"/>
        </w:rPr>
      </w:rPrChange>
    </w:rPr>
  </w:style>
  <w:style w:type="table" w:styleId="TableGrid">
    <w:name w:val="Table Grid"/>
    <w:basedOn w:val="TableNormal"/>
    <w:locked/>
    <w:rsid w:val="003474EC"/>
    <w:rPr>
      <w:lang w:val="en-NZ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55519"/>
    <w:rPr>
      <w:color w:val="808080"/>
      <w:rPrChange w:id="17" w:author="Nick Bernal" w:date="2026-09-26T15:11:00Z">
        <w:rPr>
          <w:color w:val="808080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67D6A853A704478E9318ECF317F281" ma:contentTypeVersion="6" ma:contentTypeDescription="Create a new document." ma:contentTypeScope="" ma:versionID="c05a59f42e90c3cb0de97a5b60aa78b9">
  <xsd:schema xmlns:xsd="http://www.w3.org/2001/XMLSchema" xmlns:xs="http://www.w3.org/2001/XMLSchema" xmlns:p="http://schemas.microsoft.com/office/2006/metadata/properties" xmlns:ns2="0a839e6e-ea84-432b-a69f-bf0109e86a41" xmlns:ns3="ec2cf4e8-6da0-4d7c-99a3-7701bb920a2d" targetNamespace="http://schemas.microsoft.com/office/2006/metadata/properties" ma:root="true" ma:fieldsID="7e8c060157efc7b2e1f908d5eb1840fe" ns2:_="" ns3:_="">
    <xsd:import namespace="0a839e6e-ea84-432b-a69f-bf0109e86a41"/>
    <xsd:import namespace="ec2cf4e8-6da0-4d7c-99a3-7701bb920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39e6e-ea84-432b-a69f-bf0109e86a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cf4e8-6da0-4d7c-99a3-7701bb920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A10089-B8A2-43F3-A730-0999D2FE1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39e6e-ea84-432b-a69f-bf0109e86a41"/>
    <ds:schemaRef ds:uri="ec2cf4e8-6da0-4d7c-99a3-7701bb920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66C56A-A481-B949-A362-95523FD9C3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34C43FE-702F-4FE3-B464-1375B7DD1E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57B6AA-15A3-4A9A-A69B-81D58E4E3C9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2025-09-30T23:54:00Z</dcterms:created>
  <dcterms:modified xsi:type="dcterms:W3CDTF">2026-09-26T19:11:00Z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0x010100A167D6A853A704478E9318ECF317F281</vt:lpwstr>
  </property>
  <property fmtid="{D5CDD505-2E9C-101B-9397-08002B2CF9AE}" pid="3" name="DOCXDOCID">
    <vt:lpwstr>62240622_2</vt:lpwstr>
  </property>
  <property fmtid="{D5CDD505-2E9C-101B-9397-08002B2CF9AE}" pid="4" name="DocXFormat">
    <vt:lpwstr>DefaultFormat</vt:lpwstr>
  </property>
  <property fmtid="{D5CDD505-2E9C-101B-9397-08002B2CF9AE}" pid="5" name="DocXLocation">
    <vt:lpwstr>Every Page</vt:lpwstr>
  </property>
</Properties>
</file>