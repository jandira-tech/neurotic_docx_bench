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796C14" w14:textId="77777777" w:rsidR="001E51E0" w:rsidRDefault="001E51E0" w:rsidP="001E51E0">
      <w:pPr>
        <w:rPr>
          <w:ins w:id="5" w:author="kathleen marsh" w:date="2026-09-25T21:08:00Z" w16du:dateUtc="2026-09-26T01:08:00Z"/>
        </w:rPr>
      </w:pPr>
      <w:ins w:id="6" w:author="kathleen marsh" w:date="2026-09-25T21:08:00Z" w16du:dateUtc="2026-09-26T01:08:00Z">
        <w:r>
          <w:t>NON-EXCLUSIVE DISTRIBUTION LICENSE</w:t>
        </w:r>
      </w:ins>
    </w:p>
    <w:p w14:paraId="6F34024C" w14:textId="77777777" w:rsidR="001E51E0" w:rsidRDefault="00934651" w:rsidP="001E51E0">
      <w:pPr>
        <w:rPr>
          <w:ins w:id="7" w:author="kathleen marsh" w:date="2026-09-25T21:08:00Z" w16du:dateUtc="2026-09-26T01:08:00Z"/>
        </w:rPr>
      </w:pPr>
      <w:ins w:id="8" w:author="kathleen marsh" w:date="2026-09-25T21:08:00Z" w16du:dateUtc="2026-09-26T01:08:00Z">
        <w:r>
          <w:t xml:space="preserve">By </w:t>
        </w:r>
        <w:r w:rsidR="007F51A3">
          <w:t>submitting this license I, Kathleen Marsh</w:t>
        </w:r>
        <w:r w:rsidR="001E51E0">
          <w:t>, “the author” grant to DukeSpace at Duke University the non-exclusive right to reproduce and distribute your submission in electronic format via the World Wide Web, as well as the right to migrate or convert your submission, without alteration of the content, to any medium or format for the purpose of preservation and/or continued distribution.</w:t>
        </w:r>
      </w:ins>
    </w:p>
    <w:p w14:paraId="3948FEF1" w14:textId="77777777" w:rsidR="001E51E0" w:rsidRDefault="001E51E0" w:rsidP="001E51E0">
      <w:pPr>
        <w:rPr>
          <w:ins w:id="9" w:author="kathleen marsh" w:date="2026-09-25T21:08:00Z" w16du:dateUtc="2026-09-26T01:08:00Z"/>
        </w:rPr>
      </w:pPr>
      <w:ins w:id="10" w:author="kathleen marsh" w:date="2026-09-25T21:08:00Z" w16du:dateUtc="2026-09-26T01:08:00Z">
        <w:r>
          <w:t>Duke University acknowledges that this is a non-exclusive license; any copyrights in the submission remain with the author or other copyright holder and subsequent uses of the submitted material by that person(s) are not restricted by this license.</w:t>
        </w:r>
      </w:ins>
    </w:p>
    <w:p w14:paraId="40693B98" w14:textId="77777777" w:rsidR="001E51E0" w:rsidRDefault="001E51E0" w:rsidP="001E51E0">
      <w:pPr>
        <w:rPr>
          <w:ins w:id="11" w:author="kathleen marsh" w:date="2026-09-25T21:08:00Z" w16du:dateUtc="2026-09-26T01:08:00Z"/>
        </w:rPr>
      </w:pPr>
      <w:ins w:id="12" w:author="kathleen marsh" w:date="2026-09-25T21:08:00Z" w16du:dateUtc="2026-09-26T01:08:00Z">
        <w:r>
          <w:t>The author agrees that Duke University may keep more than one copy of this submission for purposes of security, backup and preservation.</w:t>
        </w:r>
      </w:ins>
    </w:p>
    <w:p w14:paraId="201FFA1B" w14:textId="77777777" w:rsidR="001E51E0" w:rsidRDefault="001E51E0" w:rsidP="001E51E0">
      <w:pPr>
        <w:rPr>
          <w:ins w:id="13" w:author="kathleen marsh" w:date="2026-09-25T21:08:00Z" w16du:dateUtc="2026-09-26T01:08:00Z"/>
        </w:rPr>
      </w:pPr>
      <w:ins w:id="14" w:author="kathleen marsh" w:date="2026-09-25T21:08:00Z" w16du:dateUtc="2026-09-26T01:08:00Z">
        <w:r>
          <w:t xml:space="preserve">The author represents that the submission covered by this license is his/her original work and that he/she has the right to grant this license to DukeSpace at Duke University. The author further represents that the submission does not, to the best of his/her knowledge, infringe upon any third-party’s copyright.  </w:t>
        </w:r>
      </w:ins>
    </w:p>
    <w:p w14:paraId="05CAA704" w14:textId="77777777" w:rsidR="001E51E0" w:rsidRDefault="001E51E0" w:rsidP="001E51E0">
      <w:pPr>
        <w:rPr>
          <w:ins w:id="15" w:author="kathleen marsh" w:date="2026-09-25T21:08:00Z" w16du:dateUtc="2026-09-26T01:08:00Z"/>
        </w:rPr>
      </w:pPr>
      <w:ins w:id="16" w:author="kathleen marsh" w:date="2026-09-25T21:08:00Z" w16du:dateUtc="2026-09-26T01:08:00Z">
        <w:r>
          <w:t>If the submission contains material for which the author does not hold copyright, the author represents that he/she has obtained the unrestricted permission of the copyright holder to grant this license to, and that such third-party material is clearly identified and acknowledged within the text or content of the submission. In the event of a subsequent dispute over the copyrights to material contained in this submission, the author agrees to indemnify and hold harmless Duke University and its employees or agents for any uses of the material authorized by this license.</w:t>
        </w:r>
      </w:ins>
    </w:p>
    <w:p w14:paraId="4A7609B0" w14:textId="77777777" w:rsidR="001E51E0" w:rsidRDefault="001E51E0" w:rsidP="001E51E0">
      <w:pPr>
        <w:rPr>
          <w:ins w:id="17" w:author="kathleen marsh" w:date="2026-09-25T21:08:00Z" w16du:dateUtc="2026-09-26T01:08:00Z"/>
        </w:rPr>
      </w:pPr>
      <w:ins w:id="18" w:author="kathleen marsh" w:date="2026-09-25T21:08:00Z" w16du:dateUtc="2026-09-26T01:08:00Z">
        <w:r>
          <w:t>If this submission is based upon work that has been sponsored or supported by any agency or organization other than Duke, the author represents that he/she has fulfilled any right of review or other obligation required by contract or agreement with the supporting entity.</w:t>
        </w:r>
      </w:ins>
    </w:p>
    <w:p w14:paraId="2D5E787C" w14:textId="77777777" w:rsidR="00B15F4B" w:rsidRDefault="001E51E0" w:rsidP="001E51E0">
      <w:pPr>
        <w:rPr>
          <w:ins w:id="19" w:author="kathleen marsh" w:date="2026-09-25T21:08:00Z" w16du:dateUtc="2026-09-26T01:08:00Z"/>
        </w:rPr>
      </w:pPr>
      <w:ins w:id="20" w:author="kathleen marsh" w:date="2026-09-25T21:08:00Z" w16du:dateUtc="2026-09-26T01:08:00Z">
        <w:r>
          <w:t>DukeSpace will make the submission available to the public using a Creative Commons Attribution / Non-commercial / No derivative works license accompanied by a copyright statement indicating the author’s continuing rights. DukeSpace will take all reasonable steps to ensure that the author’s name remains clearly associated with the submission and that no alterations of the content are made.</w:t>
        </w:r>
      </w:ins>
    </w:p>
    <w:p w14:paraId="1C40F4D5" w14:textId="77777777" w:rsidR="00CF427B" w:rsidRDefault="00CF427B" w:rsidP="001E51E0">
      <w:pPr>
        <w:rPr>
          <w:ins w:id="21" w:author="kathleen marsh" w:date="2026-09-25T21:08:00Z" w16du:dateUtc="2026-09-26T01:08:00Z"/>
        </w:rPr>
      </w:pPr>
    </w:p>
    <w:p w14:paraId="02FD434F" w14:textId="77777777" w:rsidR="00CF427B" w:rsidRDefault="00CF427B" w:rsidP="001E51E0">
      <w:pPr>
        <w:rPr>
          <w:ins w:id="22" w:author="kathleen marsh" w:date="2026-09-25T21:08:00Z" w16du:dateUtc="2026-09-26T01:08:00Z"/>
        </w:rPr>
      </w:pPr>
      <w:ins w:id="23" w:author="kathleen marsh" w:date="2026-09-25T21:08:00Z" w16du:dateUtc="2026-09-26T01:08:00Z">
        <w:r>
          <w:t>Student Name: _________</w:t>
        </w:r>
        <w:r w:rsidR="007F51A3">
          <w:t>Kathleen Marsh</w:t>
        </w:r>
        <w:r>
          <w:t>____________</w:t>
        </w:r>
      </w:ins>
    </w:p>
    <w:p w14:paraId="2DC5BD3A" w14:textId="77777777" w:rsidR="007D3CA3" w:rsidRDefault="00CF427B">
      <w:pPr>
        <w:rPr>
          <w:del w:id="24" w:author="kathleen marsh" w:date="2026-09-25T21:08:00Z" w16du:dateUtc="2026-09-26T01:08:00Z"/>
        </w:rPr>
      </w:pPr>
      <w:ins w:id="25" w:author="kathleen marsh" w:date="2026-09-25T21:08:00Z" w16du:dateUtc="2026-09-26T01:08:00Z">
        <w:r>
          <w:t>Date: __________</w:t>
        </w:r>
        <w:r w:rsidR="007F51A3">
          <w:t>05/19/2018</w:t>
        </w:r>
        <w:r>
          <w:t>___________</w:t>
        </w:r>
      </w:ins>
    </w:p>
    <w:p w14:paraId="15F9242D" w14:textId="77777777" w:rsidR="007D3CA3" w:rsidRDefault="007D3CA3">
      <w:pPr>
        <w:rPr>
          <w:del w:id="26" w:author="kathleen marsh" w:date="2026-09-25T21:08:00Z" w16du:dateUtc="2026-09-26T01:08:00Z"/>
        </w:rPr>
      </w:pPr>
    </w:p>
    <w:p w14:paraId="11ED9E7A" w14:textId="77777777" w:rsidR="00A51590" w:rsidRDefault="00A51590">
      <w:pPr>
        <w:rPr>
          <w:del w:id="27" w:author="kathleen marsh" w:date="2026-09-25T21:08:00Z" w16du:dateUtc="2026-09-26T01:08:00Z"/>
        </w:rPr>
      </w:pPr>
    </w:p>
    <w:p w14:paraId="63E576C6" w14:textId="77777777" w:rsidR="00A51590" w:rsidRDefault="00A51590">
      <w:pPr>
        <w:rPr>
          <w:del w:id="28" w:author="kathleen marsh" w:date="2026-09-25T21:08:00Z" w16du:dateUtc="2026-09-26T01:08:00Z"/>
        </w:rPr>
      </w:pPr>
    </w:p>
    <w:p w14:paraId="750A7C91" w14:textId="77777777" w:rsidR="00A51590" w:rsidRDefault="00A51590">
      <w:pPr>
        <w:rPr>
          <w:del w:id="29" w:author="kathleen marsh" w:date="2026-09-25T21:08:00Z" w16du:dateUtc="2026-09-26T01:08:00Z"/>
        </w:rPr>
      </w:pPr>
    </w:p>
    <w:p w14:paraId="2E59C36F" w14:textId="77777777" w:rsidR="00A51590" w:rsidRDefault="00A51590">
      <w:pPr>
        <w:rPr>
          <w:del w:id="30" w:author="kathleen marsh" w:date="2026-09-25T21:08:00Z" w16du:dateUtc="2026-09-26T01:08:00Z"/>
        </w:rPr>
      </w:pPr>
    </w:p>
    <w:p w14:paraId="44AB3D6F" w14:textId="77777777" w:rsidR="00A51590" w:rsidRDefault="00A51590">
      <w:pPr>
        <w:rPr>
          <w:del w:id="31" w:author="kathleen marsh" w:date="2026-09-25T21:08:00Z" w16du:dateUtc="2026-09-26T01:08:00Z"/>
        </w:rPr>
      </w:pPr>
    </w:p>
    <w:p w14:paraId="7860A96E" w14:textId="77777777" w:rsidR="007D3CA3" w:rsidRDefault="007D3CA3">
      <w:pPr>
        <w:rPr>
          <w:del w:id="32" w:author="kathleen marsh" w:date="2026-09-25T21:08:00Z" w16du:dateUtc="2026-09-26T01:08:00Z"/>
        </w:rPr>
      </w:pPr>
    </w:p>
    <w:p w14:paraId="2F50E68F" w14:textId="77777777" w:rsidR="007D3CA3" w:rsidRDefault="007D3CA3">
      <w:pPr>
        <w:rPr>
          <w:del w:id="33" w:author="kathleen marsh" w:date="2026-09-25T21:08:00Z" w16du:dateUtc="2026-09-26T01:08:00Z"/>
        </w:rPr>
      </w:pPr>
    </w:p>
    <w:p w14:paraId="4DA9D0B1" w14:textId="77777777" w:rsidR="00A51590" w:rsidRPr="00924911" w:rsidRDefault="00A51590" w:rsidP="00A51590">
      <w:pPr>
        <w:jc w:val="center"/>
        <w:rPr>
          <w:del w:id="34" w:author="kathleen marsh" w:date="2026-09-25T21:08:00Z" w16du:dateUtc="2026-09-26T01:08:00Z"/>
          <w:b/>
          <w:bCs/>
          <w:sz w:val="28"/>
        </w:rPr>
      </w:pPr>
      <w:del w:id="35" w:author="kathleen marsh" w:date="2026-09-25T21:08:00Z" w16du:dateUtc="2026-09-26T01:08:00Z">
        <w:r w:rsidRPr="00924911">
          <w:rPr>
            <w:b/>
            <w:bCs/>
            <w:sz w:val="28"/>
          </w:rPr>
          <w:delText xml:space="preserve">Notice of Draft Groundwater Withdrawal Permit – </w:delText>
        </w:r>
      </w:del>
    </w:p>
    <w:p w14:paraId="06B800DA" w14:textId="77777777" w:rsidR="00A51590" w:rsidRPr="00924911" w:rsidRDefault="00A51590" w:rsidP="00A51590">
      <w:pPr>
        <w:jc w:val="center"/>
        <w:rPr>
          <w:del w:id="36" w:author="kathleen marsh" w:date="2026-09-25T21:08:00Z" w16du:dateUtc="2026-09-26T01:08:00Z"/>
          <w:b/>
          <w:bCs/>
          <w:sz w:val="28"/>
        </w:rPr>
      </w:pPr>
      <w:del w:id="37" w:author="kathleen marsh" w:date="2026-09-25T21:08:00Z" w16du:dateUtc="2026-09-26T01:08:00Z">
        <w:r w:rsidRPr="00924911">
          <w:rPr>
            <w:b/>
            <w:sz w:val="28"/>
            <w:szCs w:val="28"/>
          </w:rPr>
          <w:delText>Stephens Industries LP</w:delText>
        </w:r>
        <w:r w:rsidRPr="00924911">
          <w:rPr>
            <w:b/>
            <w:bCs/>
            <w:sz w:val="28"/>
          </w:rPr>
          <w:delText xml:space="preserve"> – </w:delText>
        </w:r>
        <w:r w:rsidR="00924911" w:rsidRPr="00924911">
          <w:rPr>
            <w:b/>
            <w:bCs/>
            <w:sz w:val="28"/>
          </w:rPr>
          <w:delText>March</w:delText>
        </w:r>
        <w:r w:rsidRPr="00924911">
          <w:rPr>
            <w:b/>
            <w:bCs/>
            <w:sz w:val="28"/>
          </w:rPr>
          <w:delText xml:space="preserve"> </w:delText>
        </w:r>
        <w:r w:rsidR="00924911" w:rsidRPr="00924911">
          <w:rPr>
            <w:b/>
            <w:bCs/>
            <w:sz w:val="28"/>
          </w:rPr>
          <w:delText>30</w:delText>
        </w:r>
        <w:r w:rsidRPr="00924911">
          <w:rPr>
            <w:b/>
            <w:bCs/>
            <w:sz w:val="28"/>
          </w:rPr>
          <w:delText xml:space="preserve">, </w:delText>
        </w:r>
        <w:r w:rsidR="00924911" w:rsidRPr="00924911">
          <w:rPr>
            <w:b/>
            <w:bCs/>
            <w:sz w:val="28"/>
          </w:rPr>
          <w:delText>2018</w:delText>
        </w:r>
      </w:del>
    </w:p>
    <w:p w14:paraId="5C0569E9" w14:textId="77777777" w:rsidR="00A51590" w:rsidRPr="00924911" w:rsidRDefault="00A51590" w:rsidP="00A51590">
      <w:pPr>
        <w:rPr>
          <w:del w:id="38" w:author="kathleen marsh" w:date="2026-09-25T21:08:00Z" w16du:dateUtc="2026-09-26T01:08:00Z"/>
        </w:rPr>
      </w:pPr>
    </w:p>
    <w:p w14:paraId="56BCEAC2" w14:textId="77777777" w:rsidR="00A51590" w:rsidRPr="00924911" w:rsidRDefault="00A51590" w:rsidP="00A51590">
      <w:pPr>
        <w:rPr>
          <w:del w:id="39" w:author="kathleen marsh" w:date="2026-09-25T21:08:00Z" w16du:dateUtc="2026-09-26T01:08:00Z"/>
        </w:rPr>
      </w:pPr>
    </w:p>
    <w:p w14:paraId="2886E986" w14:textId="77777777" w:rsidR="00A51590" w:rsidRPr="00924911" w:rsidRDefault="00A51590" w:rsidP="00A51590">
      <w:pPr>
        <w:rPr>
          <w:del w:id="40" w:author="kathleen marsh" w:date="2026-09-25T21:08:00Z" w16du:dateUtc="2026-09-26T01:08:00Z"/>
          <w:sz w:val="24"/>
        </w:rPr>
      </w:pPr>
      <w:del w:id="41" w:author="kathleen marsh" w:date="2026-09-25T21:08:00Z" w16du:dateUtc="2026-09-26T01:08:00Z">
        <w:r w:rsidRPr="00924911">
          <w:rPr>
            <w:sz w:val="24"/>
          </w:rPr>
          <w:delText xml:space="preserve">The Georgia Environmental Protection Division (EPD) announces its intent to issue a </w:delText>
        </w:r>
        <w:r w:rsidR="00924911">
          <w:rPr>
            <w:sz w:val="24"/>
            <w:szCs w:val="24"/>
          </w:rPr>
          <w:delText>new</w:delText>
        </w:r>
        <w:r w:rsidRPr="00924911">
          <w:rPr>
            <w:sz w:val="24"/>
          </w:rPr>
          <w:delText xml:space="preserve"> Groundwater Withdrawal Permit for water withdrawal of </w:delText>
        </w:r>
        <w:r w:rsidRPr="00924911">
          <w:rPr>
            <w:sz w:val="24"/>
            <w:szCs w:val="24"/>
          </w:rPr>
          <w:delText>0.180</w:delText>
        </w:r>
        <w:r w:rsidRPr="00924911">
          <w:rPr>
            <w:sz w:val="24"/>
          </w:rPr>
          <w:delText xml:space="preserve"> MGD/ </w:delText>
        </w:r>
        <w:r w:rsidRPr="00924911">
          <w:rPr>
            <w:sz w:val="24"/>
            <w:szCs w:val="24"/>
          </w:rPr>
          <w:delText>0.180</w:delText>
        </w:r>
        <w:r w:rsidRPr="00924911">
          <w:rPr>
            <w:sz w:val="24"/>
          </w:rPr>
          <w:delText xml:space="preserve"> MGD (Monthly Average/Annual Average in million gallons per day) from </w:delText>
        </w:r>
        <w:r w:rsidRPr="00924911">
          <w:rPr>
            <w:sz w:val="24"/>
            <w:szCs w:val="24"/>
          </w:rPr>
          <w:delText>one</w:delText>
        </w:r>
        <w:r w:rsidRPr="00924911">
          <w:rPr>
            <w:sz w:val="24"/>
          </w:rPr>
          <w:delText xml:space="preserve"> well(s) in the </w:delText>
        </w:r>
        <w:r w:rsidRPr="00924911">
          <w:rPr>
            <w:sz w:val="24"/>
            <w:szCs w:val="24"/>
          </w:rPr>
          <w:delText>Crystalline Rock</w:delText>
        </w:r>
        <w:r w:rsidRPr="00924911">
          <w:rPr>
            <w:sz w:val="24"/>
          </w:rPr>
          <w:delText xml:space="preserve"> aquifer for the purpose of </w:delText>
        </w:r>
        <w:r w:rsidR="00924911">
          <w:rPr>
            <w:sz w:val="24"/>
            <w:szCs w:val="24"/>
          </w:rPr>
          <w:delText>p</w:delText>
        </w:r>
        <w:r w:rsidRPr="00924911">
          <w:rPr>
            <w:sz w:val="24"/>
            <w:szCs w:val="24"/>
          </w:rPr>
          <w:delText>rocess water for dust control, stone washing, and other crushing processes</w:delText>
        </w:r>
        <w:r w:rsidRPr="00924911">
          <w:rPr>
            <w:sz w:val="24"/>
          </w:rPr>
          <w:delText xml:space="preserve">. </w:delText>
        </w:r>
      </w:del>
    </w:p>
    <w:p w14:paraId="5AB97360" w14:textId="77777777" w:rsidR="00A51590" w:rsidRPr="00924911" w:rsidRDefault="00A51590" w:rsidP="00A51590">
      <w:pPr>
        <w:rPr>
          <w:del w:id="42" w:author="kathleen marsh" w:date="2026-09-25T21:08:00Z" w16du:dateUtc="2026-09-26T01:08:00Z"/>
          <w:sz w:val="24"/>
        </w:rPr>
      </w:pPr>
    </w:p>
    <w:p w14:paraId="178BFE79" w14:textId="77777777" w:rsidR="00A51590" w:rsidRPr="00924911" w:rsidRDefault="00924911" w:rsidP="00A51590">
      <w:pPr>
        <w:keepNext/>
        <w:outlineLvl w:val="0"/>
        <w:rPr>
          <w:del w:id="43" w:author="kathleen marsh" w:date="2026-09-25T21:08:00Z" w16du:dateUtc="2026-09-26T01:08:00Z"/>
          <w:b/>
          <w:bCs/>
          <w:sz w:val="24"/>
        </w:rPr>
      </w:pPr>
      <w:del w:id="44" w:author="kathleen marsh" w:date="2026-09-25T21:08:00Z" w16du:dateUtc="2026-09-26T01:08:00Z">
        <w:r>
          <w:rPr>
            <w:b/>
            <w:sz w:val="24"/>
            <w:szCs w:val="24"/>
          </w:rPr>
          <w:delText>NEW</w:delText>
        </w:r>
        <w:r w:rsidR="00A51590" w:rsidRPr="00924911">
          <w:rPr>
            <w:b/>
            <w:bCs/>
            <w:sz w:val="24"/>
          </w:rPr>
          <w:delText xml:space="preserve"> GROUNDWATER WITHDRAWAL PERMIT</w:delText>
        </w:r>
      </w:del>
    </w:p>
    <w:p w14:paraId="70AE1E34" w14:textId="77777777" w:rsidR="00A51590" w:rsidRPr="00924911" w:rsidRDefault="00A51590" w:rsidP="00A51590">
      <w:pPr>
        <w:rPr>
          <w:del w:id="45" w:author="kathleen marsh" w:date="2026-09-25T21:08:00Z" w16du:dateUtc="2026-09-26T01:08:00Z"/>
          <w:sz w:val="24"/>
        </w:rPr>
      </w:pPr>
    </w:p>
    <w:p w14:paraId="62C99E36" w14:textId="77777777" w:rsidR="00A51590" w:rsidRPr="00924911" w:rsidRDefault="00A51590" w:rsidP="00A51590">
      <w:pPr>
        <w:rPr>
          <w:del w:id="46" w:author="kathleen marsh" w:date="2026-09-25T21:08:00Z" w16du:dateUtc="2026-09-26T01:08:00Z"/>
          <w:sz w:val="24"/>
        </w:rPr>
      </w:pPr>
      <w:del w:id="47" w:author="kathleen marsh" w:date="2026-09-25T21:08:00Z" w16du:dateUtc="2026-09-26T01:08:00Z">
        <w:r w:rsidRPr="00924911">
          <w:rPr>
            <w:b/>
            <w:bCs/>
            <w:sz w:val="24"/>
          </w:rPr>
          <w:delText>Permittee's Name:</w:delText>
        </w:r>
        <w:r w:rsidRPr="00924911">
          <w:rPr>
            <w:sz w:val="24"/>
          </w:rPr>
          <w:delText xml:space="preserve"> </w:delText>
        </w:r>
        <w:r w:rsidRPr="00924911">
          <w:rPr>
            <w:sz w:val="24"/>
            <w:szCs w:val="24"/>
          </w:rPr>
          <w:delText>Stephens Industries LP</w:delText>
        </w:r>
        <w:r w:rsidRPr="00924911">
          <w:rPr>
            <w:sz w:val="24"/>
          </w:rPr>
          <w:tab/>
        </w:r>
      </w:del>
    </w:p>
    <w:p w14:paraId="6BC7580E" w14:textId="77777777" w:rsidR="00A51590" w:rsidRPr="00924911" w:rsidRDefault="00A51590" w:rsidP="00A51590">
      <w:pPr>
        <w:rPr>
          <w:del w:id="48" w:author="kathleen marsh" w:date="2026-09-25T21:08:00Z" w16du:dateUtc="2026-09-26T01:08:00Z"/>
          <w:sz w:val="24"/>
        </w:rPr>
      </w:pPr>
    </w:p>
    <w:p w14:paraId="5989F424" w14:textId="77777777" w:rsidR="00A51590" w:rsidRPr="00924911" w:rsidRDefault="00A51590" w:rsidP="00A51590">
      <w:pPr>
        <w:rPr>
          <w:del w:id="49" w:author="kathleen marsh" w:date="2026-09-25T21:08:00Z" w16du:dateUtc="2026-09-26T01:08:00Z"/>
          <w:sz w:val="24"/>
        </w:rPr>
      </w:pPr>
      <w:del w:id="50" w:author="kathleen marsh" w:date="2026-09-25T21:08:00Z" w16du:dateUtc="2026-09-26T01:08:00Z">
        <w:r w:rsidRPr="00924911">
          <w:rPr>
            <w:b/>
            <w:bCs/>
            <w:sz w:val="24"/>
          </w:rPr>
          <w:delText xml:space="preserve">Permittee's Address: </w:delText>
        </w:r>
        <w:r w:rsidR="00924911" w:rsidRPr="00924911">
          <w:rPr>
            <w:bCs/>
            <w:sz w:val="24"/>
          </w:rPr>
          <w:delText xml:space="preserve">5173 Pelican Drive, </w:delText>
        </w:r>
        <w:r w:rsidRPr="00924911">
          <w:rPr>
            <w:sz w:val="24"/>
            <w:szCs w:val="24"/>
          </w:rPr>
          <w:delText>College Park, GA 30349</w:delText>
        </w:r>
        <w:r w:rsidRPr="00924911">
          <w:rPr>
            <w:sz w:val="24"/>
          </w:rPr>
          <w:delText xml:space="preserve">                            </w:delText>
        </w:r>
      </w:del>
    </w:p>
    <w:p w14:paraId="1C67E7DD" w14:textId="77777777" w:rsidR="00A51590" w:rsidRPr="00924911" w:rsidRDefault="00A51590" w:rsidP="00A51590">
      <w:pPr>
        <w:rPr>
          <w:del w:id="51" w:author="kathleen marsh" w:date="2026-09-25T21:08:00Z" w16du:dateUtc="2026-09-26T01:08:00Z"/>
          <w:sz w:val="24"/>
        </w:rPr>
      </w:pPr>
      <w:del w:id="52" w:author="kathleen marsh" w:date="2026-09-25T21:08:00Z" w16du:dateUtc="2026-09-26T01:08:00Z">
        <w:r w:rsidRPr="00924911">
          <w:rPr>
            <w:sz w:val="24"/>
          </w:rPr>
          <w:delText xml:space="preserve">                                     </w:delText>
        </w:r>
      </w:del>
    </w:p>
    <w:p w14:paraId="5936DA82" w14:textId="77777777" w:rsidR="00A51590" w:rsidRPr="00924911" w:rsidRDefault="00A51590" w:rsidP="00A51590">
      <w:pPr>
        <w:rPr>
          <w:del w:id="53" w:author="kathleen marsh" w:date="2026-09-25T21:08:00Z" w16du:dateUtc="2026-09-26T01:08:00Z"/>
          <w:sz w:val="24"/>
          <w:szCs w:val="24"/>
        </w:rPr>
      </w:pPr>
      <w:del w:id="54" w:author="kathleen marsh" w:date="2026-09-25T21:08:00Z" w16du:dateUtc="2026-09-26T01:08:00Z">
        <w:r w:rsidRPr="00924911">
          <w:rPr>
            <w:b/>
            <w:bCs/>
            <w:sz w:val="24"/>
          </w:rPr>
          <w:delText>River Basin:</w:delText>
        </w:r>
        <w:r w:rsidRPr="00924911">
          <w:rPr>
            <w:sz w:val="24"/>
          </w:rPr>
          <w:delText xml:space="preserve"> </w:delText>
        </w:r>
        <w:r w:rsidRPr="00924911">
          <w:rPr>
            <w:sz w:val="24"/>
            <w:szCs w:val="24"/>
          </w:rPr>
          <w:delText>Flint</w:delText>
        </w:r>
      </w:del>
    </w:p>
    <w:p w14:paraId="2869832C" w14:textId="77777777" w:rsidR="00A51590" w:rsidRPr="00924911" w:rsidRDefault="00A51590" w:rsidP="00A51590">
      <w:pPr>
        <w:rPr>
          <w:del w:id="55" w:author="kathleen marsh" w:date="2026-09-25T21:08:00Z" w16du:dateUtc="2026-09-26T01:08:00Z"/>
          <w:b/>
          <w:bCs/>
          <w:sz w:val="24"/>
        </w:rPr>
      </w:pPr>
    </w:p>
    <w:p w14:paraId="72D9EF92" w14:textId="77777777" w:rsidR="00A51590" w:rsidRPr="00924911" w:rsidRDefault="00A51590" w:rsidP="00A51590">
      <w:pPr>
        <w:rPr>
          <w:del w:id="56" w:author="kathleen marsh" w:date="2026-09-25T21:08:00Z" w16du:dateUtc="2026-09-26T01:08:00Z"/>
          <w:sz w:val="24"/>
        </w:rPr>
      </w:pPr>
      <w:del w:id="57" w:author="kathleen marsh" w:date="2026-09-25T21:08:00Z" w16du:dateUtc="2026-09-26T01:08:00Z">
        <w:r w:rsidRPr="00924911">
          <w:rPr>
            <w:b/>
            <w:bCs/>
            <w:sz w:val="24"/>
          </w:rPr>
          <w:delText>Comment Period Expires:</w:delText>
        </w:r>
        <w:r w:rsidRPr="00924911">
          <w:rPr>
            <w:sz w:val="24"/>
          </w:rPr>
          <w:delText xml:space="preserve"> </w:delText>
        </w:r>
        <w:r w:rsidR="00924911" w:rsidRPr="00924911">
          <w:rPr>
            <w:sz w:val="24"/>
          </w:rPr>
          <w:delText>April</w:delText>
        </w:r>
        <w:r w:rsidRPr="00924911">
          <w:rPr>
            <w:sz w:val="24"/>
          </w:rPr>
          <w:delText xml:space="preserve"> </w:delText>
        </w:r>
        <w:r w:rsidR="00924911" w:rsidRPr="00924911">
          <w:rPr>
            <w:sz w:val="24"/>
          </w:rPr>
          <w:delText>30</w:delText>
        </w:r>
        <w:r w:rsidRPr="00924911">
          <w:rPr>
            <w:sz w:val="24"/>
          </w:rPr>
          <w:delText xml:space="preserve">, </w:delText>
        </w:r>
        <w:r w:rsidR="00924911" w:rsidRPr="00924911">
          <w:rPr>
            <w:sz w:val="24"/>
          </w:rPr>
          <w:delText>2018</w:delText>
        </w:r>
      </w:del>
    </w:p>
    <w:p w14:paraId="2DC8A3E9" w14:textId="77777777" w:rsidR="00A51590" w:rsidRPr="00924911" w:rsidRDefault="00A51590" w:rsidP="00A51590">
      <w:pPr>
        <w:rPr>
          <w:del w:id="58" w:author="kathleen marsh" w:date="2026-09-25T21:08:00Z" w16du:dateUtc="2026-09-26T01:08:00Z"/>
          <w:sz w:val="24"/>
        </w:rPr>
      </w:pPr>
    </w:p>
    <w:p w14:paraId="0544DC78" w14:textId="77777777" w:rsidR="00A51590" w:rsidRPr="00924911" w:rsidRDefault="00A51590" w:rsidP="00A51590">
      <w:pPr>
        <w:rPr>
          <w:del w:id="59" w:author="kathleen marsh" w:date="2026-09-25T21:08:00Z" w16du:dateUtc="2026-09-26T01:08:00Z"/>
          <w:sz w:val="24"/>
        </w:rPr>
      </w:pPr>
      <w:del w:id="60" w:author="kathleen marsh" w:date="2026-09-25T21:08:00Z" w16du:dateUtc="2026-09-26T01:08:00Z">
        <w:r w:rsidRPr="00924911">
          <w:rPr>
            <w:b/>
            <w:bCs/>
            <w:sz w:val="24"/>
          </w:rPr>
          <w:delText>Additional Information:</w:delText>
        </w:r>
        <w:r w:rsidRPr="00924911">
          <w:rPr>
            <w:sz w:val="24"/>
          </w:rPr>
          <w:delText xml:space="preserve"> The draft</w:delText>
        </w:r>
        <w:r w:rsidRPr="00924911">
          <w:rPr>
            <w:b/>
            <w:sz w:val="24"/>
          </w:rPr>
          <w:delText xml:space="preserve"> </w:delText>
        </w:r>
        <w:r w:rsidRPr="00924911">
          <w:rPr>
            <w:sz w:val="24"/>
          </w:rPr>
          <w:delText>permit and all information used to develop the draft permit are available for review.  The information includes the application and all relevant supporting materials available to the permitting authority used in the permit review process.  This information is available for review at the office of the Watershed Protection Branch, 2 Martin Luther King Jr. Dr., S.E., East Floyd Towers, Suite 1152, Atlanta, Georgia 30334.  All comments received prior to or on the comment period expiration date above will be considered in the formulation of final determinations regarding the permit.</w:delText>
        </w:r>
      </w:del>
    </w:p>
    <w:p w14:paraId="3DCA8B43" w14:textId="77777777" w:rsidR="00A51590" w:rsidRPr="00924911" w:rsidRDefault="00A51590" w:rsidP="00A51590">
      <w:pPr>
        <w:rPr>
          <w:del w:id="61" w:author="kathleen marsh" w:date="2026-09-25T21:08:00Z" w16du:dateUtc="2026-09-26T01:08:00Z"/>
          <w:sz w:val="24"/>
        </w:rPr>
      </w:pPr>
    </w:p>
    <w:p w14:paraId="1E4D4E80" w14:textId="77777777" w:rsidR="00A51590" w:rsidRPr="00924911" w:rsidRDefault="00A51590" w:rsidP="00A51590">
      <w:pPr>
        <w:rPr>
          <w:del w:id="62" w:author="kathleen marsh" w:date="2026-09-25T21:08:00Z" w16du:dateUtc="2026-09-26T01:08:00Z"/>
          <w:sz w:val="24"/>
        </w:rPr>
      </w:pPr>
      <w:del w:id="63" w:author="kathleen marsh" w:date="2026-09-25T21:08:00Z" w16du:dateUtc="2026-09-26T01:08:00Z">
        <w:r w:rsidRPr="00924911">
          <w:rPr>
            <w:sz w:val="24"/>
          </w:rPr>
          <w:delText>Persons wishing to comment on the draft Permit are required to submit their comments, in writing, to:</w:delText>
        </w:r>
      </w:del>
    </w:p>
    <w:p w14:paraId="16C95114" w14:textId="77777777" w:rsidR="00A51590" w:rsidRPr="00924911" w:rsidRDefault="00A51590" w:rsidP="00A51590">
      <w:pPr>
        <w:rPr>
          <w:del w:id="64" w:author="kathleen marsh" w:date="2026-09-25T21:08:00Z" w16du:dateUtc="2026-09-26T01:08:00Z"/>
          <w:sz w:val="24"/>
        </w:rPr>
      </w:pPr>
    </w:p>
    <w:p w14:paraId="4438382B" w14:textId="77777777" w:rsidR="00A51590" w:rsidRPr="00924911" w:rsidRDefault="00A51590" w:rsidP="00A51590">
      <w:pPr>
        <w:jc w:val="center"/>
        <w:rPr>
          <w:del w:id="65" w:author="kathleen marsh" w:date="2026-09-25T21:08:00Z" w16du:dateUtc="2026-09-26T01:08:00Z"/>
          <w:sz w:val="24"/>
        </w:rPr>
      </w:pPr>
      <w:del w:id="66" w:author="kathleen marsh" w:date="2026-09-25T21:08:00Z" w16du:dateUtc="2026-09-26T01:08:00Z">
        <w:r w:rsidRPr="00924911">
          <w:rPr>
            <w:sz w:val="24"/>
          </w:rPr>
          <w:delText>Bill Frechette, Unit Manager</w:delText>
        </w:r>
      </w:del>
    </w:p>
    <w:p w14:paraId="3BCFA389" w14:textId="77777777" w:rsidR="00A51590" w:rsidRPr="00924911" w:rsidRDefault="00A51590" w:rsidP="00A51590">
      <w:pPr>
        <w:jc w:val="center"/>
        <w:rPr>
          <w:del w:id="67" w:author="kathleen marsh" w:date="2026-09-25T21:08:00Z" w16du:dateUtc="2026-09-26T01:08:00Z"/>
          <w:sz w:val="24"/>
        </w:rPr>
      </w:pPr>
      <w:del w:id="68" w:author="kathleen marsh" w:date="2026-09-25T21:08:00Z" w16du:dateUtc="2026-09-26T01:08:00Z">
        <w:r w:rsidRPr="00924911">
          <w:rPr>
            <w:sz w:val="24"/>
          </w:rPr>
          <w:delText xml:space="preserve">Water Supply Program – </w:delText>
        </w:r>
        <w:r w:rsidRPr="00924911">
          <w:rPr>
            <w:b/>
            <w:sz w:val="24"/>
          </w:rPr>
          <w:delText>Groundwater Withdrawal Unit</w:delText>
        </w:r>
      </w:del>
    </w:p>
    <w:p w14:paraId="27C19769" w14:textId="77777777" w:rsidR="00A51590" w:rsidRPr="00924911" w:rsidRDefault="00A51590" w:rsidP="00A51590">
      <w:pPr>
        <w:jc w:val="center"/>
        <w:rPr>
          <w:del w:id="69" w:author="kathleen marsh" w:date="2026-09-25T21:08:00Z" w16du:dateUtc="2026-09-26T01:08:00Z"/>
          <w:sz w:val="24"/>
        </w:rPr>
      </w:pPr>
      <w:del w:id="70" w:author="kathleen marsh" w:date="2026-09-25T21:08:00Z" w16du:dateUtc="2026-09-26T01:08:00Z">
        <w:r w:rsidRPr="00924911">
          <w:rPr>
            <w:sz w:val="24"/>
          </w:rPr>
          <w:delText>2 Martin Luther King Jr. Dr., S.E.</w:delText>
        </w:r>
      </w:del>
    </w:p>
    <w:p w14:paraId="48DA6C6A" w14:textId="77777777" w:rsidR="00A51590" w:rsidRPr="00924911" w:rsidRDefault="00A51590" w:rsidP="00A51590">
      <w:pPr>
        <w:jc w:val="center"/>
        <w:rPr>
          <w:del w:id="71" w:author="kathleen marsh" w:date="2026-09-25T21:08:00Z" w16du:dateUtc="2026-09-26T01:08:00Z"/>
          <w:sz w:val="24"/>
        </w:rPr>
      </w:pPr>
      <w:del w:id="72" w:author="kathleen marsh" w:date="2026-09-25T21:08:00Z" w16du:dateUtc="2026-09-26T01:08:00Z">
        <w:r w:rsidRPr="00924911">
          <w:rPr>
            <w:sz w:val="24"/>
          </w:rPr>
          <w:delText>East Floyd Towers, Suite 1362</w:delText>
        </w:r>
      </w:del>
    </w:p>
    <w:p w14:paraId="7E7DED1B" w14:textId="77777777" w:rsidR="00A51590" w:rsidRPr="00924911" w:rsidRDefault="00A51590" w:rsidP="00A51590">
      <w:pPr>
        <w:jc w:val="center"/>
        <w:rPr>
          <w:del w:id="73" w:author="kathleen marsh" w:date="2026-09-25T21:08:00Z" w16du:dateUtc="2026-09-26T01:08:00Z"/>
          <w:sz w:val="24"/>
        </w:rPr>
      </w:pPr>
      <w:del w:id="74" w:author="kathleen marsh" w:date="2026-09-25T21:08:00Z" w16du:dateUtc="2026-09-26T01:08:00Z">
        <w:r w:rsidRPr="00924911">
          <w:rPr>
            <w:sz w:val="24"/>
          </w:rPr>
          <w:delText>Atlanta, Georgia 30334</w:delText>
        </w:r>
      </w:del>
    </w:p>
    <w:p w14:paraId="3FFE1367" w14:textId="77777777" w:rsidR="00A51590" w:rsidRPr="00924911" w:rsidRDefault="00A51590" w:rsidP="00A51590">
      <w:pPr>
        <w:rPr>
          <w:del w:id="75" w:author="kathleen marsh" w:date="2026-09-25T21:08:00Z" w16du:dateUtc="2026-09-26T01:08:00Z"/>
          <w:sz w:val="24"/>
        </w:rPr>
      </w:pPr>
    </w:p>
    <w:p w14:paraId="113B3428" w14:textId="77777777" w:rsidR="00A51590" w:rsidRPr="00B22386" w:rsidRDefault="00A51590" w:rsidP="00A51590">
      <w:pPr>
        <w:rPr>
          <w:del w:id="76" w:author="kathleen marsh" w:date="2026-09-25T21:08:00Z" w16du:dateUtc="2026-09-26T01:08:00Z"/>
          <w:sz w:val="24"/>
        </w:rPr>
      </w:pPr>
      <w:del w:id="77" w:author="kathleen marsh" w:date="2026-09-25T21:08:00Z" w16du:dateUtc="2026-09-26T01:08:00Z">
        <w:r w:rsidRPr="00924911">
          <w:rPr>
            <w:sz w:val="24"/>
          </w:rPr>
          <w:delText>A public hearing may be held if the Director of the EPD finds a significant degree of public interest in a draft permit.</w:delText>
        </w:r>
        <w:r w:rsidRPr="00B22386">
          <w:rPr>
            <w:sz w:val="24"/>
          </w:rPr>
          <w:delText xml:space="preserve">  </w:delText>
        </w:r>
      </w:del>
    </w:p>
    <w:p w14:paraId="274C9EED" w14:textId="77777777" w:rsidR="00A51590" w:rsidRPr="00B22386" w:rsidRDefault="00A51590" w:rsidP="00A51590">
      <w:pPr>
        <w:rPr>
          <w:del w:id="78" w:author="kathleen marsh" w:date="2026-09-25T21:08:00Z" w16du:dateUtc="2026-09-26T01:08:00Z"/>
          <w:sz w:val="24"/>
        </w:rPr>
      </w:pPr>
    </w:p>
    <w:p w14:paraId="4179AD02" w14:textId="77777777" w:rsidR="007D3CA3" w:rsidRDefault="007D3CA3">
      <w:pPr>
        <w:rPr>
          <w:del w:id="79" w:author="kathleen marsh" w:date="2026-09-25T21:08:00Z" w16du:dateUtc="2026-09-26T01:08:00Z"/>
        </w:rPr>
      </w:pPr>
    </w:p>
    <w:p w14:paraId="73EF076E" w14:textId="77777777" w:rsidR="00D335F2" w:rsidRDefault="00D335F2">
      <w:pPr>
        <w:rPr>
          <w:del w:id="80" w:author="kathleen marsh" w:date="2026-09-25T21:08:00Z" w16du:dateUtc="2026-09-26T01:08:00Z"/>
        </w:rPr>
      </w:pPr>
    </w:p>
    <w:p w14:paraId="33FD01C5" w14:textId="77777777" w:rsidR="00D335F2" w:rsidRDefault="00D335F2">
      <w:pPr>
        <w:rPr>
          <w:del w:id="81" w:author="kathleen marsh" w:date="2026-09-25T21:08:00Z" w16du:dateUtc="2026-09-26T01:08:00Z"/>
        </w:rPr>
      </w:pPr>
    </w:p>
    <w:p w14:paraId="0C39B152" w14:textId="77777777" w:rsidR="00D335F2" w:rsidRDefault="00D335F2">
      <w:pPr>
        <w:rPr>
          <w:del w:id="82" w:author="kathleen marsh" w:date="2026-09-25T21:08:00Z" w16du:dateUtc="2026-09-26T01:08:00Z"/>
        </w:rPr>
      </w:pPr>
    </w:p>
    <w:p w14:paraId="1C544699" w14:textId="77777777" w:rsidR="006809EB" w:rsidRDefault="006809EB"/>
    <w:sectPr w:rsidR="006809EB">
      <w:headerReference w:type="default" r:id="rId6"/>
      <w:footerReference w:type="default" r:id="rId7"/>
      <w:headerReference w:type="first" r:id="rId8"/>
      <w:pgSz w:w="12240" w:h="15840"/>
      <w:pgMar w:top="1440" w:right="1440" w:bottom="1440" w:left="1440" w:header="720" w:footer="720" w:gutter="0"/>
      <w:cols w:space="720"/>
      <w:titlePg w:val="0"/>
      <w:docGrid w:linePitch="360"/>
      <w:sectPrChange w:id="112" w:author="kathleen marsh" w:date="2026-09-25T21:08:00Z" w16du:dateUtc="2026-09-26T01:08:00Z">
        <w:sectPr w:rsidR="006809EB">
          <w:pgMar w:top="720" w:right="1080" w:bottom="1080" w:left="1080" w:header="720" w:footer="720"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12A5CD" w14:textId="77777777" w:rsidR="00B15F4B" w:rsidRDefault="00B15F4B" w:rsidP="00684DC1">
      <w:pPr>
        <w:spacing w:after="0" w:line="240" w:lineRule="auto"/>
        <w:pPrChange w:id="3" w:author="kathleen marsh" w:date="2026-09-25T21:08:00Z" w16du:dateUtc="2026-09-26T01:08:00Z">
          <w:pPr/>
        </w:pPrChange>
      </w:pPr>
      <w:r>
        <w:separator/>
      </w:r>
    </w:p>
  </w:endnote>
  <w:endnote w:type="continuationSeparator" w:id="0">
    <w:p w14:paraId="43D5EEA4" w14:textId="77777777" w:rsidR="00B15F4B" w:rsidRDefault="00B15F4B" w:rsidP="00684DC1">
      <w:pPr>
        <w:spacing w:after="0" w:line="240" w:lineRule="auto"/>
        <w:pPrChange w:id="4" w:author="kathleen marsh" w:date="2026-09-25T21:08:00Z" w16du:dateUtc="2026-09-26T01:08: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jan Pro">
    <w:altName w:val="Georgia"/>
    <w:panose1 w:val="020B0604020202020204"/>
    <w:charset w:val="00"/>
    <w:family w:val="roman"/>
    <w:pitch w:val="variable"/>
    <w:sig w:usb0="00000001"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559094" w14:textId="77777777" w:rsidR="00414710" w:rsidRDefault="004147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92B8D3" w14:textId="77777777" w:rsidR="00B15F4B" w:rsidRDefault="00B15F4B" w:rsidP="00684DC1">
      <w:pPr>
        <w:spacing w:after="0" w:line="240" w:lineRule="auto"/>
        <w:pPrChange w:id="1" w:author="kathleen marsh" w:date="2026-09-25T21:08:00Z" w16du:dateUtc="2026-09-26T01:08:00Z">
          <w:pPr/>
        </w:pPrChange>
      </w:pPr>
      <w:r>
        <w:separator/>
      </w:r>
    </w:p>
  </w:footnote>
  <w:footnote w:type="continuationSeparator" w:id="0">
    <w:p w14:paraId="77C8D2F6" w14:textId="77777777" w:rsidR="00B15F4B" w:rsidRDefault="00B15F4B" w:rsidP="00684DC1">
      <w:pPr>
        <w:spacing w:after="0" w:line="240" w:lineRule="auto"/>
        <w:pPrChange w:id="2" w:author="kathleen marsh" w:date="2026-09-25T21:08:00Z" w16du:dateUtc="2026-09-26T01:08: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FF98F5" w14:textId="77777777" w:rsidR="00414710" w:rsidRDefault="004147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3749DD" w14:textId="77777777" w:rsidR="007D3CA3" w:rsidRDefault="003F7003">
    <w:pPr>
      <w:pStyle w:val="Header"/>
    </w:pPr>
    <w:del w:id="83" w:author="kathleen marsh" w:date="2026-09-25T21:08:00Z" w16du:dateUtc="2026-09-26T01:08:00Z">
      <w:r>
        <w:rPr>
          <w:noProof/>
        </w:rPr>
        <mc:AlternateContent>
          <mc:Choice Requires="wps">
            <w:drawing>
              <wp:anchor distT="0" distB="0" distL="114300" distR="114300" simplePos="0" relativeHeight="251661312" behindDoc="0" locked="0" layoutInCell="1" allowOverlap="1" wp14:anchorId="57E7400B" wp14:editId="5D90DDCE">
                <wp:simplePos x="0" y="0"/>
                <wp:positionH relativeFrom="column">
                  <wp:posOffset>4192458</wp:posOffset>
                </wp:positionH>
                <wp:positionV relativeFrom="paragraph">
                  <wp:posOffset>107190</wp:posOffset>
                </wp:positionV>
                <wp:extent cx="2545715" cy="1325662"/>
                <wp:effectExtent l="0" t="0" r="0" b="8255"/>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2545715" cy="132566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B930411" w14:textId="77777777" w:rsidR="006809EB" w:rsidRPr="00951FDF" w:rsidRDefault="006809EB" w:rsidP="006809EB">
                            <w:pPr>
                              <w:rPr>
                                <w:del w:id="84" w:author="kathleen marsh" w:date="2026-09-25T21:08:00Z" w16du:dateUtc="2026-09-26T01:08:00Z"/>
                                <w:rFonts w:ascii="Trajan Pro" w:hAnsi="Trajan Pro" w:cs="Arial"/>
                                <w:b/>
                              </w:rPr>
                            </w:pPr>
                            <w:del w:id="85" w:author="kathleen marsh" w:date="2026-09-25T21:08:00Z" w16du:dateUtc="2026-09-26T01:08:00Z">
                              <w:r w:rsidRPr="00951FDF">
                                <w:rPr>
                                  <w:rFonts w:ascii="Trajan Pro" w:hAnsi="Trajan Pro" w:cs="Arial"/>
                                  <w:b/>
                                </w:rPr>
                                <w:delText>Richard E. Dunn, Director</w:delText>
                              </w:r>
                            </w:del>
                          </w:p>
                          <w:p w14:paraId="620FE33B" w14:textId="77777777" w:rsidR="006809EB" w:rsidRDefault="006809EB" w:rsidP="006809EB">
                            <w:pPr>
                              <w:rPr>
                                <w:del w:id="86" w:author="kathleen marsh" w:date="2026-09-25T21:08:00Z" w16du:dateUtc="2026-09-26T01:08:00Z"/>
                                <w:rFonts w:ascii="Trajan Pro" w:hAnsi="Trajan Pro" w:cs="Arial"/>
                                <w:b/>
                              </w:rPr>
                            </w:pPr>
                          </w:p>
                          <w:p w14:paraId="168D2D39" w14:textId="77777777" w:rsidR="006809EB" w:rsidRPr="00951FDF" w:rsidRDefault="003F7003" w:rsidP="006809EB">
                            <w:pPr>
                              <w:rPr>
                                <w:del w:id="87" w:author="kathleen marsh" w:date="2026-09-25T21:08:00Z" w16du:dateUtc="2026-09-26T01:08:00Z"/>
                                <w:rFonts w:ascii="Trajan Pro" w:hAnsi="Trajan Pro" w:cs="Arial"/>
                                <w:b/>
                              </w:rPr>
                            </w:pPr>
                            <w:del w:id="88" w:author="kathleen marsh" w:date="2026-09-25T21:08:00Z" w16du:dateUtc="2026-09-26T01:08:00Z">
                              <w:r>
                                <w:rPr>
                                  <w:rFonts w:ascii="Trajan Pro" w:hAnsi="Trajan Pro" w:cs="Arial"/>
                                  <w:b/>
                                </w:rPr>
                                <w:delText>Watershed Protection Branch</w:delText>
                              </w:r>
                            </w:del>
                          </w:p>
                          <w:p w14:paraId="410C8E91" w14:textId="77777777" w:rsidR="003F7003" w:rsidRPr="003F7003" w:rsidRDefault="003F7003" w:rsidP="003F7003">
                            <w:pPr>
                              <w:rPr>
                                <w:del w:id="89" w:author="kathleen marsh" w:date="2026-09-25T21:08:00Z" w16du:dateUtc="2026-09-26T01:08:00Z"/>
                                <w:rFonts w:ascii="Trajan Pro" w:eastAsia="MS Mincho" w:hAnsi="Trajan Pro" w:cs="Arial"/>
                                <w:sz w:val="18"/>
                                <w:szCs w:val="18"/>
                              </w:rPr>
                            </w:pPr>
                            <w:del w:id="90" w:author="kathleen marsh" w:date="2026-09-25T21:08:00Z" w16du:dateUtc="2026-09-26T01:08:00Z">
                              <w:r w:rsidRPr="003F7003">
                                <w:rPr>
                                  <w:rFonts w:ascii="Trajan Pro" w:eastAsia="MS Mincho" w:hAnsi="Trajan Pro" w:cs="Arial"/>
                                  <w:sz w:val="18"/>
                                  <w:szCs w:val="18"/>
                                </w:rPr>
                                <w:delText xml:space="preserve">2 Martin Luther King, Jr. Drive </w:delText>
                              </w:r>
                            </w:del>
                          </w:p>
                          <w:p w14:paraId="19C6269F" w14:textId="77777777" w:rsidR="003F7003" w:rsidRPr="003F7003" w:rsidRDefault="003F7003" w:rsidP="003F7003">
                            <w:pPr>
                              <w:rPr>
                                <w:del w:id="91" w:author="kathleen marsh" w:date="2026-09-25T21:08:00Z" w16du:dateUtc="2026-09-26T01:08:00Z"/>
                                <w:rFonts w:ascii="Trajan Pro" w:eastAsia="MS Mincho" w:hAnsi="Trajan Pro" w:cs="Arial"/>
                                <w:sz w:val="18"/>
                                <w:szCs w:val="18"/>
                              </w:rPr>
                            </w:pPr>
                            <w:del w:id="92" w:author="kathleen marsh" w:date="2026-09-25T21:08:00Z" w16du:dateUtc="2026-09-26T01:08:00Z">
                              <w:r w:rsidRPr="003F7003">
                                <w:rPr>
                                  <w:rFonts w:ascii="Trajan Pro" w:eastAsia="MS Mincho" w:hAnsi="Trajan Pro" w:cs="Arial"/>
                                  <w:sz w:val="18"/>
                                  <w:szCs w:val="18"/>
                                </w:rPr>
                                <w:delText>Suite 1152, East Tower</w:delText>
                              </w:r>
                            </w:del>
                          </w:p>
                          <w:p w14:paraId="61C46259" w14:textId="77777777" w:rsidR="003F7003" w:rsidRPr="003F7003" w:rsidRDefault="003F7003" w:rsidP="003F7003">
                            <w:pPr>
                              <w:rPr>
                                <w:del w:id="93" w:author="kathleen marsh" w:date="2026-09-25T21:08:00Z" w16du:dateUtc="2026-09-26T01:08:00Z"/>
                                <w:rFonts w:ascii="Trajan Pro" w:eastAsia="MS Mincho" w:hAnsi="Trajan Pro" w:cs="Arial"/>
                                <w:sz w:val="18"/>
                                <w:szCs w:val="18"/>
                              </w:rPr>
                            </w:pPr>
                            <w:del w:id="94" w:author="kathleen marsh" w:date="2026-09-25T21:08:00Z" w16du:dateUtc="2026-09-26T01:08:00Z">
                              <w:r w:rsidRPr="003F7003">
                                <w:rPr>
                                  <w:rFonts w:ascii="Trajan Pro" w:eastAsia="MS Mincho" w:hAnsi="Trajan Pro" w:cs="Arial"/>
                                  <w:sz w:val="18"/>
                                  <w:szCs w:val="18"/>
                                </w:rPr>
                                <w:delText>Atlanta, Georgia 30334</w:delText>
                              </w:r>
                            </w:del>
                          </w:p>
                          <w:p w14:paraId="45FDE033" w14:textId="77777777" w:rsidR="003F7003" w:rsidRPr="003F7003" w:rsidRDefault="003F7003" w:rsidP="003F7003">
                            <w:pPr>
                              <w:rPr>
                                <w:del w:id="95" w:author="kathleen marsh" w:date="2026-09-25T21:08:00Z" w16du:dateUtc="2026-09-26T01:08:00Z"/>
                                <w:rFonts w:ascii="Trajan Pro" w:eastAsia="MS Mincho" w:hAnsi="Trajan Pro" w:cs="Arial"/>
                                <w:sz w:val="18"/>
                                <w:szCs w:val="18"/>
                              </w:rPr>
                            </w:pPr>
                            <w:del w:id="96" w:author="kathleen marsh" w:date="2026-09-25T21:08:00Z" w16du:dateUtc="2026-09-26T01:08:00Z">
                              <w:r w:rsidRPr="003F7003">
                                <w:rPr>
                                  <w:rFonts w:ascii="Trajan Pro" w:eastAsia="MS Mincho" w:hAnsi="Trajan Pro" w:cs="Arial"/>
                                  <w:sz w:val="18"/>
                                  <w:szCs w:val="18"/>
                                </w:rPr>
                                <w:delText>404-463-1511</w:delText>
                              </w:r>
                            </w:del>
                          </w:p>
                          <w:p w14:paraId="378EE5A3" w14:textId="77777777" w:rsidR="006809EB" w:rsidRPr="00951FDF" w:rsidRDefault="006809EB" w:rsidP="003F7003">
                            <w:pPr>
                              <w:rPr>
                                <w:del w:id="97" w:author="kathleen marsh" w:date="2026-09-25T21:08:00Z" w16du:dateUtc="2026-09-26T01:08:00Z"/>
                                <w:rFonts w:ascii="Trajan Pro" w:hAnsi="Trajan Pro" w:cs="Arial"/>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7400B" id="_x0000_t202" coordsize="21600,21600" o:spt="202" path="m,l,21600r21600,l21600,xe">
                <v:stroke joinstyle="miter"/>
                <v:path gradientshapeok="t" o:connecttype="rect"/>
              </v:shapetype>
              <v:shape id="Text Box 3" o:spid="_x0000_s1026" type="#_x0000_t202" style="position:absolute;margin-left:330.1pt;margin-top:8.45pt;width:200.45pt;height:10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" filled="f" stroked="f">
                <o:lock v:ext="edit" aspectratio="t"/>
                <v:textbox>
                  <w:txbxContent>
                    <w:p w14:paraId="4B930411" w14:textId="77777777" w:rsidR="006809EB" w:rsidRPr="00951FDF" w:rsidRDefault="006809EB" w:rsidP="006809EB">
                      <w:pPr>
                        <w:rPr>
                          <w:del w:id="98" w:author="kathleen marsh" w:date="2026-09-25T21:08:00Z" w16du:dateUtc="2026-09-26T01:08:00Z"/>
                          <w:rFonts w:ascii="Trajan Pro" w:hAnsi="Trajan Pro" w:cs="Arial"/>
                          <w:b/>
                        </w:rPr>
                      </w:pPr>
                      <w:del w:id="99" w:author="kathleen marsh" w:date="2026-09-25T21:08:00Z" w16du:dateUtc="2026-09-26T01:08:00Z">
                        <w:r w:rsidRPr="00951FDF">
                          <w:rPr>
                            <w:rFonts w:ascii="Trajan Pro" w:hAnsi="Trajan Pro" w:cs="Arial"/>
                            <w:b/>
                          </w:rPr>
                          <w:delText>Richard E. Dunn, Director</w:delText>
                        </w:r>
                      </w:del>
                    </w:p>
                    <w:p w14:paraId="620FE33B" w14:textId="77777777" w:rsidR="006809EB" w:rsidRDefault="006809EB" w:rsidP="006809EB">
                      <w:pPr>
                        <w:rPr>
                          <w:del w:id="100" w:author="kathleen marsh" w:date="2026-09-25T21:08:00Z" w16du:dateUtc="2026-09-26T01:08:00Z"/>
                          <w:rFonts w:ascii="Trajan Pro" w:hAnsi="Trajan Pro" w:cs="Arial"/>
                          <w:b/>
                        </w:rPr>
                      </w:pPr>
                    </w:p>
                    <w:p w14:paraId="168D2D39" w14:textId="77777777" w:rsidR="006809EB" w:rsidRPr="00951FDF" w:rsidRDefault="003F7003" w:rsidP="006809EB">
                      <w:pPr>
                        <w:rPr>
                          <w:del w:id="101" w:author="kathleen marsh" w:date="2026-09-25T21:08:00Z" w16du:dateUtc="2026-09-26T01:08:00Z"/>
                          <w:rFonts w:ascii="Trajan Pro" w:hAnsi="Trajan Pro" w:cs="Arial"/>
                          <w:b/>
                        </w:rPr>
                      </w:pPr>
                      <w:del w:id="102" w:author="kathleen marsh" w:date="2026-09-25T21:08:00Z" w16du:dateUtc="2026-09-26T01:08:00Z">
                        <w:r>
                          <w:rPr>
                            <w:rFonts w:ascii="Trajan Pro" w:hAnsi="Trajan Pro" w:cs="Arial"/>
                            <w:b/>
                          </w:rPr>
                          <w:delText>Watershed Protection Branch</w:delText>
                        </w:r>
                      </w:del>
                    </w:p>
                    <w:p w14:paraId="410C8E91" w14:textId="77777777" w:rsidR="003F7003" w:rsidRPr="003F7003" w:rsidRDefault="003F7003" w:rsidP="003F7003">
                      <w:pPr>
                        <w:rPr>
                          <w:del w:id="103" w:author="kathleen marsh" w:date="2026-09-25T21:08:00Z" w16du:dateUtc="2026-09-26T01:08:00Z"/>
                          <w:rFonts w:ascii="Trajan Pro" w:eastAsia="MS Mincho" w:hAnsi="Trajan Pro" w:cs="Arial"/>
                          <w:sz w:val="18"/>
                          <w:szCs w:val="18"/>
                        </w:rPr>
                      </w:pPr>
                      <w:del w:id="104" w:author="kathleen marsh" w:date="2026-09-25T21:08:00Z" w16du:dateUtc="2026-09-26T01:08:00Z">
                        <w:r w:rsidRPr="003F7003">
                          <w:rPr>
                            <w:rFonts w:ascii="Trajan Pro" w:eastAsia="MS Mincho" w:hAnsi="Trajan Pro" w:cs="Arial"/>
                            <w:sz w:val="18"/>
                            <w:szCs w:val="18"/>
                          </w:rPr>
                          <w:delText xml:space="preserve">2 Martin Luther King, Jr. Drive </w:delText>
                        </w:r>
                      </w:del>
                    </w:p>
                    <w:p w14:paraId="19C6269F" w14:textId="77777777" w:rsidR="003F7003" w:rsidRPr="003F7003" w:rsidRDefault="003F7003" w:rsidP="003F7003">
                      <w:pPr>
                        <w:rPr>
                          <w:del w:id="105" w:author="kathleen marsh" w:date="2026-09-25T21:08:00Z" w16du:dateUtc="2026-09-26T01:08:00Z"/>
                          <w:rFonts w:ascii="Trajan Pro" w:eastAsia="MS Mincho" w:hAnsi="Trajan Pro" w:cs="Arial"/>
                          <w:sz w:val="18"/>
                          <w:szCs w:val="18"/>
                        </w:rPr>
                      </w:pPr>
                      <w:del w:id="106" w:author="kathleen marsh" w:date="2026-09-25T21:08:00Z" w16du:dateUtc="2026-09-26T01:08:00Z">
                        <w:r w:rsidRPr="003F7003">
                          <w:rPr>
                            <w:rFonts w:ascii="Trajan Pro" w:eastAsia="MS Mincho" w:hAnsi="Trajan Pro" w:cs="Arial"/>
                            <w:sz w:val="18"/>
                            <w:szCs w:val="18"/>
                          </w:rPr>
                          <w:delText>Suite 1152, East Tower</w:delText>
                        </w:r>
                      </w:del>
                    </w:p>
                    <w:p w14:paraId="61C46259" w14:textId="77777777" w:rsidR="003F7003" w:rsidRPr="003F7003" w:rsidRDefault="003F7003" w:rsidP="003F7003">
                      <w:pPr>
                        <w:rPr>
                          <w:del w:id="107" w:author="kathleen marsh" w:date="2026-09-25T21:08:00Z" w16du:dateUtc="2026-09-26T01:08:00Z"/>
                          <w:rFonts w:ascii="Trajan Pro" w:eastAsia="MS Mincho" w:hAnsi="Trajan Pro" w:cs="Arial"/>
                          <w:sz w:val="18"/>
                          <w:szCs w:val="18"/>
                        </w:rPr>
                      </w:pPr>
                      <w:del w:id="108" w:author="kathleen marsh" w:date="2026-09-25T21:08:00Z" w16du:dateUtc="2026-09-26T01:08:00Z">
                        <w:r w:rsidRPr="003F7003">
                          <w:rPr>
                            <w:rFonts w:ascii="Trajan Pro" w:eastAsia="MS Mincho" w:hAnsi="Trajan Pro" w:cs="Arial"/>
                            <w:sz w:val="18"/>
                            <w:szCs w:val="18"/>
                          </w:rPr>
                          <w:delText>Atlanta, Georgia 30334</w:delText>
                        </w:r>
                      </w:del>
                    </w:p>
                    <w:p w14:paraId="45FDE033" w14:textId="77777777" w:rsidR="003F7003" w:rsidRPr="003F7003" w:rsidRDefault="003F7003" w:rsidP="003F7003">
                      <w:pPr>
                        <w:rPr>
                          <w:del w:id="109" w:author="kathleen marsh" w:date="2026-09-25T21:08:00Z" w16du:dateUtc="2026-09-26T01:08:00Z"/>
                          <w:rFonts w:ascii="Trajan Pro" w:eastAsia="MS Mincho" w:hAnsi="Trajan Pro" w:cs="Arial"/>
                          <w:sz w:val="18"/>
                          <w:szCs w:val="18"/>
                        </w:rPr>
                      </w:pPr>
                      <w:del w:id="110" w:author="kathleen marsh" w:date="2026-09-25T21:08:00Z" w16du:dateUtc="2026-09-26T01:08:00Z">
                        <w:r w:rsidRPr="003F7003">
                          <w:rPr>
                            <w:rFonts w:ascii="Trajan Pro" w:eastAsia="MS Mincho" w:hAnsi="Trajan Pro" w:cs="Arial"/>
                            <w:sz w:val="18"/>
                            <w:szCs w:val="18"/>
                          </w:rPr>
                          <w:delText>404-463-1511</w:delText>
                        </w:r>
                      </w:del>
                    </w:p>
                    <w:p w14:paraId="378EE5A3" w14:textId="77777777" w:rsidR="006809EB" w:rsidRPr="00951FDF" w:rsidRDefault="006809EB" w:rsidP="003F7003">
                      <w:pPr>
                        <w:rPr>
                          <w:del w:id="111" w:author="kathleen marsh" w:date="2026-09-25T21:08:00Z" w16du:dateUtc="2026-09-26T01:08:00Z"/>
                          <w:rFonts w:ascii="Trajan Pro" w:hAnsi="Trajan Pro" w:cs="Arial"/>
                          <w:sz w:val="18"/>
                          <w:szCs w:val="18"/>
                        </w:rPr>
                      </w:pPr>
                    </w:p>
                  </w:txbxContent>
                </v:textbox>
              </v:shape>
            </w:pict>
          </mc:Fallback>
        </mc:AlternateContent>
      </w:r>
      <w:r w:rsidR="00601D1F">
        <w:rPr>
          <w:noProof/>
        </w:rPr>
        <mc:AlternateContent>
          <mc:Choice Requires="wps">
            <w:drawing>
              <wp:anchor distT="0" distB="0" distL="114300" distR="114300" simplePos="0" relativeHeight="251662336" behindDoc="0" locked="0" layoutInCell="1" allowOverlap="1" wp14:anchorId="373402A8" wp14:editId="6156BEEC">
                <wp:simplePos x="0" y="0"/>
                <wp:positionH relativeFrom="column">
                  <wp:posOffset>4292600</wp:posOffset>
                </wp:positionH>
                <wp:positionV relativeFrom="paragraph">
                  <wp:posOffset>386785</wp:posOffset>
                </wp:positionV>
                <wp:extent cx="2261870" cy="0"/>
                <wp:effectExtent l="0" t="0" r="24130" b="19050"/>
                <wp:wrapNone/>
                <wp:docPr id="7" name="Straight Connector 7"/>
                <wp:cNvGraphicFramePr/>
                <a:graphic xmlns:a="http://schemas.openxmlformats.org/drawingml/2006/main">
                  <a:graphicData uri="http://schemas.microsoft.com/office/word/2010/wordprocessingShape">
                    <wps:wsp>
                      <wps:cNvCnPr/>
                      <wps:spPr>
                        <a:xfrm>
                          <a:off x="0" y="0"/>
                          <a:ext cx="2261870" cy="0"/>
                        </a:xfrm>
                        <a:prstGeom prst="line">
                          <a:avLst/>
                        </a:prstGeom>
                        <a:ln w="12700">
                          <a:solidFill>
                            <a:schemeClr val="tx1"/>
                          </a:solidFill>
                        </a:ln>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38pt,30.45pt" to="516.1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" strokecolor="black [3213]" strokeweight="1pt"/>
            </w:pict>
          </mc:Fallback>
        </mc:AlternateContent>
      </w:r>
      <w:r w:rsidR="007D3CA3">
        <w:rPr>
          <w:noProof/>
        </w:rPr>
        <w:drawing>
          <wp:anchor distT="0" distB="0" distL="114300" distR="114300" simplePos="0" relativeHeight="251659264" behindDoc="1" locked="0" layoutInCell="1" allowOverlap="1" wp14:anchorId="7C730F0B" wp14:editId="65151A65">
            <wp:simplePos x="0" y="0"/>
            <wp:positionH relativeFrom="column">
              <wp:posOffset>-75565</wp:posOffset>
            </wp:positionH>
            <wp:positionV relativeFrom="paragraph">
              <wp:posOffset>-6350</wp:posOffset>
            </wp:positionV>
            <wp:extent cx="3108960" cy="1097280"/>
            <wp:effectExtent l="0" t="0" r="0" b="7620"/>
            <wp:wrapTight wrapText="bothSides">
              <wp:wrapPolygon edited="0">
                <wp:start x="0" y="0"/>
                <wp:lineTo x="0" y="21375"/>
                <wp:lineTo x="21441" y="21375"/>
                <wp:lineTo x="2144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8960" cy="1097280"/>
                    </a:xfrm>
                    <a:prstGeom prst="rect">
                      <a:avLst/>
                    </a:prstGeom>
                    <a:noFill/>
                  </pic:spPr>
                </pic:pic>
              </a:graphicData>
            </a:graphic>
            <wp14:sizeRelH relativeFrom="page">
              <wp14:pctWidth>0</wp14:pctWidth>
            </wp14:sizeRelH>
            <wp14:sizeRelV relativeFrom="page">
              <wp14:pctHeight>0</wp14:pctHeight>
            </wp14:sizeRelV>
          </wp:anchor>
        </w:drawing>
      </w:r>
      <w:r w:rsidR="006809EB">
        <w:tab/>
      </w:r>
    </w:del>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51590"/>
    <w:rsid w:val="00044968"/>
    <w:rsid w:val="00184239"/>
    <w:rsid w:val="001C75A3"/>
    <w:rsid w:val="001E51E0"/>
    <w:rsid w:val="002B4B5A"/>
    <w:rsid w:val="003F7003"/>
    <w:rsid w:val="00414710"/>
    <w:rsid w:val="005214E7"/>
    <w:rsid w:val="005B5B70"/>
    <w:rsid w:val="00601D1F"/>
    <w:rsid w:val="006809EB"/>
    <w:rsid w:val="00684DC1"/>
    <w:rsid w:val="006F2FA7"/>
    <w:rsid w:val="006F6A27"/>
    <w:rsid w:val="007D3CA3"/>
    <w:rsid w:val="007F51A3"/>
    <w:rsid w:val="00924911"/>
    <w:rsid w:val="00934651"/>
    <w:rsid w:val="00A51590"/>
    <w:rsid w:val="00A54B53"/>
    <w:rsid w:val="00B15F4B"/>
    <w:rsid w:val="00B321A3"/>
    <w:rsid w:val="00B6064F"/>
    <w:rsid w:val="00C64BB3"/>
    <w:rsid w:val="00CF427B"/>
    <w:rsid w:val="00D335F2"/>
    <w:rsid w:val="00DC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153F2"/>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PrChange w:id="0" w:author="kathleen marsh" w:date="2026-09-25T21:08:00Z">
        <w:pPr/>
      </w:pPrChange>
    </w:pPr>
    <w:rPr>
      <w:rPrChange w:id="0" w:author="kathleen marsh" w:date="2026-09-25T21:08:00Z">
        <w:rPr>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3CA3"/>
    <w:pPr>
      <w:tabs>
        <w:tab w:val="center" w:pos="4680"/>
        <w:tab w:val="right" w:pos="9360"/>
      </w:tabs>
    </w:pPr>
  </w:style>
  <w:style w:type="character" w:customStyle="1" w:styleId="HeaderChar">
    <w:name w:val="Header Char"/>
    <w:basedOn w:val="DefaultParagraphFont"/>
    <w:link w:val="Header"/>
    <w:uiPriority w:val="99"/>
    <w:rsid w:val="007D3CA3"/>
  </w:style>
  <w:style w:type="paragraph" w:styleId="Footer">
    <w:name w:val="footer"/>
    <w:basedOn w:val="Normal"/>
    <w:link w:val="FooterChar"/>
    <w:uiPriority w:val="99"/>
    <w:unhideWhenUsed/>
    <w:rsid w:val="007D3CA3"/>
    <w:pPr>
      <w:tabs>
        <w:tab w:val="center" w:pos="4680"/>
        <w:tab w:val="right" w:pos="9360"/>
      </w:tabs>
    </w:pPr>
  </w:style>
  <w:style w:type="character" w:customStyle="1" w:styleId="FooterChar">
    <w:name w:val="Footer Char"/>
    <w:basedOn w:val="DefaultParagraphFont"/>
    <w:link w:val="Footer"/>
    <w:uiPriority w:val="99"/>
    <w:rsid w:val="007D3CA3"/>
  </w:style>
  <w:style w:type="paragraph" w:styleId="BalloonText">
    <w:name w:val="Balloon Text"/>
    <w:basedOn w:val="Normal"/>
    <w:link w:val="BalloonTextChar"/>
    <w:uiPriority w:val="99"/>
    <w:semiHidden/>
    <w:unhideWhenUsed/>
    <w:rsid w:val="007D3CA3"/>
    <w:rPr>
      <w:rFonts w:ascii="Tahoma" w:hAnsi="Tahoma" w:cs="Tahoma"/>
      <w:sz w:val="16"/>
      <w:szCs w:val="16"/>
    </w:rPr>
  </w:style>
  <w:style w:type="character" w:customStyle="1" w:styleId="BalloonTextChar">
    <w:name w:val="Balloon Text Char"/>
    <w:basedOn w:val="DefaultParagraphFont"/>
    <w:link w:val="BalloonText"/>
    <w:uiPriority w:val="99"/>
    <w:semiHidden/>
    <w:rsid w:val="007D3C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S:\WWP\GroundwaterM&amp;I\FB\Template\versions\Oct16v\EPD_Letterhead_Template_WPB.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S:\WWP\GroundwaterM&amp;I\FB\Template\versions\Oct16v\EPD_Letterhead_Template_WPB.dotx</Template>
  <TotalTime>1</TotalTime>
  <Pages>2</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Georgia Department of Natural Resources</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Baloochestani, Farshad</dc:creator>
  <cp:lastModifiedBy>Arthur Souza Rodrigues</cp:lastModifiedBy>
  <cp:revision>1</cp:revision>
  <dcterms:created xsi:type="dcterms:W3CDTF">2018-03-30T15:39:00Z</dcterms:created>
  <dcterms:modified xsi:type="dcterms:W3CDTF">2026-09-26T01:08:00Z</dcterms:modified>
</cp:coreProperties>
</file>