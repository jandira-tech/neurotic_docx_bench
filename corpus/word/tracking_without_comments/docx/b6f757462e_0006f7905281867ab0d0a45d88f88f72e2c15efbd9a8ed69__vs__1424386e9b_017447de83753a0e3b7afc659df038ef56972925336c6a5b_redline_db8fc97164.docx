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D4E3CC" w14:textId="77777777" w:rsidR="0021299C" w:rsidRPr="00B20F48" w:rsidRDefault="000D5C22" w:rsidP="00B20F48">
      <w:pPr>
        <w:jc w:val="center"/>
        <w:rPr>
          <w:del w:id="13" w:author="Comparison" w:date="2026-09-22T12:14:00Z" w16du:dateUtc="2026-09-22T16:14:00Z"/>
          <w:rFonts w:cs="Arial"/>
          <w:b/>
          <w:szCs w:val="24"/>
        </w:rPr>
      </w:pPr>
      <w:ins w:id="14" w:author="Comparison" w:date="2026-09-22T12:14:00Z" w16du:dateUtc="2026-09-22T16:14:00Z">
        <w:r>
          <w:rPr>
            <w:b/>
            <w:bCs/>
          </w:rPr>
          <w:t>ACB-kædemotor - frit konfigurerbar - CDC-1-ACB</w:t>
        </w:r>
        <w:r>
          <w:br/>
        </w:r>
        <w:r>
          <w:rPr>
            <w:b/>
            <w:bCs/>
          </w:rPr>
          <w:t>24 V DC / Tilpasset efter kundeønsker</w:t>
        </w:r>
        <w:r>
          <w:br/>
        </w:r>
        <w:r>
          <w:br/>
          <w:t>Elektrisk motor til integreret, usynlig montering i vinduesprofilen og til eftermontering.</w:t>
        </w:r>
        <w:r>
          <w:br/>
          <w:t>Praktisk til motoriseret åbning og lukning af vinduer og lemme.</w:t>
        </w:r>
        <w:r>
          <w:br/>
          <w:t>Kan bruges til Komfortopluk, røgudluftning og brandventilation iht. DS/EN12101-2</w:t>
        </w:r>
        <w:r>
          <w:br/>
          <w:t>Kan kombineres med alle D+H låsemotorer.</w:t>
        </w:r>
        <w:r>
          <w:br/>
        </w:r>
        <w:r>
          <w:br/>
        </w:r>
        <w:r>
          <w:rPr>
            <w:b/>
            <w:bCs/>
          </w:rPr>
          <w:t>Egenskaber:</w:t>
        </w:r>
        <w:r>
          <w:br/>
          <w:t>Integreret, frit parametrerbar slukningselektronik for at forhindre en defekt i tilfælde af overbelastning af vindue og motor.</w:t>
        </w:r>
        <w:r>
          <w:br/>
        </w:r>
        <w:r>
          <w:t>Integreret grænseflade ACB (Advanced Communication Bus) med åben Modbus RTU-protokol.</w:t>
        </w:r>
        <w:r>
          <w:br/>
          <w:t>Direkte integration af motoren gennem åben buskommunikation via ACB (Advanced Communication Bus), f.eks. i CTS (bygningsautomation).</w:t>
        </w:r>
        <w:r>
          <w:br/>
          <w:t>Lav driftsstøj takket være innovativ, akustisk afkobling af drevkomponenterne.</w:t>
        </w:r>
        <w:r>
          <w:br/>
          <w:t>Højpræcisionsmotor og synkron elektronik til synkron drift af op til 8 motorer.</w:t>
        </w:r>
        <w:r>
          <w:br/>
          <w:t>Korrosionsbeskyttet, hærdet, stålkæde, vedligeholdelsesfri takket være livstidssmøring.</w:t>
        </w:r>
        <w:r>
          <w:br/>
        </w:r>
        <w:r>
          <w:t>Highspeed-funktion (-HS) til hurtigt opluk af vinduer i tilfælde af brand (ABV).</w:t>
        </w:r>
        <w:r>
          <w:br/>
          <w:t>Justerbart, flertrins klembeskyttelsessystem (løbetid, kraft, åbning).</w:t>
        </w:r>
        <w:r>
          <w:br/>
          <w:t>Automatisk aflastning af tætningsbåndet efter lukning beskytter tætningslister.</w:t>
        </w:r>
        <w:r>
          <w:br/>
          <w:t>Lavt kabelforbrug med mulighed for gennemsløjfning af op til 3 motorer.</w:t>
        </w:r>
        <w:r>
          <w:br/>
          <w:t>Enkel installation takket være stik med beskyttelse mod omvendt polaritet.</w:t>
        </w:r>
        <w:r>
          <w:br/>
          <w:t>Tilslutning valgfrit mulig fra venstre eller højre (forsyning inkl. bussignaler).</w:t>
        </w:r>
        <w:r>
          <w:br/>
        </w:r>
        <w:r>
          <w:t>Kan parametriseres individuelt via D+H SCS-software.</w:t>
        </w:r>
        <w:r>
          <w:br/>
        </w:r>
        <w:r>
          <w:br/>
        </w:r>
        <w:r>
          <w:rPr>
            <w:b/>
            <w:bCs/>
          </w:rPr>
          <w:t>Funktionsbeskrivelse ACB</w:t>
        </w:r>
        <w:r>
          <w:br/>
          <w:t>Sikker ABV-central kommunikation gennem krypteret dataoverførsel mellem centraler og motorer fra D+H Mechatronic AG.</w:t>
        </w:r>
        <w:r>
          <w:br/>
          <w:t>Direkte styring af motoren via ACB mulig.</w:t>
        </w:r>
        <w:r>
          <w:br/>
          <w:t>Som standard er motoren indstillet med drift med pol-skift fra fabrikken.</w:t>
        </w:r>
        <w:r>
          <w:br/>
          <w:t>Præcis styring af position og feedback, herunder angivelser af den faktiske position.</w:t>
        </w:r>
        <w:r>
          <w:br/>
          <w:t>Åbne- og lukke meddelelser kommer direkte fra motoren via ACB-kommunikation.</w:t>
        </w:r>
        <w:r>
          <w:br/>
        </w:r>
        <w:r>
          <w:t>Motorens generelle status, som f.eks. samlet kørestrækning, antal aktiveringer, diagnostik og nødfunktion, kan evalueres.</w:t>
        </w:r>
        <w:r>
          <w:br/>
          <w:t>  </w:t>
        </w:r>
        <w:r>
          <w:br/>
        </w:r>
        <w:r>
          <w:rPr>
            <w:b/>
            <w:bCs/>
          </w:rPr>
          <w:t>Udvidelsesfunktioner:</w:t>
        </w:r>
        <w:r>
          <w:br/>
        </w:r>
        <w:r>
          <w:rPr>
            <w:b/>
            <w:bCs/>
          </w:rPr>
          <w:t>Option "SBD/SBU"</w:t>
        </w:r>
        <w:r>
          <w:t xml:space="preserve"> - Korrosionsbeskyttet, hærdet stålkæde i sidebue-design til lave karmhøjder</w:t>
        </w:r>
        <w:r>
          <w:br/>
        </w:r>
        <w:r>
          <w:rPr>
            <w:b/>
            <w:bCs/>
          </w:rPr>
          <w:t xml:space="preserve">Option "ZB" </w:t>
        </w:r>
        <w:r>
          <w:t>- Vindebroanvendelse til sidemontering af motoren på vinduet</w:t>
        </w:r>
        <w:r>
          <w:br/>
        </w:r>
        <w:r>
          <w:rPr>
            <w:b/>
            <w:bCs/>
          </w:rPr>
          <w:t xml:space="preserve">Option "CP" </w:t>
        </w:r>
        <w:r>
          <w:t>- Brugertilpasset motorfunktionsprogrammering såsom løbetid, kraft og åbning</w:t>
        </w:r>
        <w:r>
          <w:br/>
        </w:r>
        <w:r>
          <w:rPr>
            <w:b/>
            <w:bCs/>
          </w:rPr>
          <w:t xml:space="preserve">Option "HP" </w:t>
        </w:r>
        <w:r>
          <w:t>- Åbningsprogrammering</w:t>
        </w:r>
        <w:r>
          <w:br/>
        </w:r>
        <w:r>
          <w:rPr>
            <w:b/>
            <w:bCs/>
          </w:rPr>
          <w:t xml:space="preserve">Option "VP" </w:t>
        </w:r>
        <w:r>
          <w:t>- Signal til forbindelse med D+H BSY+ låsemotorer</w:t>
        </w:r>
        <w:r>
          <w:br/>
        </w:r>
        <w:r>
          <w:rPr>
            <w:b/>
            <w:bCs/>
          </w:rPr>
          <w:t xml:space="preserve">Option "KM" </w:t>
        </w:r>
        <w:r>
          <w:t xml:space="preserve">- Kraftig motor-gear-enhed med øget kraft (op til 400 N) til at åbne og </w:t>
        </w:r>
        <w:r>
          <w:lastRenderedPageBreak/>
          <w:t>lukke tunge parallelsprossede og hæve-/sænkevindue/tophængte vinduer.</w:t>
        </w:r>
        <w:r>
          <w:br/>
        </w:r>
        <w:r>
          <w:rPr>
            <w:b/>
            <w:bCs/>
          </w:rPr>
          <w:t xml:space="preserve">Option "LS" </w:t>
        </w:r>
        <w:r>
          <w:t>- Lavhastigheds-programmering i LUKKET-retning til 5 mm/s</w:t>
        </w:r>
        <w:r>
          <w:br/>
        </w:r>
        <w:r>
          <w:rPr>
            <w:b/>
            <w:bCs/>
          </w:rPr>
          <w:t>Option "SA"</w:t>
        </w:r>
        <w:r>
          <w:t xml:space="preserve"> - "Afbryder ÅBEN" endepositionsmeddelelse</w:t>
        </w:r>
        <w:r>
          <w:br/>
        </w:r>
        <w:r>
          <w:rPr>
            <w:b/>
            <w:bCs/>
          </w:rPr>
          <w:t>Option "SZ"</w:t>
        </w:r>
        <w:r>
          <w:t xml:space="preserve"> - "Afbryder LUKKET" endepositionsmeddelelse</w:t>
        </w:r>
        <w:r>
          <w:br/>
        </w:r>
        <w:r>
          <w:rPr>
            <w:b/>
            <w:bCs/>
          </w:rPr>
          <w:t>Option "SA-SZ"</w:t>
        </w:r>
        <w:r>
          <w:t xml:space="preserve"> - "Afbryder ÅBEN" og "Afbryder LUKKET" endepositionsmeddelelse</w:t>
        </w:r>
        <w:r>
          <w:br/>
        </w:r>
        <w:r>
          <w:rPr>
            <w:b/>
            <w:bCs/>
          </w:rPr>
          <w:t>Option "AS2"</w:t>
        </w:r>
        <w:r>
          <w:t xml:space="preserve"> - Akustisk signal i overensstemmelse med beskyttelsesklasse 2 i henhold til MaschRL/42/EG</w:t>
        </w:r>
        <w:r>
          <w:br/>
        </w:r>
        <w:r>
          <w:rPr>
            <w:b/>
            <w:bCs/>
          </w:rPr>
          <w:t>Option "AS3"</w:t>
        </w:r>
        <w:r>
          <w:t xml:space="preserve"> - Akustisk signal i overensstemmelse med beskyttelsesklasse 3 i henhold til MaschRL/42/EG</w:t>
        </w:r>
        <w:r>
          <w:br/>
        </w:r>
        <w:r>
          <w:rPr>
            <w:b/>
            <w:bCs/>
          </w:rPr>
          <w:t>Option "SKS"</w:t>
        </w:r>
        <w:r>
          <w:t xml:space="preserve"> - Mulighed for direkte tilslutning af en klembeskyttelsesliste eller en optisk sensor til overvågning af lukkekanten på motoren</w:t>
        </w:r>
        <w:r>
          <w:br/>
        </w:r>
        <w:r>
          <w:rPr>
            <w:b/>
            <w:bCs/>
          </w:rPr>
          <w:t xml:space="preserve">Option "specialfarve" </w:t>
        </w:r>
        <w:r>
          <w:t>- lakering til perfekt integration i facadens udseende i henhold til RAL, DB, NCS</w:t>
        </w:r>
        <w:r>
          <w:br/>
        </w:r>
        <w:r>
          <w:br/>
        </w:r>
        <w:r>
          <w:rPr>
            <w:b/>
            <w:bCs/>
          </w:rPr>
          <w:t>Tekniske data:</w:t>
        </w:r>
        <w:r>
          <w:br/>
          <w:t>Forsyning: 24 V DC / ±15 %</w:t>
        </w:r>
        <w:r>
          <w:br/>
          <w:t>Strømforbrug:</w:t>
        </w:r>
        <w:r>
          <w:br/>
        </w:r>
        <w:r>
          <w:rPr>
            <w:color w:val="E10025"/>
          </w:rPr>
          <w:t>0,6 A (til 350 mm åbning)</w:t>
        </w:r>
        <w:r>
          <w:br/>
        </w:r>
        <w:r>
          <w:rPr>
            <w:color w:val="0092D4"/>
          </w:rPr>
          <w:t>0,8 A (til 500 + 600 mm åbning)</w:t>
        </w:r>
        <w:r>
          <w:br/>
        </w:r>
        <w:r>
          <w:rPr>
            <w:color w:val="0092D4"/>
          </w:rPr>
          <w:t>1 A (til 700 mm åbning)</w:t>
        </w:r>
        <w:r>
          <w:br/>
        </w:r>
        <w:r>
          <w:rPr>
            <w:color w:val="6DB755"/>
          </w:rPr>
          <w:t>1 A (til 800 - 1300 mm åbning)</w:t>
        </w:r>
        <w:r>
          <w:br/>
          <w:t>Indkoblingstid: 30 % (TIL: 3 Min. / FRA: 7 Min.)</w:t>
        </w:r>
        <w:r>
          <w:br/>
          <w:t>Udkobling: Integreret elektronisk belastningsafbryder</w:t>
        </w:r>
        <w:r>
          <w:br/>
          <w:t>Konfiguration: Main eller Sub</w:t>
        </w:r>
        <w:r>
          <w:br/>
          <w:t>Design: Højre eller venstre</w:t>
        </w:r>
        <w:r>
          <w:br/>
          <w:t>Trykkraft: 250 N</w:t>
        </w:r>
        <w:r>
          <w:br/>
          <w:t>Trækkraft: 250 N</w:t>
        </w:r>
        <w:r>
          <w:br/>
          <w:t>Nominel låsekraft **: 1500 N</w:t>
        </w:r>
        <w:r>
          <w:br/>
          <w:t>Levetid: 20000 dobbeltoperationer *</w:t>
        </w:r>
        <w:r>
          <w:br/>
          <w:t>Åbning:300 mm - 1300 mm</w:t>
        </w:r>
        <w:r>
          <w:br/>
          <w:t>Hastighed ÅBNE: 6,7 mm/s</w:t>
        </w:r>
        <w:r>
          <w:br/>
          <w:t>Hastighed ÅBNE - ABV:</w:t>
        </w:r>
        <w:r>
          <w:br/>
        </w:r>
        <w:r>
          <w:rPr>
            <w:color w:val="E10025"/>
          </w:rPr>
          <w:t>9,4 mm/s (til 350 mm åbning)</w:t>
        </w:r>
        <w:r>
          <w:br/>
        </w:r>
        <w:r>
          <w:rPr>
            <w:color w:val="0092D4"/>
          </w:rPr>
          <w:t>13,6 mm/s (til 500 + 700 mm åbning)</w:t>
        </w:r>
        <w:r>
          <w:br/>
        </w:r>
        <w:r>
          <w:rPr>
            <w:color w:val="6DB755"/>
          </w:rPr>
          <w:t>15 mm/s (til 800 - 1300 mm åbning)</w:t>
        </w:r>
        <w:r>
          <w:br/>
          <w:t>Hastighed LUKKE:</w:t>
        </w:r>
        <w:r>
          <w:br/>
        </w:r>
        <w:r>
          <w:rPr>
            <w:color w:val="E10025"/>
          </w:rPr>
          <w:t>5 mm/s (til 350 mm åbning)</w:t>
        </w:r>
        <w:r>
          <w:br/>
        </w:r>
        <w:r>
          <w:rPr>
            <w:color w:val="0092D4"/>
          </w:rPr>
          <w:t>6,7 mm/s (til 500 + 700 mm åbning)</w:t>
        </w:r>
        <w:r>
          <w:br/>
        </w:r>
        <w:r>
          <w:rPr>
            <w:color w:val="6DB755"/>
          </w:rPr>
          <w:t>6,7 mm/s (til 800 - 1300 mm åbning)</w:t>
        </w:r>
        <w:r>
          <w:br/>
          <w:t>Beskyttelsesklasse: IP 32</w:t>
        </w:r>
        <w:r>
          <w:br/>
          <w:t>Måling af lydtryk (støjemission): LpA ≤ 35 dB(A)</w:t>
        </w:r>
        <w:r>
          <w:br/>
          <w:t>Temperaturområde: -15 °C (-5 °C ***) ... +75 °C</w:t>
        </w:r>
        <w:r>
          <w:br/>
          <w:t>Temperaturstandsikkerhed: B300 (30 min / 300 °C)</w:t>
        </w:r>
        <w:r>
          <w:br/>
          <w:t>Hus: Aluminium</w:t>
        </w:r>
        <w:r>
          <w:br/>
          <w:t>Farve: Specialfarve i henhold til RAL/DB/NCS</w:t>
        </w:r>
        <w:r>
          <w:br/>
          <w:t>Tilslutning: Silikonekabel</w:t>
        </w:r>
        <w:r>
          <w:br/>
          <w:t>B x H x D: 405-885 (åbningsafhængig) x 30 x 39 mm</w:t>
        </w:r>
        <w:r>
          <w:br/>
        </w:r>
        <w:r>
          <w:br/>
          <w:t>* Ved lodret anvendelse skal D+H-forhandleren kontaktes!</w:t>
        </w:r>
        <w:r>
          <w:br/>
          <w:t>** Afhængig af fastgørelsen, *** iht. VdS 2580</w:t>
        </w:r>
        <w:r>
          <w:br/>
        </w:r>
        <w:r>
          <w:br/>
        </w:r>
        <w:r>
          <w:rPr>
            <w:b/>
            <w:bCs/>
          </w:rPr>
          <w:t>Leverance:</w:t>
        </w:r>
        <w:r>
          <w:br/>
        </w:r>
        <w:r>
          <w:t>Motor, silikoneforbindelseskabel med systemstik, brugsanvisning</w:t>
        </w:r>
        <w:r>
          <w:br/>
        </w:r>
        <w:r>
          <w:br/>
          <w:t>Brand: D+H</w:t>
        </w:r>
        <w:r>
          <w:br/>
          <w:t>Type: CDC-1-ACB</w:t>
        </w:r>
        <w:r>
          <w:br/>
        </w:r>
        <w:r>
          <w:rPr>
            <w:b/>
            <w:bCs/>
          </w:rPr>
          <w:t>Art.nr.:</w:t>
        </w:r>
        <w:r>
          <w:t xml:space="preserve"> 26.100.00</w:t>
        </w:r>
        <w:r>
          <w:br/>
        </w:r>
        <w:r>
          <w:br/>
        </w:r>
        <w:r>
          <w:br/>
        </w:r>
        <w:r>
          <w:br/>
        </w:r>
        <w:r>
          <w:rPr>
            <w:b/>
            <w:bCs/>
          </w:rPr>
          <w:t xml:space="preserve">                    Mængde: .......... stk     Pris: ................. DKK     Total: ................. DKK</w:t>
        </w:r>
        <w:r>
          <w:br/>
        </w:r>
        <w:r>
          <w:br/>
        </w:r>
        <w:r>
          <w:br/>
        </w:r>
        <w:r>
          <w:rPr>
            <w:b/>
            <w:bCs/>
            <w:i/>
            <w:iCs/>
          </w:rPr>
          <w:t>Gør din lokale D+H-partner tilgængelig for designvarianter.</w:t>
        </w:r>
        <w:r>
          <w:br/>
        </w:r>
        <w:r>
          <w:br/>
        </w:r>
        <w:r>
          <w:br/>
        </w:r>
        <w:r>
          <w:br/>
          <w:t>https://www.dh-partner.com/dk/da/service/projekterings-hjaelp</w:t>
        </w:r>
        <w:r>
          <w:br/>
        </w:r>
        <w:r>
          <w:br/>
        </w:r>
        <w:r>
          <w:rPr>
            <w:b/>
            <w:bCs/>
          </w:rPr>
          <w:t>Vigtige noter:</w:t>
        </w:r>
        <w:r>
          <w:br/>
        </w:r>
        <w:r>
          <w:br/>
        </w:r>
        <w:r>
          <w:t>Denne produktbeskrivelse udgør ikke et udbud. Ansvaret for overensstemmelse med udbudsretlige krav påhviler den udbudsgivende projektant eller arkitekt.</w:t>
        </w:r>
        <w:r>
          <w:br/>
        </w:r>
        <w:r>
          <w:br/>
          <w:t>Montering og ibrugtagning skal ske i henhold til producentens anvisninger.</w:t>
        </w:r>
        <w:r>
          <w:br/>
        </w:r>
        <w:r>
          <w:br/>
          <w:t>Med forbehold for tekniske ændringer.</w:t>
        </w:r>
      </w:ins>
      <w:del w:id="15" w:author="Comparison" w:date="2026-09-22T12:14:00Z" w16du:dateUtc="2026-09-22T16:14:00Z">
        <w:r w:rsidR="0021299C" w:rsidRPr="00B20F48">
          <w:rPr>
            <w:rFonts w:cs="Arial"/>
            <w:b/>
            <w:szCs w:val="24"/>
          </w:rPr>
          <w:delText>СОГЛАШЕНИЕ О КОНФИДЕНЦИАЛЬНОСТИ</w:delText>
        </w:r>
      </w:del>
    </w:p>
    <w:p w14:paraId="6333FF92" w14:textId="77777777" w:rsidR="0021299C" w:rsidRPr="00B20F48" w:rsidRDefault="0021299C" w:rsidP="00B20F48">
      <w:pPr>
        <w:ind w:left="737" w:hanging="737"/>
        <w:rPr>
          <w:del w:id="16" w:author="Comparison" w:date="2026-09-22T12:14:00Z" w16du:dateUtc="2026-09-22T16:14:00Z"/>
          <w:rFonts w:cs="Arial"/>
          <w:szCs w:val="24"/>
        </w:rPr>
      </w:pPr>
    </w:p>
    <w:p w14:paraId="5CE0648C" w14:textId="5E681836" w:rsidR="0021299C" w:rsidRPr="00B20F48" w:rsidRDefault="0021299C" w:rsidP="00B20F48">
      <w:pPr>
        <w:rPr>
          <w:del w:id="17" w:author="Comparison" w:date="2026-09-22T12:14:00Z" w16du:dateUtc="2026-09-22T16:14:00Z"/>
          <w:rFonts w:cs="Arial"/>
          <w:szCs w:val="24"/>
        </w:rPr>
      </w:pPr>
      <w:del w:id="18" w:author="Comparison" w:date="2026-09-22T12:14:00Z" w16du:dateUtc="2026-09-22T16:14:00Z">
        <w:r w:rsidRPr="00B20F48">
          <w:rPr>
            <w:rFonts w:cs="Arial"/>
            <w:szCs w:val="24"/>
          </w:rPr>
          <w:delText>город Москва</w:delText>
        </w:r>
        <w:r w:rsidRPr="00B20F48">
          <w:rPr>
            <w:rFonts w:cs="Arial"/>
            <w:szCs w:val="24"/>
          </w:rPr>
          <w:tab/>
        </w:r>
        <w:r w:rsidRPr="00B20F48">
          <w:rPr>
            <w:rFonts w:cs="Arial"/>
            <w:szCs w:val="24"/>
          </w:rPr>
          <w:tab/>
        </w:r>
        <w:r w:rsidRPr="00B20F48">
          <w:rPr>
            <w:rFonts w:cs="Arial"/>
            <w:szCs w:val="24"/>
          </w:rPr>
          <w:tab/>
        </w:r>
        <w:r w:rsidRPr="00B20F48">
          <w:rPr>
            <w:rFonts w:cs="Arial"/>
            <w:szCs w:val="24"/>
          </w:rPr>
          <w:tab/>
        </w:r>
        <w:r w:rsidRPr="00B20F48">
          <w:rPr>
            <w:rFonts w:cs="Arial"/>
            <w:szCs w:val="24"/>
          </w:rPr>
          <w:tab/>
        </w:r>
        <w:r w:rsidRPr="00B20F48">
          <w:rPr>
            <w:rFonts w:cs="Arial"/>
            <w:szCs w:val="24"/>
          </w:rPr>
          <w:tab/>
        </w:r>
        <w:r w:rsidRPr="00B20F48">
          <w:rPr>
            <w:rFonts w:cs="Arial"/>
            <w:szCs w:val="24"/>
          </w:rPr>
          <w:tab/>
          <w:delText xml:space="preserve">     «</w:delText>
        </w:r>
        <w:r w:rsidR="00E9119C">
          <w:rPr>
            <w:rFonts w:cs="Arial"/>
            <w:szCs w:val="24"/>
          </w:rPr>
          <w:delText>___</w:delText>
        </w:r>
        <w:r w:rsidRPr="00B20F48">
          <w:rPr>
            <w:rFonts w:cs="Arial"/>
            <w:szCs w:val="24"/>
          </w:rPr>
          <w:delText>»</w:delText>
        </w:r>
        <w:r w:rsidR="00E9119C">
          <w:rPr>
            <w:rFonts w:cs="Arial"/>
            <w:szCs w:val="24"/>
          </w:rPr>
          <w:delText>_______</w:delText>
        </w:r>
        <w:r w:rsidRPr="00B20F48">
          <w:rPr>
            <w:rFonts w:cs="Arial"/>
            <w:szCs w:val="24"/>
          </w:rPr>
          <w:delText>202</w:delText>
        </w:r>
        <w:r w:rsidR="00E9119C">
          <w:rPr>
            <w:rFonts w:cs="Arial"/>
            <w:szCs w:val="24"/>
          </w:rPr>
          <w:delText>5</w:delText>
        </w:r>
        <w:r w:rsidRPr="00B20F48">
          <w:rPr>
            <w:rFonts w:cs="Arial"/>
            <w:szCs w:val="24"/>
          </w:rPr>
          <w:delText xml:space="preserve"> года</w:delText>
        </w:r>
      </w:del>
    </w:p>
    <w:p w14:paraId="277E26E7" w14:textId="77777777" w:rsidR="0021299C" w:rsidRPr="00B20F48" w:rsidRDefault="0021299C" w:rsidP="00B20F48">
      <w:pPr>
        <w:rPr>
          <w:del w:id="19" w:author="Comparison" w:date="2026-09-22T12:14:00Z" w16du:dateUtc="2026-09-22T16:14:00Z"/>
          <w:rFonts w:cs="Arial"/>
          <w:szCs w:val="24"/>
        </w:rPr>
      </w:pPr>
    </w:p>
    <w:p w14:paraId="2DA72FCE" w14:textId="6D513A39" w:rsidR="0021299C" w:rsidRPr="00B20F48" w:rsidRDefault="0021299C" w:rsidP="00B20F48">
      <w:pPr>
        <w:rPr>
          <w:del w:id="20" w:author="Comparison" w:date="2026-09-22T12:14:00Z" w16du:dateUtc="2026-09-22T16:14:00Z"/>
          <w:rFonts w:cs="Arial"/>
          <w:szCs w:val="24"/>
        </w:rPr>
      </w:pPr>
      <w:del w:id="21" w:author="Comparison" w:date="2026-09-22T12:14:00Z" w16du:dateUtc="2026-09-22T16:14:00Z">
        <w:r w:rsidRPr="00B20F48">
          <w:rPr>
            <w:rFonts w:cs="Arial"/>
            <w:szCs w:val="24"/>
          </w:rPr>
          <w:delText xml:space="preserve">Общество с ограниченной ответственностью «Нефтегрупп-Холдинг» (ООО «Нефтегрупп-Холдинг»), именуемое в дальнейшем «Раскрывающая сторона», с одной стороны, в лице генерального директора Груздова Леонида Дмитриевича, действующего на основании устава, и </w:delText>
        </w:r>
      </w:del>
    </w:p>
    <w:p w14:paraId="01E1BB0C" w14:textId="54199E90" w:rsidR="0021299C" w:rsidRPr="00B20F48" w:rsidRDefault="006D3075" w:rsidP="00B20F48">
      <w:pPr>
        <w:rPr>
          <w:del w:id="22" w:author="Comparison" w:date="2026-09-22T12:14:00Z" w16du:dateUtc="2026-09-22T16:14:00Z"/>
          <w:rFonts w:cs="Arial"/>
          <w:szCs w:val="24"/>
        </w:rPr>
      </w:pPr>
      <w:del w:id="23" w:author="Comparison" w:date="2026-09-22T12:14:00Z" w16du:dateUtc="2026-09-22T16:14:00Z">
        <w:r>
          <w:rPr>
            <w:rFonts w:cs="Arial"/>
            <w:szCs w:val="24"/>
          </w:rPr>
          <w:delText>_____________________________________________________________________</w:delText>
        </w:r>
        <w:r w:rsidR="0021299C" w:rsidRPr="00B20F48">
          <w:rPr>
            <w:rFonts w:cs="Arial"/>
            <w:szCs w:val="24"/>
          </w:rPr>
          <w:delText xml:space="preserve">, </w:delText>
        </w:r>
      </w:del>
    </w:p>
    <w:p w14:paraId="4BD15A3B" w14:textId="5137DBD1" w:rsidR="0021299C" w:rsidRPr="00B20F48" w:rsidRDefault="0021299C" w:rsidP="00B20F48">
      <w:pPr>
        <w:rPr>
          <w:del w:id="24" w:author="Comparison" w:date="2026-09-22T12:14:00Z" w16du:dateUtc="2026-09-22T16:14:00Z"/>
          <w:rFonts w:cs="Arial"/>
          <w:szCs w:val="24"/>
        </w:rPr>
      </w:pPr>
      <w:del w:id="25" w:author="Comparison" w:date="2026-09-22T12:14:00Z" w16du:dateUtc="2026-09-22T16:14:00Z">
        <w:r w:rsidRPr="00B20F48">
          <w:rPr>
            <w:rFonts w:cs="Arial"/>
            <w:szCs w:val="24"/>
          </w:rPr>
          <w:delText>далее именуемые совместно «Стороны», а по отдельности – «Сторона», заключили настоящее соглашение о конфиденциальности (далее – «Соглашение») о нижеследующем:</w:delText>
        </w:r>
      </w:del>
    </w:p>
    <w:p w14:paraId="397F5CFB" w14:textId="77F2E411" w:rsidR="0021299C" w:rsidRPr="00B20F48" w:rsidRDefault="0021299C" w:rsidP="00B20F48">
      <w:pPr>
        <w:pStyle w:val="ListParagraph"/>
        <w:numPr>
          <w:ilvl w:val="0"/>
          <w:numId w:val="1"/>
        </w:numPr>
        <w:ind w:left="0" w:firstLine="0"/>
        <w:contextualSpacing w:val="0"/>
        <w:jc w:val="center"/>
        <w:rPr>
          <w:del w:id="26" w:author="Comparison" w:date="2026-09-22T12:14:00Z" w16du:dateUtc="2026-09-22T16:14:00Z"/>
          <w:rFonts w:cs="Arial"/>
          <w:b/>
          <w:szCs w:val="24"/>
        </w:rPr>
      </w:pPr>
      <w:del w:id="27" w:author="Comparison" w:date="2026-09-22T12:14:00Z" w16du:dateUtc="2026-09-22T16:14:00Z">
        <w:r w:rsidRPr="00B20F48">
          <w:rPr>
            <w:rFonts w:cs="Arial"/>
            <w:b/>
            <w:szCs w:val="24"/>
          </w:rPr>
          <w:delText>ОПРЕДЕЛЕНИЯ</w:delText>
        </w:r>
      </w:del>
    </w:p>
    <w:p w14:paraId="661EE7F7" w14:textId="7D71A893" w:rsidR="0021299C" w:rsidRPr="00B20F48" w:rsidRDefault="0021299C" w:rsidP="00B20F48">
      <w:pPr>
        <w:rPr>
          <w:del w:id="28" w:author="Comparison" w:date="2026-09-22T12:14:00Z" w16du:dateUtc="2026-09-22T16:14:00Z"/>
          <w:rFonts w:cs="Arial"/>
          <w:szCs w:val="24"/>
        </w:rPr>
      </w:pPr>
      <w:del w:id="29" w:author="Comparison" w:date="2026-09-22T12:14:00Z" w16du:dateUtc="2026-09-22T16:14:00Z">
        <w:r w:rsidRPr="00B20F48">
          <w:rPr>
            <w:rFonts w:cs="Arial"/>
            <w:szCs w:val="24"/>
          </w:rPr>
          <w:delText>Для целей Соглашения:</w:delText>
        </w:r>
      </w:del>
    </w:p>
    <w:p w14:paraId="09DB33B9" w14:textId="3C245118" w:rsidR="0021299C" w:rsidRPr="00B20F48" w:rsidRDefault="0021299C" w:rsidP="00B20F48">
      <w:pPr>
        <w:pStyle w:val="ListParagraph"/>
        <w:numPr>
          <w:ilvl w:val="1"/>
          <w:numId w:val="1"/>
        </w:numPr>
        <w:ind w:left="737" w:hanging="737"/>
        <w:contextualSpacing w:val="0"/>
        <w:rPr>
          <w:del w:id="30" w:author="Comparison" w:date="2026-09-22T12:14:00Z" w16du:dateUtc="2026-09-22T16:14:00Z"/>
          <w:rFonts w:cs="Arial"/>
          <w:szCs w:val="24"/>
        </w:rPr>
      </w:pPr>
      <w:del w:id="31" w:author="Comparison" w:date="2026-09-22T12:14:00Z" w16du:dateUtc="2026-09-22T16:14:00Z">
        <w:r w:rsidRPr="00B20F48">
          <w:rPr>
            <w:rFonts w:cs="Arial"/>
            <w:b/>
            <w:szCs w:val="24"/>
          </w:rPr>
          <w:delText>Раскрывающая сторона</w:delText>
        </w:r>
        <w:r w:rsidRPr="00B20F48">
          <w:rPr>
            <w:rFonts w:cs="Arial"/>
            <w:szCs w:val="24"/>
          </w:rPr>
          <w:delText xml:space="preserve"> – Сторона, которая на законных основаниях владеет Конфиденциальной информацией и передает ее в пользование Принимающей стороне на условиях Соглашения.</w:delText>
        </w:r>
      </w:del>
    </w:p>
    <w:p w14:paraId="3C339849" w14:textId="7242D3E9" w:rsidR="0021299C" w:rsidRPr="00B20F48" w:rsidRDefault="0021299C" w:rsidP="00B20F48">
      <w:pPr>
        <w:pStyle w:val="ListParagraph"/>
        <w:numPr>
          <w:ilvl w:val="1"/>
          <w:numId w:val="1"/>
        </w:numPr>
        <w:ind w:left="737" w:hanging="737"/>
        <w:contextualSpacing w:val="0"/>
        <w:rPr>
          <w:del w:id="32" w:author="Comparison" w:date="2026-09-22T12:14:00Z" w16du:dateUtc="2026-09-22T16:14:00Z"/>
          <w:rFonts w:cs="Arial"/>
          <w:szCs w:val="24"/>
        </w:rPr>
      </w:pPr>
      <w:del w:id="33" w:author="Comparison" w:date="2026-09-22T12:14:00Z" w16du:dateUtc="2026-09-22T16:14:00Z">
        <w:r w:rsidRPr="00B20F48">
          <w:rPr>
            <w:rFonts w:cs="Arial"/>
            <w:b/>
            <w:szCs w:val="24"/>
          </w:rPr>
          <w:delText>Принимающая сторона</w:delText>
        </w:r>
        <w:r w:rsidRPr="00B20F48">
          <w:rPr>
            <w:rFonts w:cs="Arial"/>
            <w:szCs w:val="24"/>
          </w:rPr>
          <w:delText xml:space="preserve"> – Сторона, которая принимает в пользование Конфиденциальную информацию от Раскрывающей стороны на условиях Соглашения.</w:delText>
        </w:r>
      </w:del>
    </w:p>
    <w:p w14:paraId="28AD7592" w14:textId="252FD377" w:rsidR="00544A41" w:rsidRPr="00B20F48" w:rsidRDefault="0021299C" w:rsidP="00B20F48">
      <w:pPr>
        <w:pStyle w:val="ListParagraph"/>
        <w:numPr>
          <w:ilvl w:val="1"/>
          <w:numId w:val="1"/>
        </w:numPr>
        <w:ind w:left="737" w:hanging="737"/>
        <w:contextualSpacing w:val="0"/>
        <w:rPr>
          <w:del w:id="34" w:author="Comparison" w:date="2026-09-22T12:14:00Z" w16du:dateUtc="2026-09-22T16:14:00Z"/>
          <w:rFonts w:cs="Arial"/>
          <w:szCs w:val="24"/>
        </w:rPr>
      </w:pPr>
      <w:del w:id="35" w:author="Comparison" w:date="2026-09-22T12:14:00Z" w16du:dateUtc="2026-09-22T16:14:00Z">
        <w:r w:rsidRPr="00B20F48">
          <w:rPr>
            <w:rFonts w:cs="Arial"/>
            <w:b/>
            <w:szCs w:val="24"/>
          </w:rPr>
          <w:delText>Конфиденциальная информация</w:delText>
        </w:r>
        <w:r w:rsidRPr="00B20F48">
          <w:rPr>
            <w:rFonts w:cs="Arial"/>
            <w:szCs w:val="24"/>
          </w:rPr>
          <w:delText xml:space="preserve"> – информация, которую Раскрывающая сторона передает Принимающей стороне</w:delText>
        </w:r>
        <w:r w:rsidR="00FE3529" w:rsidRPr="00B20F48">
          <w:rPr>
            <w:rFonts w:cs="Arial"/>
            <w:szCs w:val="24"/>
          </w:rPr>
          <w:delText xml:space="preserve"> с указанием как на Конфиденциальную</w:delText>
        </w:r>
        <w:r w:rsidRPr="00B20F48">
          <w:rPr>
            <w:rFonts w:cs="Arial"/>
            <w:szCs w:val="24"/>
          </w:rPr>
          <w:delText xml:space="preserve">. </w:delText>
        </w:r>
      </w:del>
    </w:p>
    <w:p w14:paraId="39D0F816" w14:textId="4B1185AA" w:rsidR="00544A41" w:rsidRPr="00B20F48" w:rsidRDefault="0021299C" w:rsidP="00B20F48">
      <w:pPr>
        <w:pStyle w:val="ListParagraph"/>
        <w:ind w:left="737"/>
        <w:contextualSpacing w:val="0"/>
        <w:rPr>
          <w:del w:id="36" w:author="Comparison" w:date="2026-09-22T12:14:00Z" w16du:dateUtc="2026-09-22T16:14:00Z"/>
          <w:rFonts w:cs="Arial"/>
          <w:szCs w:val="24"/>
        </w:rPr>
      </w:pPr>
      <w:del w:id="37" w:author="Comparison" w:date="2026-09-22T12:14:00Z" w16du:dateUtc="2026-09-22T16:14:00Z">
        <w:r w:rsidRPr="00B20F48">
          <w:rPr>
            <w:rFonts w:cs="Arial"/>
            <w:szCs w:val="24"/>
          </w:rPr>
          <w:delText xml:space="preserve">Конфиденциальная информация может быть сообщена только в порядке, указанном в п. 3.3. Соглашения. </w:delText>
        </w:r>
      </w:del>
    </w:p>
    <w:p w14:paraId="32C39E07" w14:textId="656DA146" w:rsidR="0021299C" w:rsidRPr="00B20F48" w:rsidRDefault="0021299C" w:rsidP="00B20F48">
      <w:pPr>
        <w:pStyle w:val="ListParagraph"/>
        <w:ind w:left="737"/>
        <w:contextualSpacing w:val="0"/>
        <w:rPr>
          <w:del w:id="38" w:author="Comparison" w:date="2026-09-22T12:14:00Z" w16du:dateUtc="2026-09-22T16:14:00Z"/>
          <w:rFonts w:cs="Arial"/>
          <w:szCs w:val="24"/>
        </w:rPr>
      </w:pPr>
      <w:del w:id="39" w:author="Comparison" w:date="2026-09-22T12:14:00Z" w16du:dateUtc="2026-09-22T16:14:00Z">
        <w:r w:rsidRPr="00B20F48">
          <w:rPr>
            <w:rFonts w:cs="Arial"/>
            <w:szCs w:val="24"/>
          </w:rPr>
          <w:delText>Информация не будет считаться Конфиденциальной информацией, и Принимающая сторона не будет иметь никаких обязательств в отношении данной информации, если эта информация на момент передачи:</w:delText>
        </w:r>
      </w:del>
    </w:p>
    <w:p w14:paraId="15923BD3" w14:textId="2C2D01D8" w:rsidR="0021299C" w:rsidRPr="00B20F48" w:rsidRDefault="0021299C" w:rsidP="00B20F48">
      <w:pPr>
        <w:pStyle w:val="ListParagraph"/>
        <w:numPr>
          <w:ilvl w:val="0"/>
          <w:numId w:val="6"/>
        </w:numPr>
        <w:ind w:left="1094" w:hanging="357"/>
        <w:contextualSpacing w:val="0"/>
        <w:rPr>
          <w:del w:id="40" w:author="Comparison" w:date="2026-09-22T12:14:00Z" w16du:dateUtc="2026-09-22T16:14:00Z"/>
          <w:rFonts w:cs="Arial"/>
          <w:szCs w:val="24"/>
        </w:rPr>
      </w:pPr>
      <w:del w:id="41" w:author="Comparison" w:date="2026-09-22T12:14:00Z" w16du:dateUtc="2026-09-22T16:14:00Z">
        <w:r w:rsidRPr="00B20F48">
          <w:rPr>
            <w:rFonts w:cs="Arial"/>
            <w:szCs w:val="24"/>
          </w:rPr>
          <w:delText>является общедоступной (используется в печати, иных средствах массовой информации, сети Интернет);</w:delText>
        </w:r>
      </w:del>
    </w:p>
    <w:p w14:paraId="260DD9DB" w14:textId="571FBDEF" w:rsidR="0021299C" w:rsidRPr="00B20F48" w:rsidRDefault="0021299C" w:rsidP="00B20F48">
      <w:pPr>
        <w:pStyle w:val="ListParagraph"/>
        <w:numPr>
          <w:ilvl w:val="0"/>
          <w:numId w:val="6"/>
        </w:numPr>
        <w:ind w:left="1094" w:hanging="357"/>
        <w:contextualSpacing w:val="0"/>
        <w:rPr>
          <w:del w:id="42" w:author="Comparison" w:date="2026-09-22T12:14:00Z" w16du:dateUtc="2026-09-22T16:14:00Z"/>
          <w:rFonts w:cs="Arial"/>
          <w:szCs w:val="24"/>
        </w:rPr>
      </w:pPr>
      <w:del w:id="43" w:author="Comparison" w:date="2026-09-22T12:14:00Z" w16du:dateUtc="2026-09-22T16:14:00Z">
        <w:r w:rsidRPr="00B20F48">
          <w:rPr>
            <w:rFonts w:cs="Arial"/>
            <w:szCs w:val="24"/>
          </w:rPr>
          <w:delText>разрешена к распространению с письменного согласия Раскрывающей стороны;</w:delText>
        </w:r>
      </w:del>
    </w:p>
    <w:p w14:paraId="419A0CB4" w14:textId="5847D55E" w:rsidR="0021299C" w:rsidRPr="00B20F48" w:rsidRDefault="0021299C" w:rsidP="00B20F48">
      <w:pPr>
        <w:pStyle w:val="ListParagraph"/>
        <w:numPr>
          <w:ilvl w:val="0"/>
          <w:numId w:val="6"/>
        </w:numPr>
        <w:ind w:left="1094" w:hanging="357"/>
        <w:contextualSpacing w:val="0"/>
        <w:rPr>
          <w:del w:id="44" w:author="Comparison" w:date="2026-09-22T12:14:00Z" w16du:dateUtc="2026-09-22T16:14:00Z"/>
          <w:rFonts w:cs="Arial"/>
          <w:szCs w:val="24"/>
        </w:rPr>
      </w:pPr>
      <w:del w:id="45" w:author="Comparison" w:date="2026-09-22T12:14:00Z" w16du:dateUtc="2026-09-22T16:14:00Z">
        <w:r w:rsidRPr="00B20F48">
          <w:rPr>
            <w:rFonts w:cs="Arial"/>
            <w:szCs w:val="24"/>
          </w:rPr>
          <w:delText>не может считаться Конфиденциальной информацией в соответствии с действующим законодательством.</w:delText>
        </w:r>
      </w:del>
    </w:p>
    <w:p w14:paraId="5556DFDE" w14:textId="77777777" w:rsidR="0021299C" w:rsidRPr="00B20F48" w:rsidRDefault="0021299C" w:rsidP="00B20F48">
      <w:pPr>
        <w:pStyle w:val="ListParagraph"/>
        <w:numPr>
          <w:ilvl w:val="1"/>
          <w:numId w:val="1"/>
        </w:numPr>
        <w:ind w:left="737" w:hanging="737"/>
        <w:contextualSpacing w:val="0"/>
        <w:rPr>
          <w:del w:id="46" w:author="Comparison" w:date="2026-09-22T12:14:00Z" w16du:dateUtc="2026-09-22T16:14:00Z"/>
          <w:rFonts w:cs="Arial"/>
          <w:szCs w:val="24"/>
        </w:rPr>
      </w:pPr>
      <w:del w:id="47" w:author="Comparison" w:date="2026-09-22T12:14:00Z" w16du:dateUtc="2026-09-22T16:14:00Z">
        <w:r w:rsidRPr="00B20F48">
          <w:rPr>
            <w:rFonts w:cs="Arial"/>
            <w:b/>
            <w:szCs w:val="24"/>
          </w:rPr>
          <w:delText>ВКД</w:delText>
        </w:r>
        <w:r w:rsidRPr="00B20F48">
          <w:rPr>
            <w:rFonts w:cs="Arial"/>
            <w:szCs w:val="24"/>
          </w:rPr>
          <w:delText xml:space="preserve"> – виртуальная комната данных (хранилище электронных документов), сформированная Раскрывающей стороной в целях передачи Конфиденциальной информации Принимающей стороне.</w:delText>
        </w:r>
      </w:del>
    </w:p>
    <w:p w14:paraId="3DBAAFD9" w14:textId="6AF71017" w:rsidR="0021299C" w:rsidRPr="00B20F48" w:rsidRDefault="0021299C" w:rsidP="00B20F48">
      <w:pPr>
        <w:pStyle w:val="ListParagraph"/>
        <w:numPr>
          <w:ilvl w:val="1"/>
          <w:numId w:val="1"/>
        </w:numPr>
        <w:ind w:left="737" w:hanging="737"/>
        <w:contextualSpacing w:val="0"/>
        <w:rPr>
          <w:del w:id="48" w:author="Comparison" w:date="2026-09-22T12:14:00Z" w16du:dateUtc="2026-09-22T16:14:00Z"/>
          <w:rFonts w:cs="Arial"/>
          <w:szCs w:val="24"/>
        </w:rPr>
      </w:pPr>
      <w:del w:id="49" w:author="Comparison" w:date="2026-09-22T12:14:00Z" w16du:dateUtc="2026-09-22T16:14:00Z">
        <w:r w:rsidRPr="00B20F48">
          <w:rPr>
            <w:rFonts w:cs="Arial"/>
            <w:b/>
            <w:szCs w:val="24"/>
          </w:rPr>
          <w:delText>Пользователи ВКД</w:delText>
        </w:r>
        <w:r w:rsidRPr="00B20F48">
          <w:rPr>
            <w:rFonts w:cs="Arial"/>
            <w:szCs w:val="24"/>
          </w:rPr>
          <w:delText xml:space="preserve"> – физические лица, которым предоставлен доступ к ВКД по запросу Принимающей стороны с учетом положений Соглашения.</w:delText>
        </w:r>
      </w:del>
    </w:p>
    <w:p w14:paraId="15A47375" w14:textId="62FACFBA" w:rsidR="0021299C" w:rsidRPr="00B20F48" w:rsidRDefault="0021299C" w:rsidP="00B20F48">
      <w:pPr>
        <w:pStyle w:val="ListParagraph"/>
        <w:numPr>
          <w:ilvl w:val="0"/>
          <w:numId w:val="1"/>
        </w:numPr>
        <w:ind w:left="0" w:firstLine="0"/>
        <w:contextualSpacing w:val="0"/>
        <w:jc w:val="center"/>
        <w:rPr>
          <w:del w:id="50" w:author="Comparison" w:date="2026-09-22T12:14:00Z" w16du:dateUtc="2026-09-22T16:14:00Z"/>
          <w:rFonts w:cs="Arial"/>
          <w:b/>
          <w:szCs w:val="24"/>
        </w:rPr>
      </w:pPr>
      <w:del w:id="51" w:author="Comparison" w:date="2026-09-22T12:14:00Z" w16du:dateUtc="2026-09-22T16:14:00Z">
        <w:r w:rsidRPr="00B20F48">
          <w:rPr>
            <w:rFonts w:cs="Arial"/>
            <w:b/>
            <w:szCs w:val="24"/>
          </w:rPr>
          <w:delText>ПРЕДМЕТ СОГЛАШЕНИЯ</w:delText>
        </w:r>
      </w:del>
    </w:p>
    <w:p w14:paraId="5E0EB5E2" w14:textId="11456B12" w:rsidR="0021299C" w:rsidRPr="00B20F48" w:rsidRDefault="0021299C" w:rsidP="00B20F48">
      <w:pPr>
        <w:pStyle w:val="ListParagraph"/>
        <w:numPr>
          <w:ilvl w:val="1"/>
          <w:numId w:val="1"/>
        </w:numPr>
        <w:ind w:left="737" w:hanging="737"/>
        <w:contextualSpacing w:val="0"/>
        <w:rPr>
          <w:del w:id="52" w:author="Comparison" w:date="2026-09-22T12:14:00Z" w16du:dateUtc="2026-09-22T16:14:00Z"/>
          <w:rFonts w:cs="Arial"/>
          <w:szCs w:val="24"/>
        </w:rPr>
      </w:pPr>
      <w:del w:id="53" w:author="Comparison" w:date="2026-09-22T12:14:00Z" w16du:dateUtc="2026-09-22T16:14:00Z">
        <w:r w:rsidRPr="00B20F48">
          <w:rPr>
            <w:rFonts w:cs="Arial"/>
            <w:szCs w:val="24"/>
          </w:rPr>
          <w:delText>Раскрывающая сторона передает Принимающей стороне во временное пользование Конфиденциальную информацию, а Принимающая сторона принимает Конфиденциальную информацию, обеспечивает сохранность, неразглашение Конфиденциальной информации и использует ее исключительно в целях проведения торгов по продаже доли в уставном капитале ООО «СИНТЕК» (ОГРН 1187031059599) в размере 100 % (сто процентов).</w:delText>
        </w:r>
      </w:del>
    </w:p>
    <w:p w14:paraId="480F1561" w14:textId="77777777" w:rsidR="0021299C" w:rsidRPr="00B20F48" w:rsidRDefault="0021299C" w:rsidP="00B20F48">
      <w:pPr>
        <w:pStyle w:val="ListParagraph"/>
        <w:numPr>
          <w:ilvl w:val="0"/>
          <w:numId w:val="1"/>
        </w:numPr>
        <w:ind w:left="0" w:firstLine="0"/>
        <w:contextualSpacing w:val="0"/>
        <w:jc w:val="center"/>
        <w:rPr>
          <w:del w:id="54" w:author="Comparison" w:date="2026-09-22T12:14:00Z" w16du:dateUtc="2026-09-22T16:14:00Z"/>
          <w:rFonts w:cs="Arial"/>
          <w:b/>
          <w:szCs w:val="24"/>
        </w:rPr>
      </w:pPr>
      <w:del w:id="55" w:author="Comparison" w:date="2026-09-22T12:14:00Z" w16du:dateUtc="2026-09-22T16:14:00Z">
        <w:r w:rsidRPr="00B20F48">
          <w:rPr>
            <w:rFonts w:cs="Arial"/>
            <w:b/>
            <w:szCs w:val="24"/>
          </w:rPr>
          <w:delText>ПРАВА И ОБЯЗАННОСТИ СТОРОН</w:delText>
        </w:r>
      </w:del>
    </w:p>
    <w:p w14:paraId="05BD2B98" w14:textId="77777777" w:rsidR="0021299C" w:rsidRPr="00B20F48" w:rsidRDefault="0021299C" w:rsidP="00B20F48">
      <w:pPr>
        <w:pStyle w:val="ListParagraph"/>
        <w:numPr>
          <w:ilvl w:val="1"/>
          <w:numId w:val="1"/>
        </w:numPr>
        <w:ind w:left="737" w:hanging="737"/>
        <w:contextualSpacing w:val="0"/>
        <w:rPr>
          <w:del w:id="56" w:author="Comparison" w:date="2026-09-22T12:14:00Z" w16du:dateUtc="2026-09-22T16:14:00Z"/>
          <w:rFonts w:cs="Arial"/>
          <w:szCs w:val="24"/>
        </w:rPr>
      </w:pPr>
      <w:del w:id="57" w:author="Comparison" w:date="2026-09-22T12:14:00Z" w16du:dateUtc="2026-09-22T16:14:00Z">
        <w:r w:rsidRPr="00B20F48">
          <w:rPr>
            <w:rFonts w:cs="Arial"/>
            <w:szCs w:val="24"/>
          </w:rPr>
          <w:delText>Принимающая сторона обязуется:</w:delText>
        </w:r>
      </w:del>
    </w:p>
    <w:p w14:paraId="2015D069" w14:textId="4AEE4F48" w:rsidR="0021299C" w:rsidRPr="00B20F48" w:rsidRDefault="0021299C" w:rsidP="00B20F48">
      <w:pPr>
        <w:pStyle w:val="ListParagraph"/>
        <w:numPr>
          <w:ilvl w:val="2"/>
          <w:numId w:val="1"/>
        </w:numPr>
        <w:ind w:left="737" w:hanging="737"/>
        <w:contextualSpacing w:val="0"/>
        <w:rPr>
          <w:del w:id="58" w:author="Comparison" w:date="2026-09-22T12:14:00Z" w16du:dateUtc="2026-09-22T16:14:00Z"/>
          <w:rFonts w:cs="Arial"/>
          <w:szCs w:val="24"/>
        </w:rPr>
      </w:pPr>
      <w:del w:id="59" w:author="Comparison" w:date="2026-09-22T12:14:00Z" w16du:dateUtc="2026-09-22T16:14:00Z">
        <w:r w:rsidRPr="00B20F48">
          <w:rPr>
            <w:rFonts w:cs="Arial"/>
            <w:szCs w:val="24"/>
          </w:rPr>
          <w:delText>Использовать Конфиденциальную информацию исключительно в целях, указанных в разделе 2 Соглашения.</w:delText>
        </w:r>
      </w:del>
    </w:p>
    <w:p w14:paraId="4AA9627A" w14:textId="59FB85F7" w:rsidR="0021299C" w:rsidRPr="00B20F48" w:rsidRDefault="0021299C" w:rsidP="00B20F48">
      <w:pPr>
        <w:pStyle w:val="ListParagraph"/>
        <w:numPr>
          <w:ilvl w:val="2"/>
          <w:numId w:val="1"/>
        </w:numPr>
        <w:ind w:left="737" w:hanging="737"/>
        <w:contextualSpacing w:val="0"/>
        <w:rPr>
          <w:del w:id="60" w:author="Comparison" w:date="2026-09-22T12:14:00Z" w16du:dateUtc="2026-09-22T16:14:00Z"/>
          <w:rFonts w:cs="Arial"/>
          <w:szCs w:val="24"/>
        </w:rPr>
      </w:pPr>
      <w:del w:id="61" w:author="Comparison" w:date="2026-09-22T12:14:00Z" w16du:dateUtc="2026-09-22T16:14:00Z">
        <w:r w:rsidRPr="00B20F48">
          <w:rPr>
            <w:rFonts w:cs="Arial"/>
            <w:szCs w:val="24"/>
          </w:rPr>
          <w:delText xml:space="preserve">Обеспечить конфиденциальность Конфиденциальной информации в течение срока действия Соглашения. </w:delText>
        </w:r>
      </w:del>
    </w:p>
    <w:p w14:paraId="72687DF1" w14:textId="56D15435" w:rsidR="0021299C" w:rsidRPr="00B20F48" w:rsidRDefault="0021299C" w:rsidP="00B20F48">
      <w:pPr>
        <w:pStyle w:val="ListParagraph"/>
        <w:numPr>
          <w:ilvl w:val="2"/>
          <w:numId w:val="1"/>
        </w:numPr>
        <w:ind w:left="737" w:hanging="737"/>
        <w:contextualSpacing w:val="0"/>
        <w:rPr>
          <w:del w:id="62" w:author="Comparison" w:date="2026-09-22T12:14:00Z" w16du:dateUtc="2026-09-22T16:14:00Z"/>
          <w:rFonts w:cs="Arial"/>
          <w:szCs w:val="24"/>
        </w:rPr>
      </w:pPr>
      <w:del w:id="63" w:author="Comparison" w:date="2026-09-22T12:14:00Z" w16du:dateUtc="2026-09-22T16:14:00Z">
        <w:r w:rsidRPr="00B20F48">
          <w:rPr>
            <w:rFonts w:cs="Arial"/>
            <w:szCs w:val="24"/>
          </w:rPr>
          <w:delText>Не передавать Конфиденциальную информацию третьим лицам без предварительного письменного согласия Раскрывающей стороны.</w:delText>
        </w:r>
      </w:del>
    </w:p>
    <w:p w14:paraId="71284A3F" w14:textId="37986606" w:rsidR="0021299C" w:rsidRPr="00B20F48" w:rsidRDefault="0021299C" w:rsidP="00B20F48">
      <w:pPr>
        <w:pStyle w:val="ListParagraph"/>
        <w:numPr>
          <w:ilvl w:val="2"/>
          <w:numId w:val="1"/>
        </w:numPr>
        <w:ind w:left="737" w:hanging="737"/>
        <w:contextualSpacing w:val="0"/>
        <w:rPr>
          <w:del w:id="64" w:author="Comparison" w:date="2026-09-22T12:14:00Z" w16du:dateUtc="2026-09-22T16:14:00Z"/>
          <w:rFonts w:cs="Arial"/>
          <w:szCs w:val="24"/>
        </w:rPr>
      </w:pPr>
      <w:del w:id="65" w:author="Comparison" w:date="2026-09-22T12:14:00Z" w16du:dateUtc="2026-09-22T16:14:00Z">
        <w:r w:rsidRPr="00B20F48">
          <w:rPr>
            <w:rFonts w:cs="Arial"/>
            <w:szCs w:val="24"/>
          </w:rPr>
          <w:delText>Направить Раскрывающей стороне перечень и данные Пользователей ВКД для организации персонального доступа к Конфиденциальной информации в электронной форме.</w:delText>
        </w:r>
      </w:del>
    </w:p>
    <w:p w14:paraId="1A8C79EB" w14:textId="68A823D1" w:rsidR="0021299C" w:rsidRPr="00B20F48" w:rsidRDefault="0021299C" w:rsidP="00B20F48">
      <w:pPr>
        <w:pStyle w:val="ListParagraph"/>
        <w:numPr>
          <w:ilvl w:val="2"/>
          <w:numId w:val="1"/>
        </w:numPr>
        <w:ind w:left="737" w:hanging="737"/>
        <w:contextualSpacing w:val="0"/>
        <w:rPr>
          <w:del w:id="66" w:author="Comparison" w:date="2026-09-22T12:14:00Z" w16du:dateUtc="2026-09-22T16:14:00Z"/>
          <w:rFonts w:cs="Arial"/>
          <w:szCs w:val="24"/>
        </w:rPr>
      </w:pPr>
      <w:del w:id="67" w:author="Comparison" w:date="2026-09-22T12:14:00Z" w16du:dateUtc="2026-09-22T16:14:00Z">
        <w:r w:rsidRPr="00B20F48">
          <w:rPr>
            <w:rFonts w:cs="Arial"/>
            <w:szCs w:val="24"/>
          </w:rPr>
          <w:delText xml:space="preserve">Соблюдать столь же высокую степень конфиденциальности во избежание разглашения или несанкционированного использования Конфиденциальной информации, какую Принимающая сторона соблюдала бы в отношении своей собственной Конфиденциальной информации. Принимать меры по предотвращению утраты Конфиденциальной информации и ее защите от несанкционированного доступа, в том числе от утечки по техническим каналам, программно-технических воздействий с целью нарушения целостности (модификации, уничтожения) Конфиденциальной информации в процессе ее обработки, передачи и хранения. </w:delText>
        </w:r>
      </w:del>
    </w:p>
    <w:p w14:paraId="196F2B13" w14:textId="041375A0" w:rsidR="0021299C" w:rsidRPr="00B20F48" w:rsidRDefault="0021299C" w:rsidP="00B20F48">
      <w:pPr>
        <w:pStyle w:val="ListParagraph"/>
        <w:numPr>
          <w:ilvl w:val="2"/>
          <w:numId w:val="1"/>
        </w:numPr>
        <w:ind w:left="737" w:hanging="737"/>
        <w:contextualSpacing w:val="0"/>
        <w:rPr>
          <w:del w:id="68" w:author="Comparison" w:date="2026-09-22T12:14:00Z" w16du:dateUtc="2026-09-22T16:14:00Z"/>
          <w:rFonts w:cs="Arial"/>
          <w:szCs w:val="24"/>
        </w:rPr>
      </w:pPr>
      <w:del w:id="69" w:author="Comparison" w:date="2026-09-22T12:14:00Z" w16du:dateUtc="2026-09-22T16:14:00Z">
        <w:r w:rsidRPr="00B20F48">
          <w:rPr>
            <w:rFonts w:cs="Arial"/>
            <w:szCs w:val="24"/>
          </w:rPr>
          <w:delText xml:space="preserve">Незамедлительно сообщить Раскрывающей стороне о допущенном Принимающей стороной, лицами, которым Принимающей стороной была раскрыта Конфиденциальная информация, либо о ставшем известным Принимающей стороне факте разглашения или угрозы разглашения, о несанкционированном получении или несанкционированном использовании Конфиденциальной информации. </w:delText>
        </w:r>
      </w:del>
    </w:p>
    <w:p w14:paraId="34161212" w14:textId="415C2EF4" w:rsidR="0021299C" w:rsidRPr="00B20F48" w:rsidRDefault="0021299C" w:rsidP="00B20F48">
      <w:pPr>
        <w:pStyle w:val="ListParagraph"/>
        <w:numPr>
          <w:ilvl w:val="2"/>
          <w:numId w:val="1"/>
        </w:numPr>
        <w:ind w:left="737" w:hanging="737"/>
        <w:contextualSpacing w:val="0"/>
        <w:rPr>
          <w:del w:id="70" w:author="Comparison" w:date="2026-09-22T12:14:00Z" w16du:dateUtc="2026-09-22T16:14:00Z"/>
          <w:rFonts w:cs="Arial"/>
          <w:szCs w:val="24"/>
        </w:rPr>
      </w:pPr>
      <w:del w:id="71" w:author="Comparison" w:date="2026-09-22T12:14:00Z" w16du:dateUtc="2026-09-22T16:14:00Z">
        <w:r w:rsidRPr="00B20F48">
          <w:rPr>
            <w:rFonts w:cs="Arial"/>
            <w:szCs w:val="24"/>
          </w:rPr>
          <w:delText>Предупредить своих работников под подпись об ответственности за нарушение обеспечения конфиденциальности полученной Конфиденциальной информации, требований к обеспечению ее безопасности, к созданию и обеспечению работы систем безопасности по хранению Конфиденциальной информации в письменном виде.</w:delText>
        </w:r>
      </w:del>
    </w:p>
    <w:p w14:paraId="2B18355F" w14:textId="19EE693C" w:rsidR="0021299C" w:rsidRPr="00B20F48" w:rsidRDefault="0021299C" w:rsidP="00B20F48">
      <w:pPr>
        <w:pStyle w:val="ListParagraph"/>
        <w:numPr>
          <w:ilvl w:val="2"/>
          <w:numId w:val="1"/>
        </w:numPr>
        <w:ind w:left="737" w:hanging="737"/>
        <w:contextualSpacing w:val="0"/>
        <w:rPr>
          <w:del w:id="72" w:author="Comparison" w:date="2026-09-22T12:14:00Z" w16du:dateUtc="2026-09-22T16:14:00Z"/>
          <w:rFonts w:cs="Arial"/>
          <w:szCs w:val="24"/>
        </w:rPr>
      </w:pPr>
      <w:del w:id="73" w:author="Comparison" w:date="2026-09-22T12:14:00Z" w16du:dateUtc="2026-09-22T16:14:00Z">
        <w:r w:rsidRPr="00B20F48">
          <w:rPr>
            <w:rFonts w:cs="Arial"/>
            <w:szCs w:val="24"/>
          </w:rPr>
          <w:delText>Провести консультации с Раскрывающей стороной относительно предполагаемой формы, сроков, характера и целей раскрытия Конфиденциальной информации согласно п. 3.2.2</w:delText>
        </w:r>
        <w:r w:rsidR="00B10246" w:rsidRPr="00B20F48">
          <w:rPr>
            <w:rFonts w:cs="Arial"/>
            <w:szCs w:val="24"/>
          </w:rPr>
          <w:delText>.</w:delText>
        </w:r>
        <w:r w:rsidRPr="00B20F48">
          <w:rPr>
            <w:rFonts w:cs="Arial"/>
            <w:szCs w:val="24"/>
          </w:rPr>
          <w:delText xml:space="preserve"> Соглашения.</w:delText>
        </w:r>
      </w:del>
    </w:p>
    <w:p w14:paraId="61F26D54" w14:textId="5D302E05" w:rsidR="0021299C" w:rsidRPr="00B20F48" w:rsidRDefault="0021299C" w:rsidP="00B20F48">
      <w:pPr>
        <w:pStyle w:val="ListParagraph"/>
        <w:numPr>
          <w:ilvl w:val="2"/>
          <w:numId w:val="1"/>
        </w:numPr>
        <w:ind w:left="737" w:hanging="737"/>
        <w:contextualSpacing w:val="0"/>
        <w:rPr>
          <w:del w:id="74" w:author="Comparison" w:date="2026-09-22T12:14:00Z" w16du:dateUtc="2026-09-22T16:14:00Z"/>
          <w:rFonts w:cs="Arial"/>
          <w:szCs w:val="24"/>
        </w:rPr>
      </w:pPr>
      <w:del w:id="75" w:author="Comparison" w:date="2026-09-22T12:14:00Z" w16du:dateUtc="2026-09-22T16:14:00Z">
        <w:r w:rsidRPr="00B20F48">
          <w:rPr>
            <w:rFonts w:cs="Arial"/>
            <w:szCs w:val="24"/>
          </w:rPr>
          <w:delText>Принимающая сторона обязана не позднее 3 (трех) рабочих дней со дня завершения использования Конфиденциальной информации в соответствии с раздело</w:delText>
        </w:r>
        <w:r w:rsidR="00544A41" w:rsidRPr="00B20F48">
          <w:rPr>
            <w:rFonts w:cs="Arial"/>
            <w:szCs w:val="24"/>
          </w:rPr>
          <w:delText>м</w:delText>
        </w:r>
        <w:r w:rsidRPr="00B20F48">
          <w:rPr>
            <w:rFonts w:cs="Arial"/>
            <w:szCs w:val="24"/>
          </w:rPr>
          <w:delText xml:space="preserve"> 2 Соглашения, либо прекращения действия Соглашения, либо получения требования Раскрывающей стороны:</w:delText>
        </w:r>
      </w:del>
    </w:p>
    <w:p w14:paraId="578D1E53" w14:textId="44CD46AE" w:rsidR="0021299C" w:rsidRPr="00B20F48" w:rsidRDefault="0021299C" w:rsidP="00B20F48">
      <w:pPr>
        <w:pStyle w:val="ListParagraph"/>
        <w:numPr>
          <w:ilvl w:val="0"/>
          <w:numId w:val="7"/>
        </w:numPr>
        <w:ind w:left="1094" w:hanging="357"/>
        <w:contextualSpacing w:val="0"/>
        <w:rPr>
          <w:del w:id="76" w:author="Comparison" w:date="2026-09-22T12:14:00Z" w16du:dateUtc="2026-09-22T16:14:00Z"/>
          <w:rFonts w:cs="Arial"/>
          <w:szCs w:val="24"/>
        </w:rPr>
      </w:pPr>
      <w:del w:id="77" w:author="Comparison" w:date="2026-09-22T12:14:00Z" w16du:dateUtc="2026-09-22T16:14:00Z">
        <w:r w:rsidRPr="00B20F48">
          <w:rPr>
            <w:rFonts w:cs="Arial"/>
            <w:szCs w:val="24"/>
          </w:rPr>
          <w:delText xml:space="preserve">возвратить всю предоставленную Конфиденциальную информацию, а также ее копии (в том числе копии на электронных носителях) и аналитические материалы, подготовленные с использованием Конфиденциальной информации, по следующему адресу: г. Москва, ул. Малая Полянка, </w:delText>
        </w:r>
        <w:r w:rsidR="00544A41" w:rsidRPr="00B20F48">
          <w:rPr>
            <w:rFonts w:cs="Arial"/>
            <w:szCs w:val="24"/>
          </w:rPr>
          <w:delText xml:space="preserve">д. </w:delText>
        </w:r>
        <w:r w:rsidRPr="00B20F48">
          <w:rPr>
            <w:rFonts w:cs="Arial"/>
            <w:szCs w:val="24"/>
          </w:rPr>
          <w:delText xml:space="preserve">7, стр.3 вниманию </w:delText>
        </w:r>
        <w:r w:rsidR="00B10246" w:rsidRPr="00B20F48">
          <w:rPr>
            <w:rFonts w:cs="Arial"/>
            <w:szCs w:val="24"/>
          </w:rPr>
          <w:delText xml:space="preserve">Л.Д. </w:delText>
        </w:r>
        <w:r w:rsidRPr="00B20F48">
          <w:rPr>
            <w:rFonts w:cs="Arial"/>
            <w:szCs w:val="24"/>
          </w:rPr>
          <w:delText>Груздова;</w:delText>
        </w:r>
      </w:del>
    </w:p>
    <w:p w14:paraId="72AE2CDA" w14:textId="4E2E0BF2" w:rsidR="0021299C" w:rsidRPr="00B20F48" w:rsidRDefault="0021299C" w:rsidP="00B20F48">
      <w:pPr>
        <w:pStyle w:val="ListParagraph"/>
        <w:numPr>
          <w:ilvl w:val="0"/>
          <w:numId w:val="7"/>
        </w:numPr>
        <w:ind w:left="1094" w:hanging="357"/>
        <w:contextualSpacing w:val="0"/>
        <w:rPr>
          <w:del w:id="78" w:author="Comparison" w:date="2026-09-22T12:14:00Z" w16du:dateUtc="2026-09-22T16:14:00Z"/>
          <w:rFonts w:cs="Arial"/>
          <w:szCs w:val="24"/>
        </w:rPr>
      </w:pPr>
      <w:del w:id="79" w:author="Comparison" w:date="2026-09-22T12:14:00Z" w16du:dateUtc="2026-09-22T16:14:00Z">
        <w:r w:rsidRPr="00B20F48">
          <w:rPr>
            <w:rFonts w:cs="Arial"/>
            <w:szCs w:val="24"/>
          </w:rPr>
          <w:delText>удалить Конфиденциальную информацию и аналитические материалы, хранящиеся в информационных системах Принимающей стороны, до степени невозможности их восстановления и прекратить любое использование Конфиденциальной информации и аналитических материалов, подготовленных с ее использованием; по требованию Раскрывающей стороны носители Конфиденциальной информации и аналитические материалы, подготовленные с ее использованием, должны быть уничтожены Принимающей стороной с предоставлением Раскрывающей стороне соответствующего акта об уничтожении.</w:delText>
        </w:r>
      </w:del>
    </w:p>
    <w:p w14:paraId="1EFB9C63" w14:textId="438C7FCB" w:rsidR="0021299C" w:rsidRPr="00B20F48" w:rsidRDefault="0021299C" w:rsidP="00B20F48">
      <w:pPr>
        <w:ind w:left="737"/>
        <w:rPr>
          <w:del w:id="80" w:author="Comparison" w:date="2026-09-22T12:14:00Z" w16du:dateUtc="2026-09-22T16:14:00Z"/>
          <w:rFonts w:cs="Arial"/>
          <w:szCs w:val="24"/>
        </w:rPr>
      </w:pPr>
      <w:del w:id="81" w:author="Comparison" w:date="2026-09-22T12:14:00Z" w16du:dateUtc="2026-09-22T16:14:00Z">
        <w:r w:rsidRPr="00B20F48">
          <w:rPr>
            <w:rFonts w:cs="Arial"/>
            <w:szCs w:val="24"/>
          </w:rPr>
          <w:delText>Во избежание сомнений, обязанность, предусмотренная настоящим пунктом, не применима к документам, находящимся в ВКД, содержание и доступ к которой обеспечивается Раскрывающей стороной.</w:delText>
        </w:r>
      </w:del>
    </w:p>
    <w:p w14:paraId="620E2C6D" w14:textId="27E601F2" w:rsidR="0021299C" w:rsidRPr="00B20F48" w:rsidRDefault="0021299C" w:rsidP="00B20F48">
      <w:pPr>
        <w:pStyle w:val="ListParagraph"/>
        <w:numPr>
          <w:ilvl w:val="2"/>
          <w:numId w:val="1"/>
        </w:numPr>
        <w:ind w:left="737" w:hanging="737"/>
        <w:contextualSpacing w:val="0"/>
        <w:rPr>
          <w:del w:id="82" w:author="Comparison" w:date="2026-09-22T12:14:00Z" w16du:dateUtc="2026-09-22T16:14:00Z"/>
          <w:rFonts w:cs="Arial"/>
          <w:spacing w:val="-2"/>
          <w:szCs w:val="24"/>
        </w:rPr>
      </w:pPr>
      <w:del w:id="83" w:author="Comparison" w:date="2026-09-22T12:14:00Z" w16du:dateUtc="2026-09-22T16:14:00Z">
        <w:r w:rsidRPr="00B20F48">
          <w:rPr>
            <w:rFonts w:cs="Arial"/>
            <w:spacing w:val="-2"/>
            <w:szCs w:val="24"/>
          </w:rPr>
          <w:delText>В случае получения в составе Конфиденциальной информации персональных данных, включая персональные данные, указанные в Соглашении, обрабатывать их исключительно в целях и способами, необходимыми для достижения цели, указанной в разд</w:delText>
        </w:r>
        <w:r w:rsidR="009E6C1A" w:rsidRPr="00B20F48">
          <w:rPr>
            <w:rFonts w:cs="Arial"/>
            <w:spacing w:val="-2"/>
            <w:szCs w:val="24"/>
          </w:rPr>
          <w:delText>еле</w:delText>
        </w:r>
        <w:r w:rsidRPr="00B20F48">
          <w:rPr>
            <w:rFonts w:cs="Arial"/>
            <w:spacing w:val="-2"/>
            <w:szCs w:val="24"/>
          </w:rPr>
          <w:delText xml:space="preserve"> 2 Соглашения, обеспечивать конфиденциальность полученных персональных данных, их безопасность при обработке, принимать все необходимые правовые, организационные и технические меры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с такими персональными данными. </w:delText>
        </w:r>
      </w:del>
    </w:p>
    <w:p w14:paraId="022078EA" w14:textId="3B828B75" w:rsidR="0021299C" w:rsidRPr="00B20F48" w:rsidRDefault="0021299C" w:rsidP="00B20F48">
      <w:pPr>
        <w:pStyle w:val="ListParagraph"/>
        <w:numPr>
          <w:ilvl w:val="1"/>
          <w:numId w:val="1"/>
        </w:numPr>
        <w:ind w:left="737" w:hanging="737"/>
        <w:contextualSpacing w:val="0"/>
        <w:rPr>
          <w:del w:id="84" w:author="Comparison" w:date="2026-09-22T12:14:00Z" w16du:dateUtc="2026-09-22T16:14:00Z"/>
          <w:rFonts w:cs="Arial"/>
          <w:szCs w:val="24"/>
        </w:rPr>
      </w:pPr>
      <w:del w:id="85" w:author="Comparison" w:date="2026-09-22T12:14:00Z" w16du:dateUtc="2026-09-22T16:14:00Z">
        <w:r w:rsidRPr="00B20F48">
          <w:rPr>
            <w:rFonts w:cs="Arial"/>
            <w:szCs w:val="24"/>
          </w:rPr>
          <w:delText>Принимающая сторона вправе раскрыть Конфиденциальную информацию:</w:delText>
        </w:r>
      </w:del>
    </w:p>
    <w:p w14:paraId="60116505" w14:textId="32DF3C6B" w:rsidR="0021299C" w:rsidRPr="00B20F48" w:rsidRDefault="0021299C" w:rsidP="00B20F48">
      <w:pPr>
        <w:pStyle w:val="ListParagraph"/>
        <w:numPr>
          <w:ilvl w:val="2"/>
          <w:numId w:val="1"/>
        </w:numPr>
        <w:ind w:left="737" w:hanging="737"/>
        <w:contextualSpacing w:val="0"/>
        <w:rPr>
          <w:del w:id="86" w:author="Comparison" w:date="2026-09-22T12:14:00Z" w16du:dateUtc="2026-09-22T16:14:00Z"/>
          <w:rFonts w:cs="Arial"/>
          <w:szCs w:val="24"/>
        </w:rPr>
      </w:pPr>
      <w:del w:id="87" w:author="Comparison" w:date="2026-09-22T12:14:00Z" w16du:dateUtc="2026-09-22T16:14:00Z">
        <w:r w:rsidRPr="00B20F48">
          <w:rPr>
            <w:rFonts w:cs="Arial"/>
            <w:szCs w:val="24"/>
          </w:rPr>
          <w:delText>Только тем работникам Принимающей стороны, которые непосредственно принимают участие в достижении целей, указанных в разд</w:delText>
        </w:r>
        <w:r w:rsidR="009E6C1A" w:rsidRPr="00B20F48">
          <w:rPr>
            <w:rFonts w:cs="Arial"/>
            <w:szCs w:val="24"/>
          </w:rPr>
          <w:delText>еле</w:delText>
        </w:r>
        <w:r w:rsidRPr="00B20F48">
          <w:rPr>
            <w:rFonts w:cs="Arial"/>
            <w:szCs w:val="24"/>
          </w:rPr>
          <w:delText xml:space="preserve"> 2 Соглашения, и только в той степени, в которой это необходимо для целей, указанных в разделе 2 Соглашения. </w:delText>
        </w:r>
      </w:del>
    </w:p>
    <w:p w14:paraId="5AA7C631" w14:textId="03B306BE" w:rsidR="0021299C" w:rsidRPr="00B20F48" w:rsidRDefault="0021299C" w:rsidP="00B20F48">
      <w:pPr>
        <w:pStyle w:val="ListParagraph"/>
        <w:numPr>
          <w:ilvl w:val="2"/>
          <w:numId w:val="1"/>
        </w:numPr>
        <w:ind w:left="737" w:hanging="737"/>
        <w:contextualSpacing w:val="0"/>
        <w:rPr>
          <w:del w:id="88" w:author="Comparison" w:date="2026-09-22T12:14:00Z" w16du:dateUtc="2026-09-22T16:14:00Z"/>
          <w:rFonts w:cs="Arial"/>
          <w:szCs w:val="24"/>
        </w:rPr>
      </w:pPr>
      <w:del w:id="89" w:author="Comparison" w:date="2026-09-22T12:14:00Z" w16du:dateUtc="2026-09-22T16:14:00Z">
        <w:r w:rsidRPr="00B20F48">
          <w:rPr>
            <w:rFonts w:cs="Arial"/>
            <w:szCs w:val="24"/>
          </w:rPr>
          <w:delText xml:space="preserve">В соответствии с законодательством Российской Федерации или по предъявлению законного требования государственных или иных компетентных органов Российской Федерации только в объеме поступившего запроса. </w:delText>
        </w:r>
      </w:del>
    </w:p>
    <w:p w14:paraId="5AB378FD" w14:textId="6F5ADDE1" w:rsidR="0021299C" w:rsidRPr="00B20F48" w:rsidRDefault="0021299C" w:rsidP="00B20F48">
      <w:pPr>
        <w:pStyle w:val="ListParagraph"/>
        <w:numPr>
          <w:ilvl w:val="1"/>
          <w:numId w:val="1"/>
        </w:numPr>
        <w:ind w:left="737" w:hanging="737"/>
        <w:contextualSpacing w:val="0"/>
        <w:rPr>
          <w:del w:id="90" w:author="Comparison" w:date="2026-09-22T12:14:00Z" w16du:dateUtc="2026-09-22T16:14:00Z"/>
          <w:rFonts w:cs="Arial"/>
          <w:szCs w:val="24"/>
        </w:rPr>
      </w:pPr>
      <w:del w:id="91" w:author="Comparison" w:date="2026-09-22T12:14:00Z" w16du:dateUtc="2026-09-22T16:14:00Z">
        <w:r w:rsidRPr="00B20F48">
          <w:rPr>
            <w:rFonts w:cs="Arial"/>
            <w:szCs w:val="24"/>
          </w:rPr>
          <w:delText xml:space="preserve">Раскрывающая сторона вправе передавать Конфиденциальную информацию следующими способами: </w:delText>
        </w:r>
      </w:del>
    </w:p>
    <w:p w14:paraId="4EB0E708" w14:textId="6EE09259" w:rsidR="0021299C" w:rsidRPr="00B20F48" w:rsidRDefault="0021299C" w:rsidP="00B20F48">
      <w:pPr>
        <w:pStyle w:val="ListParagraph"/>
        <w:numPr>
          <w:ilvl w:val="2"/>
          <w:numId w:val="1"/>
        </w:numPr>
        <w:ind w:left="737" w:hanging="737"/>
        <w:contextualSpacing w:val="0"/>
        <w:rPr>
          <w:del w:id="92" w:author="Comparison" w:date="2026-09-22T12:14:00Z" w16du:dateUtc="2026-09-22T16:14:00Z"/>
          <w:rFonts w:cs="Arial"/>
          <w:szCs w:val="24"/>
        </w:rPr>
      </w:pPr>
      <w:del w:id="93" w:author="Comparison" w:date="2026-09-22T12:14:00Z" w16du:dateUtc="2026-09-22T16:14:00Z">
        <w:r w:rsidRPr="00B20F48">
          <w:rPr>
            <w:rFonts w:cs="Arial"/>
            <w:szCs w:val="24"/>
          </w:rPr>
          <w:delText xml:space="preserve">В письменной форме на бумажном носителе / в форме электронного файла на электронном носителе уполномоченному(-ым) лицу(-ам) Принимающей стороны из рук в руки либо с курьером в упаковке, исключающей просмотр содержащихся документов или электронных носителей, без нарушения ее целостности по нижеследующему(-им) адресу: </w:delText>
        </w:r>
        <w:r w:rsidR="006D3075">
          <w:rPr>
            <w:rFonts w:cs="Arial"/>
            <w:szCs w:val="24"/>
          </w:rPr>
          <w:delText>________________</w:delText>
        </w:r>
        <w:r w:rsidRPr="00B20F48">
          <w:rPr>
            <w:rFonts w:cs="Arial"/>
            <w:szCs w:val="24"/>
          </w:rPr>
          <w:delText xml:space="preserve">, вниманию </w:delText>
        </w:r>
        <w:r w:rsidR="006D3075">
          <w:rPr>
            <w:rFonts w:cs="Arial"/>
            <w:szCs w:val="24"/>
          </w:rPr>
          <w:delText>_______________</w:delText>
        </w:r>
        <w:r w:rsidRPr="00B20F48">
          <w:rPr>
            <w:rFonts w:cs="Arial"/>
            <w:szCs w:val="24"/>
          </w:rPr>
          <w:delText>(уполномоченные лица). Или по иному адресу, указанному Принимающей стороной в уведомлении, отправленном Раскрывающей стороне по адресу, указанному в п. 3.1.9</w:delText>
        </w:r>
        <w:r w:rsidR="00300B0A" w:rsidRPr="00B20F48">
          <w:rPr>
            <w:rFonts w:cs="Arial"/>
            <w:szCs w:val="24"/>
          </w:rPr>
          <w:delText>.</w:delText>
        </w:r>
        <w:r w:rsidRPr="00B20F48">
          <w:rPr>
            <w:rFonts w:cs="Arial"/>
            <w:szCs w:val="24"/>
          </w:rPr>
          <w:delText xml:space="preserve"> Соглашения. </w:delText>
        </w:r>
      </w:del>
    </w:p>
    <w:p w14:paraId="739C0B86" w14:textId="77777777" w:rsidR="0021299C" w:rsidRPr="00B20F48" w:rsidRDefault="0021299C" w:rsidP="00B20F48">
      <w:pPr>
        <w:ind w:left="737"/>
        <w:rPr>
          <w:del w:id="94" w:author="Comparison" w:date="2026-09-22T12:14:00Z" w16du:dateUtc="2026-09-22T16:14:00Z"/>
          <w:rFonts w:cs="Arial"/>
          <w:szCs w:val="24"/>
        </w:rPr>
      </w:pPr>
      <w:del w:id="95" w:author="Comparison" w:date="2026-09-22T12:14:00Z" w16du:dateUtc="2026-09-22T16:14:00Z">
        <w:r w:rsidRPr="00B20F48">
          <w:rPr>
            <w:rFonts w:cs="Arial"/>
            <w:szCs w:val="24"/>
          </w:rPr>
          <w:delText>При передаче Конфиденциальной информации Стороны обязаны составить и подписать акт, в котором в обязательном порядке указываются перечень передаваемой Конфиденциальной информации и носитель, на котором она передается.</w:delText>
        </w:r>
      </w:del>
    </w:p>
    <w:p w14:paraId="447309EB" w14:textId="346FCE0B" w:rsidR="0021299C" w:rsidRPr="00B20F48" w:rsidRDefault="0021299C" w:rsidP="00B20F48">
      <w:pPr>
        <w:pStyle w:val="ListParagraph"/>
        <w:numPr>
          <w:ilvl w:val="2"/>
          <w:numId w:val="1"/>
        </w:numPr>
        <w:ind w:left="737" w:hanging="737"/>
        <w:contextualSpacing w:val="0"/>
        <w:rPr>
          <w:del w:id="96" w:author="Comparison" w:date="2026-09-22T12:14:00Z" w16du:dateUtc="2026-09-22T16:14:00Z"/>
          <w:rFonts w:cs="Arial"/>
          <w:szCs w:val="24"/>
        </w:rPr>
      </w:pPr>
      <w:del w:id="97" w:author="Comparison" w:date="2026-09-22T12:14:00Z" w16du:dateUtc="2026-09-22T16:14:00Z">
        <w:r w:rsidRPr="00B20F48">
          <w:rPr>
            <w:rFonts w:cs="Arial"/>
            <w:szCs w:val="24"/>
          </w:rPr>
          <w:delText xml:space="preserve">В форме электронного сообщения, направленного: </w:delText>
        </w:r>
      </w:del>
    </w:p>
    <w:p w14:paraId="0C504821" w14:textId="74771218" w:rsidR="0021299C" w:rsidRPr="00B20F48" w:rsidRDefault="0021299C" w:rsidP="00B20F48">
      <w:pPr>
        <w:pStyle w:val="ListParagraph"/>
        <w:numPr>
          <w:ilvl w:val="0"/>
          <w:numId w:val="8"/>
        </w:numPr>
        <w:ind w:left="1094" w:hanging="357"/>
        <w:contextualSpacing w:val="0"/>
        <w:rPr>
          <w:del w:id="98" w:author="Comparison" w:date="2026-09-22T12:14:00Z" w16du:dateUtc="2026-09-22T16:14:00Z"/>
          <w:rFonts w:cs="Arial"/>
          <w:szCs w:val="24"/>
        </w:rPr>
      </w:pPr>
      <w:del w:id="99" w:author="Comparison" w:date="2026-09-22T12:14:00Z" w16du:dateUtc="2026-09-22T16:14:00Z">
        <w:r w:rsidRPr="00B20F48">
          <w:rPr>
            <w:rFonts w:cs="Arial"/>
            <w:szCs w:val="24"/>
          </w:rPr>
          <w:delText xml:space="preserve">на e-mail: </w:delText>
        </w:r>
        <w:r w:rsidR="006D3075">
          <w:rPr>
            <w:rFonts w:cs="Arial"/>
            <w:szCs w:val="24"/>
          </w:rPr>
          <w:delText>________________</w:delText>
        </w:r>
        <w:r w:rsidRPr="00B20F48">
          <w:rPr>
            <w:rFonts w:cs="Arial"/>
            <w:szCs w:val="24"/>
          </w:rPr>
          <w:delText xml:space="preserve">, вниманию </w:delText>
        </w:r>
        <w:r w:rsidR="006D3075">
          <w:rPr>
            <w:rFonts w:cs="Arial"/>
            <w:szCs w:val="24"/>
          </w:rPr>
          <w:delText>____________</w:delText>
        </w:r>
        <w:r w:rsidRPr="00B20F48">
          <w:rPr>
            <w:rFonts w:cs="Arial"/>
            <w:szCs w:val="24"/>
          </w:rPr>
          <w:delText xml:space="preserve"> (уполномоченные лица);</w:delText>
        </w:r>
      </w:del>
    </w:p>
    <w:p w14:paraId="7EEBBF99" w14:textId="61C0E16A" w:rsidR="0021299C" w:rsidRPr="00B20F48" w:rsidRDefault="0021299C" w:rsidP="00B20F48">
      <w:pPr>
        <w:pStyle w:val="ListParagraph"/>
        <w:numPr>
          <w:ilvl w:val="0"/>
          <w:numId w:val="8"/>
        </w:numPr>
        <w:ind w:left="1094" w:hanging="357"/>
        <w:contextualSpacing w:val="0"/>
        <w:rPr>
          <w:del w:id="100" w:author="Comparison" w:date="2026-09-22T12:14:00Z" w16du:dateUtc="2026-09-22T16:14:00Z"/>
          <w:rFonts w:cs="Arial"/>
          <w:szCs w:val="24"/>
        </w:rPr>
      </w:pPr>
      <w:del w:id="101" w:author="Comparison" w:date="2026-09-22T12:14:00Z" w16du:dateUtc="2026-09-22T16:14:00Z">
        <w:r w:rsidRPr="00B20F48">
          <w:rPr>
            <w:rFonts w:cs="Arial"/>
            <w:szCs w:val="24"/>
          </w:rPr>
          <w:delText>по иному адресу, указанному Принимающей стороной в уведомлении, отправленном Раскрывающей стороне по адресу, указанному в п. 3.1.9</w:delText>
        </w:r>
        <w:r w:rsidR="00CE6B4C" w:rsidRPr="00B20F48">
          <w:rPr>
            <w:rFonts w:cs="Arial"/>
            <w:szCs w:val="24"/>
          </w:rPr>
          <w:delText>.</w:delText>
        </w:r>
        <w:r w:rsidRPr="00B20F48">
          <w:rPr>
            <w:rFonts w:cs="Arial"/>
            <w:szCs w:val="24"/>
          </w:rPr>
          <w:delText xml:space="preserve"> Соглашения. </w:delText>
        </w:r>
      </w:del>
    </w:p>
    <w:p w14:paraId="352257D4" w14:textId="77777777" w:rsidR="0021299C" w:rsidRPr="00B20F48" w:rsidRDefault="0021299C" w:rsidP="00B20F48">
      <w:pPr>
        <w:ind w:left="737"/>
        <w:rPr>
          <w:del w:id="102" w:author="Comparison" w:date="2026-09-22T12:14:00Z" w16du:dateUtc="2026-09-22T16:14:00Z"/>
          <w:rFonts w:cs="Arial"/>
          <w:szCs w:val="24"/>
        </w:rPr>
      </w:pPr>
      <w:del w:id="103" w:author="Comparison" w:date="2026-09-22T12:14:00Z" w16du:dateUtc="2026-09-22T16:14:00Z">
        <w:r w:rsidRPr="00B20F48">
          <w:rPr>
            <w:rFonts w:cs="Arial"/>
            <w:szCs w:val="24"/>
          </w:rPr>
          <w:delText>При передаче Конфиденциальной информации в форме электронного сообщения такая Конфиденциальная информация будет считаться предоставленной с момента направления электронного сообщения без составления акта передачи такой информации.</w:delText>
        </w:r>
      </w:del>
    </w:p>
    <w:p w14:paraId="0190349D" w14:textId="49F2AEA6" w:rsidR="0021299C" w:rsidRPr="00B20F48" w:rsidRDefault="0021299C" w:rsidP="00B20F48">
      <w:pPr>
        <w:pStyle w:val="ListParagraph"/>
        <w:numPr>
          <w:ilvl w:val="2"/>
          <w:numId w:val="1"/>
        </w:numPr>
        <w:ind w:left="737" w:hanging="737"/>
        <w:contextualSpacing w:val="0"/>
        <w:rPr>
          <w:del w:id="104" w:author="Comparison" w:date="2026-09-22T12:14:00Z" w16du:dateUtc="2026-09-22T16:14:00Z"/>
          <w:rFonts w:cs="Arial"/>
          <w:szCs w:val="24"/>
        </w:rPr>
      </w:pPr>
      <w:del w:id="105" w:author="Comparison" w:date="2026-09-22T12:14:00Z" w16du:dateUtc="2026-09-22T16:14:00Z">
        <w:r w:rsidRPr="00B20F48">
          <w:rPr>
            <w:rFonts w:cs="Arial"/>
            <w:szCs w:val="24"/>
          </w:rPr>
          <w:delText>Посредством создания ВКД и предоставления к ней персонального доступа Пользователям ВКД. Принимающая сторона обязана обеспечить необходимый уровень защищенности данных, предоставленных посредством ВКД. При увольнении или переводе на другой участок работы пользователя Принимающей стороны, которому был предоставлен доступ к ВКД, незамедлительно уведомить об этом Раскрывающую сторону путем направления уведомления по адресу, указанному в п. 3.1.9</w:delText>
        </w:r>
        <w:r w:rsidR="00CE6B4C" w:rsidRPr="00B20F48">
          <w:rPr>
            <w:rFonts w:cs="Arial"/>
            <w:szCs w:val="24"/>
          </w:rPr>
          <w:delText>.</w:delText>
        </w:r>
        <w:r w:rsidRPr="00B20F48">
          <w:rPr>
            <w:rFonts w:cs="Arial"/>
            <w:szCs w:val="24"/>
          </w:rPr>
          <w:delText xml:space="preserve"> Соглашения с целью блокирования доступа. При передаче Конфиденциальной информации посредством ВКД такая Конфиденциальная информация будет считаться предоставленной с момента первого входа в ВКД соответствующего Пользователя ВКД. </w:delText>
        </w:r>
      </w:del>
    </w:p>
    <w:p w14:paraId="143F2149" w14:textId="77777777" w:rsidR="0021299C" w:rsidRPr="00B20F48" w:rsidRDefault="0021299C" w:rsidP="00B20F48">
      <w:pPr>
        <w:ind w:left="737"/>
        <w:rPr>
          <w:del w:id="106" w:author="Comparison" w:date="2026-09-22T12:14:00Z" w16du:dateUtc="2026-09-22T16:14:00Z"/>
          <w:rFonts w:cs="Arial"/>
          <w:szCs w:val="24"/>
        </w:rPr>
      </w:pPr>
      <w:del w:id="107" w:author="Comparison" w:date="2026-09-22T12:14:00Z" w16du:dateUtc="2026-09-22T16:14:00Z">
        <w:r w:rsidRPr="00B20F48">
          <w:rPr>
            <w:rFonts w:cs="Arial"/>
            <w:szCs w:val="24"/>
          </w:rPr>
          <w:delText>Работники Принимающей стороны должны осуществлять доступ к ВКД Раскрывающей стороны только с публичных IP-адресов Принимающей стороны. Публичные IP-адреса (диапазоны публичных IP-адресов) Принимающей стороны передаются Раскрывающей стороне для осуществления контроля.</w:delText>
        </w:r>
      </w:del>
    </w:p>
    <w:p w14:paraId="17D49230" w14:textId="43DAE4EF" w:rsidR="0021299C" w:rsidRPr="00B20F48" w:rsidRDefault="0021299C" w:rsidP="00B20F48">
      <w:pPr>
        <w:pStyle w:val="ListParagraph"/>
        <w:numPr>
          <w:ilvl w:val="2"/>
          <w:numId w:val="1"/>
        </w:numPr>
        <w:ind w:left="737" w:hanging="737"/>
        <w:contextualSpacing w:val="0"/>
        <w:rPr>
          <w:del w:id="108" w:author="Comparison" w:date="2026-09-22T12:14:00Z" w16du:dateUtc="2026-09-22T16:14:00Z"/>
          <w:rFonts w:cs="Arial"/>
          <w:szCs w:val="24"/>
        </w:rPr>
      </w:pPr>
      <w:del w:id="109" w:author="Comparison" w:date="2026-09-22T12:14:00Z" w16du:dateUtc="2026-09-22T16:14:00Z">
        <w:r w:rsidRPr="00B20F48">
          <w:rPr>
            <w:rFonts w:cs="Arial"/>
            <w:szCs w:val="24"/>
          </w:rPr>
          <w:delText>В электронной форме посредством предоставления доступа к автоматизированным системам Раскрывающей стороны работникам Принимающей стороны под персональными учетными записями. При этом Конфиденциальная информация будет считаться предоставленной с момента предоставления работникам Принимающей стороны персональных учетных записей в автоматизированных системах Раскрывающей стороны без составления акта передачи такой информации.</w:delText>
        </w:r>
      </w:del>
    </w:p>
    <w:p w14:paraId="7B791B94" w14:textId="39E1F143" w:rsidR="0021299C" w:rsidRPr="00B20F48" w:rsidRDefault="0021299C" w:rsidP="00B20F48">
      <w:pPr>
        <w:ind w:left="737"/>
        <w:rPr>
          <w:del w:id="110" w:author="Comparison" w:date="2026-09-22T12:14:00Z" w16du:dateUtc="2026-09-22T16:14:00Z"/>
          <w:rFonts w:cs="Arial"/>
          <w:szCs w:val="24"/>
        </w:rPr>
      </w:pPr>
      <w:del w:id="111" w:author="Comparison" w:date="2026-09-22T12:14:00Z" w16du:dateUtc="2026-09-22T16:14:00Z">
        <w:r w:rsidRPr="00B20F48">
          <w:rPr>
            <w:rFonts w:cs="Arial"/>
            <w:szCs w:val="24"/>
          </w:rPr>
          <w:delText>Для предоставления работникам Принимающей стороны персональных учетных записей в автоматизированных системах Раскрывающей стороны Принимающая сторона обязуется направить Раскрывающей стороне со ссылкой на Соглашение и с подписью уполномоченного представителя Принимающей стороны список работников Принимающей стороны с запросом о предоставлении доступа по адресу, указанному в п. 3.1.9</w:delText>
        </w:r>
        <w:r w:rsidR="00300B0A" w:rsidRPr="00B20F48">
          <w:rPr>
            <w:rFonts w:cs="Arial"/>
            <w:szCs w:val="24"/>
          </w:rPr>
          <w:delText>.</w:delText>
        </w:r>
        <w:r w:rsidRPr="00B20F48">
          <w:rPr>
            <w:rFonts w:cs="Arial"/>
            <w:szCs w:val="24"/>
          </w:rPr>
          <w:delText xml:space="preserve"> Соглашения. Указанный список должен содержать описание состава запрашиваемого доступа и обоснование необходимости его предоставления, фамилии, имена, отчества, даты рождения и паспортные данные указанных работников, а также подтверждение наличия трудовых отношений с указанными работниками и их согласий на обработку Раскрывающей стороной их персональных данных.</w:delText>
        </w:r>
      </w:del>
    </w:p>
    <w:p w14:paraId="7023F5FF" w14:textId="232DAF24" w:rsidR="0021299C" w:rsidRPr="00B20F48" w:rsidRDefault="0021299C" w:rsidP="00B20F48">
      <w:pPr>
        <w:ind w:left="737"/>
        <w:rPr>
          <w:del w:id="112" w:author="Comparison" w:date="2026-09-22T12:14:00Z" w16du:dateUtc="2026-09-22T16:14:00Z"/>
          <w:rFonts w:cs="Arial"/>
          <w:szCs w:val="24"/>
        </w:rPr>
      </w:pPr>
      <w:del w:id="113" w:author="Comparison" w:date="2026-09-22T12:14:00Z" w16du:dateUtc="2026-09-22T16:14:00Z">
        <w:r w:rsidRPr="00B20F48">
          <w:rPr>
            <w:rFonts w:cs="Arial"/>
            <w:szCs w:val="24"/>
          </w:rPr>
          <w:delText>При увольнении или переводе на другой участок работы пользователя Принимающей стороны, которому был предоставлен доступ к автоматизированным системам Раскрывающей стороны под персональной учетной записью, незамедлительно уведомить об этом Раскрывающую сторону путем направления уведомления по адресу, указанному в п. 3.1.9</w:delText>
        </w:r>
        <w:r w:rsidR="00300B0A" w:rsidRPr="00B20F48">
          <w:rPr>
            <w:rFonts w:cs="Arial"/>
            <w:szCs w:val="24"/>
          </w:rPr>
          <w:delText>.</w:delText>
        </w:r>
        <w:r w:rsidRPr="00B20F48">
          <w:rPr>
            <w:rFonts w:cs="Arial"/>
            <w:szCs w:val="24"/>
          </w:rPr>
          <w:delText xml:space="preserve"> Соглашения, с целью блокирования доступа.</w:delText>
        </w:r>
      </w:del>
    </w:p>
    <w:p w14:paraId="686098C3" w14:textId="08FC16A0" w:rsidR="0021299C" w:rsidRPr="00B20F48" w:rsidRDefault="0021299C" w:rsidP="00B20F48">
      <w:pPr>
        <w:pStyle w:val="ListParagraph"/>
        <w:numPr>
          <w:ilvl w:val="0"/>
          <w:numId w:val="1"/>
        </w:numPr>
        <w:ind w:left="0" w:firstLine="0"/>
        <w:contextualSpacing w:val="0"/>
        <w:jc w:val="center"/>
        <w:rPr>
          <w:del w:id="114" w:author="Comparison" w:date="2026-09-22T12:14:00Z" w16du:dateUtc="2026-09-22T16:14:00Z"/>
          <w:rFonts w:cs="Arial"/>
          <w:b/>
          <w:szCs w:val="24"/>
        </w:rPr>
      </w:pPr>
      <w:del w:id="115" w:author="Comparison" w:date="2026-09-22T12:14:00Z" w16du:dateUtc="2026-09-22T16:14:00Z">
        <w:r w:rsidRPr="00B20F48">
          <w:rPr>
            <w:rFonts w:cs="Arial"/>
            <w:b/>
            <w:szCs w:val="24"/>
          </w:rPr>
          <w:delText>ОТВЕТСТВЕННОСТЬ, ГАРАНТИИ СТОРОН</w:delText>
        </w:r>
      </w:del>
    </w:p>
    <w:p w14:paraId="4B7AF593" w14:textId="44350BC0" w:rsidR="0021299C" w:rsidRPr="00B20F48" w:rsidRDefault="0021299C" w:rsidP="00B20F48">
      <w:pPr>
        <w:pStyle w:val="ListParagraph"/>
        <w:numPr>
          <w:ilvl w:val="1"/>
          <w:numId w:val="1"/>
        </w:numPr>
        <w:ind w:left="737" w:hanging="737"/>
        <w:contextualSpacing w:val="0"/>
        <w:rPr>
          <w:del w:id="116" w:author="Comparison" w:date="2026-09-22T12:14:00Z" w16du:dateUtc="2026-09-22T16:14:00Z"/>
          <w:rFonts w:cs="Arial"/>
          <w:szCs w:val="24"/>
        </w:rPr>
      </w:pPr>
      <w:del w:id="117" w:author="Comparison" w:date="2026-09-22T12:14:00Z" w16du:dateUtc="2026-09-22T16:14:00Z">
        <w:r w:rsidRPr="00B20F48">
          <w:rPr>
            <w:rFonts w:cs="Arial"/>
            <w:szCs w:val="24"/>
          </w:rPr>
          <w:delText xml:space="preserve">Принимающая сторона будет ответственна за несанкционированное разглашение или использование Конфиденциальной информации лицами, которым в соответствии с условиями Соглашения Принимающей стороной раскрыта Конфиденциальная информация. </w:delText>
        </w:r>
      </w:del>
    </w:p>
    <w:p w14:paraId="6FBD2ABA" w14:textId="2BF16531" w:rsidR="0021299C" w:rsidRPr="00B20F48" w:rsidRDefault="0021299C" w:rsidP="00B20F48">
      <w:pPr>
        <w:pStyle w:val="ListParagraph"/>
        <w:numPr>
          <w:ilvl w:val="1"/>
          <w:numId w:val="1"/>
        </w:numPr>
        <w:ind w:left="737" w:hanging="737"/>
        <w:contextualSpacing w:val="0"/>
        <w:rPr>
          <w:del w:id="118" w:author="Comparison" w:date="2026-09-22T12:14:00Z" w16du:dateUtc="2026-09-22T16:14:00Z"/>
          <w:rFonts w:cs="Arial"/>
          <w:szCs w:val="24"/>
        </w:rPr>
      </w:pPr>
      <w:del w:id="119" w:author="Comparison" w:date="2026-09-22T12:14:00Z" w16du:dateUtc="2026-09-22T16:14:00Z">
        <w:r w:rsidRPr="00B20F48">
          <w:rPr>
            <w:rFonts w:cs="Arial"/>
            <w:szCs w:val="24"/>
          </w:rPr>
          <w:delText>В случае разглашения или несанкционированного использования Конфиденциальной информации Раскрывающая сторона имеет право требовать возмещения убытков, понесенных в связи с разглашением или несанкционированным использованием этой информации, при наличии вины Принимающей стороны, установленной   вступившим в силу судебным актом. Помимо взыскания убытков, на основании вступившего в силу судебного акта, Принимающая сторона обязуется выплатить Раскрывающей стороне неустойку в размере 1 000 000 (</w:delText>
        </w:r>
        <w:r w:rsidR="00300B0A" w:rsidRPr="00B20F48">
          <w:rPr>
            <w:rFonts w:cs="Arial"/>
            <w:szCs w:val="24"/>
          </w:rPr>
          <w:delText>о</w:delText>
        </w:r>
        <w:r w:rsidRPr="00B20F48">
          <w:rPr>
            <w:rFonts w:cs="Arial"/>
            <w:szCs w:val="24"/>
          </w:rPr>
          <w:delText>дин миллион) рублей за каждый факт несанкционированного раскрытия/использования переданной Раскрывающей стороной Конфиденциальной информации на основании вступившего в силу судебного акта.</w:delText>
        </w:r>
      </w:del>
    </w:p>
    <w:p w14:paraId="27A98CFB" w14:textId="77750D67" w:rsidR="0021299C" w:rsidRPr="00B20F48" w:rsidRDefault="0021299C" w:rsidP="00B20F48">
      <w:pPr>
        <w:pStyle w:val="ListParagraph"/>
        <w:numPr>
          <w:ilvl w:val="1"/>
          <w:numId w:val="1"/>
        </w:numPr>
        <w:ind w:left="737" w:hanging="737"/>
        <w:contextualSpacing w:val="0"/>
        <w:rPr>
          <w:del w:id="120" w:author="Comparison" w:date="2026-09-22T12:14:00Z" w16du:dateUtc="2026-09-22T16:14:00Z"/>
          <w:rFonts w:cs="Arial"/>
          <w:szCs w:val="24"/>
        </w:rPr>
      </w:pPr>
      <w:del w:id="121" w:author="Comparison" w:date="2026-09-22T12:14:00Z" w16du:dateUtc="2026-09-22T16:14:00Z">
        <w:r w:rsidRPr="00B20F48">
          <w:rPr>
            <w:rFonts w:cs="Arial"/>
            <w:szCs w:val="24"/>
          </w:rPr>
          <w:delText>Заключая Соглашение, каждая из Сторон заявляет другой Стороне следующее и заверяет ее в следующем:</w:delText>
        </w:r>
      </w:del>
    </w:p>
    <w:p w14:paraId="5502DB16" w14:textId="66C3D813" w:rsidR="0021299C" w:rsidRPr="00B20F48" w:rsidRDefault="0021299C" w:rsidP="00B20F48">
      <w:pPr>
        <w:pStyle w:val="ListParagraph"/>
        <w:numPr>
          <w:ilvl w:val="2"/>
          <w:numId w:val="1"/>
        </w:numPr>
        <w:ind w:left="737" w:hanging="737"/>
        <w:contextualSpacing w:val="0"/>
        <w:rPr>
          <w:del w:id="122" w:author="Comparison" w:date="2026-09-22T12:14:00Z" w16du:dateUtc="2026-09-22T16:14:00Z"/>
          <w:rFonts w:cs="Arial"/>
          <w:szCs w:val="24"/>
        </w:rPr>
      </w:pPr>
      <w:del w:id="123" w:author="Comparison" w:date="2026-09-22T12:14:00Z" w16du:dateUtc="2026-09-22T16:14:00Z">
        <w:r w:rsidRPr="00B20F48">
          <w:rPr>
            <w:rFonts w:eastAsia="Times New Roman" w:cs="Arial"/>
            <w:color w:val="000000"/>
            <w:szCs w:val="24"/>
            <w14:ligatures w14:val="none"/>
          </w:rPr>
          <w:delText>Сторона является юридическим лицом, должным образом</w:delText>
        </w:r>
        <w:r w:rsidRPr="00B20F48">
          <w:rPr>
            <w:rFonts w:cs="Arial"/>
            <w:szCs w:val="24"/>
          </w:rPr>
          <w:delText>, созданным в соответствии с законодательством Российской Федерации, ее деятельность осуществляется в соответствии с учредительными документами и действующим законодательством Российской Федерации.</w:delText>
        </w:r>
      </w:del>
    </w:p>
    <w:p w14:paraId="26D761AC" w14:textId="1E053097" w:rsidR="0021299C" w:rsidRPr="00B20F48" w:rsidRDefault="0021299C" w:rsidP="00B20F48">
      <w:pPr>
        <w:pStyle w:val="ListParagraph"/>
        <w:numPr>
          <w:ilvl w:val="2"/>
          <w:numId w:val="1"/>
        </w:numPr>
        <w:ind w:left="737" w:hanging="737"/>
        <w:contextualSpacing w:val="0"/>
        <w:rPr>
          <w:del w:id="124" w:author="Comparison" w:date="2026-09-22T12:14:00Z" w16du:dateUtc="2026-09-22T16:14:00Z"/>
          <w:rFonts w:cs="Arial"/>
          <w:szCs w:val="24"/>
        </w:rPr>
      </w:pPr>
      <w:del w:id="125" w:author="Comparison" w:date="2026-09-22T12:14:00Z" w16du:dateUtc="2026-09-22T16:14:00Z">
        <w:r w:rsidRPr="00B20F48">
          <w:rPr>
            <w:rFonts w:cs="Arial"/>
            <w:szCs w:val="24"/>
          </w:rPr>
          <w:delText>Сторона имеет все необходимые корпоративные одобрения и соответствующие полномочия на заключение Соглашения и выполнение взятых на себя обязательств по Соглашению.</w:delText>
        </w:r>
      </w:del>
    </w:p>
    <w:p w14:paraId="20D561B7" w14:textId="62970DFE" w:rsidR="0021299C" w:rsidRPr="00B20F48" w:rsidRDefault="0021299C" w:rsidP="00B20F48">
      <w:pPr>
        <w:pStyle w:val="ListParagraph"/>
        <w:numPr>
          <w:ilvl w:val="2"/>
          <w:numId w:val="1"/>
        </w:numPr>
        <w:ind w:left="737" w:hanging="737"/>
        <w:contextualSpacing w:val="0"/>
        <w:rPr>
          <w:del w:id="126" w:author="Comparison" w:date="2026-09-22T12:14:00Z" w16du:dateUtc="2026-09-22T16:14:00Z"/>
          <w:rFonts w:cs="Arial"/>
          <w:spacing w:val="-4"/>
          <w:szCs w:val="24"/>
        </w:rPr>
      </w:pPr>
      <w:del w:id="127" w:author="Comparison" w:date="2026-09-22T12:14:00Z" w16du:dateUtc="2026-09-22T16:14:00Z">
        <w:r w:rsidRPr="00B20F48">
          <w:rPr>
            <w:rFonts w:cs="Arial"/>
            <w:spacing w:val="-4"/>
            <w:szCs w:val="24"/>
          </w:rPr>
          <w:delText xml:space="preserve">Лица, подписывающие от лица Стороны Соглашение и все документы, относящиеся к нему, надлежащим образом назначены на должность и уполномочены на подписание Соглашения и всех документов, с ним связанных. </w:delText>
        </w:r>
      </w:del>
    </w:p>
    <w:p w14:paraId="718061C7" w14:textId="00EC0A8E" w:rsidR="0021299C" w:rsidRPr="00B20F48" w:rsidRDefault="0021299C" w:rsidP="00B20F48">
      <w:pPr>
        <w:pStyle w:val="ListParagraph"/>
        <w:numPr>
          <w:ilvl w:val="2"/>
          <w:numId w:val="1"/>
        </w:numPr>
        <w:ind w:left="737" w:hanging="737"/>
        <w:contextualSpacing w:val="0"/>
        <w:rPr>
          <w:del w:id="128" w:author="Comparison" w:date="2026-09-22T12:14:00Z" w16du:dateUtc="2026-09-22T16:14:00Z"/>
          <w:rFonts w:cs="Arial"/>
          <w:szCs w:val="24"/>
        </w:rPr>
      </w:pPr>
      <w:del w:id="129" w:author="Comparison" w:date="2026-09-22T12:14:00Z" w16du:dateUtc="2026-09-22T16:14:00Z">
        <w:r w:rsidRPr="00B20F48">
          <w:rPr>
            <w:rFonts w:cs="Arial"/>
            <w:szCs w:val="24"/>
          </w:rPr>
          <w:delText>Заключение Соглашения не нарушает и не нарушит никаких положений учредительных документов Стороны или действующего законодательства Российской Федерации.</w:delText>
        </w:r>
      </w:del>
    </w:p>
    <w:p w14:paraId="1C0E192E" w14:textId="2432FD35" w:rsidR="0021299C" w:rsidRPr="00B20F48" w:rsidRDefault="0021299C" w:rsidP="00B20F48">
      <w:pPr>
        <w:pStyle w:val="ListParagraph"/>
        <w:numPr>
          <w:ilvl w:val="1"/>
          <w:numId w:val="1"/>
        </w:numPr>
        <w:ind w:left="737" w:hanging="737"/>
        <w:contextualSpacing w:val="0"/>
        <w:rPr>
          <w:del w:id="130" w:author="Comparison" w:date="2026-09-22T12:14:00Z" w16du:dateUtc="2026-09-22T16:14:00Z"/>
          <w:rFonts w:cs="Arial"/>
          <w:szCs w:val="24"/>
        </w:rPr>
      </w:pPr>
      <w:del w:id="131" w:author="Comparison" w:date="2026-09-22T12:14:00Z" w16du:dateUtc="2026-09-22T16:14:00Z">
        <w:r w:rsidRPr="00B20F48">
          <w:rPr>
            <w:rFonts w:cs="Arial"/>
            <w:szCs w:val="24"/>
          </w:rPr>
          <w:delText>Принимающая сторона подтверждает, что в отношении Конфиденциальной информации Раскрывающей стороной не предоставляются и не будут предоставляться никакие заверения или гарантии, будь то прямые или подразумеваемые, и Раскрывающая сторона не принимает и не будет принимать на себя никакой(-их) ответственности или обязательств в отношении точности, надежности или полноты Конфиденциальной информации, предоставляемой Принимающей стороне.</w:delText>
        </w:r>
      </w:del>
    </w:p>
    <w:p w14:paraId="001F2578" w14:textId="171CE6E0" w:rsidR="0021299C" w:rsidRPr="00B20F48" w:rsidRDefault="0021299C" w:rsidP="00B20F48">
      <w:pPr>
        <w:pStyle w:val="ListParagraph"/>
        <w:numPr>
          <w:ilvl w:val="0"/>
          <w:numId w:val="1"/>
        </w:numPr>
        <w:ind w:left="0" w:firstLine="0"/>
        <w:contextualSpacing w:val="0"/>
        <w:jc w:val="center"/>
        <w:rPr>
          <w:del w:id="132" w:author="Comparison" w:date="2026-09-22T12:14:00Z" w16du:dateUtc="2026-09-22T16:14:00Z"/>
          <w:rFonts w:cs="Arial"/>
          <w:b/>
          <w:szCs w:val="24"/>
        </w:rPr>
      </w:pPr>
      <w:del w:id="133" w:author="Comparison" w:date="2026-09-22T12:14:00Z" w16du:dateUtc="2026-09-22T16:14:00Z">
        <w:r w:rsidRPr="00B20F48">
          <w:rPr>
            <w:rFonts w:cs="Arial"/>
            <w:b/>
            <w:szCs w:val="24"/>
          </w:rPr>
          <w:delText>СРОК ДЕЙСТВИЯ СОГЛАШЕНИЯ</w:delText>
        </w:r>
      </w:del>
    </w:p>
    <w:p w14:paraId="40CCB855" w14:textId="0245317D" w:rsidR="0021299C" w:rsidRPr="00B20F48" w:rsidRDefault="0021299C" w:rsidP="00B20F48">
      <w:pPr>
        <w:pStyle w:val="ListParagraph"/>
        <w:numPr>
          <w:ilvl w:val="1"/>
          <w:numId w:val="1"/>
        </w:numPr>
        <w:ind w:left="737" w:hanging="737"/>
        <w:contextualSpacing w:val="0"/>
        <w:rPr>
          <w:del w:id="134" w:author="Comparison" w:date="2026-09-22T12:14:00Z" w16du:dateUtc="2026-09-22T16:14:00Z"/>
          <w:rFonts w:cs="Arial"/>
          <w:szCs w:val="24"/>
        </w:rPr>
      </w:pPr>
      <w:del w:id="135" w:author="Comparison" w:date="2026-09-22T12:14:00Z" w16du:dateUtc="2026-09-22T16:14:00Z">
        <w:r w:rsidRPr="00B20F48">
          <w:rPr>
            <w:rFonts w:cs="Arial"/>
            <w:szCs w:val="24"/>
          </w:rPr>
          <w:delText>Соглашение вступает в силу с даты подписания его Сторонами и действует 5 (пять) лет. Обязательства Принимающей стороны по обеспечению конфиденциальности полученной информации действуют в течение 5 (пяти) лет с момента последней передачи Конфиденциальной информации вне зависимости от срока действия Соглашения. Срок действия Соглашения может быть пролонгирован.</w:delText>
        </w:r>
      </w:del>
    </w:p>
    <w:p w14:paraId="62675B48" w14:textId="3388410F" w:rsidR="0021299C" w:rsidRPr="00B20F48" w:rsidRDefault="0021299C" w:rsidP="00B20F48">
      <w:pPr>
        <w:pStyle w:val="ListParagraph"/>
        <w:numPr>
          <w:ilvl w:val="1"/>
          <w:numId w:val="1"/>
        </w:numPr>
        <w:ind w:left="737" w:hanging="737"/>
        <w:contextualSpacing w:val="0"/>
        <w:rPr>
          <w:del w:id="136" w:author="Comparison" w:date="2026-09-22T12:14:00Z" w16du:dateUtc="2026-09-22T16:14:00Z"/>
          <w:rFonts w:cs="Arial"/>
          <w:szCs w:val="24"/>
        </w:rPr>
      </w:pPr>
      <w:del w:id="137" w:author="Comparison" w:date="2026-09-22T12:14:00Z" w16du:dateUtc="2026-09-22T16:14:00Z">
        <w:r w:rsidRPr="00B20F48">
          <w:rPr>
            <w:rFonts w:cs="Arial"/>
            <w:szCs w:val="24"/>
          </w:rPr>
          <w:delText>Соглашение может быть расторгнуто по первому письменному требованию Раскрывающей стороны, направленному Принимающей стороне не менее чем за 10 (десять) рабочих дней до даты такого расторжения, а также прекращено в случае обоюдного согласия Сторон с расторжением Соглашения в срок, указанный в соответствующих изменениях и дополнениях к Соглашению.</w:delText>
        </w:r>
      </w:del>
    </w:p>
    <w:p w14:paraId="18E66780" w14:textId="2AE4C8BA" w:rsidR="0021299C" w:rsidRPr="00B20F48" w:rsidRDefault="0021299C" w:rsidP="00B20F48">
      <w:pPr>
        <w:pStyle w:val="ListParagraph"/>
        <w:numPr>
          <w:ilvl w:val="1"/>
          <w:numId w:val="1"/>
        </w:numPr>
        <w:ind w:left="737" w:hanging="737"/>
        <w:contextualSpacing w:val="0"/>
        <w:rPr>
          <w:del w:id="138" w:author="Comparison" w:date="2026-09-22T12:14:00Z" w16du:dateUtc="2026-09-22T16:14:00Z"/>
          <w:rFonts w:cs="Arial"/>
          <w:szCs w:val="24"/>
        </w:rPr>
      </w:pPr>
      <w:del w:id="139" w:author="Comparison" w:date="2026-09-22T12:14:00Z" w16du:dateUtc="2026-09-22T16:14:00Z">
        <w:r w:rsidRPr="00B20F48">
          <w:rPr>
            <w:rFonts w:cs="Arial"/>
            <w:szCs w:val="24"/>
          </w:rPr>
          <w:delText>В случае прекращения действия Соглашения Принимающая сторона обязуется не позднее даты прекращения Соглашения возвратить или удалить всю предоставленную Конфиденциальную информацию, а также ее копии (в том числе копии на электронных носителях) и аналитические материалы, подготовленные с использованием Конфиденциальной информации, в соответствии с п. 3.1.9</w:delText>
        </w:r>
        <w:r w:rsidR="00300B0A" w:rsidRPr="00B20F48">
          <w:rPr>
            <w:rFonts w:cs="Arial"/>
            <w:szCs w:val="24"/>
          </w:rPr>
          <w:delText>.</w:delText>
        </w:r>
        <w:r w:rsidRPr="00B20F48">
          <w:rPr>
            <w:rFonts w:cs="Arial"/>
            <w:szCs w:val="24"/>
          </w:rPr>
          <w:delText xml:space="preserve"> Соглашения. </w:delText>
        </w:r>
      </w:del>
    </w:p>
    <w:p w14:paraId="09A6E4C9" w14:textId="77712914" w:rsidR="0021299C" w:rsidRPr="00B20F48" w:rsidRDefault="0021299C" w:rsidP="00B20F48">
      <w:pPr>
        <w:pStyle w:val="ListParagraph"/>
        <w:numPr>
          <w:ilvl w:val="0"/>
          <w:numId w:val="1"/>
        </w:numPr>
        <w:ind w:left="0" w:firstLine="0"/>
        <w:contextualSpacing w:val="0"/>
        <w:jc w:val="center"/>
        <w:rPr>
          <w:del w:id="140" w:author="Comparison" w:date="2026-09-22T12:14:00Z" w16du:dateUtc="2026-09-22T16:14:00Z"/>
          <w:rFonts w:cs="Arial"/>
          <w:szCs w:val="24"/>
        </w:rPr>
      </w:pPr>
      <w:del w:id="141" w:author="Comparison" w:date="2026-09-22T12:14:00Z" w16du:dateUtc="2026-09-22T16:14:00Z">
        <w:r w:rsidRPr="00B20F48">
          <w:rPr>
            <w:rFonts w:cs="Arial"/>
            <w:b/>
            <w:szCs w:val="24"/>
          </w:rPr>
          <w:delText>РЕОРГАНИЗАЦИЯ И ЛИКВИДАЦИЯ</w:delText>
        </w:r>
      </w:del>
    </w:p>
    <w:p w14:paraId="1E57F505" w14:textId="0D349C38" w:rsidR="0021299C" w:rsidRPr="00B20F48" w:rsidRDefault="0021299C" w:rsidP="00B20F48">
      <w:pPr>
        <w:pStyle w:val="ListParagraph"/>
        <w:numPr>
          <w:ilvl w:val="1"/>
          <w:numId w:val="1"/>
        </w:numPr>
        <w:ind w:left="737" w:hanging="737"/>
        <w:contextualSpacing w:val="0"/>
        <w:rPr>
          <w:del w:id="142" w:author="Comparison" w:date="2026-09-22T12:14:00Z" w16du:dateUtc="2026-09-22T16:14:00Z"/>
          <w:rFonts w:cs="Arial"/>
          <w:szCs w:val="24"/>
        </w:rPr>
      </w:pPr>
      <w:del w:id="143" w:author="Comparison" w:date="2026-09-22T12:14:00Z" w16du:dateUtc="2026-09-22T16:14:00Z">
        <w:r w:rsidRPr="00B20F48">
          <w:rPr>
            <w:rFonts w:cs="Arial"/>
            <w:szCs w:val="24"/>
          </w:rPr>
          <w:delText xml:space="preserve">В случае реорганизации любой из Сторон все права и обязанности Сторон по Соглашению переходят к правопреемникам </w:delText>
        </w:r>
        <w:r w:rsidR="00544A41" w:rsidRPr="00B20F48">
          <w:rPr>
            <w:rFonts w:cs="Arial"/>
            <w:szCs w:val="24"/>
          </w:rPr>
          <w:delText>реорганизованной Стороны,</w:delText>
        </w:r>
        <w:r w:rsidRPr="00B20F48">
          <w:rPr>
            <w:rFonts w:cs="Arial"/>
            <w:szCs w:val="24"/>
          </w:rPr>
          <w:delText xml:space="preserve"> и такие правопреемники будут нести все права и обязанности по Соглашению в отношении другой Стороны.</w:delText>
        </w:r>
      </w:del>
    </w:p>
    <w:p w14:paraId="18CFFB5A" w14:textId="26EC6B1C" w:rsidR="0021299C" w:rsidRPr="00B20F48" w:rsidRDefault="0021299C" w:rsidP="00B20F48">
      <w:pPr>
        <w:pStyle w:val="ListParagraph"/>
        <w:numPr>
          <w:ilvl w:val="1"/>
          <w:numId w:val="1"/>
        </w:numPr>
        <w:ind w:left="737" w:hanging="737"/>
        <w:contextualSpacing w:val="0"/>
        <w:rPr>
          <w:del w:id="144" w:author="Comparison" w:date="2026-09-22T12:14:00Z" w16du:dateUtc="2026-09-22T16:14:00Z"/>
          <w:rFonts w:cs="Arial"/>
          <w:szCs w:val="24"/>
        </w:rPr>
      </w:pPr>
      <w:del w:id="145" w:author="Comparison" w:date="2026-09-22T12:14:00Z" w16du:dateUtc="2026-09-22T16:14:00Z">
        <w:r w:rsidRPr="00B20F48">
          <w:rPr>
            <w:rFonts w:cs="Arial"/>
            <w:szCs w:val="24"/>
          </w:rPr>
          <w:delText>В случае ликвидации Принимающей стороны она обязана до завершения процедуры ликвидации возвратить или удалить всю предоставленную Конфиденциальную информацию, а также ее копии (в том числе копии на электронных носителях) и аналитические материалы, подготовленные с использованием Конфиденциальной информации, в соответствии с п. 3.1.9</w:delText>
        </w:r>
        <w:r w:rsidR="00300B0A" w:rsidRPr="00B20F48">
          <w:rPr>
            <w:rFonts w:cs="Arial"/>
            <w:szCs w:val="24"/>
          </w:rPr>
          <w:delText>.</w:delText>
        </w:r>
        <w:r w:rsidRPr="00B20F48">
          <w:rPr>
            <w:rFonts w:cs="Arial"/>
            <w:szCs w:val="24"/>
          </w:rPr>
          <w:delText xml:space="preserve"> Соглашения. </w:delText>
        </w:r>
      </w:del>
    </w:p>
    <w:p w14:paraId="43F7D4B9" w14:textId="5C55D8CF" w:rsidR="0021299C" w:rsidRPr="00B20F48" w:rsidRDefault="0021299C" w:rsidP="00B20F48">
      <w:pPr>
        <w:pStyle w:val="ListParagraph"/>
        <w:numPr>
          <w:ilvl w:val="0"/>
          <w:numId w:val="1"/>
        </w:numPr>
        <w:ind w:left="0" w:firstLine="0"/>
        <w:contextualSpacing w:val="0"/>
        <w:jc w:val="center"/>
        <w:rPr>
          <w:del w:id="146" w:author="Comparison" w:date="2026-09-22T12:14:00Z" w16du:dateUtc="2026-09-22T16:14:00Z"/>
          <w:rFonts w:cs="Arial"/>
          <w:b/>
          <w:szCs w:val="24"/>
        </w:rPr>
      </w:pPr>
      <w:del w:id="147" w:author="Comparison" w:date="2026-09-22T12:14:00Z" w16du:dateUtc="2026-09-22T16:14:00Z">
        <w:r w:rsidRPr="00B20F48">
          <w:rPr>
            <w:rFonts w:cs="Arial"/>
            <w:b/>
            <w:szCs w:val="24"/>
          </w:rPr>
          <w:delText>РАЗРЕШЕНИЕ СПОРОВ</w:delText>
        </w:r>
      </w:del>
    </w:p>
    <w:p w14:paraId="5983EEBB" w14:textId="7F43D18D" w:rsidR="0021299C" w:rsidRPr="00B20F48" w:rsidRDefault="0021299C" w:rsidP="00B20F48">
      <w:pPr>
        <w:pStyle w:val="ListParagraph"/>
        <w:numPr>
          <w:ilvl w:val="1"/>
          <w:numId w:val="1"/>
        </w:numPr>
        <w:ind w:left="737" w:hanging="737"/>
        <w:contextualSpacing w:val="0"/>
        <w:rPr>
          <w:del w:id="148" w:author="Comparison" w:date="2026-09-22T12:14:00Z" w16du:dateUtc="2026-09-22T16:14:00Z"/>
          <w:rFonts w:cs="Arial"/>
          <w:szCs w:val="24"/>
        </w:rPr>
      </w:pPr>
      <w:del w:id="149" w:author="Comparison" w:date="2026-09-22T12:14:00Z" w16du:dateUtc="2026-09-22T16:14:00Z">
        <w:r w:rsidRPr="00B20F48">
          <w:rPr>
            <w:rFonts w:cs="Arial"/>
            <w:szCs w:val="24"/>
          </w:rPr>
          <w:delText>Стороны примут все необходимые меры для урегулирования споров путем переговоров. При невозможности решения разногласий путем переговоров все споры, разногласия и требования, возникающие из Соглашения или в связи с ним, подлежат разрешению в Арбитражном суде г</w:delText>
        </w:r>
        <w:r w:rsidR="00300B0A" w:rsidRPr="00B20F48">
          <w:rPr>
            <w:rFonts w:cs="Arial"/>
            <w:szCs w:val="24"/>
          </w:rPr>
          <w:delText>орода</w:delText>
        </w:r>
        <w:r w:rsidRPr="00B20F48">
          <w:rPr>
            <w:rFonts w:cs="Arial"/>
            <w:szCs w:val="24"/>
          </w:rPr>
          <w:delText xml:space="preserve"> Москвы.</w:delText>
        </w:r>
      </w:del>
    </w:p>
    <w:p w14:paraId="2768B0EB" w14:textId="1AA373B5" w:rsidR="0021299C" w:rsidRPr="00B20F48" w:rsidRDefault="0021299C" w:rsidP="00B20F48">
      <w:pPr>
        <w:pStyle w:val="ListParagraph"/>
        <w:numPr>
          <w:ilvl w:val="0"/>
          <w:numId w:val="1"/>
        </w:numPr>
        <w:ind w:left="0" w:firstLine="0"/>
        <w:contextualSpacing w:val="0"/>
        <w:jc w:val="center"/>
        <w:rPr>
          <w:del w:id="150" w:author="Comparison" w:date="2026-09-22T12:14:00Z" w16du:dateUtc="2026-09-22T16:14:00Z"/>
          <w:rFonts w:cs="Arial"/>
          <w:b/>
          <w:szCs w:val="24"/>
        </w:rPr>
      </w:pPr>
      <w:del w:id="151" w:author="Comparison" w:date="2026-09-22T12:14:00Z" w16du:dateUtc="2026-09-22T16:14:00Z">
        <w:r w:rsidRPr="00B20F48">
          <w:rPr>
            <w:rFonts w:cs="Arial"/>
            <w:b/>
            <w:szCs w:val="24"/>
          </w:rPr>
          <w:delText>ПРОЧИЕ УСЛОВИЯ</w:delText>
        </w:r>
      </w:del>
    </w:p>
    <w:p w14:paraId="7F5A20DF" w14:textId="226021CD" w:rsidR="0021299C" w:rsidRPr="00B20F48" w:rsidRDefault="0021299C" w:rsidP="00B20F48">
      <w:pPr>
        <w:pStyle w:val="ListParagraph"/>
        <w:numPr>
          <w:ilvl w:val="1"/>
          <w:numId w:val="1"/>
        </w:numPr>
        <w:ind w:left="737" w:hanging="737"/>
        <w:contextualSpacing w:val="0"/>
        <w:rPr>
          <w:del w:id="152" w:author="Comparison" w:date="2026-09-22T12:14:00Z" w16du:dateUtc="2026-09-22T16:14:00Z"/>
          <w:rFonts w:cs="Arial"/>
          <w:spacing w:val="-2"/>
          <w:szCs w:val="24"/>
        </w:rPr>
      </w:pPr>
      <w:del w:id="153" w:author="Comparison" w:date="2026-09-22T12:14:00Z" w16du:dateUtc="2026-09-22T16:14:00Z">
        <w:r w:rsidRPr="00B20F48">
          <w:rPr>
            <w:rFonts w:cs="Arial"/>
            <w:spacing w:val="-2"/>
            <w:szCs w:val="24"/>
          </w:rPr>
          <w:delText xml:space="preserve">Вся Конфиденциальная информация остается исключительной собственностью Раскрывающей стороны. Заключение Соглашения или передача Конфиденциальной информации Принимающей стороне не является передачей или предоставлением каких-либо прав на результаты интеллектуальной деятельности и/или средства индивидуализации или иных прав на Конфиденциальную информацию, прав, связанных с коммерческой тайной, авторскими или иными правами на Конфиденциальную информацию. </w:delText>
        </w:r>
      </w:del>
    </w:p>
    <w:p w14:paraId="5F145E1F" w14:textId="0BA02F93" w:rsidR="0021299C" w:rsidRPr="00B20F48" w:rsidRDefault="0021299C" w:rsidP="00B20F48">
      <w:pPr>
        <w:pStyle w:val="ListParagraph"/>
        <w:numPr>
          <w:ilvl w:val="1"/>
          <w:numId w:val="1"/>
        </w:numPr>
        <w:ind w:left="737" w:hanging="737"/>
        <w:contextualSpacing w:val="0"/>
        <w:rPr>
          <w:del w:id="154" w:author="Comparison" w:date="2026-09-22T12:14:00Z" w16du:dateUtc="2026-09-22T16:14:00Z"/>
          <w:rFonts w:cs="Arial"/>
          <w:szCs w:val="24"/>
        </w:rPr>
      </w:pPr>
      <w:del w:id="155" w:author="Comparison" w:date="2026-09-22T12:14:00Z" w16du:dateUtc="2026-09-22T16:14:00Z">
        <w:r w:rsidRPr="00B20F48">
          <w:rPr>
            <w:rFonts w:cs="Arial"/>
            <w:szCs w:val="24"/>
          </w:rPr>
          <w:delText>Отношения Сторон по Соглашению регулируются правом Российской Федерации.</w:delText>
        </w:r>
      </w:del>
    </w:p>
    <w:p w14:paraId="54294057" w14:textId="6B073523" w:rsidR="00EF20C7" w:rsidRPr="00B20F48" w:rsidRDefault="0021299C" w:rsidP="00B20F48">
      <w:pPr>
        <w:pStyle w:val="ListParagraph"/>
        <w:numPr>
          <w:ilvl w:val="1"/>
          <w:numId w:val="1"/>
        </w:numPr>
        <w:ind w:left="737" w:hanging="737"/>
        <w:contextualSpacing w:val="0"/>
        <w:rPr>
          <w:del w:id="156" w:author="Comparison" w:date="2026-09-22T12:14:00Z" w16du:dateUtc="2026-09-22T16:14:00Z"/>
          <w:rFonts w:cs="Arial"/>
          <w:szCs w:val="24"/>
        </w:rPr>
      </w:pPr>
      <w:del w:id="157" w:author="Comparison" w:date="2026-09-22T12:14:00Z" w16du:dateUtc="2026-09-22T16:14:00Z">
        <w:r w:rsidRPr="00B20F48">
          <w:rPr>
            <w:rFonts w:cs="Arial"/>
            <w:szCs w:val="24"/>
          </w:rPr>
          <w:delText>Все приложения, изменения и дополнения к Соглашению должны быть совершены в письменной форме и подписаны уполномоченными представителями Сторон.</w:delText>
        </w:r>
      </w:del>
    </w:p>
    <w:p w14:paraId="298E8316" w14:textId="6AA4C6A8" w:rsidR="00EF20C7" w:rsidRPr="00B20F48" w:rsidRDefault="0021299C" w:rsidP="00B20F48">
      <w:pPr>
        <w:pStyle w:val="ListParagraph"/>
        <w:numPr>
          <w:ilvl w:val="1"/>
          <w:numId w:val="1"/>
        </w:numPr>
        <w:ind w:left="737" w:hanging="737"/>
        <w:contextualSpacing w:val="0"/>
        <w:rPr>
          <w:del w:id="158" w:author="Comparison" w:date="2026-09-22T12:14:00Z" w16du:dateUtc="2026-09-22T16:14:00Z"/>
          <w:rFonts w:cs="Arial"/>
          <w:szCs w:val="24"/>
        </w:rPr>
      </w:pPr>
      <w:del w:id="159" w:author="Comparison" w:date="2026-09-22T12:14:00Z" w16du:dateUtc="2026-09-22T16:14:00Z">
        <w:r w:rsidRPr="00B20F48">
          <w:rPr>
            <w:rFonts w:cs="Arial"/>
            <w:szCs w:val="24"/>
          </w:rPr>
          <w:delText xml:space="preserve">Соглашение составлено в 2 (двух) экземплярах, по 1 (одному) экземпляру для каждой из Сторон. Оба экземпляра имеют равную юридическую силу. </w:delText>
        </w:r>
      </w:del>
    </w:p>
    <w:p w14:paraId="14BDA640" w14:textId="2D47D1AF" w:rsidR="0021299C" w:rsidRPr="00B20F48" w:rsidRDefault="0021299C" w:rsidP="00B20F48">
      <w:pPr>
        <w:pStyle w:val="ListParagraph"/>
        <w:numPr>
          <w:ilvl w:val="0"/>
          <w:numId w:val="1"/>
        </w:numPr>
        <w:ind w:left="0" w:firstLine="0"/>
        <w:contextualSpacing w:val="0"/>
        <w:jc w:val="center"/>
        <w:rPr>
          <w:del w:id="160" w:author="Comparison" w:date="2026-09-22T12:14:00Z" w16du:dateUtc="2026-09-22T16:14:00Z"/>
          <w:rFonts w:cs="Arial"/>
          <w:b/>
          <w:szCs w:val="24"/>
        </w:rPr>
      </w:pPr>
      <w:del w:id="161" w:author="Comparison" w:date="2026-09-22T12:14:00Z" w16du:dateUtc="2026-09-22T16:14:00Z">
        <w:r w:rsidRPr="00B20F48">
          <w:rPr>
            <w:rFonts w:cs="Arial"/>
            <w:b/>
            <w:szCs w:val="24"/>
          </w:rPr>
          <w:delText>РЕКВИЗИТЫ И ПОДПИСИ СТОРОН</w:delText>
        </w:r>
      </w:del>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7"/>
        <w:gridCol w:w="4508"/>
      </w:tblGrid>
      <w:tr w:rsidR="00DA1A62" w:rsidRPr="00B20F48" w14:paraId="57355B8B" w14:textId="77777777" w:rsidTr="003E0770">
        <w:trPr>
          <w:del w:id="162" w:author="Comparison" w:date="2026-09-22T12:14:00Z" w16du:dateUtc="2026-09-22T16:14:00Z"/>
        </w:trPr>
        <w:tc>
          <w:tcPr>
            <w:tcW w:w="4672" w:type="dxa"/>
          </w:tcPr>
          <w:p w14:paraId="473224D2" w14:textId="23D1E9C6" w:rsidR="00DA1A62" w:rsidRPr="00B20F48" w:rsidRDefault="00DA1A62" w:rsidP="00B20F48">
            <w:pPr>
              <w:spacing w:before="120" w:after="120" w:line="259" w:lineRule="auto"/>
              <w:rPr>
                <w:del w:id="163" w:author="Comparison" w:date="2026-09-22T12:14:00Z" w16du:dateUtc="2026-09-22T16:14:00Z"/>
                <w:rFonts w:cs="Arial"/>
                <w:szCs w:val="24"/>
              </w:rPr>
            </w:pPr>
            <w:del w:id="164" w:author="Comparison" w:date="2026-09-22T12:14:00Z" w16du:dateUtc="2026-09-22T16:14:00Z">
              <w:r w:rsidRPr="00B20F48">
                <w:rPr>
                  <w:rFonts w:cs="Arial"/>
                  <w:szCs w:val="24"/>
                </w:rPr>
                <w:delText>Раскрывающая сторона</w:delText>
              </w:r>
            </w:del>
          </w:p>
        </w:tc>
        <w:tc>
          <w:tcPr>
            <w:tcW w:w="4673" w:type="dxa"/>
          </w:tcPr>
          <w:p w14:paraId="69BB72F0" w14:textId="38C7907B" w:rsidR="00DA1A62" w:rsidRPr="00B20F48" w:rsidRDefault="00DA1A62" w:rsidP="00B20F48">
            <w:pPr>
              <w:spacing w:before="120" w:after="120" w:line="259" w:lineRule="auto"/>
              <w:rPr>
                <w:del w:id="165" w:author="Comparison" w:date="2026-09-22T12:14:00Z" w16du:dateUtc="2026-09-22T16:14:00Z"/>
                <w:rFonts w:cs="Arial"/>
                <w:szCs w:val="24"/>
              </w:rPr>
            </w:pPr>
            <w:del w:id="166" w:author="Comparison" w:date="2026-09-22T12:14:00Z" w16du:dateUtc="2026-09-22T16:14:00Z">
              <w:r w:rsidRPr="00B20F48">
                <w:rPr>
                  <w:rFonts w:cs="Arial"/>
                  <w:szCs w:val="24"/>
                </w:rPr>
                <w:delText>Принимающая сторона</w:delText>
              </w:r>
            </w:del>
          </w:p>
        </w:tc>
      </w:tr>
      <w:tr w:rsidR="00DA1A62" w:rsidRPr="00B20F48" w14:paraId="3279D2BD" w14:textId="77777777" w:rsidTr="003E0770">
        <w:trPr>
          <w:del w:id="167" w:author="Comparison" w:date="2026-09-22T12:14:00Z" w16du:dateUtc="2026-09-22T16:14:00Z"/>
        </w:trPr>
        <w:tc>
          <w:tcPr>
            <w:tcW w:w="4672" w:type="dxa"/>
          </w:tcPr>
          <w:p w14:paraId="3505D517" w14:textId="6A71559B" w:rsidR="00DA1A62" w:rsidRPr="00B20F48" w:rsidRDefault="00DA1A62" w:rsidP="00B20F48">
            <w:pPr>
              <w:spacing w:before="120" w:after="120" w:line="259" w:lineRule="auto"/>
              <w:rPr>
                <w:del w:id="168" w:author="Comparison" w:date="2026-09-22T12:14:00Z" w16du:dateUtc="2026-09-22T16:14:00Z"/>
                <w:rFonts w:cs="Arial"/>
                <w:spacing w:val="-4"/>
                <w:szCs w:val="24"/>
              </w:rPr>
            </w:pPr>
            <w:del w:id="169" w:author="Comparison" w:date="2026-09-22T12:14:00Z" w16du:dateUtc="2026-09-22T16:14:00Z">
              <w:r w:rsidRPr="00B20F48">
                <w:rPr>
                  <w:rFonts w:cs="Arial"/>
                  <w:spacing w:val="-4"/>
                  <w:szCs w:val="24"/>
                </w:rPr>
                <w:delText>ООО «Нефтегрупп-Холдинг»</w:delText>
              </w:r>
            </w:del>
          </w:p>
        </w:tc>
        <w:tc>
          <w:tcPr>
            <w:tcW w:w="4673" w:type="dxa"/>
          </w:tcPr>
          <w:p w14:paraId="3BCC94EB" w14:textId="3DD5E7CA" w:rsidR="00DA1A62" w:rsidRPr="00B20F48" w:rsidRDefault="00DA1A62" w:rsidP="00B20F48">
            <w:pPr>
              <w:spacing w:before="120" w:after="120" w:line="259" w:lineRule="auto"/>
              <w:rPr>
                <w:del w:id="170" w:author="Comparison" w:date="2026-09-22T12:14:00Z" w16du:dateUtc="2026-09-22T16:14:00Z"/>
                <w:rFonts w:cs="Arial"/>
                <w:szCs w:val="24"/>
              </w:rPr>
            </w:pPr>
          </w:p>
        </w:tc>
      </w:tr>
      <w:tr w:rsidR="006D520A" w:rsidRPr="00B20F48" w14:paraId="57CC3EF6" w14:textId="77777777" w:rsidTr="003E0770">
        <w:trPr>
          <w:del w:id="171" w:author="Comparison" w:date="2026-09-22T12:14:00Z" w16du:dateUtc="2026-09-22T16:14:00Z"/>
        </w:trPr>
        <w:tc>
          <w:tcPr>
            <w:tcW w:w="4672" w:type="dxa"/>
          </w:tcPr>
          <w:p w14:paraId="06966E90" w14:textId="274AE525" w:rsidR="00DA1A62" w:rsidRPr="00B20F48" w:rsidRDefault="00DA1A62" w:rsidP="00B20F48">
            <w:pPr>
              <w:spacing w:before="120" w:after="120" w:line="259" w:lineRule="auto"/>
              <w:rPr>
                <w:del w:id="172" w:author="Comparison" w:date="2026-09-22T12:14:00Z" w16du:dateUtc="2026-09-22T16:14:00Z"/>
                <w:rFonts w:cs="Arial"/>
                <w:szCs w:val="24"/>
              </w:rPr>
            </w:pPr>
            <w:del w:id="173" w:author="Comparison" w:date="2026-09-22T12:14:00Z" w16du:dateUtc="2026-09-22T16:14:00Z">
              <w:r w:rsidRPr="00B20F48">
                <w:rPr>
                  <w:rFonts w:cs="Arial"/>
                  <w:szCs w:val="24"/>
                </w:rPr>
                <w:delText>625002, Тюменская область, г</w:delText>
              </w:r>
              <w:r w:rsidR="003E0770" w:rsidRPr="00B20F48">
                <w:rPr>
                  <w:rFonts w:cs="Arial"/>
                  <w:szCs w:val="24"/>
                </w:rPr>
                <w:delText>.</w:delText>
              </w:r>
              <w:r w:rsidRPr="00B20F48">
                <w:rPr>
                  <w:rFonts w:cs="Arial"/>
                  <w:szCs w:val="24"/>
                </w:rPr>
                <w:delText xml:space="preserve"> Тюмень, ул</w:delText>
              </w:r>
              <w:r w:rsidR="003E0770" w:rsidRPr="00B20F48">
                <w:rPr>
                  <w:rFonts w:cs="Arial"/>
                  <w:szCs w:val="24"/>
                </w:rPr>
                <w:delText>.</w:delText>
              </w:r>
              <w:r w:rsidRPr="00B20F48">
                <w:rPr>
                  <w:rFonts w:cs="Arial"/>
                  <w:szCs w:val="24"/>
                </w:rPr>
                <w:delText xml:space="preserve"> Сакко, д. 43, оф</w:delText>
              </w:r>
              <w:r w:rsidR="003E0770" w:rsidRPr="00B20F48">
                <w:rPr>
                  <w:rFonts w:cs="Arial"/>
                  <w:szCs w:val="24"/>
                </w:rPr>
                <w:delText>.</w:delText>
              </w:r>
              <w:r w:rsidRPr="00B20F48">
                <w:rPr>
                  <w:rFonts w:cs="Arial"/>
                  <w:szCs w:val="24"/>
                </w:rPr>
                <w:delText xml:space="preserve"> 103</w:delText>
              </w:r>
            </w:del>
          </w:p>
        </w:tc>
        <w:tc>
          <w:tcPr>
            <w:tcW w:w="4673" w:type="dxa"/>
          </w:tcPr>
          <w:p w14:paraId="541C2BE1" w14:textId="0DE113F8" w:rsidR="00DA1A62" w:rsidRPr="00B20F48" w:rsidRDefault="00A801C9" w:rsidP="00B20F48">
            <w:pPr>
              <w:spacing w:before="120" w:after="120" w:line="259" w:lineRule="auto"/>
              <w:rPr>
                <w:del w:id="174" w:author="Comparison" w:date="2026-09-22T12:14:00Z" w16du:dateUtc="2026-09-22T16:14:00Z"/>
                <w:rFonts w:cs="Arial"/>
                <w:szCs w:val="24"/>
              </w:rPr>
            </w:pPr>
            <w:del w:id="175" w:author="Comparison" w:date="2026-09-22T12:14:00Z" w16du:dateUtc="2026-09-22T16:14:00Z">
              <w:r>
                <w:rPr>
                  <w:rFonts w:cs="Arial"/>
                  <w:szCs w:val="24"/>
                </w:rPr>
                <w:delText>адрес</w:delText>
              </w:r>
            </w:del>
          </w:p>
        </w:tc>
      </w:tr>
      <w:tr w:rsidR="00DA1A62" w:rsidRPr="00B20F48" w14:paraId="0655F56D" w14:textId="77777777" w:rsidTr="003E0770">
        <w:trPr>
          <w:del w:id="176" w:author="Comparison" w:date="2026-09-22T12:14:00Z" w16du:dateUtc="2026-09-22T16:14:00Z"/>
        </w:trPr>
        <w:tc>
          <w:tcPr>
            <w:tcW w:w="4672" w:type="dxa"/>
          </w:tcPr>
          <w:p w14:paraId="5198569B" w14:textId="0D5A5826" w:rsidR="00DA1A62" w:rsidRPr="00B20F48" w:rsidRDefault="00DA1A62" w:rsidP="00B20F48">
            <w:pPr>
              <w:spacing w:before="120" w:after="120" w:line="259" w:lineRule="auto"/>
              <w:rPr>
                <w:del w:id="177" w:author="Comparison" w:date="2026-09-22T12:14:00Z" w16du:dateUtc="2026-09-22T16:14:00Z"/>
                <w:rFonts w:cs="Arial"/>
                <w:szCs w:val="24"/>
              </w:rPr>
            </w:pPr>
            <w:del w:id="178" w:author="Comparison" w:date="2026-09-22T12:14:00Z" w16du:dateUtc="2026-09-22T16:14:00Z">
              <w:r w:rsidRPr="00B20F48">
                <w:rPr>
                  <w:rFonts w:cs="Arial"/>
                  <w:szCs w:val="24"/>
                </w:rPr>
                <w:delText>ОГРН 1177232018237</w:delText>
              </w:r>
            </w:del>
          </w:p>
        </w:tc>
        <w:tc>
          <w:tcPr>
            <w:tcW w:w="4673" w:type="dxa"/>
          </w:tcPr>
          <w:p w14:paraId="5C3F6015" w14:textId="75321F7B" w:rsidR="00DA1A62" w:rsidRPr="00B20F48" w:rsidRDefault="003E0770" w:rsidP="00B20F48">
            <w:pPr>
              <w:spacing w:before="120" w:after="120" w:line="259" w:lineRule="auto"/>
              <w:rPr>
                <w:del w:id="179" w:author="Comparison" w:date="2026-09-22T12:14:00Z" w16du:dateUtc="2026-09-22T16:14:00Z"/>
                <w:rFonts w:cs="Arial"/>
                <w:szCs w:val="24"/>
              </w:rPr>
            </w:pPr>
            <w:del w:id="180" w:author="Comparison" w:date="2026-09-22T12:14:00Z" w16du:dateUtc="2026-09-22T16:14:00Z">
              <w:r w:rsidRPr="00B20F48">
                <w:rPr>
                  <w:rFonts w:cs="Arial"/>
                  <w:szCs w:val="24"/>
                </w:rPr>
                <w:delText>ОГРН</w:delText>
              </w:r>
              <w:r w:rsidR="00DA1A62" w:rsidRPr="00B20F48">
                <w:rPr>
                  <w:rFonts w:cs="Arial"/>
                  <w:szCs w:val="24"/>
                </w:rPr>
                <w:delText xml:space="preserve"> </w:delText>
              </w:r>
            </w:del>
          </w:p>
        </w:tc>
      </w:tr>
      <w:tr w:rsidR="00DA1A62" w:rsidRPr="00B20F48" w14:paraId="22B0245B" w14:textId="77777777" w:rsidTr="003E0770">
        <w:trPr>
          <w:del w:id="181" w:author="Comparison" w:date="2026-09-22T12:14:00Z" w16du:dateUtc="2026-09-22T16:14:00Z"/>
        </w:trPr>
        <w:tc>
          <w:tcPr>
            <w:tcW w:w="4672" w:type="dxa"/>
          </w:tcPr>
          <w:p w14:paraId="2AB50A60" w14:textId="54EEF960" w:rsidR="00DA1A62" w:rsidRPr="00B20F48" w:rsidRDefault="00DA1A62" w:rsidP="00B20F48">
            <w:pPr>
              <w:spacing w:before="120" w:after="120" w:line="259" w:lineRule="auto"/>
              <w:rPr>
                <w:del w:id="182" w:author="Comparison" w:date="2026-09-22T12:14:00Z" w16du:dateUtc="2026-09-22T16:14:00Z"/>
                <w:rFonts w:cs="Arial"/>
                <w:szCs w:val="24"/>
              </w:rPr>
            </w:pPr>
            <w:del w:id="183" w:author="Comparison" w:date="2026-09-22T12:14:00Z" w16du:dateUtc="2026-09-22T16:14:00Z">
              <w:r w:rsidRPr="00B20F48">
                <w:rPr>
                  <w:rFonts w:cs="Arial"/>
                  <w:szCs w:val="24"/>
                </w:rPr>
                <w:delText>ИНН 7203422402</w:delText>
              </w:r>
            </w:del>
          </w:p>
        </w:tc>
        <w:tc>
          <w:tcPr>
            <w:tcW w:w="4673" w:type="dxa"/>
          </w:tcPr>
          <w:p w14:paraId="7E5BCC0E" w14:textId="237907EF" w:rsidR="00DA1A62" w:rsidRPr="00B20F48" w:rsidRDefault="003E0770" w:rsidP="00B20F48">
            <w:pPr>
              <w:spacing w:before="120" w:after="120" w:line="259" w:lineRule="auto"/>
              <w:rPr>
                <w:del w:id="184" w:author="Comparison" w:date="2026-09-22T12:14:00Z" w16du:dateUtc="2026-09-22T16:14:00Z"/>
                <w:rFonts w:cs="Arial"/>
                <w:szCs w:val="24"/>
              </w:rPr>
            </w:pPr>
            <w:del w:id="185" w:author="Comparison" w:date="2026-09-22T12:14:00Z" w16du:dateUtc="2026-09-22T16:14:00Z">
              <w:r w:rsidRPr="00B20F48">
                <w:rPr>
                  <w:rFonts w:cs="Arial"/>
                  <w:szCs w:val="24"/>
                </w:rPr>
                <w:delText xml:space="preserve">ИНН </w:delText>
              </w:r>
            </w:del>
          </w:p>
        </w:tc>
      </w:tr>
      <w:tr w:rsidR="00DA1A62" w:rsidRPr="00B20F48" w14:paraId="1625B21D" w14:textId="77777777" w:rsidTr="003E0770">
        <w:trPr>
          <w:del w:id="186" w:author="Comparison" w:date="2026-09-22T12:14:00Z" w16du:dateUtc="2026-09-22T16:14:00Z"/>
        </w:trPr>
        <w:tc>
          <w:tcPr>
            <w:tcW w:w="4672" w:type="dxa"/>
          </w:tcPr>
          <w:p w14:paraId="5A6F86DB" w14:textId="77777777" w:rsidR="00DA1A62" w:rsidRPr="00B20F48" w:rsidRDefault="00DA1A62" w:rsidP="00B20F48">
            <w:pPr>
              <w:spacing w:before="120" w:after="120" w:line="259" w:lineRule="auto"/>
              <w:rPr>
                <w:del w:id="187" w:author="Comparison" w:date="2026-09-22T12:14:00Z" w16du:dateUtc="2026-09-22T16:14:00Z"/>
                <w:rFonts w:cs="Arial"/>
                <w:szCs w:val="24"/>
              </w:rPr>
            </w:pPr>
          </w:p>
        </w:tc>
        <w:tc>
          <w:tcPr>
            <w:tcW w:w="4673" w:type="dxa"/>
          </w:tcPr>
          <w:p w14:paraId="03956A8F" w14:textId="0EC7D668" w:rsidR="00DA1A62" w:rsidRPr="00B20F48" w:rsidRDefault="003E0770" w:rsidP="00B20F48">
            <w:pPr>
              <w:spacing w:before="120" w:after="120" w:line="259" w:lineRule="auto"/>
              <w:rPr>
                <w:del w:id="188" w:author="Comparison" w:date="2026-09-22T12:14:00Z" w16du:dateUtc="2026-09-22T16:14:00Z"/>
                <w:rFonts w:cs="Arial"/>
                <w:szCs w:val="24"/>
              </w:rPr>
            </w:pPr>
            <w:del w:id="189" w:author="Comparison" w:date="2026-09-22T12:14:00Z" w16du:dateUtc="2026-09-22T16:14:00Z">
              <w:r w:rsidRPr="00B20F48">
                <w:rPr>
                  <w:rFonts w:cs="Arial"/>
                  <w:szCs w:val="24"/>
                </w:rPr>
                <w:delText>т</w:delText>
              </w:r>
              <w:r w:rsidR="00DA1A62" w:rsidRPr="00B20F48">
                <w:rPr>
                  <w:rFonts w:cs="Arial"/>
                  <w:szCs w:val="24"/>
                </w:rPr>
                <w:delText>елефон</w:delText>
              </w:r>
              <w:r w:rsidRPr="00B20F48">
                <w:rPr>
                  <w:rFonts w:cs="Arial"/>
                  <w:szCs w:val="24"/>
                </w:rPr>
                <w:delText>:</w:delText>
              </w:r>
              <w:r w:rsidR="00DA1A62" w:rsidRPr="00B20F48">
                <w:rPr>
                  <w:rFonts w:cs="Arial"/>
                  <w:szCs w:val="24"/>
                </w:rPr>
                <w:delText xml:space="preserve"> </w:delText>
              </w:r>
            </w:del>
          </w:p>
        </w:tc>
      </w:tr>
      <w:tr w:rsidR="00DA1A62" w:rsidRPr="00B20F48" w14:paraId="01DAFC7A" w14:textId="77777777" w:rsidTr="003E0770">
        <w:trPr>
          <w:del w:id="190" w:author="Comparison" w:date="2026-09-22T12:14:00Z" w16du:dateUtc="2026-09-22T16:14:00Z"/>
        </w:trPr>
        <w:tc>
          <w:tcPr>
            <w:tcW w:w="4672" w:type="dxa"/>
          </w:tcPr>
          <w:p w14:paraId="2D09D6B1" w14:textId="77777777" w:rsidR="00DA1A62" w:rsidRPr="00B20F48" w:rsidRDefault="00DA1A62" w:rsidP="00B20F48">
            <w:pPr>
              <w:spacing w:before="120" w:after="120" w:line="259" w:lineRule="auto"/>
              <w:rPr>
                <w:del w:id="191" w:author="Comparison" w:date="2026-09-22T12:14:00Z" w16du:dateUtc="2026-09-22T16:14:00Z"/>
                <w:rFonts w:cs="Arial"/>
                <w:szCs w:val="24"/>
              </w:rPr>
            </w:pPr>
            <w:del w:id="192" w:author="Comparison" w:date="2026-09-22T12:14:00Z" w16du:dateUtc="2026-09-22T16:14:00Z">
              <w:r w:rsidRPr="00B20F48">
                <w:rPr>
                  <w:rFonts w:cs="Arial"/>
                  <w:szCs w:val="24"/>
                </w:rPr>
                <w:delText>Генеральный директор</w:delText>
              </w:r>
            </w:del>
          </w:p>
          <w:p w14:paraId="3F2EC4EC" w14:textId="77777777" w:rsidR="00DA1A62" w:rsidRPr="00B20F48" w:rsidRDefault="00DA1A62" w:rsidP="00B20F48">
            <w:pPr>
              <w:spacing w:before="120" w:after="120" w:line="259" w:lineRule="auto"/>
              <w:rPr>
                <w:del w:id="193" w:author="Comparison" w:date="2026-09-22T12:14:00Z" w16du:dateUtc="2026-09-22T16:14:00Z"/>
                <w:rFonts w:cs="Arial"/>
                <w:szCs w:val="24"/>
              </w:rPr>
            </w:pPr>
          </w:p>
        </w:tc>
        <w:tc>
          <w:tcPr>
            <w:tcW w:w="4673" w:type="dxa"/>
          </w:tcPr>
          <w:p w14:paraId="00456908" w14:textId="77777777" w:rsidR="00DA1A62" w:rsidRPr="00B20F48" w:rsidRDefault="00DA1A62" w:rsidP="00A801C9">
            <w:pPr>
              <w:rPr>
                <w:del w:id="194" w:author="Comparison" w:date="2026-09-22T12:14:00Z" w16du:dateUtc="2026-09-22T16:14:00Z"/>
                <w:rFonts w:cs="Arial"/>
                <w:szCs w:val="24"/>
              </w:rPr>
            </w:pPr>
          </w:p>
        </w:tc>
      </w:tr>
      <w:tr w:rsidR="00DA1A62" w:rsidRPr="00B20F48" w14:paraId="6BF42051" w14:textId="77777777" w:rsidTr="003E0770">
        <w:trPr>
          <w:del w:id="195" w:author="Comparison" w:date="2026-09-22T12:14:00Z" w16du:dateUtc="2026-09-22T16:14:00Z"/>
        </w:trPr>
        <w:tc>
          <w:tcPr>
            <w:tcW w:w="4672" w:type="dxa"/>
          </w:tcPr>
          <w:p w14:paraId="2AA564C6" w14:textId="77777777" w:rsidR="00DA1A62" w:rsidRPr="00B20F48" w:rsidRDefault="00DA1A62" w:rsidP="00B20F48">
            <w:pPr>
              <w:spacing w:before="120" w:after="120" w:line="259" w:lineRule="auto"/>
              <w:rPr>
                <w:del w:id="196" w:author="Comparison" w:date="2026-09-22T12:14:00Z" w16du:dateUtc="2026-09-22T16:14:00Z"/>
                <w:rFonts w:cs="Arial"/>
                <w:szCs w:val="24"/>
              </w:rPr>
            </w:pPr>
            <w:del w:id="197" w:author="Comparison" w:date="2026-09-22T12:14:00Z" w16du:dateUtc="2026-09-22T16:14:00Z">
              <w:r w:rsidRPr="00B20F48">
                <w:rPr>
                  <w:rFonts w:cs="Arial"/>
                  <w:szCs w:val="24"/>
                </w:rPr>
                <w:delText>___________________ /Груздов Л.Д./</w:delText>
              </w:r>
            </w:del>
          </w:p>
          <w:p w14:paraId="49147A03" w14:textId="2617D37A" w:rsidR="00DA1A62" w:rsidRPr="00B20F48" w:rsidRDefault="00DA1A62" w:rsidP="00B20F48">
            <w:pPr>
              <w:spacing w:before="120" w:after="120" w:line="259" w:lineRule="auto"/>
              <w:rPr>
                <w:del w:id="198" w:author="Comparison" w:date="2026-09-22T12:14:00Z" w16du:dateUtc="2026-09-22T16:14:00Z"/>
                <w:rFonts w:cs="Arial"/>
                <w:szCs w:val="24"/>
              </w:rPr>
            </w:pPr>
            <w:del w:id="199" w:author="Comparison" w:date="2026-09-22T12:14:00Z" w16du:dateUtc="2026-09-22T16:14:00Z">
              <w:r w:rsidRPr="00B20F48">
                <w:rPr>
                  <w:rFonts w:cs="Arial"/>
                  <w:szCs w:val="24"/>
                </w:rPr>
                <w:delText>М.П.</w:delText>
              </w:r>
            </w:del>
          </w:p>
        </w:tc>
        <w:tc>
          <w:tcPr>
            <w:tcW w:w="4673" w:type="dxa"/>
          </w:tcPr>
          <w:p w14:paraId="0E9A7F42" w14:textId="39DF2F5A" w:rsidR="00DA1A62" w:rsidRPr="00B20F48" w:rsidRDefault="00DA1A62" w:rsidP="00B20F48">
            <w:pPr>
              <w:spacing w:before="120" w:after="120" w:line="259" w:lineRule="auto"/>
              <w:rPr>
                <w:del w:id="200" w:author="Comparison" w:date="2026-09-22T12:14:00Z" w16du:dateUtc="2026-09-22T16:14:00Z"/>
                <w:rFonts w:cs="Arial"/>
                <w:szCs w:val="24"/>
              </w:rPr>
            </w:pPr>
            <w:del w:id="201" w:author="Comparison" w:date="2026-09-22T12:14:00Z" w16du:dateUtc="2026-09-22T16:14:00Z">
              <w:r w:rsidRPr="00B20F48">
                <w:rPr>
                  <w:rFonts w:cs="Arial"/>
                  <w:szCs w:val="24"/>
                </w:rPr>
                <w:delText>__________________</w:delText>
              </w:r>
              <w:r w:rsidR="00955222" w:rsidRPr="00B20F48">
                <w:rPr>
                  <w:rFonts w:cs="Arial"/>
                  <w:szCs w:val="24"/>
                </w:rPr>
                <w:delText xml:space="preserve"> </w:delText>
              </w:r>
              <w:r w:rsidRPr="00B20F48">
                <w:rPr>
                  <w:rFonts w:cs="Arial"/>
                  <w:szCs w:val="24"/>
                </w:rPr>
                <w:delText>/</w:delText>
              </w:r>
              <w:r w:rsidR="00A801C9">
                <w:rPr>
                  <w:rFonts w:cs="Arial"/>
                  <w:szCs w:val="24"/>
                </w:rPr>
                <w:delText>____________</w:delText>
              </w:r>
              <w:r w:rsidRPr="00B20F48">
                <w:rPr>
                  <w:rFonts w:cs="Arial"/>
                  <w:szCs w:val="24"/>
                </w:rPr>
                <w:delText>/</w:delText>
              </w:r>
            </w:del>
          </w:p>
          <w:p w14:paraId="319994F4" w14:textId="77777777" w:rsidR="00DA1A62" w:rsidRPr="00B20F48" w:rsidRDefault="00DA1A62" w:rsidP="00B20F48">
            <w:pPr>
              <w:spacing w:before="120" w:after="120" w:line="259" w:lineRule="auto"/>
              <w:rPr>
                <w:del w:id="202" w:author="Comparison" w:date="2026-09-22T12:14:00Z" w16du:dateUtc="2026-09-22T16:14:00Z"/>
                <w:rFonts w:cs="Arial"/>
                <w:szCs w:val="24"/>
              </w:rPr>
            </w:pPr>
          </w:p>
        </w:tc>
      </w:tr>
    </w:tbl>
    <w:p w14:paraId="4D221541" w14:textId="77777777" w:rsidR="00CE5CE9" w:rsidRPr="00B20F48" w:rsidRDefault="00CE5CE9">
      <w:pPr>
        <w:rPr>
          <w:rFonts w:cs="Arial"/>
          <w:szCs w:val="24"/>
        </w:rPr>
        <w:pPrChange w:id="203" w:author="Comparison" w:date="2026-09-22T12:14:00Z" w16du:dateUtc="2026-09-22T16:14:00Z">
          <w:pPr>
            <w:ind w:left="737" w:hanging="737"/>
          </w:pPr>
        </w:pPrChange>
      </w:pPr>
    </w:p>
    <w:sectPr w:rsidR="00CE5CE9" w:rsidRPr="00B20F48">
      <w:headerReference w:type="default" r:id="rId8"/>
      <w:footerReference w:type="even" r:id="rId9"/>
      <w:footerReference w:type="default" r:id="rId10"/>
      <w:pgSz w:w="11905" w:h="16837"/>
      <w:pgMar w:top="1440" w:right="1440" w:bottom="1440" w:left="1440" w:header="720" w:footer="720" w:gutter="0"/>
      <w:pgNumType w:start="1"/>
      <w:cols w:space="720"/>
      <w:titlePg w:val="0"/>
      <w:docGrid w:linePitch="0"/>
      <w:sectPrChange w:id="217" w:author="Comparison" w:date="2026-09-22T12:14:00Z" w16du:dateUtc="2026-09-22T16:14:00Z">
        <w:sectPr w:rsidR="00CE5CE9" w:rsidRPr="00B20F48">
          <w:pgSz w:w="11906" w:h="16838"/>
          <w:pgMar w:top="964" w:right="851" w:bottom="964" w:left="1701" w:header="709" w:footer="709" w:gutter="0"/>
          <w:pgNumType w:start="1"/>
          <w:cols w:space="708"/>
          <w:titlePg/>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2CA111" w14:textId="77777777" w:rsidR="000D5C22" w:rsidRDefault="000D5C22" w:rsidP="00B10246">
      <w:pPr>
        <w:spacing w:before="0" w:after="0" w:line="240" w:lineRule="auto"/>
        <w:rPr>
          <w:del w:id="7" w:author="Comparison" w:date="2026-09-22T12:14:00Z" w16du:dateUtc="2026-09-22T16:14:00Z"/>
        </w:rPr>
      </w:pPr>
      <w:r>
        <w:separator/>
      </w:r>
    </w:p>
    <w:p w14:paraId="552BC0FF" w14:textId="77777777" w:rsidR="000D5C22" w:rsidRDefault="000D5C22">
      <w:pPr>
        <w:spacing w:after="0" w:line="240" w:lineRule="auto"/>
        <w:pPrChange w:id="8" w:author="Comparison" w:date="2026-09-22T12:14:00Z" w16du:dateUtc="2026-09-22T16:14:00Z">
          <w:pPr/>
        </w:pPrChange>
      </w:pPr>
    </w:p>
  </w:endnote>
  <w:endnote w:type="continuationSeparator" w:id="0">
    <w:p w14:paraId="7EFFF4A6" w14:textId="77777777" w:rsidR="000D5C22" w:rsidRDefault="000D5C22" w:rsidP="00B10246">
      <w:pPr>
        <w:spacing w:before="0" w:after="0" w:line="240" w:lineRule="auto"/>
        <w:rPr>
          <w:del w:id="9" w:author="Comparison" w:date="2026-09-22T12:14:00Z" w16du:dateUtc="2026-09-22T16:14:00Z"/>
        </w:rPr>
      </w:pPr>
      <w:r>
        <w:continuationSeparator/>
      </w:r>
    </w:p>
    <w:p w14:paraId="3C598E9F" w14:textId="77777777" w:rsidR="000D5C22" w:rsidRDefault="000D5C22">
      <w:pPr>
        <w:spacing w:after="0" w:line="240" w:lineRule="auto"/>
        <w:pPrChange w:id="10" w:author="Comparison" w:date="2026-09-22T12:14:00Z" w16du:dateUtc="2026-09-22T16:14:00Z">
          <w:pPr/>
        </w:pPrChange>
      </w:pPr>
    </w:p>
  </w:endnote>
  <w:endnote w:type="continuationNotice" w:id="1">
    <w:p w14:paraId="5D11682F" w14:textId="77777777" w:rsidR="000D5C22" w:rsidRDefault="000D5C22" w:rsidP="00B10246">
      <w:pPr>
        <w:spacing w:before="0" w:after="0" w:line="240" w:lineRule="auto"/>
        <w:rPr>
          <w:del w:id="11" w:author="Comparison" w:date="2026-09-22T12:14:00Z" w16du:dateUtc="2026-09-22T16:14:00Z"/>
        </w:rPr>
      </w:pPr>
    </w:p>
    <w:p w14:paraId="7FD6AD82" w14:textId="77777777" w:rsidR="000D5C22" w:rsidRDefault="000D5C22">
      <w:pPr>
        <w:spacing w:after="0" w:line="240" w:lineRule="auto"/>
        <w:pPrChange w:id="12" w:author="Comparison" w:date="2026-09-22T12:14:00Z" w16du:dateUtc="2026-09-22T16:14:00Z">
          <w:pPr/>
        </w:pPrChange>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AGOpus">
    <w:altName w:val="Times New Roman"/>
    <w:panose1 w:val="020B0604020202020204"/>
    <w:charset w:val="00"/>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F11527" w14:textId="77777777" w:rsidR="006D520A" w:rsidRDefault="006D520A">
    <w:pPr>
      <w:pStyle w:val="Footer"/>
      <w:rPr>
        <w:del w:id="213" w:author="Comparison" w:date="2026-09-22T12:14:00Z" w16du:dateUtc="2026-09-22T16:14:00Z"/>
      </w:rPr>
    </w:pPr>
  </w:p>
  <w:p w14:paraId="43BBDEB7" w14:textId="77777777" w:rsidR="00603549" w:rsidRDefault="00603549">
    <w:pPr>
      <w:pStyle w:val="TableGrid"/>
      <w:pPrChange w:id="214" w:author="Comparison" w:date="2026-09-22T12:14:00Z" w16du:dateUtc="2026-09-22T16:14:00Z">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50578042"/>
      <w:docPartObj>
        <w:docPartGallery w:val="Page Numbers (Bottom of Page)"/>
        <w:docPartUnique/>
      </w:docPartObj>
    </w:sdtPr>
    <w:sdtEndPr/>
    <w:sdtContent>
      <w:sdt>
        <w:sdtPr>
          <w:id w:val="-1769616900"/>
          <w:docPartObj>
            <w:docPartGallery w:val="Page Numbers (Top of Page)"/>
            <w:docPartUnique/>
          </w:docPartObj>
        </w:sdtPr>
        <w:sdtEndPr/>
        <w:sdtContent>
          <w:p w14:paraId="103D4D1C" w14:textId="23A4B7B1" w:rsidR="00603549" w:rsidRDefault="00C774BF">
            <w:pPr>
              <w:pStyle w:val="TableGrid"/>
              <w:pPrChange w:id="215" w:author="Comparison" w:date="2026-09-22T12:14:00Z" w16du:dateUtc="2026-09-22T16:14:00Z">
                <w:pPr>
                  <w:pStyle w:val="Footer"/>
                  <w:jc w:val="right"/>
                </w:pPr>
              </w:pPrChange>
            </w:pPr>
            <w:del w:id="216" w:author="Comparison" w:date="2026-09-22T12:14:00Z" w16du:dateUtc="2026-09-22T16:14:00Z">
              <w:r>
                <w:delText xml:space="preserve">Страница </w:delText>
              </w:r>
              <w:r>
                <w:rPr>
                  <w:b/>
                  <w:bCs/>
                  <w:szCs w:val="24"/>
                </w:rPr>
                <w:fldChar w:fldCharType="begin"/>
              </w:r>
              <w:r>
                <w:rPr>
                  <w:b/>
                  <w:bCs/>
                </w:rPr>
                <w:delInstrText>PAGE</w:delInstrText>
              </w:r>
              <w:r>
                <w:rPr>
                  <w:b/>
                  <w:bCs/>
                  <w:szCs w:val="24"/>
                </w:rPr>
                <w:fldChar w:fldCharType="separate"/>
              </w:r>
              <w:r w:rsidR="0093356A">
                <w:rPr>
                  <w:b/>
                  <w:bCs/>
                  <w:noProof/>
                </w:rPr>
                <w:delText>8</w:delText>
              </w:r>
              <w:r>
                <w:rPr>
                  <w:b/>
                  <w:bCs/>
                  <w:szCs w:val="24"/>
                </w:rPr>
                <w:fldChar w:fldCharType="end"/>
              </w:r>
              <w:r>
                <w:delText xml:space="preserve"> из </w:delText>
              </w:r>
              <w:r>
                <w:rPr>
                  <w:b/>
                  <w:bCs/>
                  <w:szCs w:val="24"/>
                </w:rPr>
                <w:fldChar w:fldCharType="begin"/>
              </w:r>
              <w:r>
                <w:rPr>
                  <w:b/>
                  <w:bCs/>
                </w:rPr>
                <w:delInstrText>NUMPAGES</w:delInstrText>
              </w:r>
              <w:r>
                <w:rPr>
                  <w:b/>
                  <w:bCs/>
                  <w:szCs w:val="24"/>
                </w:rPr>
                <w:fldChar w:fldCharType="separate"/>
              </w:r>
              <w:r w:rsidR="0093356A">
                <w:rPr>
                  <w:b/>
                  <w:bCs/>
                  <w:noProof/>
                </w:rPr>
                <w:delText>8</w:delText>
              </w:r>
              <w:r>
                <w:rPr>
                  <w:b/>
                  <w:bCs/>
                  <w:szCs w:val="24"/>
                </w:rPr>
                <w:fldChar w:fldCharType="end"/>
              </w:r>
            </w:del>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3A0FF6" w14:textId="77777777" w:rsidR="000D5C22" w:rsidRDefault="000D5C22" w:rsidP="00B10246">
      <w:pPr>
        <w:spacing w:before="0" w:after="0" w:line="240" w:lineRule="auto"/>
        <w:rPr>
          <w:del w:id="1" w:author="Comparison" w:date="2026-09-22T12:14:00Z" w16du:dateUtc="2026-09-22T16:14:00Z"/>
        </w:rPr>
      </w:pPr>
      <w:r>
        <w:separator/>
      </w:r>
    </w:p>
    <w:p w14:paraId="17832D6E" w14:textId="77777777" w:rsidR="000D5C22" w:rsidRDefault="000D5C22">
      <w:pPr>
        <w:spacing w:after="0" w:line="240" w:lineRule="auto"/>
        <w:pPrChange w:id="2" w:author="Comparison" w:date="2026-09-22T12:14:00Z" w16du:dateUtc="2026-09-22T16:14:00Z">
          <w:pPr/>
        </w:pPrChange>
      </w:pPr>
    </w:p>
  </w:footnote>
  <w:footnote w:type="continuationSeparator" w:id="0">
    <w:p w14:paraId="2E589AC9" w14:textId="77777777" w:rsidR="000D5C22" w:rsidRDefault="000D5C22" w:rsidP="00B10246">
      <w:pPr>
        <w:spacing w:before="0" w:after="0" w:line="240" w:lineRule="auto"/>
        <w:rPr>
          <w:del w:id="3" w:author="Comparison" w:date="2026-09-22T12:14:00Z" w16du:dateUtc="2026-09-22T16:14:00Z"/>
        </w:rPr>
      </w:pPr>
      <w:r>
        <w:continuationSeparator/>
      </w:r>
    </w:p>
    <w:p w14:paraId="1836EF5B" w14:textId="77777777" w:rsidR="000D5C22" w:rsidRDefault="000D5C22">
      <w:pPr>
        <w:spacing w:after="0" w:line="240" w:lineRule="auto"/>
        <w:pPrChange w:id="4" w:author="Comparison" w:date="2026-09-22T12:14:00Z" w16du:dateUtc="2026-09-22T16:14:00Z">
          <w:pPr/>
        </w:pPrChange>
      </w:pPr>
    </w:p>
  </w:footnote>
  <w:footnote w:type="continuationNotice" w:id="1">
    <w:p w14:paraId="42FC310C" w14:textId="77777777" w:rsidR="000D5C22" w:rsidRDefault="000D5C22" w:rsidP="00B10246">
      <w:pPr>
        <w:spacing w:before="0" w:after="0" w:line="240" w:lineRule="auto"/>
        <w:rPr>
          <w:del w:id="5" w:author="Comparison" w:date="2026-09-22T12:14:00Z" w16du:dateUtc="2026-09-22T16:14:00Z"/>
        </w:rPr>
      </w:pPr>
    </w:p>
    <w:p w14:paraId="5FF27E10" w14:textId="77777777" w:rsidR="000D5C22" w:rsidRDefault="000D5C22">
      <w:pPr>
        <w:spacing w:after="0" w:line="240" w:lineRule="auto"/>
        <w:pPrChange w:id="6" w:author="Comparison" w:date="2026-09-22T12:14:00Z" w16du:dateUtc="2026-09-22T16:14:00Z">
          <w:pPr/>
        </w:pPrChang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Ind w:w="10" w:type="dxa"/>
      <w:tblCellMar>
        <w:left w:w="10" w:type="dxa"/>
        <w:right w:w="10" w:type="dxa"/>
      </w:tblCellMar>
      <w:tblLook w:val="0000" w:firstRow="0" w:lastRow="0" w:firstColumn="0" w:lastColumn="0" w:noHBand="0" w:noVBand="0"/>
    </w:tblPr>
    <w:tblGrid>
      <w:gridCol w:w="4056"/>
      <w:gridCol w:w="903"/>
      <w:gridCol w:w="4056"/>
    </w:tblGrid>
    <w:tr w:rsidR="003179DB" w14:paraId="4D3EF5F9" w14:textId="77777777">
      <w:tblPrEx>
        <w:tblCellMar>
          <w:top w:w="0" w:type="dxa"/>
          <w:bottom w:w="0" w:type="dxa"/>
        </w:tblCellMar>
      </w:tblPrEx>
      <w:trPr>
        <w:ins w:id="204" w:author="Comparison" w:date="2026-09-22T12:14:00Z" w16du:dateUtc="2026-09-22T16:14:00Z"/>
      </w:trPr>
      <w:tc>
        <w:tcPr>
          <w:tcW w:w="4500" w:type="dxa"/>
          <w:tcBorders>
            <w:bottom w:val="single" w:sz="1" w:space="0" w:color="000000"/>
          </w:tcBorders>
          <w:noWrap/>
        </w:tcPr>
        <w:p w14:paraId="411C8F16" w14:textId="77777777" w:rsidR="003179DB" w:rsidRDefault="000D5C22">
          <w:pPr>
            <w:rPr>
              <w:ins w:id="205" w:author="Comparison" w:date="2026-09-22T12:14:00Z" w16du:dateUtc="2026-09-22T16:14:00Z"/>
            </w:rPr>
          </w:pPr>
          <w:ins w:id="206" w:author="Comparison" w:date="2026-09-22T12:14:00Z" w16du:dateUtc="2026-09-22T16:14:00Z">
            <w:r>
              <w:rPr>
                <w:rFonts w:eastAsia="Arial" w:cs="Arial"/>
                <w:color w:val="000000"/>
                <w:szCs w:val="24"/>
              </w:rPr>
              <w:t>D+H</w:t>
            </w:r>
            <w:r>
              <w:rPr>
                <w:color w:val="000000"/>
              </w:rPr>
              <w:t xml:space="preserve"> | Kilde: www.dh-partner.com</w:t>
            </w:r>
          </w:ins>
        </w:p>
      </w:tc>
      <w:tc>
        <w:tcPr>
          <w:tcW w:w="1000" w:type="dxa"/>
          <w:tcBorders>
            <w:bottom w:val="single" w:sz="1" w:space="0" w:color="000000"/>
          </w:tcBorders>
          <w:noWrap/>
        </w:tcPr>
        <w:p w14:paraId="7FAA0678" w14:textId="096656A2" w:rsidR="003179DB" w:rsidRDefault="000D5C22">
          <w:pPr>
            <w:jc w:val="center"/>
            <w:rPr>
              <w:ins w:id="207" w:author="Comparison" w:date="2026-09-22T12:14:00Z" w16du:dateUtc="2026-09-22T16:14:00Z"/>
            </w:rPr>
          </w:pPr>
          <w:ins w:id="208" w:author="Comparison" w:date="2026-09-22T12:14:00Z" w16du:dateUtc="2026-09-22T16:14:00Z">
            <w:r>
              <w:rPr>
                <w:color w:val="000000"/>
              </w:rPr>
              <w:t>-</w:t>
            </w:r>
            <w:r>
              <w:fldChar w:fldCharType="begin"/>
            </w:r>
            <w:r>
              <w:rPr>
                <w:color w:val="000000"/>
              </w:rPr>
              <w:instrText>PAGE</w:instrText>
            </w:r>
            <w:r>
              <w:fldChar w:fldCharType="separate"/>
            </w:r>
          </w:ins>
          <w:r w:rsidR="009E7DEB">
            <w:rPr>
              <w:noProof/>
              <w:color w:val="000000"/>
            </w:rPr>
            <w:t>1</w:t>
          </w:r>
          <w:ins w:id="209" w:author="Comparison" w:date="2026-09-22T12:14:00Z" w16du:dateUtc="2026-09-22T16:14:00Z">
            <w:r>
              <w:fldChar w:fldCharType="end"/>
            </w:r>
            <w:r>
              <w:rPr>
                <w:color w:val="000000"/>
              </w:rPr>
              <w:t>-</w:t>
            </w:r>
          </w:ins>
        </w:p>
      </w:tc>
      <w:tc>
        <w:tcPr>
          <w:tcW w:w="4500" w:type="dxa"/>
          <w:tcBorders>
            <w:bottom w:val="single" w:sz="1" w:space="0" w:color="000000"/>
          </w:tcBorders>
          <w:noWrap/>
        </w:tcPr>
        <w:p w14:paraId="38C734BD" w14:textId="77777777" w:rsidR="003179DB" w:rsidRDefault="000D5C22">
          <w:pPr>
            <w:jc w:val="right"/>
            <w:rPr>
              <w:ins w:id="210" w:author="Comparison" w:date="2026-09-22T12:14:00Z" w16du:dateUtc="2026-09-22T16:14:00Z"/>
            </w:rPr>
          </w:pPr>
          <w:ins w:id="211" w:author="Comparison" w:date="2026-09-22T12:14:00Z" w16du:dateUtc="2026-09-22T16:14:00Z">
            <w:r>
              <w:rPr>
                <w:color w:val="000000"/>
              </w:rPr>
              <w:t>07.12.2025</w:t>
            </w:r>
          </w:ins>
        </w:p>
      </w:tc>
    </w:tr>
  </w:tbl>
  <w:p w14:paraId="4377C108" w14:textId="77777777" w:rsidR="00F565F2" w:rsidRDefault="00F565F2">
    <w:pPr>
      <w:pStyle w:val="Header"/>
      <w:rPr>
        <w:del w:id="212" w:author="Comparison" w:date="2026-09-22T12:14:00Z" w16du:dateUtc="2026-09-22T16:14:00Z"/>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FB"/>
    <w:multiLevelType w:val="multilevel"/>
    <w:tmpl w:val="48823A82"/>
    <w:lvl w:ilvl="0">
      <w:start w:val="1"/>
      <w:numFmt w:val="decimal"/>
      <w:lvlText w:val="%1."/>
      <w:lvlJc w:val="left"/>
      <w:pPr>
        <w:tabs>
          <w:tab w:val="num" w:pos="349"/>
        </w:tabs>
        <w:ind w:left="349" w:hanging="709"/>
      </w:pPr>
      <w:rPr>
        <w:rFonts w:hint="default"/>
      </w:rPr>
    </w:lvl>
    <w:lvl w:ilvl="1">
      <w:start w:val="1"/>
      <w:numFmt w:val="decimal"/>
      <w:lvlText w:val="%1.%2"/>
      <w:lvlJc w:val="left"/>
      <w:pPr>
        <w:tabs>
          <w:tab w:val="num" w:pos="349"/>
        </w:tabs>
        <w:ind w:left="349" w:hanging="709"/>
      </w:pPr>
      <w:rPr>
        <w:rFonts w:hint="default"/>
        <w:b w:val="0"/>
        <w:i w:val="0"/>
      </w:rPr>
    </w:lvl>
    <w:lvl w:ilvl="2">
      <w:start w:val="1"/>
      <w:numFmt w:val="decimal"/>
      <w:lvlText w:val="%1.%2.%3"/>
      <w:lvlJc w:val="left"/>
      <w:pPr>
        <w:tabs>
          <w:tab w:val="num" w:pos="1199"/>
        </w:tabs>
        <w:ind w:left="1199" w:hanging="850"/>
      </w:pPr>
      <w:rPr>
        <w:rFonts w:hint="default"/>
      </w:rPr>
    </w:lvl>
    <w:lvl w:ilvl="3">
      <w:start w:val="1"/>
      <w:numFmt w:val="upperLetter"/>
      <w:lvlText w:val="(%4)"/>
      <w:lvlJc w:val="left"/>
      <w:pPr>
        <w:tabs>
          <w:tab w:val="num" w:pos="1908"/>
        </w:tabs>
        <w:ind w:left="1908" w:hanging="709"/>
      </w:pPr>
      <w:rPr>
        <w:rFonts w:hint="default"/>
      </w:rPr>
    </w:lvl>
    <w:lvl w:ilvl="4">
      <w:start w:val="1"/>
      <w:numFmt w:val="decimal"/>
      <w:lvlText w:val="(%5)"/>
      <w:lvlJc w:val="left"/>
      <w:pPr>
        <w:tabs>
          <w:tab w:val="num" w:pos="2617"/>
        </w:tabs>
        <w:ind w:left="2617" w:hanging="709"/>
      </w:pPr>
      <w:rPr>
        <w:rFonts w:hint="default"/>
      </w:rPr>
    </w:lvl>
    <w:lvl w:ilvl="5">
      <w:start w:val="1"/>
      <w:numFmt w:val="lowerLetter"/>
      <w:lvlText w:val="(%6)"/>
      <w:lvlJc w:val="left"/>
      <w:pPr>
        <w:tabs>
          <w:tab w:val="num" w:pos="3326"/>
        </w:tabs>
        <w:ind w:left="3326" w:hanging="709"/>
      </w:pPr>
      <w:rPr>
        <w:rFonts w:hint="default"/>
      </w:rPr>
    </w:lvl>
    <w:lvl w:ilvl="6">
      <w:start w:val="1"/>
      <w:numFmt w:val="lowerRoman"/>
      <w:lvlText w:val="(%7)"/>
      <w:lvlJc w:val="left"/>
      <w:pPr>
        <w:tabs>
          <w:tab w:val="num" w:pos="4034"/>
        </w:tabs>
        <w:ind w:left="4034" w:hanging="708"/>
      </w:pPr>
      <w:rPr>
        <w:rFonts w:hint="default"/>
      </w:rPr>
    </w:lvl>
    <w:lvl w:ilvl="7">
      <w:start w:val="1"/>
      <w:numFmt w:val="none"/>
      <w:lvlRestart w:val="0"/>
      <w:suff w:val="nothing"/>
      <w:lvlText w:val=""/>
      <w:lvlJc w:val="left"/>
      <w:pPr>
        <w:ind w:left="-360" w:firstLine="0"/>
      </w:pPr>
      <w:rPr>
        <w:rFonts w:hint="default"/>
      </w:rPr>
    </w:lvl>
    <w:lvl w:ilvl="8">
      <w:start w:val="1"/>
      <w:numFmt w:val="none"/>
      <w:lvlRestart w:val="0"/>
      <w:suff w:val="nothing"/>
      <w:lvlText w:val=""/>
      <w:lvlJc w:val="left"/>
      <w:pPr>
        <w:ind w:left="-360" w:firstLine="0"/>
      </w:pPr>
      <w:rPr>
        <w:rFonts w:hint="default"/>
      </w:rPr>
    </w:lvl>
  </w:abstractNum>
  <w:abstractNum w:abstractNumId="1" w15:restartNumberingAfterBreak="0">
    <w:nsid w:val="03AD3152"/>
    <w:multiLevelType w:val="multilevel"/>
    <w:tmpl w:val="F90A7FFE"/>
    <w:lvl w:ilvl="0">
      <w:start w:val="7"/>
      <w:numFmt w:val="decimal"/>
      <w:lvlText w:val="%1"/>
      <w:lvlJc w:val="left"/>
      <w:pPr>
        <w:ind w:left="360" w:hanging="360"/>
      </w:pPr>
      <w:rPr>
        <w:rFonts w:hint="default"/>
      </w:rPr>
    </w:lvl>
    <w:lvl w:ilvl="1">
      <w:start w:val="1"/>
      <w:numFmt w:val="decimal"/>
      <w:lvlText w:val="%1.%2"/>
      <w:lvlJc w:val="left"/>
      <w:pPr>
        <w:ind w:left="1084" w:hanging="360"/>
      </w:pPr>
      <w:rPr>
        <w:rFonts w:hint="default"/>
      </w:rPr>
    </w:lvl>
    <w:lvl w:ilvl="2">
      <w:start w:val="1"/>
      <w:numFmt w:val="decimal"/>
      <w:lvlText w:val="%1.%2.%3"/>
      <w:lvlJc w:val="left"/>
      <w:pPr>
        <w:ind w:left="2168" w:hanging="720"/>
      </w:pPr>
      <w:rPr>
        <w:rFonts w:hint="default"/>
      </w:rPr>
    </w:lvl>
    <w:lvl w:ilvl="3">
      <w:start w:val="1"/>
      <w:numFmt w:val="decimal"/>
      <w:lvlText w:val="%1.%2.%3.%4"/>
      <w:lvlJc w:val="left"/>
      <w:pPr>
        <w:ind w:left="2892" w:hanging="720"/>
      </w:pPr>
      <w:rPr>
        <w:rFonts w:hint="default"/>
      </w:rPr>
    </w:lvl>
    <w:lvl w:ilvl="4">
      <w:start w:val="1"/>
      <w:numFmt w:val="decimal"/>
      <w:lvlText w:val="%1.%2.%3.%4.%5"/>
      <w:lvlJc w:val="left"/>
      <w:pPr>
        <w:ind w:left="3616" w:hanging="720"/>
      </w:pPr>
      <w:rPr>
        <w:rFonts w:hint="default"/>
      </w:rPr>
    </w:lvl>
    <w:lvl w:ilvl="5">
      <w:start w:val="1"/>
      <w:numFmt w:val="decimal"/>
      <w:lvlText w:val="%1.%2.%3.%4.%5.%6"/>
      <w:lvlJc w:val="left"/>
      <w:pPr>
        <w:ind w:left="4700" w:hanging="1080"/>
      </w:pPr>
      <w:rPr>
        <w:rFonts w:hint="default"/>
      </w:rPr>
    </w:lvl>
    <w:lvl w:ilvl="6">
      <w:start w:val="1"/>
      <w:numFmt w:val="decimal"/>
      <w:lvlText w:val="%1.%2.%3.%4.%5.%6.%7"/>
      <w:lvlJc w:val="left"/>
      <w:pPr>
        <w:ind w:left="5424" w:hanging="1080"/>
      </w:pPr>
      <w:rPr>
        <w:rFonts w:hint="default"/>
      </w:rPr>
    </w:lvl>
    <w:lvl w:ilvl="7">
      <w:start w:val="1"/>
      <w:numFmt w:val="decimal"/>
      <w:lvlText w:val="%1.%2.%3.%4.%5.%6.%7.%8"/>
      <w:lvlJc w:val="left"/>
      <w:pPr>
        <w:ind w:left="6508" w:hanging="1440"/>
      </w:pPr>
      <w:rPr>
        <w:rFonts w:hint="default"/>
      </w:rPr>
    </w:lvl>
    <w:lvl w:ilvl="8">
      <w:start w:val="1"/>
      <w:numFmt w:val="decimal"/>
      <w:lvlText w:val="%1.%2.%3.%4.%5.%6.%7.%8.%9"/>
      <w:lvlJc w:val="left"/>
      <w:pPr>
        <w:ind w:left="7232" w:hanging="1440"/>
      </w:pPr>
      <w:rPr>
        <w:rFonts w:hint="default"/>
      </w:rPr>
    </w:lvl>
  </w:abstractNum>
  <w:abstractNum w:abstractNumId="2" w15:restartNumberingAfterBreak="0">
    <w:nsid w:val="0A917B3C"/>
    <w:multiLevelType w:val="multilevel"/>
    <w:tmpl w:val="0BDEA9C0"/>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644"/>
        </w:tabs>
        <w:ind w:left="644"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 w15:restartNumberingAfterBreak="0">
    <w:nsid w:val="0CDD21F0"/>
    <w:multiLevelType w:val="hybridMultilevel"/>
    <w:tmpl w:val="802EC456"/>
    <w:lvl w:ilvl="0" w:tplc="00B8F34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DFF1616"/>
    <w:multiLevelType w:val="multilevel"/>
    <w:tmpl w:val="EBB6505E"/>
    <w:lvl w:ilvl="0">
      <w:start w:val="9"/>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10484459"/>
    <w:multiLevelType w:val="hybridMultilevel"/>
    <w:tmpl w:val="B086A390"/>
    <w:lvl w:ilvl="0" w:tplc="38486B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17E322C"/>
    <w:multiLevelType w:val="hybridMultilevel"/>
    <w:tmpl w:val="92880CB0"/>
    <w:lvl w:ilvl="0" w:tplc="4EBCFCEE">
      <w:start w:val="1"/>
      <w:numFmt w:val="lowerLetter"/>
      <w:lvlText w:val="(%1)"/>
      <w:lvlJc w:val="left"/>
      <w:pPr>
        <w:tabs>
          <w:tab w:val="num" w:pos="720"/>
        </w:tabs>
        <w:ind w:left="720" w:hanging="360"/>
      </w:pPr>
      <w:rPr>
        <w:rFonts w:hint="default"/>
      </w:rPr>
    </w:lvl>
    <w:lvl w:ilvl="1" w:tplc="BC884402">
      <w:start w:val="4"/>
      <w:numFmt w:val="bullet"/>
      <w:lvlText w:val="-"/>
      <w:lvlJc w:val="left"/>
      <w:pPr>
        <w:tabs>
          <w:tab w:val="num" w:pos="1440"/>
        </w:tabs>
        <w:ind w:left="1440" w:hanging="360"/>
      </w:pPr>
      <w:rPr>
        <w:rFonts w:ascii="Times New Roman" w:eastAsia="Times New Roman" w:hAnsi="Times New Roman" w:cs="Times New Roman" w:hint="default"/>
      </w:rPr>
    </w:lvl>
    <w:lvl w:ilvl="2" w:tplc="8F60BC0E" w:tentative="1">
      <w:start w:val="1"/>
      <w:numFmt w:val="lowerRoman"/>
      <w:lvlText w:val="%3."/>
      <w:lvlJc w:val="right"/>
      <w:pPr>
        <w:tabs>
          <w:tab w:val="num" w:pos="2160"/>
        </w:tabs>
        <w:ind w:left="2160" w:hanging="180"/>
      </w:pPr>
    </w:lvl>
    <w:lvl w:ilvl="3" w:tplc="F92E2730" w:tentative="1">
      <w:start w:val="1"/>
      <w:numFmt w:val="decimal"/>
      <w:lvlText w:val="%4."/>
      <w:lvlJc w:val="left"/>
      <w:pPr>
        <w:tabs>
          <w:tab w:val="num" w:pos="2880"/>
        </w:tabs>
        <w:ind w:left="2880" w:hanging="360"/>
      </w:pPr>
    </w:lvl>
    <w:lvl w:ilvl="4" w:tplc="C316D694" w:tentative="1">
      <w:start w:val="1"/>
      <w:numFmt w:val="lowerLetter"/>
      <w:lvlText w:val="%5."/>
      <w:lvlJc w:val="left"/>
      <w:pPr>
        <w:tabs>
          <w:tab w:val="num" w:pos="3600"/>
        </w:tabs>
        <w:ind w:left="3600" w:hanging="360"/>
      </w:pPr>
    </w:lvl>
    <w:lvl w:ilvl="5" w:tplc="6B2285E4" w:tentative="1">
      <w:start w:val="1"/>
      <w:numFmt w:val="lowerRoman"/>
      <w:lvlText w:val="%6."/>
      <w:lvlJc w:val="right"/>
      <w:pPr>
        <w:tabs>
          <w:tab w:val="num" w:pos="4320"/>
        </w:tabs>
        <w:ind w:left="4320" w:hanging="180"/>
      </w:pPr>
    </w:lvl>
    <w:lvl w:ilvl="6" w:tplc="24343D48" w:tentative="1">
      <w:start w:val="1"/>
      <w:numFmt w:val="decimal"/>
      <w:lvlText w:val="%7."/>
      <w:lvlJc w:val="left"/>
      <w:pPr>
        <w:tabs>
          <w:tab w:val="num" w:pos="5040"/>
        </w:tabs>
        <w:ind w:left="5040" w:hanging="360"/>
      </w:pPr>
    </w:lvl>
    <w:lvl w:ilvl="7" w:tplc="71FC2E76" w:tentative="1">
      <w:start w:val="1"/>
      <w:numFmt w:val="lowerLetter"/>
      <w:lvlText w:val="%8."/>
      <w:lvlJc w:val="left"/>
      <w:pPr>
        <w:tabs>
          <w:tab w:val="num" w:pos="5760"/>
        </w:tabs>
        <w:ind w:left="5760" w:hanging="360"/>
      </w:pPr>
    </w:lvl>
    <w:lvl w:ilvl="8" w:tplc="C54C89B8" w:tentative="1">
      <w:start w:val="1"/>
      <w:numFmt w:val="lowerRoman"/>
      <w:lvlText w:val="%9."/>
      <w:lvlJc w:val="right"/>
      <w:pPr>
        <w:tabs>
          <w:tab w:val="num" w:pos="6480"/>
        </w:tabs>
        <w:ind w:left="6480" w:hanging="180"/>
      </w:pPr>
    </w:lvl>
  </w:abstractNum>
  <w:abstractNum w:abstractNumId="7" w15:restartNumberingAfterBreak="0">
    <w:nsid w:val="119126D4"/>
    <w:multiLevelType w:val="hybridMultilevel"/>
    <w:tmpl w:val="783AB56A"/>
    <w:lvl w:ilvl="0" w:tplc="431AB31E">
      <w:start w:val="1"/>
      <w:numFmt w:val="bullet"/>
      <w:lvlText w:val=""/>
      <w:lvlJc w:val="righ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02141EF"/>
    <w:multiLevelType w:val="multilevel"/>
    <w:tmpl w:val="63065B0E"/>
    <w:lvl w:ilvl="0">
      <w:start w:val="3"/>
      <w:numFmt w:val="decimal"/>
      <w:lvlText w:val="%1."/>
      <w:lvlJc w:val="left"/>
      <w:pPr>
        <w:ind w:left="360" w:hanging="360"/>
      </w:pPr>
      <w:rPr>
        <w:rFonts w:hint="default"/>
      </w:rPr>
    </w:lvl>
    <w:lvl w:ilvl="1">
      <w:start w:val="1"/>
      <w:numFmt w:val="decimal"/>
      <w:lvlText w:val="%1.%2."/>
      <w:lvlJc w:val="left"/>
      <w:pPr>
        <w:ind w:left="92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05179DC"/>
    <w:multiLevelType w:val="hybridMultilevel"/>
    <w:tmpl w:val="04FC818A"/>
    <w:lvl w:ilvl="0" w:tplc="EA8A4110">
      <w:start w:val="1"/>
      <w:numFmt w:val="lowerLetter"/>
      <w:lvlText w:val="(%1)"/>
      <w:lvlJc w:val="left"/>
      <w:pPr>
        <w:tabs>
          <w:tab w:val="num" w:pos="720"/>
        </w:tabs>
        <w:ind w:left="720" w:hanging="360"/>
      </w:pPr>
      <w:rPr>
        <w:rFonts w:hint="default"/>
      </w:rPr>
    </w:lvl>
    <w:lvl w:ilvl="1" w:tplc="78642ED4" w:tentative="1">
      <w:start w:val="1"/>
      <w:numFmt w:val="lowerLetter"/>
      <w:lvlText w:val="%2."/>
      <w:lvlJc w:val="left"/>
      <w:pPr>
        <w:tabs>
          <w:tab w:val="num" w:pos="1440"/>
        </w:tabs>
        <w:ind w:left="1440" w:hanging="360"/>
      </w:pPr>
    </w:lvl>
    <w:lvl w:ilvl="2" w:tplc="CF36F73C" w:tentative="1">
      <w:start w:val="1"/>
      <w:numFmt w:val="lowerRoman"/>
      <w:lvlText w:val="%3."/>
      <w:lvlJc w:val="right"/>
      <w:pPr>
        <w:tabs>
          <w:tab w:val="num" w:pos="2160"/>
        </w:tabs>
        <w:ind w:left="2160" w:hanging="180"/>
      </w:pPr>
    </w:lvl>
    <w:lvl w:ilvl="3" w:tplc="81A2AD6A" w:tentative="1">
      <w:start w:val="1"/>
      <w:numFmt w:val="decimal"/>
      <w:lvlText w:val="%4."/>
      <w:lvlJc w:val="left"/>
      <w:pPr>
        <w:tabs>
          <w:tab w:val="num" w:pos="2880"/>
        </w:tabs>
        <w:ind w:left="2880" w:hanging="360"/>
      </w:pPr>
    </w:lvl>
    <w:lvl w:ilvl="4" w:tplc="5886A1E2" w:tentative="1">
      <w:start w:val="1"/>
      <w:numFmt w:val="lowerLetter"/>
      <w:lvlText w:val="%5."/>
      <w:lvlJc w:val="left"/>
      <w:pPr>
        <w:tabs>
          <w:tab w:val="num" w:pos="3600"/>
        </w:tabs>
        <w:ind w:left="3600" w:hanging="360"/>
      </w:pPr>
    </w:lvl>
    <w:lvl w:ilvl="5" w:tplc="F5DC9354" w:tentative="1">
      <w:start w:val="1"/>
      <w:numFmt w:val="lowerRoman"/>
      <w:lvlText w:val="%6."/>
      <w:lvlJc w:val="right"/>
      <w:pPr>
        <w:tabs>
          <w:tab w:val="num" w:pos="4320"/>
        </w:tabs>
        <w:ind w:left="4320" w:hanging="180"/>
      </w:pPr>
    </w:lvl>
    <w:lvl w:ilvl="6" w:tplc="6DC0BB52" w:tentative="1">
      <w:start w:val="1"/>
      <w:numFmt w:val="decimal"/>
      <w:lvlText w:val="%7."/>
      <w:lvlJc w:val="left"/>
      <w:pPr>
        <w:tabs>
          <w:tab w:val="num" w:pos="5040"/>
        </w:tabs>
        <w:ind w:left="5040" w:hanging="360"/>
      </w:pPr>
    </w:lvl>
    <w:lvl w:ilvl="7" w:tplc="D7B28A18" w:tentative="1">
      <w:start w:val="1"/>
      <w:numFmt w:val="lowerLetter"/>
      <w:lvlText w:val="%8."/>
      <w:lvlJc w:val="left"/>
      <w:pPr>
        <w:tabs>
          <w:tab w:val="num" w:pos="5760"/>
        </w:tabs>
        <w:ind w:left="5760" w:hanging="360"/>
      </w:pPr>
    </w:lvl>
    <w:lvl w:ilvl="8" w:tplc="28BC42D4" w:tentative="1">
      <w:start w:val="1"/>
      <w:numFmt w:val="lowerRoman"/>
      <w:lvlText w:val="%9."/>
      <w:lvlJc w:val="right"/>
      <w:pPr>
        <w:tabs>
          <w:tab w:val="num" w:pos="6480"/>
        </w:tabs>
        <w:ind w:left="6480" w:hanging="180"/>
      </w:pPr>
    </w:lvl>
  </w:abstractNum>
  <w:abstractNum w:abstractNumId="10" w15:restartNumberingAfterBreak="0">
    <w:nsid w:val="22E42F7D"/>
    <w:multiLevelType w:val="multilevel"/>
    <w:tmpl w:val="B16895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23022D00"/>
    <w:multiLevelType w:val="hybridMultilevel"/>
    <w:tmpl w:val="19E23440"/>
    <w:lvl w:ilvl="0" w:tplc="38486BB8">
      <w:start w:val="1"/>
      <w:numFmt w:val="bullet"/>
      <w:lvlText w:val=""/>
      <w:lvlJc w:val="left"/>
      <w:pPr>
        <w:ind w:left="106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CC11F45"/>
    <w:multiLevelType w:val="hybridMultilevel"/>
    <w:tmpl w:val="899A6508"/>
    <w:lvl w:ilvl="0" w:tplc="38486B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E896F7E"/>
    <w:multiLevelType w:val="hybridMultilevel"/>
    <w:tmpl w:val="22E4CCDA"/>
    <w:lvl w:ilvl="0" w:tplc="04190001">
      <w:start w:val="1"/>
      <w:numFmt w:val="bullet"/>
      <w:lvlText w:val=""/>
      <w:lvlJc w:val="left"/>
      <w:pPr>
        <w:ind w:left="578" w:hanging="360"/>
      </w:pPr>
      <w:rPr>
        <w:rFonts w:ascii="Symbol" w:hAnsi="Symbol" w:hint="default"/>
      </w:rPr>
    </w:lvl>
    <w:lvl w:ilvl="1" w:tplc="04190003" w:tentative="1">
      <w:start w:val="1"/>
      <w:numFmt w:val="bullet"/>
      <w:lvlText w:val="o"/>
      <w:lvlJc w:val="left"/>
      <w:pPr>
        <w:ind w:left="1298" w:hanging="360"/>
      </w:pPr>
      <w:rPr>
        <w:rFonts w:ascii="Courier New" w:hAnsi="Courier New" w:cs="Courier New" w:hint="default"/>
      </w:rPr>
    </w:lvl>
    <w:lvl w:ilvl="2" w:tplc="04190005" w:tentative="1">
      <w:start w:val="1"/>
      <w:numFmt w:val="bullet"/>
      <w:lvlText w:val=""/>
      <w:lvlJc w:val="left"/>
      <w:pPr>
        <w:ind w:left="2018" w:hanging="360"/>
      </w:pPr>
      <w:rPr>
        <w:rFonts w:ascii="Wingdings" w:hAnsi="Wingdings" w:hint="default"/>
      </w:rPr>
    </w:lvl>
    <w:lvl w:ilvl="3" w:tplc="04190001" w:tentative="1">
      <w:start w:val="1"/>
      <w:numFmt w:val="bullet"/>
      <w:lvlText w:val=""/>
      <w:lvlJc w:val="left"/>
      <w:pPr>
        <w:ind w:left="2738" w:hanging="360"/>
      </w:pPr>
      <w:rPr>
        <w:rFonts w:ascii="Symbol" w:hAnsi="Symbol" w:hint="default"/>
      </w:rPr>
    </w:lvl>
    <w:lvl w:ilvl="4" w:tplc="04190003" w:tentative="1">
      <w:start w:val="1"/>
      <w:numFmt w:val="bullet"/>
      <w:lvlText w:val="o"/>
      <w:lvlJc w:val="left"/>
      <w:pPr>
        <w:ind w:left="3458" w:hanging="360"/>
      </w:pPr>
      <w:rPr>
        <w:rFonts w:ascii="Courier New" w:hAnsi="Courier New" w:cs="Courier New" w:hint="default"/>
      </w:rPr>
    </w:lvl>
    <w:lvl w:ilvl="5" w:tplc="04190005" w:tentative="1">
      <w:start w:val="1"/>
      <w:numFmt w:val="bullet"/>
      <w:lvlText w:val=""/>
      <w:lvlJc w:val="left"/>
      <w:pPr>
        <w:ind w:left="4178" w:hanging="360"/>
      </w:pPr>
      <w:rPr>
        <w:rFonts w:ascii="Wingdings" w:hAnsi="Wingdings" w:hint="default"/>
      </w:rPr>
    </w:lvl>
    <w:lvl w:ilvl="6" w:tplc="04190001" w:tentative="1">
      <w:start w:val="1"/>
      <w:numFmt w:val="bullet"/>
      <w:lvlText w:val=""/>
      <w:lvlJc w:val="left"/>
      <w:pPr>
        <w:ind w:left="4898" w:hanging="360"/>
      </w:pPr>
      <w:rPr>
        <w:rFonts w:ascii="Symbol" w:hAnsi="Symbol" w:hint="default"/>
      </w:rPr>
    </w:lvl>
    <w:lvl w:ilvl="7" w:tplc="04190003" w:tentative="1">
      <w:start w:val="1"/>
      <w:numFmt w:val="bullet"/>
      <w:lvlText w:val="o"/>
      <w:lvlJc w:val="left"/>
      <w:pPr>
        <w:ind w:left="5618" w:hanging="360"/>
      </w:pPr>
      <w:rPr>
        <w:rFonts w:ascii="Courier New" w:hAnsi="Courier New" w:cs="Courier New" w:hint="default"/>
      </w:rPr>
    </w:lvl>
    <w:lvl w:ilvl="8" w:tplc="04190005" w:tentative="1">
      <w:start w:val="1"/>
      <w:numFmt w:val="bullet"/>
      <w:lvlText w:val=""/>
      <w:lvlJc w:val="left"/>
      <w:pPr>
        <w:ind w:left="6338" w:hanging="360"/>
      </w:pPr>
      <w:rPr>
        <w:rFonts w:ascii="Wingdings" w:hAnsi="Wingdings" w:hint="default"/>
      </w:rPr>
    </w:lvl>
  </w:abstractNum>
  <w:abstractNum w:abstractNumId="14" w15:restartNumberingAfterBreak="0">
    <w:nsid w:val="363F4F93"/>
    <w:multiLevelType w:val="multilevel"/>
    <w:tmpl w:val="22068708"/>
    <w:lvl w:ilvl="0">
      <w:start w:val="10"/>
      <w:numFmt w:val="decimal"/>
      <w:lvlText w:val="%1."/>
      <w:lvlJc w:val="left"/>
      <w:pPr>
        <w:ind w:left="660" w:hanging="660"/>
      </w:pPr>
      <w:rPr>
        <w:rFonts w:hint="default"/>
      </w:rPr>
    </w:lvl>
    <w:lvl w:ilvl="1">
      <w:start w:val="5"/>
      <w:numFmt w:val="decimal"/>
      <w:lvlText w:val="%1.%2."/>
      <w:lvlJc w:val="left"/>
      <w:pPr>
        <w:ind w:left="1072" w:hanging="660"/>
      </w:pPr>
      <w:rPr>
        <w:rFonts w:hint="default"/>
      </w:rPr>
    </w:lvl>
    <w:lvl w:ilvl="2">
      <w:start w:val="1"/>
      <w:numFmt w:val="decimal"/>
      <w:lvlText w:val="%1.%2.%3."/>
      <w:lvlJc w:val="left"/>
      <w:pPr>
        <w:ind w:left="1544" w:hanging="720"/>
      </w:pPr>
      <w:rPr>
        <w:rFonts w:hint="default"/>
      </w:rPr>
    </w:lvl>
    <w:lvl w:ilvl="3">
      <w:start w:val="1"/>
      <w:numFmt w:val="decimal"/>
      <w:lvlText w:val="%1.%2.%3.%4."/>
      <w:lvlJc w:val="left"/>
      <w:pPr>
        <w:ind w:left="1956" w:hanging="720"/>
      </w:pPr>
      <w:rPr>
        <w:rFonts w:hint="default"/>
      </w:rPr>
    </w:lvl>
    <w:lvl w:ilvl="4">
      <w:start w:val="1"/>
      <w:numFmt w:val="decimal"/>
      <w:lvlText w:val="%1.%2.%3.%4.%5."/>
      <w:lvlJc w:val="left"/>
      <w:pPr>
        <w:ind w:left="2728" w:hanging="1080"/>
      </w:pPr>
      <w:rPr>
        <w:rFonts w:hint="default"/>
      </w:rPr>
    </w:lvl>
    <w:lvl w:ilvl="5">
      <w:start w:val="1"/>
      <w:numFmt w:val="decimal"/>
      <w:lvlText w:val="%1.%2.%3.%4.%5.%6."/>
      <w:lvlJc w:val="left"/>
      <w:pPr>
        <w:ind w:left="3140" w:hanging="1080"/>
      </w:pPr>
      <w:rPr>
        <w:rFonts w:hint="default"/>
      </w:rPr>
    </w:lvl>
    <w:lvl w:ilvl="6">
      <w:start w:val="1"/>
      <w:numFmt w:val="decimal"/>
      <w:lvlText w:val="%1.%2.%3.%4.%5.%6.%7."/>
      <w:lvlJc w:val="left"/>
      <w:pPr>
        <w:ind w:left="3912" w:hanging="1440"/>
      </w:pPr>
      <w:rPr>
        <w:rFonts w:hint="default"/>
      </w:rPr>
    </w:lvl>
    <w:lvl w:ilvl="7">
      <w:start w:val="1"/>
      <w:numFmt w:val="decimal"/>
      <w:lvlText w:val="%1.%2.%3.%4.%5.%6.%7.%8."/>
      <w:lvlJc w:val="left"/>
      <w:pPr>
        <w:ind w:left="4324" w:hanging="1440"/>
      </w:pPr>
      <w:rPr>
        <w:rFonts w:hint="default"/>
      </w:rPr>
    </w:lvl>
    <w:lvl w:ilvl="8">
      <w:start w:val="1"/>
      <w:numFmt w:val="decimal"/>
      <w:lvlText w:val="%1.%2.%3.%4.%5.%6.%7.%8.%9."/>
      <w:lvlJc w:val="left"/>
      <w:pPr>
        <w:ind w:left="5096" w:hanging="1800"/>
      </w:pPr>
      <w:rPr>
        <w:rFonts w:hint="default"/>
      </w:rPr>
    </w:lvl>
  </w:abstractNum>
  <w:abstractNum w:abstractNumId="15" w15:restartNumberingAfterBreak="0">
    <w:nsid w:val="387647C0"/>
    <w:multiLevelType w:val="hybridMultilevel"/>
    <w:tmpl w:val="037A9724"/>
    <w:lvl w:ilvl="0" w:tplc="70283D9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A3B38E1"/>
    <w:multiLevelType w:val="multilevel"/>
    <w:tmpl w:val="DAF469D4"/>
    <w:lvl w:ilvl="0">
      <w:start w:val="1"/>
      <w:numFmt w:val="decimal"/>
      <w:lvlText w:val="%1."/>
      <w:lvlJc w:val="left"/>
      <w:pPr>
        <w:ind w:left="1069"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1" w:hanging="720"/>
      </w:pPr>
      <w:rPr>
        <w:rFonts w:hint="default"/>
      </w:rPr>
    </w:lvl>
    <w:lvl w:ilvl="3">
      <w:start w:val="1"/>
      <w:numFmt w:val="decimal"/>
      <w:isLgl/>
      <w:lvlText w:val="%1.%2.%3.%4."/>
      <w:lvlJc w:val="left"/>
      <w:pPr>
        <w:ind w:left="1462" w:hanging="720"/>
      </w:pPr>
      <w:rPr>
        <w:rFonts w:hint="default"/>
      </w:rPr>
    </w:lvl>
    <w:lvl w:ilvl="4">
      <w:start w:val="1"/>
      <w:numFmt w:val="decimal"/>
      <w:isLgl/>
      <w:lvlText w:val="%1.%2.%3.%4.%5."/>
      <w:lvlJc w:val="left"/>
      <w:pPr>
        <w:ind w:left="1833" w:hanging="1080"/>
      </w:pPr>
      <w:rPr>
        <w:rFonts w:hint="default"/>
      </w:rPr>
    </w:lvl>
    <w:lvl w:ilvl="5">
      <w:start w:val="1"/>
      <w:numFmt w:val="decimal"/>
      <w:isLgl/>
      <w:lvlText w:val="%1.%2.%3.%4.%5.%6."/>
      <w:lvlJc w:val="left"/>
      <w:pPr>
        <w:ind w:left="1844" w:hanging="1080"/>
      </w:pPr>
      <w:rPr>
        <w:rFonts w:hint="default"/>
      </w:rPr>
    </w:lvl>
    <w:lvl w:ilvl="6">
      <w:start w:val="1"/>
      <w:numFmt w:val="decimal"/>
      <w:isLgl/>
      <w:lvlText w:val="%1.%2.%3.%4.%5.%6.%7."/>
      <w:lvlJc w:val="left"/>
      <w:pPr>
        <w:ind w:left="2215" w:hanging="1440"/>
      </w:pPr>
      <w:rPr>
        <w:rFonts w:hint="default"/>
      </w:rPr>
    </w:lvl>
    <w:lvl w:ilvl="7">
      <w:start w:val="1"/>
      <w:numFmt w:val="decimal"/>
      <w:isLgl/>
      <w:lvlText w:val="%1.%2.%3.%4.%5.%6.%7.%8."/>
      <w:lvlJc w:val="left"/>
      <w:pPr>
        <w:ind w:left="2226" w:hanging="1440"/>
      </w:pPr>
      <w:rPr>
        <w:rFonts w:hint="default"/>
      </w:rPr>
    </w:lvl>
    <w:lvl w:ilvl="8">
      <w:start w:val="1"/>
      <w:numFmt w:val="decimal"/>
      <w:isLgl/>
      <w:lvlText w:val="%1.%2.%3.%4.%5.%6.%7.%8.%9."/>
      <w:lvlJc w:val="left"/>
      <w:pPr>
        <w:ind w:left="2597" w:hanging="1800"/>
      </w:pPr>
      <w:rPr>
        <w:rFonts w:hint="default"/>
      </w:rPr>
    </w:lvl>
  </w:abstractNum>
  <w:abstractNum w:abstractNumId="17" w15:restartNumberingAfterBreak="0">
    <w:nsid w:val="468F101F"/>
    <w:multiLevelType w:val="hybridMultilevel"/>
    <w:tmpl w:val="47CE04CE"/>
    <w:lvl w:ilvl="0" w:tplc="431AB31E">
      <w:start w:val="1"/>
      <w:numFmt w:val="bullet"/>
      <w:lvlText w:val=""/>
      <w:lvlJc w:val="righ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B635579"/>
    <w:multiLevelType w:val="multilevel"/>
    <w:tmpl w:val="A16076EA"/>
    <w:lvl w:ilvl="0">
      <w:start w:val="3"/>
      <w:numFmt w:val="decimal"/>
      <w:lvlText w:val="%1"/>
      <w:lvlJc w:val="left"/>
      <w:pPr>
        <w:ind w:left="360" w:hanging="360"/>
      </w:pPr>
      <w:rPr>
        <w:rFonts w:hint="default"/>
      </w:rPr>
    </w:lvl>
    <w:lvl w:ilvl="1">
      <w:start w:val="1"/>
      <w:numFmt w:val="decimal"/>
      <w:lvlText w:val="%1.%2"/>
      <w:lvlJc w:val="left"/>
      <w:pPr>
        <w:ind w:left="76" w:hanging="360"/>
      </w:pPr>
      <w:rPr>
        <w:rFonts w:hint="default"/>
      </w:rPr>
    </w:lvl>
    <w:lvl w:ilvl="2">
      <w:start w:val="1"/>
      <w:numFmt w:val="decimal"/>
      <w:lvlText w:val="%1.%2.%3"/>
      <w:lvlJc w:val="left"/>
      <w:pPr>
        <w:ind w:left="152" w:hanging="720"/>
      </w:pPr>
      <w:rPr>
        <w:rFonts w:hint="default"/>
      </w:rPr>
    </w:lvl>
    <w:lvl w:ilvl="3">
      <w:start w:val="1"/>
      <w:numFmt w:val="decimal"/>
      <w:lvlText w:val="%1.%2.%3.%4"/>
      <w:lvlJc w:val="left"/>
      <w:pPr>
        <w:ind w:left="-132" w:hanging="720"/>
      </w:pPr>
      <w:rPr>
        <w:rFonts w:hint="default"/>
      </w:rPr>
    </w:lvl>
    <w:lvl w:ilvl="4">
      <w:start w:val="1"/>
      <w:numFmt w:val="decimal"/>
      <w:lvlText w:val="%1.%2.%3.%4.%5"/>
      <w:lvlJc w:val="left"/>
      <w:pPr>
        <w:ind w:left="-56" w:hanging="1080"/>
      </w:pPr>
      <w:rPr>
        <w:rFonts w:hint="default"/>
      </w:rPr>
    </w:lvl>
    <w:lvl w:ilvl="5">
      <w:start w:val="1"/>
      <w:numFmt w:val="decimal"/>
      <w:lvlText w:val="%1.%2.%3.%4.%5.%6"/>
      <w:lvlJc w:val="left"/>
      <w:pPr>
        <w:ind w:left="-340" w:hanging="1080"/>
      </w:pPr>
      <w:rPr>
        <w:rFonts w:hint="default"/>
      </w:rPr>
    </w:lvl>
    <w:lvl w:ilvl="6">
      <w:start w:val="1"/>
      <w:numFmt w:val="decimal"/>
      <w:lvlText w:val="%1.%2.%3.%4.%5.%6.%7"/>
      <w:lvlJc w:val="left"/>
      <w:pPr>
        <w:ind w:left="-264" w:hanging="1440"/>
      </w:pPr>
      <w:rPr>
        <w:rFonts w:hint="default"/>
      </w:rPr>
    </w:lvl>
    <w:lvl w:ilvl="7">
      <w:start w:val="1"/>
      <w:numFmt w:val="decimal"/>
      <w:lvlText w:val="%1.%2.%3.%4.%5.%6.%7.%8"/>
      <w:lvlJc w:val="left"/>
      <w:pPr>
        <w:ind w:left="-548" w:hanging="1440"/>
      </w:pPr>
      <w:rPr>
        <w:rFonts w:hint="default"/>
      </w:rPr>
    </w:lvl>
    <w:lvl w:ilvl="8">
      <w:start w:val="1"/>
      <w:numFmt w:val="decimal"/>
      <w:lvlText w:val="%1.%2.%3.%4.%5.%6.%7.%8.%9"/>
      <w:lvlJc w:val="left"/>
      <w:pPr>
        <w:ind w:left="-832" w:hanging="1440"/>
      </w:pPr>
      <w:rPr>
        <w:rFonts w:hint="default"/>
      </w:rPr>
    </w:lvl>
  </w:abstractNum>
  <w:abstractNum w:abstractNumId="19" w15:restartNumberingAfterBreak="0">
    <w:nsid w:val="4D2F421D"/>
    <w:multiLevelType w:val="hybridMultilevel"/>
    <w:tmpl w:val="95F8BF4A"/>
    <w:lvl w:ilvl="0" w:tplc="B0C64B20">
      <w:start w:val="3"/>
      <w:numFmt w:val="bullet"/>
      <w:lvlText w:val="-"/>
      <w:lvlJc w:val="left"/>
      <w:pPr>
        <w:tabs>
          <w:tab w:val="num" w:pos="720"/>
        </w:tabs>
        <w:ind w:left="720" w:hanging="360"/>
      </w:pPr>
      <w:rPr>
        <w:rFonts w:ascii="Times New Roman" w:eastAsia="Times New Roman" w:hAnsi="Times New Roman" w:cs="Times New Roman" w:hint="default"/>
      </w:rPr>
    </w:lvl>
    <w:lvl w:ilvl="1" w:tplc="9FE0DAA4" w:tentative="1">
      <w:start w:val="1"/>
      <w:numFmt w:val="bullet"/>
      <w:lvlText w:val="o"/>
      <w:lvlJc w:val="left"/>
      <w:pPr>
        <w:tabs>
          <w:tab w:val="num" w:pos="1440"/>
        </w:tabs>
        <w:ind w:left="1440" w:hanging="360"/>
      </w:pPr>
      <w:rPr>
        <w:rFonts w:ascii="Courier New" w:hAnsi="Courier New" w:hint="default"/>
      </w:rPr>
    </w:lvl>
    <w:lvl w:ilvl="2" w:tplc="4B462332" w:tentative="1">
      <w:start w:val="1"/>
      <w:numFmt w:val="bullet"/>
      <w:lvlText w:val=""/>
      <w:lvlJc w:val="left"/>
      <w:pPr>
        <w:tabs>
          <w:tab w:val="num" w:pos="2160"/>
        </w:tabs>
        <w:ind w:left="2160" w:hanging="360"/>
      </w:pPr>
      <w:rPr>
        <w:rFonts w:ascii="Wingdings" w:hAnsi="Wingdings" w:hint="default"/>
      </w:rPr>
    </w:lvl>
    <w:lvl w:ilvl="3" w:tplc="B45C9C92" w:tentative="1">
      <w:start w:val="1"/>
      <w:numFmt w:val="bullet"/>
      <w:lvlText w:val=""/>
      <w:lvlJc w:val="left"/>
      <w:pPr>
        <w:tabs>
          <w:tab w:val="num" w:pos="2880"/>
        </w:tabs>
        <w:ind w:left="2880" w:hanging="360"/>
      </w:pPr>
      <w:rPr>
        <w:rFonts w:ascii="Symbol" w:hAnsi="Symbol" w:hint="default"/>
      </w:rPr>
    </w:lvl>
    <w:lvl w:ilvl="4" w:tplc="3976BF0C" w:tentative="1">
      <w:start w:val="1"/>
      <w:numFmt w:val="bullet"/>
      <w:lvlText w:val="o"/>
      <w:lvlJc w:val="left"/>
      <w:pPr>
        <w:tabs>
          <w:tab w:val="num" w:pos="3600"/>
        </w:tabs>
        <w:ind w:left="3600" w:hanging="360"/>
      </w:pPr>
      <w:rPr>
        <w:rFonts w:ascii="Courier New" w:hAnsi="Courier New" w:hint="default"/>
      </w:rPr>
    </w:lvl>
    <w:lvl w:ilvl="5" w:tplc="AEB25D2A" w:tentative="1">
      <w:start w:val="1"/>
      <w:numFmt w:val="bullet"/>
      <w:lvlText w:val=""/>
      <w:lvlJc w:val="left"/>
      <w:pPr>
        <w:tabs>
          <w:tab w:val="num" w:pos="4320"/>
        </w:tabs>
        <w:ind w:left="4320" w:hanging="360"/>
      </w:pPr>
      <w:rPr>
        <w:rFonts w:ascii="Wingdings" w:hAnsi="Wingdings" w:hint="default"/>
      </w:rPr>
    </w:lvl>
    <w:lvl w:ilvl="6" w:tplc="818650AA" w:tentative="1">
      <w:start w:val="1"/>
      <w:numFmt w:val="bullet"/>
      <w:lvlText w:val=""/>
      <w:lvlJc w:val="left"/>
      <w:pPr>
        <w:tabs>
          <w:tab w:val="num" w:pos="5040"/>
        </w:tabs>
        <w:ind w:left="5040" w:hanging="360"/>
      </w:pPr>
      <w:rPr>
        <w:rFonts w:ascii="Symbol" w:hAnsi="Symbol" w:hint="default"/>
      </w:rPr>
    </w:lvl>
    <w:lvl w:ilvl="7" w:tplc="D80A757E" w:tentative="1">
      <w:start w:val="1"/>
      <w:numFmt w:val="bullet"/>
      <w:lvlText w:val="o"/>
      <w:lvlJc w:val="left"/>
      <w:pPr>
        <w:tabs>
          <w:tab w:val="num" w:pos="5760"/>
        </w:tabs>
        <w:ind w:left="5760" w:hanging="360"/>
      </w:pPr>
      <w:rPr>
        <w:rFonts w:ascii="Courier New" w:hAnsi="Courier New" w:hint="default"/>
      </w:rPr>
    </w:lvl>
    <w:lvl w:ilvl="8" w:tplc="CC206616"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46C73CD"/>
    <w:multiLevelType w:val="hybridMultilevel"/>
    <w:tmpl w:val="8604E5CA"/>
    <w:lvl w:ilvl="0" w:tplc="EF0656D8">
      <w:start w:val="1"/>
      <w:numFmt w:val="lowerLetter"/>
      <w:lvlText w:val="(%1)"/>
      <w:lvlJc w:val="left"/>
      <w:pPr>
        <w:tabs>
          <w:tab w:val="num" w:pos="1095"/>
        </w:tabs>
        <w:ind w:left="1095" w:hanging="735"/>
      </w:pPr>
      <w:rPr>
        <w:rFonts w:hint="default"/>
      </w:rPr>
    </w:lvl>
    <w:lvl w:ilvl="1" w:tplc="F06ABD68" w:tentative="1">
      <w:start w:val="1"/>
      <w:numFmt w:val="lowerLetter"/>
      <w:lvlText w:val="%2."/>
      <w:lvlJc w:val="left"/>
      <w:pPr>
        <w:tabs>
          <w:tab w:val="num" w:pos="1440"/>
        </w:tabs>
        <w:ind w:left="1440" w:hanging="360"/>
      </w:pPr>
    </w:lvl>
    <w:lvl w:ilvl="2" w:tplc="CFA8E7F0" w:tentative="1">
      <w:start w:val="1"/>
      <w:numFmt w:val="lowerRoman"/>
      <w:lvlText w:val="%3."/>
      <w:lvlJc w:val="right"/>
      <w:pPr>
        <w:tabs>
          <w:tab w:val="num" w:pos="2160"/>
        </w:tabs>
        <w:ind w:left="2160" w:hanging="180"/>
      </w:pPr>
    </w:lvl>
    <w:lvl w:ilvl="3" w:tplc="86388B06" w:tentative="1">
      <w:start w:val="1"/>
      <w:numFmt w:val="decimal"/>
      <w:lvlText w:val="%4."/>
      <w:lvlJc w:val="left"/>
      <w:pPr>
        <w:tabs>
          <w:tab w:val="num" w:pos="2880"/>
        </w:tabs>
        <w:ind w:left="2880" w:hanging="360"/>
      </w:pPr>
    </w:lvl>
    <w:lvl w:ilvl="4" w:tplc="058E781E" w:tentative="1">
      <w:start w:val="1"/>
      <w:numFmt w:val="lowerLetter"/>
      <w:lvlText w:val="%5."/>
      <w:lvlJc w:val="left"/>
      <w:pPr>
        <w:tabs>
          <w:tab w:val="num" w:pos="3600"/>
        </w:tabs>
        <w:ind w:left="3600" w:hanging="360"/>
      </w:pPr>
    </w:lvl>
    <w:lvl w:ilvl="5" w:tplc="8D8E1352" w:tentative="1">
      <w:start w:val="1"/>
      <w:numFmt w:val="lowerRoman"/>
      <w:lvlText w:val="%6."/>
      <w:lvlJc w:val="right"/>
      <w:pPr>
        <w:tabs>
          <w:tab w:val="num" w:pos="4320"/>
        </w:tabs>
        <w:ind w:left="4320" w:hanging="180"/>
      </w:pPr>
    </w:lvl>
    <w:lvl w:ilvl="6" w:tplc="8152BE12" w:tentative="1">
      <w:start w:val="1"/>
      <w:numFmt w:val="decimal"/>
      <w:lvlText w:val="%7."/>
      <w:lvlJc w:val="left"/>
      <w:pPr>
        <w:tabs>
          <w:tab w:val="num" w:pos="5040"/>
        </w:tabs>
        <w:ind w:left="5040" w:hanging="360"/>
      </w:pPr>
    </w:lvl>
    <w:lvl w:ilvl="7" w:tplc="3280B938" w:tentative="1">
      <w:start w:val="1"/>
      <w:numFmt w:val="lowerLetter"/>
      <w:lvlText w:val="%8."/>
      <w:lvlJc w:val="left"/>
      <w:pPr>
        <w:tabs>
          <w:tab w:val="num" w:pos="5760"/>
        </w:tabs>
        <w:ind w:left="5760" w:hanging="360"/>
      </w:pPr>
    </w:lvl>
    <w:lvl w:ilvl="8" w:tplc="152A518A" w:tentative="1">
      <w:start w:val="1"/>
      <w:numFmt w:val="lowerRoman"/>
      <w:lvlText w:val="%9."/>
      <w:lvlJc w:val="right"/>
      <w:pPr>
        <w:tabs>
          <w:tab w:val="num" w:pos="6480"/>
        </w:tabs>
        <w:ind w:left="6480" w:hanging="180"/>
      </w:pPr>
    </w:lvl>
  </w:abstractNum>
  <w:abstractNum w:abstractNumId="21" w15:restartNumberingAfterBreak="0">
    <w:nsid w:val="59D92049"/>
    <w:multiLevelType w:val="singleLevel"/>
    <w:tmpl w:val="0419000F"/>
    <w:lvl w:ilvl="0">
      <w:start w:val="1"/>
      <w:numFmt w:val="decimal"/>
      <w:lvlText w:val="%1."/>
      <w:lvlJc w:val="left"/>
      <w:pPr>
        <w:tabs>
          <w:tab w:val="num" w:pos="360"/>
        </w:tabs>
        <w:ind w:left="360" w:hanging="360"/>
      </w:pPr>
      <w:rPr>
        <w:rFonts w:hint="default"/>
      </w:rPr>
    </w:lvl>
  </w:abstractNum>
  <w:abstractNum w:abstractNumId="22" w15:restartNumberingAfterBreak="0">
    <w:nsid w:val="5CB41C98"/>
    <w:multiLevelType w:val="hybridMultilevel"/>
    <w:tmpl w:val="6A7482B6"/>
    <w:lvl w:ilvl="0" w:tplc="38486B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61C33A55"/>
    <w:multiLevelType w:val="multilevel"/>
    <w:tmpl w:val="B16895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6E6A3575"/>
    <w:multiLevelType w:val="multilevel"/>
    <w:tmpl w:val="4C9092DE"/>
    <w:lvl w:ilvl="0">
      <w:start w:val="3"/>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5" w15:restartNumberingAfterBreak="0">
    <w:nsid w:val="70F2311E"/>
    <w:multiLevelType w:val="hybridMultilevel"/>
    <w:tmpl w:val="E050DC94"/>
    <w:lvl w:ilvl="0" w:tplc="69BCEB3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B280075"/>
    <w:multiLevelType w:val="singleLevel"/>
    <w:tmpl w:val="476C844A"/>
    <w:lvl w:ilvl="0">
      <w:numFmt w:val="bullet"/>
      <w:lvlText w:val="-"/>
      <w:lvlJc w:val="left"/>
      <w:pPr>
        <w:tabs>
          <w:tab w:val="num" w:pos="360"/>
        </w:tabs>
        <w:ind w:left="360" w:hanging="360"/>
      </w:pPr>
      <w:rPr>
        <w:rFonts w:hint="default"/>
      </w:rPr>
    </w:lvl>
  </w:abstractNum>
  <w:abstractNum w:abstractNumId="27" w15:restartNumberingAfterBreak="0">
    <w:nsid w:val="7E8A3792"/>
    <w:multiLevelType w:val="hybridMultilevel"/>
    <w:tmpl w:val="20D4E0C8"/>
    <w:lvl w:ilvl="0" w:tplc="431AB31E">
      <w:start w:val="1"/>
      <w:numFmt w:val="bullet"/>
      <w:lvlText w:val=""/>
      <w:lvlJc w:val="righ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495002879">
    <w:abstractNumId w:val="23"/>
  </w:num>
  <w:num w:numId="2" w16cid:durableId="871462234">
    <w:abstractNumId w:val="27"/>
  </w:num>
  <w:num w:numId="3" w16cid:durableId="359354330">
    <w:abstractNumId w:val="17"/>
  </w:num>
  <w:num w:numId="4" w16cid:durableId="389161256">
    <w:abstractNumId w:val="10"/>
  </w:num>
  <w:num w:numId="5" w16cid:durableId="507797295">
    <w:abstractNumId w:val="7"/>
  </w:num>
  <w:num w:numId="6" w16cid:durableId="1614942070">
    <w:abstractNumId w:val="25"/>
  </w:num>
  <w:num w:numId="7" w16cid:durableId="995691017">
    <w:abstractNumId w:val="3"/>
  </w:num>
  <w:num w:numId="8" w16cid:durableId="2101679467">
    <w:abstractNumId w:val="15"/>
  </w:num>
  <w:num w:numId="9" w16cid:durableId="1149514474">
    <w:abstractNumId w:val="19"/>
  </w:num>
  <w:num w:numId="10" w16cid:durableId="1045638729">
    <w:abstractNumId w:val="2"/>
  </w:num>
  <w:num w:numId="11" w16cid:durableId="1636064428">
    <w:abstractNumId w:val="20"/>
  </w:num>
  <w:num w:numId="12" w16cid:durableId="650062643">
    <w:abstractNumId w:val="6"/>
  </w:num>
  <w:num w:numId="13" w16cid:durableId="1457482699">
    <w:abstractNumId w:val="9"/>
  </w:num>
  <w:num w:numId="14" w16cid:durableId="1984851970">
    <w:abstractNumId w:val="24"/>
  </w:num>
  <w:num w:numId="15" w16cid:durableId="1910193232">
    <w:abstractNumId w:val="26"/>
  </w:num>
  <w:num w:numId="16" w16cid:durableId="1377002489">
    <w:abstractNumId w:val="21"/>
  </w:num>
  <w:num w:numId="17" w16cid:durableId="2032341400">
    <w:abstractNumId w:val="0"/>
  </w:num>
  <w:num w:numId="18" w16cid:durableId="233511742">
    <w:abstractNumId w:val="4"/>
  </w:num>
  <w:num w:numId="19" w16cid:durableId="1377507175">
    <w:abstractNumId w:val="14"/>
  </w:num>
  <w:num w:numId="20" w16cid:durableId="1896430269">
    <w:abstractNumId w:val="1"/>
  </w:num>
  <w:num w:numId="21" w16cid:durableId="454636166">
    <w:abstractNumId w:val="13"/>
  </w:num>
  <w:num w:numId="22" w16cid:durableId="272442523">
    <w:abstractNumId w:val="18"/>
  </w:num>
  <w:num w:numId="23" w16cid:durableId="1352487603">
    <w:abstractNumId w:val="8"/>
  </w:num>
  <w:num w:numId="24" w16cid:durableId="1889025822">
    <w:abstractNumId w:val="16"/>
  </w:num>
  <w:num w:numId="25" w16cid:durableId="957956233">
    <w:abstractNumId w:val="22"/>
  </w:num>
  <w:num w:numId="26" w16cid:durableId="772940416">
    <w:abstractNumId w:val="11"/>
  </w:num>
  <w:num w:numId="27" w16cid:durableId="1906066225">
    <w:abstractNumId w:val="12"/>
  </w:num>
  <w:num w:numId="28" w16cid:durableId="602612603">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08"/>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99C"/>
    <w:rsid w:val="000027B2"/>
    <w:rsid w:val="00006218"/>
    <w:rsid w:val="00007961"/>
    <w:rsid w:val="00007C62"/>
    <w:rsid w:val="000107A7"/>
    <w:rsid w:val="0001197E"/>
    <w:rsid w:val="00013BCB"/>
    <w:rsid w:val="000172D6"/>
    <w:rsid w:val="00026587"/>
    <w:rsid w:val="00032701"/>
    <w:rsid w:val="0003725F"/>
    <w:rsid w:val="000379B0"/>
    <w:rsid w:val="0004170A"/>
    <w:rsid w:val="00043796"/>
    <w:rsid w:val="00050C87"/>
    <w:rsid w:val="00055EB8"/>
    <w:rsid w:val="00056104"/>
    <w:rsid w:val="00060F2F"/>
    <w:rsid w:val="00061718"/>
    <w:rsid w:val="00065230"/>
    <w:rsid w:val="00065D15"/>
    <w:rsid w:val="00075341"/>
    <w:rsid w:val="000809A0"/>
    <w:rsid w:val="00081B2B"/>
    <w:rsid w:val="0008375B"/>
    <w:rsid w:val="0008406F"/>
    <w:rsid w:val="000A3D97"/>
    <w:rsid w:val="000C773C"/>
    <w:rsid w:val="000D1D2C"/>
    <w:rsid w:val="000D329F"/>
    <w:rsid w:val="000D4682"/>
    <w:rsid w:val="000D5C22"/>
    <w:rsid w:val="000E1CDA"/>
    <w:rsid w:val="000E2A14"/>
    <w:rsid w:val="000E7C94"/>
    <w:rsid w:val="000F2030"/>
    <w:rsid w:val="000F34A5"/>
    <w:rsid w:val="001008EF"/>
    <w:rsid w:val="00101A22"/>
    <w:rsid w:val="00106C54"/>
    <w:rsid w:val="00120ACB"/>
    <w:rsid w:val="0012326F"/>
    <w:rsid w:val="00123E13"/>
    <w:rsid w:val="00125630"/>
    <w:rsid w:val="00125A50"/>
    <w:rsid w:val="001305C1"/>
    <w:rsid w:val="00142DF9"/>
    <w:rsid w:val="00160ED9"/>
    <w:rsid w:val="00174423"/>
    <w:rsid w:val="0017577D"/>
    <w:rsid w:val="00180D2B"/>
    <w:rsid w:val="00180DB9"/>
    <w:rsid w:val="001903CB"/>
    <w:rsid w:val="0019733C"/>
    <w:rsid w:val="001A253B"/>
    <w:rsid w:val="001A3D6C"/>
    <w:rsid w:val="001A64C2"/>
    <w:rsid w:val="001A7418"/>
    <w:rsid w:val="001A778D"/>
    <w:rsid w:val="001C3288"/>
    <w:rsid w:val="001D470C"/>
    <w:rsid w:val="001D6DB2"/>
    <w:rsid w:val="001F332D"/>
    <w:rsid w:val="001F3EEC"/>
    <w:rsid w:val="00203658"/>
    <w:rsid w:val="00210569"/>
    <w:rsid w:val="0021286D"/>
    <w:rsid w:val="0021299C"/>
    <w:rsid w:val="00213CCC"/>
    <w:rsid w:val="00216AD1"/>
    <w:rsid w:val="002271D0"/>
    <w:rsid w:val="00230F79"/>
    <w:rsid w:val="002325E7"/>
    <w:rsid w:val="00233FB5"/>
    <w:rsid w:val="002347E7"/>
    <w:rsid w:val="00240E11"/>
    <w:rsid w:val="00241363"/>
    <w:rsid w:val="0024288D"/>
    <w:rsid w:val="00243298"/>
    <w:rsid w:val="002434AF"/>
    <w:rsid w:val="00243D40"/>
    <w:rsid w:val="00251583"/>
    <w:rsid w:val="0025233F"/>
    <w:rsid w:val="00255DB9"/>
    <w:rsid w:val="00271333"/>
    <w:rsid w:val="0028244B"/>
    <w:rsid w:val="002824E0"/>
    <w:rsid w:val="00293F8B"/>
    <w:rsid w:val="00296022"/>
    <w:rsid w:val="00297659"/>
    <w:rsid w:val="002B168A"/>
    <w:rsid w:val="002B2B4A"/>
    <w:rsid w:val="002C28E2"/>
    <w:rsid w:val="002D372A"/>
    <w:rsid w:val="002D6D74"/>
    <w:rsid w:val="002E037D"/>
    <w:rsid w:val="002E2871"/>
    <w:rsid w:val="002E53C6"/>
    <w:rsid w:val="002F04DF"/>
    <w:rsid w:val="002F1A75"/>
    <w:rsid w:val="00300B0A"/>
    <w:rsid w:val="003026F9"/>
    <w:rsid w:val="0030299C"/>
    <w:rsid w:val="00303F94"/>
    <w:rsid w:val="00312937"/>
    <w:rsid w:val="003179DB"/>
    <w:rsid w:val="003209F2"/>
    <w:rsid w:val="00324794"/>
    <w:rsid w:val="00325D5F"/>
    <w:rsid w:val="003264B3"/>
    <w:rsid w:val="00333809"/>
    <w:rsid w:val="00337052"/>
    <w:rsid w:val="0033719B"/>
    <w:rsid w:val="00340EB2"/>
    <w:rsid w:val="00343E66"/>
    <w:rsid w:val="0034780A"/>
    <w:rsid w:val="0035026B"/>
    <w:rsid w:val="003563B8"/>
    <w:rsid w:val="00356A29"/>
    <w:rsid w:val="0036105C"/>
    <w:rsid w:val="00361992"/>
    <w:rsid w:val="003645F3"/>
    <w:rsid w:val="00370304"/>
    <w:rsid w:val="00375800"/>
    <w:rsid w:val="003766BF"/>
    <w:rsid w:val="00377071"/>
    <w:rsid w:val="00377E39"/>
    <w:rsid w:val="00380407"/>
    <w:rsid w:val="00380423"/>
    <w:rsid w:val="00386BA9"/>
    <w:rsid w:val="00387E68"/>
    <w:rsid w:val="00393C5D"/>
    <w:rsid w:val="00396FD8"/>
    <w:rsid w:val="00397E15"/>
    <w:rsid w:val="003A0E02"/>
    <w:rsid w:val="003A3713"/>
    <w:rsid w:val="003A41E6"/>
    <w:rsid w:val="003A5575"/>
    <w:rsid w:val="003B246F"/>
    <w:rsid w:val="003B6F0B"/>
    <w:rsid w:val="003C24C5"/>
    <w:rsid w:val="003C7BFD"/>
    <w:rsid w:val="003E0770"/>
    <w:rsid w:val="003E3D14"/>
    <w:rsid w:val="003E4F8A"/>
    <w:rsid w:val="003E6FF0"/>
    <w:rsid w:val="003E7264"/>
    <w:rsid w:val="003F1545"/>
    <w:rsid w:val="003F5159"/>
    <w:rsid w:val="004029D1"/>
    <w:rsid w:val="0041178F"/>
    <w:rsid w:val="00414810"/>
    <w:rsid w:val="00414A20"/>
    <w:rsid w:val="00416223"/>
    <w:rsid w:val="004163C8"/>
    <w:rsid w:val="0042127C"/>
    <w:rsid w:val="00425558"/>
    <w:rsid w:val="004308AE"/>
    <w:rsid w:val="00440B23"/>
    <w:rsid w:val="004417E0"/>
    <w:rsid w:val="004417EF"/>
    <w:rsid w:val="00453C1B"/>
    <w:rsid w:val="00455817"/>
    <w:rsid w:val="004631BA"/>
    <w:rsid w:val="00465269"/>
    <w:rsid w:val="00467C1B"/>
    <w:rsid w:val="00472010"/>
    <w:rsid w:val="0048387F"/>
    <w:rsid w:val="00496665"/>
    <w:rsid w:val="004A2473"/>
    <w:rsid w:val="004A615F"/>
    <w:rsid w:val="004A6C5A"/>
    <w:rsid w:val="004B13B2"/>
    <w:rsid w:val="004B17E9"/>
    <w:rsid w:val="004B360A"/>
    <w:rsid w:val="004B3906"/>
    <w:rsid w:val="004C102A"/>
    <w:rsid w:val="004C20D7"/>
    <w:rsid w:val="004C4596"/>
    <w:rsid w:val="004C53DE"/>
    <w:rsid w:val="004C662A"/>
    <w:rsid w:val="004C6734"/>
    <w:rsid w:val="004C6E6C"/>
    <w:rsid w:val="004D2D53"/>
    <w:rsid w:val="004D4FCB"/>
    <w:rsid w:val="004E3577"/>
    <w:rsid w:val="004F01AC"/>
    <w:rsid w:val="004F2A4B"/>
    <w:rsid w:val="004F36D7"/>
    <w:rsid w:val="005056A9"/>
    <w:rsid w:val="00510D53"/>
    <w:rsid w:val="00511935"/>
    <w:rsid w:val="00511D69"/>
    <w:rsid w:val="00513BF3"/>
    <w:rsid w:val="00515DE5"/>
    <w:rsid w:val="005174A4"/>
    <w:rsid w:val="00521226"/>
    <w:rsid w:val="005212F8"/>
    <w:rsid w:val="00521419"/>
    <w:rsid w:val="00523F01"/>
    <w:rsid w:val="005247CA"/>
    <w:rsid w:val="0052589F"/>
    <w:rsid w:val="00527362"/>
    <w:rsid w:val="005311E2"/>
    <w:rsid w:val="00536B1C"/>
    <w:rsid w:val="005376F7"/>
    <w:rsid w:val="00540A96"/>
    <w:rsid w:val="00544A41"/>
    <w:rsid w:val="00545F60"/>
    <w:rsid w:val="00546702"/>
    <w:rsid w:val="00547A69"/>
    <w:rsid w:val="00550520"/>
    <w:rsid w:val="005516EB"/>
    <w:rsid w:val="0055295D"/>
    <w:rsid w:val="00561BBA"/>
    <w:rsid w:val="00564E07"/>
    <w:rsid w:val="00570902"/>
    <w:rsid w:val="0058079E"/>
    <w:rsid w:val="0058317D"/>
    <w:rsid w:val="005831FF"/>
    <w:rsid w:val="0059221F"/>
    <w:rsid w:val="005931C7"/>
    <w:rsid w:val="005A16CA"/>
    <w:rsid w:val="005A39F5"/>
    <w:rsid w:val="005A44E8"/>
    <w:rsid w:val="005B532A"/>
    <w:rsid w:val="005C09E7"/>
    <w:rsid w:val="005C1FF4"/>
    <w:rsid w:val="005D0318"/>
    <w:rsid w:val="005E36FA"/>
    <w:rsid w:val="005E4BD3"/>
    <w:rsid w:val="005E6928"/>
    <w:rsid w:val="005F7089"/>
    <w:rsid w:val="005F7E9A"/>
    <w:rsid w:val="00602027"/>
    <w:rsid w:val="00603549"/>
    <w:rsid w:val="00604E8B"/>
    <w:rsid w:val="006162B6"/>
    <w:rsid w:val="0062084C"/>
    <w:rsid w:val="00622C40"/>
    <w:rsid w:val="006260A0"/>
    <w:rsid w:val="0063197F"/>
    <w:rsid w:val="00634953"/>
    <w:rsid w:val="00640ABF"/>
    <w:rsid w:val="00646392"/>
    <w:rsid w:val="00650845"/>
    <w:rsid w:val="0066029C"/>
    <w:rsid w:val="00664FA0"/>
    <w:rsid w:val="00665A0C"/>
    <w:rsid w:val="00665AB6"/>
    <w:rsid w:val="00665B0F"/>
    <w:rsid w:val="006660FF"/>
    <w:rsid w:val="006757AA"/>
    <w:rsid w:val="006802E6"/>
    <w:rsid w:val="00685716"/>
    <w:rsid w:val="00685FFB"/>
    <w:rsid w:val="00687720"/>
    <w:rsid w:val="006912C8"/>
    <w:rsid w:val="0069713B"/>
    <w:rsid w:val="006A001E"/>
    <w:rsid w:val="006A1C6C"/>
    <w:rsid w:val="006A4A99"/>
    <w:rsid w:val="006B273E"/>
    <w:rsid w:val="006B600B"/>
    <w:rsid w:val="006C362E"/>
    <w:rsid w:val="006C4473"/>
    <w:rsid w:val="006C6F66"/>
    <w:rsid w:val="006C7147"/>
    <w:rsid w:val="006C7D6B"/>
    <w:rsid w:val="006D3075"/>
    <w:rsid w:val="006D520A"/>
    <w:rsid w:val="006D5248"/>
    <w:rsid w:val="006D7A5E"/>
    <w:rsid w:val="006E71EB"/>
    <w:rsid w:val="006F7820"/>
    <w:rsid w:val="00704076"/>
    <w:rsid w:val="00704317"/>
    <w:rsid w:val="00707391"/>
    <w:rsid w:val="00710EC5"/>
    <w:rsid w:val="007213D2"/>
    <w:rsid w:val="00725383"/>
    <w:rsid w:val="00725785"/>
    <w:rsid w:val="00725D2F"/>
    <w:rsid w:val="00725EE9"/>
    <w:rsid w:val="0072742B"/>
    <w:rsid w:val="00727A2C"/>
    <w:rsid w:val="00730E84"/>
    <w:rsid w:val="00734179"/>
    <w:rsid w:val="0074108E"/>
    <w:rsid w:val="00751952"/>
    <w:rsid w:val="00757331"/>
    <w:rsid w:val="00765230"/>
    <w:rsid w:val="00766AC2"/>
    <w:rsid w:val="007704C4"/>
    <w:rsid w:val="007869EF"/>
    <w:rsid w:val="007903C9"/>
    <w:rsid w:val="00791E81"/>
    <w:rsid w:val="00792747"/>
    <w:rsid w:val="0079295B"/>
    <w:rsid w:val="007930A9"/>
    <w:rsid w:val="007930CE"/>
    <w:rsid w:val="00796D8E"/>
    <w:rsid w:val="007A22BF"/>
    <w:rsid w:val="007A4F37"/>
    <w:rsid w:val="007B6058"/>
    <w:rsid w:val="007C1759"/>
    <w:rsid w:val="007C45DD"/>
    <w:rsid w:val="007D0869"/>
    <w:rsid w:val="007D139F"/>
    <w:rsid w:val="007D45D0"/>
    <w:rsid w:val="007D657A"/>
    <w:rsid w:val="007E00DB"/>
    <w:rsid w:val="007E2174"/>
    <w:rsid w:val="007E25F2"/>
    <w:rsid w:val="007E7C4C"/>
    <w:rsid w:val="007F26CB"/>
    <w:rsid w:val="007F4085"/>
    <w:rsid w:val="0080204E"/>
    <w:rsid w:val="00812C8D"/>
    <w:rsid w:val="0081413B"/>
    <w:rsid w:val="008148B8"/>
    <w:rsid w:val="008169C7"/>
    <w:rsid w:val="00816B5C"/>
    <w:rsid w:val="0081778D"/>
    <w:rsid w:val="00821961"/>
    <w:rsid w:val="00833B69"/>
    <w:rsid w:val="00834C48"/>
    <w:rsid w:val="008439CB"/>
    <w:rsid w:val="008456E4"/>
    <w:rsid w:val="00852497"/>
    <w:rsid w:val="008525EB"/>
    <w:rsid w:val="00861E10"/>
    <w:rsid w:val="00875E83"/>
    <w:rsid w:val="00877A9B"/>
    <w:rsid w:val="00880E5A"/>
    <w:rsid w:val="00883A9F"/>
    <w:rsid w:val="008954E5"/>
    <w:rsid w:val="00896580"/>
    <w:rsid w:val="008A05F5"/>
    <w:rsid w:val="008A0FE3"/>
    <w:rsid w:val="008A5EA0"/>
    <w:rsid w:val="008A6293"/>
    <w:rsid w:val="008A6CD1"/>
    <w:rsid w:val="008B3884"/>
    <w:rsid w:val="008B45D8"/>
    <w:rsid w:val="008B5FEA"/>
    <w:rsid w:val="008B62DD"/>
    <w:rsid w:val="008C1779"/>
    <w:rsid w:val="008C64BF"/>
    <w:rsid w:val="008C724C"/>
    <w:rsid w:val="008D144B"/>
    <w:rsid w:val="008D3261"/>
    <w:rsid w:val="008D4793"/>
    <w:rsid w:val="008D5579"/>
    <w:rsid w:val="008E174B"/>
    <w:rsid w:val="008E1F55"/>
    <w:rsid w:val="008E5C56"/>
    <w:rsid w:val="008F3E7D"/>
    <w:rsid w:val="00900C99"/>
    <w:rsid w:val="00902BD2"/>
    <w:rsid w:val="009141A0"/>
    <w:rsid w:val="00920F5D"/>
    <w:rsid w:val="0092236C"/>
    <w:rsid w:val="009237A1"/>
    <w:rsid w:val="0092471C"/>
    <w:rsid w:val="0093356A"/>
    <w:rsid w:val="00933EE3"/>
    <w:rsid w:val="00934BB9"/>
    <w:rsid w:val="009350D8"/>
    <w:rsid w:val="0094157E"/>
    <w:rsid w:val="009415B0"/>
    <w:rsid w:val="00942B64"/>
    <w:rsid w:val="00945EF2"/>
    <w:rsid w:val="00946660"/>
    <w:rsid w:val="00947C23"/>
    <w:rsid w:val="00953E5D"/>
    <w:rsid w:val="00955222"/>
    <w:rsid w:val="00955F1D"/>
    <w:rsid w:val="0096183A"/>
    <w:rsid w:val="009643A0"/>
    <w:rsid w:val="00965FE5"/>
    <w:rsid w:val="009660B9"/>
    <w:rsid w:val="00973B63"/>
    <w:rsid w:val="00974E7D"/>
    <w:rsid w:val="00977489"/>
    <w:rsid w:val="0098384B"/>
    <w:rsid w:val="0099059C"/>
    <w:rsid w:val="009932F8"/>
    <w:rsid w:val="00994829"/>
    <w:rsid w:val="009956AC"/>
    <w:rsid w:val="009B40B8"/>
    <w:rsid w:val="009B7B7E"/>
    <w:rsid w:val="009C5F79"/>
    <w:rsid w:val="009C5FCF"/>
    <w:rsid w:val="009D13C6"/>
    <w:rsid w:val="009D2AED"/>
    <w:rsid w:val="009E00AB"/>
    <w:rsid w:val="009E1C89"/>
    <w:rsid w:val="009E35B2"/>
    <w:rsid w:val="009E4EC5"/>
    <w:rsid w:val="009E62AA"/>
    <w:rsid w:val="009E6C1A"/>
    <w:rsid w:val="009E7DEB"/>
    <w:rsid w:val="009F0727"/>
    <w:rsid w:val="009F1744"/>
    <w:rsid w:val="009F270B"/>
    <w:rsid w:val="009F46BC"/>
    <w:rsid w:val="009F68A6"/>
    <w:rsid w:val="00A0259C"/>
    <w:rsid w:val="00A06BB8"/>
    <w:rsid w:val="00A11300"/>
    <w:rsid w:val="00A1154D"/>
    <w:rsid w:val="00A12B9E"/>
    <w:rsid w:val="00A14250"/>
    <w:rsid w:val="00A148F4"/>
    <w:rsid w:val="00A228C0"/>
    <w:rsid w:val="00A254EB"/>
    <w:rsid w:val="00A270DF"/>
    <w:rsid w:val="00A27A34"/>
    <w:rsid w:val="00A352FC"/>
    <w:rsid w:val="00A35F51"/>
    <w:rsid w:val="00A42154"/>
    <w:rsid w:val="00A51AEF"/>
    <w:rsid w:val="00A520CD"/>
    <w:rsid w:val="00A5571C"/>
    <w:rsid w:val="00A57346"/>
    <w:rsid w:val="00A64E54"/>
    <w:rsid w:val="00A6679E"/>
    <w:rsid w:val="00A73934"/>
    <w:rsid w:val="00A801C9"/>
    <w:rsid w:val="00A85D44"/>
    <w:rsid w:val="00A864C8"/>
    <w:rsid w:val="00A91669"/>
    <w:rsid w:val="00A92A86"/>
    <w:rsid w:val="00AA0E7C"/>
    <w:rsid w:val="00AA43EF"/>
    <w:rsid w:val="00AA5C12"/>
    <w:rsid w:val="00AB038A"/>
    <w:rsid w:val="00AB2463"/>
    <w:rsid w:val="00AB65D5"/>
    <w:rsid w:val="00AB7B03"/>
    <w:rsid w:val="00AC2ACD"/>
    <w:rsid w:val="00AC45D2"/>
    <w:rsid w:val="00AD7241"/>
    <w:rsid w:val="00AD7ED0"/>
    <w:rsid w:val="00AE1913"/>
    <w:rsid w:val="00AE1F0B"/>
    <w:rsid w:val="00AE3536"/>
    <w:rsid w:val="00AE510E"/>
    <w:rsid w:val="00AE5B69"/>
    <w:rsid w:val="00AF051A"/>
    <w:rsid w:val="00AF6796"/>
    <w:rsid w:val="00B067D9"/>
    <w:rsid w:val="00B10246"/>
    <w:rsid w:val="00B1770D"/>
    <w:rsid w:val="00B17EDA"/>
    <w:rsid w:val="00B20F48"/>
    <w:rsid w:val="00B27BA8"/>
    <w:rsid w:val="00B319C9"/>
    <w:rsid w:val="00B369AB"/>
    <w:rsid w:val="00B36CE1"/>
    <w:rsid w:val="00B36F92"/>
    <w:rsid w:val="00B374B5"/>
    <w:rsid w:val="00B43C29"/>
    <w:rsid w:val="00B446BC"/>
    <w:rsid w:val="00B44759"/>
    <w:rsid w:val="00B45426"/>
    <w:rsid w:val="00B551F8"/>
    <w:rsid w:val="00B60E0B"/>
    <w:rsid w:val="00B61BAF"/>
    <w:rsid w:val="00B61D19"/>
    <w:rsid w:val="00B6292F"/>
    <w:rsid w:val="00B651A8"/>
    <w:rsid w:val="00B717E5"/>
    <w:rsid w:val="00B746B6"/>
    <w:rsid w:val="00B774D4"/>
    <w:rsid w:val="00B77978"/>
    <w:rsid w:val="00B779F6"/>
    <w:rsid w:val="00B826BC"/>
    <w:rsid w:val="00B843A5"/>
    <w:rsid w:val="00B845CD"/>
    <w:rsid w:val="00B92F18"/>
    <w:rsid w:val="00B9601E"/>
    <w:rsid w:val="00B97FAA"/>
    <w:rsid w:val="00B97FE6"/>
    <w:rsid w:val="00BB13F7"/>
    <w:rsid w:val="00BB58FC"/>
    <w:rsid w:val="00BB736E"/>
    <w:rsid w:val="00BB7F4B"/>
    <w:rsid w:val="00BC7DF1"/>
    <w:rsid w:val="00BD1305"/>
    <w:rsid w:val="00BD3371"/>
    <w:rsid w:val="00BD3CDD"/>
    <w:rsid w:val="00BD495E"/>
    <w:rsid w:val="00BE524E"/>
    <w:rsid w:val="00BE79BE"/>
    <w:rsid w:val="00BE7B26"/>
    <w:rsid w:val="00BF24CC"/>
    <w:rsid w:val="00BF7B8F"/>
    <w:rsid w:val="00C02F28"/>
    <w:rsid w:val="00C04C90"/>
    <w:rsid w:val="00C12976"/>
    <w:rsid w:val="00C15452"/>
    <w:rsid w:val="00C24619"/>
    <w:rsid w:val="00C249A2"/>
    <w:rsid w:val="00C30C53"/>
    <w:rsid w:val="00C313D5"/>
    <w:rsid w:val="00C31679"/>
    <w:rsid w:val="00C3297B"/>
    <w:rsid w:val="00C40D81"/>
    <w:rsid w:val="00C41739"/>
    <w:rsid w:val="00C53B2D"/>
    <w:rsid w:val="00C548D7"/>
    <w:rsid w:val="00C62BF5"/>
    <w:rsid w:val="00C62EF0"/>
    <w:rsid w:val="00C62F6D"/>
    <w:rsid w:val="00C65AA4"/>
    <w:rsid w:val="00C72565"/>
    <w:rsid w:val="00C774BF"/>
    <w:rsid w:val="00C817CE"/>
    <w:rsid w:val="00C824B0"/>
    <w:rsid w:val="00C94603"/>
    <w:rsid w:val="00C95D00"/>
    <w:rsid w:val="00CA4BB8"/>
    <w:rsid w:val="00CA6D76"/>
    <w:rsid w:val="00CB113E"/>
    <w:rsid w:val="00CC0CA6"/>
    <w:rsid w:val="00CC1B5E"/>
    <w:rsid w:val="00CC69DB"/>
    <w:rsid w:val="00CC7A93"/>
    <w:rsid w:val="00CD1B68"/>
    <w:rsid w:val="00CE5CE9"/>
    <w:rsid w:val="00CE6B4C"/>
    <w:rsid w:val="00CE79A1"/>
    <w:rsid w:val="00CE7B80"/>
    <w:rsid w:val="00CF35A3"/>
    <w:rsid w:val="00CF4C54"/>
    <w:rsid w:val="00CF5A38"/>
    <w:rsid w:val="00CF743F"/>
    <w:rsid w:val="00D01D57"/>
    <w:rsid w:val="00D02FFF"/>
    <w:rsid w:val="00D11673"/>
    <w:rsid w:val="00D12392"/>
    <w:rsid w:val="00D316FF"/>
    <w:rsid w:val="00D33B5D"/>
    <w:rsid w:val="00D359E9"/>
    <w:rsid w:val="00D371A9"/>
    <w:rsid w:val="00D45FF4"/>
    <w:rsid w:val="00D47B8E"/>
    <w:rsid w:val="00D50EEE"/>
    <w:rsid w:val="00D577CB"/>
    <w:rsid w:val="00D72F1E"/>
    <w:rsid w:val="00D73CBA"/>
    <w:rsid w:val="00D75DCB"/>
    <w:rsid w:val="00D80F72"/>
    <w:rsid w:val="00D83294"/>
    <w:rsid w:val="00D8354C"/>
    <w:rsid w:val="00D851FA"/>
    <w:rsid w:val="00D92CFC"/>
    <w:rsid w:val="00D9438C"/>
    <w:rsid w:val="00D95612"/>
    <w:rsid w:val="00D9700E"/>
    <w:rsid w:val="00DA06D9"/>
    <w:rsid w:val="00DA1A62"/>
    <w:rsid w:val="00DA6CED"/>
    <w:rsid w:val="00DB1B7B"/>
    <w:rsid w:val="00DC2FAE"/>
    <w:rsid w:val="00DC4641"/>
    <w:rsid w:val="00DC5344"/>
    <w:rsid w:val="00DD0A79"/>
    <w:rsid w:val="00DD2E30"/>
    <w:rsid w:val="00DF26C8"/>
    <w:rsid w:val="00E051F8"/>
    <w:rsid w:val="00E14D82"/>
    <w:rsid w:val="00E173C1"/>
    <w:rsid w:val="00E235BB"/>
    <w:rsid w:val="00E23EFA"/>
    <w:rsid w:val="00E2482E"/>
    <w:rsid w:val="00E2771B"/>
    <w:rsid w:val="00E3089A"/>
    <w:rsid w:val="00E36718"/>
    <w:rsid w:val="00E41A1E"/>
    <w:rsid w:val="00E44E74"/>
    <w:rsid w:val="00E46A98"/>
    <w:rsid w:val="00E50381"/>
    <w:rsid w:val="00E5220A"/>
    <w:rsid w:val="00E563A4"/>
    <w:rsid w:val="00E6066B"/>
    <w:rsid w:val="00E71CA3"/>
    <w:rsid w:val="00E7284A"/>
    <w:rsid w:val="00E73FFC"/>
    <w:rsid w:val="00E7647C"/>
    <w:rsid w:val="00E80B24"/>
    <w:rsid w:val="00E80B34"/>
    <w:rsid w:val="00E83F78"/>
    <w:rsid w:val="00E9119C"/>
    <w:rsid w:val="00E977A8"/>
    <w:rsid w:val="00E978AF"/>
    <w:rsid w:val="00E97FF3"/>
    <w:rsid w:val="00EA23FC"/>
    <w:rsid w:val="00EA3574"/>
    <w:rsid w:val="00EA3A7E"/>
    <w:rsid w:val="00EA4B14"/>
    <w:rsid w:val="00EB1AAC"/>
    <w:rsid w:val="00EB2B37"/>
    <w:rsid w:val="00EB430D"/>
    <w:rsid w:val="00EB74F8"/>
    <w:rsid w:val="00EC7C2A"/>
    <w:rsid w:val="00ED06F3"/>
    <w:rsid w:val="00ED0A79"/>
    <w:rsid w:val="00EE011A"/>
    <w:rsid w:val="00EE63EC"/>
    <w:rsid w:val="00EE67F3"/>
    <w:rsid w:val="00EF00FA"/>
    <w:rsid w:val="00EF08E2"/>
    <w:rsid w:val="00EF20C7"/>
    <w:rsid w:val="00EF590F"/>
    <w:rsid w:val="00F05EE6"/>
    <w:rsid w:val="00F138A6"/>
    <w:rsid w:val="00F16032"/>
    <w:rsid w:val="00F20969"/>
    <w:rsid w:val="00F25E8A"/>
    <w:rsid w:val="00F2682A"/>
    <w:rsid w:val="00F268EF"/>
    <w:rsid w:val="00F27ECD"/>
    <w:rsid w:val="00F30709"/>
    <w:rsid w:val="00F31C32"/>
    <w:rsid w:val="00F43C4C"/>
    <w:rsid w:val="00F50889"/>
    <w:rsid w:val="00F54127"/>
    <w:rsid w:val="00F565F2"/>
    <w:rsid w:val="00F56F0F"/>
    <w:rsid w:val="00F5796A"/>
    <w:rsid w:val="00F606A6"/>
    <w:rsid w:val="00F62D56"/>
    <w:rsid w:val="00F71260"/>
    <w:rsid w:val="00F72400"/>
    <w:rsid w:val="00F72C73"/>
    <w:rsid w:val="00F77B06"/>
    <w:rsid w:val="00F82CE4"/>
    <w:rsid w:val="00F8462D"/>
    <w:rsid w:val="00F84B4A"/>
    <w:rsid w:val="00F93A40"/>
    <w:rsid w:val="00F9513C"/>
    <w:rsid w:val="00FA0F76"/>
    <w:rsid w:val="00FA6D82"/>
    <w:rsid w:val="00FB023E"/>
    <w:rsid w:val="00FB2318"/>
    <w:rsid w:val="00FB54CF"/>
    <w:rsid w:val="00FC088E"/>
    <w:rsid w:val="00FC5B74"/>
    <w:rsid w:val="00FD75F0"/>
    <w:rsid w:val="00FD7B21"/>
    <w:rsid w:val="00FE177A"/>
    <w:rsid w:val="00FE3529"/>
    <w:rsid w:val="00FE54C9"/>
    <w:rsid w:val="00FF5ECD"/>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96229"/>
  <w15:chartTrackingRefBased/>
  <w15:docId w15:val="{0FC9919A-186D-4663-A232-1A3900C92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HAnsi" w:hAnsi="Arial" w:cstheme="minorBidi"/>
        <w:sz w:val="24"/>
        <w:szCs w:val="22"/>
        <w:lang w:val="ru-RU" w:eastAsia="en-US" w:bidi="ar-SA"/>
        <w14:ligatures w14:val="standardContextual"/>
      </w:rPr>
    </w:rPrDefault>
    <w:pPrDefault>
      <w:pPr>
        <w:spacing w:before="120" w:after="120" w:line="259"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D520A"/>
    <w:pPr>
      <w:keepNext/>
      <w:spacing w:before="240" w:after="60" w:line="240" w:lineRule="auto"/>
      <w:jc w:val="left"/>
      <w:outlineLvl w:val="0"/>
    </w:pPr>
    <w:rPr>
      <w:rFonts w:eastAsia="Times New Roman" w:cs="Times New Roman"/>
      <w:b/>
      <w:kern w:val="28"/>
      <w:sz w:val="28"/>
      <w:szCs w:val="20"/>
      <w:lang w:val="en-GB"/>
      <w14:ligatures w14:val="none"/>
    </w:rPr>
  </w:style>
  <w:style w:type="paragraph" w:styleId="Heading2">
    <w:name w:val="heading 2"/>
    <w:basedOn w:val="Normal"/>
    <w:next w:val="Normal"/>
    <w:link w:val="Heading2Char"/>
    <w:qFormat/>
    <w:rsid w:val="006D520A"/>
    <w:pPr>
      <w:keepNext/>
      <w:spacing w:before="240" w:after="60" w:line="240" w:lineRule="auto"/>
      <w:jc w:val="left"/>
      <w:outlineLvl w:val="1"/>
    </w:pPr>
    <w:rPr>
      <w:rFonts w:eastAsia="Times New Roman" w:cs="Times New Roman"/>
      <w:b/>
      <w:i/>
      <w:szCs w:val="20"/>
      <w:lang w:val="en-GB"/>
      <w14:ligatures w14:val="none"/>
    </w:rPr>
  </w:style>
  <w:style w:type="paragraph" w:styleId="Heading3">
    <w:name w:val="heading 3"/>
    <w:basedOn w:val="Normal"/>
    <w:next w:val="Normal"/>
    <w:link w:val="Heading3Char"/>
    <w:qFormat/>
    <w:rsid w:val="006D520A"/>
    <w:pPr>
      <w:keepNext/>
      <w:spacing w:before="240" w:after="60" w:line="240" w:lineRule="auto"/>
      <w:jc w:val="left"/>
      <w:outlineLvl w:val="2"/>
    </w:pPr>
    <w:rPr>
      <w:rFonts w:ascii="Times New Roman" w:eastAsia="Times New Roman" w:hAnsi="Times New Roman" w:cs="Times New Roman"/>
      <w:b/>
      <w:szCs w:val="20"/>
      <w:lang w:val="en-GB"/>
      <w14:ligatures w14:val="none"/>
    </w:rPr>
  </w:style>
  <w:style w:type="paragraph" w:styleId="Heading4">
    <w:name w:val="heading 4"/>
    <w:basedOn w:val="Normal"/>
    <w:next w:val="Normal"/>
    <w:link w:val="Heading4Char"/>
    <w:qFormat/>
    <w:rsid w:val="006D520A"/>
    <w:pPr>
      <w:keepNext/>
      <w:spacing w:before="240" w:after="60" w:line="240" w:lineRule="auto"/>
      <w:jc w:val="left"/>
      <w:outlineLvl w:val="3"/>
    </w:pPr>
    <w:rPr>
      <w:rFonts w:ascii="Times New Roman" w:eastAsia="Times New Roman" w:hAnsi="Times New Roman" w:cs="Times New Roman"/>
      <w:b/>
      <w:i/>
      <w:szCs w:val="20"/>
      <w:lang w:val="en-GB"/>
      <w14:ligatures w14:val="none"/>
    </w:rPr>
  </w:style>
  <w:style w:type="paragraph" w:styleId="Heading5">
    <w:name w:val="heading 5"/>
    <w:basedOn w:val="Normal"/>
    <w:next w:val="Normal"/>
    <w:link w:val="Heading5Char"/>
    <w:qFormat/>
    <w:rsid w:val="006D520A"/>
    <w:pPr>
      <w:spacing w:before="240" w:after="60" w:line="240" w:lineRule="auto"/>
      <w:jc w:val="left"/>
      <w:outlineLvl w:val="4"/>
    </w:pPr>
    <w:rPr>
      <w:rFonts w:eastAsia="Times New Roman" w:cs="Times New Roman"/>
      <w:sz w:val="22"/>
      <w:szCs w:val="20"/>
      <w:lang w:val="en-GB"/>
      <w14:ligatures w14:val="none"/>
    </w:rPr>
  </w:style>
  <w:style w:type="paragraph" w:styleId="Heading6">
    <w:name w:val="heading 6"/>
    <w:basedOn w:val="Normal"/>
    <w:next w:val="Normal"/>
    <w:link w:val="Heading6Char"/>
    <w:qFormat/>
    <w:rsid w:val="006D520A"/>
    <w:pPr>
      <w:spacing w:before="240" w:after="60" w:line="240" w:lineRule="auto"/>
      <w:jc w:val="left"/>
      <w:outlineLvl w:val="5"/>
    </w:pPr>
    <w:rPr>
      <w:rFonts w:eastAsia="Times New Roman" w:cs="Times New Roman"/>
      <w:i/>
      <w:sz w:val="22"/>
      <w:szCs w:val="20"/>
      <w:lang w:val="en-GB"/>
      <w14:ligatures w14:val="none"/>
    </w:rPr>
  </w:style>
  <w:style w:type="paragraph" w:styleId="Heading7">
    <w:name w:val="heading 7"/>
    <w:basedOn w:val="Normal"/>
    <w:next w:val="Normal"/>
    <w:link w:val="Heading7Char"/>
    <w:qFormat/>
    <w:rsid w:val="006D520A"/>
    <w:pPr>
      <w:spacing w:before="240" w:after="60" w:line="240" w:lineRule="auto"/>
      <w:jc w:val="left"/>
      <w:outlineLvl w:val="6"/>
    </w:pPr>
    <w:rPr>
      <w:rFonts w:eastAsia="Times New Roman" w:cs="Times New Roman"/>
      <w:sz w:val="20"/>
      <w:szCs w:val="20"/>
      <w:lang w:val="en-GB"/>
      <w14:ligatures w14:val="none"/>
    </w:rPr>
  </w:style>
  <w:style w:type="paragraph" w:styleId="Heading8">
    <w:name w:val="heading 8"/>
    <w:basedOn w:val="Normal"/>
    <w:next w:val="Normal"/>
    <w:link w:val="Heading8Char"/>
    <w:qFormat/>
    <w:rsid w:val="006D520A"/>
    <w:pPr>
      <w:spacing w:before="240" w:after="60" w:line="240" w:lineRule="auto"/>
      <w:jc w:val="left"/>
      <w:outlineLvl w:val="7"/>
    </w:pPr>
    <w:rPr>
      <w:rFonts w:eastAsia="Times New Roman" w:cs="Times New Roman"/>
      <w:i/>
      <w:sz w:val="20"/>
      <w:szCs w:val="20"/>
      <w:lang w:val="en-GB"/>
      <w14:ligatures w14:val="none"/>
    </w:rPr>
  </w:style>
  <w:style w:type="paragraph" w:styleId="Heading9">
    <w:name w:val="heading 9"/>
    <w:basedOn w:val="Normal"/>
    <w:next w:val="Normal"/>
    <w:link w:val="Heading9Char"/>
    <w:qFormat/>
    <w:rsid w:val="006D520A"/>
    <w:pPr>
      <w:spacing w:before="240" w:after="60" w:line="240" w:lineRule="auto"/>
      <w:jc w:val="left"/>
      <w:outlineLvl w:val="8"/>
    </w:pPr>
    <w:rPr>
      <w:rFonts w:eastAsia="Times New Roman" w:cs="Times New Roman"/>
      <w:i/>
      <w:sz w:val="18"/>
      <w:szCs w:val="20"/>
      <w:lang w:val="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299C"/>
    <w:pPr>
      <w:ind w:left="720"/>
      <w:contextualSpacing/>
    </w:pPr>
  </w:style>
  <w:style w:type="table" w:styleId="TableGrid">
    <w:name w:val="Table Grid"/>
    <w:basedOn w:val="TableNormal"/>
    <w:uiPriority w:val="39"/>
    <w:rsid w:val="00DA1A62"/>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D520A"/>
    <w:pPr>
      <w:tabs>
        <w:tab w:val="center" w:pos="4677"/>
        <w:tab w:val="right" w:pos="9355"/>
      </w:tabs>
      <w:spacing w:before="0" w:after="0" w:line="240" w:lineRule="auto"/>
    </w:pPr>
  </w:style>
  <w:style w:type="character" w:customStyle="1" w:styleId="HeaderChar">
    <w:name w:val="Header Char"/>
    <w:basedOn w:val="DefaultParagraphFont"/>
    <w:link w:val="Header"/>
    <w:uiPriority w:val="99"/>
    <w:rsid w:val="00C774BF"/>
  </w:style>
  <w:style w:type="paragraph" w:styleId="Footer">
    <w:name w:val="footer"/>
    <w:basedOn w:val="Normal"/>
    <w:link w:val="FooterChar"/>
    <w:unhideWhenUsed/>
    <w:rsid w:val="006D520A"/>
    <w:pPr>
      <w:tabs>
        <w:tab w:val="center" w:pos="4677"/>
        <w:tab w:val="right" w:pos="9355"/>
      </w:tabs>
      <w:spacing w:before="0" w:after="0" w:line="240" w:lineRule="auto"/>
    </w:pPr>
  </w:style>
  <w:style w:type="character" w:customStyle="1" w:styleId="FooterChar">
    <w:name w:val="Footer Char"/>
    <w:basedOn w:val="DefaultParagraphFont"/>
    <w:link w:val="Footer"/>
    <w:rsid w:val="00C774BF"/>
  </w:style>
  <w:style w:type="character" w:customStyle="1" w:styleId="Heading1Char">
    <w:name w:val="Heading 1 Char"/>
    <w:basedOn w:val="DefaultParagraphFont"/>
    <w:link w:val="Heading1"/>
    <w:rsid w:val="006D520A"/>
    <w:rPr>
      <w:rFonts w:eastAsia="Times New Roman" w:cs="Times New Roman"/>
      <w:b/>
      <w:kern w:val="28"/>
      <w:sz w:val="28"/>
      <w:szCs w:val="20"/>
      <w:lang w:val="en-GB"/>
      <w14:ligatures w14:val="none"/>
    </w:rPr>
  </w:style>
  <w:style w:type="character" w:customStyle="1" w:styleId="Heading2Char">
    <w:name w:val="Heading 2 Char"/>
    <w:basedOn w:val="DefaultParagraphFont"/>
    <w:link w:val="Heading2"/>
    <w:rsid w:val="006D520A"/>
    <w:rPr>
      <w:rFonts w:eastAsia="Times New Roman" w:cs="Times New Roman"/>
      <w:b/>
      <w:i/>
      <w:szCs w:val="20"/>
      <w:lang w:val="en-GB"/>
      <w14:ligatures w14:val="none"/>
    </w:rPr>
  </w:style>
  <w:style w:type="character" w:customStyle="1" w:styleId="Heading3Char">
    <w:name w:val="Heading 3 Char"/>
    <w:basedOn w:val="DefaultParagraphFont"/>
    <w:link w:val="Heading3"/>
    <w:rsid w:val="006D520A"/>
    <w:rPr>
      <w:rFonts w:ascii="Times New Roman" w:eastAsia="Times New Roman" w:hAnsi="Times New Roman" w:cs="Times New Roman"/>
      <w:b/>
      <w:szCs w:val="20"/>
      <w:lang w:val="en-GB"/>
      <w14:ligatures w14:val="none"/>
    </w:rPr>
  </w:style>
  <w:style w:type="character" w:customStyle="1" w:styleId="Heading4Char">
    <w:name w:val="Heading 4 Char"/>
    <w:basedOn w:val="DefaultParagraphFont"/>
    <w:link w:val="Heading4"/>
    <w:rsid w:val="006D520A"/>
    <w:rPr>
      <w:rFonts w:ascii="Times New Roman" w:eastAsia="Times New Roman" w:hAnsi="Times New Roman" w:cs="Times New Roman"/>
      <w:b/>
      <w:i/>
      <w:szCs w:val="20"/>
      <w:lang w:val="en-GB"/>
      <w14:ligatures w14:val="none"/>
    </w:rPr>
  </w:style>
  <w:style w:type="character" w:customStyle="1" w:styleId="Heading5Char">
    <w:name w:val="Heading 5 Char"/>
    <w:basedOn w:val="DefaultParagraphFont"/>
    <w:link w:val="Heading5"/>
    <w:rsid w:val="006D520A"/>
    <w:rPr>
      <w:rFonts w:eastAsia="Times New Roman" w:cs="Times New Roman"/>
      <w:sz w:val="22"/>
      <w:szCs w:val="20"/>
      <w:lang w:val="en-GB"/>
      <w14:ligatures w14:val="none"/>
    </w:rPr>
  </w:style>
  <w:style w:type="character" w:customStyle="1" w:styleId="Heading6Char">
    <w:name w:val="Heading 6 Char"/>
    <w:basedOn w:val="DefaultParagraphFont"/>
    <w:link w:val="Heading6"/>
    <w:rsid w:val="006D520A"/>
    <w:rPr>
      <w:rFonts w:eastAsia="Times New Roman" w:cs="Times New Roman"/>
      <w:i/>
      <w:sz w:val="22"/>
      <w:szCs w:val="20"/>
      <w:lang w:val="en-GB"/>
      <w14:ligatures w14:val="none"/>
    </w:rPr>
  </w:style>
  <w:style w:type="character" w:customStyle="1" w:styleId="Heading7Char">
    <w:name w:val="Heading 7 Char"/>
    <w:basedOn w:val="DefaultParagraphFont"/>
    <w:link w:val="Heading7"/>
    <w:rsid w:val="006D520A"/>
    <w:rPr>
      <w:rFonts w:eastAsia="Times New Roman" w:cs="Times New Roman"/>
      <w:sz w:val="20"/>
      <w:szCs w:val="20"/>
      <w:lang w:val="en-GB"/>
      <w14:ligatures w14:val="none"/>
    </w:rPr>
  </w:style>
  <w:style w:type="character" w:customStyle="1" w:styleId="Heading8Char">
    <w:name w:val="Heading 8 Char"/>
    <w:basedOn w:val="DefaultParagraphFont"/>
    <w:link w:val="Heading8"/>
    <w:rsid w:val="006D520A"/>
    <w:rPr>
      <w:rFonts w:eastAsia="Times New Roman" w:cs="Times New Roman"/>
      <w:i/>
      <w:sz w:val="20"/>
      <w:szCs w:val="20"/>
      <w:lang w:val="en-GB"/>
      <w14:ligatures w14:val="none"/>
    </w:rPr>
  </w:style>
  <w:style w:type="character" w:customStyle="1" w:styleId="Heading9Char">
    <w:name w:val="Heading 9 Char"/>
    <w:basedOn w:val="DefaultParagraphFont"/>
    <w:link w:val="Heading9"/>
    <w:rsid w:val="006D520A"/>
    <w:rPr>
      <w:rFonts w:eastAsia="Times New Roman" w:cs="Times New Roman"/>
      <w:i/>
      <w:sz w:val="18"/>
      <w:szCs w:val="20"/>
      <w:lang w:val="en-GB"/>
      <w14:ligatures w14:val="none"/>
    </w:rPr>
  </w:style>
  <w:style w:type="paragraph" w:styleId="CommentText">
    <w:name w:val="annotation text"/>
    <w:basedOn w:val="Normal"/>
    <w:link w:val="CommentTextChar"/>
    <w:semiHidden/>
    <w:rsid w:val="006D520A"/>
    <w:pPr>
      <w:spacing w:before="0" w:after="0" w:line="240" w:lineRule="auto"/>
      <w:jc w:val="left"/>
    </w:pPr>
    <w:rPr>
      <w:rFonts w:ascii="Times New Roman" w:eastAsia="Times New Roman" w:hAnsi="Times New Roman" w:cs="Times New Roman"/>
      <w:sz w:val="20"/>
      <w:szCs w:val="20"/>
      <w:lang w:val="en-GB"/>
      <w14:ligatures w14:val="none"/>
    </w:rPr>
  </w:style>
  <w:style w:type="character" w:customStyle="1" w:styleId="CommentTextChar">
    <w:name w:val="Comment Text Char"/>
    <w:basedOn w:val="DefaultParagraphFont"/>
    <w:link w:val="CommentText"/>
    <w:semiHidden/>
    <w:rsid w:val="006D520A"/>
    <w:rPr>
      <w:rFonts w:ascii="Times New Roman" w:eastAsia="Times New Roman" w:hAnsi="Times New Roman" w:cs="Times New Roman"/>
      <w:sz w:val="20"/>
      <w:szCs w:val="20"/>
      <w:lang w:val="en-GB"/>
      <w14:ligatures w14:val="none"/>
    </w:rPr>
  </w:style>
  <w:style w:type="paragraph" w:styleId="BodyText">
    <w:name w:val="Body Text"/>
    <w:basedOn w:val="Normal"/>
    <w:link w:val="BodyTextChar"/>
    <w:rsid w:val="006D520A"/>
    <w:pPr>
      <w:spacing w:before="0" w:line="240" w:lineRule="auto"/>
      <w:jc w:val="left"/>
    </w:pPr>
    <w:rPr>
      <w:rFonts w:ascii="Times New Roman" w:eastAsia="Times New Roman" w:hAnsi="Times New Roman" w:cs="Times New Roman"/>
      <w:sz w:val="20"/>
      <w:szCs w:val="20"/>
      <w:lang w:val="en-GB"/>
      <w14:ligatures w14:val="none"/>
    </w:rPr>
  </w:style>
  <w:style w:type="character" w:customStyle="1" w:styleId="BodyTextChar">
    <w:name w:val="Body Text Char"/>
    <w:basedOn w:val="DefaultParagraphFont"/>
    <w:link w:val="BodyText"/>
    <w:rsid w:val="006D520A"/>
    <w:rPr>
      <w:rFonts w:ascii="Times New Roman" w:eastAsia="Times New Roman" w:hAnsi="Times New Roman" w:cs="Times New Roman"/>
      <w:sz w:val="20"/>
      <w:szCs w:val="20"/>
      <w:lang w:val="en-GB"/>
      <w14:ligatures w14:val="none"/>
    </w:rPr>
  </w:style>
  <w:style w:type="paragraph" w:styleId="MessageHeader">
    <w:name w:val="Message Header"/>
    <w:basedOn w:val="Normal"/>
    <w:link w:val="MessageHeaderChar"/>
    <w:rsid w:val="006D520A"/>
    <w:pPr>
      <w:spacing w:before="0" w:after="0" w:line="240" w:lineRule="auto"/>
      <w:ind w:left="1134" w:hanging="1134"/>
      <w:jc w:val="left"/>
    </w:pPr>
    <w:rPr>
      <w:rFonts w:eastAsia="Times New Roman" w:cs="Times New Roman"/>
      <w:szCs w:val="20"/>
      <w:lang w:val="en-GB"/>
      <w14:ligatures w14:val="none"/>
    </w:rPr>
  </w:style>
  <w:style w:type="character" w:customStyle="1" w:styleId="MessageHeaderChar">
    <w:name w:val="Message Header Char"/>
    <w:basedOn w:val="DefaultParagraphFont"/>
    <w:link w:val="MessageHeader"/>
    <w:rsid w:val="006D520A"/>
    <w:rPr>
      <w:rFonts w:eastAsia="Times New Roman" w:cs="Times New Roman"/>
      <w:szCs w:val="20"/>
      <w:lang w:val="en-GB"/>
      <w14:ligatures w14:val="none"/>
    </w:rPr>
  </w:style>
  <w:style w:type="character" w:styleId="PageNumber">
    <w:name w:val="page number"/>
    <w:basedOn w:val="DefaultParagraphFont"/>
    <w:rsid w:val="006D520A"/>
  </w:style>
  <w:style w:type="paragraph" w:styleId="Subtitle">
    <w:name w:val="Subtitle"/>
    <w:basedOn w:val="Normal"/>
    <w:link w:val="SubtitleChar"/>
    <w:qFormat/>
    <w:rsid w:val="006D520A"/>
    <w:pPr>
      <w:spacing w:before="0" w:after="60" w:line="240" w:lineRule="auto"/>
      <w:jc w:val="center"/>
    </w:pPr>
    <w:rPr>
      <w:rFonts w:eastAsia="Times New Roman" w:cs="Times New Roman"/>
      <w:i/>
      <w:szCs w:val="20"/>
      <w:lang w:val="en-GB"/>
      <w14:ligatures w14:val="none"/>
    </w:rPr>
  </w:style>
  <w:style w:type="character" w:customStyle="1" w:styleId="SubtitleChar">
    <w:name w:val="Subtitle Char"/>
    <w:basedOn w:val="DefaultParagraphFont"/>
    <w:link w:val="Subtitle"/>
    <w:rsid w:val="006D520A"/>
    <w:rPr>
      <w:rFonts w:eastAsia="Times New Roman" w:cs="Times New Roman"/>
      <w:i/>
      <w:szCs w:val="20"/>
      <w:lang w:val="en-GB"/>
      <w14:ligatures w14:val="none"/>
    </w:rPr>
  </w:style>
  <w:style w:type="paragraph" w:customStyle="1" w:styleId="a">
    <w:name w:val="Название"/>
    <w:basedOn w:val="Normal"/>
    <w:qFormat/>
    <w:rsid w:val="006D520A"/>
    <w:pPr>
      <w:spacing w:before="240" w:after="60" w:line="240" w:lineRule="auto"/>
      <w:jc w:val="center"/>
    </w:pPr>
    <w:rPr>
      <w:rFonts w:eastAsia="Times New Roman" w:cs="Times New Roman"/>
      <w:b/>
      <w:kern w:val="28"/>
      <w:sz w:val="32"/>
      <w:szCs w:val="20"/>
      <w:lang w:val="en-GB"/>
      <w14:ligatures w14:val="none"/>
    </w:rPr>
  </w:style>
  <w:style w:type="paragraph" w:styleId="TOAHeading">
    <w:name w:val="toa heading"/>
    <w:basedOn w:val="Normal"/>
    <w:next w:val="Normal"/>
    <w:semiHidden/>
    <w:rsid w:val="006D520A"/>
    <w:pPr>
      <w:spacing w:after="0" w:line="240" w:lineRule="auto"/>
      <w:jc w:val="left"/>
    </w:pPr>
    <w:rPr>
      <w:rFonts w:eastAsia="Times New Roman" w:cs="Times New Roman"/>
      <w:b/>
      <w:szCs w:val="20"/>
      <w:lang w:val="en-GB"/>
      <w14:ligatures w14:val="none"/>
    </w:rPr>
  </w:style>
  <w:style w:type="paragraph" w:styleId="TOC9">
    <w:name w:val="toc 9"/>
    <w:basedOn w:val="Normal"/>
    <w:next w:val="Normal"/>
    <w:semiHidden/>
    <w:rsid w:val="006D520A"/>
    <w:pPr>
      <w:tabs>
        <w:tab w:val="right" w:leader="dot" w:pos="8640"/>
      </w:tabs>
      <w:spacing w:before="0" w:after="0" w:line="240" w:lineRule="auto"/>
      <w:ind w:left="1600"/>
      <w:jc w:val="left"/>
    </w:pPr>
    <w:rPr>
      <w:rFonts w:ascii="Times New Roman" w:eastAsia="Times New Roman" w:hAnsi="Times New Roman" w:cs="Times New Roman"/>
      <w:sz w:val="20"/>
      <w:szCs w:val="20"/>
      <w:lang w:val="en-GB"/>
      <w14:ligatures w14:val="none"/>
    </w:rPr>
  </w:style>
  <w:style w:type="paragraph" w:styleId="BodyText2">
    <w:name w:val="Body Text 2"/>
    <w:basedOn w:val="Normal"/>
    <w:link w:val="BodyText2Char"/>
    <w:rsid w:val="006D520A"/>
    <w:pPr>
      <w:spacing w:before="0" w:after="0" w:line="240" w:lineRule="auto"/>
    </w:pPr>
    <w:rPr>
      <w:rFonts w:ascii="AGOpus" w:eastAsia="Times New Roman" w:hAnsi="AGOpus" w:cs="Times New Roman"/>
      <w:sz w:val="12"/>
      <w:szCs w:val="20"/>
      <w14:ligatures w14:val="none"/>
    </w:rPr>
  </w:style>
  <w:style w:type="character" w:customStyle="1" w:styleId="BodyText2Char">
    <w:name w:val="Body Text 2 Char"/>
    <w:basedOn w:val="DefaultParagraphFont"/>
    <w:link w:val="BodyText2"/>
    <w:rsid w:val="006D520A"/>
    <w:rPr>
      <w:rFonts w:ascii="AGOpus" w:eastAsia="Times New Roman" w:hAnsi="AGOpus" w:cs="Times New Roman"/>
      <w:sz w:val="12"/>
      <w:szCs w:val="20"/>
      <w14:ligatures w14:val="none"/>
    </w:rPr>
  </w:style>
  <w:style w:type="paragraph" w:styleId="BodyTextIndent">
    <w:name w:val="Body Text Indent"/>
    <w:basedOn w:val="Normal"/>
    <w:link w:val="BodyTextIndentChar"/>
    <w:rsid w:val="006D520A"/>
    <w:pPr>
      <w:spacing w:before="0" w:after="0" w:line="240" w:lineRule="auto"/>
      <w:ind w:left="317" w:hanging="317"/>
      <w:jc w:val="left"/>
    </w:pPr>
    <w:rPr>
      <w:rFonts w:ascii="Times New Roman" w:eastAsia="Times New Roman" w:hAnsi="Times New Roman" w:cs="Times New Roman"/>
      <w:bCs/>
      <w:sz w:val="20"/>
      <w:szCs w:val="20"/>
      <w:lang w:val="en-US"/>
      <w14:ligatures w14:val="none"/>
    </w:rPr>
  </w:style>
  <w:style w:type="character" w:customStyle="1" w:styleId="BodyTextIndentChar">
    <w:name w:val="Body Text Indent Char"/>
    <w:basedOn w:val="DefaultParagraphFont"/>
    <w:link w:val="BodyTextIndent"/>
    <w:rsid w:val="006D520A"/>
    <w:rPr>
      <w:rFonts w:ascii="Times New Roman" w:eastAsia="Times New Roman" w:hAnsi="Times New Roman" w:cs="Times New Roman"/>
      <w:bCs/>
      <w:sz w:val="20"/>
      <w:szCs w:val="20"/>
      <w:lang w:val="en-US"/>
      <w14:ligatures w14:val="none"/>
    </w:rPr>
  </w:style>
  <w:style w:type="paragraph" w:styleId="BodyText3">
    <w:name w:val="Body Text 3"/>
    <w:basedOn w:val="Normal"/>
    <w:link w:val="BodyText3Char"/>
    <w:rsid w:val="006D520A"/>
    <w:pPr>
      <w:spacing w:before="0" w:after="0" w:line="240" w:lineRule="auto"/>
      <w:jc w:val="left"/>
    </w:pPr>
    <w:rPr>
      <w:rFonts w:ascii="Times New Roman" w:eastAsia="Times New Roman" w:hAnsi="Times New Roman" w:cs="Times New Roman"/>
      <w:color w:val="3366FF"/>
      <w:sz w:val="20"/>
      <w:szCs w:val="20"/>
      <w:lang w:val="en-GB"/>
      <w14:ligatures w14:val="none"/>
    </w:rPr>
  </w:style>
  <w:style w:type="character" w:customStyle="1" w:styleId="BodyText3Char">
    <w:name w:val="Body Text 3 Char"/>
    <w:basedOn w:val="DefaultParagraphFont"/>
    <w:link w:val="BodyText3"/>
    <w:rsid w:val="006D520A"/>
    <w:rPr>
      <w:rFonts w:ascii="Times New Roman" w:eastAsia="Times New Roman" w:hAnsi="Times New Roman" w:cs="Times New Roman"/>
      <w:color w:val="3366FF"/>
      <w:sz w:val="20"/>
      <w:szCs w:val="20"/>
      <w:lang w:val="en-GB"/>
      <w14:ligatures w14:val="none"/>
    </w:rPr>
  </w:style>
  <w:style w:type="paragraph" w:styleId="BodyTextIndent2">
    <w:name w:val="Body Text Indent 2"/>
    <w:basedOn w:val="Normal"/>
    <w:link w:val="BodyTextIndent2Char"/>
    <w:rsid w:val="006D520A"/>
    <w:pPr>
      <w:autoSpaceDE w:val="0"/>
      <w:autoSpaceDN w:val="0"/>
      <w:adjustRightInd w:val="0"/>
      <w:spacing w:before="0" w:after="0" w:line="240" w:lineRule="auto"/>
      <w:ind w:left="317" w:hanging="317"/>
    </w:pPr>
    <w:rPr>
      <w:rFonts w:ascii="Times New Roman" w:eastAsia="Times New Roman" w:hAnsi="Times New Roman" w:cs="Times New Roman"/>
      <w:sz w:val="20"/>
      <w:szCs w:val="24"/>
      <w:lang w:val="en-US"/>
      <w14:ligatures w14:val="none"/>
    </w:rPr>
  </w:style>
  <w:style w:type="character" w:customStyle="1" w:styleId="BodyTextIndent2Char">
    <w:name w:val="Body Text Indent 2 Char"/>
    <w:basedOn w:val="DefaultParagraphFont"/>
    <w:link w:val="BodyTextIndent2"/>
    <w:rsid w:val="006D520A"/>
    <w:rPr>
      <w:rFonts w:ascii="Times New Roman" w:eastAsia="Times New Roman" w:hAnsi="Times New Roman" w:cs="Times New Roman"/>
      <w:sz w:val="20"/>
      <w:szCs w:val="24"/>
      <w:lang w:val="en-US"/>
      <w14:ligatures w14:val="none"/>
    </w:rPr>
  </w:style>
  <w:style w:type="paragraph" w:styleId="BodyTextIndent3">
    <w:name w:val="Body Text Indent 3"/>
    <w:basedOn w:val="Normal"/>
    <w:link w:val="BodyTextIndent3Char"/>
    <w:rsid w:val="006D520A"/>
    <w:pPr>
      <w:spacing w:before="0" w:after="0" w:line="240" w:lineRule="auto"/>
      <w:ind w:left="284"/>
    </w:pPr>
    <w:rPr>
      <w:rFonts w:ascii="Times New Roman" w:eastAsia="Times New Roman" w:hAnsi="Times New Roman" w:cs="Times New Roman"/>
      <w:sz w:val="20"/>
      <w:szCs w:val="20"/>
      <w14:ligatures w14:val="none"/>
    </w:rPr>
  </w:style>
  <w:style w:type="character" w:customStyle="1" w:styleId="BodyTextIndent3Char">
    <w:name w:val="Body Text Indent 3 Char"/>
    <w:basedOn w:val="DefaultParagraphFont"/>
    <w:link w:val="BodyTextIndent3"/>
    <w:rsid w:val="006D520A"/>
    <w:rPr>
      <w:rFonts w:ascii="Times New Roman" w:eastAsia="Times New Roman" w:hAnsi="Times New Roman" w:cs="Times New Roman"/>
      <w:sz w:val="20"/>
      <w:szCs w:val="20"/>
      <w14:ligatures w14:val="none"/>
    </w:rPr>
  </w:style>
  <w:style w:type="paragraph" w:styleId="PlainText">
    <w:name w:val="Plain Text"/>
    <w:basedOn w:val="Normal"/>
    <w:link w:val="PlainTextChar"/>
    <w:rsid w:val="006D520A"/>
    <w:pPr>
      <w:spacing w:before="0" w:after="0" w:line="240" w:lineRule="auto"/>
      <w:jc w:val="left"/>
    </w:pPr>
    <w:rPr>
      <w:rFonts w:ascii="Courier New" w:eastAsia="Times New Roman" w:hAnsi="Courier New" w:cs="Times New Roman"/>
      <w:sz w:val="20"/>
      <w:szCs w:val="20"/>
      <w14:ligatures w14:val="none"/>
    </w:rPr>
  </w:style>
  <w:style w:type="character" w:customStyle="1" w:styleId="PlainTextChar">
    <w:name w:val="Plain Text Char"/>
    <w:basedOn w:val="DefaultParagraphFont"/>
    <w:link w:val="PlainText"/>
    <w:rsid w:val="006D520A"/>
    <w:rPr>
      <w:rFonts w:ascii="Courier New" w:eastAsia="Times New Roman" w:hAnsi="Courier New" w:cs="Times New Roman"/>
      <w:sz w:val="20"/>
      <w:szCs w:val="20"/>
      <w14:ligatures w14:val="none"/>
    </w:rPr>
  </w:style>
  <w:style w:type="paragraph" w:customStyle="1" w:styleId="1">
    <w:name w:val="Текст выноски1"/>
    <w:basedOn w:val="Normal"/>
    <w:semiHidden/>
    <w:rsid w:val="006D520A"/>
    <w:pPr>
      <w:spacing w:before="0" w:after="0" w:line="240" w:lineRule="auto"/>
      <w:jc w:val="left"/>
    </w:pPr>
    <w:rPr>
      <w:rFonts w:ascii="Tahoma" w:eastAsia="Times New Roman" w:hAnsi="Tahoma" w:cs="Tahoma"/>
      <w:sz w:val="16"/>
      <w:szCs w:val="16"/>
      <w:lang w:val="en-GB"/>
      <w14:ligatures w14:val="none"/>
    </w:rPr>
  </w:style>
  <w:style w:type="character" w:styleId="CommentReference">
    <w:name w:val="annotation reference"/>
    <w:semiHidden/>
    <w:rsid w:val="006D520A"/>
    <w:rPr>
      <w:sz w:val="16"/>
      <w:szCs w:val="16"/>
    </w:rPr>
  </w:style>
  <w:style w:type="paragraph" w:customStyle="1" w:styleId="10">
    <w:name w:val="Тема примечания1"/>
    <w:basedOn w:val="CommentText"/>
    <w:next w:val="CommentText"/>
    <w:semiHidden/>
    <w:rsid w:val="006D520A"/>
    <w:rPr>
      <w:b/>
      <w:bCs/>
    </w:rPr>
  </w:style>
  <w:style w:type="paragraph" w:styleId="BalloonText">
    <w:name w:val="Balloon Text"/>
    <w:basedOn w:val="Normal"/>
    <w:link w:val="BalloonTextChar"/>
    <w:semiHidden/>
    <w:rsid w:val="006D520A"/>
    <w:pPr>
      <w:spacing w:before="0" w:after="0" w:line="240" w:lineRule="auto"/>
      <w:jc w:val="left"/>
    </w:pPr>
    <w:rPr>
      <w:rFonts w:ascii="Tahoma" w:eastAsia="Times New Roman" w:hAnsi="Tahoma" w:cs="Tahoma"/>
      <w:sz w:val="16"/>
      <w:szCs w:val="16"/>
      <w:lang w:val="en-GB"/>
      <w14:ligatures w14:val="none"/>
    </w:rPr>
  </w:style>
  <w:style w:type="character" w:customStyle="1" w:styleId="BalloonTextChar">
    <w:name w:val="Balloon Text Char"/>
    <w:basedOn w:val="DefaultParagraphFont"/>
    <w:link w:val="BalloonText"/>
    <w:semiHidden/>
    <w:rsid w:val="006D520A"/>
    <w:rPr>
      <w:rFonts w:ascii="Tahoma" w:eastAsia="Times New Roman" w:hAnsi="Tahoma" w:cs="Tahoma"/>
      <w:sz w:val="16"/>
      <w:szCs w:val="16"/>
      <w:lang w:val="en-GB"/>
      <w14:ligatures w14:val="none"/>
    </w:rPr>
  </w:style>
  <w:style w:type="character" w:customStyle="1" w:styleId="etivikova">
    <w:name w:val="etivikova"/>
    <w:semiHidden/>
    <w:rsid w:val="006D520A"/>
    <w:rPr>
      <w:color w:val="000000"/>
    </w:rPr>
  </w:style>
  <w:style w:type="paragraph" w:customStyle="1" w:styleId="m1">
    <w:name w:val="m1"/>
    <w:basedOn w:val="Normal"/>
    <w:rsid w:val="006D520A"/>
    <w:pPr>
      <w:spacing w:before="240" w:after="0" w:line="240" w:lineRule="auto"/>
      <w:ind w:firstLine="720"/>
    </w:pPr>
    <w:rPr>
      <w:rFonts w:ascii="Century Schoolbook" w:eastAsia="Times New Roman" w:hAnsi="Century Schoolbook" w:cs="Times New Roman"/>
      <w:szCs w:val="20"/>
      <w:lang w:val="en-US"/>
      <w14:ligatures w14:val="none"/>
    </w:rPr>
  </w:style>
  <w:style w:type="paragraph" w:styleId="CommentSubject">
    <w:name w:val="annotation subject"/>
    <w:basedOn w:val="CommentText"/>
    <w:next w:val="CommentText"/>
    <w:link w:val="CommentSubjectChar"/>
    <w:rsid w:val="006D520A"/>
    <w:rPr>
      <w:b/>
      <w:bCs/>
    </w:rPr>
  </w:style>
  <w:style w:type="character" w:customStyle="1" w:styleId="CommentSubjectChar">
    <w:name w:val="Comment Subject Char"/>
    <w:basedOn w:val="CommentTextChar"/>
    <w:link w:val="CommentSubject"/>
    <w:rsid w:val="006D520A"/>
    <w:rPr>
      <w:rFonts w:ascii="Times New Roman" w:eastAsia="Times New Roman" w:hAnsi="Times New Roman" w:cs="Times New Roman"/>
      <w:b/>
      <w:bCs/>
      <w:sz w:val="20"/>
      <w:szCs w:val="20"/>
      <w:lang w:val="en-GB"/>
      <w14:ligatures w14:val="none"/>
    </w:rPr>
  </w:style>
  <w:style w:type="paragraph" w:styleId="FootnoteText">
    <w:name w:val="footnote text"/>
    <w:basedOn w:val="Normal"/>
    <w:link w:val="FootnoteTextChar"/>
    <w:uiPriority w:val="99"/>
    <w:rsid w:val="006D520A"/>
    <w:pPr>
      <w:spacing w:before="0" w:after="0" w:line="240" w:lineRule="auto"/>
      <w:jc w:val="left"/>
    </w:pPr>
    <w:rPr>
      <w:rFonts w:ascii="Times New Roman" w:eastAsia="Times New Roman" w:hAnsi="Times New Roman" w:cs="Times New Roman"/>
      <w:sz w:val="20"/>
      <w:szCs w:val="20"/>
      <w:lang w:val="en-GB"/>
      <w14:ligatures w14:val="none"/>
    </w:rPr>
  </w:style>
  <w:style w:type="character" w:customStyle="1" w:styleId="FootnoteTextChar">
    <w:name w:val="Footnote Text Char"/>
    <w:basedOn w:val="DefaultParagraphFont"/>
    <w:link w:val="FootnoteText"/>
    <w:uiPriority w:val="99"/>
    <w:rsid w:val="006D520A"/>
    <w:rPr>
      <w:rFonts w:ascii="Times New Roman" w:eastAsia="Times New Roman" w:hAnsi="Times New Roman" w:cs="Times New Roman"/>
      <w:sz w:val="20"/>
      <w:szCs w:val="20"/>
      <w:lang w:val="en-GB"/>
      <w14:ligatures w14:val="none"/>
    </w:rPr>
  </w:style>
  <w:style w:type="character" w:styleId="FootnoteReference">
    <w:name w:val="footnote reference"/>
    <w:semiHidden/>
    <w:unhideWhenUsed/>
    <w:rPr>
      <w:vertAlign w:val="superscript"/>
      <w:rPrChange w:id="0" w:author="Comparison" w:date="2026-09-22T12:14:00Z">
        <w:rPr>
          <w:vertAlign w:val="superscript"/>
        </w:rPr>
      </w:rPrChange>
    </w:rPr>
  </w:style>
  <w:style w:type="paragraph" w:customStyle="1" w:styleId="11">
    <w:name w:val="Обычный1"/>
    <w:rsid w:val="006D520A"/>
    <w:pPr>
      <w:autoSpaceDE w:val="0"/>
      <w:autoSpaceDN w:val="0"/>
      <w:spacing w:before="0" w:after="0" w:line="240" w:lineRule="auto"/>
      <w:jc w:val="left"/>
    </w:pPr>
    <w:rPr>
      <w:rFonts w:ascii="Times New Roman" w:eastAsia="Times New Roman" w:hAnsi="Times New Roman" w:cs="Times New Roman"/>
      <w:sz w:val="20"/>
      <w:szCs w:val="20"/>
      <w:lang w:val="en-GB"/>
      <w14:ligatures w14:val="none"/>
    </w:rPr>
  </w:style>
  <w:style w:type="paragraph" w:styleId="EndnoteText">
    <w:name w:val="endnote text"/>
    <w:basedOn w:val="Normal"/>
    <w:link w:val="EndnoteTextChar"/>
    <w:rsid w:val="006D520A"/>
    <w:pPr>
      <w:spacing w:before="0" w:after="0" w:line="240" w:lineRule="auto"/>
      <w:jc w:val="left"/>
    </w:pPr>
    <w:rPr>
      <w:rFonts w:ascii="Times New Roman" w:eastAsia="Times New Roman" w:hAnsi="Times New Roman" w:cs="Times New Roman"/>
      <w:sz w:val="20"/>
      <w:szCs w:val="20"/>
      <w:lang w:val="en-GB"/>
      <w14:ligatures w14:val="none"/>
    </w:rPr>
  </w:style>
  <w:style w:type="character" w:customStyle="1" w:styleId="EndnoteTextChar">
    <w:name w:val="Endnote Text Char"/>
    <w:basedOn w:val="DefaultParagraphFont"/>
    <w:link w:val="EndnoteText"/>
    <w:rsid w:val="006D520A"/>
    <w:rPr>
      <w:rFonts w:ascii="Times New Roman" w:eastAsia="Times New Roman" w:hAnsi="Times New Roman" w:cs="Times New Roman"/>
      <w:sz w:val="20"/>
      <w:szCs w:val="20"/>
      <w:lang w:val="en-GB"/>
      <w14:ligatures w14:val="none"/>
    </w:rPr>
  </w:style>
  <w:style w:type="character" w:styleId="EndnoteReference">
    <w:name w:val="endnote reference"/>
    <w:basedOn w:val="DefaultParagraphFont"/>
    <w:rsid w:val="006D520A"/>
    <w:rPr>
      <w:vertAlign w:val="superscript"/>
    </w:rPr>
  </w:style>
  <w:style w:type="paragraph" w:styleId="Revision">
    <w:name w:val="Revision"/>
    <w:hidden/>
    <w:uiPriority w:val="99"/>
    <w:semiHidden/>
    <w:rsid w:val="006D520A"/>
    <w:pPr>
      <w:spacing w:before="0" w:after="0" w:line="240" w:lineRule="auto"/>
      <w:jc w:val="left"/>
    </w:pPr>
    <w:rPr>
      <w:rFonts w:ascii="Times New Roman" w:eastAsia="Times New Roman" w:hAnsi="Times New Roman" w:cs="Times New Roman"/>
      <w:sz w:val="20"/>
      <w:szCs w:val="2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79528735">
      <w:bodyDiv w:val="1"/>
      <w:marLeft w:val="0"/>
      <w:marRight w:val="0"/>
      <w:marTop w:val="0"/>
      <w:marBottom w:val="0"/>
      <w:divBdr>
        <w:top w:val="none" w:sz="0" w:space="0" w:color="auto"/>
        <w:left w:val="none" w:sz="0" w:space="0" w:color="auto"/>
        <w:bottom w:val="none" w:sz="0" w:space="0" w:color="auto"/>
        <w:right w:val="none" w:sz="0" w:space="0" w:color="auto"/>
      </w:divBdr>
    </w:div>
    <w:div w:id="599147367">
      <w:bodyDiv w:val="1"/>
      <w:marLeft w:val="0"/>
      <w:marRight w:val="0"/>
      <w:marTop w:val="0"/>
      <w:marBottom w:val="0"/>
      <w:divBdr>
        <w:top w:val="none" w:sz="0" w:space="0" w:color="auto"/>
        <w:left w:val="none" w:sz="0" w:space="0" w:color="auto"/>
        <w:bottom w:val="none" w:sz="0" w:space="0" w:color="auto"/>
        <w:right w:val="none" w:sz="0" w:space="0" w:color="auto"/>
      </w:divBdr>
    </w:div>
    <w:div w:id="670832644">
      <w:bodyDiv w:val="1"/>
      <w:marLeft w:val="0"/>
      <w:marRight w:val="0"/>
      <w:marTop w:val="0"/>
      <w:marBottom w:val="0"/>
      <w:divBdr>
        <w:top w:val="none" w:sz="0" w:space="0" w:color="auto"/>
        <w:left w:val="none" w:sz="0" w:space="0" w:color="auto"/>
        <w:bottom w:val="none" w:sz="0" w:space="0" w:color="auto"/>
        <w:right w:val="none" w:sz="0" w:space="0" w:color="auto"/>
      </w:divBdr>
    </w:div>
    <w:div w:id="884297170">
      <w:bodyDiv w:val="1"/>
      <w:marLeft w:val="0"/>
      <w:marRight w:val="0"/>
      <w:marTop w:val="0"/>
      <w:marBottom w:val="0"/>
      <w:divBdr>
        <w:top w:val="none" w:sz="0" w:space="0" w:color="auto"/>
        <w:left w:val="none" w:sz="0" w:space="0" w:color="auto"/>
        <w:bottom w:val="none" w:sz="0" w:space="0" w:color="auto"/>
        <w:right w:val="none" w:sz="0" w:space="0" w:color="auto"/>
      </w:divBdr>
    </w:div>
    <w:div w:id="1008481809">
      <w:bodyDiv w:val="1"/>
      <w:marLeft w:val="0"/>
      <w:marRight w:val="0"/>
      <w:marTop w:val="0"/>
      <w:marBottom w:val="0"/>
      <w:divBdr>
        <w:top w:val="none" w:sz="0" w:space="0" w:color="auto"/>
        <w:left w:val="none" w:sz="0" w:space="0" w:color="auto"/>
        <w:bottom w:val="none" w:sz="0" w:space="0" w:color="auto"/>
        <w:right w:val="none" w:sz="0" w:space="0" w:color="auto"/>
      </w:divBdr>
    </w:div>
    <w:div w:id="1015768483">
      <w:bodyDiv w:val="1"/>
      <w:marLeft w:val="0"/>
      <w:marRight w:val="0"/>
      <w:marTop w:val="0"/>
      <w:marBottom w:val="0"/>
      <w:divBdr>
        <w:top w:val="none" w:sz="0" w:space="0" w:color="auto"/>
        <w:left w:val="none" w:sz="0" w:space="0" w:color="auto"/>
        <w:bottom w:val="none" w:sz="0" w:space="0" w:color="auto"/>
        <w:right w:val="none" w:sz="0" w:space="0" w:color="auto"/>
      </w:divBdr>
    </w:div>
    <w:div w:id="1198471623">
      <w:bodyDiv w:val="1"/>
      <w:marLeft w:val="0"/>
      <w:marRight w:val="0"/>
      <w:marTop w:val="0"/>
      <w:marBottom w:val="0"/>
      <w:divBdr>
        <w:top w:val="none" w:sz="0" w:space="0" w:color="auto"/>
        <w:left w:val="none" w:sz="0" w:space="0" w:color="auto"/>
        <w:bottom w:val="none" w:sz="0" w:space="0" w:color="auto"/>
        <w:right w:val="none" w:sz="0" w:space="0" w:color="auto"/>
      </w:divBdr>
    </w:div>
    <w:div w:id="1301231473">
      <w:bodyDiv w:val="1"/>
      <w:marLeft w:val="0"/>
      <w:marRight w:val="0"/>
      <w:marTop w:val="0"/>
      <w:marBottom w:val="0"/>
      <w:divBdr>
        <w:top w:val="none" w:sz="0" w:space="0" w:color="auto"/>
        <w:left w:val="none" w:sz="0" w:space="0" w:color="auto"/>
        <w:bottom w:val="none" w:sz="0" w:space="0" w:color="auto"/>
        <w:right w:val="none" w:sz="0" w:space="0" w:color="auto"/>
      </w:divBdr>
    </w:div>
    <w:div w:id="1448770622">
      <w:bodyDiv w:val="1"/>
      <w:marLeft w:val="0"/>
      <w:marRight w:val="0"/>
      <w:marTop w:val="0"/>
      <w:marBottom w:val="0"/>
      <w:divBdr>
        <w:top w:val="none" w:sz="0" w:space="0" w:color="auto"/>
        <w:left w:val="none" w:sz="0" w:space="0" w:color="auto"/>
        <w:bottom w:val="none" w:sz="0" w:space="0" w:color="auto"/>
        <w:right w:val="none" w:sz="0" w:space="0" w:color="auto"/>
      </w:divBdr>
    </w:div>
    <w:div w:id="1617443937">
      <w:bodyDiv w:val="1"/>
      <w:marLeft w:val="0"/>
      <w:marRight w:val="0"/>
      <w:marTop w:val="0"/>
      <w:marBottom w:val="0"/>
      <w:divBdr>
        <w:top w:val="none" w:sz="0" w:space="0" w:color="auto"/>
        <w:left w:val="none" w:sz="0" w:space="0" w:color="auto"/>
        <w:bottom w:val="none" w:sz="0" w:space="0" w:color="auto"/>
        <w:right w:val="none" w:sz="0" w:space="0" w:color="auto"/>
      </w:divBdr>
    </w:div>
    <w:div w:id="1675565829">
      <w:bodyDiv w:val="1"/>
      <w:marLeft w:val="0"/>
      <w:marRight w:val="0"/>
      <w:marTop w:val="0"/>
      <w:marBottom w:val="0"/>
      <w:divBdr>
        <w:top w:val="none" w:sz="0" w:space="0" w:color="auto"/>
        <w:left w:val="none" w:sz="0" w:space="0" w:color="auto"/>
        <w:bottom w:val="none" w:sz="0" w:space="0" w:color="auto"/>
        <w:right w:val="none" w:sz="0" w:space="0" w:color="auto"/>
      </w:divBdr>
    </w:div>
    <w:div w:id="1820998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E4544F-8858-43BA-BA0C-DE56C3185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3130</Words>
  <Characters>17847</Characters>
  <Application>Microsoft Office Word</Application>
  <DocSecurity>0</DocSecurity>
  <Lines>148</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Венгерский</dc:creator>
  <cp:keywords/>
  <dc:description/>
  <cp:lastModifiedBy>Arthur Souza Rodrigues</cp:lastModifiedBy>
  <cp:revision>1</cp:revision>
  <dcterms:created xsi:type="dcterms:W3CDTF">2024-11-25T15:43:00Z</dcterms:created>
  <dcterms:modified xsi:type="dcterms:W3CDTF">2026-09-22T16:14:00Z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m1">
    <vt:lpwstr>{"CreationContext":{"DomainName":"int.gazprombank.ru","MachineName":"W-MSK00-VDIZYLL","TimeStamp":"\/Date(1692115159303)\/","UserName":"expd5","UserSid":{"Sddl":"S-1-5-21-3989785535-4168274036-2173320020-10680"}},"Guid":"7c365f62-9898-4799-a982-f8670785ec</vt:lpwstr>
  </property>
  <property fmtid="{D5CDD505-2E9C-101B-9397-08002B2CF9AE}" pid="3" name="Dm2">
    <vt:lpwstr>de","Hash":[218,57,163,238,94,107,75,13,50,85,191,239,149,96,24,144,175,216,7,9],"LastModificationContext":{"DomainName":"int.gazprombank.ru","MachineName":"W-MSK00-VDIZYLL","TimeStamp":"\/Date(1692115159303)\/","UserName":"expd5","UserSid":{"Sddl":"S-1-5</vt:lpwstr>
  </property>
  <property fmtid="{D5CDD505-2E9C-101B-9397-08002B2CF9AE}" pid="4" name="Dm3">
    <vt:lpwstr>-21-3989785535-4168274036-2173320020-10680"}},"LastModificationPath":"\\\\int.gazprombank.ru\\dfsgpb\\Homefolders\\MSK\\13\\expd5\\Desktop\\КИИ\\NDA по КИИ\\2Правка_прил.1_Раскр_Д.docx","Marker":{"Color":{"knownColor":0,"name":null,"state":0,"value":0},"E</vt:lpwstr>
  </property>
  <property fmtid="{D5CDD505-2E9C-101B-9397-08002B2CF9AE}" pid="5" name="Dm4">
    <vt:lpwstr>nabled":true,"Guid":"eee80589-c3bd-47f9-b8b9-cb5f98354da1","Icon":null,"IsShowWindowNotification":false,"Level":0,"Name":"Открытая информация","Options":[{"Application":0,"Options":{"Barcode":null,"Classifier":[],"Encryption":null,"Picture":null,"Steganog</vt:lpwstr>
  </property>
  <property fmtid="{D5CDD505-2E9C-101B-9397-08002B2CF9AE}" pid="6" name="Dm5">
    <vt:lpwstr>raphyRules":null,"Text":{"Style":{"FontColor":null,"FontMask":0,"FontName":null,"FontSize":null},"Text":"Открытая информация"}},"Position":0},{"Application":1,"Options":{"Barcode":null,"Classifier":[],"Encryption":null,"Picture":null,"SteganographyRules":</vt:lpwstr>
  </property>
  <property fmtid="{D5CDD505-2E9C-101B-9397-08002B2CF9AE}" pid="7" name="Dm6">
    <vt:lpwstr>null,"Text":{"Style":{"FontColor":null,"FontMask":0,"FontName":null,"FontSize":null},"Text":"Открытая информация"}},"Position":0},{"Application":2,"Options":{"Barcode":null,"Classifier":[],"Encryption":null,"Picture":null,"SteganographyRules":null,"Text":</vt:lpwstr>
  </property>
  <property fmtid="{D5CDD505-2E9C-101B-9397-08002B2CF9AE}" pid="8" name="Dm7">
    <vt:lpwstr>{"Style":{"FontColor":null,"FontMask":0,"FontName":null,"FontSize":null},"Text":"Открытая информация"}},"Position":0},{"Application":3,"Options":{"Barcode":null,"Classifier":[],"Encryption":null,"Picture":null,"SteganographyRules":null,"Text":{"Style":{"F</vt:lpwstr>
  </property>
  <property fmtid="{D5CDD505-2E9C-101B-9397-08002B2CF9AE}" pid="9" name="Dm8">
    <vt:lpwstr>ontColor":null,"FontMask":0,"FontName":null,"FontSize":null},"Text":"Открытая информация"}},"Position":0}],"Permission":15},"ParentGuid":"f5259dd1-3ee2-4233-a7a0-982d7f6608f4"}</vt:lpwstr>
  </property>
  <property fmtid="{D5CDD505-2E9C-101B-9397-08002B2CF9AE}" pid="10" name="Dm9">
    <vt:lpwstr/>
  </property>
</Properties>
</file>