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291222" w14:textId="77777777" w:rsidR="00DF6481" w:rsidRDefault="002972C0">
      <w:r>
        <w:t>Employee Directory</w:t>
      </w:r>
    </w:p>
    <w:p w14:paraId="6BA97FEF" w14:textId="77777777" w:rsidR="00DF6481" w:rsidRDefault="00DF6481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F6481" w14:paraId="38B47A27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DEF01" w14:textId="77777777" w:rsidR="00DF6481" w:rsidRDefault="002972C0">
            <w:r>
              <w:t>Name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6EAE2" w14:textId="77777777" w:rsidR="00DF6481" w:rsidRDefault="002972C0">
            <w:r>
              <w:t>Department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D9AB3" w14:textId="77777777" w:rsidR="00DF6481" w:rsidRDefault="002972C0">
            <w:r>
              <w:t>Role</w:t>
            </w:r>
          </w:p>
        </w:tc>
      </w:tr>
      <w:tr w:rsidR="00DF6481" w14:paraId="029BF915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EFBB0" w14:textId="77777777" w:rsidR="00DF6481" w:rsidRDefault="002972C0">
            <w:r>
              <w:t>Alice Johnson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A80C0" w14:textId="77777777" w:rsidR="00DF6481" w:rsidRDefault="002972C0">
            <w:r>
              <w:t>Engineering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A42A9" w14:textId="77777777" w:rsidR="00DF6481" w:rsidRDefault="002972C0">
            <w:r>
              <w:t>Senior Dev</w:t>
            </w:r>
          </w:p>
        </w:tc>
      </w:tr>
      <w:tr w:rsidR="00DF6481" w14:paraId="4B85B7AD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4A22" w14:textId="77777777" w:rsidR="00DF6481" w:rsidRDefault="002972C0">
            <w:r>
              <w:t>Bob Smith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BDA56" w14:textId="77777777" w:rsidR="00DF6481" w:rsidRDefault="002972C0">
            <w:r>
              <w:t>Marketing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3F9E0" w14:textId="77777777" w:rsidR="00DF6481" w:rsidRDefault="002972C0">
            <w:r>
              <w:t>Manager</w:t>
            </w:r>
          </w:p>
        </w:tc>
      </w:tr>
      <w:tr w:rsidR="00DF6481" w14:paraId="6E4F59F9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0" w:author="Author" w:date="2026-06-29T10:58:00Z" w16du:dateUtc="2026-06-29T14:5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4559E" w14:textId="77777777" w:rsidR="00DF6481" w:rsidRDefault="002972C0">
            <w:pPr>
              <w:rPr>
                <w:del w:id="1" w:author="Author" w:date="2026-06-29T10:58:00Z" w16du:dateUtc="2026-06-29T14:58:00Z"/>
              </w:rPr>
            </w:pPr>
            <w:del w:id="2" w:author="Author" w:date="2026-06-29T10:58:00Z" w16du:dateUtc="2026-06-29T14:58:00Z">
              <w:r>
                <w:delText>Carol White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56C35" w14:textId="77777777" w:rsidR="00DF6481" w:rsidRDefault="002972C0">
            <w:pPr>
              <w:rPr>
                <w:del w:id="3" w:author="Author" w:date="2026-06-29T10:58:00Z" w16du:dateUtc="2026-06-29T14:58:00Z"/>
              </w:rPr>
            </w:pPr>
            <w:del w:id="4" w:author="Author" w:date="2026-06-29T10:58:00Z" w16du:dateUtc="2026-06-29T14:58:00Z">
              <w:r>
                <w:delText>Sales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516FA" w14:textId="77777777" w:rsidR="00DF6481" w:rsidRDefault="002972C0">
            <w:pPr>
              <w:rPr>
                <w:del w:id="5" w:author="Author" w:date="2026-06-29T10:58:00Z" w16du:dateUtc="2026-06-29T14:58:00Z"/>
              </w:rPr>
            </w:pPr>
            <w:del w:id="6" w:author="Author" w:date="2026-06-29T10:58:00Z" w16du:dateUtc="2026-06-29T14:58:00Z">
              <w:r>
                <w:delText>Director</w:delText>
              </w:r>
            </w:del>
          </w:p>
        </w:tc>
      </w:tr>
    </w:tbl>
    <w:p w14:paraId="753B8789" w14:textId="77777777" w:rsidR="00DF6481" w:rsidRDefault="00DF6481"/>
    <w:sectPr w:rsidR="00DF648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6481"/>
    <w:rsid w:val="000E5F34"/>
    <w:rsid w:val="00276DB7"/>
    <w:rsid w:val="002972C0"/>
    <w:rsid w:val="00633812"/>
    <w:rsid w:val="00DF6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7CFFF6"/>
  <w15:docId w15:val="{0DBB2281-6FCB-9447-8D23-D996710C3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2026-05-14T20:25:00Z</dcterms:created>
  <dcterms:modified xsi:type="dcterms:W3CDTF">2026-06-29T14:58:00Z</dcterms:modified>
</cp:coreProperties>
</file>