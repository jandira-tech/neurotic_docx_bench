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7CE928" w14:textId="77777777" w:rsidR="001E08FA" w:rsidRDefault="001E08FA" w:rsidP="001E08FA">
      <w:pPr>
        <w:rPr>
          <w:ins w:id="9" w:author="1" w:date="2026-09-22T12:16:00Z" w16du:dateUtc="2026-09-22T16:16:00Z"/>
          <w:szCs w:val="24"/>
        </w:rPr>
      </w:pPr>
    </w:p>
    <w:p w14:paraId="1B09999F" w14:textId="77777777" w:rsidR="001E08FA" w:rsidRDefault="00C40747" w:rsidP="001E08FA">
      <w:pPr>
        <w:rPr>
          <w:ins w:id="10" w:author="1" w:date="2026-09-22T12:16:00Z" w16du:dateUtc="2026-09-22T16:16:00Z"/>
          <w:b/>
          <w:szCs w:val="24"/>
        </w:rPr>
      </w:pPr>
      <w:ins w:id="11" w:author="1" w:date="2026-09-22T12:16:00Z" w16du:dateUtc="2026-09-22T16:1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5A57266D" w14:textId="77777777" w:rsidR="001E08FA" w:rsidRDefault="001E08FA" w:rsidP="001E08FA">
      <w:pPr>
        <w:jc w:val="center"/>
        <w:rPr>
          <w:ins w:id="12" w:author="1" w:date="2026-09-22T12:16:00Z" w16du:dateUtc="2026-09-22T16:16:00Z"/>
          <w:b/>
          <w:szCs w:val="24"/>
        </w:rPr>
      </w:pPr>
    </w:p>
    <w:p w14:paraId="5C6A103E" w14:textId="77777777" w:rsidR="001E08FA" w:rsidRDefault="001E08FA" w:rsidP="001E08FA">
      <w:pPr>
        <w:jc w:val="center"/>
        <w:rPr>
          <w:ins w:id="13" w:author="1" w:date="2026-09-22T12:16:00Z" w16du:dateUtc="2026-09-22T16:16:00Z"/>
          <w:b/>
          <w:szCs w:val="24"/>
        </w:rPr>
      </w:pPr>
    </w:p>
    <w:p w14:paraId="6BFE02E5" w14:textId="77777777" w:rsidR="001E08FA" w:rsidRPr="001E08FA" w:rsidRDefault="001E08FA" w:rsidP="001E08FA">
      <w:pPr>
        <w:rPr>
          <w:ins w:id="14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</w:p>
    <w:p w14:paraId="0AC20C5F" w14:textId="77777777" w:rsidR="001E08FA" w:rsidRDefault="001E08FA" w:rsidP="001E08FA">
      <w:pPr>
        <w:jc w:val="center"/>
        <w:rPr>
          <w:ins w:id="15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</w:p>
    <w:p w14:paraId="516151AE" w14:textId="77777777" w:rsidR="00F37F73" w:rsidRDefault="001E08FA" w:rsidP="001E08FA">
      <w:pPr>
        <w:jc w:val="center"/>
        <w:rPr>
          <w:ins w:id="16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  <w:ins w:id="17" w:author="1" w:date="2026-09-22T12:16:00Z" w16du:dateUtc="2026-09-22T16:1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1D8770C1" w14:textId="77777777" w:rsidR="001E08FA" w:rsidRPr="001E08FA" w:rsidRDefault="001E08FA" w:rsidP="001E08FA">
      <w:pPr>
        <w:jc w:val="center"/>
        <w:rPr>
          <w:ins w:id="18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  <w:ins w:id="19" w:author="1" w:date="2026-09-22T12:16:00Z" w16du:dateUtc="2026-09-22T16:1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FFD6F35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  <w:ins w:id="21" w:author="1" w:date="2026-09-22T12:16:00Z" w16du:dateUtc="2026-09-22T16:1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8A02EF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16:00Z" w16du:dateUtc="2026-09-22T16:16:00Z"/>
          <w:b/>
          <w:sz w:val="24"/>
          <w:szCs w:val="24"/>
        </w:rPr>
      </w:pPr>
    </w:p>
    <w:p w14:paraId="6436134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6:00Z" w16du:dateUtc="2026-09-22T16:16:00Z"/>
          <w:b/>
          <w:sz w:val="24"/>
          <w:szCs w:val="24"/>
        </w:rPr>
      </w:pPr>
      <w:ins w:id="24" w:author="1" w:date="2026-09-22T12:16:00Z" w16du:dateUtc="2026-09-22T16:16:00Z">
        <w:r w:rsidRPr="001E08FA">
          <w:rPr>
            <w:b/>
            <w:sz w:val="24"/>
            <w:szCs w:val="24"/>
          </w:rPr>
          <w:t>РЕШЕНИЕ (проект)</w:t>
        </w:r>
      </w:ins>
    </w:p>
    <w:p w14:paraId="098EF71F" w14:textId="77777777" w:rsidR="001E08FA" w:rsidRPr="001E08FA" w:rsidRDefault="001E08FA" w:rsidP="001E08FA">
      <w:pPr>
        <w:rPr>
          <w:ins w:id="25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4CAB0FB1" w14:textId="77777777" w:rsidR="001E08FA" w:rsidRPr="001E08FA" w:rsidRDefault="001E08FA" w:rsidP="001E08FA">
      <w:pPr>
        <w:rPr>
          <w:ins w:id="26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27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985D250" w14:textId="77777777" w:rsidR="001E08FA" w:rsidRPr="001E08FA" w:rsidRDefault="001E08FA" w:rsidP="001E08FA">
      <w:pPr>
        <w:rPr>
          <w:ins w:id="28" w:author="1" w:date="2026-09-22T12:16:00Z" w16du:dateUtc="2026-09-22T16:16:00Z"/>
          <w:rFonts w:ascii="Times New Roman" w:hAnsi="Times New Roman" w:cs="Times New Roman"/>
          <w:b/>
          <w:bCs/>
          <w:sz w:val="24"/>
          <w:szCs w:val="24"/>
        </w:rPr>
      </w:pPr>
    </w:p>
    <w:p w14:paraId="7DE23F2B" w14:textId="77777777" w:rsidR="001E08FA" w:rsidRPr="001E08FA" w:rsidRDefault="001E08FA" w:rsidP="001E08FA">
      <w:pPr>
        <w:rPr>
          <w:ins w:id="29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6B9E5B5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16:00Z" w16du:dateUtc="2026-09-22T16:16:00Z"/>
          <w:b/>
          <w:spacing w:val="-2"/>
        </w:rPr>
      </w:pPr>
    </w:p>
    <w:p w14:paraId="3523091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16:00Z" w16du:dateUtc="2026-09-22T16:16:00Z"/>
          <w:b/>
          <w:spacing w:val="-2"/>
        </w:rPr>
      </w:pPr>
      <w:ins w:id="32" w:author="1" w:date="2026-09-22T12:16:00Z" w16du:dateUtc="2026-09-22T16:1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1C1FEA1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16:00Z" w16du:dateUtc="2026-09-22T16:16:00Z"/>
          <w:b/>
          <w:spacing w:val="-2"/>
        </w:rPr>
      </w:pPr>
    </w:p>
    <w:p w14:paraId="0F64DD3C" w14:textId="77777777" w:rsidR="001E08FA" w:rsidRDefault="001E08FA" w:rsidP="001E08FA">
      <w:pPr>
        <w:pStyle w:val="21"/>
        <w:jc w:val="center"/>
        <w:rPr>
          <w:ins w:id="34" w:author="1" w:date="2026-09-22T12:16:00Z" w16du:dateUtc="2026-09-22T16:16:00Z"/>
          <w:sz w:val="24"/>
          <w:szCs w:val="24"/>
        </w:rPr>
      </w:pPr>
    </w:p>
    <w:p w14:paraId="2B880EF4" w14:textId="77777777" w:rsidR="001E08FA" w:rsidRDefault="001E08FA" w:rsidP="009C61C2">
      <w:pPr>
        <w:pStyle w:val="21"/>
        <w:jc w:val="both"/>
        <w:rPr>
          <w:ins w:id="35" w:author="1" w:date="2026-09-22T12:16:00Z" w16du:dateUtc="2026-09-22T16:16:00Z"/>
          <w:sz w:val="24"/>
          <w:szCs w:val="24"/>
        </w:rPr>
      </w:pPr>
      <w:ins w:id="36" w:author="1" w:date="2026-09-22T12:16:00Z" w16du:dateUtc="2026-09-22T16:16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DB27D69" w14:textId="77777777" w:rsidR="001E08FA" w:rsidRDefault="001E08FA" w:rsidP="001E08FA">
      <w:pPr>
        <w:pStyle w:val="21"/>
        <w:jc w:val="center"/>
        <w:rPr>
          <w:ins w:id="37" w:author="1" w:date="2026-09-22T12:16:00Z" w16du:dateUtc="2026-09-22T16:16:00Z"/>
          <w:sz w:val="24"/>
          <w:szCs w:val="24"/>
        </w:rPr>
      </w:pPr>
    </w:p>
    <w:p w14:paraId="6381E5A8" w14:textId="77777777" w:rsidR="001E08FA" w:rsidRPr="001E08FA" w:rsidRDefault="001E08FA" w:rsidP="001E08FA">
      <w:pPr>
        <w:pStyle w:val="21"/>
        <w:jc w:val="center"/>
        <w:rPr>
          <w:ins w:id="38" w:author="1" w:date="2026-09-22T12:16:00Z" w16du:dateUtc="2026-09-22T16:16:00Z"/>
          <w:b/>
          <w:sz w:val="24"/>
          <w:szCs w:val="24"/>
        </w:rPr>
      </w:pPr>
      <w:ins w:id="39" w:author="1" w:date="2026-09-22T12:16:00Z" w16du:dateUtc="2026-09-22T16:1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095446EF" w14:textId="77777777" w:rsidR="001E08FA" w:rsidRPr="001E08FA" w:rsidRDefault="001E08FA" w:rsidP="001E08FA">
      <w:pPr>
        <w:pStyle w:val="21"/>
        <w:jc w:val="center"/>
        <w:rPr>
          <w:ins w:id="40" w:author="1" w:date="2026-09-22T12:16:00Z" w16du:dateUtc="2026-09-22T16:16:00Z"/>
          <w:b/>
          <w:sz w:val="24"/>
          <w:szCs w:val="24"/>
        </w:rPr>
      </w:pPr>
      <w:ins w:id="41" w:author="1" w:date="2026-09-22T12:16:00Z" w16du:dateUtc="2026-09-22T16:16:00Z">
        <w:r w:rsidRPr="001E08FA">
          <w:rPr>
            <w:b/>
            <w:sz w:val="24"/>
            <w:szCs w:val="24"/>
          </w:rPr>
          <w:t>РЕШИЛ:</w:t>
        </w:r>
      </w:ins>
    </w:p>
    <w:p w14:paraId="0131FDB1" w14:textId="77777777" w:rsidR="001E08FA" w:rsidRPr="001E08FA" w:rsidRDefault="001E08FA" w:rsidP="001E08FA">
      <w:pPr>
        <w:pStyle w:val="21"/>
        <w:jc w:val="center"/>
        <w:rPr>
          <w:ins w:id="42" w:author="1" w:date="2026-09-22T12:16:00Z" w16du:dateUtc="2026-09-22T16:16:00Z"/>
          <w:b/>
          <w:sz w:val="24"/>
          <w:szCs w:val="24"/>
        </w:rPr>
      </w:pPr>
    </w:p>
    <w:p w14:paraId="75DE31FC" w14:textId="77777777" w:rsidR="00F37F73" w:rsidRDefault="00F37F73" w:rsidP="00F37F73">
      <w:pPr>
        <w:numPr>
          <w:ilvl w:val="0"/>
          <w:numId w:val="19"/>
        </w:numPr>
        <w:ind w:left="0" w:firstLine="709"/>
        <w:jc w:val="both"/>
        <w:rPr>
          <w:ins w:id="43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44" w:author="1" w:date="2026-09-22T12:16:00Z" w16du:dateUtc="2026-09-22T16:1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683083B6" w14:textId="77777777" w:rsidR="00F37F73" w:rsidRDefault="000B0709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5" w:author="1" w:date="2026-09-22T12:16:00Z" w16du:dateUtc="2026-09-22T16:16:00Z"/>
          <w:rFonts w:ascii="Times New Roman" w:hAnsi="Times New Roman"/>
          <w:sz w:val="24"/>
          <w:szCs w:val="24"/>
        </w:rPr>
      </w:pPr>
      <w:ins w:id="46" w:author="1" w:date="2026-09-22T12:16:00Z" w16du:dateUtc="2026-09-22T16:16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839C964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7" w:author="1" w:date="2026-09-22T12:16:00Z" w16du:dateUtc="2026-09-22T16:16:00Z"/>
          <w:rFonts w:ascii="Times New Roman" w:hAnsi="Times New Roman"/>
          <w:sz w:val="24"/>
          <w:szCs w:val="24"/>
        </w:rPr>
      </w:pPr>
      <w:ins w:id="48" w:author="1" w:date="2026-09-22T12:16:00Z" w16du:dateUtc="2026-09-22T16:1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BEFC6DC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9" w:author="1" w:date="2026-09-22T12:16:00Z" w16du:dateUtc="2026-09-22T16:16:00Z"/>
          <w:rFonts w:ascii="Times New Roman" w:hAnsi="Times New Roman"/>
          <w:sz w:val="24"/>
          <w:szCs w:val="24"/>
        </w:rPr>
      </w:pPr>
      <w:ins w:id="50" w:author="1" w:date="2026-09-22T12:16:00Z" w16du:dateUtc="2026-09-22T16:1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8ACD557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1" w:author="1" w:date="2026-09-22T12:16:00Z" w16du:dateUtc="2026-09-22T16:16:00Z"/>
          <w:rFonts w:ascii="Times New Roman" w:hAnsi="Times New Roman"/>
          <w:sz w:val="24"/>
          <w:szCs w:val="24"/>
        </w:rPr>
      </w:pPr>
      <w:ins w:id="52" w:author="1" w:date="2026-09-22T12:16:00Z" w16du:dateUtc="2026-09-22T16:1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9814844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3" w:author="1" w:date="2026-09-22T12:16:00Z" w16du:dateUtc="2026-09-22T16:16:00Z"/>
          <w:rFonts w:ascii="Times New Roman" w:hAnsi="Times New Roman"/>
          <w:sz w:val="24"/>
          <w:szCs w:val="24"/>
        </w:rPr>
      </w:pPr>
      <w:ins w:id="54" w:author="1" w:date="2026-09-22T12:16:00Z" w16du:dateUtc="2026-09-22T16:1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FBE347D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16:00Z" w16du:dateUtc="2026-09-22T16:16:00Z"/>
          <w:rFonts w:ascii="Times New Roman" w:hAnsi="Times New Roman"/>
          <w:sz w:val="24"/>
          <w:szCs w:val="24"/>
        </w:rPr>
      </w:pPr>
    </w:p>
    <w:p w14:paraId="1EF08CCF" w14:textId="77777777" w:rsidR="009C61C2" w:rsidRPr="00637047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56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57" w:author="1" w:date="2026-09-22T12:16:00Z" w16du:dateUtc="2026-09-22T16:1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0D569C2C" w14:textId="77777777" w:rsidR="001E08FA" w:rsidRPr="009C61C2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58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59" w:author="1" w:date="2026-09-22T12:16:00Z" w16du:dateUtc="2026-09-22T16:1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4EB1F596" w14:textId="77777777" w:rsidR="001E08FA" w:rsidRPr="001E08FA" w:rsidRDefault="001E08FA" w:rsidP="001E08FA">
      <w:pPr>
        <w:rPr>
          <w:ins w:id="60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1C275EC6" w14:textId="77777777" w:rsidR="001E08FA" w:rsidRPr="001E08FA" w:rsidRDefault="001E08FA" w:rsidP="001E08FA">
      <w:pPr>
        <w:rPr>
          <w:ins w:id="61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2D6B9F42" w14:textId="77777777" w:rsidR="001E08FA" w:rsidRPr="001E08FA" w:rsidRDefault="001E08FA" w:rsidP="001E08FA">
      <w:pPr>
        <w:rPr>
          <w:ins w:id="62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63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4C96BD7" w14:textId="77777777" w:rsidR="001E08FA" w:rsidRPr="001E08FA" w:rsidRDefault="001E08FA" w:rsidP="001E08FA">
      <w:pPr>
        <w:rPr>
          <w:ins w:id="64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65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E3AC7D0" w14:textId="77777777" w:rsidR="001E08FA" w:rsidRPr="001E08FA" w:rsidRDefault="001E08FA" w:rsidP="001E08FA">
      <w:pPr>
        <w:rPr>
          <w:ins w:id="66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67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00102C97" w14:textId="77777777" w:rsidR="001E08FA" w:rsidRPr="001E08FA" w:rsidRDefault="001E08FA" w:rsidP="001E08FA">
      <w:pPr>
        <w:rPr>
          <w:ins w:id="68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7845510B" w14:textId="77777777" w:rsidR="005B75C9" w:rsidRDefault="005B75C9" w:rsidP="005B75C9">
      <w:pPr>
        <w:spacing w:line="280" w:lineRule="exact"/>
        <w:jc w:val="center"/>
        <w:rPr>
          <w:del w:id="69" w:author="1" w:date="2026-09-22T12:16:00Z" w16du:dateUtc="2026-09-22T16:16:00Z"/>
          <w:rFonts w:ascii="Tahoma" w:hAnsi="Tahoma" w:cs="Tahoma"/>
          <w:b/>
          <w:sz w:val="22"/>
          <w:szCs w:val="22"/>
        </w:rPr>
      </w:pPr>
      <w:del w:id="70" w:author="1" w:date="2026-09-22T12:16:00Z" w16du:dateUtc="2026-09-22T16:16:00Z">
        <w:r>
          <w:rPr>
            <w:rFonts w:ascii="Tahoma" w:hAnsi="Tahoma" w:cs="Tahoma"/>
            <w:b/>
            <w:sz w:val="22"/>
            <w:szCs w:val="22"/>
          </w:rPr>
          <w:delText>VÝPIS</w:delText>
        </w:r>
      </w:del>
    </w:p>
    <w:p w14:paraId="1642F874" w14:textId="77777777" w:rsidR="005B75C9" w:rsidRDefault="005B75C9" w:rsidP="005B75C9">
      <w:pPr>
        <w:spacing w:line="280" w:lineRule="exact"/>
        <w:jc w:val="center"/>
        <w:rPr>
          <w:del w:id="71" w:author="1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22422B5F" w14:textId="77777777" w:rsidR="005B75C9" w:rsidRDefault="005B75C9" w:rsidP="005B75C9">
      <w:pPr>
        <w:spacing w:line="280" w:lineRule="exact"/>
        <w:jc w:val="center"/>
        <w:rPr>
          <w:del w:id="72" w:author="1" w:date="2026-09-22T12:16:00Z" w16du:dateUtc="2026-09-22T16:16:00Z"/>
          <w:rFonts w:ascii="Tahoma" w:hAnsi="Tahoma" w:cs="Tahoma"/>
          <w:b/>
          <w:sz w:val="22"/>
          <w:szCs w:val="22"/>
        </w:rPr>
      </w:pPr>
      <w:del w:id="73" w:author="1" w:date="2026-09-22T12:16:00Z" w16du:dateUtc="2026-09-22T16:16:00Z">
        <w:r w:rsidRPr="004C42BC">
          <w:rPr>
            <w:rFonts w:ascii="Tahoma" w:hAnsi="Tahoma" w:cs="Tahoma"/>
            <w:b/>
            <w:sz w:val="22"/>
            <w:szCs w:val="22"/>
          </w:rPr>
          <w:delText xml:space="preserve">z usnesení </w:delText>
        </w:r>
        <w:r>
          <w:rPr>
            <w:rFonts w:ascii="Tahoma" w:hAnsi="Tahoma" w:cs="Tahoma"/>
            <w:b/>
            <w:sz w:val="22"/>
            <w:szCs w:val="22"/>
          </w:rPr>
          <w:delText>29</w:delText>
        </w:r>
        <w:r w:rsidRPr="005A1CAF">
          <w:rPr>
            <w:rFonts w:ascii="Tahoma" w:hAnsi="Tahoma" w:cs="Tahoma"/>
            <w:b/>
            <w:sz w:val="22"/>
            <w:szCs w:val="22"/>
          </w:rPr>
          <w:delText>.</w:delText>
        </w:r>
        <w:r w:rsidRPr="004C42BC">
          <w:rPr>
            <w:rFonts w:ascii="Tahoma" w:hAnsi="Tahoma" w:cs="Tahoma"/>
            <w:b/>
            <w:sz w:val="22"/>
            <w:szCs w:val="22"/>
          </w:rPr>
          <w:delText xml:space="preserve"> jednání výboru pro výchovu, vzdělávání a zaměstnano</w:delText>
        </w:r>
        <w:r w:rsidR="00632E08">
          <w:rPr>
            <w:rFonts w:ascii="Tahoma" w:hAnsi="Tahoma" w:cs="Tahoma"/>
            <w:b/>
            <w:sz w:val="22"/>
            <w:szCs w:val="22"/>
          </w:rPr>
          <w:delText xml:space="preserve">st </w:delText>
        </w:r>
        <w:r>
          <w:rPr>
            <w:rFonts w:ascii="Tahoma" w:hAnsi="Tahoma" w:cs="Tahoma"/>
            <w:b/>
            <w:sz w:val="22"/>
            <w:szCs w:val="22"/>
          </w:rPr>
          <w:delText>zastupitelstva kraje konaného</w:delText>
        </w:r>
        <w:r w:rsidRPr="004C42BC">
          <w:rPr>
            <w:rFonts w:ascii="Tahoma" w:hAnsi="Tahoma" w:cs="Tahoma"/>
            <w:b/>
            <w:sz w:val="22"/>
            <w:szCs w:val="22"/>
          </w:rPr>
          <w:delText xml:space="preserve"> dne </w:delText>
        </w:r>
        <w:r>
          <w:rPr>
            <w:rFonts w:ascii="Tahoma" w:hAnsi="Tahoma" w:cs="Tahoma"/>
            <w:b/>
            <w:sz w:val="22"/>
            <w:szCs w:val="22"/>
          </w:rPr>
          <w:delText>26. května</w:delText>
        </w:r>
        <w:r w:rsidRPr="005A1CAF">
          <w:rPr>
            <w:rFonts w:ascii="Tahoma" w:hAnsi="Tahoma" w:cs="Tahoma"/>
            <w:b/>
            <w:sz w:val="22"/>
            <w:szCs w:val="22"/>
          </w:rPr>
          <w:delText xml:space="preserve"> 2016</w:delText>
        </w:r>
      </w:del>
    </w:p>
    <w:p w14:paraId="5F869BF3" w14:textId="77777777" w:rsidR="005B75C9" w:rsidRDefault="005B75C9" w:rsidP="005B75C9">
      <w:pPr>
        <w:spacing w:line="280" w:lineRule="exact"/>
        <w:jc w:val="center"/>
        <w:rPr>
          <w:del w:id="74" w:author="1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4A199B35" w14:textId="77777777" w:rsidR="005B75C9" w:rsidRDefault="005B75C9" w:rsidP="005B75C9">
      <w:pPr>
        <w:spacing w:line="280" w:lineRule="exact"/>
        <w:jc w:val="center"/>
        <w:rPr>
          <w:del w:id="75" w:author="1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5364299A" w14:textId="77777777" w:rsidR="005B75C9" w:rsidRDefault="005B75C9" w:rsidP="005B75C9">
      <w:pPr>
        <w:spacing w:line="280" w:lineRule="exact"/>
        <w:jc w:val="both"/>
        <w:rPr>
          <w:del w:id="76" w:author="1" w:date="2026-09-22T12:16:00Z" w16du:dateUtc="2026-09-22T16:16:00Z"/>
          <w:rFonts w:ascii="Tahoma" w:hAnsi="Tahoma" w:cs="Tahoma"/>
          <w:b/>
          <w:color w:val="000000" w:themeColor="text1"/>
          <w:sz w:val="22"/>
          <w:szCs w:val="22"/>
          <w:u w:val="single"/>
        </w:rPr>
      </w:pPr>
    </w:p>
    <w:p w14:paraId="449CE19F" w14:textId="77777777" w:rsidR="005B75C9" w:rsidRDefault="005B75C9" w:rsidP="005B75C9">
      <w:pPr>
        <w:spacing w:line="280" w:lineRule="exact"/>
        <w:jc w:val="both"/>
        <w:rPr>
          <w:del w:id="77" w:author="1" w:date="2026-09-22T12:16:00Z" w16du:dateUtc="2026-09-22T16:16:00Z"/>
          <w:rFonts w:ascii="Tahoma" w:hAnsi="Tahoma" w:cs="Tahoma"/>
          <w:b/>
          <w:sz w:val="22"/>
          <w:szCs w:val="22"/>
        </w:rPr>
      </w:pPr>
      <w:del w:id="78" w:author="1" w:date="2026-09-22T12:16:00Z" w16du:dateUtc="2026-09-22T16:16:00Z">
        <w:r w:rsidRPr="00667B51">
          <w:rPr>
            <w:rFonts w:ascii="Tahoma" w:hAnsi="Tahoma" w:cs="Tahoma"/>
            <w:b/>
            <w:sz w:val="22"/>
            <w:szCs w:val="22"/>
          </w:rPr>
          <w:delText>Výbor</w:delText>
        </w:r>
        <w:r>
          <w:rPr>
            <w:rFonts w:ascii="Tahoma" w:hAnsi="Tahoma" w:cs="Tahoma"/>
            <w:b/>
            <w:sz w:val="22"/>
            <w:szCs w:val="22"/>
          </w:rPr>
          <w:delText xml:space="preserve"> </w:delText>
        </w:r>
        <w:r w:rsidRPr="004C42BC">
          <w:rPr>
            <w:rFonts w:ascii="Tahoma" w:hAnsi="Tahoma" w:cs="Tahoma"/>
            <w:b/>
            <w:sz w:val="22"/>
            <w:szCs w:val="22"/>
          </w:rPr>
          <w:delText>pro výchovu, vzdělávání a zaměstnano</w:delText>
        </w:r>
        <w:r>
          <w:rPr>
            <w:rFonts w:ascii="Tahoma" w:hAnsi="Tahoma" w:cs="Tahoma"/>
            <w:b/>
            <w:sz w:val="22"/>
            <w:szCs w:val="22"/>
          </w:rPr>
          <w:delText>st zastupitelstva kraje</w:delText>
        </w:r>
      </w:del>
    </w:p>
    <w:p w14:paraId="51886116" w14:textId="77777777" w:rsidR="005B75C9" w:rsidRDefault="005B75C9" w:rsidP="005B75C9">
      <w:pPr>
        <w:spacing w:line="280" w:lineRule="exact"/>
        <w:jc w:val="both"/>
        <w:rPr>
          <w:del w:id="79" w:author="1" w:date="2026-09-22T12:16:00Z" w16du:dateUtc="2026-09-22T16:16:00Z"/>
          <w:rFonts w:ascii="Tahoma" w:hAnsi="Tahoma" w:cs="Tahoma"/>
          <w:b/>
          <w:sz w:val="22"/>
          <w:szCs w:val="22"/>
        </w:rPr>
      </w:pPr>
    </w:p>
    <w:tbl>
      <w:tblPr>
        <w:tblW w:w="9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8716"/>
      </w:tblGrid>
      <w:tr w:rsidR="005B75C9" w:rsidRPr="00AC5A6A" w14:paraId="2AE08C75" w14:textId="77777777" w:rsidTr="00FF4A29">
        <w:trPr>
          <w:del w:id="80" w:author="1" w:date="2026-09-22T12:16:00Z" w16du:dateUtc="2026-09-22T16:16:00Z"/>
        </w:trPr>
        <w:tc>
          <w:tcPr>
            <w:tcW w:w="496" w:type="dxa"/>
          </w:tcPr>
          <w:p w14:paraId="7801580A" w14:textId="77777777" w:rsidR="005B75C9" w:rsidRPr="00AC5A6A" w:rsidRDefault="005B75C9" w:rsidP="00FF4A29">
            <w:pPr>
              <w:jc w:val="both"/>
              <w:rPr>
                <w:del w:id="81" w:author="1" w:date="2026-09-22T12:16:00Z" w16du:dateUtc="2026-09-22T16:16:00Z"/>
                <w:rFonts w:ascii="Tahoma" w:hAnsi="Tahoma" w:cs="Tahoma"/>
                <w:b/>
                <w:sz w:val="22"/>
                <w:szCs w:val="22"/>
              </w:rPr>
            </w:pPr>
            <w:del w:id="82" w:author="1" w:date="2026-09-22T12:16:00Z" w16du:dateUtc="2026-09-22T16:16:00Z"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1)</w:delText>
              </w:r>
            </w:del>
          </w:p>
        </w:tc>
        <w:tc>
          <w:tcPr>
            <w:tcW w:w="8716" w:type="dxa"/>
          </w:tcPr>
          <w:p w14:paraId="669B69AC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83" w:author="1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  <w:del w:id="84" w:author="1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  <w:sz w:val="22"/>
                  <w:szCs w:val="22"/>
                </w:rPr>
                <w:delText>bere na vědomí</w:delText>
              </w:r>
            </w:del>
          </w:p>
          <w:p w14:paraId="7331D6DB" w14:textId="77777777" w:rsidR="005B75C9" w:rsidRPr="00AC5A6A" w:rsidRDefault="005B75C9" w:rsidP="00FF4A29">
            <w:pPr>
              <w:spacing w:line="280" w:lineRule="exact"/>
              <w:jc w:val="both"/>
              <w:rPr>
                <w:del w:id="85" w:author="1" w:date="2026-09-22T12:16:00Z" w16du:dateUtc="2026-09-22T16:16:00Z"/>
                <w:rFonts w:ascii="Tahoma" w:hAnsi="Tahoma" w:cs="Tahoma"/>
                <w:sz w:val="22"/>
                <w:szCs w:val="22"/>
              </w:rPr>
            </w:pPr>
            <w:del w:id="86" w:author="1" w:date="2026-09-22T12:16:00Z" w16du:dateUtc="2026-09-22T16:16:00Z"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ústní informaci náměstkyně hejtmana kraje k záměru </w:delText>
              </w:r>
              <w:r w:rsidR="00632E08">
                <w:rPr>
                  <w:rFonts w:ascii="Tahoma" w:hAnsi="Tahoma" w:cs="Tahoma"/>
                  <w:sz w:val="22"/>
                  <w:szCs w:val="22"/>
                </w:rPr>
                <w:delText>v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yužití kapacit budov škol 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br/>
                <w:delText>a školských zařízení zřizovaných Moravskoslezským krajem ve městě Orlová</w:delText>
              </w:r>
            </w:del>
          </w:p>
          <w:p w14:paraId="5A0C7490" w14:textId="77777777" w:rsidR="005B75C9" w:rsidRPr="00AC5A6A" w:rsidRDefault="005B75C9" w:rsidP="00FF4A29">
            <w:pPr>
              <w:tabs>
                <w:tab w:val="left" w:pos="708"/>
              </w:tabs>
              <w:jc w:val="both"/>
              <w:rPr>
                <w:del w:id="87" w:author="1" w:date="2026-09-22T12:16:00Z" w16du:dateUtc="2026-09-22T16:16:00Z"/>
                <w:rFonts w:ascii="Tahoma" w:hAnsi="Tahoma" w:cs="Tahoma"/>
                <w:noProof/>
                <w:sz w:val="22"/>
                <w:szCs w:val="22"/>
              </w:rPr>
            </w:pPr>
          </w:p>
        </w:tc>
      </w:tr>
      <w:tr w:rsidR="005B75C9" w:rsidRPr="00AC5A6A" w14:paraId="6E3BBEF3" w14:textId="77777777" w:rsidTr="00FF4A29">
        <w:trPr>
          <w:del w:id="88" w:author="1" w:date="2026-09-22T12:16:00Z" w16du:dateUtc="2026-09-22T16:16:00Z"/>
        </w:trPr>
        <w:tc>
          <w:tcPr>
            <w:tcW w:w="496" w:type="dxa"/>
          </w:tcPr>
          <w:p w14:paraId="03793DAC" w14:textId="77777777" w:rsidR="005B75C9" w:rsidRPr="00AC5A6A" w:rsidRDefault="005B75C9" w:rsidP="00FF4A29">
            <w:pPr>
              <w:jc w:val="both"/>
              <w:rPr>
                <w:del w:id="89" w:author="1" w:date="2026-09-22T12:16:00Z" w16du:dateUtc="2026-09-22T16:16:00Z"/>
                <w:rFonts w:ascii="Tahoma" w:hAnsi="Tahoma" w:cs="Tahoma"/>
                <w:b/>
                <w:sz w:val="22"/>
                <w:szCs w:val="22"/>
              </w:rPr>
            </w:pPr>
            <w:del w:id="90" w:author="1" w:date="2026-09-22T12:16:00Z" w16du:dateUtc="2026-09-22T16:16:00Z"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br w:type="page"/>
              </w:r>
            </w:del>
          </w:p>
        </w:tc>
        <w:tc>
          <w:tcPr>
            <w:tcW w:w="8716" w:type="dxa"/>
          </w:tcPr>
          <w:p w14:paraId="5D3FA8CE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91" w:author="1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</w:p>
        </w:tc>
      </w:tr>
      <w:tr w:rsidR="005B75C9" w:rsidRPr="00AC5A6A" w14:paraId="23954758" w14:textId="77777777" w:rsidTr="00FF4A29">
        <w:trPr>
          <w:del w:id="92" w:author="1" w:date="2026-09-22T12:16:00Z" w16du:dateUtc="2026-09-22T16:16:00Z"/>
        </w:trPr>
        <w:tc>
          <w:tcPr>
            <w:tcW w:w="496" w:type="dxa"/>
          </w:tcPr>
          <w:p w14:paraId="0519617F" w14:textId="77777777" w:rsidR="005B75C9" w:rsidRPr="00AC5A6A" w:rsidRDefault="005B75C9" w:rsidP="00FF4A29">
            <w:pPr>
              <w:jc w:val="both"/>
              <w:rPr>
                <w:del w:id="93" w:author="1" w:date="2026-09-22T12:16:00Z" w16du:dateUtc="2026-09-22T16:16:00Z"/>
                <w:rFonts w:ascii="Tahoma" w:hAnsi="Tahoma" w:cs="Tahoma"/>
                <w:b/>
                <w:sz w:val="22"/>
                <w:szCs w:val="22"/>
              </w:rPr>
            </w:pPr>
            <w:del w:id="94" w:author="1" w:date="2026-09-22T12:16:00Z" w16du:dateUtc="2026-09-22T16:16:00Z"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2)</w:delText>
              </w:r>
            </w:del>
          </w:p>
        </w:tc>
        <w:tc>
          <w:tcPr>
            <w:tcW w:w="8716" w:type="dxa"/>
          </w:tcPr>
          <w:p w14:paraId="39BE0A4C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95" w:author="1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  <w:del w:id="96" w:author="1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  <w:sz w:val="22"/>
                  <w:szCs w:val="22"/>
                </w:rPr>
                <w:delText xml:space="preserve">doporučuje   </w:delText>
              </w:r>
            </w:del>
          </w:p>
          <w:p w14:paraId="4A9DD230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97" w:author="1" w:date="2026-09-22T12:16:00Z" w16du:dateUtc="2026-09-22T16:16:00Z"/>
                <w:rFonts w:ascii="Tahoma" w:hAnsi="Tahoma" w:cs="Tahoma"/>
                <w:sz w:val="22"/>
                <w:szCs w:val="22"/>
              </w:rPr>
            </w:pPr>
            <w:del w:id="98" w:author="1" w:date="2026-09-22T12:16:00Z" w16du:dateUtc="2026-09-22T16:16:00Z"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náměstkyni hejtmana kraje informovat zastupitelstvo kraje o konečném stanovisku k připomínce občanů kraje dle usnesení </w:delText>
              </w:r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ZK 17/1686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 ze dne 17. 12. 2015 týkající se záměru dle bodu 1)</w:delText>
              </w:r>
            </w:del>
          </w:p>
        </w:tc>
      </w:tr>
    </w:tbl>
    <w:p w14:paraId="30DEAE85" w14:textId="77777777" w:rsidR="005B75C9" w:rsidRPr="00AC5A6A" w:rsidRDefault="005B75C9" w:rsidP="005B75C9">
      <w:pPr>
        <w:spacing w:line="280" w:lineRule="exact"/>
        <w:jc w:val="both"/>
        <w:rPr>
          <w:del w:id="99" w:author="1" w:date="2026-09-22T12:16:00Z" w16du:dateUtc="2026-09-22T16:16:00Z"/>
          <w:rFonts w:ascii="Tahoma" w:hAnsi="Tahoma" w:cs="Tahoma"/>
          <w:b/>
          <w:spacing w:val="60"/>
          <w:sz w:val="22"/>
          <w:szCs w:val="22"/>
        </w:rPr>
      </w:pPr>
    </w:p>
    <w:p w14:paraId="69D9FCF4" w14:textId="77777777" w:rsidR="00632E08" w:rsidRPr="00AC5A6A" w:rsidRDefault="00632E08" w:rsidP="00632E08">
      <w:pPr>
        <w:pStyle w:val="vyhlseznsodrkama"/>
        <w:numPr>
          <w:ilvl w:val="0"/>
          <w:numId w:val="0"/>
        </w:numPr>
        <w:rPr>
          <w:del w:id="100" w:author="1" w:date="2026-09-22T12:16:00Z" w16du:dateUtc="2026-09-22T16:16:00Z"/>
          <w:rFonts w:ascii="Tahoma" w:hAnsi="Tahoma" w:cs="Tahoma"/>
          <w:sz w:val="22"/>
          <w:szCs w:val="22"/>
        </w:rPr>
      </w:pPr>
      <w:del w:id="101" w:author="1" w:date="2026-09-22T12:16:00Z" w16du:dateUtc="2026-09-22T16:16:00Z">
        <w:r w:rsidRPr="00AC5A6A">
          <w:rPr>
            <w:rFonts w:ascii="Tahoma" w:hAnsi="Tahoma" w:cs="Tahoma"/>
            <w:sz w:val="22"/>
            <w:szCs w:val="22"/>
          </w:rPr>
          <w:delText>Hlasovalo pro 9, proti 0, zdržel se 0.</w:delText>
        </w:r>
      </w:del>
    </w:p>
    <w:p w14:paraId="6ACA1845" w14:textId="77777777" w:rsidR="005B75C9" w:rsidRPr="001E08FA" w:rsidRDefault="00632E08" w:rsidP="00FF542C">
      <w:pPr>
        <w:autoSpaceDE w:val="0"/>
        <w:rPr>
          <w:rFonts w:ascii="Times New Roman" w:hAnsi="Times New Roman"/>
          <w:sz w:val="24"/>
          <w:rPrChange w:id="102" w:author="1" w:date="2026-09-22T12:16:00Z" w16du:dateUtc="2026-09-22T16:16:00Z">
            <w:rPr>
              <w:rFonts w:ascii="Tahoma" w:hAnsi="Tahoma" w:cs="Tahoma"/>
              <w:b/>
              <w:sz w:val="22"/>
              <w:szCs w:val="22"/>
            </w:rPr>
          </w:rPrChange>
        </w:rPr>
        <w:pPrChange w:id="103" w:author="1" w:date="2026-09-22T12:16:00Z" w16du:dateUtc="2026-09-22T16:16:00Z">
          <w:pPr>
            <w:spacing w:line="280" w:lineRule="exact"/>
          </w:pPr>
        </w:pPrChange>
      </w:pPr>
      <w:del w:id="104" w:author="1" w:date="2026-09-22T12:16:00Z" w16du:dateUtc="2026-09-22T16:16:00Z">
        <w:r w:rsidRPr="00AC5A6A">
          <w:rPr>
            <w:rFonts w:ascii="Tahoma" w:hAnsi="Tahoma" w:cs="Tahoma"/>
            <w:b/>
            <w:sz w:val="22"/>
            <w:szCs w:val="22"/>
          </w:rPr>
          <w:delText>Bylo přijato usnesení č. 29/191.</w:delText>
        </w:r>
      </w:del>
    </w:p>
    <w:sectPr w:rsidR="005B75C9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05" w:author="1" w:date="2026-09-22T12:16:00Z" w16du:dateUtc="2026-09-22T16:16:00Z">
        <w:sectPr w:rsidR="005B75C9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E3DCC"/>
    <w:multiLevelType w:val="hybridMultilevel"/>
    <w:tmpl w:val="DA54833A"/>
    <w:lvl w:ilvl="0" w:tplc="2FE6E618">
      <w:start w:val="1"/>
      <w:numFmt w:val="bullet"/>
      <w:pStyle w:val="vyhlseznsodrka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8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366680665">
    <w:abstractNumId w:val="0"/>
  </w:num>
  <w:num w:numId="2" w16cid:durableId="350500353">
    <w:abstractNumId w:val="16"/>
  </w:num>
  <w:num w:numId="3" w16cid:durableId="1356879346">
    <w:abstractNumId w:val="15"/>
  </w:num>
  <w:num w:numId="4" w16cid:durableId="1490752267">
    <w:abstractNumId w:val="17"/>
  </w:num>
  <w:num w:numId="5" w16cid:durableId="1030492014">
    <w:abstractNumId w:val="14"/>
  </w:num>
  <w:num w:numId="6" w16cid:durableId="269361343">
    <w:abstractNumId w:val="7"/>
  </w:num>
  <w:num w:numId="7" w16cid:durableId="1581717149">
    <w:abstractNumId w:val="19"/>
  </w:num>
  <w:num w:numId="8" w16cid:durableId="358699968">
    <w:abstractNumId w:val="8"/>
  </w:num>
  <w:num w:numId="9" w16cid:durableId="1344745932">
    <w:abstractNumId w:val="12"/>
  </w:num>
  <w:num w:numId="10" w16cid:durableId="1482308094">
    <w:abstractNumId w:val="5"/>
  </w:num>
  <w:num w:numId="11" w16cid:durableId="438186283">
    <w:abstractNumId w:val="11"/>
  </w:num>
  <w:num w:numId="12" w16cid:durableId="1104347261">
    <w:abstractNumId w:val="4"/>
  </w:num>
  <w:num w:numId="13" w16cid:durableId="535971522">
    <w:abstractNumId w:val="2"/>
  </w:num>
  <w:num w:numId="14" w16cid:durableId="1110467720">
    <w:abstractNumId w:val="3"/>
  </w:num>
  <w:num w:numId="15" w16cid:durableId="607544401">
    <w:abstractNumId w:val="6"/>
  </w:num>
  <w:num w:numId="16" w16cid:durableId="2099474379">
    <w:abstractNumId w:val="9"/>
  </w:num>
  <w:num w:numId="17" w16cid:durableId="1702513095">
    <w:abstractNumId w:val="18"/>
  </w:num>
  <w:num w:numId="18" w16cid:durableId="1798571238">
    <w:abstractNumId w:val="13"/>
  </w:num>
  <w:num w:numId="19" w16cid:durableId="1128816380">
    <w:abstractNumId w:val="1"/>
  </w:num>
  <w:num w:numId="20" w16cid:durableId="8949745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716472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7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0733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03472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32CB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5C9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2E08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3E6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11DB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3568E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2457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D793D-15D8-4594-8740-C7B5FE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6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6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6:00Z">
        <w:pPr>
          <w:spacing w:before="100" w:beforeAutospacing="1" w:after="100" w:afterAutospacing="1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6:00Z">
        <w:rPr>
          <w:rFonts w:ascii="Arial" w:hAnsi="Arial" w:cs="Arial"/>
          <w:b/>
          <w:bCs/>
          <w:kern w:val="36"/>
          <w:sz w:val="48"/>
          <w:szCs w:val="4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styleId="Hyperlink">
    <w:name w:val="Hyperlink"/>
    <w:basedOn w:val="DefaultParagraphFont"/>
    <w:uiPriority w:val="99"/>
    <w:semiHidden/>
    <w:unhideWhenUsed/>
    <w:rsid w:val="00303472"/>
    <w:rPr>
      <w:strike w:val="0"/>
      <w:dstrike w:val="0"/>
      <w:color w:val="1982D1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2" w:author="1" w:date="2026-09-22T12:1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2" w:author="1" w:date="2026-09-22T12:1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styleId="Title">
    <w:name w:val="Title"/>
    <w:aliases w:val=" Char"/>
    <w:basedOn w:val="Normal"/>
    <w:next w:val="Normal"/>
    <w:link w:val="TitleChar"/>
    <w:qFormat/>
    <w:rsid w:val="00C3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 Char Char"/>
    <w:basedOn w:val="DefaultParagraphFont"/>
    <w:link w:val="Title"/>
    <w:rsid w:val="00C356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paragraph" w:styleId="BodyText">
    <w:name w:val="Body Text"/>
    <w:basedOn w:val="Normal"/>
    <w:link w:val="BodyTextChar"/>
    <w:uiPriority w:val="99"/>
    <w:unhideWhenUsed/>
    <w:rsid w:val="00C35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3" w:author="1" w:date="2026-09-22T12:16:00Z">
        <w:pPr>
          <w:spacing w:after="120"/>
          <w:ind w:left="283"/>
        </w:pPr>
      </w:pPrChange>
    </w:pPr>
    <w:rPr>
      <w:rFonts w:ascii="Times New Roman" w:hAnsi="Times New Roman" w:cs="Times New Roman"/>
      <w:sz w:val="24"/>
      <w:szCs w:val="24"/>
      <w:rPrChange w:id="3" w:author="1" w:date="2026-09-22T12:1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3568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vyhlseznsodrkama">
    <w:name w:val="vyhl.sezn.sodrážkama"/>
    <w:basedOn w:val="Normal"/>
    <w:rsid w:val="00C3568E"/>
    <w:pPr>
      <w:numPr>
        <w:numId w:val="1"/>
      </w:numPr>
    </w:pPr>
  </w:style>
  <w:style w:type="paragraph" w:styleId="Header">
    <w:name w:val="header"/>
    <w:basedOn w:val="Normal"/>
    <w:link w:val="HeaderChar"/>
    <w:unhideWhenUsed/>
    <w:rsid w:val="005B75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B75C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4" w:author="1" w:date="2026-09-22T12:1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4" w:author="1" w:date="2026-09-22T12:1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5" w:author="1" w:date="2026-09-22T12:1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5" w:author="1" w:date="2026-09-22T12:16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6" w:author="1" w:date="2026-09-22T12:16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6" w:author="1" w:date="2026-09-22T12:16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180733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80733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7" w:author="1" w:date="2026-09-22T12:16:00Z">
        <w:pPr>
          <w:ind w:left="708"/>
        </w:pPr>
      </w:pPrChange>
    </w:pPr>
    <w:rPr>
      <w:rFonts w:cs="Times New Roman"/>
      <w:rPrChange w:id="7" w:author="1" w:date="2026-09-22T12:1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180733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80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80733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16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16:00Z">
        <w:rPr>
          <w:rFonts w:ascii="Arial" w:hAnsi="Arial" w:cs="Arial"/>
          <w:bCs/>
          <w:lang w:val="ru-RU" w:eastAsia="ar-SA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  <w:div w:id="4028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5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0F7BBF-2F9B-0F4E-B4A9-C0D8E7948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Kanurkova Petra</dc:creator>
  <cp:keywords/>
  <dc:description/>
  <cp:lastModifiedBy>Arthur Souza Rodrigues</cp:lastModifiedBy>
  <cp:revision>1</cp:revision>
  <dcterms:created xsi:type="dcterms:W3CDTF">2016-05-27T11:29:00Z</dcterms:created>
  <dcterms:modified xsi:type="dcterms:W3CDTF">2026-09-22T16:16:00Z</dcterms:modified>
</cp:coreProperties>
</file>