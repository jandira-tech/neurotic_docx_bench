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FC91DD" w14:textId="77777777" w:rsidR="002E5199" w:rsidRDefault="002E5199" w:rsidP="009700EB">
      <w:pPr>
        <w:pStyle w:val="Default"/>
        <w:rPr>
          <w:ins w:id="7" w:author="uzivatel" w:date="2026-09-22T12:34:00Z" w16du:dateUtc="2026-09-22T16:34:00Z"/>
          <w:b/>
          <w:bCs/>
          <w:sz w:val="22"/>
          <w:szCs w:val="22"/>
          <w:u w:val="single"/>
        </w:rPr>
      </w:pPr>
    </w:p>
    <w:p w14:paraId="0C74C02D" w14:textId="77777777" w:rsidR="002E5199" w:rsidRDefault="002E5199" w:rsidP="002E5199">
      <w:pPr>
        <w:pStyle w:val="Heading4"/>
        <w:jc w:val="center"/>
        <w:rPr>
          <w:ins w:id="8" w:author="uzivatel" w:date="2026-09-22T12:34:00Z" w16du:dateUtc="2026-09-22T16:34:00Z"/>
          <w:sz w:val="34"/>
        </w:rPr>
      </w:pPr>
      <w:ins w:id="9" w:author="uzivatel" w:date="2026-09-22T12:34:00Z" w16du:dateUtc="2026-09-22T16:34:00Z">
        <w:r>
          <w:rPr>
            <w:sz w:val="34"/>
          </w:rPr>
          <w:t>Základní škola Rumburk, U Nemocnice 1132/5, okres Děčín, p. o.</w:t>
        </w:r>
      </w:ins>
    </w:p>
    <w:p w14:paraId="75FD3F9B" w14:textId="77777777" w:rsidR="002E5199" w:rsidRDefault="002E5199" w:rsidP="002E5199">
      <w:pPr>
        <w:rPr>
          <w:ins w:id="10" w:author="uzivatel" w:date="2026-09-22T12:34:00Z" w16du:dateUtc="2026-09-22T16:34:00Z"/>
          <w:sz w:val="16"/>
        </w:rPr>
      </w:pPr>
      <w:ins w:id="11" w:author="uzivatel" w:date="2026-09-22T12:34:00Z" w16du:dateUtc="2026-09-22T16:34:00Z">
        <w:r>
          <w:rPr>
            <w:sz w:val="16"/>
          </w:rPr>
          <w:t>U Nemocnice  1132/5, 408 01 Rumburk          IČ : 72744430             Telefon: 412332730            Fax : 412315800            kontakt@zsunemocnice.cz</w:t>
        </w:r>
      </w:ins>
    </w:p>
    <w:p w14:paraId="0F7E2588" w14:textId="77777777" w:rsidR="00067C1B" w:rsidRDefault="00067C1B" w:rsidP="002E5199">
      <w:pPr>
        <w:pStyle w:val="Default"/>
        <w:jc w:val="center"/>
        <w:rPr>
          <w:ins w:id="12" w:author="uzivatel" w:date="2026-09-22T12:34:00Z" w16du:dateUtc="2026-09-22T16:34:00Z"/>
        </w:rPr>
      </w:pPr>
    </w:p>
    <w:p w14:paraId="75728E6C" w14:textId="77777777" w:rsidR="009700EB" w:rsidRPr="00AF69EB" w:rsidRDefault="009700EB" w:rsidP="002E5199">
      <w:pPr>
        <w:pStyle w:val="Default"/>
        <w:jc w:val="center"/>
        <w:rPr>
          <w:ins w:id="13" w:author="uzivatel" w:date="2026-09-22T12:34:00Z" w16du:dateUtc="2026-09-22T16:34:00Z"/>
          <w:b/>
          <w:bCs/>
          <w:sz w:val="22"/>
          <w:szCs w:val="22"/>
          <w:u w:val="single"/>
        </w:rPr>
      </w:pPr>
      <w:ins w:id="14" w:author="uzivatel" w:date="2026-09-22T12:34:00Z" w16du:dateUtc="2026-09-22T16:34:00Z">
        <w:r>
          <w:fldChar w:fldCharType="begin"/>
        </w:r>
        <w:r>
          <w:instrText>HYPERLINK "http://www.zsunemocnice.cz/zakladni-skola/aktuality-1/novinky/obnoveni-osobni-pritomnosti-zaku-9-rocniku-ve-skole-476cs.html" \o "Obnovení osobní přítomnosti žáků 9. ročníku ve škole  (Zobrazit více)"</w:instrText>
        </w:r>
        <w:r>
          <w:fldChar w:fldCharType="separate"/>
        </w:r>
        <w:r w:rsidRPr="002E5199">
          <w:rPr>
            <w:b/>
            <w:bCs/>
            <w:sz w:val="32"/>
            <w:szCs w:val="32"/>
            <w:u w:val="single"/>
          </w:rPr>
          <w:t xml:space="preserve">Obnovení osobní přítomnosti žáků </w:t>
        </w:r>
        <w:r w:rsidR="00596269">
          <w:rPr>
            <w:b/>
            <w:bCs/>
            <w:sz w:val="32"/>
            <w:szCs w:val="32"/>
            <w:u w:val="single"/>
          </w:rPr>
          <w:t>2</w:t>
        </w:r>
        <w:r w:rsidRPr="002E5199">
          <w:rPr>
            <w:b/>
            <w:bCs/>
            <w:sz w:val="32"/>
            <w:szCs w:val="32"/>
            <w:u w:val="single"/>
          </w:rPr>
          <w:t xml:space="preserve">. </w:t>
        </w:r>
        <w:r w:rsidR="00596269">
          <w:rPr>
            <w:b/>
            <w:bCs/>
            <w:sz w:val="32"/>
            <w:szCs w:val="32"/>
            <w:u w:val="single"/>
          </w:rPr>
          <w:t>stupně</w:t>
        </w:r>
        <w:r w:rsidRPr="002E5199">
          <w:rPr>
            <w:b/>
            <w:bCs/>
            <w:sz w:val="32"/>
            <w:szCs w:val="32"/>
            <w:u w:val="single"/>
          </w:rPr>
          <w:t xml:space="preserve"> ve škole </w:t>
        </w:r>
        <w:r>
          <w:fldChar w:fldCharType="end"/>
        </w:r>
      </w:ins>
    </w:p>
    <w:p w14:paraId="46CEB208" w14:textId="77777777" w:rsidR="009D457F" w:rsidRDefault="009D457F" w:rsidP="009700EB">
      <w:pPr>
        <w:pStyle w:val="Default"/>
        <w:rPr>
          <w:ins w:id="15" w:author="uzivatel" w:date="2026-09-22T12:34:00Z" w16du:dateUtc="2026-09-22T16:34:00Z"/>
          <w:b/>
          <w:bCs/>
          <w:sz w:val="22"/>
          <w:szCs w:val="22"/>
        </w:rPr>
      </w:pPr>
    </w:p>
    <w:p w14:paraId="0290ACDC" w14:textId="77777777" w:rsidR="009700EB" w:rsidRDefault="009700EB" w:rsidP="009700EB">
      <w:pPr>
        <w:pStyle w:val="Default"/>
        <w:rPr>
          <w:ins w:id="16" w:author="uzivatel" w:date="2026-09-22T12:34:00Z" w16du:dateUtc="2026-09-22T16:34:00Z"/>
          <w:rFonts w:ascii="Roboto" w:hAnsi="Roboto"/>
        </w:rPr>
      </w:pPr>
      <w:ins w:id="17" w:author="uzivatel" w:date="2026-09-22T12:34:00Z" w16du:dateUtc="2026-09-22T16:34:00Z">
        <w:r>
          <w:rPr>
            <w:rFonts w:ascii="Roboto" w:hAnsi="Roboto"/>
          </w:rPr>
          <w:t>V souladu s</w:t>
        </w:r>
        <w:r w:rsidR="00F92274">
          <w:rPr>
            <w:rFonts w:ascii="Roboto" w:hAnsi="Roboto"/>
          </w:rPr>
          <w:t xml:space="preserve"> aktualizovaným dokumentem MŠMT </w:t>
        </w:r>
        <w:r w:rsidR="009D457F">
          <w:rPr>
            <w:rFonts w:ascii="Roboto" w:hAnsi="Roboto"/>
          </w:rPr>
          <w:t>„</w:t>
        </w:r>
        <w:r w:rsidR="00F92274">
          <w:rPr>
            <w:rFonts w:ascii="Roboto" w:hAnsi="Roboto"/>
          </w:rPr>
          <w:t>Ochrana zdraví a provoz základních škol v období do konce školního roku 2019/2020</w:t>
        </w:r>
        <w:r w:rsidR="009D457F">
          <w:rPr>
            <w:rFonts w:ascii="Roboto" w:hAnsi="Roboto"/>
          </w:rPr>
          <w:t xml:space="preserve"> “</w:t>
        </w:r>
        <w:r w:rsidR="00F92274">
          <w:rPr>
            <w:rFonts w:ascii="Roboto" w:hAnsi="Roboto"/>
          </w:rPr>
          <w:t xml:space="preserve"> ze dne 27. 5. 2020 </w:t>
        </w:r>
        <w:r w:rsidR="00D166A3">
          <w:rPr>
            <w:rFonts w:ascii="Roboto" w:hAnsi="Roboto"/>
          </w:rPr>
          <w:t xml:space="preserve">je žákům 2. </w:t>
        </w:r>
        <w:r w:rsidR="009D457F">
          <w:rPr>
            <w:rFonts w:ascii="Roboto" w:hAnsi="Roboto"/>
          </w:rPr>
          <w:t>s</w:t>
        </w:r>
        <w:r w:rsidR="00D166A3">
          <w:rPr>
            <w:rFonts w:ascii="Roboto" w:hAnsi="Roboto"/>
          </w:rPr>
          <w:t xml:space="preserve">tupně </w:t>
        </w:r>
        <w:r w:rsidR="003A4848">
          <w:rPr>
            <w:rFonts w:ascii="Roboto" w:hAnsi="Roboto"/>
          </w:rPr>
          <w:t>umožněna</w:t>
        </w:r>
        <w:r w:rsidR="00D166A3">
          <w:rPr>
            <w:rFonts w:ascii="Roboto" w:hAnsi="Roboto"/>
          </w:rPr>
          <w:t xml:space="preserve"> </w:t>
        </w:r>
        <w:r w:rsidR="009D457F">
          <w:rPr>
            <w:rFonts w:ascii="Roboto" w:hAnsi="Roboto"/>
          </w:rPr>
          <w:t xml:space="preserve">od 8. 6. 2020 </w:t>
        </w:r>
        <w:r w:rsidR="00D166A3">
          <w:rPr>
            <w:rFonts w:ascii="Roboto" w:hAnsi="Roboto"/>
          </w:rPr>
          <w:t xml:space="preserve">přítomnost v základní škole zejména </w:t>
        </w:r>
        <w:r w:rsidR="003A4848">
          <w:rPr>
            <w:rFonts w:ascii="Roboto" w:hAnsi="Roboto"/>
          </w:rPr>
          <w:t>z těchto důvodů:</w:t>
        </w:r>
      </w:ins>
    </w:p>
    <w:p w14:paraId="03442022" w14:textId="77777777" w:rsidR="004714D6" w:rsidRDefault="003A4848" w:rsidP="003A4848">
      <w:pPr>
        <w:pStyle w:val="Default"/>
        <w:numPr>
          <w:ilvl w:val="0"/>
          <w:numId w:val="17"/>
        </w:numPr>
        <w:rPr>
          <w:ins w:id="18" w:author="uzivatel" w:date="2026-09-22T12:34:00Z" w16du:dateUtc="2026-09-22T16:34:00Z"/>
          <w:rFonts w:ascii="Roboto" w:hAnsi="Roboto"/>
        </w:rPr>
      </w:pPr>
      <w:ins w:id="19" w:author="uzivatel" w:date="2026-09-22T12:34:00Z" w16du:dateUtc="2026-09-22T16:34:00Z">
        <w:r w:rsidRPr="004714D6">
          <w:rPr>
            <w:rFonts w:ascii="Roboto" w:hAnsi="Roboto"/>
          </w:rPr>
          <w:t xml:space="preserve">individuální nebo skupinové (opět do 15 žáků) konzultace </w:t>
        </w:r>
      </w:ins>
    </w:p>
    <w:p w14:paraId="67917245" w14:textId="77777777" w:rsidR="003A4848" w:rsidRPr="004714D6" w:rsidRDefault="003A4848" w:rsidP="003A4848">
      <w:pPr>
        <w:pStyle w:val="Default"/>
        <w:numPr>
          <w:ilvl w:val="0"/>
          <w:numId w:val="17"/>
        </w:numPr>
        <w:rPr>
          <w:ins w:id="20" w:author="uzivatel" w:date="2026-09-22T12:34:00Z" w16du:dateUtc="2026-09-22T16:34:00Z"/>
          <w:rFonts w:ascii="Roboto" w:hAnsi="Roboto"/>
        </w:rPr>
      </w:pPr>
      <w:ins w:id="21" w:author="uzivatel" w:date="2026-09-22T12:34:00Z" w16du:dateUtc="2026-09-22T16:34:00Z">
        <w:r w:rsidRPr="004714D6">
          <w:rPr>
            <w:rFonts w:ascii="Roboto" w:hAnsi="Roboto"/>
          </w:rPr>
          <w:t xml:space="preserve">setkání s vyučujícím navazující na vzdělávání na dálku (objasnění nebo upevnění učiva, zadání samostatného učení mimo školu) a v souvislosti s hodnocením vzdělávání za školní rok 2019/2020 </w:t>
        </w:r>
      </w:ins>
    </w:p>
    <w:p w14:paraId="51D9C190" w14:textId="77777777" w:rsidR="003A4848" w:rsidRDefault="003A4848" w:rsidP="003A4848">
      <w:pPr>
        <w:pStyle w:val="Default"/>
        <w:numPr>
          <w:ilvl w:val="0"/>
          <w:numId w:val="17"/>
        </w:numPr>
        <w:rPr>
          <w:ins w:id="22" w:author="uzivatel" w:date="2026-09-22T12:34:00Z" w16du:dateUtc="2026-09-22T16:34:00Z"/>
          <w:rFonts w:ascii="Roboto" w:hAnsi="Roboto"/>
        </w:rPr>
      </w:pPr>
      <w:ins w:id="23" w:author="uzivatel" w:date="2026-09-22T12:34:00Z" w16du:dateUtc="2026-09-22T16:34:00Z">
        <w:r>
          <w:rPr>
            <w:rFonts w:ascii="Roboto" w:hAnsi="Roboto"/>
          </w:rPr>
          <w:t>s</w:t>
        </w:r>
        <w:r w:rsidRPr="003A4848">
          <w:rPr>
            <w:rFonts w:ascii="Roboto" w:hAnsi="Roboto"/>
          </w:rPr>
          <w:t>ocializační aktivity</w:t>
        </w:r>
      </w:ins>
    </w:p>
    <w:p w14:paraId="29E39737" w14:textId="77777777" w:rsidR="003A4848" w:rsidRDefault="003A4848" w:rsidP="003A4848">
      <w:pPr>
        <w:pStyle w:val="Default"/>
        <w:numPr>
          <w:ilvl w:val="0"/>
          <w:numId w:val="17"/>
        </w:numPr>
        <w:rPr>
          <w:ins w:id="24" w:author="uzivatel" w:date="2026-09-22T12:34:00Z" w16du:dateUtc="2026-09-22T16:34:00Z"/>
          <w:rFonts w:ascii="Roboto" w:hAnsi="Roboto"/>
        </w:rPr>
      </w:pPr>
      <w:ins w:id="25" w:author="uzivatel" w:date="2026-09-22T12:34:00Z" w16du:dateUtc="2026-09-22T16:34:00Z">
        <w:r>
          <w:rPr>
            <w:rFonts w:ascii="Roboto" w:hAnsi="Roboto"/>
          </w:rPr>
          <w:t>v</w:t>
        </w:r>
        <w:r w:rsidRPr="003A4848">
          <w:rPr>
            <w:rFonts w:ascii="Roboto" w:hAnsi="Roboto"/>
          </w:rPr>
          <w:t>yzvednutí školních potřeb nebo jiných osobních věcí žáků, které z důvodu zákazu osobní př</w:t>
        </w:r>
        <w:r>
          <w:rPr>
            <w:rFonts w:ascii="Roboto" w:hAnsi="Roboto"/>
          </w:rPr>
          <w:t>ítomnosti žáků zůstaly ve škole</w:t>
        </w:r>
        <w:r w:rsidRPr="003A4848">
          <w:rPr>
            <w:rFonts w:ascii="Roboto" w:hAnsi="Roboto"/>
          </w:rPr>
          <w:t xml:space="preserve"> </w:t>
        </w:r>
      </w:ins>
    </w:p>
    <w:p w14:paraId="1B2CF405" w14:textId="77777777" w:rsidR="003A4848" w:rsidRDefault="003A4848" w:rsidP="003A4848">
      <w:pPr>
        <w:pStyle w:val="Default"/>
        <w:numPr>
          <w:ilvl w:val="0"/>
          <w:numId w:val="17"/>
        </w:numPr>
        <w:rPr>
          <w:ins w:id="26" w:author="uzivatel" w:date="2026-09-22T12:34:00Z" w16du:dateUtc="2026-09-22T16:34:00Z"/>
          <w:rFonts w:ascii="Roboto" w:hAnsi="Roboto"/>
        </w:rPr>
      </w:pPr>
      <w:ins w:id="27" w:author="uzivatel" w:date="2026-09-22T12:34:00Z" w16du:dateUtc="2026-09-22T16:34:00Z">
        <w:r>
          <w:rPr>
            <w:rFonts w:ascii="Roboto" w:hAnsi="Roboto"/>
          </w:rPr>
          <w:t>o</w:t>
        </w:r>
        <w:r w:rsidRPr="003A4848">
          <w:rPr>
            <w:rFonts w:ascii="Roboto" w:hAnsi="Roboto"/>
          </w:rPr>
          <w:t xml:space="preserve">devzdání a převzetí učebnic, učebních </w:t>
        </w:r>
        <w:r>
          <w:rPr>
            <w:rFonts w:ascii="Roboto" w:hAnsi="Roboto"/>
          </w:rPr>
          <w:t>pomůcek a školních potřeb.</w:t>
        </w:r>
      </w:ins>
    </w:p>
    <w:p w14:paraId="269A31E5" w14:textId="77777777" w:rsidR="008F695B" w:rsidRPr="009D457F" w:rsidRDefault="003A4848" w:rsidP="009700EB">
      <w:pPr>
        <w:pStyle w:val="Default"/>
        <w:numPr>
          <w:ilvl w:val="0"/>
          <w:numId w:val="17"/>
        </w:numPr>
        <w:rPr>
          <w:ins w:id="28" w:author="uzivatel" w:date="2026-09-22T12:34:00Z" w16du:dateUtc="2026-09-22T16:34:00Z"/>
          <w:b/>
          <w:bCs/>
          <w:sz w:val="22"/>
          <w:szCs w:val="22"/>
        </w:rPr>
      </w:pPr>
      <w:ins w:id="29" w:author="uzivatel" w:date="2026-09-22T12:34:00Z" w16du:dateUtc="2026-09-22T16:34:00Z">
        <w:r w:rsidRPr="009D457F">
          <w:rPr>
            <w:rFonts w:ascii="Roboto" w:hAnsi="Roboto"/>
          </w:rPr>
          <w:t>předání vysvědčení za 2. pololetí školního roku 2019/2020</w:t>
        </w:r>
      </w:ins>
    </w:p>
    <w:p w14:paraId="0478DC03" w14:textId="77777777" w:rsidR="009D457F" w:rsidRPr="009D457F" w:rsidRDefault="009D457F" w:rsidP="009D457F">
      <w:pPr>
        <w:pStyle w:val="Default"/>
        <w:ind w:left="720"/>
        <w:rPr>
          <w:ins w:id="30" w:author="uzivatel" w:date="2026-09-22T12:34:00Z" w16du:dateUtc="2026-09-22T16:34:00Z"/>
          <w:b/>
          <w:bCs/>
          <w:sz w:val="22"/>
          <w:szCs w:val="22"/>
        </w:rPr>
      </w:pPr>
    </w:p>
    <w:p w14:paraId="2B9D0CF3" w14:textId="77777777" w:rsidR="0071556C" w:rsidRDefault="0043051E" w:rsidP="009700EB">
      <w:pPr>
        <w:pStyle w:val="Default"/>
        <w:rPr>
          <w:ins w:id="31" w:author="uzivatel" w:date="2026-09-22T12:34:00Z" w16du:dateUtc="2026-09-22T16:34:00Z"/>
          <w:b/>
          <w:bCs/>
          <w:sz w:val="22"/>
          <w:szCs w:val="22"/>
          <w:u w:val="single"/>
        </w:rPr>
      </w:pPr>
      <w:ins w:id="32" w:author="uzivatel" w:date="2026-09-22T12:34:00Z" w16du:dateUtc="2026-09-22T16:34:00Z">
        <w:r w:rsidRPr="0043051E">
          <w:rPr>
            <w:b/>
            <w:bCs/>
            <w:sz w:val="22"/>
            <w:szCs w:val="22"/>
            <w:u w:val="single"/>
          </w:rPr>
          <w:t>Hygienická pravidla</w:t>
        </w:r>
      </w:ins>
    </w:p>
    <w:p w14:paraId="4306800C" w14:textId="77777777" w:rsidR="002E5199" w:rsidRPr="0043051E" w:rsidRDefault="002E5199" w:rsidP="009700EB">
      <w:pPr>
        <w:pStyle w:val="Default"/>
        <w:rPr>
          <w:ins w:id="33" w:author="uzivatel" w:date="2026-09-22T12:34:00Z" w16du:dateUtc="2026-09-22T16:34:00Z"/>
          <w:b/>
          <w:bCs/>
          <w:sz w:val="22"/>
          <w:szCs w:val="22"/>
          <w:u w:val="single"/>
        </w:rPr>
      </w:pPr>
    </w:p>
    <w:p w14:paraId="6B6B27EB" w14:textId="77777777" w:rsidR="00E60474" w:rsidRDefault="00C9043F" w:rsidP="00E2631A">
      <w:pPr>
        <w:pStyle w:val="Default"/>
        <w:rPr>
          <w:ins w:id="34" w:author="uzivatel" w:date="2026-09-22T12:34:00Z" w16du:dateUtc="2026-09-22T16:34:00Z"/>
          <w:rFonts w:ascii="Roboto" w:hAnsi="Roboto"/>
        </w:rPr>
      </w:pPr>
      <w:ins w:id="35" w:author="uzivatel" w:date="2026-09-22T12:34:00Z" w16du:dateUtc="2026-09-22T16:34:00Z">
        <w:r w:rsidRPr="00E2631A">
          <w:rPr>
            <w:rFonts w:ascii="Roboto" w:hAnsi="Roboto"/>
          </w:rPr>
          <w:t>Jsou dána aktualizovanou verzí dokumentu MŠMT „Ochrana zdraví a provoz základních škol v období do konce školního roku 2019/2020“.</w:t>
        </w:r>
        <w:r w:rsidR="004714D6">
          <w:rPr>
            <w:rFonts w:ascii="Roboto" w:hAnsi="Roboto"/>
          </w:rPr>
          <w:t xml:space="preserve"> Aktualizovaná verze je dostupná na webových stránkách školy v odkazu Aktuality.</w:t>
        </w:r>
      </w:ins>
    </w:p>
    <w:p w14:paraId="08E7613A" w14:textId="77777777" w:rsidR="00E2631A" w:rsidRPr="00E2631A" w:rsidRDefault="00E2631A" w:rsidP="00E2631A">
      <w:pPr>
        <w:pStyle w:val="Default"/>
        <w:rPr>
          <w:ins w:id="36" w:author="uzivatel" w:date="2026-09-22T12:34:00Z" w16du:dateUtc="2026-09-22T16:34:00Z"/>
          <w:rFonts w:ascii="Roboto" w:hAnsi="Roboto"/>
        </w:rPr>
      </w:pPr>
    </w:p>
    <w:p w14:paraId="2F89B57A" w14:textId="77777777" w:rsidR="00DF0E9B" w:rsidRPr="00E2631A" w:rsidRDefault="00DF0E9B" w:rsidP="00DF0E9B">
      <w:pPr>
        <w:pStyle w:val="Default"/>
        <w:rPr>
          <w:ins w:id="37" w:author="uzivatel" w:date="2026-09-22T12:34:00Z" w16du:dateUtc="2026-09-22T16:34:00Z"/>
          <w:rFonts w:ascii="Roboto" w:hAnsi="Roboto"/>
          <w:b/>
        </w:rPr>
      </w:pPr>
      <w:ins w:id="38" w:author="uzivatel" w:date="2026-09-22T12:34:00Z" w16du:dateUtc="2026-09-22T16:34:00Z">
        <w:r w:rsidRPr="00E2631A">
          <w:rPr>
            <w:rFonts w:ascii="Roboto" w:hAnsi="Roboto"/>
            <w:b/>
          </w:rPr>
          <w:t>Žák je povinen dodržovat stanovená hygienická</w:t>
        </w:r>
        <w:r w:rsidR="00975CE3" w:rsidRPr="00E2631A">
          <w:rPr>
            <w:rFonts w:ascii="Roboto" w:hAnsi="Roboto"/>
            <w:b/>
          </w:rPr>
          <w:t xml:space="preserve"> pravidla. J</w:t>
        </w:r>
        <w:r w:rsidRPr="00E2631A">
          <w:rPr>
            <w:rFonts w:ascii="Roboto" w:hAnsi="Roboto"/>
            <w:b/>
          </w:rPr>
          <w:t>ejich opakované nedodržování, po prokazatelném upozornění zákonného zástupce žáka</w:t>
        </w:r>
        <w:r w:rsidR="005940DB" w:rsidRPr="00E2631A">
          <w:rPr>
            <w:rFonts w:ascii="Roboto" w:hAnsi="Roboto"/>
            <w:b/>
          </w:rPr>
          <w:t xml:space="preserve"> o </w:t>
        </w:r>
        <w:r w:rsidR="000C1D5B" w:rsidRPr="00E2631A">
          <w:rPr>
            <w:rFonts w:ascii="Roboto" w:hAnsi="Roboto"/>
            <w:b/>
          </w:rPr>
          <w:t>této skutečnosti</w:t>
        </w:r>
        <w:r w:rsidRPr="00E2631A">
          <w:rPr>
            <w:rFonts w:ascii="Roboto" w:hAnsi="Roboto"/>
            <w:b/>
          </w:rPr>
          <w:t>, je důvodem k nevpuš</w:t>
        </w:r>
        <w:r w:rsidR="004435CB" w:rsidRPr="00E2631A">
          <w:rPr>
            <w:rFonts w:ascii="Roboto" w:hAnsi="Roboto"/>
            <w:b/>
          </w:rPr>
          <w:t>tění žáka do školy</w:t>
        </w:r>
        <w:r w:rsidRPr="00E2631A">
          <w:rPr>
            <w:rFonts w:ascii="Roboto" w:hAnsi="Roboto"/>
            <w:b/>
          </w:rPr>
          <w:t xml:space="preserve">. </w:t>
        </w:r>
      </w:ins>
    </w:p>
    <w:p w14:paraId="5103E721" w14:textId="77777777" w:rsidR="000C1D5B" w:rsidRDefault="000C1D5B" w:rsidP="00222525">
      <w:pPr>
        <w:pStyle w:val="Default"/>
        <w:rPr>
          <w:ins w:id="39" w:author="uzivatel" w:date="2026-09-22T12:34:00Z" w16du:dateUtc="2026-09-22T16:34:00Z"/>
          <w:b/>
          <w:bCs/>
          <w:sz w:val="22"/>
          <w:szCs w:val="22"/>
          <w:u w:val="single"/>
        </w:rPr>
      </w:pPr>
    </w:p>
    <w:p w14:paraId="1DC6C6B7" w14:textId="77777777" w:rsidR="00222525" w:rsidRDefault="00967EDD" w:rsidP="00222525">
      <w:pPr>
        <w:pStyle w:val="Default"/>
        <w:rPr>
          <w:ins w:id="40" w:author="uzivatel" w:date="2026-09-22T12:34:00Z" w16du:dateUtc="2026-09-22T16:34:00Z"/>
          <w:b/>
          <w:bCs/>
          <w:sz w:val="22"/>
          <w:szCs w:val="22"/>
          <w:u w:val="single"/>
        </w:rPr>
      </w:pPr>
      <w:ins w:id="41" w:author="uzivatel" w:date="2026-09-22T12:34:00Z" w16du:dateUtc="2026-09-22T16:34:00Z">
        <w:r>
          <w:rPr>
            <w:b/>
            <w:bCs/>
            <w:sz w:val="22"/>
            <w:szCs w:val="22"/>
            <w:u w:val="single"/>
          </w:rPr>
          <w:t xml:space="preserve">Organizační </w:t>
        </w:r>
        <w:r w:rsidR="00905D4F" w:rsidRPr="0043051E">
          <w:rPr>
            <w:b/>
            <w:bCs/>
            <w:sz w:val="22"/>
            <w:szCs w:val="22"/>
            <w:u w:val="single"/>
          </w:rPr>
          <w:t xml:space="preserve"> pravidla</w:t>
        </w:r>
      </w:ins>
    </w:p>
    <w:p w14:paraId="6DC21945" w14:textId="77777777" w:rsidR="000C1D5B" w:rsidRDefault="000C1D5B" w:rsidP="00222525">
      <w:pPr>
        <w:pStyle w:val="Default"/>
        <w:rPr>
          <w:ins w:id="42" w:author="uzivatel" w:date="2026-09-22T12:34:00Z" w16du:dateUtc="2026-09-22T16:34:00Z"/>
          <w:b/>
          <w:bCs/>
          <w:sz w:val="22"/>
          <w:szCs w:val="22"/>
          <w:u w:val="single"/>
        </w:rPr>
      </w:pPr>
    </w:p>
    <w:p w14:paraId="4A504E26" w14:textId="77777777" w:rsidR="00393DFA" w:rsidRPr="009E4030" w:rsidRDefault="005F4481" w:rsidP="00222525">
      <w:pPr>
        <w:pStyle w:val="Default"/>
        <w:numPr>
          <w:ilvl w:val="0"/>
          <w:numId w:val="14"/>
        </w:numPr>
        <w:rPr>
          <w:ins w:id="43" w:author="uzivatel" w:date="2026-09-22T12:34:00Z" w16du:dateUtc="2026-09-22T16:34:00Z"/>
          <w:rFonts w:ascii="Roboto" w:hAnsi="Roboto"/>
        </w:rPr>
      </w:pPr>
      <w:ins w:id="44" w:author="uzivatel" w:date="2026-09-22T12:34:00Z" w16du:dateUtc="2026-09-22T16:34:00Z">
        <w:r w:rsidRPr="009E4030">
          <w:rPr>
            <w:rFonts w:ascii="Roboto" w:hAnsi="Roboto"/>
          </w:rPr>
          <w:t>žákům budou v období 8. 6. – 26. 6.</w:t>
        </w:r>
        <w:r w:rsidR="00393DFA" w:rsidRPr="009E4030">
          <w:rPr>
            <w:rFonts w:ascii="Roboto" w:hAnsi="Roboto"/>
          </w:rPr>
          <w:t xml:space="preserve"> n</w:t>
        </w:r>
        <w:r w:rsidRPr="009E4030">
          <w:rPr>
            <w:rFonts w:ascii="Roboto" w:hAnsi="Roboto"/>
          </w:rPr>
          <w:t>abídnuty</w:t>
        </w:r>
        <w:r w:rsidR="00393DFA" w:rsidRPr="009E4030">
          <w:rPr>
            <w:rFonts w:ascii="Roboto" w:hAnsi="Roboto"/>
          </w:rPr>
          <w:t>:</w:t>
        </w:r>
      </w:ins>
    </w:p>
    <w:p w14:paraId="05D2D8CE" w14:textId="77777777" w:rsidR="005F4481" w:rsidRPr="009E4030" w:rsidRDefault="005F4481" w:rsidP="009E4030">
      <w:pPr>
        <w:pStyle w:val="Default"/>
        <w:numPr>
          <w:ilvl w:val="0"/>
          <w:numId w:val="19"/>
        </w:numPr>
        <w:rPr>
          <w:ins w:id="45" w:author="uzivatel" w:date="2026-09-22T12:34:00Z" w16du:dateUtc="2026-09-22T16:34:00Z"/>
          <w:rFonts w:ascii="Roboto" w:hAnsi="Roboto"/>
        </w:rPr>
      </w:pPr>
      <w:ins w:id="46" w:author="uzivatel" w:date="2026-09-22T12:34:00Z" w16du:dateUtc="2026-09-22T16:34:00Z">
        <w:r w:rsidRPr="009E4030">
          <w:rPr>
            <w:rFonts w:ascii="Roboto" w:hAnsi="Roboto"/>
          </w:rPr>
          <w:t>pravidelné konzultace dle rozvrhu konzultací (dostupný na webových s</w:t>
        </w:r>
        <w:r w:rsidR="00067C1B">
          <w:rPr>
            <w:rFonts w:ascii="Roboto" w:hAnsi="Roboto"/>
          </w:rPr>
          <w:t>tránkách školy v odkazu On-line výuka a domácí příprava)</w:t>
        </w:r>
      </w:ins>
    </w:p>
    <w:p w14:paraId="04D417E1" w14:textId="77777777" w:rsidR="00393DFA" w:rsidRPr="009E4030" w:rsidRDefault="00393DFA" w:rsidP="009E4030">
      <w:pPr>
        <w:pStyle w:val="Default"/>
        <w:numPr>
          <w:ilvl w:val="0"/>
          <w:numId w:val="19"/>
        </w:numPr>
        <w:rPr>
          <w:ins w:id="47" w:author="uzivatel" w:date="2026-09-22T12:34:00Z" w16du:dateUtc="2026-09-22T16:34:00Z"/>
          <w:rFonts w:ascii="Roboto" w:hAnsi="Roboto"/>
        </w:rPr>
      </w:pPr>
      <w:ins w:id="48" w:author="uzivatel" w:date="2026-09-22T12:34:00Z" w16du:dateUtc="2026-09-22T16:34:00Z">
        <w:r w:rsidRPr="009E4030">
          <w:rPr>
            <w:rFonts w:ascii="Roboto" w:hAnsi="Roboto"/>
          </w:rPr>
          <w:t>individuální konzultace</w:t>
        </w:r>
      </w:ins>
    </w:p>
    <w:p w14:paraId="57A4B953" w14:textId="77777777" w:rsidR="00AB7A30" w:rsidRPr="00222525" w:rsidRDefault="00393DFA" w:rsidP="009E4030">
      <w:pPr>
        <w:pStyle w:val="Default"/>
        <w:numPr>
          <w:ilvl w:val="0"/>
          <w:numId w:val="14"/>
        </w:numPr>
        <w:rPr>
          <w:ins w:id="49" w:author="uzivatel" w:date="2026-09-22T12:34:00Z" w16du:dateUtc="2026-09-22T16:34:00Z"/>
          <w:b/>
          <w:bCs/>
          <w:sz w:val="22"/>
          <w:szCs w:val="22"/>
          <w:u w:val="single"/>
        </w:rPr>
      </w:pPr>
      <w:ins w:id="50" w:author="uzivatel" w:date="2026-09-22T12:34:00Z" w16du:dateUtc="2026-09-22T16:34:00Z">
        <w:r>
          <w:rPr>
            <w:rFonts w:ascii="Roboto" w:hAnsi="Roboto"/>
          </w:rPr>
          <w:t>na konzultace se žáci přihlašují s dostatečným předstihem vyučujícímu předmětu</w:t>
        </w:r>
      </w:ins>
    </w:p>
    <w:p w14:paraId="656693E5" w14:textId="77777777" w:rsidR="00AB7A30" w:rsidRPr="00ED3AF5" w:rsidRDefault="006B75D9" w:rsidP="009E4030">
      <w:pPr>
        <w:pStyle w:val="Default"/>
        <w:numPr>
          <w:ilvl w:val="0"/>
          <w:numId w:val="14"/>
        </w:numPr>
        <w:rPr>
          <w:ins w:id="51" w:author="uzivatel" w:date="2026-09-22T12:34:00Z" w16du:dateUtc="2026-09-22T16:34:00Z"/>
          <w:rFonts w:ascii="Roboto" w:hAnsi="Roboto"/>
        </w:rPr>
      </w:pPr>
      <w:ins w:id="52" w:author="uzivatel" w:date="2026-09-22T12:34:00Z" w16du:dateUtc="2026-09-22T16:34:00Z">
        <w:r>
          <w:rPr>
            <w:rFonts w:ascii="Roboto" w:hAnsi="Roboto"/>
          </w:rPr>
          <w:t>m</w:t>
        </w:r>
        <w:r w:rsidR="0028602A">
          <w:rPr>
            <w:rFonts w:ascii="Roboto" w:hAnsi="Roboto"/>
          </w:rPr>
          <w:t xml:space="preserve">aximální počet žáků v konzultační skupině </w:t>
        </w:r>
        <w:r w:rsidR="00AB7A30" w:rsidRPr="00ED3AF5">
          <w:rPr>
            <w:rFonts w:ascii="Roboto" w:hAnsi="Roboto"/>
          </w:rPr>
          <w:t xml:space="preserve">je 15 </w:t>
        </w:r>
      </w:ins>
    </w:p>
    <w:p w14:paraId="2B44A3DD" w14:textId="77777777" w:rsidR="000C1D5B" w:rsidRPr="00067C1B" w:rsidRDefault="008E16D0" w:rsidP="009E4030">
      <w:pPr>
        <w:pStyle w:val="Default"/>
        <w:numPr>
          <w:ilvl w:val="0"/>
          <w:numId w:val="14"/>
        </w:numPr>
        <w:rPr>
          <w:ins w:id="53" w:author="uzivatel" w:date="2026-09-22T12:34:00Z" w16du:dateUtc="2026-09-22T16:34:00Z"/>
          <w:rFonts w:ascii="Roboto" w:hAnsi="Roboto"/>
        </w:rPr>
      </w:pPr>
      <w:ins w:id="54" w:author="uzivatel" w:date="2026-09-22T12:34:00Z" w16du:dateUtc="2026-09-22T16:34:00Z">
        <w:r>
          <w:rPr>
            <w:rFonts w:ascii="Roboto" w:hAnsi="Roboto"/>
          </w:rPr>
          <w:t>při p</w:t>
        </w:r>
        <w:r w:rsidRPr="008E16D0">
          <w:rPr>
            <w:rFonts w:ascii="Roboto" w:hAnsi="Roboto"/>
          </w:rPr>
          <w:t>rvní</w:t>
        </w:r>
        <w:r>
          <w:rPr>
            <w:rFonts w:ascii="Roboto" w:hAnsi="Roboto"/>
          </w:rPr>
          <w:t xml:space="preserve">m vstupu do školy </w:t>
        </w:r>
        <w:r w:rsidRPr="008E16D0">
          <w:rPr>
            <w:rFonts w:ascii="Roboto" w:hAnsi="Roboto"/>
          </w:rPr>
          <w:t>musí žák předložit</w:t>
        </w:r>
        <w:r w:rsidR="001D66D1">
          <w:rPr>
            <w:rFonts w:ascii="Roboto" w:hAnsi="Roboto"/>
          </w:rPr>
          <w:t xml:space="preserve"> </w:t>
        </w:r>
        <w:r w:rsidR="001D66D1" w:rsidRPr="001D66D1">
          <w:rPr>
            <w:rFonts w:ascii="Roboto" w:hAnsi="Roboto"/>
          </w:rPr>
          <w:t>písemné seznámení s vymezením rizikových skupin stanovených Ministerstvem zdravotnictv</w:t>
        </w:r>
        <w:r w:rsidR="001D66D1">
          <w:rPr>
            <w:rFonts w:ascii="Roboto" w:hAnsi="Roboto"/>
          </w:rPr>
          <w:t>í</w:t>
        </w:r>
        <w:r w:rsidR="001D66D1" w:rsidRPr="001D66D1">
          <w:rPr>
            <w:rFonts w:ascii="Roboto" w:hAnsi="Roboto"/>
          </w:rPr>
          <w:t xml:space="preserve"> a písemné čestné prohlášení o neexistenci příznaků virového infekčního onemocnění (např. horečka, kašel, dušnost, náhlá ztráta chuti a čichu apod.)</w:t>
        </w:r>
        <w:r w:rsidR="00926BE8">
          <w:rPr>
            <w:rFonts w:ascii="Roboto" w:hAnsi="Roboto"/>
          </w:rPr>
          <w:t xml:space="preserve"> podepsaná zákonným zástupcem. </w:t>
        </w:r>
        <w:r w:rsidRPr="008E16D0">
          <w:rPr>
            <w:rFonts w:ascii="Roboto" w:hAnsi="Roboto"/>
          </w:rPr>
          <w:t>Pokud žák nepředloží toto prohlášení, nebude do školy vpuštěn.</w:t>
        </w:r>
        <w:r w:rsidR="00070B7A">
          <w:rPr>
            <w:rFonts w:ascii="Roboto" w:hAnsi="Roboto"/>
          </w:rPr>
          <w:t xml:space="preserve"> Čestné prohlášení je dostupné </w:t>
        </w:r>
        <w:r>
          <w:rPr>
            <w:rFonts w:ascii="Roboto" w:hAnsi="Roboto"/>
          </w:rPr>
          <w:t xml:space="preserve">na webových stránkách školy v odkazu </w:t>
        </w:r>
        <w:r w:rsidR="00070B7A">
          <w:rPr>
            <w:rFonts w:ascii="Roboto" w:hAnsi="Roboto"/>
          </w:rPr>
          <w:t>„</w:t>
        </w:r>
        <w:r>
          <w:rPr>
            <w:rFonts w:ascii="Roboto" w:hAnsi="Roboto"/>
          </w:rPr>
          <w:t>Dokumenty školy</w:t>
        </w:r>
        <w:r w:rsidR="00070B7A">
          <w:rPr>
            <w:rFonts w:ascii="Roboto" w:hAnsi="Roboto"/>
          </w:rPr>
          <w:t>“</w:t>
        </w:r>
        <w:r>
          <w:rPr>
            <w:rFonts w:ascii="Roboto" w:hAnsi="Roboto"/>
          </w:rPr>
          <w:t xml:space="preserve"> a dále na recepci</w:t>
        </w:r>
        <w:r w:rsidR="00070B7A">
          <w:rPr>
            <w:rFonts w:ascii="Roboto" w:hAnsi="Roboto"/>
          </w:rPr>
          <w:t xml:space="preserve"> </w:t>
        </w:r>
        <w:r>
          <w:rPr>
            <w:rFonts w:ascii="Roboto" w:hAnsi="Roboto"/>
          </w:rPr>
          <w:t>školy</w:t>
        </w:r>
        <w:r w:rsidR="00070B7A">
          <w:rPr>
            <w:rFonts w:ascii="Roboto" w:hAnsi="Roboto"/>
          </w:rPr>
          <w:t>.</w:t>
        </w:r>
        <w:r w:rsidR="002E5199" w:rsidRPr="002E5199">
          <w:rPr>
            <w:b/>
            <w:bCs/>
            <w:sz w:val="22"/>
            <w:szCs w:val="22"/>
          </w:rPr>
          <w:t xml:space="preserve"> </w:t>
        </w:r>
        <w:r w:rsidR="00355828" w:rsidRPr="00067C1B">
          <w:rPr>
            <w:rFonts w:ascii="Roboto" w:hAnsi="Roboto"/>
          </w:rPr>
          <w:t xml:space="preserve">Čestné prohlášení </w:t>
        </w:r>
        <w:r w:rsidR="00067C1B" w:rsidRPr="00067C1B">
          <w:rPr>
            <w:rFonts w:ascii="Roboto" w:hAnsi="Roboto"/>
          </w:rPr>
          <w:t>odevzdá žák na recepci školy.</w:t>
        </w:r>
      </w:ins>
    </w:p>
    <w:p w14:paraId="034F2FCD" w14:textId="77777777" w:rsidR="00F01D59" w:rsidRDefault="00EF2DAF" w:rsidP="009E4030">
      <w:pPr>
        <w:pStyle w:val="Default"/>
        <w:numPr>
          <w:ilvl w:val="0"/>
          <w:numId w:val="14"/>
        </w:numPr>
        <w:rPr>
          <w:ins w:id="55" w:author="uzivatel" w:date="2026-09-22T12:34:00Z" w16du:dateUtc="2026-09-22T16:34:00Z"/>
          <w:rFonts w:ascii="Roboto" w:hAnsi="Roboto"/>
        </w:rPr>
      </w:pPr>
      <w:ins w:id="56" w:author="uzivatel" w:date="2026-09-22T12:34:00Z" w16du:dateUtc="2026-09-22T16:34:00Z">
        <w:r>
          <w:rPr>
            <w:rFonts w:ascii="Roboto" w:hAnsi="Roboto"/>
          </w:rPr>
          <w:t>ž</w:t>
        </w:r>
        <w:r w:rsidRPr="00EF2DAF">
          <w:rPr>
            <w:rFonts w:ascii="Roboto" w:hAnsi="Roboto"/>
          </w:rPr>
          <w:t xml:space="preserve">áci se dostaví do budovy školy </w:t>
        </w:r>
        <w:r>
          <w:rPr>
            <w:rFonts w:ascii="Roboto" w:hAnsi="Roboto"/>
          </w:rPr>
          <w:t>pět minut před začátkem konzultační hodiny</w:t>
        </w:r>
      </w:ins>
    </w:p>
    <w:p w14:paraId="0FE98F23" w14:textId="77777777" w:rsidR="00E2631A" w:rsidRDefault="00EF2DAF" w:rsidP="009E4030">
      <w:pPr>
        <w:pStyle w:val="Default"/>
        <w:numPr>
          <w:ilvl w:val="0"/>
          <w:numId w:val="14"/>
        </w:numPr>
        <w:rPr>
          <w:ins w:id="57" w:author="uzivatel" w:date="2026-09-22T12:34:00Z" w16du:dateUtc="2026-09-22T16:34:00Z"/>
          <w:rFonts w:ascii="Roboto" w:hAnsi="Roboto"/>
        </w:rPr>
      </w:pPr>
      <w:ins w:id="58" w:author="uzivatel" w:date="2026-09-22T12:34:00Z" w16du:dateUtc="2026-09-22T16:34:00Z">
        <w:r>
          <w:rPr>
            <w:rFonts w:ascii="Roboto" w:hAnsi="Roboto"/>
          </w:rPr>
          <w:t xml:space="preserve">v prostoru </w:t>
        </w:r>
        <w:r w:rsidR="00F01D59">
          <w:rPr>
            <w:rFonts w:ascii="Roboto" w:hAnsi="Roboto"/>
          </w:rPr>
          <w:t>šaten si žáky vyzvedne vyučující, který odvede skupinu do vyhrazené konzultační místnosti</w:t>
        </w:r>
      </w:ins>
    </w:p>
    <w:p w14:paraId="0E24E605" w14:textId="77777777" w:rsidR="005406F7" w:rsidRPr="00F91991" w:rsidRDefault="005406F7" w:rsidP="005406F7">
      <w:pPr>
        <w:pStyle w:val="Default"/>
        <w:numPr>
          <w:ilvl w:val="0"/>
          <w:numId w:val="14"/>
        </w:numPr>
        <w:rPr>
          <w:ins w:id="59" w:author="uzivatel" w:date="2026-09-22T12:34:00Z" w16du:dateUtc="2026-09-22T16:34:00Z"/>
          <w:rFonts w:ascii="Times New Roman" w:hAnsi="Times New Roman" w:cs="Times New Roman"/>
        </w:rPr>
      </w:pPr>
      <w:ins w:id="60" w:author="uzivatel" w:date="2026-09-22T12:34:00Z" w16du:dateUtc="2026-09-22T16:34:00Z">
        <w:r w:rsidRPr="0002301B">
          <w:rPr>
            <w:rFonts w:ascii="Roboto" w:hAnsi="Roboto"/>
          </w:rPr>
          <w:t>škola je oprávněna vymezit prostory, ve kterých se žáci mohou pohybovat</w:t>
        </w:r>
        <w:r w:rsidRPr="00F91991">
          <w:rPr>
            <w:rFonts w:ascii="Times New Roman" w:hAnsi="Times New Roman" w:cs="Times New Roman"/>
          </w:rPr>
          <w:t xml:space="preserve"> </w:t>
        </w:r>
      </w:ins>
    </w:p>
    <w:p w14:paraId="3899100E" w14:textId="77777777" w:rsidR="00EF2DAF" w:rsidRPr="00EF2DAF" w:rsidRDefault="005406F7" w:rsidP="009E4030">
      <w:pPr>
        <w:pStyle w:val="Default"/>
        <w:numPr>
          <w:ilvl w:val="0"/>
          <w:numId w:val="14"/>
        </w:numPr>
        <w:rPr>
          <w:ins w:id="61" w:author="uzivatel" w:date="2026-09-22T12:34:00Z" w16du:dateUtc="2026-09-22T16:34:00Z"/>
          <w:rFonts w:ascii="Roboto" w:hAnsi="Roboto"/>
        </w:rPr>
      </w:pPr>
      <w:ins w:id="62" w:author="uzivatel" w:date="2026-09-22T12:34:00Z" w16du:dateUtc="2026-09-22T16:34:00Z">
        <w:r>
          <w:rPr>
            <w:rFonts w:ascii="Roboto" w:hAnsi="Roboto"/>
          </w:rPr>
          <w:lastRenderedPageBreak/>
          <w:t>po ukončení konzultační hodiny odvede vyučující žáky do vstupní haly školy</w:t>
        </w:r>
        <w:r w:rsidR="004714D6">
          <w:rPr>
            <w:rFonts w:ascii="Roboto" w:hAnsi="Roboto"/>
          </w:rPr>
          <w:t>,</w:t>
        </w:r>
        <w:r w:rsidR="00355828">
          <w:rPr>
            <w:rFonts w:ascii="Roboto" w:hAnsi="Roboto"/>
          </w:rPr>
          <w:t xml:space="preserve"> odkud žáci neprodleně odchází</w:t>
        </w:r>
        <w:r w:rsidR="004714D6">
          <w:rPr>
            <w:rFonts w:ascii="Roboto" w:hAnsi="Roboto"/>
          </w:rPr>
          <w:t xml:space="preserve"> z budovy školy</w:t>
        </w:r>
        <w:r w:rsidR="00FB2884">
          <w:rPr>
            <w:rFonts w:ascii="Roboto" w:hAnsi="Roboto"/>
          </w:rPr>
          <w:t>. Žáci, kteří v daný den absolvují více konzultačních hodin, přechází samosta</w:t>
        </w:r>
        <w:r w:rsidR="00421D86">
          <w:rPr>
            <w:rFonts w:ascii="Roboto" w:hAnsi="Roboto"/>
          </w:rPr>
          <w:t>t</w:t>
        </w:r>
        <w:r w:rsidR="00FB2884">
          <w:rPr>
            <w:rFonts w:ascii="Roboto" w:hAnsi="Roboto"/>
          </w:rPr>
          <w:t>ně do vyhrazenýc</w:t>
        </w:r>
        <w:r w:rsidR="00421D86">
          <w:rPr>
            <w:rFonts w:ascii="Roboto" w:hAnsi="Roboto"/>
          </w:rPr>
          <w:t>h konzultačních místností dle rozvrhu</w:t>
        </w:r>
        <w:r w:rsidR="00FB2884">
          <w:rPr>
            <w:rFonts w:ascii="Roboto" w:hAnsi="Roboto"/>
          </w:rPr>
          <w:t xml:space="preserve"> konzultací.</w:t>
        </w:r>
      </w:ins>
    </w:p>
    <w:p w14:paraId="6309B270" w14:textId="77777777" w:rsidR="000C1D5B" w:rsidRDefault="000C1D5B" w:rsidP="000C1D5B">
      <w:pPr>
        <w:pStyle w:val="Default"/>
        <w:numPr>
          <w:ilvl w:val="0"/>
          <w:numId w:val="9"/>
        </w:numPr>
        <w:rPr>
          <w:ins w:id="63" w:author="uzivatel" w:date="2026-09-22T12:34:00Z" w16du:dateUtc="2026-09-22T16:34:00Z"/>
          <w:rFonts w:ascii="Roboto" w:hAnsi="Roboto"/>
        </w:rPr>
      </w:pPr>
      <w:ins w:id="64" w:author="uzivatel" w:date="2026-09-22T12:34:00Z" w16du:dateUtc="2026-09-22T16:34:00Z">
        <w:r>
          <w:rPr>
            <w:rFonts w:ascii="Roboto" w:hAnsi="Roboto"/>
          </w:rPr>
          <w:t>žáci si přinesou:</w:t>
        </w:r>
      </w:ins>
    </w:p>
    <w:p w14:paraId="060F6C3A" w14:textId="77777777" w:rsidR="00992F5A" w:rsidRDefault="000C1D5B" w:rsidP="000C1D5B">
      <w:pPr>
        <w:pStyle w:val="Default"/>
        <w:numPr>
          <w:ilvl w:val="0"/>
          <w:numId w:val="15"/>
        </w:numPr>
        <w:rPr>
          <w:ins w:id="65" w:author="uzivatel" w:date="2026-09-22T12:34:00Z" w16du:dateUtc="2026-09-22T16:34:00Z"/>
          <w:rFonts w:ascii="Roboto" w:hAnsi="Roboto"/>
        </w:rPr>
      </w:pPr>
      <w:ins w:id="66" w:author="uzivatel" w:date="2026-09-22T12:34:00Z" w16du:dateUtc="2026-09-22T16:34:00Z">
        <w:r w:rsidRPr="00992F5A">
          <w:rPr>
            <w:rFonts w:ascii="Roboto" w:hAnsi="Roboto"/>
          </w:rPr>
          <w:t>psací potřeby, rýsovací potřeby, učebnice, sešity</w:t>
        </w:r>
        <w:r w:rsidR="00992F5A">
          <w:rPr>
            <w:rFonts w:ascii="Roboto" w:hAnsi="Roboto"/>
          </w:rPr>
          <w:t>, pracovní listy</w:t>
        </w:r>
        <w:r w:rsidRPr="00992F5A">
          <w:rPr>
            <w:rFonts w:ascii="Roboto" w:hAnsi="Roboto"/>
          </w:rPr>
          <w:t xml:space="preserve"> a další pomůcky</w:t>
        </w:r>
        <w:r w:rsidR="00992F5A">
          <w:rPr>
            <w:rFonts w:ascii="Roboto" w:hAnsi="Roboto"/>
          </w:rPr>
          <w:t xml:space="preserve"> na daný předmět dle potřeby a pokynu vyučujícího</w:t>
        </w:r>
      </w:ins>
    </w:p>
    <w:p w14:paraId="18B79203" w14:textId="77777777" w:rsidR="000C1D5B" w:rsidRPr="00992F5A" w:rsidRDefault="000C1D5B" w:rsidP="000C1D5B">
      <w:pPr>
        <w:pStyle w:val="Default"/>
        <w:numPr>
          <w:ilvl w:val="0"/>
          <w:numId w:val="15"/>
        </w:numPr>
        <w:rPr>
          <w:ins w:id="67" w:author="uzivatel" w:date="2026-09-22T12:34:00Z" w16du:dateUtc="2026-09-22T16:34:00Z"/>
          <w:rFonts w:ascii="Roboto" w:hAnsi="Roboto"/>
        </w:rPr>
      </w:pPr>
      <w:ins w:id="68" w:author="uzivatel" w:date="2026-09-22T12:34:00Z" w16du:dateUtc="2026-09-22T16:34:00Z">
        <w:r w:rsidRPr="00992F5A">
          <w:rPr>
            <w:rFonts w:ascii="Roboto" w:hAnsi="Roboto"/>
          </w:rPr>
          <w:t xml:space="preserve">minimálně dvě roušky a sáček na použitou roušku </w:t>
        </w:r>
      </w:ins>
    </w:p>
    <w:p w14:paraId="5569459F" w14:textId="77777777" w:rsidR="000C1D5B" w:rsidRDefault="000C1D5B" w:rsidP="000C1D5B">
      <w:pPr>
        <w:pStyle w:val="Default"/>
        <w:numPr>
          <w:ilvl w:val="0"/>
          <w:numId w:val="15"/>
        </w:numPr>
        <w:rPr>
          <w:ins w:id="69" w:author="uzivatel" w:date="2026-09-22T12:34:00Z" w16du:dateUtc="2026-09-22T16:34:00Z"/>
        </w:rPr>
      </w:pPr>
      <w:ins w:id="70" w:author="uzivatel" w:date="2026-09-22T12:34:00Z" w16du:dateUtc="2026-09-22T16:34:00Z">
        <w:r w:rsidRPr="00067C1B">
          <w:rPr>
            <w:rFonts w:ascii="Roboto" w:hAnsi="Roboto"/>
          </w:rPr>
          <w:t xml:space="preserve">svačinu a pití </w:t>
        </w:r>
        <w:r w:rsidR="00992F5A" w:rsidRPr="00067C1B">
          <w:rPr>
            <w:rFonts w:ascii="Roboto" w:hAnsi="Roboto"/>
          </w:rPr>
          <w:t>dle vlastního uvážení</w:t>
        </w:r>
      </w:ins>
    </w:p>
    <w:p w14:paraId="09730AB0" w14:textId="77777777" w:rsidR="00262F63" w:rsidRPr="0060431D" w:rsidRDefault="008B5DD4" w:rsidP="00262F63">
      <w:pPr>
        <w:pStyle w:val="Heading1"/>
        <w:rPr>
          <w:del w:id="71" w:author="uzivatel" w:date="2026-09-22T12:34:00Z" w16du:dateUtc="2026-09-22T16:34:00Z"/>
        </w:rPr>
      </w:pPr>
      <w:bookmarkStart w:id="72" w:name="_Toc337631366"/>
      <w:del w:id="73" w:author="uzivatel" w:date="2026-09-22T12:34:00Z" w16du:dateUtc="2026-09-22T16:34:00Z">
        <w:r w:rsidRPr="008B5DD4">
          <w:delText xml:space="preserve">FFI e. V. und Pro Carton </w:delText>
        </w:r>
        <w:r w:rsidR="003215E7">
          <w:delText>auf der</w:delText>
        </w:r>
        <w:r>
          <w:br/>
        </w:r>
        <w:r w:rsidR="003215E7">
          <w:delText>FachPack 2015</w:delText>
        </w:r>
      </w:del>
    </w:p>
    <w:bookmarkEnd w:id="72"/>
    <w:p w14:paraId="1D6DB5B7" w14:textId="77777777" w:rsidR="00AC23BC" w:rsidRPr="00087289" w:rsidRDefault="00AC23BC" w:rsidP="00AC23BC">
      <w:pPr>
        <w:pStyle w:val="Standardmedium"/>
        <w:rPr>
          <w:del w:id="74" w:author="uzivatel" w:date="2026-09-22T12:34:00Z" w16du:dateUtc="2026-09-22T16:34:00Z"/>
        </w:rPr>
      </w:pPr>
    </w:p>
    <w:p w14:paraId="14E0F4AA" w14:textId="77777777" w:rsidR="00C972B6" w:rsidRPr="00262F63" w:rsidRDefault="00262F63" w:rsidP="00C972B6">
      <w:pPr>
        <w:pStyle w:val="Title"/>
        <w:framePr w:wrap="around" w:hAnchor="page" w:x="2830" w:y="2161"/>
        <w:rPr>
          <w:del w:id="75" w:author="uzivatel" w:date="2026-09-22T12:34:00Z" w16du:dateUtc="2026-09-22T16:34:00Z"/>
        </w:rPr>
      </w:pPr>
      <w:del w:id="76" w:author="uzivatel" w:date="2026-09-22T12:34:00Z" w16du:dateUtc="2026-09-22T16:34:00Z">
        <w:r w:rsidRPr="00262F63">
          <w:delText xml:space="preserve">Pressemitteilung Nr. </w:delText>
        </w:r>
        <w:r w:rsidR="007868D9">
          <w:delText>4</w:delText>
        </w:r>
      </w:del>
    </w:p>
    <w:p w14:paraId="1516E6AA" w14:textId="77777777" w:rsidR="003215E7" w:rsidRDefault="003215E7" w:rsidP="003215E7">
      <w:pPr>
        <w:pStyle w:val="Standardmedium"/>
        <w:spacing w:line="480" w:lineRule="auto"/>
        <w:rPr>
          <w:del w:id="77" w:author="uzivatel" w:date="2026-09-22T12:34:00Z" w16du:dateUtc="2026-09-22T16:34:00Z"/>
          <w:rFonts w:ascii="Tahoma" w:hAnsi="Tahoma" w:cs="Tahoma"/>
        </w:rPr>
      </w:pPr>
      <w:del w:id="78" w:author="uzivatel" w:date="2026-09-22T12:34:00Z" w16du:dateUtc="2026-09-22T16:34:00Z">
        <w:r>
          <w:rPr>
            <w:rFonts w:ascii="Tahoma" w:hAnsi="Tahoma" w:cs="Tahoma"/>
          </w:rPr>
          <w:delText xml:space="preserve">FFI e. V. und Pro Carton sind auch in diesem Jahr wieder </w:delText>
        </w:r>
        <w:r w:rsidR="008B5DD4">
          <w:rPr>
            <w:rFonts w:ascii="Tahoma" w:hAnsi="Tahoma" w:cs="Tahoma"/>
          </w:rPr>
          <w:delText xml:space="preserve">mit einem </w:delText>
        </w:r>
        <w:r w:rsidR="008B5DD4" w:rsidRPr="008B5DD4">
          <w:rPr>
            <w:rFonts w:ascii="Tahoma" w:hAnsi="Tahoma" w:cs="Tahoma"/>
          </w:rPr>
          <w:delText xml:space="preserve">Verbände-Gemeinschaftsstand </w:delText>
        </w:r>
        <w:r>
          <w:rPr>
            <w:rFonts w:ascii="Tahoma" w:hAnsi="Tahoma" w:cs="Tahoma"/>
          </w:rPr>
          <w:delText xml:space="preserve">auf der FachPack in Nürnberg. Gemeinsam </w:delText>
        </w:r>
        <w:r w:rsidR="00063B3A">
          <w:rPr>
            <w:rFonts w:ascii="Tahoma" w:hAnsi="Tahoma" w:cs="Tahoma"/>
          </w:rPr>
          <w:delText>re</w:delText>
        </w:r>
        <w:r>
          <w:rPr>
            <w:rFonts w:ascii="Tahoma" w:hAnsi="Tahoma" w:cs="Tahoma"/>
          </w:rPr>
          <w:delText>präsentieren die beiden Verbände die deutsche und die europäische Kartonindustrie.</w:delText>
        </w:r>
      </w:del>
    </w:p>
    <w:p w14:paraId="2A9BD77C" w14:textId="77777777" w:rsidR="00871DFE" w:rsidRPr="0060431D" w:rsidRDefault="00871DFE" w:rsidP="00871DFE">
      <w:pPr>
        <w:pStyle w:val="Heading2"/>
        <w:rPr>
          <w:del w:id="79" w:author="uzivatel" w:date="2026-09-22T12:34:00Z" w16du:dateUtc="2026-09-22T16:34:00Z"/>
        </w:rPr>
      </w:pPr>
      <w:del w:id="80" w:author="uzivatel" w:date="2026-09-22T12:34:00Z" w16du:dateUtc="2026-09-22T16:34:00Z">
        <w:r>
          <w:delText>Touchpoint Faltschachtel</w:delText>
        </w:r>
        <w:r w:rsidR="00063B3A">
          <w:delText xml:space="preserve"> -</w:delText>
        </w:r>
        <w:r w:rsidR="00063B3A" w:rsidRPr="00063B3A">
          <w:delText xml:space="preserve"> </w:delText>
        </w:r>
        <w:r w:rsidR="00063B3A">
          <w:br/>
        </w:r>
        <w:r w:rsidR="00063B3A" w:rsidRPr="00063B3A">
          <w:delText>Milliarden Kontakte für Ihren Erfolg</w:delText>
        </w:r>
        <w:r w:rsidR="00063B3A">
          <w:delText xml:space="preserve"> </w:delText>
        </w:r>
      </w:del>
    </w:p>
    <w:p w14:paraId="37A66DB7" w14:textId="77777777" w:rsidR="00871DFE" w:rsidRDefault="00871DFE" w:rsidP="00871DFE">
      <w:pPr>
        <w:pStyle w:val="Standardmedium"/>
        <w:spacing w:line="480" w:lineRule="auto"/>
        <w:rPr>
          <w:del w:id="81" w:author="uzivatel" w:date="2026-09-22T12:34:00Z" w16du:dateUtc="2026-09-22T16:34:00Z"/>
          <w:rFonts w:cs="Tahoma"/>
        </w:rPr>
      </w:pPr>
      <w:del w:id="82" w:author="uzivatel" w:date="2026-09-22T12:34:00Z" w16du:dateUtc="2026-09-22T16:34:00Z">
        <w:r>
          <w:rPr>
            <w:rFonts w:ascii="Tahoma" w:hAnsi="Tahoma" w:cs="Tahoma"/>
          </w:rPr>
          <w:delText>Der Fokus liegt in diesem Jahr auf der aktuellen „Touchpoint-Studie 2015“,</w:delText>
        </w:r>
        <w:r w:rsidRPr="00871DFE">
          <w:rPr>
            <w:rFonts w:cs="Tahoma"/>
          </w:rPr>
          <w:delText xml:space="preserve"> </w:delText>
        </w:r>
        <w:r>
          <w:rPr>
            <w:rFonts w:cs="Tahoma"/>
          </w:rPr>
          <w:delText>des Fachverband</w:delText>
        </w:r>
        <w:r w:rsidR="00030EFD">
          <w:rPr>
            <w:rFonts w:cs="Tahoma"/>
          </w:rPr>
          <w:delText>s</w:delText>
        </w:r>
        <w:r>
          <w:rPr>
            <w:rFonts w:cs="Tahoma"/>
          </w:rPr>
          <w:delText xml:space="preserve"> Faltschachtel-Industrie e.V. (FFI). Sie liefert erstmals Zahlen zur Reichweite von Faltschachteln und Kennziffern für den Beitrag von Verpackungen zum Marketingerfolg. Mit Hilfe des im Rahmen der Studie entwickelten Media-Äquivalenzwertes lassen sich auf Basis der Bruttoreichweite einer Verpackung die Konsumentenkontakte</w:delText>
        </w:r>
        <w:r>
          <w:rPr>
            <w:rFonts w:cs="Tahoma"/>
            <w:color w:val="FA00F1"/>
          </w:rPr>
          <w:delText xml:space="preserve"> </w:delText>
        </w:r>
        <w:r>
          <w:rPr>
            <w:rFonts w:cs="Tahoma"/>
          </w:rPr>
          <w:delText>mit einem konkreten Wert hinterlegen. Dadurch wird ein Vergleich zu anderen Kommunikationskanälen ermöglicht. Markenartikler und Marketingverantwortliche</w:delText>
        </w:r>
        <w:r w:rsidRPr="00241D20">
          <w:rPr>
            <w:rFonts w:cs="Tahoma"/>
          </w:rPr>
          <w:delText xml:space="preserve"> </w:delText>
        </w:r>
        <w:r>
          <w:rPr>
            <w:rFonts w:cs="Tahoma"/>
          </w:rPr>
          <w:delText xml:space="preserve">können somit die Investition in die Verpackung ins Verhältnis zu ihrer </w:delText>
        </w:r>
        <w:r w:rsidR="00063B3A">
          <w:rPr>
            <w:rFonts w:cs="Tahoma"/>
          </w:rPr>
          <w:delText>kommunikativen Leistung setzen.</w:delText>
        </w:r>
      </w:del>
    </w:p>
    <w:p w14:paraId="06CBCBC4" w14:textId="77777777" w:rsidR="00871DFE" w:rsidRDefault="00871DFE" w:rsidP="003215E7">
      <w:pPr>
        <w:pStyle w:val="Standardmedium"/>
        <w:spacing w:line="480" w:lineRule="auto"/>
        <w:rPr>
          <w:del w:id="83" w:author="uzivatel" w:date="2026-09-22T12:34:00Z" w16du:dateUtc="2026-09-22T16:34:00Z"/>
          <w:rFonts w:ascii="Tahoma" w:hAnsi="Tahoma" w:cs="Tahoma"/>
        </w:rPr>
      </w:pPr>
    </w:p>
    <w:p w14:paraId="5354E037" w14:textId="77777777" w:rsidR="00871DFE" w:rsidRDefault="004F7569" w:rsidP="00871DFE">
      <w:pPr>
        <w:pStyle w:val="Standardmedium"/>
        <w:spacing w:line="480" w:lineRule="auto"/>
        <w:rPr>
          <w:del w:id="84" w:author="uzivatel" w:date="2026-09-22T12:34:00Z" w16du:dateUtc="2026-09-22T16:34:00Z"/>
          <w:rFonts w:ascii="Tahoma" w:hAnsi="Tahoma" w:cs="Tahoma"/>
        </w:rPr>
      </w:pPr>
      <w:del w:id="85" w:author="uzivatel" w:date="2026-09-22T12:34:00Z" w16du:dateUtc="2026-09-22T16:34:00Z">
        <w:r>
          <w:rPr>
            <w:rFonts w:ascii="Tahoma" w:hAnsi="Tahoma" w:cs="Tahoma"/>
          </w:rPr>
          <w:delText xml:space="preserve">Am „Touchpoint Faltschachtel“ </w:delText>
        </w:r>
        <w:r w:rsidRPr="00241D20">
          <w:rPr>
            <w:rFonts w:ascii="Tahoma" w:hAnsi="Tahoma" w:cs="Tahoma"/>
            <w:b/>
          </w:rPr>
          <w:delText>in Halle 5, Stand 252,</w:delText>
        </w:r>
        <w:r>
          <w:rPr>
            <w:rFonts w:ascii="Tahoma" w:hAnsi="Tahoma" w:cs="Tahoma"/>
          </w:rPr>
          <w:delText xml:space="preserve"> </w:delText>
        </w:r>
        <w:r w:rsidR="00871DFE">
          <w:rPr>
            <w:rFonts w:ascii="Tahoma" w:hAnsi="Tahoma" w:cs="Tahoma"/>
          </w:rPr>
          <w:delText xml:space="preserve">erhalten </w:delText>
        </w:r>
        <w:r w:rsidR="008B5DD4">
          <w:rPr>
            <w:rFonts w:ascii="Tahoma" w:hAnsi="Tahoma" w:cs="Tahoma"/>
          </w:rPr>
          <w:delText>die Besucher</w:delText>
        </w:r>
        <w:r w:rsidR="00063B3A">
          <w:rPr>
            <w:rFonts w:ascii="Tahoma" w:hAnsi="Tahoma" w:cs="Tahoma"/>
          </w:rPr>
          <w:delText xml:space="preserve"> </w:delText>
        </w:r>
        <w:r w:rsidR="00871DFE">
          <w:rPr>
            <w:rFonts w:ascii="Tahoma" w:hAnsi="Tahoma" w:cs="Tahoma"/>
          </w:rPr>
          <w:delText>neben topaktuellen Fachinformationen</w:delText>
        </w:r>
        <w:r w:rsidR="00D04F2B">
          <w:rPr>
            <w:rFonts w:ascii="Tahoma" w:hAnsi="Tahoma" w:cs="Tahoma"/>
          </w:rPr>
          <w:delText xml:space="preserve"> und Studien</w:delText>
        </w:r>
        <w:r w:rsidR="00871DFE">
          <w:rPr>
            <w:rFonts w:ascii="Tahoma" w:hAnsi="Tahoma" w:cs="Tahoma"/>
          </w:rPr>
          <w:delText xml:space="preserve"> auch umfangreich und individuell Auskunft </w:delText>
        </w:r>
        <w:r w:rsidR="00D04F2B">
          <w:rPr>
            <w:rFonts w:ascii="Tahoma" w:hAnsi="Tahoma" w:cs="Tahoma"/>
          </w:rPr>
          <w:delText xml:space="preserve">sowohl </w:delText>
        </w:r>
        <w:r w:rsidR="00871DFE">
          <w:rPr>
            <w:rFonts w:ascii="Tahoma" w:hAnsi="Tahoma" w:cs="Tahoma"/>
          </w:rPr>
          <w:delText>über die Branche an sich</w:delText>
        </w:r>
        <w:r w:rsidR="00D04F2B">
          <w:rPr>
            <w:rFonts w:ascii="Tahoma" w:hAnsi="Tahoma" w:cs="Tahoma"/>
          </w:rPr>
          <w:delText xml:space="preserve"> und die Arbeit der Verbände als auch über die </w:delText>
        </w:r>
        <w:r w:rsidR="00871DFE">
          <w:rPr>
            <w:rFonts w:ascii="Tahoma" w:hAnsi="Tahoma" w:cs="Tahoma"/>
          </w:rPr>
          <w:delText>Kompetenz</w:delText>
        </w:r>
        <w:r w:rsidR="00D04F2B">
          <w:rPr>
            <w:rFonts w:ascii="Tahoma" w:hAnsi="Tahoma" w:cs="Tahoma"/>
          </w:rPr>
          <w:delText>en</w:delText>
        </w:r>
        <w:r w:rsidR="00871DFE">
          <w:rPr>
            <w:rFonts w:ascii="Tahoma" w:hAnsi="Tahoma" w:cs="Tahoma"/>
          </w:rPr>
          <w:delText xml:space="preserve"> einzelner Mitgliedsbetriebe</w:delText>
        </w:r>
        <w:r w:rsidR="00D04F2B">
          <w:rPr>
            <w:rFonts w:ascii="Tahoma" w:hAnsi="Tahoma" w:cs="Tahoma"/>
          </w:rPr>
          <w:delText>.</w:delText>
        </w:r>
      </w:del>
    </w:p>
    <w:p w14:paraId="7A2A78CA" w14:textId="77777777" w:rsidR="004F7569" w:rsidRPr="0060431D" w:rsidRDefault="004F7569" w:rsidP="004F7569">
      <w:pPr>
        <w:pStyle w:val="Heading2"/>
        <w:rPr>
          <w:del w:id="86" w:author="uzivatel" w:date="2026-09-22T12:34:00Z" w16du:dateUtc="2026-09-22T16:34:00Z"/>
        </w:rPr>
      </w:pPr>
      <w:del w:id="87" w:author="uzivatel" w:date="2026-09-22T12:34:00Z" w16du:dateUtc="2026-09-22T16:34:00Z">
        <w:r>
          <w:delText xml:space="preserve">10 </w:delText>
        </w:r>
        <w:r w:rsidR="00063B3A">
          <w:delText>Ausgezeichnete Verpackungslösungen aus Karton</w:delText>
        </w:r>
        <w:r>
          <w:delText xml:space="preserve"> </w:delText>
        </w:r>
      </w:del>
    </w:p>
    <w:p w14:paraId="4A68E348" w14:textId="77777777" w:rsidR="004F7569" w:rsidRDefault="004F7569" w:rsidP="00262F63">
      <w:pPr>
        <w:autoSpaceDE w:val="0"/>
        <w:autoSpaceDN w:val="0"/>
        <w:adjustRightInd w:val="0"/>
        <w:spacing w:line="480" w:lineRule="auto"/>
        <w:rPr>
          <w:del w:id="88" w:author="uzivatel" w:date="2026-09-22T12:34:00Z" w16du:dateUtc="2026-09-22T16:34:00Z"/>
          <w:rFonts w:ascii="Tahoma" w:hAnsi="Tahoma" w:cs="Tahoma"/>
        </w:rPr>
      </w:pPr>
      <w:del w:id="89" w:author="uzivatel" w:date="2026-09-22T12:34:00Z" w16du:dateUtc="2026-09-22T16:34:00Z">
        <w:r w:rsidRPr="004F7569">
          <w:rPr>
            <w:rFonts w:ascii="Tahoma" w:hAnsi="Tahoma" w:cs="Tahoma"/>
          </w:rPr>
          <w:delText>Die jä</w:delText>
        </w:r>
        <w:r w:rsidR="000E3DFF">
          <w:rPr>
            <w:rFonts w:ascii="Tahoma" w:hAnsi="Tahoma" w:cs="Tahoma"/>
          </w:rPr>
          <w:delText xml:space="preserve">hrlichen Pro Carton ECMA Awards </w:delText>
        </w:r>
        <w:r w:rsidRPr="004F7569">
          <w:rPr>
            <w:rFonts w:ascii="Tahoma" w:hAnsi="Tahoma" w:cs="Tahoma"/>
          </w:rPr>
          <w:delText>für hervorragende Kartonverpackungen auf dem Markt gehören zu den bedeutendsten europäischen Verpackungspreisen</w:delText>
        </w:r>
        <w:r w:rsidR="008B5DD4">
          <w:rPr>
            <w:rFonts w:ascii="Tahoma" w:hAnsi="Tahoma" w:cs="Tahoma"/>
          </w:rPr>
          <w:delText>.</w:delText>
        </w:r>
        <w:r>
          <w:rPr>
            <w:rFonts w:ascii="Tahoma" w:hAnsi="Tahoma" w:cs="Tahoma"/>
          </w:rPr>
          <w:delText xml:space="preserve"> </w:delText>
        </w:r>
        <w:r w:rsidRPr="004F7569">
          <w:rPr>
            <w:rFonts w:ascii="Tahoma" w:hAnsi="Tahoma" w:cs="Tahoma"/>
          </w:rPr>
          <w:delText xml:space="preserve">Die Preise werden </w:delText>
        </w:r>
        <w:r w:rsidR="000E3DFF">
          <w:rPr>
            <w:rFonts w:ascii="Tahoma" w:hAnsi="Tahoma" w:cs="Tahoma"/>
          </w:rPr>
          <w:delText xml:space="preserve">zum 19ten Mal </w:delText>
        </w:r>
        <w:r w:rsidRPr="004F7569">
          <w:rPr>
            <w:rFonts w:ascii="Tahoma" w:hAnsi="Tahoma" w:cs="Tahoma"/>
          </w:rPr>
          <w:delText>verliehen auf der Award Gala am 10.</w:delText>
        </w:r>
        <w:r w:rsidR="00241D20">
          <w:rPr>
            <w:rFonts w:ascii="Tahoma" w:hAnsi="Tahoma" w:cs="Tahoma"/>
          </w:rPr>
          <w:delText>09.</w:delText>
        </w:r>
        <w:r w:rsidR="000E3DFF">
          <w:rPr>
            <w:rFonts w:ascii="Tahoma" w:hAnsi="Tahoma" w:cs="Tahoma"/>
          </w:rPr>
          <w:delText>2015</w:delText>
        </w:r>
        <w:r w:rsidRPr="004F7569">
          <w:rPr>
            <w:rFonts w:ascii="Tahoma" w:hAnsi="Tahoma" w:cs="Tahoma"/>
          </w:rPr>
          <w:delText xml:space="preserve"> im Rahmen des ECMA-Kongresses in Bukarest.</w:delText>
        </w:r>
        <w:r w:rsidR="000E3DFF">
          <w:rPr>
            <w:rFonts w:ascii="Tahoma" w:hAnsi="Tahoma" w:cs="Tahoma"/>
          </w:rPr>
          <w:delText xml:space="preserve"> </w:delText>
        </w:r>
        <w:r w:rsidR="00063B3A">
          <w:rPr>
            <w:rFonts w:ascii="Tahoma" w:hAnsi="Tahoma" w:cs="Tahoma"/>
          </w:rPr>
          <w:delText>Nur wenige Tage später präsentieren sich di</w:delText>
        </w:r>
        <w:r w:rsidR="000E3DFF">
          <w:rPr>
            <w:rFonts w:ascii="Tahoma" w:hAnsi="Tahoma" w:cs="Tahoma"/>
          </w:rPr>
          <w:delText xml:space="preserve">e Preisträger </w:delText>
        </w:r>
        <w:r w:rsidR="00241D20">
          <w:rPr>
            <w:rFonts w:ascii="Tahoma" w:hAnsi="Tahoma" w:cs="Tahoma"/>
          </w:rPr>
          <w:delText>erstmalig</w:delText>
        </w:r>
        <w:r w:rsidR="000E3DFF">
          <w:rPr>
            <w:rFonts w:ascii="Tahoma" w:hAnsi="Tahoma" w:cs="Tahoma"/>
          </w:rPr>
          <w:delText xml:space="preserve"> </w:delText>
        </w:r>
        <w:r w:rsidR="00241D20">
          <w:rPr>
            <w:rFonts w:ascii="Tahoma" w:hAnsi="Tahoma" w:cs="Tahoma"/>
          </w:rPr>
          <w:delText xml:space="preserve">der Öffentlichkeit </w:delText>
        </w:r>
        <w:r w:rsidR="000E3DFF">
          <w:rPr>
            <w:rFonts w:ascii="Tahoma" w:hAnsi="Tahoma" w:cs="Tahoma"/>
          </w:rPr>
          <w:delText xml:space="preserve">auf </w:delText>
        </w:r>
        <w:r w:rsidR="00063B3A">
          <w:rPr>
            <w:rFonts w:ascii="Tahoma" w:hAnsi="Tahoma" w:cs="Tahoma"/>
          </w:rPr>
          <w:delText>dem Gemeinschaftsstand von FFI und Pro Carton.</w:delText>
        </w:r>
        <w:r w:rsidR="008B5DD4">
          <w:rPr>
            <w:rFonts w:ascii="Tahoma" w:hAnsi="Tahoma" w:cs="Tahoma"/>
          </w:rPr>
          <w:delText xml:space="preserve"> Daneben werde</w:delText>
        </w:r>
        <w:r w:rsidR="00030EFD">
          <w:rPr>
            <w:rFonts w:ascii="Tahoma" w:hAnsi="Tahoma" w:cs="Tahoma"/>
          </w:rPr>
          <w:delText>n</w:delText>
        </w:r>
        <w:r w:rsidR="008B5DD4">
          <w:rPr>
            <w:rFonts w:ascii="Tahoma" w:hAnsi="Tahoma" w:cs="Tahoma"/>
          </w:rPr>
          <w:delText xml:space="preserve"> viele weitere Best Practice-Beispiele ausgestellt.</w:delText>
        </w:r>
      </w:del>
    </w:p>
    <w:p w14:paraId="34E40B69" w14:textId="77777777" w:rsidR="00262F63" w:rsidRPr="0060431D" w:rsidRDefault="00262F63" w:rsidP="00E62B22">
      <w:pPr>
        <w:pStyle w:val="Heading2"/>
        <w:rPr>
          <w:del w:id="90" w:author="uzivatel" w:date="2026-09-22T12:34:00Z" w16du:dateUtc="2026-09-22T16:34:00Z"/>
        </w:rPr>
      </w:pPr>
      <w:del w:id="91" w:author="uzivatel" w:date="2026-09-22T12:34:00Z" w16du:dateUtc="2026-09-22T16:34:00Z">
        <w:r w:rsidRPr="0060431D">
          <w:delText>Über den Fachverband Faltschachtel-Industrie e.V. (FFI)</w:delText>
        </w:r>
      </w:del>
    </w:p>
    <w:p w14:paraId="2B969536" w14:textId="77777777" w:rsidR="00D04F2B" w:rsidRDefault="00D04F2B" w:rsidP="00D04F2B">
      <w:pPr>
        <w:spacing w:line="480" w:lineRule="auto"/>
        <w:rPr>
          <w:del w:id="92" w:author="uzivatel" w:date="2026-09-22T12:34:00Z" w16du:dateUtc="2026-09-22T16:34:00Z"/>
          <w:rFonts w:cs="Tahoma"/>
        </w:rPr>
      </w:pPr>
      <w:del w:id="93" w:author="uzivatel" w:date="2026-09-22T12:34:00Z" w16du:dateUtc="2026-09-22T16:34:00Z">
        <w:r>
          <w:rPr>
            <w:rFonts w:cs="Tahoma"/>
          </w:rPr>
          <w:delText>Der FFI –</w:delText>
        </w:r>
        <w:r w:rsidRPr="00456D2D">
          <w:rPr>
            <w:rFonts w:cs="Tahoma"/>
          </w:rPr>
          <w:delText xml:space="preserve"> Fachverban</w:delText>
        </w:r>
        <w:r>
          <w:rPr>
            <w:rFonts w:cs="Tahoma"/>
          </w:rPr>
          <w:delText>d Faltschachtel-Industrie e.V. –</w:delText>
        </w:r>
        <w:r w:rsidRPr="00456D2D">
          <w:rPr>
            <w:rFonts w:cs="Tahoma"/>
          </w:rPr>
          <w:delText xml:space="preserve"> vertritt seit 1948 die Interessen von </w:delText>
        </w:r>
        <w:r>
          <w:rPr>
            <w:rFonts w:cs="Tahoma"/>
          </w:rPr>
          <w:delText>knapp</w:delText>
        </w:r>
        <w:r w:rsidRPr="00456D2D">
          <w:rPr>
            <w:rFonts w:cs="Tahoma"/>
          </w:rPr>
          <w:delText xml:space="preserve"> </w:delText>
        </w:r>
        <w:r w:rsidRPr="0010722A">
          <w:rPr>
            <w:rFonts w:cs="Tahoma"/>
          </w:rPr>
          <w:delText>90</w:delText>
        </w:r>
        <w:r w:rsidRPr="00456D2D">
          <w:rPr>
            <w:rFonts w:cs="Tahoma"/>
          </w:rPr>
          <w:delText xml:space="preserve"> Unternehmen dieses Industriezweigs, der jährlich ca. </w:delText>
        </w:r>
        <w:r>
          <w:rPr>
            <w:rFonts w:cs="Tahoma"/>
          </w:rPr>
          <w:delText>840</w:delText>
        </w:r>
        <w:r w:rsidRPr="0010722A">
          <w:rPr>
            <w:rFonts w:cs="Tahoma"/>
          </w:rPr>
          <w:delText>.000 Tonnen</w:delText>
        </w:r>
        <w:r w:rsidRPr="00456D2D">
          <w:rPr>
            <w:rFonts w:cs="Tahoma"/>
          </w:rPr>
          <w:delText xml:space="preserve"> Faltschachteln produziert, was einem Produktionswert von </w:delText>
        </w:r>
        <w:r w:rsidRPr="0010722A">
          <w:rPr>
            <w:rFonts w:cs="Tahoma"/>
          </w:rPr>
          <w:delText>rund 1,9 Mrd.</w:delText>
        </w:r>
        <w:r>
          <w:rPr>
            <w:rFonts w:cs="Tahoma"/>
          </w:rPr>
          <w:delText xml:space="preserve"> Euro entspricht</w:delText>
        </w:r>
        <w:r w:rsidRPr="00456D2D">
          <w:rPr>
            <w:rFonts w:cs="Tahoma"/>
          </w:rPr>
          <w:delText>. Die FFI</w:delText>
        </w:r>
        <w:r>
          <w:rPr>
            <w:rFonts w:cs="Tahoma"/>
          </w:rPr>
          <w:delText xml:space="preserve"> </w:delText>
        </w:r>
        <w:r w:rsidRPr="00456D2D">
          <w:rPr>
            <w:rFonts w:cs="Tahoma"/>
          </w:rPr>
          <w:delText xml:space="preserve">Mitglieder repräsentieren dabei rund </w:delText>
        </w:r>
        <w:r w:rsidRPr="0010722A">
          <w:rPr>
            <w:rFonts w:cs="Tahoma"/>
          </w:rPr>
          <w:delText>75 % des</w:delText>
        </w:r>
        <w:r w:rsidRPr="00456D2D">
          <w:rPr>
            <w:rFonts w:cs="Tahoma"/>
          </w:rPr>
          <w:delText xml:space="preserve"> Branchenumsatzes. Die Faltschachtelbranche beschäftigt ca. 9.500 Mitarbeiterinnen und Mitarbeiter in vielfältigen Berufsbildern. Branchenspezifische Berufe wie Verpackungsingenieur, Drucker, Packmitteltechnologe, Verpackungsentwickler oder Mediengestalter gehören ebenso dazu wie kaufmännische, technische und logistische Berufe. Traditionell zeigt sich die Industrie mit derzeit rund 700 Auszubildenden zukunftsorientiert und verantwortungsbewusst.</w:delText>
        </w:r>
      </w:del>
    </w:p>
    <w:p w14:paraId="4AE6F8D5" w14:textId="77777777" w:rsidR="00262F63" w:rsidRPr="00456D2D" w:rsidRDefault="00262F63" w:rsidP="00262F63">
      <w:pPr>
        <w:pStyle w:val="Standardmedium"/>
        <w:spacing w:line="480" w:lineRule="auto"/>
        <w:rPr>
          <w:del w:id="94" w:author="uzivatel" w:date="2026-09-22T12:34:00Z" w16du:dateUtc="2026-09-22T16:34:00Z"/>
          <w:rFonts w:ascii="Tahoma" w:hAnsi="Tahoma" w:cs="Tahoma"/>
        </w:rPr>
      </w:pPr>
    </w:p>
    <w:p w14:paraId="19E4D068" w14:textId="77777777" w:rsidR="00262F63" w:rsidRPr="0060431D" w:rsidRDefault="00262F63" w:rsidP="00262F63">
      <w:pPr>
        <w:pStyle w:val="Standardmedium"/>
        <w:spacing w:line="480" w:lineRule="auto"/>
        <w:rPr>
          <w:del w:id="95" w:author="uzivatel" w:date="2026-09-22T12:34:00Z" w16du:dateUtc="2026-09-22T16:34:00Z"/>
          <w:rFonts w:ascii="Tahoma" w:hAnsi="Tahoma" w:cs="Tahoma"/>
        </w:rPr>
      </w:pPr>
      <w:del w:id="96" w:author="uzivatel" w:date="2026-09-22T12:34:00Z" w16du:dateUtc="2026-09-22T16:34:00Z">
        <w:r w:rsidRPr="0060431D">
          <w:rPr>
            <w:rFonts w:ascii="Tahoma" w:hAnsi="Tahoma" w:cs="Tahoma"/>
            <w:b/>
          </w:rPr>
          <w:delText>Ihr Ansprechpartner beim FFI für Presse und Medien</w:delText>
        </w:r>
        <w:r w:rsidRPr="0060431D">
          <w:rPr>
            <w:rFonts w:ascii="Tahoma" w:hAnsi="Tahoma" w:cs="Tahoma"/>
            <w:b/>
          </w:rPr>
          <w:br/>
        </w:r>
        <w:r w:rsidRPr="0060431D">
          <w:rPr>
            <w:rFonts w:ascii="Tahoma" w:hAnsi="Tahoma" w:cs="Tahoma"/>
          </w:rPr>
          <w:delText>Christian Schiffers (Geschäftsführer)</w:delText>
        </w:r>
      </w:del>
    </w:p>
    <w:p w14:paraId="7A1BF521" w14:textId="77777777" w:rsidR="00262F63" w:rsidRPr="0060431D" w:rsidRDefault="00262F63" w:rsidP="00262F63">
      <w:pPr>
        <w:pStyle w:val="Standardmedium"/>
        <w:spacing w:line="240" w:lineRule="auto"/>
        <w:rPr>
          <w:del w:id="97" w:author="uzivatel" w:date="2026-09-22T12:34:00Z" w16du:dateUtc="2026-09-22T16:34:00Z"/>
          <w:rFonts w:ascii="Tahoma" w:hAnsi="Tahoma" w:cs="Tahoma"/>
        </w:rPr>
      </w:pPr>
      <w:del w:id="98" w:author="uzivatel" w:date="2026-09-22T12:34:00Z" w16du:dateUtc="2026-09-22T16:34:00Z">
        <w:r w:rsidRPr="0060431D">
          <w:rPr>
            <w:rFonts w:ascii="Tahoma" w:hAnsi="Tahoma" w:cs="Tahoma"/>
          </w:rPr>
          <w:delText>T: +49 (0)69 / 89 01 2 – 101</w:delText>
        </w:r>
      </w:del>
    </w:p>
    <w:p w14:paraId="1D97DA8B" w14:textId="77777777" w:rsidR="00262F63" w:rsidRPr="0060431D" w:rsidRDefault="00262F63" w:rsidP="00262F63">
      <w:pPr>
        <w:pStyle w:val="Standardmedium"/>
        <w:spacing w:line="240" w:lineRule="auto"/>
        <w:rPr>
          <w:del w:id="99" w:author="uzivatel" w:date="2026-09-22T12:34:00Z" w16du:dateUtc="2026-09-22T16:34:00Z"/>
          <w:rFonts w:ascii="Tahoma" w:hAnsi="Tahoma" w:cs="Tahoma"/>
        </w:rPr>
      </w:pPr>
      <w:del w:id="100" w:author="uzivatel" w:date="2026-09-22T12:34:00Z" w16du:dateUtc="2026-09-22T16:34:00Z">
        <w:r w:rsidRPr="0060431D">
          <w:rPr>
            <w:rFonts w:ascii="Tahoma" w:hAnsi="Tahoma" w:cs="Tahoma"/>
          </w:rPr>
          <w:delText>F: +49 (0)69 / 89 01 2 – 222</w:delText>
        </w:r>
      </w:del>
    </w:p>
    <w:p w14:paraId="65A7BB05" w14:textId="77777777" w:rsidR="00262F63" w:rsidRPr="0060431D" w:rsidRDefault="00262F63" w:rsidP="00262F63">
      <w:pPr>
        <w:pStyle w:val="Standardmedium"/>
        <w:spacing w:line="240" w:lineRule="auto"/>
        <w:rPr>
          <w:del w:id="101" w:author="uzivatel" w:date="2026-09-22T12:34:00Z" w16du:dateUtc="2026-09-22T16:34:00Z"/>
          <w:rFonts w:ascii="Tahoma" w:hAnsi="Tahoma" w:cs="Tahoma"/>
        </w:rPr>
      </w:pPr>
      <w:del w:id="102" w:author="uzivatel" w:date="2026-09-22T12:34:00Z" w16du:dateUtc="2026-09-22T16:34:00Z">
        <w:r w:rsidRPr="0060431D">
          <w:rPr>
            <w:rFonts w:ascii="Tahoma" w:hAnsi="Tahoma" w:cs="Tahoma"/>
          </w:rPr>
          <w:delText>M: +49 (0)163 / 639 59 90</w:delText>
        </w:r>
      </w:del>
    </w:p>
    <w:p w14:paraId="6EBE9551" w14:textId="77777777" w:rsidR="00262F63" w:rsidRPr="0060431D" w:rsidRDefault="00262F63" w:rsidP="00262F63">
      <w:pPr>
        <w:pStyle w:val="Standardmedium"/>
        <w:spacing w:line="240" w:lineRule="auto"/>
        <w:rPr>
          <w:del w:id="103" w:author="uzivatel" w:date="2026-09-22T12:34:00Z" w16du:dateUtc="2026-09-22T16:34:00Z"/>
          <w:rFonts w:ascii="Tahoma" w:hAnsi="Tahoma" w:cs="Tahoma"/>
        </w:rPr>
      </w:pPr>
      <w:del w:id="104" w:author="uzivatel" w:date="2026-09-22T12:34:00Z" w16du:dateUtc="2026-09-22T16:34:00Z">
        <w:r w:rsidRPr="0060431D">
          <w:rPr>
            <w:rFonts w:ascii="Tahoma" w:hAnsi="Tahoma" w:cs="Tahoma"/>
          </w:rPr>
          <w:delText xml:space="preserve">E: </w:delText>
        </w:r>
        <w:r>
          <w:fldChar w:fldCharType="begin"/>
        </w:r>
        <w:r>
          <w:delInstrText>HYPERLINK "mailto:christian.schiffers@ffi.de"</w:delInstrText>
        </w:r>
        <w:r>
          <w:fldChar w:fldCharType="separate"/>
        </w:r>
        <w:r w:rsidRPr="0060431D">
          <w:rPr>
            <w:rFonts w:ascii="Tahoma" w:hAnsi="Tahoma" w:cs="Tahoma"/>
            <w:color w:val="0000FF"/>
            <w:u w:val="single"/>
          </w:rPr>
          <w:delText>christian.schiffers@ffi.de</w:delText>
        </w:r>
        <w:r>
          <w:fldChar w:fldCharType="end"/>
        </w:r>
      </w:del>
    </w:p>
    <w:p w14:paraId="207330D9" w14:textId="77777777" w:rsidR="00262F63" w:rsidRDefault="00262F63" w:rsidP="006D0779">
      <w:pPr>
        <w:pStyle w:val="Default"/>
        <w:ind w:left="720"/>
        <w:rPr>
          <w:rFonts w:ascii="Roboto" w:hAnsi="Roboto"/>
          <w:rPrChange w:id="105" w:author="uzivatel" w:date="2026-09-22T12:34:00Z" w16du:dateUtc="2026-09-22T16:34:00Z">
            <w:rPr>
              <w:rFonts w:ascii="Tahoma" w:hAnsi="Tahoma" w:cs="Tahoma"/>
              <w:lang w:val="en-US"/>
            </w:rPr>
          </w:rPrChange>
        </w:rPr>
        <w:pPrChange w:id="106" w:author="uzivatel" w:date="2026-09-22T12:34:00Z" w16du:dateUtc="2026-09-22T16:34:00Z">
          <w:pPr>
            <w:pStyle w:val="Standardmedium"/>
            <w:spacing w:line="240" w:lineRule="auto"/>
          </w:pPr>
        </w:pPrChange>
      </w:pPr>
      <w:del w:id="107" w:author="uzivatel" w:date="2026-09-22T12:34:00Z" w16du:dateUtc="2026-09-22T16:34:00Z">
        <w:r w:rsidRPr="0060431D">
          <w:rPr>
            <w:rFonts w:ascii="Tahoma" w:hAnsi="Tahoma" w:cs="Tahoma"/>
            <w:sz w:val="22"/>
            <w:lang w:val="en-US"/>
          </w:rPr>
          <w:delText xml:space="preserve">I: </w:delText>
        </w:r>
        <w:r>
          <w:fldChar w:fldCharType="begin"/>
        </w:r>
        <w:r>
          <w:delInstrText>HYPERLINK "http://www.ffi.de"</w:delInstrText>
        </w:r>
        <w:r>
          <w:fldChar w:fldCharType="separate"/>
        </w:r>
        <w:r w:rsidRPr="0060431D">
          <w:rPr>
            <w:rFonts w:ascii="Tahoma" w:hAnsi="Tahoma" w:cs="Tahoma"/>
            <w:color w:val="0000FF"/>
            <w:sz w:val="22"/>
            <w:u w:val="single"/>
            <w:lang w:val="en-US"/>
          </w:rPr>
          <w:delText>www.ffi.de</w:delText>
        </w:r>
        <w:r>
          <w:fldChar w:fldCharType="end"/>
        </w:r>
        <w:r w:rsidRPr="0060431D">
          <w:rPr>
            <w:rFonts w:ascii="Tahoma" w:hAnsi="Tahoma" w:cs="Tahoma"/>
            <w:sz w:val="22"/>
            <w:lang w:val="en-US"/>
          </w:rPr>
          <w:delText xml:space="preserve"> , </w:delText>
        </w:r>
        <w:r>
          <w:fldChar w:fldCharType="begin"/>
        </w:r>
        <w:r>
          <w:delInstrText>HYPERLINK "http://www.inspiration-verpackung.de"</w:delInstrText>
        </w:r>
        <w:r>
          <w:fldChar w:fldCharType="separate"/>
        </w:r>
        <w:r w:rsidRPr="0060431D">
          <w:rPr>
            <w:rFonts w:ascii="Tahoma" w:hAnsi="Tahoma" w:cs="Tahoma"/>
            <w:color w:val="0000FF"/>
            <w:sz w:val="22"/>
            <w:u w:val="single"/>
            <w:lang w:val="en-US"/>
          </w:rPr>
          <w:delText>www.inspiration-verpackung.de</w:delText>
        </w:r>
        <w:r>
          <w:fldChar w:fldCharType="end"/>
        </w:r>
        <w:r w:rsidRPr="0060431D">
          <w:rPr>
            <w:rFonts w:ascii="Tahoma" w:hAnsi="Tahoma" w:cs="Tahoma"/>
            <w:sz w:val="22"/>
            <w:lang w:val="en-US"/>
          </w:rPr>
          <w:delText xml:space="preserve"> </w:delText>
        </w:r>
      </w:del>
    </w:p>
    <w:sectPr w:rsidR="00262F63" w:rsidSect="00067C1B">
      <w:headerReference w:type="default" r:id="rId8"/>
      <w:footerReference w:type="default" r:id="rId9"/>
      <w:pgSz w:w="11906" w:h="16838"/>
      <w:pgMar w:top="142" w:right="849" w:bottom="142" w:left="1417" w:header="708" w:footer="708" w:gutter="0"/>
      <w:cols w:space="708"/>
      <w:docGrid w:linePitch="360"/>
      <w:sectPrChange w:id="121" w:author="uzivatel" w:date="2026-09-22T12:34:00Z" w16du:dateUtc="2026-09-22T16:34:00Z">
        <w:sectPr w:rsidR="00262F63" w:rsidSect="00067C1B">
          <w:pgMar w:top="4111" w:right="1134" w:bottom="1701" w:left="2835" w:header="782" w:footer="889"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7D8B3F0" w14:textId="77777777" w:rsidR="00C4514D" w:rsidRDefault="00C4514D" w:rsidP="00027641">
      <w:pPr>
        <w:spacing w:after="0" w:line="240" w:lineRule="auto"/>
        <w:pPrChange w:id="5" w:author="uzivatel" w:date="2026-09-22T12:34:00Z" w16du:dateUtc="2026-09-22T16:34:00Z">
          <w:pPr>
            <w:spacing w:line="240" w:lineRule="auto"/>
          </w:pPr>
        </w:pPrChange>
      </w:pPr>
      <w:r>
        <w:separator/>
      </w:r>
    </w:p>
  </w:endnote>
  <w:endnote w:type="continuationSeparator" w:id="0">
    <w:p w14:paraId="65A3CC37" w14:textId="77777777" w:rsidR="00C4514D" w:rsidRDefault="00C4514D" w:rsidP="00027641">
      <w:pPr>
        <w:spacing w:after="0" w:line="240" w:lineRule="auto"/>
        <w:pPrChange w:id="6" w:author="uzivatel" w:date="2026-09-22T12:34:00Z" w16du:dateUtc="2026-09-22T16:34:00Z">
          <w:pPr>
            <w:spacing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Roboto">
    <w:altName w:val="Times New Roman"/>
    <w:panose1 w:val="02000000000000000000"/>
    <w:charset w:val="00"/>
    <w:family w:val="auto"/>
    <w:pitch w:val="variable"/>
    <w:sig w:usb0="E0000AFF" w:usb1="5000217F" w:usb2="00000021" w:usb3="00000000" w:csb0="0000019F" w:csb1="00000000"/>
  </w:font>
  <w:font w:name="Folio Std Bold Condensed">
    <w:panose1 w:val="020B0604020202020204"/>
    <w:charset w:val="00"/>
    <w:family w:val="swiss"/>
    <w:notTrueType/>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7CA619" w14:textId="77777777" w:rsidR="00725935" w:rsidRDefault="000F65D9">
    <w:pPr>
      <w:pStyle w:val="Standardmedium"/>
      <w:rPr>
        <w:rPrChange w:id="118" w:author="uzivatel" w:date="2026-09-22T12:34:00Z" w16du:dateUtc="2026-09-22T16:34:00Z">
          <w:rPr>
            <w:rFonts w:asciiTheme="minorHAnsi" w:hAnsiTheme="minorHAnsi" w:cstheme="minorHAnsi"/>
            <w:b/>
          </w:rPr>
        </w:rPrChange>
      </w:rPr>
      <w:pPrChange w:id="119" w:author="uzivatel" w:date="2026-09-22T12:34:00Z" w16du:dateUtc="2026-09-22T16:34:00Z">
        <w:pPr>
          <w:pStyle w:val="Footer"/>
        </w:pPr>
      </w:pPrChange>
    </w:pPr>
    <w:del w:id="120" w:author="uzivatel" w:date="2026-09-22T12:34:00Z" w16du:dateUtc="2026-09-22T16:34:00Z">
      <w:r w:rsidRPr="00EE5473">
        <w:rPr>
          <w:rFonts w:asciiTheme="minorHAnsi" w:hAnsiTheme="minorHAnsi" w:cstheme="minorHAnsi"/>
          <w:b/>
        </w:rPr>
        <w:fldChar w:fldCharType="begin"/>
      </w:r>
      <w:r w:rsidR="00725935" w:rsidRPr="00EE5473">
        <w:rPr>
          <w:rFonts w:asciiTheme="minorHAnsi" w:hAnsiTheme="minorHAnsi" w:cstheme="minorHAnsi"/>
          <w:b/>
        </w:rPr>
        <w:delInstrText xml:space="preserve"> PAGE  \* Arabic  \* MERGEFORMAT </w:delInstrText>
      </w:r>
      <w:r w:rsidRPr="00EE5473">
        <w:rPr>
          <w:rFonts w:asciiTheme="minorHAnsi" w:hAnsiTheme="minorHAnsi" w:cstheme="minorHAnsi"/>
          <w:b/>
        </w:rPr>
        <w:fldChar w:fldCharType="separate"/>
      </w:r>
      <w:r w:rsidR="00BF0FFD">
        <w:rPr>
          <w:rFonts w:asciiTheme="minorHAnsi" w:hAnsiTheme="minorHAnsi" w:cstheme="minorHAnsi"/>
          <w:b/>
          <w:noProof/>
        </w:rPr>
        <w:delText>3</w:delText>
      </w:r>
      <w:r w:rsidRPr="00EE5473">
        <w:rPr>
          <w:rFonts w:asciiTheme="minorHAnsi" w:hAnsiTheme="minorHAnsi" w:cstheme="minorHAnsi"/>
          <w:b/>
        </w:rPr>
        <w:fldChar w:fldCharType="end"/>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23918F" w14:textId="77777777" w:rsidR="00C4514D" w:rsidRDefault="00C4514D" w:rsidP="00027641">
      <w:pPr>
        <w:spacing w:after="0" w:line="240" w:lineRule="auto"/>
        <w:pPrChange w:id="3" w:author="uzivatel" w:date="2026-09-22T12:34:00Z" w16du:dateUtc="2026-09-22T16:34:00Z">
          <w:pPr>
            <w:spacing w:line="240" w:lineRule="auto"/>
          </w:pPr>
        </w:pPrChange>
      </w:pPr>
      <w:r>
        <w:separator/>
      </w:r>
    </w:p>
  </w:footnote>
  <w:footnote w:type="continuationSeparator" w:id="0">
    <w:p w14:paraId="49456503" w14:textId="77777777" w:rsidR="00C4514D" w:rsidRDefault="00C4514D" w:rsidP="00027641">
      <w:pPr>
        <w:spacing w:after="0" w:line="240" w:lineRule="auto"/>
        <w:pPrChange w:id="4" w:author="uzivatel" w:date="2026-09-22T12:34:00Z" w16du:dateUtc="2026-09-22T16:34:00Z">
          <w:pPr>
            <w:spacing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1A53EE" w14:textId="77777777" w:rsidR="00725935" w:rsidRPr="005E5701" w:rsidRDefault="00262F63">
    <w:pPr>
      <w:pStyle w:val="Heading1Char"/>
      <w:pPrChange w:id="108" w:author="uzivatel" w:date="2026-09-22T12:34:00Z" w16du:dateUtc="2026-09-22T16:34:00Z">
        <w:pPr>
          <w:pStyle w:val="Header"/>
        </w:pPr>
      </w:pPrChange>
    </w:pPr>
    <w:del w:id="109" w:author="uzivatel" w:date="2026-09-22T12:34:00Z" w16du:dateUtc="2026-09-22T16:34:00Z">
      <w:r>
        <w:rPr>
          <w:noProof/>
          <w:lang w:eastAsia="de-DE"/>
        </w:rPr>
        <mc:AlternateContent>
          <mc:Choice Requires="wps">
            <w:drawing>
              <wp:anchor distT="0" distB="0" distL="114300" distR="114300" simplePos="0" relativeHeight="251660288" behindDoc="0" locked="0" layoutInCell="1" allowOverlap="1" wp14:anchorId="11D40F12" wp14:editId="0F52D9EB">
                <wp:simplePos x="0" y="0"/>
                <wp:positionH relativeFrom="column">
                  <wp:posOffset>3882794</wp:posOffset>
                </wp:positionH>
                <wp:positionV relativeFrom="paragraph">
                  <wp:posOffset>1383607</wp:posOffset>
                </wp:positionV>
                <wp:extent cx="1205865" cy="353291"/>
                <wp:effectExtent l="0" t="0" r="0" b="8890"/>
                <wp:wrapNone/>
                <wp:docPr id="5" name="Rechteck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5865" cy="353291"/>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25C860" w14:textId="77777777" w:rsidR="00725935" w:rsidRDefault="006F10F7" w:rsidP="00E62B22">
                            <w:pPr>
                              <w:spacing w:line="220" w:lineRule="atLeast"/>
                              <w:jc w:val="right"/>
                              <w:rPr>
                                <w:del w:id="110" w:author="uzivatel" w:date="2026-09-22T12:34:00Z" w16du:dateUtc="2026-09-22T16:34:00Z"/>
                                <w:color w:val="6E6F71" w:themeColor="accent2"/>
                                <w:sz w:val="16"/>
                                <w:szCs w:val="16"/>
                              </w:rPr>
                            </w:pPr>
                            <w:del w:id="111" w:author="uzivatel" w:date="2026-09-22T12:34:00Z" w16du:dateUtc="2026-09-22T16:34:00Z">
                              <w:r>
                                <w:rPr>
                                  <w:color w:val="6E6F71" w:themeColor="accent2"/>
                                  <w:sz w:val="16"/>
                                  <w:szCs w:val="16"/>
                                </w:rPr>
                                <w:delText>0</w:delText>
                              </w:r>
                              <w:r w:rsidR="00BF0FFD">
                                <w:rPr>
                                  <w:color w:val="6E6F71" w:themeColor="accent2"/>
                                  <w:sz w:val="16"/>
                                  <w:szCs w:val="16"/>
                                </w:rPr>
                                <w:delText>2</w:delText>
                              </w:r>
                              <w:r w:rsidR="00241D20">
                                <w:rPr>
                                  <w:color w:val="6E6F71" w:themeColor="accent2"/>
                                  <w:sz w:val="16"/>
                                  <w:szCs w:val="16"/>
                                </w:rPr>
                                <w:delText>.0</w:delText>
                              </w:r>
                              <w:r>
                                <w:rPr>
                                  <w:color w:val="6E6F71" w:themeColor="accent2"/>
                                  <w:sz w:val="16"/>
                                  <w:szCs w:val="16"/>
                                </w:rPr>
                                <w:delText>9</w:delText>
                              </w:r>
                              <w:r w:rsidR="00241D20">
                                <w:rPr>
                                  <w:color w:val="6E6F71" w:themeColor="accent2"/>
                                  <w:sz w:val="16"/>
                                  <w:szCs w:val="16"/>
                                </w:rPr>
                                <w:delText>.</w:delText>
                              </w:r>
                              <w:r w:rsidR="00262F63">
                                <w:rPr>
                                  <w:color w:val="6E6F71" w:themeColor="accent2"/>
                                  <w:sz w:val="16"/>
                                  <w:szCs w:val="16"/>
                                </w:rPr>
                                <w:delText>201</w:delText>
                              </w:r>
                              <w:r w:rsidR="003215E7">
                                <w:rPr>
                                  <w:color w:val="6E6F71" w:themeColor="accent2"/>
                                  <w:sz w:val="16"/>
                                  <w:szCs w:val="16"/>
                                </w:rPr>
                                <w:delText>5</w:delText>
                              </w:r>
                            </w:del>
                          </w:p>
                          <w:p w14:paraId="0A84F906" w14:textId="77777777" w:rsidR="00262F63" w:rsidRPr="00C972B6" w:rsidRDefault="00262F63" w:rsidP="00E62B22">
                            <w:pPr>
                              <w:spacing w:line="220" w:lineRule="atLeast"/>
                              <w:jc w:val="right"/>
                              <w:rPr>
                                <w:del w:id="112" w:author="uzivatel" w:date="2026-09-22T12:34:00Z" w16du:dateUtc="2026-09-22T16:34:00Z"/>
                                <w:color w:val="6E6F71" w:themeColor="accent2"/>
                                <w:sz w:val="16"/>
                                <w:szCs w:val="16"/>
                              </w:rPr>
                            </w:pPr>
                            <w:del w:id="113" w:author="uzivatel" w:date="2026-09-22T12:34:00Z" w16du:dateUtc="2026-09-22T16:34:00Z">
                              <w:r>
                                <w:rPr>
                                  <w:color w:val="6E6F71" w:themeColor="accent2"/>
                                  <w:sz w:val="16"/>
                                  <w:szCs w:val="16"/>
                                </w:rPr>
                                <w:delText>Frankfurt am Main</w:delText>
                              </w:r>
                            </w:del>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D40F12" id="Rechteck 5" o:spid="_x0000_s1026" style="position:absolute;margin-left:305.75pt;margin-top:108.95pt;width:94.95pt;height:27.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" filled="f" stroked="f" strokeweight="2pt">
                <v:textbox inset="0,0,0,0">
                  <w:txbxContent>
                    <w:p w14:paraId="7E25C860" w14:textId="77777777" w:rsidR="00725935" w:rsidRDefault="006F10F7" w:rsidP="00E62B22">
                      <w:pPr>
                        <w:spacing w:line="220" w:lineRule="atLeast"/>
                        <w:jc w:val="right"/>
                        <w:rPr>
                          <w:del w:id="114" w:author="uzivatel" w:date="2026-09-22T12:34:00Z" w16du:dateUtc="2026-09-22T16:34:00Z"/>
                          <w:color w:val="6E6F71" w:themeColor="accent2"/>
                          <w:sz w:val="16"/>
                          <w:szCs w:val="16"/>
                        </w:rPr>
                      </w:pPr>
                      <w:del w:id="115" w:author="uzivatel" w:date="2026-09-22T12:34:00Z" w16du:dateUtc="2026-09-22T16:34:00Z">
                        <w:r>
                          <w:rPr>
                            <w:color w:val="6E6F71" w:themeColor="accent2"/>
                            <w:sz w:val="16"/>
                            <w:szCs w:val="16"/>
                          </w:rPr>
                          <w:delText>0</w:delText>
                        </w:r>
                        <w:r w:rsidR="00BF0FFD">
                          <w:rPr>
                            <w:color w:val="6E6F71" w:themeColor="accent2"/>
                            <w:sz w:val="16"/>
                            <w:szCs w:val="16"/>
                          </w:rPr>
                          <w:delText>2</w:delText>
                        </w:r>
                        <w:r w:rsidR="00241D20">
                          <w:rPr>
                            <w:color w:val="6E6F71" w:themeColor="accent2"/>
                            <w:sz w:val="16"/>
                            <w:szCs w:val="16"/>
                          </w:rPr>
                          <w:delText>.0</w:delText>
                        </w:r>
                        <w:r>
                          <w:rPr>
                            <w:color w:val="6E6F71" w:themeColor="accent2"/>
                            <w:sz w:val="16"/>
                            <w:szCs w:val="16"/>
                          </w:rPr>
                          <w:delText>9</w:delText>
                        </w:r>
                        <w:r w:rsidR="00241D20">
                          <w:rPr>
                            <w:color w:val="6E6F71" w:themeColor="accent2"/>
                            <w:sz w:val="16"/>
                            <w:szCs w:val="16"/>
                          </w:rPr>
                          <w:delText>.</w:delText>
                        </w:r>
                        <w:r w:rsidR="00262F63">
                          <w:rPr>
                            <w:color w:val="6E6F71" w:themeColor="accent2"/>
                            <w:sz w:val="16"/>
                            <w:szCs w:val="16"/>
                          </w:rPr>
                          <w:delText>201</w:delText>
                        </w:r>
                        <w:r w:rsidR="003215E7">
                          <w:rPr>
                            <w:color w:val="6E6F71" w:themeColor="accent2"/>
                            <w:sz w:val="16"/>
                            <w:szCs w:val="16"/>
                          </w:rPr>
                          <w:delText>5</w:delText>
                        </w:r>
                      </w:del>
                    </w:p>
                    <w:p w14:paraId="0A84F906" w14:textId="77777777" w:rsidR="00262F63" w:rsidRPr="00C972B6" w:rsidRDefault="00262F63" w:rsidP="00E62B22">
                      <w:pPr>
                        <w:spacing w:line="220" w:lineRule="atLeast"/>
                        <w:jc w:val="right"/>
                        <w:rPr>
                          <w:del w:id="116" w:author="uzivatel" w:date="2026-09-22T12:34:00Z" w16du:dateUtc="2026-09-22T16:34:00Z"/>
                          <w:color w:val="6E6F71" w:themeColor="accent2"/>
                          <w:sz w:val="16"/>
                          <w:szCs w:val="16"/>
                        </w:rPr>
                      </w:pPr>
                      <w:del w:id="117" w:author="uzivatel" w:date="2026-09-22T12:34:00Z" w16du:dateUtc="2026-09-22T16:34:00Z">
                        <w:r>
                          <w:rPr>
                            <w:color w:val="6E6F71" w:themeColor="accent2"/>
                            <w:sz w:val="16"/>
                            <w:szCs w:val="16"/>
                          </w:rPr>
                          <w:delText>Frankfurt am Main</w:delText>
                        </w:r>
                      </w:del>
                    </w:p>
                  </w:txbxContent>
                </v:textbox>
              </v:rect>
            </w:pict>
          </mc:Fallback>
        </mc:AlternateContent>
      </w:r>
      <w:r w:rsidR="00871320">
        <w:rPr>
          <w:noProof/>
          <w:lang w:eastAsia="de-DE"/>
        </w:rPr>
        <w:drawing>
          <wp:anchor distT="0" distB="0" distL="114300" distR="114300" simplePos="0" relativeHeight="251662336" behindDoc="1" locked="0" layoutInCell="1" allowOverlap="1" wp14:anchorId="787EBE92" wp14:editId="3161DBB4">
            <wp:simplePos x="0" y="0"/>
            <wp:positionH relativeFrom="page">
              <wp:posOffset>0</wp:posOffset>
            </wp:positionH>
            <wp:positionV relativeFrom="page">
              <wp:posOffset>0</wp:posOffset>
            </wp:positionV>
            <wp:extent cx="7560000" cy="1800000"/>
            <wp:effectExtent l="0" t="0" r="3175" b="0"/>
            <wp:wrapNone/>
            <wp:docPr id="1" name="Bild 1" descr="SSD:Users:BenDo:Desktop:Drehscheibe:2012-10-10_FFI:Logo_mitText Kopie.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SD:Users:BenDo:Desktop:Drehscheibe:2012-10-10_FFI:Logo_mitText Kopie.pdf"/>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60000" cy="1800000"/>
                    </a:xfrm>
                    <a:prstGeom prst="rect">
                      <a:avLst/>
                    </a:prstGeom>
                    <a:noFill/>
                    <a:ln>
                      <a:noFill/>
                    </a:ln>
                  </pic:spPr>
                </pic:pic>
              </a:graphicData>
            </a:graphic>
          </wp:anchor>
        </w:drawing>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1"/>
    <w:multiLevelType w:val="singleLevel"/>
    <w:tmpl w:val="9E082F12"/>
    <w:lvl w:ilvl="0">
      <w:start w:val="1"/>
      <w:numFmt w:val="bullet"/>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1798876E"/>
    <w:lvl w:ilvl="0">
      <w:start w:val="1"/>
      <w:numFmt w:val="bullet"/>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7CDEDE66"/>
    <w:lvl w:ilvl="0">
      <w:start w:val="1"/>
      <w:numFmt w:val="bullet"/>
      <w:lvlText w:val=""/>
      <w:lvlJc w:val="left"/>
      <w:pPr>
        <w:tabs>
          <w:tab w:val="num" w:pos="643"/>
        </w:tabs>
        <w:ind w:left="643" w:hanging="360"/>
      </w:pPr>
      <w:rPr>
        <w:rFonts w:ascii="Symbol" w:hAnsi="Symbol" w:hint="default"/>
      </w:rPr>
    </w:lvl>
  </w:abstractNum>
  <w:abstractNum w:abstractNumId="3" w15:restartNumberingAfterBreak="0">
    <w:nsid w:val="FFFFFF89"/>
    <w:multiLevelType w:val="singleLevel"/>
    <w:tmpl w:val="91BA0B84"/>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07B1731"/>
    <w:multiLevelType w:val="hybridMultilevel"/>
    <w:tmpl w:val="388A8916"/>
    <w:lvl w:ilvl="0" w:tplc="A7784C3A">
      <w:start w:val="1"/>
      <w:numFmt w:val="decimal"/>
      <w:pStyle w:val="Num123"/>
      <w:lvlText w:val="%1."/>
      <w:lvlJc w:val="left"/>
      <w:pPr>
        <w:ind w:left="720" w:hanging="360"/>
      </w:pPr>
      <w:rPr>
        <w:rFonts w:asciiTheme="majorHAnsi" w:hAnsiTheme="majorHAnsi" w:hint="default"/>
        <w:color w:val="E2201A" w:themeColor="accent1"/>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0C430D72"/>
    <w:multiLevelType w:val="hybridMultilevel"/>
    <w:tmpl w:val="0DAE2AB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 w15:restartNumberingAfterBreak="0">
    <w:nsid w:val="0D86799B"/>
    <w:multiLevelType w:val="hybridMultilevel"/>
    <w:tmpl w:val="E69C916A"/>
    <w:lvl w:ilvl="0" w:tplc="B9F44CFC">
      <w:start w:val="1"/>
      <w:numFmt w:val="lowerLetter"/>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7" w15:restartNumberingAfterBreak="0">
    <w:nsid w:val="0E1908DD"/>
    <w:multiLevelType w:val="hybridMultilevel"/>
    <w:tmpl w:val="2154168C"/>
    <w:lvl w:ilvl="0" w:tplc="578E7818">
      <w:start w:val="1"/>
      <w:numFmt w:val="bullet"/>
      <w:pStyle w:val="NumStrich"/>
      <w:lvlText w:val="—"/>
      <w:lvlJc w:val="left"/>
      <w:pPr>
        <w:ind w:left="720" w:hanging="360"/>
      </w:pPr>
      <w:rPr>
        <w:rFonts w:ascii="Tahoma" w:hAnsi="Tahoma" w:hint="default"/>
        <w:color w:val="E2201A" w:themeColor="accent1"/>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6003948"/>
    <w:multiLevelType w:val="hybridMultilevel"/>
    <w:tmpl w:val="6F2EC27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288C3FB0"/>
    <w:multiLevelType w:val="hybridMultilevel"/>
    <w:tmpl w:val="CD5CE3D8"/>
    <w:lvl w:ilvl="0" w:tplc="1FEC14D0">
      <w:start w:val="2"/>
      <w:numFmt w:val="bullet"/>
      <w:lvlText w:val="-"/>
      <w:lvlJc w:val="left"/>
      <w:pPr>
        <w:ind w:left="1080" w:hanging="360"/>
      </w:pPr>
      <w:rPr>
        <w:rFonts w:ascii="Calibri" w:eastAsiaTheme="minorHAnsi" w:hAnsi="Calibri" w:cs="Calibri"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10" w15:restartNumberingAfterBreak="0">
    <w:nsid w:val="2CAE5712"/>
    <w:multiLevelType w:val="hybridMultilevel"/>
    <w:tmpl w:val="2DD6BE78"/>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11" w15:restartNumberingAfterBreak="0">
    <w:nsid w:val="2D4558F2"/>
    <w:multiLevelType w:val="hybridMultilevel"/>
    <w:tmpl w:val="2C287D04"/>
    <w:lvl w:ilvl="0" w:tplc="CABC3A40">
      <w:start w:val="1"/>
      <w:numFmt w:val="lowerLetter"/>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2" w15:restartNumberingAfterBreak="0">
    <w:nsid w:val="41C31082"/>
    <w:multiLevelType w:val="hybridMultilevel"/>
    <w:tmpl w:val="EE0A843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47251F03"/>
    <w:multiLevelType w:val="hybridMultilevel"/>
    <w:tmpl w:val="CAB06F5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15:restartNumberingAfterBreak="0">
    <w:nsid w:val="5735501B"/>
    <w:multiLevelType w:val="hybridMultilevel"/>
    <w:tmpl w:val="FC563C46"/>
    <w:lvl w:ilvl="0" w:tplc="EB3C215A">
      <w:start w:val="1"/>
      <w:numFmt w:val="decimal"/>
      <w:lvlText w:val="%1."/>
      <w:lvlJc w:val="left"/>
      <w:pPr>
        <w:ind w:left="720" w:hanging="360"/>
      </w:pPr>
      <w:rPr>
        <w:rFonts w:hint="default"/>
        <w:b/>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 w15:restartNumberingAfterBreak="0">
    <w:nsid w:val="589D4DBC"/>
    <w:multiLevelType w:val="hybridMultilevel"/>
    <w:tmpl w:val="8B18922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7419233B"/>
    <w:multiLevelType w:val="hybridMultilevel"/>
    <w:tmpl w:val="27262C9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15:restartNumberingAfterBreak="0">
    <w:nsid w:val="78647027"/>
    <w:multiLevelType w:val="hybridMultilevel"/>
    <w:tmpl w:val="6EB211CE"/>
    <w:lvl w:ilvl="0" w:tplc="87680E92">
      <w:numFmt w:val="bullet"/>
      <w:lvlText w:val="-"/>
      <w:lvlJc w:val="left"/>
      <w:pPr>
        <w:ind w:left="720" w:hanging="360"/>
      </w:pPr>
      <w:rPr>
        <w:rFonts w:ascii="Roboto" w:eastAsiaTheme="minorHAnsi" w:hAnsi="Roboto"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481506918">
    <w:abstractNumId w:val="3"/>
  </w:num>
  <w:num w:numId="2" w16cid:durableId="1213997916">
    <w:abstractNumId w:val="2"/>
  </w:num>
  <w:num w:numId="3" w16cid:durableId="135993090">
    <w:abstractNumId w:val="1"/>
  </w:num>
  <w:num w:numId="4" w16cid:durableId="10761313">
    <w:abstractNumId w:val="0"/>
  </w:num>
  <w:num w:numId="5" w16cid:durableId="1642615412">
    <w:abstractNumId w:val="4"/>
  </w:num>
  <w:num w:numId="6" w16cid:durableId="2026131753">
    <w:abstractNumId w:val="7"/>
  </w:num>
  <w:num w:numId="7" w16cid:durableId="300429351">
    <w:abstractNumId w:val="7"/>
    <w:lvlOverride w:ilvl="0">
      <w:startOverride w:val="1"/>
    </w:lvlOverride>
  </w:num>
  <w:num w:numId="8" w16cid:durableId="2029329394">
    <w:abstractNumId w:val="14"/>
  </w:num>
  <w:num w:numId="9" w16cid:durableId="1877428864">
    <w:abstractNumId w:val="16"/>
  </w:num>
  <w:num w:numId="10" w16cid:durableId="1580484794">
    <w:abstractNumId w:val="15"/>
  </w:num>
  <w:num w:numId="11" w16cid:durableId="1912304532">
    <w:abstractNumId w:val="8"/>
  </w:num>
  <w:num w:numId="12" w16cid:durableId="758791089">
    <w:abstractNumId w:val="13"/>
  </w:num>
  <w:num w:numId="13" w16cid:durableId="261570237">
    <w:abstractNumId w:val="10"/>
  </w:num>
  <w:num w:numId="14" w16cid:durableId="1153373945">
    <w:abstractNumId w:val="5"/>
  </w:num>
  <w:num w:numId="15" w16cid:durableId="519978356">
    <w:abstractNumId w:val="9"/>
  </w:num>
  <w:num w:numId="16" w16cid:durableId="1466509179">
    <w:abstractNumId w:val="12"/>
  </w:num>
  <w:num w:numId="17" w16cid:durableId="714080588">
    <w:abstractNumId w:val="17"/>
  </w:num>
  <w:num w:numId="18" w16cid:durableId="1584030469">
    <w:abstractNumId w:val="11"/>
  </w:num>
  <w:num w:numId="19" w16cid:durableId="273558724">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attachedTemplate r:id="rId1"/>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gnword-docGUID" w:val="{01363301-227C-4AA4-AA0A-E11D3ADB0392}"/>
    <w:docVar w:name="dgnword-eventsink" w:val="89371784"/>
  </w:docVars>
  <w:rsids>
    <w:rsidRoot w:val="003215E7"/>
    <w:rsid w:val="00021D99"/>
    <w:rsid w:val="0002301B"/>
    <w:rsid w:val="00027641"/>
    <w:rsid w:val="00030EFD"/>
    <w:rsid w:val="00063B3A"/>
    <w:rsid w:val="00067C1B"/>
    <w:rsid w:val="00070B7A"/>
    <w:rsid w:val="00087289"/>
    <w:rsid w:val="000A7438"/>
    <w:rsid w:val="000C1D5B"/>
    <w:rsid w:val="000D1DB9"/>
    <w:rsid w:val="000D3359"/>
    <w:rsid w:val="000E3B54"/>
    <w:rsid w:val="000E3DFF"/>
    <w:rsid w:val="000F65D9"/>
    <w:rsid w:val="00131188"/>
    <w:rsid w:val="001D66D1"/>
    <w:rsid w:val="001F2178"/>
    <w:rsid w:val="001F3806"/>
    <w:rsid w:val="00222525"/>
    <w:rsid w:val="00241D20"/>
    <w:rsid w:val="00262F63"/>
    <w:rsid w:val="0028602A"/>
    <w:rsid w:val="002A33CF"/>
    <w:rsid w:val="002B27AF"/>
    <w:rsid w:val="002E5199"/>
    <w:rsid w:val="003215E7"/>
    <w:rsid w:val="00332BB9"/>
    <w:rsid w:val="003377F2"/>
    <w:rsid w:val="00341D68"/>
    <w:rsid w:val="00341F8F"/>
    <w:rsid w:val="00353F81"/>
    <w:rsid w:val="00355828"/>
    <w:rsid w:val="00361CF1"/>
    <w:rsid w:val="00393DFA"/>
    <w:rsid w:val="003A4848"/>
    <w:rsid w:val="00405037"/>
    <w:rsid w:val="00421D86"/>
    <w:rsid w:val="0043051E"/>
    <w:rsid w:val="004435CB"/>
    <w:rsid w:val="004714D6"/>
    <w:rsid w:val="00494AC3"/>
    <w:rsid w:val="004A1FFC"/>
    <w:rsid w:val="004A5136"/>
    <w:rsid w:val="004F7569"/>
    <w:rsid w:val="005379D3"/>
    <w:rsid w:val="005406F7"/>
    <w:rsid w:val="005456C7"/>
    <w:rsid w:val="0056068A"/>
    <w:rsid w:val="005631B3"/>
    <w:rsid w:val="005940DB"/>
    <w:rsid w:val="00596269"/>
    <w:rsid w:val="005E5701"/>
    <w:rsid w:val="005F4481"/>
    <w:rsid w:val="00612312"/>
    <w:rsid w:val="006410C4"/>
    <w:rsid w:val="00657545"/>
    <w:rsid w:val="00660673"/>
    <w:rsid w:val="00663F98"/>
    <w:rsid w:val="0069557F"/>
    <w:rsid w:val="006B75D9"/>
    <w:rsid w:val="006D0779"/>
    <w:rsid w:val="006F10F7"/>
    <w:rsid w:val="0071556C"/>
    <w:rsid w:val="00725935"/>
    <w:rsid w:val="00745206"/>
    <w:rsid w:val="007868D9"/>
    <w:rsid w:val="00791A71"/>
    <w:rsid w:val="007F3E6C"/>
    <w:rsid w:val="007F58D8"/>
    <w:rsid w:val="00871320"/>
    <w:rsid w:val="00871DFE"/>
    <w:rsid w:val="00875E83"/>
    <w:rsid w:val="008B5DD4"/>
    <w:rsid w:val="008E16D0"/>
    <w:rsid w:val="008F695B"/>
    <w:rsid w:val="00905D4F"/>
    <w:rsid w:val="00926BE8"/>
    <w:rsid w:val="00967EDD"/>
    <w:rsid w:val="009700EB"/>
    <w:rsid w:val="00975CE3"/>
    <w:rsid w:val="00992F5A"/>
    <w:rsid w:val="009B14F4"/>
    <w:rsid w:val="009D457F"/>
    <w:rsid w:val="009E3AC0"/>
    <w:rsid w:val="009E4030"/>
    <w:rsid w:val="00A77AEF"/>
    <w:rsid w:val="00AB7A30"/>
    <w:rsid w:val="00AC23BC"/>
    <w:rsid w:val="00AE6216"/>
    <w:rsid w:val="00AF69EB"/>
    <w:rsid w:val="00B06B01"/>
    <w:rsid w:val="00B20EE6"/>
    <w:rsid w:val="00B411EF"/>
    <w:rsid w:val="00B63337"/>
    <w:rsid w:val="00BB46E5"/>
    <w:rsid w:val="00BD1EDF"/>
    <w:rsid w:val="00BF0FFD"/>
    <w:rsid w:val="00C26404"/>
    <w:rsid w:val="00C4514D"/>
    <w:rsid w:val="00C7139F"/>
    <w:rsid w:val="00C9043F"/>
    <w:rsid w:val="00C972B6"/>
    <w:rsid w:val="00CF5683"/>
    <w:rsid w:val="00D04F2B"/>
    <w:rsid w:val="00D166A3"/>
    <w:rsid w:val="00D465CF"/>
    <w:rsid w:val="00D64D94"/>
    <w:rsid w:val="00DB23CA"/>
    <w:rsid w:val="00DE1D52"/>
    <w:rsid w:val="00DF0E9B"/>
    <w:rsid w:val="00E2631A"/>
    <w:rsid w:val="00E60474"/>
    <w:rsid w:val="00E62B22"/>
    <w:rsid w:val="00ED3AF5"/>
    <w:rsid w:val="00EE5473"/>
    <w:rsid w:val="00EF2DAF"/>
    <w:rsid w:val="00EF55CE"/>
    <w:rsid w:val="00F01D59"/>
    <w:rsid w:val="00F71481"/>
    <w:rsid w:val="00F811DF"/>
    <w:rsid w:val="00F91991"/>
    <w:rsid w:val="00F92274"/>
    <w:rsid w:val="00FB2884"/>
    <w:rsid w:val="00FE5E5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3A8678F-9C84-A847-8CFD-EF8420A08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PrChange w:id="0" w:author="uzivatel" w:date="2026-09-22T12:34:00Z">
        <w:pPr>
          <w:spacing w:line="260" w:lineRule="atLeast"/>
          <w:jc w:val="both"/>
        </w:pPr>
      </w:pPrChange>
    </w:pPr>
    <w:rPr>
      <w:lang w:val="cs-CZ"/>
      <w:rPrChange w:id="0" w:author="uzivatel" w:date="2026-09-22T12:34:00Z">
        <w:rPr>
          <w:rFonts w:asciiTheme="minorHAnsi" w:eastAsiaTheme="minorHAnsi" w:hAnsiTheme="minorHAnsi" w:cstheme="minorBidi"/>
          <w:sz w:val="19"/>
          <w:szCs w:val="22"/>
          <w:lang w:val="de-DE" w:eastAsia="en-US" w:bidi="ar-SA"/>
        </w:rPr>
      </w:rPrChange>
    </w:rPr>
  </w:style>
  <w:style w:type="paragraph" w:styleId="Heading1">
    <w:name w:val="heading 1"/>
    <w:basedOn w:val="Normal"/>
    <w:next w:val="Normal"/>
    <w:link w:val="Heading1Char"/>
    <w:uiPriority w:val="9"/>
    <w:qFormat/>
    <w:rsid w:val="00C7139F"/>
    <w:pPr>
      <w:keepNext/>
      <w:keepLines/>
      <w:spacing w:after="260" w:line="520" w:lineRule="atLeast"/>
      <w:outlineLvl w:val="0"/>
    </w:pPr>
    <w:rPr>
      <w:rFonts w:eastAsiaTheme="majorEastAsia" w:cstheme="majorBidi"/>
      <w:bCs/>
      <w:color w:val="E2201A" w:themeColor="accent1"/>
      <w:sz w:val="42"/>
      <w:szCs w:val="28"/>
    </w:rPr>
  </w:style>
  <w:style w:type="paragraph" w:styleId="Heading2">
    <w:name w:val="heading 2"/>
    <w:basedOn w:val="Normal"/>
    <w:next w:val="Normal"/>
    <w:link w:val="Heading2Char"/>
    <w:uiPriority w:val="9"/>
    <w:unhideWhenUsed/>
    <w:qFormat/>
    <w:rsid w:val="00BB46E5"/>
    <w:pPr>
      <w:spacing w:before="520" w:after="260"/>
      <w:outlineLvl w:val="1"/>
    </w:pPr>
    <w:rPr>
      <w:caps/>
      <w:color w:val="E2201A" w:themeColor="accent1"/>
      <w:sz w:val="23"/>
      <w:szCs w:val="23"/>
    </w:rPr>
  </w:style>
  <w:style w:type="paragraph" w:styleId="Heading3">
    <w:name w:val="heading 3"/>
    <w:basedOn w:val="Standardmedium"/>
    <w:next w:val="Normal"/>
    <w:link w:val="Heading3Char"/>
    <w:uiPriority w:val="9"/>
    <w:unhideWhenUsed/>
    <w:qFormat/>
    <w:rsid w:val="00725935"/>
    <w:pPr>
      <w:spacing w:after="260"/>
      <w:outlineLvl w:val="2"/>
    </w:pPr>
  </w:style>
  <w:style w:type="paragraph" w:styleId="Heading4">
    <w:name w:val="heading 4"/>
    <w:basedOn w:val="Normal"/>
    <w:next w:val="Normal"/>
    <w:link w:val="Heading4Char"/>
    <w:semiHidden/>
    <w:unhideWhenUsed/>
    <w:qFormat/>
    <w:rsid w:val="002E5199"/>
    <w:pPr>
      <w:keepNext/>
      <w:pBdr>
        <w:bottom w:val="double" w:sz="6" w:space="1" w:color="auto"/>
      </w:pBdr>
      <w:spacing w:after="0" w:line="240" w:lineRule="auto"/>
      <w:jc w:val="both"/>
      <w:outlineLvl w:val="3"/>
      <w:pPrChange w:id="1" w:author="uzivatel" w:date="2026-09-22T12:34:00Z">
        <w:pPr>
          <w:keepNext/>
          <w:pBdr>
            <w:bottom w:val="double" w:sz="6" w:space="1" w:color="auto"/>
          </w:pBdr>
          <w:spacing w:after="200"/>
          <w:outlineLvl w:val="3"/>
        </w:pPr>
      </w:pPrChange>
    </w:pPr>
    <w:rPr>
      <w:rFonts w:ascii="Times New Roman" w:eastAsia="Times New Roman" w:hAnsi="Times New Roman" w:cs="Times New Roman"/>
      <w:b/>
      <w:sz w:val="32"/>
      <w:szCs w:val="20"/>
      <w:lang w:eastAsia="cs-CZ"/>
      <w:rPrChange w:id="1" w:author="uzivatel" w:date="2026-09-22T12:34:00Z">
        <w:rPr>
          <w:b/>
          <w:sz w:val="32"/>
          <w:lang w:val="cs-CZ" w:eastAsia="cs-CZ"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D1D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E5701"/>
    <w:pPr>
      <w:tabs>
        <w:tab w:val="center" w:pos="4513"/>
        <w:tab w:val="right" w:pos="9026"/>
      </w:tabs>
      <w:spacing w:line="400" w:lineRule="atLeast"/>
    </w:pPr>
    <w:rPr>
      <w:rFonts w:cstheme="minorHAnsi"/>
      <w:spacing w:val="4"/>
      <w:sz w:val="32"/>
    </w:rPr>
  </w:style>
  <w:style w:type="character" w:customStyle="1" w:styleId="HeaderChar">
    <w:name w:val="Header Char"/>
    <w:basedOn w:val="DefaultParagraphFont"/>
    <w:link w:val="Header"/>
    <w:uiPriority w:val="99"/>
    <w:rsid w:val="005E5701"/>
    <w:rPr>
      <w:rFonts w:cstheme="minorHAnsi"/>
      <w:spacing w:val="4"/>
      <w:sz w:val="32"/>
    </w:rPr>
  </w:style>
  <w:style w:type="paragraph" w:styleId="Footer">
    <w:name w:val="footer"/>
    <w:basedOn w:val="Normal"/>
    <w:link w:val="FooterChar"/>
    <w:uiPriority w:val="99"/>
    <w:unhideWhenUsed/>
    <w:rsid w:val="00C972B6"/>
    <w:pPr>
      <w:tabs>
        <w:tab w:val="center" w:pos="4513"/>
        <w:tab w:val="right" w:pos="9026"/>
      </w:tabs>
      <w:spacing w:line="240" w:lineRule="auto"/>
    </w:pPr>
    <w:rPr>
      <w:rFonts w:ascii="Folio Std Bold Condensed" w:hAnsi="Folio Std Bold Condensed"/>
      <w:color w:val="E2201A" w:themeColor="accent1"/>
      <w:sz w:val="16"/>
    </w:rPr>
  </w:style>
  <w:style w:type="character" w:customStyle="1" w:styleId="FooterChar">
    <w:name w:val="Footer Char"/>
    <w:basedOn w:val="DefaultParagraphFont"/>
    <w:link w:val="Footer"/>
    <w:uiPriority w:val="99"/>
    <w:rsid w:val="00C972B6"/>
    <w:rPr>
      <w:rFonts w:ascii="Folio Std Bold Condensed" w:hAnsi="Folio Std Bold Condensed"/>
      <w:color w:val="E2201A" w:themeColor="accent1"/>
      <w:sz w:val="16"/>
    </w:rPr>
  </w:style>
  <w:style w:type="character" w:customStyle="1" w:styleId="Heading1Char">
    <w:name w:val="Heading 1 Char"/>
    <w:basedOn w:val="DefaultParagraphFont"/>
    <w:link w:val="Heading1"/>
    <w:uiPriority w:val="9"/>
    <w:rsid w:val="00C7139F"/>
    <w:rPr>
      <w:rFonts w:eastAsiaTheme="majorEastAsia" w:cstheme="majorBidi"/>
      <w:bCs/>
      <w:color w:val="E2201A" w:themeColor="accent1"/>
      <w:sz w:val="42"/>
      <w:szCs w:val="28"/>
    </w:rPr>
  </w:style>
  <w:style w:type="character" w:styleId="Emphasis">
    <w:name w:val="Emphasis"/>
    <w:uiPriority w:val="20"/>
    <w:rsid w:val="00AC23BC"/>
    <w:rPr>
      <w:rFonts w:asciiTheme="majorHAnsi" w:hAnsiTheme="majorHAnsi"/>
    </w:rPr>
  </w:style>
  <w:style w:type="paragraph" w:customStyle="1" w:styleId="Standardmedium">
    <w:name w:val="Standard medium"/>
    <w:basedOn w:val="Normal"/>
    <w:qFormat/>
    <w:rsid w:val="00AC23BC"/>
    <w:rPr>
      <w:rFonts w:asciiTheme="majorHAnsi" w:hAnsiTheme="majorHAnsi"/>
    </w:rPr>
  </w:style>
  <w:style w:type="character" w:customStyle="1" w:styleId="Heading2Char">
    <w:name w:val="Heading 2 Char"/>
    <w:basedOn w:val="DefaultParagraphFont"/>
    <w:link w:val="Heading2"/>
    <w:uiPriority w:val="9"/>
    <w:rsid w:val="00BB46E5"/>
    <w:rPr>
      <w:caps/>
      <w:color w:val="E2201A" w:themeColor="accent1"/>
      <w:sz w:val="23"/>
      <w:szCs w:val="23"/>
    </w:rPr>
  </w:style>
  <w:style w:type="paragraph" w:styleId="Title">
    <w:name w:val="Title"/>
    <w:basedOn w:val="Normal"/>
    <w:next w:val="Normal"/>
    <w:link w:val="TitleChar"/>
    <w:uiPriority w:val="10"/>
    <w:qFormat/>
    <w:rsid w:val="00341D68"/>
    <w:pPr>
      <w:framePr w:w="5670" w:wrap="around" w:vAnchor="page" w:hAnchor="text" w:y="2156"/>
    </w:pPr>
    <w:rPr>
      <w:color w:val="9B9C9E" w:themeColor="accent3"/>
      <w:sz w:val="56"/>
      <w:szCs w:val="56"/>
    </w:rPr>
  </w:style>
  <w:style w:type="character" w:customStyle="1" w:styleId="TitleChar">
    <w:name w:val="Title Char"/>
    <w:basedOn w:val="DefaultParagraphFont"/>
    <w:link w:val="Title"/>
    <w:uiPriority w:val="10"/>
    <w:rsid w:val="00341D68"/>
    <w:rPr>
      <w:color w:val="9B9C9E" w:themeColor="accent3"/>
      <w:sz w:val="56"/>
      <w:szCs w:val="56"/>
    </w:rPr>
  </w:style>
  <w:style w:type="character" w:customStyle="1" w:styleId="Heading3Char">
    <w:name w:val="Heading 3 Char"/>
    <w:basedOn w:val="DefaultParagraphFont"/>
    <w:link w:val="Heading3"/>
    <w:uiPriority w:val="9"/>
    <w:rsid w:val="00725935"/>
    <w:rPr>
      <w:rFonts w:asciiTheme="majorHAnsi" w:hAnsiTheme="majorHAnsi"/>
      <w:sz w:val="19"/>
    </w:rPr>
  </w:style>
  <w:style w:type="paragraph" w:styleId="TOC1">
    <w:name w:val="toc 1"/>
    <w:basedOn w:val="Normal"/>
    <w:next w:val="Normal"/>
    <w:autoRedefine/>
    <w:uiPriority w:val="39"/>
    <w:unhideWhenUsed/>
    <w:rsid w:val="00BB46E5"/>
    <w:pPr>
      <w:tabs>
        <w:tab w:val="right" w:pos="7927"/>
      </w:tabs>
      <w:spacing w:before="260" w:after="260"/>
      <w:ind w:right="1985"/>
    </w:pPr>
    <w:rPr>
      <w:color w:val="6E6F71" w:themeColor="accent2"/>
      <w:sz w:val="24"/>
    </w:rPr>
  </w:style>
  <w:style w:type="paragraph" w:styleId="TOC2">
    <w:name w:val="toc 2"/>
    <w:basedOn w:val="Normal"/>
    <w:next w:val="Normal"/>
    <w:autoRedefine/>
    <w:uiPriority w:val="39"/>
    <w:unhideWhenUsed/>
    <w:rsid w:val="00725935"/>
    <w:pPr>
      <w:tabs>
        <w:tab w:val="right" w:pos="7927"/>
      </w:tabs>
    </w:pPr>
  </w:style>
  <w:style w:type="character" w:styleId="Hyperlink">
    <w:name w:val="Hyperlink"/>
    <w:basedOn w:val="DefaultParagraphFont"/>
    <w:uiPriority w:val="99"/>
    <w:semiHidden/>
    <w:unhideWhenUsed/>
    <w:rsid w:val="009700EB"/>
    <w:rPr>
      <w:color w:val="03375F"/>
      <w:u w:val="single"/>
      <w:shd w:val="clear" w:color="auto" w:fill="auto"/>
      <w:rPrChange w:id="2" w:author="uzivatel" w:date="2026-09-22T12:34:00Z">
        <w:rPr>
          <w:color w:val="auto"/>
          <w:u w:val="none"/>
        </w:rPr>
      </w:rPrChange>
    </w:rPr>
  </w:style>
  <w:style w:type="paragraph" w:styleId="Caption">
    <w:name w:val="caption"/>
    <w:basedOn w:val="Normal"/>
    <w:next w:val="Normal"/>
    <w:uiPriority w:val="35"/>
    <w:unhideWhenUsed/>
    <w:qFormat/>
    <w:rsid w:val="00725935"/>
    <w:pPr>
      <w:spacing w:before="120" w:after="120" w:line="220" w:lineRule="atLeast"/>
    </w:pPr>
    <w:rPr>
      <w:color w:val="6E6F71" w:themeColor="accent2"/>
      <w:sz w:val="16"/>
      <w:szCs w:val="16"/>
    </w:rPr>
  </w:style>
  <w:style w:type="paragraph" w:styleId="ListParagraph">
    <w:name w:val="List Paragraph"/>
    <w:basedOn w:val="Normal"/>
    <w:uiPriority w:val="34"/>
    <w:qFormat/>
    <w:rsid w:val="00725935"/>
    <w:pPr>
      <w:ind w:left="720"/>
      <w:contextualSpacing/>
    </w:pPr>
  </w:style>
  <w:style w:type="paragraph" w:customStyle="1" w:styleId="Num123">
    <w:name w:val="Num_123"/>
    <w:basedOn w:val="ListParagraph"/>
    <w:qFormat/>
    <w:rsid w:val="007F58D8"/>
    <w:pPr>
      <w:numPr>
        <w:numId w:val="5"/>
      </w:numPr>
      <w:tabs>
        <w:tab w:val="left" w:pos="357"/>
      </w:tabs>
      <w:ind w:left="357" w:hanging="357"/>
    </w:pPr>
  </w:style>
  <w:style w:type="paragraph" w:customStyle="1" w:styleId="NumStrich">
    <w:name w:val="Num_Strich"/>
    <w:basedOn w:val="ListParagraph"/>
    <w:qFormat/>
    <w:rsid w:val="00E62B22"/>
    <w:pPr>
      <w:numPr>
        <w:numId w:val="6"/>
      </w:numPr>
      <w:tabs>
        <w:tab w:val="left" w:pos="357"/>
      </w:tabs>
      <w:spacing w:line="480" w:lineRule="auto"/>
      <w:ind w:left="357" w:hanging="357"/>
    </w:pPr>
  </w:style>
  <w:style w:type="paragraph" w:styleId="BalloonText">
    <w:name w:val="Balloon Text"/>
    <w:basedOn w:val="Normal"/>
    <w:link w:val="BalloonTextChar"/>
    <w:uiPriority w:val="99"/>
    <w:semiHidden/>
    <w:unhideWhenUsed/>
    <w:rsid w:val="00EE547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5473"/>
    <w:rPr>
      <w:rFonts w:ascii="Tahoma" w:hAnsi="Tahoma" w:cs="Tahoma"/>
      <w:sz w:val="16"/>
      <w:szCs w:val="16"/>
    </w:rPr>
  </w:style>
  <w:style w:type="paragraph" w:styleId="Revision">
    <w:name w:val="Revision"/>
    <w:hidden/>
    <w:uiPriority w:val="99"/>
    <w:semiHidden/>
    <w:rsid w:val="00030EFD"/>
    <w:pPr>
      <w:spacing w:after="0" w:line="240" w:lineRule="auto"/>
    </w:pPr>
    <w:rPr>
      <w:sz w:val="19"/>
    </w:rPr>
  </w:style>
  <w:style w:type="character" w:customStyle="1" w:styleId="Heading4Char">
    <w:name w:val="Heading 4 Char"/>
    <w:basedOn w:val="DefaultParagraphFont"/>
    <w:link w:val="Heading4"/>
    <w:semiHidden/>
    <w:rsid w:val="00EF55CE"/>
    <w:rPr>
      <w:rFonts w:ascii="Times New Roman" w:eastAsia="Times New Roman" w:hAnsi="Times New Roman" w:cs="Times New Roman"/>
      <w:b/>
      <w:sz w:val="32"/>
      <w:szCs w:val="20"/>
      <w:lang w:val="cs-CZ" w:eastAsia="cs-CZ"/>
    </w:rPr>
  </w:style>
  <w:style w:type="paragraph" w:customStyle="1" w:styleId="Default">
    <w:name w:val="Default"/>
    <w:rsid w:val="00EF55CE"/>
    <w:pPr>
      <w:autoSpaceDE w:val="0"/>
      <w:autoSpaceDN w:val="0"/>
      <w:adjustRightInd w:val="0"/>
      <w:spacing w:after="0" w:line="240" w:lineRule="auto"/>
    </w:pPr>
    <w:rPr>
      <w:rFonts w:ascii="Calibri" w:hAnsi="Calibri" w:cs="Calibri"/>
      <w:color w:val="000000"/>
      <w:sz w:val="24"/>
      <w:szCs w:val="24"/>
      <w:lang w:val="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41606791">
      <w:bodyDiv w:val="1"/>
      <w:marLeft w:val="0"/>
      <w:marRight w:val="0"/>
      <w:marTop w:val="0"/>
      <w:marBottom w:val="0"/>
      <w:divBdr>
        <w:top w:val="none" w:sz="0" w:space="0" w:color="auto"/>
        <w:left w:val="none" w:sz="0" w:space="0" w:color="auto"/>
        <w:bottom w:val="none" w:sz="0" w:space="0" w:color="auto"/>
        <w:right w:val="none" w:sz="0" w:space="0" w:color="auto"/>
      </w:divBdr>
    </w:div>
    <w:div w:id="1107773996">
      <w:bodyDiv w:val="1"/>
      <w:marLeft w:val="0"/>
      <w:marRight w:val="0"/>
      <w:marTop w:val="0"/>
      <w:marBottom w:val="0"/>
      <w:divBdr>
        <w:top w:val="none" w:sz="0" w:space="0" w:color="auto"/>
        <w:left w:val="none" w:sz="0" w:space="0" w:color="auto"/>
        <w:bottom w:val="none" w:sz="0" w:space="0" w:color="auto"/>
        <w:right w:val="none" w:sz="0" w:space="0" w:color="auto"/>
      </w:divBdr>
    </w:div>
    <w:div w:id="1257514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wender\AppData\Roaming\Microsoft\Templates\FFI%20Presseinformation%20mit%20Logo%20Tahoma%202013%20NeuNeu.dotx" TargetMode="External"/></Relationships>
</file>

<file path=word/theme/theme1.xml><?xml version="1.0" encoding="utf-8"?>
<a:theme xmlns:a="http://schemas.openxmlformats.org/drawingml/2006/main" name="Larissa">
  <a:themeElements>
    <a:clrScheme name="FFI">
      <a:dk1>
        <a:sysClr val="windowText" lastClr="000000"/>
      </a:dk1>
      <a:lt1>
        <a:sysClr val="window" lastClr="FFFFFF"/>
      </a:lt1>
      <a:dk2>
        <a:srgbClr val="000000"/>
      </a:dk2>
      <a:lt2>
        <a:srgbClr val="FFFFFF"/>
      </a:lt2>
      <a:accent1>
        <a:srgbClr val="E2201A"/>
      </a:accent1>
      <a:accent2>
        <a:srgbClr val="6E6F71"/>
      </a:accent2>
      <a:accent3>
        <a:srgbClr val="9B9C9E"/>
      </a:accent3>
      <a:accent4>
        <a:srgbClr val="8064A2"/>
      </a:accent4>
      <a:accent5>
        <a:srgbClr val="4BACC6"/>
      </a:accent5>
      <a:accent6>
        <a:srgbClr val="F79646"/>
      </a:accent6>
      <a:hlink>
        <a:srgbClr val="0000FF"/>
      </a:hlink>
      <a:folHlink>
        <a:srgbClr val="800080"/>
      </a:folHlink>
    </a:clrScheme>
    <a:fontScheme name="Tahoma">
      <a:majorFont>
        <a:latin typeface="Tahoma"/>
        <a:ea typeface=""/>
        <a:cs typeface=""/>
      </a:majorFont>
      <a:minorFont>
        <a:latin typeface="Tahoma"/>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4DF46B-4ADB-4A65-9A95-526284FF2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C:\Users\Anwender\AppData\Roaming\Microsoft\Templates\FFI Presseinformation mit Logo Tahoma 2013 NeuNeu.dotx</Template>
  <TotalTime>0</TotalTime>
  <Pages>2</Pages>
  <Words>947</Words>
  <Characters>5399</Characters>
  <Application>Microsoft Office Word</Application>
  <DocSecurity>0</DocSecurity>
  <Lines>44</Lines>
  <Paragraphs>12</Paragraphs>
  <ScaleCrop>false</ScaleCrop>
  <HeadingPairs>
    <vt:vector size="2" baseType="variant">
      <vt:variant>
        <vt:lpstr>Titel</vt:lpstr>
      </vt:variant>
      <vt:variant>
        <vt:i4>1</vt:i4>
      </vt:variant>
    </vt:vector>
  </HeadingPairs>
  <TitlesOfParts>
    <vt:vector size="1" baseType="lpstr">
      <vt:lpstr>Titel</vt:lpstr>
    </vt:vector>
  </TitlesOfParts>
  <Company>Fachverband Faltschachtel-Industrie e.V.</Company>
  <LinksUpToDate>false</LinksUpToDate>
  <CharactersWithSpaces>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Titel</dc:title>
  <dc:creator>Anwender</dc:creator>
  <cp:lastModifiedBy>Arthur Souza Rodrigues</cp:lastModifiedBy>
  <cp:revision>1</cp:revision>
  <cp:lastPrinted>2015-09-02T10:53:00Z</cp:lastPrinted>
  <dcterms:created xsi:type="dcterms:W3CDTF">2015-09-02T08:18:00Z</dcterms:created>
  <dcterms:modified xsi:type="dcterms:W3CDTF">2026-09-22T16:34:00Z</dcterms:modified>
</cp:coreProperties>
</file>