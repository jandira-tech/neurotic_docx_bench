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95D06" w14:textId="77777777" w:rsidR="00A84D61" w:rsidRDefault="005A2E61">
      <w:r>
        <w:t xml:space="preserve">Project </w:t>
      </w:r>
      <w:ins w:id="0" w:author="Author" w:date="2026-06-29T11:16:00Z" w16du:dateUtc="2026-06-29T15:16:00Z">
        <w:r>
          <w:t>Tasks</w:t>
        </w:r>
      </w:ins>
      <w:del w:id="1" w:author="Author" w:date="2026-06-29T11:16:00Z" w16du:dateUtc="2026-06-29T15:16:00Z">
        <w:r>
          <w:delText>Proposal</w:delText>
        </w:r>
      </w:del>
    </w:p>
    <w:p w14:paraId="25A27996" w14:textId="77777777" w:rsidR="00A84D61" w:rsidRDefault="005A2E61">
      <w:pPr>
        <w:rPr>
          <w:del w:id="2" w:author="Author" w:date="2026-06-29T11:16:00Z" w16du:dateUtc="2026-06-29T15:16:00Z"/>
        </w:rPr>
      </w:pPr>
      <w:ins w:id="3" w:author="Author" w:date="2026-06-29T11:16:00Z" w16du:dateUtc="2026-06-29T15:16:00Z">
        <w:r>
          <w:t>Task</w:t>
        </w:r>
        <w:r>
          <w:tab/>
          <w:t>Owner</w:t>
        </w:r>
        <w:r>
          <w:tab/>
          <w:t>Status</w:t>
        </w:r>
        <w:r>
          <w:tab/>
          <w:t>Design UI</w:t>
        </w:r>
        <w:r>
          <w:tab/>
          <w:t>Alice</w:t>
        </w:r>
        <w:r>
          <w:tab/>
          <w:t>In Pr</w:t>
        </w:r>
      </w:ins>
      <w:ins w:id="4" w:author="Online User" w:date="2026-05-14T20:27:00Z">
        <w:r>
          <w:t xml:space="preserve"> (Week 2)</w:t>
        </w:r>
      </w:ins>
      <w:ins w:id="5" w:author="Author" w:date="2026-06-29T11:16:00Z" w16du:dateUtc="2026-06-29T15:16:00Z">
        <w:r>
          <w:t>ogress</w:t>
        </w:r>
        <w:r>
          <w:tab/>
          <w:t>Write Tests</w:t>
        </w:r>
        <w:r>
          <w:tab/>
          <w:t>Bob</w:t>
        </w:r>
        <w:r>
          <w:tab/>
          <w:t>Pend</w:t>
        </w:r>
      </w:ins>
      <w:ins w:id="6" w:author="Online User" w:date="2026-05-14T20:27:00Z">
        <w:r>
          <w:t xml:space="preserve"> - High Priority</w:t>
        </w:r>
      </w:ins>
      <w:ins w:id="7" w:author="Author" w:date="2026-06-29T11:16:00Z" w16du:dateUtc="2026-06-29T15:16:00Z">
        <w:r>
          <w:t>ing</w:t>
        </w:r>
        <w:r>
          <w:tab/>
          <w:t>Deploy API</w:t>
        </w:r>
        <w:r>
          <w:tab/>
          <w:t>Carol</w:t>
        </w:r>
        <w:r>
          <w:tab/>
          <w:t>Done</w:t>
        </w:r>
      </w:ins>
      <w:del w:id="8" w:author="Author" w:date="2026-06-29T11:16:00Z" w16du:dateUtc="2026-06-29T15:16:00Z">
        <w:r>
          <w:delText xml:space="preserve">This project will be completed by the end of the </w:delText>
        </w:r>
      </w:del>
      <w:ins w:id="9" w:author="Online User" w:date="2026-05-14T18:15:00Z">
        <w:r>
          <w:t>month</w:t>
        </w:r>
      </w:ins>
      <w:del w:id="10" w:author="Author" w:date="2026-06-29T11:16:00Z" w16du:dateUtc="2026-06-29T15:16:00Z">
        <w:r>
          <w:delText>.</w:delText>
        </w:r>
      </w:del>
    </w:p>
    <w:p w14:paraId="651F3121" w14:textId="77777777" w:rsidR="00A84D61" w:rsidRDefault="005A2E61">
      <w:pPr>
        <w:rPr>
          <w:del w:id="11" w:author="Author" w:date="2026-06-29T11:16:00Z" w16du:dateUtc="2026-06-29T15:16:00Z"/>
        </w:rPr>
      </w:pPr>
      <w:del w:id="12" w:author="Author" w:date="2026-06-29T11:16:00Z" w16du:dateUtc="2026-06-29T15:16:00Z">
        <w:r>
          <w:delText xml:space="preserve">The team consists of </w:delText>
        </w:r>
      </w:del>
      <w:ins w:id="13" w:author="Online User" w:date="2026-05-14T18:15:00Z">
        <w:r>
          <w:t>seven</w:t>
        </w:r>
      </w:ins>
      <w:del w:id="14" w:author="Author" w:date="2026-06-29T11:16:00Z" w16du:dateUtc="2026-06-29T15:16:00Z">
        <w:r>
          <w:delText xml:space="preserve"> members.</w:delText>
        </w:r>
      </w:del>
    </w:p>
    <w:p w14:paraId="78AC9D52" w14:textId="77777777" w:rsidR="00A84D61" w:rsidRDefault="005A2E61">
      <w:del w:id="15" w:author="Author" w:date="2026-06-29T11:16:00Z" w16du:dateUtc="2026-06-29T15:16:00Z">
        <w:r>
          <w:delText>Budget is estimated at ten thousand dollars.</w:delText>
        </w:r>
      </w:del>
      <w:ins w:id="16" w:author="Online User" w:date="2026-05-14T18:15:00Z">
        <w:r>
          <w:t xml:space="preserve"> Please review and approve.</w:t>
        </w:r>
      </w:ins>
    </w:p>
    <w:sectPr w:rsidR="00A84D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61"/>
    <w:rsid w:val="00325BC5"/>
    <w:rsid w:val="005A2E61"/>
    <w:rsid w:val="00946AC2"/>
    <w:rsid w:val="00A84D61"/>
    <w:rsid w:val="00E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F12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2026-06-29T15:16:00Z</dcterms:modified>
</cp:coreProperties>
</file>