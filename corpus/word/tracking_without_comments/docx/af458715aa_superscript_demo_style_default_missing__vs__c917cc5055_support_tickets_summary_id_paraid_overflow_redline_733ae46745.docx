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9936" w14:textId="77777777" w:rsidR="006E7E22" w:rsidRDefault="00973123">
      <w:pPr>
        <w:rPr>
          <w:ins w:id="0" w:author="Author" w:date="2026-06-29T11:24:00Z" w16du:dateUtc="2026-06-29T15:24:00Z"/>
        </w:rPr>
      </w:pPr>
      <w:ins w:id="1" w:author="Author" w:date="2026-06-29T11:24:00Z" w16du:dateUtc="2026-06-29T15:24:00Z">
        <w:r>
          <w:t>Support Tickets Summary</w:t>
        </w:r>
      </w:ins>
    </w:p>
    <w:p w14:paraId="22B1655D" w14:textId="77777777" w:rsidR="003271C7" w:rsidRDefault="00973123">
      <w:pPr>
        <w:rPr>
          <w:del w:id="2" w:author="Author" w:date="2026-06-29T11:24:00Z" w16du:dateUtc="2026-06-29T15:24:00Z"/>
        </w:rPr>
      </w:pPr>
      <w:ins w:id="3" w:author="Author" w:date="2026-06-29T11:24:00Z" w16du:dateUtc="2026-06-29T15:24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  <w:t>#1001</w:t>
        </w:r>
        <w:r>
          <w:tab/>
          <w:t>Login failure</w:t>
        </w:r>
        <w:r>
          <w:tab/>
          <w:t>High</w:t>
        </w:r>
        <w:r>
          <w:tab/>
          <w:t>#1002</w:t>
        </w:r>
        <w:r>
          <w:tab/>
          <w:t>Slow loading</w:t>
        </w:r>
        <w:r>
          <w:tab/>
          <w:t>Medium</w:t>
        </w:r>
        <w:r>
          <w:tab/>
          <w:t>#1003</w:t>
        </w:r>
        <w:r>
          <w:tab/>
          <w:t>Export bug</w:t>
        </w:r>
        <w:r>
          <w:tab/>
          <w:t>Low</w:t>
        </w:r>
      </w:ins>
      <w:del w:id="4" w:author="Author" w:date="2026-06-29T11:24:00Z" w16du:dateUtc="2026-06-29T15:24:00Z">
        <w:r>
          <w:delText>Superscript Demo</w:delText>
        </w:r>
      </w:del>
    </w:p>
    <w:p w14:paraId="04D58F3C" w14:textId="77777777" w:rsidR="003271C7" w:rsidRDefault="00973123">
      <w:del w:id="5" w:author="Author" w:date="2026-06-29T11:24:00Z" w16du:dateUtc="2026-06-29T15:24:00Z">
        <w:r>
          <w:delText>Demonstrating superscript: E=mc2 and H2O</w:delText>
        </w:r>
      </w:del>
    </w:p>
    <w:sectPr w:rsidR="00327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103AB7"/>
    <w:rsid w:val="003271C7"/>
    <w:rsid w:val="006E7E22"/>
    <w:rsid w:val="007F6CB4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2026-06-29T15:24:00Z</dcterms:modified>
</cp:coreProperties>
</file>