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4A9AC" w14:textId="77777777" w:rsidR="00A84D17" w:rsidRDefault="00A31403">
      <w:pPr>
        <w:rPr>
          <w:ins w:id="39" w:author="Comparison" w:date="2026-08-03T22:17:00Z" w16du:dateUtc="2026-08-04T02:17:00Z"/>
        </w:rPr>
      </w:pPr>
      <w:ins w:id="40" w:author="Comparison" w:date="2026-08-03T22:17:00Z" w16du:dateUtc="2026-08-04T02:17:00Z">
        <w:r>
          <w:rPr>
            <w:b/>
            <w:sz w:val="28"/>
          </w:rPr>
          <w:t>Acme Corporation</w:t>
        </w:r>
      </w:ins>
    </w:p>
    <w:p w14:paraId="4EEE2D69" w14:textId="77777777" w:rsidR="00A84D17" w:rsidRDefault="00A31403">
      <w:pPr>
        <w:rPr>
          <w:ins w:id="41" w:author="Comparison" w:date="2026-08-03T22:17:00Z" w16du:dateUtc="2026-08-04T02:17:00Z"/>
        </w:rPr>
      </w:pPr>
      <w:ins w:id="42" w:author="Comparison" w:date="2026-08-03T22:17:00Z" w16du:dateUtc="2026-08-04T02:17:00Z">
        <w:r>
          <w:t>123 Innovation Drive, San Francisco, CA 94105</w:t>
        </w:r>
      </w:ins>
    </w:p>
    <w:p w14:paraId="2250EDA3" w14:textId="77777777" w:rsidR="00A84D17" w:rsidRDefault="00A31403">
      <w:pPr>
        <w:rPr>
          <w:ins w:id="43" w:author="Comparison" w:date="2026-08-03T22:17:00Z" w16du:dateUtc="2026-08-04T02:17:00Z"/>
        </w:rPr>
      </w:pPr>
      <w:ins w:id="44" w:author="Comparison" w:date="2026-08-03T22:17:00Z" w16du:dateUtc="2026-08-04T02:17:00Z">
        <w:r>
          <w:t>hr@acmecorp.com | (415) 555-0100</w:t>
        </w:r>
      </w:ins>
    </w:p>
    <w:p w14:paraId="15B94D8D" w14:textId="77777777" w:rsidR="00A84D17" w:rsidRDefault="00A84D17">
      <w:pPr>
        <w:rPr>
          <w:ins w:id="45" w:author="Comparison" w:date="2026-08-03T22:17:00Z" w16du:dateUtc="2026-08-04T02:17:00Z"/>
        </w:rPr>
      </w:pPr>
    </w:p>
    <w:p w14:paraId="00E0CAB5" w14:textId="77777777" w:rsidR="00A84D17" w:rsidRDefault="00A31403">
      <w:pPr>
        <w:rPr>
          <w:ins w:id="46" w:author="Comparison" w:date="2026-08-03T22:17:00Z" w16du:dateUtc="2026-08-04T02:17:00Z"/>
        </w:rPr>
      </w:pPr>
      <w:ins w:id="47" w:author="Comparison" w:date="2026-08-03T22:17:00Z" w16du:dateUtc="2026-08-04T02:17:00Z">
        <w:r>
          <w:t>March 15, 2025</w:t>
        </w:r>
      </w:ins>
    </w:p>
    <w:p w14:paraId="4ACD22DF" w14:textId="77777777" w:rsidR="00A84D17" w:rsidRDefault="00A84D17">
      <w:pPr>
        <w:rPr>
          <w:ins w:id="48" w:author="Comparison" w:date="2026-08-03T22:17:00Z" w16du:dateUtc="2026-08-04T02:17:00Z"/>
        </w:rPr>
      </w:pPr>
    </w:p>
    <w:p w14:paraId="3ABFA9CB" w14:textId="77777777" w:rsidR="00A84D17" w:rsidRDefault="00A31403">
      <w:pPr>
        <w:rPr>
          <w:ins w:id="49" w:author="Comparison" w:date="2026-08-03T22:17:00Z" w16du:dateUtc="2026-08-04T02:17:00Z"/>
        </w:rPr>
      </w:pPr>
      <w:ins w:id="50" w:author="Comparison" w:date="2026-08-03T22:17:00Z" w16du:dateUtc="2026-08-04T02:17:00Z">
        <w:r>
          <w:t>[Candidate Name]</w:t>
        </w:r>
      </w:ins>
    </w:p>
    <w:p w14:paraId="65E19B73" w14:textId="77777777" w:rsidR="00A84D17" w:rsidRDefault="00A31403">
      <w:pPr>
        <w:rPr>
          <w:ins w:id="51" w:author="Comparison" w:date="2026-08-03T22:17:00Z" w16du:dateUtc="2026-08-04T02:17:00Z"/>
        </w:rPr>
      </w:pPr>
      <w:ins w:id="52" w:author="Comparison" w:date="2026-08-03T22:17:00Z" w16du:dateUtc="2026-08-04T02:17:00Z">
        <w:r>
          <w:t>[Candidate Address]</w:t>
        </w:r>
      </w:ins>
    </w:p>
    <w:p w14:paraId="1B15684A" w14:textId="77777777" w:rsidR="00A84D17" w:rsidRDefault="00A84D17">
      <w:pPr>
        <w:rPr>
          <w:ins w:id="53" w:author="Comparison" w:date="2026-08-03T22:17:00Z" w16du:dateUtc="2026-08-04T02:17:00Z"/>
        </w:rPr>
      </w:pPr>
    </w:p>
    <w:p w14:paraId="1F4EACBC" w14:textId="77777777" w:rsidR="00A84D17" w:rsidRDefault="00A31403">
      <w:pPr>
        <w:rPr>
          <w:ins w:id="54" w:author="Comparison" w:date="2026-08-03T22:17:00Z" w16du:dateUtc="2026-08-04T02:17:00Z"/>
        </w:rPr>
      </w:pPr>
      <w:ins w:id="55" w:author="Comparison" w:date="2026-08-03T22:17:00Z" w16du:dateUtc="2026-08-04T02:17:00Z">
        <w:r>
          <w:t>Dear [Candidate Name],</w:t>
        </w:r>
      </w:ins>
    </w:p>
    <w:p w14:paraId="28457793" w14:textId="77777777" w:rsidR="00A84D17" w:rsidRDefault="00A84D17">
      <w:pPr>
        <w:rPr>
          <w:ins w:id="56" w:author="Comparison" w:date="2026-08-03T22:17:00Z" w16du:dateUtc="2026-08-04T02:17:00Z"/>
        </w:rPr>
      </w:pPr>
    </w:p>
    <w:p w14:paraId="0C08FCA0" w14:textId="77777777" w:rsidR="00A84D17" w:rsidRDefault="00A31403">
      <w:pPr>
        <w:rPr>
          <w:ins w:id="57" w:author="Comparison" w:date="2026-08-03T22:17:00Z" w16du:dateUtc="2026-08-04T02:17:00Z"/>
        </w:rPr>
      </w:pPr>
      <w:ins w:id="58" w:author="Comparison" w:date="2026-08-03T22:17:00Z" w16du:dateUtc="2026-08-04T02:17:00Z">
        <w:r>
          <w:t>We are pleased to offer you the position of Senior Software Engineer at Acme Corporation. Your anticipated start date is April 14, 2025, and you will report to the VP of Engineering. This offer is contingent upon satisfactory completion of a background check and professional references.</w:t>
        </w:r>
      </w:ins>
    </w:p>
    <w:p w14:paraId="4FD03EC5" w14:textId="77777777" w:rsidR="00A84D17" w:rsidRDefault="00A31403">
      <w:pPr>
        <w:pStyle w:val="Heading2"/>
        <w:rPr>
          <w:ins w:id="59" w:author="Comparison" w:date="2026-08-03T22:17:00Z" w16du:dateUtc="2026-08-04T02:17:00Z"/>
        </w:rPr>
      </w:pPr>
      <w:ins w:id="60" w:author="Comparison" w:date="2026-08-03T22:17:00Z" w16du:dateUtc="2026-08-04T02:17:00Z">
        <w:r>
          <w:t>Compensation</w:t>
        </w:r>
      </w:ins>
    </w:p>
    <w:p w14:paraId="0304F1B3" w14:textId="77777777" w:rsidR="00A84D17" w:rsidRDefault="00A31403">
      <w:pPr>
        <w:rPr>
          <w:ins w:id="61" w:author="Comparison" w:date="2026-08-03T22:17:00Z" w16du:dateUtc="2026-08-04T02:17:00Z"/>
        </w:rPr>
      </w:pPr>
      <w:ins w:id="62" w:author="Comparison" w:date="2026-08-03T22:17:00Z" w16du:dateUtc="2026-08-04T02:17:00Z">
        <w:r>
          <w:t>Your base salary will be $185,000 per year, paid on a semi-monthly basis (1st and 15th of each month). Your salary will be subject to annual review and adjustment based on performance.</w:t>
        </w:r>
      </w:ins>
    </w:p>
    <w:p w14:paraId="6FB9033E" w14:textId="77777777" w:rsidR="00A84D17" w:rsidRDefault="00A31403">
      <w:pPr>
        <w:pStyle w:val="Heading2"/>
        <w:rPr>
          <w:ins w:id="63" w:author="Comparison" w:date="2026-08-03T22:17:00Z" w16du:dateUtc="2026-08-04T02:17:00Z"/>
        </w:rPr>
      </w:pPr>
      <w:ins w:id="64" w:author="Comparison" w:date="2026-08-03T22:17:00Z" w16du:dateUtc="2026-08-04T02:17:00Z">
        <w:r>
          <w:t>Equity</w:t>
        </w:r>
      </w:ins>
    </w:p>
    <w:p w14:paraId="27BE499A" w14:textId="77777777" w:rsidR="00A84D17" w:rsidRDefault="00A31403">
      <w:pPr>
        <w:rPr>
          <w:ins w:id="65" w:author="Comparison" w:date="2026-08-03T22:17:00Z" w16du:dateUtc="2026-08-04T02:17:00Z"/>
        </w:rPr>
      </w:pPr>
      <w:ins w:id="66" w:author="Comparison" w:date="2026-08-03T22:17:00Z" w16du:dateUtc="2026-08-04T02:17:00Z">
        <w:r>
          <w:t>You will be granted a stock option grant of 10,000 shares of Acme Corporation common stock, subject to the terms of the company's Equity Incentive Plan. The options will vest over a 4-year period with a 1-year cliff, meaning 25% of the shares will vest after the first year of employment, and the remaining shares will vest monthly over the subsequent 36 months.</w:t>
        </w:r>
      </w:ins>
    </w:p>
    <w:p w14:paraId="4A1A6EE3" w14:textId="77777777" w:rsidR="00A84D17" w:rsidRDefault="00A31403">
      <w:pPr>
        <w:pStyle w:val="Heading2"/>
        <w:rPr>
          <w:ins w:id="67" w:author="Comparison" w:date="2026-08-03T22:17:00Z" w16du:dateUtc="2026-08-04T02:17:00Z"/>
        </w:rPr>
      </w:pPr>
      <w:ins w:id="68" w:author="Comparison" w:date="2026-08-03T22:17:00Z" w16du:dateUtc="2026-08-04T02:17:00Z">
        <w:r>
          <w:t>Benefits</w:t>
        </w:r>
      </w:ins>
    </w:p>
    <w:p w14:paraId="731CE16A" w14:textId="77777777" w:rsidR="00A84D17" w:rsidRDefault="00A31403">
      <w:pPr>
        <w:rPr>
          <w:ins w:id="69" w:author="Comparison" w:date="2026-08-03T22:17:00Z" w16du:dateUtc="2026-08-04T02:17:00Z"/>
        </w:rPr>
      </w:pPr>
      <w:ins w:id="70" w:author="Comparison" w:date="2026-08-03T22:17:00Z" w16du:dateUtc="2026-08-04T02:17:00Z">
        <w:r>
          <w:t>As a full-time employee, you will be eligible for the following benefits:</w:t>
        </w:r>
      </w:ins>
    </w:p>
    <w:p w14:paraId="36008F60" w14:textId="77777777" w:rsidR="00A84D17" w:rsidRDefault="00A31403">
      <w:pPr>
        <w:pStyle w:val="ListBullet"/>
        <w:rPr>
          <w:ins w:id="71" w:author="Comparison" w:date="2026-08-03T22:17:00Z" w16du:dateUtc="2026-08-04T02:17:00Z"/>
        </w:rPr>
      </w:pPr>
      <w:ins w:id="72" w:author="Comparison" w:date="2026-08-03T22:17:00Z" w16du:dateUtc="2026-08-04T02:17:00Z">
        <w:r>
          <w:t>Comprehensive health, dental, and vision insurance coverage</w:t>
        </w:r>
      </w:ins>
    </w:p>
    <w:p w14:paraId="4E89370E" w14:textId="77777777" w:rsidR="00A84D17" w:rsidRDefault="00A31403">
      <w:pPr>
        <w:pStyle w:val="ListBullet"/>
        <w:rPr>
          <w:ins w:id="73" w:author="Comparison" w:date="2026-08-03T22:17:00Z" w16du:dateUtc="2026-08-04T02:17:00Z"/>
        </w:rPr>
      </w:pPr>
      <w:ins w:id="74" w:author="Comparison" w:date="2026-08-03T22:17:00Z" w16du:dateUtc="2026-08-04T02:17:00Z">
        <w:r>
          <w:t>401(k) retirement plan with 4% employer match</w:t>
        </w:r>
      </w:ins>
    </w:p>
    <w:p w14:paraId="0112047C" w14:textId="77777777" w:rsidR="00A84D17" w:rsidRDefault="00A31403">
      <w:pPr>
        <w:pStyle w:val="ListBullet"/>
        <w:rPr>
          <w:ins w:id="75" w:author="Comparison" w:date="2026-08-03T22:17:00Z" w16du:dateUtc="2026-08-04T02:17:00Z"/>
        </w:rPr>
      </w:pPr>
      <w:ins w:id="76" w:author="Comparison" w:date="2026-08-03T22:17:00Z" w16du:dateUtc="2026-08-04T02:17:00Z">
        <w:r>
          <w:t>20 days of paid time off (PTO) per year</w:t>
        </w:r>
      </w:ins>
    </w:p>
    <w:p w14:paraId="2B42A7D8" w14:textId="77777777" w:rsidR="00A84D17" w:rsidRDefault="00A31403">
      <w:pPr>
        <w:pStyle w:val="ListBullet"/>
        <w:rPr>
          <w:ins w:id="77" w:author="Comparison" w:date="2026-08-03T22:17:00Z" w16du:dateUtc="2026-08-04T02:17:00Z"/>
        </w:rPr>
      </w:pPr>
      <w:ins w:id="78" w:author="Comparison" w:date="2026-08-03T22:17:00Z" w16du:dateUtc="2026-08-04T02:17:00Z">
        <w:r>
          <w:t>10 paid company holidays</w:t>
        </w:r>
      </w:ins>
    </w:p>
    <w:p w14:paraId="372DD60C" w14:textId="77777777" w:rsidR="00A84D17" w:rsidRDefault="00A31403">
      <w:pPr>
        <w:pStyle w:val="ListBullet"/>
        <w:rPr>
          <w:ins w:id="79" w:author="Comparison" w:date="2026-08-03T22:17:00Z" w16du:dateUtc="2026-08-04T02:17:00Z"/>
        </w:rPr>
      </w:pPr>
      <w:ins w:id="80" w:author="Comparison" w:date="2026-08-03T22:17:00Z" w16du:dateUtc="2026-08-04T02:17:00Z">
        <w:r>
          <w:t>Professional development stipend of $2,000 per year</w:t>
        </w:r>
      </w:ins>
    </w:p>
    <w:p w14:paraId="747961C3" w14:textId="77777777" w:rsidR="00A84D17" w:rsidRDefault="00A31403">
      <w:pPr>
        <w:pStyle w:val="Heading2"/>
        <w:rPr>
          <w:ins w:id="81" w:author="Comparison" w:date="2026-08-03T22:17:00Z" w16du:dateUtc="2026-08-04T02:17:00Z"/>
        </w:rPr>
      </w:pPr>
      <w:ins w:id="82" w:author="Comparison" w:date="2026-08-03T22:17:00Z" w16du:dateUtc="2026-08-04T02:17:00Z">
        <w:r>
          <w:t>Confidentiality</w:t>
        </w:r>
      </w:ins>
    </w:p>
    <w:p w14:paraId="6FA85E70" w14:textId="77777777" w:rsidR="00A84D17" w:rsidRDefault="00A31403">
      <w:pPr>
        <w:rPr>
          <w:ins w:id="83" w:author="Comparison" w:date="2026-08-03T22:17:00Z" w16du:dateUtc="2026-08-04T02:17:00Z"/>
        </w:rPr>
      </w:pPr>
      <w:ins w:id="84" w:author="Comparison" w:date="2026-08-03T22:17:00Z" w16du:dateUtc="2026-08-04T02:17:00Z">
        <w:r>
          <w:t>As a condition of employment, you will be required to sign the company's standard Confidentiality and Invention Assignment Agreement on or before your start date.</w:t>
        </w:r>
      </w:ins>
    </w:p>
    <w:p w14:paraId="293BDE68" w14:textId="77777777" w:rsidR="00A84D17" w:rsidRDefault="00A31403">
      <w:pPr>
        <w:pStyle w:val="Heading2"/>
        <w:rPr>
          <w:ins w:id="85" w:author="Comparison" w:date="2026-08-03T22:17:00Z" w16du:dateUtc="2026-08-04T02:17:00Z"/>
        </w:rPr>
      </w:pPr>
      <w:ins w:id="86" w:author="Comparison" w:date="2026-08-03T22:17:00Z" w16du:dateUtc="2026-08-04T02:17:00Z">
        <w:r>
          <w:lastRenderedPageBreak/>
          <w:t>At-Will Employment</w:t>
        </w:r>
      </w:ins>
    </w:p>
    <w:p w14:paraId="78D00F06" w14:textId="77777777" w:rsidR="00A84D17" w:rsidRDefault="00A31403">
      <w:pPr>
        <w:rPr>
          <w:ins w:id="87" w:author="Comparison" w:date="2026-08-03T22:17:00Z" w16du:dateUtc="2026-08-04T02:17:00Z"/>
        </w:rPr>
      </w:pPr>
      <w:ins w:id="88" w:author="Comparison" w:date="2026-08-03T22:17:00Z" w16du:dateUtc="2026-08-04T02:17:00Z">
        <w:r>
          <w:t>Your employment with Acme Corporation is at-will, meaning that either you or the company may terminate the employment relationship at any time, with or without cause or notice.</w:t>
        </w:r>
      </w:ins>
    </w:p>
    <w:p w14:paraId="60DD51D0" w14:textId="77777777" w:rsidR="00A84D17" w:rsidRDefault="00A84D17">
      <w:pPr>
        <w:rPr>
          <w:ins w:id="89" w:author="Comparison" w:date="2026-08-03T22:17:00Z" w16du:dateUtc="2026-08-04T02:17:00Z"/>
        </w:rPr>
      </w:pPr>
    </w:p>
    <w:p w14:paraId="25988356" w14:textId="77777777" w:rsidR="00A84D17" w:rsidRDefault="00A31403">
      <w:pPr>
        <w:rPr>
          <w:ins w:id="90" w:author="Comparison" w:date="2026-08-03T22:17:00Z" w16du:dateUtc="2026-08-04T02:17:00Z"/>
        </w:rPr>
      </w:pPr>
      <w:ins w:id="91" w:author="Comparison" w:date="2026-08-03T22:17:00Z" w16du:dateUtc="2026-08-04T02:17:00Z">
        <w:r>
          <w:t>We are excited about the opportunity to have you join our team. Please confirm your acceptance of this offer by signing and returning this letter by [Response Deadline].</w:t>
        </w:r>
      </w:ins>
    </w:p>
    <w:p w14:paraId="66F34DDC" w14:textId="77777777" w:rsidR="00A84D17" w:rsidRDefault="00A84D17">
      <w:pPr>
        <w:rPr>
          <w:ins w:id="92" w:author="Comparison" w:date="2026-08-03T22:17:00Z" w16du:dateUtc="2026-08-04T02:17:00Z"/>
        </w:rPr>
      </w:pPr>
    </w:p>
    <w:p w14:paraId="1EFEE60A" w14:textId="77777777" w:rsidR="00A84D17" w:rsidRDefault="00A31403">
      <w:pPr>
        <w:rPr>
          <w:ins w:id="93" w:author="Comparison" w:date="2026-08-03T22:17:00Z" w16du:dateUtc="2026-08-04T02:17:00Z"/>
        </w:rPr>
      </w:pPr>
      <w:ins w:id="94" w:author="Comparison" w:date="2026-08-03T22:17:00Z" w16du:dateUtc="2026-08-04T02:17:00Z">
        <w:r>
          <w:t>Sincerely,</w:t>
        </w:r>
      </w:ins>
    </w:p>
    <w:p w14:paraId="33CBBD70" w14:textId="77777777" w:rsidR="00A84D17" w:rsidRDefault="00A84D17">
      <w:pPr>
        <w:rPr>
          <w:ins w:id="95" w:author="Comparison" w:date="2026-08-03T22:17:00Z" w16du:dateUtc="2026-08-04T02:17:00Z"/>
        </w:rPr>
      </w:pPr>
    </w:p>
    <w:p w14:paraId="2A2F472F" w14:textId="77777777" w:rsidR="00A84D17" w:rsidRDefault="00A31403">
      <w:pPr>
        <w:rPr>
          <w:ins w:id="96" w:author="Comparison" w:date="2026-08-03T22:17:00Z" w16du:dateUtc="2026-08-04T02:17:00Z"/>
        </w:rPr>
      </w:pPr>
      <w:ins w:id="97" w:author="Comparison" w:date="2026-08-03T22:17:00Z" w16du:dateUtc="2026-08-04T02:17:00Z">
        <w:r>
          <w:t>[Hiring Manager Name]</w:t>
        </w:r>
      </w:ins>
    </w:p>
    <w:p w14:paraId="72CA9337" w14:textId="77777777" w:rsidR="00A84D17" w:rsidRDefault="00A31403">
      <w:pPr>
        <w:rPr>
          <w:ins w:id="98" w:author="Comparison" w:date="2026-08-03T22:17:00Z" w16du:dateUtc="2026-08-04T02:17:00Z"/>
        </w:rPr>
      </w:pPr>
      <w:ins w:id="99" w:author="Comparison" w:date="2026-08-03T22:17:00Z" w16du:dateUtc="2026-08-04T02:17:00Z">
        <w:r>
          <w:t>[Title]</w:t>
        </w:r>
      </w:ins>
    </w:p>
    <w:p w14:paraId="0569565F" w14:textId="77777777" w:rsidR="006E3D16" w:rsidRDefault="00A31403">
      <w:pPr>
        <w:pStyle w:val="NormalWeb"/>
        <w:spacing w:before="0" w:after="225"/>
        <w:jc w:val="both"/>
        <w:rPr>
          <w:del w:id="100" w:author="Comparison" w:date="2026-08-03T22:17:00Z" w16du:dateUtc="2026-08-04T02:17:00Z"/>
        </w:rPr>
      </w:pPr>
      <w:ins w:id="101" w:author="Comparison" w:date="2026-08-03T22:17:00Z" w16du:dateUtc="2026-08-04T02:17:00Z">
        <w:r>
          <w:t>Acme Corporation</w:t>
        </w:r>
      </w:ins>
      <w:del w:id="102" w:author="Comparison" w:date="2026-08-03T22:17:00Z" w16du:dateUtc="2026-08-04T02:17:00Z">
        <w:r w:rsidR="00C81EB3">
          <w:rPr>
            <w:rFonts w:ascii="Arial" w:eastAsia="Arial" w:hAnsi="Arial" w:cs="Arial"/>
            <w:b/>
            <w:color w:val="000000"/>
            <w:shd w:val="clear" w:color="auto" w:fill="FFFFFF"/>
          </w:rPr>
          <w:delText>A list of list features:</w:delText>
        </w:r>
      </w:del>
    </w:p>
    <w:p w14:paraId="35232872" w14:textId="77777777" w:rsidR="006E3D16" w:rsidRDefault="00C81EB3">
      <w:pPr>
        <w:pStyle w:val="NormalWeb"/>
        <w:spacing w:before="0" w:after="225"/>
        <w:jc w:val="both"/>
        <w:rPr>
          <w:del w:id="103" w:author="Comparison" w:date="2026-08-03T22:17:00Z" w16du:dateUtc="2026-08-04T02:17:00Z"/>
        </w:rPr>
      </w:pPr>
      <w:del w:id="104" w:author="Comparison" w:date="2026-08-03T22:17:00Z" w16du:dateUtc="2026-08-04T02:17:00Z">
        <w:r>
          <w:rPr>
            <w:rFonts w:ascii="Arial" w:eastAsia="Arial" w:hAnsi="Arial" w:cs="Arial"/>
            <w:color w:val="000000"/>
            <w:shd w:val="clear" w:color="auto" w:fill="FFFFFF"/>
          </w:rPr>
          <w:delText>We support bullets, symbols and more</w:delText>
        </w:r>
      </w:del>
    </w:p>
    <w:p w14:paraId="20D35E28" w14:textId="77777777" w:rsidR="006E3D16" w:rsidRDefault="00C81EB3">
      <w:pPr>
        <w:pStyle w:val="NormalWeb"/>
        <w:numPr>
          <w:ilvl w:val="0"/>
          <w:numId w:val="5"/>
        </w:numPr>
        <w:spacing w:before="0" w:after="225"/>
        <w:jc w:val="both"/>
        <w:rPr>
          <w:del w:id="105" w:author="Comparison" w:date="2026-08-03T22:17:00Z" w16du:dateUtc="2026-08-04T02:17:00Z"/>
          <w:rFonts w:ascii="Arial" w:eastAsia="Arial" w:hAnsi="Arial" w:cs="Arial"/>
          <w:color w:val="000000"/>
          <w:shd w:val="clear" w:color="auto" w:fill="FFFFFF"/>
        </w:rPr>
      </w:pPr>
      <w:del w:id="106" w:author="Comparison" w:date="2026-08-03T22:17:00Z" w16du:dateUtc="2026-08-04T02:17:00Z">
        <w:r>
          <w:rPr>
            <w:rFonts w:ascii="Arial" w:eastAsia="Arial" w:hAnsi="Arial" w:cs="Arial"/>
            <w:color w:val="000000"/>
            <w:shd w:val="clear" w:color="auto" w:fill="FFFFFF"/>
          </w:rPr>
          <w:delText>All sorts of bullets.</w:delText>
        </w:r>
      </w:del>
    </w:p>
    <w:p w14:paraId="67CFD59B" w14:textId="77777777" w:rsidR="006E3D16" w:rsidRDefault="00C81EB3">
      <w:pPr>
        <w:pStyle w:val="NormalWeb"/>
        <w:numPr>
          <w:ilvl w:val="1"/>
          <w:numId w:val="5"/>
        </w:numPr>
        <w:spacing w:before="0" w:after="225"/>
        <w:jc w:val="both"/>
        <w:rPr>
          <w:del w:id="107" w:author="Comparison" w:date="2026-08-03T22:17:00Z" w16du:dateUtc="2026-08-04T02:17:00Z"/>
          <w:rFonts w:ascii="Arial" w:eastAsia="Arial" w:hAnsi="Arial" w:cs="Arial"/>
          <w:color w:val="000000"/>
          <w:shd w:val="clear" w:color="auto" w:fill="FFFFFF"/>
        </w:rPr>
      </w:pPr>
      <w:del w:id="108" w:author="Comparison" w:date="2026-08-03T22:17:00Z" w16du:dateUtc="2026-08-04T02:17:00Z">
        <w:r>
          <w:rPr>
            <w:rFonts w:ascii="Arial" w:eastAsia="Arial" w:hAnsi="Arial" w:cs="Arial"/>
            <w:color w:val="000000"/>
            <w:shd w:val="clear" w:color="auto" w:fill="FFFFFF"/>
          </w:rPr>
          <w:delText>Nested lists</w:delText>
        </w:r>
      </w:del>
    </w:p>
    <w:p w14:paraId="2B429A8A" w14:textId="77777777" w:rsidR="006E3D16" w:rsidRDefault="005F419A">
      <w:pPr>
        <w:pStyle w:val="NormalWeb"/>
        <w:numPr>
          <w:ilvl w:val="2"/>
          <w:numId w:val="5"/>
        </w:numPr>
        <w:spacing w:before="0" w:after="225"/>
        <w:jc w:val="both"/>
        <w:rPr>
          <w:del w:id="109" w:author="Comparison" w:date="2026-08-03T22:17:00Z" w16du:dateUtc="2026-08-04T02:17:00Z"/>
          <w:rFonts w:ascii="Arial" w:eastAsia="Arial" w:hAnsi="Arial" w:cs="Arial"/>
          <w:color w:val="000000"/>
          <w:shd w:val="clear" w:color="auto" w:fill="FFFFFF"/>
        </w:rPr>
      </w:pPr>
      <w:del w:id="110" w:author="Comparison" w:date="2026-08-03T22:17:00Z" w16du:dateUtc="2026-08-04T02:17:00Z">
        <w:r>
          <w:rPr>
            <w:rFonts w:ascii="Arial" w:eastAsia="Arial" w:hAnsi="Arial" w:cs="Arial"/>
            <w:color w:val="000000"/>
            <w:shd w:val="clear" w:color="auto" w:fill="FFFFFF"/>
          </w:rPr>
          <w:delText xml:space="preserve">With </w:delText>
        </w:r>
      </w:del>
    </w:p>
    <w:p w14:paraId="352F63F2" w14:textId="77777777" w:rsidR="006E3D16" w:rsidRDefault="005F419A">
      <w:pPr>
        <w:pStyle w:val="NormalWeb"/>
        <w:numPr>
          <w:ilvl w:val="2"/>
          <w:numId w:val="5"/>
        </w:numPr>
        <w:spacing w:before="0" w:after="225"/>
        <w:jc w:val="both"/>
        <w:rPr>
          <w:del w:id="111" w:author="Comparison" w:date="2026-08-03T22:17:00Z" w16du:dateUtc="2026-08-04T02:17:00Z"/>
          <w:rFonts w:ascii="Arial" w:eastAsia="Arial" w:hAnsi="Arial" w:cs="Arial"/>
          <w:color w:val="000000"/>
          <w:shd w:val="clear" w:color="auto" w:fill="FFFFFF"/>
        </w:rPr>
      </w:pPr>
      <w:del w:id="112" w:author="Comparison" w:date="2026-08-03T22:17:00Z" w16du:dateUtc="2026-08-04T02:17:00Z">
        <w:r>
          <w:rPr>
            <w:rFonts w:ascii="Arial" w:eastAsia="Arial" w:hAnsi="Arial" w:cs="Arial"/>
            <w:color w:val="000000"/>
            <w:shd w:val="clear" w:color="auto" w:fill="FFFFFF"/>
          </w:rPr>
          <w:delText>Lots of plenty of different icons</w:delText>
        </w:r>
      </w:del>
    </w:p>
    <w:p w14:paraId="7619FD26" w14:textId="77777777" w:rsidR="006E3D16" w:rsidRDefault="00C81EB3">
      <w:pPr>
        <w:pStyle w:val="NormalWeb"/>
        <w:numPr>
          <w:ilvl w:val="0"/>
          <w:numId w:val="6"/>
        </w:numPr>
        <w:spacing w:before="0" w:after="225"/>
        <w:jc w:val="both"/>
        <w:rPr>
          <w:del w:id="113" w:author="Comparison" w:date="2026-08-03T22:17:00Z" w16du:dateUtc="2026-08-04T02:17:00Z"/>
          <w:rFonts w:ascii="Arial" w:eastAsia="Arial" w:hAnsi="Arial" w:cs="Arial"/>
          <w:color w:val="000000"/>
          <w:shd w:val="clear" w:color="auto" w:fill="FFFFFF"/>
        </w:rPr>
      </w:pPr>
      <w:del w:id="114" w:author="Comparison" w:date="2026-08-03T22:17:00Z" w16du:dateUtc="2026-08-04T02:17:00Z">
        <w:r>
          <w:rPr>
            <w:rFonts w:ascii="Arial" w:eastAsia="Arial" w:hAnsi="Arial" w:cs="Arial"/>
            <w:color w:val="000000"/>
            <w:shd w:val="clear" w:color="auto" w:fill="FFFFFF"/>
          </w:rPr>
          <w:delText>Numbers</w:delText>
        </w:r>
      </w:del>
    </w:p>
    <w:p w14:paraId="5E118A85" w14:textId="77777777" w:rsidR="006E3D16" w:rsidRDefault="00EC1A79">
      <w:pPr>
        <w:pStyle w:val="NormalWeb"/>
        <w:numPr>
          <w:ilvl w:val="1"/>
          <w:numId w:val="6"/>
        </w:numPr>
        <w:spacing w:before="0" w:after="225"/>
        <w:jc w:val="both"/>
        <w:rPr>
          <w:del w:id="115" w:author="Comparison" w:date="2026-08-03T22:17:00Z" w16du:dateUtc="2026-08-04T02:17:00Z"/>
          <w:rFonts w:ascii="Arial" w:eastAsia="Arial" w:hAnsi="Arial" w:cs="Arial"/>
          <w:color w:val="000000"/>
          <w:shd w:val="clear" w:color="auto" w:fill="FFFFFF"/>
        </w:rPr>
      </w:pPr>
      <w:del w:id="116" w:author="Comparison" w:date="2026-08-03T22:17:00Z" w16du:dateUtc="2026-08-04T02:17:00Z">
        <w:r>
          <w:rPr>
            <w:rFonts w:ascii="Arial" w:eastAsia="Arial" w:hAnsi="Arial" w:cs="Arial"/>
            <w:color w:val="000000"/>
            <w:shd w:val="clear" w:color="auto" w:fill="FFFFFF"/>
          </w:rPr>
          <w:delText>Or letters</w:delText>
        </w:r>
      </w:del>
    </w:p>
    <w:p w14:paraId="61FC09EC" w14:textId="77777777" w:rsidR="006E3D16" w:rsidRDefault="00C81EB3">
      <w:pPr>
        <w:rPr>
          <w:rPrChange w:id="117" w:author="Comparison" w:date="2026-08-03T22:17:00Z" w16du:dateUtc="2026-08-04T02:17:00Z">
            <w:rPr>
              <w:rFonts w:ascii="Arial" w:eastAsia="Arial" w:hAnsi="Arial" w:cs="Arial"/>
              <w:color w:val="000000"/>
              <w:shd w:val="clear" w:color="auto" w:fill="FFFFFF"/>
            </w:rPr>
          </w:rPrChange>
        </w:rPr>
        <w:pPrChange w:id="118" w:author="Comparison" w:date="2026-08-03T22:17:00Z" w16du:dateUtc="2026-08-04T02:17:00Z">
          <w:pPr>
            <w:pStyle w:val="NormalWeb"/>
            <w:numPr>
              <w:ilvl w:val="1"/>
              <w:numId w:val="6"/>
            </w:numPr>
            <w:spacing w:before="0" w:after="225"/>
            <w:ind w:left="720" w:hanging="360"/>
            <w:jc w:val="both"/>
          </w:pPr>
        </w:pPrChange>
      </w:pPr>
      <w:del w:id="119" w:author="Comparison" w:date="2026-08-03T22:17:00Z" w16du:dateUtc="2026-08-04T02:17:00Z">
        <w:r>
          <w:rPr>
            <w:rFonts w:ascii="Arial" w:eastAsia="Arial" w:hAnsi="Arial" w:cs="Arial"/>
            <w:color w:val="000000"/>
            <w:shd w:val="clear" w:color="auto" w:fill="FFFFFF"/>
          </w:rPr>
          <w:delText>All sorts of lists are supported</w:delText>
        </w:r>
      </w:del>
    </w:p>
    <w:sectPr w:rsidR="006E3D16" w:rsidSect="00034616">
      <w:headerReference w:type="default" r:id="rId8"/>
      <w:footerReference w:type="default" r:id="rId9"/>
      <w:pgSz w:w="12240" w:h="15840"/>
      <w:pgMar w:top="1440" w:right="1800" w:bottom="1440" w:left="1800" w:header="720" w:footer="720" w:gutter="0"/>
      <w:cols w:space="720"/>
      <w:docGrid w:linePitch="360"/>
      <w:sectPrChange w:id="122" w:author="Comparison" w:date="2026-08-03T22:17:00Z" w16du:dateUtc="2026-08-04T02:17:00Z">
        <w:sectPr w:rsidR="006E3D16" w:rsidSect="00034616">
          <w:pgMar w:top="1440" w:right="1440" w:bottom="1440" w:left="144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E3ACE" w14:textId="77777777" w:rsidR="00A31403" w:rsidRDefault="00A31403" w:rsidP="00767AC9">
      <w:pPr>
        <w:pPrChange w:id="37" w:author="Comparison" w:date="2026-08-03T22:17:00Z" w16du:dateUtc="2026-08-04T02:17:00Z">
          <w:pPr/>
        </w:pPrChange>
      </w:pPr>
      <w:r>
        <w:separator/>
      </w:r>
    </w:p>
  </w:endnote>
  <w:endnote w:type="continuationSeparator" w:id="0">
    <w:p w14:paraId="05F5E476" w14:textId="77777777" w:rsidR="00A31403" w:rsidRDefault="00A31403" w:rsidP="00767AC9">
      <w:pPr>
        <w:pPrChange w:id="38" w:author="Comparison" w:date="2026-08-03T22:17:00Z" w16du:dateUtc="2026-08-04T02:17: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E45A" w14:textId="77777777" w:rsidR="006E3D16" w:rsidRDefault="006E3D16">
    <w:pPr>
      <w:pStyle w:val="Footer"/>
      <w:pPrChange w:id="121" w:author="Comparison" w:date="2026-08-03T22:17:00Z" w16du:dateUtc="2026-08-04T02:17: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43D90" w14:textId="77777777" w:rsidR="00A31403" w:rsidRDefault="00A31403" w:rsidP="00767AC9">
      <w:pPr>
        <w:pPrChange w:id="35" w:author="Comparison" w:date="2026-08-03T22:17:00Z" w16du:dateUtc="2026-08-04T02:17:00Z">
          <w:pPr/>
        </w:pPrChange>
      </w:pPr>
      <w:r>
        <w:separator/>
      </w:r>
    </w:p>
  </w:footnote>
  <w:footnote w:type="continuationSeparator" w:id="0">
    <w:p w14:paraId="6E763C5E" w14:textId="77777777" w:rsidR="00A31403" w:rsidRDefault="00A31403" w:rsidP="00767AC9">
      <w:pPr>
        <w:pPrChange w:id="36" w:author="Comparison" w:date="2026-08-03T22:17:00Z" w16du:dateUtc="2026-08-04T02:17: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59B5F" w14:textId="77777777" w:rsidR="006E3D16" w:rsidRDefault="006E3D16">
    <w:pPr>
      <w:pStyle w:val="Header"/>
      <w:pPrChange w:id="120" w:author="Comparison" w:date="2026-08-03T22:17:00Z" w16du:dateUtc="2026-08-04T02:17: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D7DA6"/>
    <w:multiLevelType w:val="hybridMultilevel"/>
    <w:tmpl w:val="2BA47D0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C69AA"/>
    <w:multiLevelType w:val="hybridMultilevel"/>
    <w:tmpl w:val="B36CA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171E82"/>
    <w:multiLevelType w:val="multilevel"/>
    <w:tmpl w:val="402ADE08"/>
    <w:lvl w:ilvl="0">
      <w:start w:val="1"/>
      <w:numFmt w:val="upperLetter"/>
      <w:lvlText w:val="%1."/>
      <w:lvlJc w:val="left"/>
      <w:pPr>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1A53180B"/>
    <w:multiLevelType w:val="multilevel"/>
    <w:tmpl w:val="0096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BD2D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33A1E9E"/>
    <w:multiLevelType w:val="hybridMultilevel"/>
    <w:tmpl w:val="28EA07BA"/>
    <w:lvl w:ilvl="0" w:tplc="CE9826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524334">
    <w:abstractNumId w:val="12"/>
  </w:num>
  <w:num w:numId="2" w16cid:durableId="428503995">
    <w:abstractNumId w:val="11"/>
  </w:num>
  <w:num w:numId="3" w16cid:durableId="1104813156">
    <w:abstractNumId w:val="14"/>
  </w:num>
  <w:num w:numId="4" w16cid:durableId="1434743278">
    <w:abstractNumId w:val="10"/>
  </w:num>
  <w:num w:numId="5" w16cid:durableId="834497509">
    <w:abstractNumId w:val="9"/>
  </w:num>
  <w:num w:numId="6" w16cid:durableId="104934858">
    <w:abstractNumId w:val="13"/>
  </w:num>
  <w:num w:numId="7" w16cid:durableId="1059745433">
    <w:abstractNumId w:val="8"/>
  </w:num>
  <w:num w:numId="8" w16cid:durableId="1968656952">
    <w:abstractNumId w:val="6"/>
  </w:num>
  <w:num w:numId="9" w16cid:durableId="1787196824">
    <w:abstractNumId w:val="5"/>
  </w:num>
  <w:num w:numId="10" w16cid:durableId="606423005">
    <w:abstractNumId w:val="4"/>
  </w:num>
  <w:num w:numId="11" w16cid:durableId="920873542">
    <w:abstractNumId w:val="7"/>
  </w:num>
  <w:num w:numId="12" w16cid:durableId="170796598">
    <w:abstractNumId w:val="3"/>
  </w:num>
  <w:num w:numId="13" w16cid:durableId="1081176523">
    <w:abstractNumId w:val="2"/>
  </w:num>
  <w:num w:numId="14" w16cid:durableId="1673992031">
    <w:abstractNumId w:val="1"/>
  </w:num>
  <w:num w:numId="15" w16cid:durableId="156548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EB3"/>
    <w:rsid w:val="00034616"/>
    <w:rsid w:val="0006063C"/>
    <w:rsid w:val="000B0B9C"/>
    <w:rsid w:val="0015074B"/>
    <w:rsid w:val="001A75FF"/>
    <w:rsid w:val="001C06EE"/>
    <w:rsid w:val="0029639D"/>
    <w:rsid w:val="002B1C2A"/>
    <w:rsid w:val="00326F90"/>
    <w:rsid w:val="0037116D"/>
    <w:rsid w:val="00435ECF"/>
    <w:rsid w:val="0057483D"/>
    <w:rsid w:val="005D7BCB"/>
    <w:rsid w:val="005F37EB"/>
    <w:rsid w:val="005F419A"/>
    <w:rsid w:val="006E3D16"/>
    <w:rsid w:val="00767AC9"/>
    <w:rsid w:val="009C0D82"/>
    <w:rsid w:val="00A31403"/>
    <w:rsid w:val="00A84D17"/>
    <w:rsid w:val="00AA1D8D"/>
    <w:rsid w:val="00B10F57"/>
    <w:rsid w:val="00B47730"/>
    <w:rsid w:val="00C60146"/>
    <w:rsid w:val="00C81EB3"/>
    <w:rsid w:val="00CA0EA3"/>
    <w:rsid w:val="00CB0664"/>
    <w:rsid w:val="00EC1A79"/>
    <w:rsid w:val="00F365A5"/>
    <w:rsid w:val="00FA52CE"/>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9335095-7449-3542-B4D7-8E10EB78F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line="276" w:lineRule="auto"/>
      <w:outlineLvl w:val="0"/>
      <w:pPrChange w:id="0" w:author="Comparison" w:date="2026-08-03T22:17:00Z">
        <w:pPr>
          <w:keepNext/>
          <w:keepLines/>
          <w:spacing w:before="360" w:after="80"/>
          <w:outlineLvl w:val="0"/>
        </w:pPr>
      </w:pPrChange>
    </w:pPr>
    <w:rPr>
      <w:rFonts w:asciiTheme="majorHAnsi" w:eastAsiaTheme="majorEastAsia" w:hAnsiTheme="majorHAnsi" w:cstheme="majorBidi"/>
      <w:b/>
      <w:bCs/>
      <w:color w:val="2F5496" w:themeColor="accent1" w:themeShade="BF"/>
      <w:kern w:val="0"/>
      <w:sz w:val="28"/>
      <w:szCs w:val="28"/>
      <w14:ligatures w14:val="none"/>
      <w:rPrChange w:id="0" w:author="Comparison" w:date="2026-08-03T22:17:00Z">
        <w:rPr>
          <w:rFonts w:asciiTheme="majorHAnsi" w:eastAsiaTheme="majorEastAsia" w:hAnsiTheme="majorHAnsi" w:cstheme="majorBidi"/>
          <w:color w:val="2F5496"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Change w:id="1" w:author="Comparison" w:date="2026-08-03T22:17:00Z">
        <w:pPr>
          <w:keepNext/>
          <w:keepLines/>
          <w:spacing w:before="160" w:after="80"/>
          <w:outlineLvl w:val="1"/>
        </w:pPr>
      </w:pPrChange>
    </w:pPr>
    <w:rPr>
      <w:rFonts w:asciiTheme="majorHAnsi" w:eastAsiaTheme="majorEastAsia" w:hAnsiTheme="majorHAnsi" w:cstheme="majorBidi"/>
      <w:b/>
      <w:bCs/>
      <w:color w:val="4472C4" w:themeColor="accent1"/>
      <w:kern w:val="0"/>
      <w:sz w:val="26"/>
      <w:szCs w:val="26"/>
      <w14:ligatures w14:val="none"/>
      <w:rPrChange w:id="1" w:author="Comparison" w:date="2026-08-03T22:17:00Z">
        <w:rPr>
          <w:rFonts w:asciiTheme="majorHAnsi" w:eastAsiaTheme="majorEastAsia" w:hAnsiTheme="majorHAnsi" w:cstheme="majorBidi"/>
          <w:color w:val="2F5496"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Change w:id="2" w:author="Comparison" w:date="2026-08-03T22:17:00Z">
        <w:pPr>
          <w:keepNext/>
          <w:keepLines/>
          <w:spacing w:before="160" w:after="80"/>
          <w:outlineLvl w:val="2"/>
        </w:pPr>
      </w:pPrChange>
    </w:pPr>
    <w:rPr>
      <w:rFonts w:asciiTheme="majorHAnsi" w:eastAsiaTheme="majorEastAsia" w:hAnsiTheme="majorHAnsi" w:cstheme="majorBidi"/>
      <w:b/>
      <w:bCs/>
      <w:color w:val="4472C4" w:themeColor="accent1"/>
      <w:kern w:val="0"/>
      <w:sz w:val="22"/>
      <w:szCs w:val="22"/>
      <w14:ligatures w14:val="none"/>
      <w:rPrChange w:id="2" w:author="Comparison" w:date="2026-08-03T22:17:00Z">
        <w:rPr>
          <w:rFonts w:asciiTheme="minorHAnsi" w:eastAsiaTheme="majorEastAsia" w:hAnsiTheme="minorHAnsi" w:cstheme="majorBidi"/>
          <w:color w:val="2F5496"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Change w:id="3" w:author="Comparison" w:date="2026-08-03T22:17:00Z">
        <w:pPr>
          <w:keepNext/>
          <w:keepLines/>
          <w:spacing w:before="200" w:line="276" w:lineRule="auto"/>
          <w:outlineLvl w:val="3"/>
        </w:pPr>
      </w:pPrChange>
    </w:pPr>
    <w:rPr>
      <w:rFonts w:asciiTheme="majorHAnsi" w:eastAsiaTheme="majorEastAsia" w:hAnsiTheme="majorHAnsi" w:cstheme="majorBidi"/>
      <w:b/>
      <w:bCs/>
      <w:i/>
      <w:iCs/>
      <w:color w:val="4472C4" w:themeColor="accent1"/>
      <w:kern w:val="0"/>
      <w:sz w:val="22"/>
      <w:szCs w:val="22"/>
      <w14:ligatures w14:val="none"/>
      <w:rPrChange w:id="3" w:author="Comparison" w:date="2026-08-03T22:17:00Z">
        <w:rPr>
          <w:rFonts w:asciiTheme="majorHAnsi" w:eastAsiaTheme="majorEastAsia" w:hAnsiTheme="majorHAnsi" w:cstheme="majorBidi"/>
          <w:b/>
          <w:bCs/>
          <w:i/>
          <w:iCs/>
          <w:color w:val="4472C4"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Change w:id="4" w:author="Comparison" w:date="2026-08-03T22:17:00Z">
        <w:pPr>
          <w:keepNext/>
          <w:keepLines/>
          <w:spacing w:before="200" w:line="276" w:lineRule="auto"/>
          <w:outlineLvl w:val="4"/>
        </w:pPr>
      </w:pPrChange>
    </w:pPr>
    <w:rPr>
      <w:rFonts w:asciiTheme="majorHAnsi" w:eastAsiaTheme="majorEastAsia" w:hAnsiTheme="majorHAnsi" w:cstheme="majorBidi"/>
      <w:color w:val="1F3763" w:themeColor="accent1" w:themeShade="7F"/>
      <w:kern w:val="0"/>
      <w:sz w:val="22"/>
      <w:szCs w:val="22"/>
      <w14:ligatures w14:val="none"/>
      <w:rPrChange w:id="4" w:author="Comparison" w:date="2026-08-03T22:17:00Z">
        <w:rPr>
          <w:rFonts w:asciiTheme="majorHAnsi" w:eastAsiaTheme="majorEastAsia" w:hAnsiTheme="majorHAnsi" w:cstheme="majorBidi"/>
          <w:color w:val="1F3763"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Change w:id="5" w:author="Comparison" w:date="2026-08-03T22:17:00Z">
        <w:pPr>
          <w:keepNext/>
          <w:keepLines/>
          <w:spacing w:before="200" w:line="276" w:lineRule="auto"/>
          <w:outlineLvl w:val="5"/>
        </w:pPr>
      </w:pPrChange>
    </w:pPr>
    <w:rPr>
      <w:rFonts w:asciiTheme="majorHAnsi" w:eastAsiaTheme="majorEastAsia" w:hAnsiTheme="majorHAnsi" w:cstheme="majorBidi"/>
      <w:i/>
      <w:iCs/>
      <w:color w:val="1F3763" w:themeColor="accent1" w:themeShade="7F"/>
      <w:kern w:val="0"/>
      <w:sz w:val="22"/>
      <w:szCs w:val="22"/>
      <w14:ligatures w14:val="none"/>
      <w:rPrChange w:id="5" w:author="Comparison" w:date="2026-08-03T22:17:00Z">
        <w:rPr>
          <w:rFonts w:asciiTheme="majorHAnsi" w:eastAsiaTheme="majorEastAsia" w:hAnsiTheme="majorHAnsi" w:cstheme="majorBidi"/>
          <w:i/>
          <w:iCs/>
          <w:color w:val="1F3763"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Change w:id="6" w:author="Comparison" w:date="2026-08-03T22:17:00Z">
        <w:pPr>
          <w:keepNext/>
          <w:keepLines/>
          <w:spacing w:before="200" w:line="276" w:lineRule="auto"/>
          <w:outlineLvl w:val="6"/>
        </w:pPr>
      </w:pPrChange>
    </w:pPr>
    <w:rPr>
      <w:rFonts w:asciiTheme="majorHAnsi" w:eastAsiaTheme="majorEastAsia" w:hAnsiTheme="majorHAnsi" w:cstheme="majorBidi"/>
      <w:i/>
      <w:iCs/>
      <w:color w:val="404040" w:themeColor="text1" w:themeTint="BF"/>
      <w:kern w:val="0"/>
      <w:sz w:val="22"/>
      <w:szCs w:val="22"/>
      <w14:ligatures w14:val="none"/>
      <w:rPrChange w:id="6" w:author="Comparison" w:date="2026-08-03T22:17: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Change w:id="7" w:author="Comparison" w:date="2026-08-03T22:17:00Z">
        <w:pPr>
          <w:keepNext/>
          <w:keepLines/>
          <w:spacing w:before="200" w:line="276" w:lineRule="auto"/>
          <w:outlineLvl w:val="7"/>
        </w:pPr>
      </w:pPrChange>
    </w:pPr>
    <w:rPr>
      <w:rFonts w:asciiTheme="majorHAnsi" w:eastAsiaTheme="majorEastAsia" w:hAnsiTheme="majorHAnsi" w:cstheme="majorBidi"/>
      <w:color w:val="4472C4" w:themeColor="accent1"/>
      <w:kern w:val="0"/>
      <w:sz w:val="20"/>
      <w:szCs w:val="20"/>
      <w14:ligatures w14:val="none"/>
      <w:rPrChange w:id="7" w:author="Comparison" w:date="2026-08-03T22:17:00Z">
        <w:rPr>
          <w:rFonts w:asciiTheme="majorHAnsi" w:eastAsiaTheme="majorEastAsia" w:hAnsiTheme="majorHAnsi" w:cstheme="majorBidi"/>
          <w:color w:val="4472C4" w:themeColor="accent1"/>
          <w:lang w:val="en-US" w:eastAsia="en-US" w:bidi="ar-SA"/>
        </w:rPr>
      </w:rPrChange>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Change w:id="8" w:author="Comparison" w:date="2026-08-03T22:17:00Z">
        <w:pPr>
          <w:keepNext/>
          <w:keepLines/>
          <w:spacing w:before="200" w:line="276" w:lineRule="auto"/>
          <w:outlineLvl w:val="8"/>
        </w:pPr>
      </w:pPrChange>
    </w:pPr>
    <w:rPr>
      <w:rFonts w:asciiTheme="majorHAnsi" w:eastAsiaTheme="majorEastAsia" w:hAnsiTheme="majorHAnsi" w:cstheme="majorBidi"/>
      <w:i/>
      <w:iCs/>
      <w:color w:val="404040" w:themeColor="text1" w:themeTint="BF"/>
      <w:kern w:val="0"/>
      <w:sz w:val="20"/>
      <w:szCs w:val="20"/>
      <w14:ligatures w14:val="none"/>
      <w:rPrChange w:id="8" w:author="Comparison" w:date="2026-08-03T22:17: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1EB3"/>
    <w:pPr>
      <w:spacing w:before="100" w:beforeAutospacing="1" w:after="100" w:afterAutospacing="1"/>
    </w:pPr>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FC693F"/>
    <w:pPr>
      <w:pBdr>
        <w:bottom w:val="single" w:sz="8" w:space="4" w:color="4472C4" w:themeColor="accent1"/>
      </w:pBdr>
      <w:spacing w:after="300"/>
      <w:contextualSpacing/>
      <w:pPrChange w:id="9" w:author="Comparison" w:date="2026-08-03T22:17:00Z">
        <w:pPr>
          <w:spacing w:after="80"/>
          <w:contextualSpacing/>
        </w:pPr>
      </w:pPrChange>
    </w:pPr>
    <w:rPr>
      <w:rFonts w:asciiTheme="majorHAnsi" w:eastAsiaTheme="majorEastAsia" w:hAnsiTheme="majorHAnsi" w:cstheme="majorBidi"/>
      <w:color w:val="323E4F" w:themeColor="text2" w:themeShade="BF"/>
      <w:spacing w:val="5"/>
      <w:kern w:val="28"/>
      <w:sz w:val="52"/>
      <w:szCs w:val="52"/>
      <w14:ligatures w14:val="none"/>
      <w:rPrChange w:id="9" w:author="Comparison" w:date="2026-08-03T22:17:00Z">
        <w:rPr>
          <w:rFonts w:asciiTheme="majorHAnsi" w:eastAsiaTheme="majorEastAsia" w:hAnsiTheme="majorHAnsi" w:cstheme="majorBidi"/>
          <w:spacing w:val="-10"/>
          <w:kern w:val="28"/>
          <w:sz w:val="56"/>
          <w:szCs w:val="56"/>
          <w:lang w:val="en-US" w:eastAsia="en-US" w:bidi="ar-SA"/>
          <w14:ligatures w14:val="standardContextual"/>
        </w:rPr>
      </w:rPrChange>
    </w:rPr>
  </w:style>
  <w:style w:type="paragraph" w:styleId="Subtitle">
    <w:name w:val="Subtitle"/>
    <w:basedOn w:val="Normal"/>
    <w:next w:val="Normal"/>
    <w:link w:val="SubtitleChar"/>
    <w:uiPriority w:val="11"/>
    <w:qFormat/>
    <w:rsid w:val="00FC693F"/>
    <w:pPr>
      <w:numPr>
        <w:ilvl w:val="1"/>
      </w:numPr>
      <w:spacing w:after="200" w:line="276" w:lineRule="auto"/>
      <w:pPrChange w:id="10" w:author="Comparison" w:date="2026-08-03T22:17:00Z">
        <w:pPr>
          <w:numPr>
            <w:ilvl w:val="1"/>
          </w:numPr>
          <w:spacing w:after="160"/>
        </w:pPr>
      </w:pPrChange>
    </w:pPr>
    <w:rPr>
      <w:rFonts w:asciiTheme="majorHAnsi" w:eastAsiaTheme="majorEastAsia" w:hAnsiTheme="majorHAnsi" w:cstheme="majorBidi"/>
      <w:i/>
      <w:iCs/>
      <w:color w:val="4472C4" w:themeColor="accent1"/>
      <w:spacing w:val="15"/>
      <w:kern w:val="0"/>
      <w14:ligatures w14:val="none"/>
      <w:rPrChange w:id="10" w:author="Comparison" w:date="2026-08-03T22:17: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Heading4Char">
    <w:name w:val="Heading 4 Char"/>
    <w:basedOn w:val="DefaultParagraphFont"/>
    <w:link w:val="Heading4"/>
    <w:uiPriority w:val="9"/>
    <w:semiHidden/>
    <w:rsid w:val="00CA0EA3"/>
    <w:rPr>
      <w:rFonts w:asciiTheme="majorHAnsi" w:eastAsiaTheme="majorEastAsia" w:hAnsiTheme="majorHAnsi" w:cstheme="majorBidi"/>
      <w:b/>
      <w:bCs/>
      <w:i/>
      <w:iCs/>
      <w:color w:val="4472C4" w:themeColor="accent1"/>
      <w:kern w:val="0"/>
      <w:sz w:val="22"/>
      <w:szCs w:val="22"/>
      <w14:ligatures w14:val="none"/>
    </w:rPr>
  </w:style>
  <w:style w:type="character" w:customStyle="1" w:styleId="Heading5Char">
    <w:name w:val="Heading 5 Char"/>
    <w:basedOn w:val="DefaultParagraphFont"/>
    <w:link w:val="Heading5"/>
    <w:uiPriority w:val="9"/>
    <w:semiHidden/>
    <w:rsid w:val="00CA0EA3"/>
    <w:rPr>
      <w:rFonts w:asciiTheme="majorHAnsi" w:eastAsiaTheme="majorEastAsia" w:hAnsiTheme="majorHAnsi" w:cstheme="majorBidi"/>
      <w:color w:val="1F3763"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CA0EA3"/>
    <w:rPr>
      <w:rFonts w:asciiTheme="majorHAnsi" w:eastAsiaTheme="majorEastAsia" w:hAnsiTheme="majorHAnsi" w:cstheme="majorBidi"/>
      <w:i/>
      <w:iCs/>
      <w:color w:val="1F3763"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CA0EA3"/>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CA0EA3"/>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CA0EA3"/>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E618BF"/>
    <w:pPr>
      <w:tabs>
        <w:tab w:val="center" w:pos="4680"/>
        <w:tab w:val="right" w:pos="9360"/>
      </w:tabs>
      <w:pPrChange w:id="11" w:author="Comparison" w:date="2026-08-03T22:17:00Z">
        <w:pPr>
          <w:tabs>
            <w:tab w:val="center" w:pos="4680"/>
            <w:tab w:val="right" w:pos="9360"/>
          </w:tabs>
        </w:pPr>
      </w:pPrChange>
    </w:pPr>
    <w:rPr>
      <w:rFonts w:eastAsiaTheme="minorEastAsia"/>
      <w:kern w:val="0"/>
      <w:sz w:val="22"/>
      <w:szCs w:val="22"/>
      <w14:ligatures w14:val="none"/>
      <w:rPrChange w:id="11" w:author="Comparison" w:date="2026-08-03T22:17: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CA0EA3"/>
    <w:rPr>
      <w:rFonts w:eastAsiaTheme="minorEastAsia"/>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pPrChange w:id="12" w:author="Comparison" w:date="2026-08-03T22:17:00Z">
        <w:pPr>
          <w:tabs>
            <w:tab w:val="center" w:pos="4680"/>
            <w:tab w:val="right" w:pos="9360"/>
          </w:tabs>
        </w:pPr>
      </w:pPrChange>
    </w:pPr>
    <w:rPr>
      <w:rFonts w:eastAsiaTheme="minorEastAsia"/>
      <w:kern w:val="0"/>
      <w:sz w:val="22"/>
      <w:szCs w:val="22"/>
      <w14:ligatures w14:val="none"/>
      <w:rPrChange w:id="12" w:author="Comparison" w:date="2026-08-03T22:17: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CA0EA3"/>
    <w:rPr>
      <w:rFonts w:eastAsiaTheme="minorEastAsia"/>
      <w:kern w:val="0"/>
      <w:sz w:val="22"/>
      <w:szCs w:val="22"/>
      <w14:ligatures w14:val="none"/>
    </w:rPr>
  </w:style>
  <w:style w:type="paragraph" w:styleId="NoSpacing">
    <w:name w:val="No Spacing"/>
    <w:uiPriority w:val="1"/>
    <w:qFormat/>
    <w:rsid w:val="00FC693F"/>
    <w:pPr>
      <w:pPrChange w:id="13" w:author="Comparison" w:date="2026-08-03T22:17:00Z">
        <w:pPr/>
      </w:pPrChange>
    </w:pPr>
    <w:rPr>
      <w:rFonts w:eastAsiaTheme="minorEastAsia"/>
      <w:kern w:val="0"/>
      <w:sz w:val="22"/>
      <w:szCs w:val="22"/>
      <w14:ligatures w14:val="none"/>
      <w:rPrChange w:id="13" w:author="Comparison" w:date="2026-08-03T22:17:00Z">
        <w:rPr>
          <w:rFonts w:asciiTheme="minorHAnsi" w:eastAsiaTheme="minorEastAsia" w:hAnsiTheme="minorHAnsi" w:cstheme="minorBidi"/>
          <w:sz w:val="22"/>
          <w:szCs w:val="22"/>
          <w:lang w:val="en-US" w:eastAsia="en-US" w:bidi="ar-SA"/>
        </w:rPr>
      </w:rPrChange>
    </w:rPr>
  </w:style>
  <w:style w:type="character" w:customStyle="1" w:styleId="Heading1Char">
    <w:name w:val="Heading 1 Char"/>
    <w:basedOn w:val="DefaultParagraphFont"/>
    <w:link w:val="Heading1"/>
    <w:uiPriority w:val="9"/>
    <w:rsid w:val="00CA0EA3"/>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CA0EA3"/>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CA0EA3"/>
    <w:rPr>
      <w:rFonts w:asciiTheme="majorHAnsi" w:eastAsiaTheme="majorEastAsia" w:hAnsiTheme="majorHAnsi" w:cstheme="majorBidi"/>
      <w:b/>
      <w:bCs/>
      <w:color w:val="4472C4" w:themeColor="accent1"/>
      <w:kern w:val="0"/>
      <w:sz w:val="22"/>
      <w:szCs w:val="22"/>
      <w14:ligatures w14:val="none"/>
    </w:rPr>
  </w:style>
  <w:style w:type="character" w:customStyle="1" w:styleId="TitleChar">
    <w:name w:val="Title Char"/>
    <w:basedOn w:val="DefaultParagraphFont"/>
    <w:link w:val="Title"/>
    <w:uiPriority w:val="10"/>
    <w:rsid w:val="00CA0EA3"/>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SubtitleChar">
    <w:name w:val="Subtitle Char"/>
    <w:basedOn w:val="DefaultParagraphFont"/>
    <w:link w:val="Subtitle"/>
    <w:uiPriority w:val="11"/>
    <w:rsid w:val="00CA0EA3"/>
    <w:rPr>
      <w:rFonts w:asciiTheme="majorHAnsi" w:eastAsiaTheme="majorEastAsia" w:hAnsiTheme="majorHAnsi" w:cstheme="majorBidi"/>
      <w:i/>
      <w:iCs/>
      <w:color w:val="4472C4" w:themeColor="accent1"/>
      <w:spacing w:val="15"/>
      <w:kern w:val="0"/>
      <w14:ligatures w14:val="none"/>
    </w:rPr>
  </w:style>
  <w:style w:type="paragraph" w:styleId="ListParagraph">
    <w:name w:val="List Paragraph"/>
    <w:basedOn w:val="Normal"/>
    <w:uiPriority w:val="34"/>
    <w:qFormat/>
    <w:rsid w:val="00FC693F"/>
    <w:pPr>
      <w:spacing w:after="200" w:line="276" w:lineRule="auto"/>
      <w:ind w:left="720"/>
      <w:contextualSpacing/>
      <w:pPrChange w:id="14" w:author="Comparison" w:date="2026-08-03T22:17:00Z">
        <w:pPr>
          <w:spacing w:after="200" w:line="276" w:lineRule="auto"/>
          <w:ind w:left="720"/>
          <w:contextualSpacing/>
        </w:pPr>
      </w:pPrChange>
    </w:pPr>
    <w:rPr>
      <w:rFonts w:eastAsiaTheme="minorEastAsia"/>
      <w:kern w:val="0"/>
      <w:sz w:val="22"/>
      <w:szCs w:val="22"/>
      <w14:ligatures w14:val="none"/>
      <w:rPrChange w:id="14" w:author="Comparison" w:date="2026-08-03T22:17: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line="276" w:lineRule="auto"/>
      <w:pPrChange w:id="15" w:author="Comparison" w:date="2026-08-03T22:17:00Z">
        <w:pPr>
          <w:spacing w:after="120" w:line="276" w:lineRule="auto"/>
        </w:pPr>
      </w:pPrChange>
    </w:pPr>
    <w:rPr>
      <w:rFonts w:eastAsiaTheme="minorEastAsia"/>
      <w:kern w:val="0"/>
      <w:sz w:val="22"/>
      <w:szCs w:val="22"/>
      <w14:ligatures w14:val="none"/>
      <w:rPrChange w:id="15" w:author="Comparison" w:date="2026-08-03T22:17: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CA0EA3"/>
    <w:rPr>
      <w:rFonts w:eastAsiaTheme="minorEastAsia"/>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Change w:id="16" w:author="Comparison" w:date="2026-08-03T22:17:00Z">
        <w:pPr>
          <w:spacing w:after="120" w:line="480" w:lineRule="auto"/>
        </w:pPr>
      </w:pPrChange>
    </w:pPr>
    <w:rPr>
      <w:rFonts w:eastAsiaTheme="minorEastAsia"/>
      <w:kern w:val="0"/>
      <w:sz w:val="22"/>
      <w:szCs w:val="22"/>
      <w14:ligatures w14:val="none"/>
      <w:rPrChange w:id="16" w:author="Comparison" w:date="2026-08-03T22:17: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CA0EA3"/>
    <w:rPr>
      <w:rFonts w:eastAsiaTheme="minorEastAsia"/>
      <w:kern w:val="0"/>
      <w:sz w:val="22"/>
      <w:szCs w:val="22"/>
      <w14:ligatures w14:val="none"/>
    </w:rPr>
  </w:style>
  <w:style w:type="paragraph" w:styleId="BodyText3">
    <w:name w:val="Body Text 3"/>
    <w:basedOn w:val="Normal"/>
    <w:link w:val="BodyText3Char"/>
    <w:uiPriority w:val="99"/>
    <w:unhideWhenUsed/>
    <w:rsid w:val="00AA1D8D"/>
    <w:pPr>
      <w:spacing w:after="120" w:line="276" w:lineRule="auto"/>
      <w:pPrChange w:id="17" w:author="Comparison" w:date="2026-08-03T22:17:00Z">
        <w:pPr>
          <w:spacing w:after="120" w:line="276" w:lineRule="auto"/>
        </w:pPr>
      </w:pPrChange>
    </w:pPr>
    <w:rPr>
      <w:rFonts w:eastAsiaTheme="minorEastAsia"/>
      <w:kern w:val="0"/>
      <w:sz w:val="16"/>
      <w:szCs w:val="16"/>
      <w14:ligatures w14:val="none"/>
      <w:rPrChange w:id="17" w:author="Comparison" w:date="2026-08-03T22:17: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CA0EA3"/>
    <w:rPr>
      <w:rFonts w:eastAsiaTheme="minorEastAsia"/>
      <w:kern w:val="0"/>
      <w:sz w:val="16"/>
      <w:szCs w:val="16"/>
      <w14:ligatures w14:val="none"/>
    </w:rPr>
  </w:style>
  <w:style w:type="paragraph" w:styleId="List">
    <w:name w:val="List"/>
    <w:basedOn w:val="Normal"/>
    <w:uiPriority w:val="99"/>
    <w:unhideWhenUsed/>
    <w:rsid w:val="00AA1D8D"/>
    <w:pPr>
      <w:spacing w:after="200" w:line="276" w:lineRule="auto"/>
      <w:ind w:left="360" w:hanging="360"/>
      <w:contextualSpacing/>
      <w:pPrChange w:id="18" w:author="Comparison" w:date="2026-08-03T22:17:00Z">
        <w:pPr>
          <w:spacing w:after="200" w:line="276" w:lineRule="auto"/>
          <w:ind w:left="360" w:hanging="360"/>
          <w:contextualSpacing/>
        </w:pPr>
      </w:pPrChange>
    </w:pPr>
    <w:rPr>
      <w:rFonts w:eastAsiaTheme="minorEastAsia"/>
      <w:kern w:val="0"/>
      <w:sz w:val="22"/>
      <w:szCs w:val="22"/>
      <w14:ligatures w14:val="none"/>
      <w:rPrChange w:id="18" w:author="Comparison" w:date="2026-08-03T22:17: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line="276" w:lineRule="auto"/>
      <w:ind w:left="720" w:hanging="360"/>
      <w:contextualSpacing/>
      <w:pPrChange w:id="19" w:author="Comparison" w:date="2026-08-03T22:17:00Z">
        <w:pPr>
          <w:spacing w:after="200" w:line="276" w:lineRule="auto"/>
          <w:ind w:left="720" w:hanging="360"/>
          <w:contextualSpacing/>
        </w:pPr>
      </w:pPrChange>
    </w:pPr>
    <w:rPr>
      <w:rFonts w:eastAsiaTheme="minorEastAsia"/>
      <w:kern w:val="0"/>
      <w:sz w:val="22"/>
      <w:szCs w:val="22"/>
      <w14:ligatures w14:val="none"/>
      <w:rPrChange w:id="19" w:author="Comparison" w:date="2026-08-03T22:17: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line="276" w:lineRule="auto"/>
      <w:ind w:left="1080" w:hanging="360"/>
      <w:contextualSpacing/>
      <w:pPrChange w:id="20" w:author="Comparison" w:date="2026-08-03T22:17:00Z">
        <w:pPr>
          <w:spacing w:after="200" w:line="276" w:lineRule="auto"/>
          <w:ind w:left="1080" w:hanging="360"/>
          <w:contextualSpacing/>
        </w:pPr>
      </w:pPrChange>
    </w:pPr>
    <w:rPr>
      <w:rFonts w:eastAsiaTheme="minorEastAsia"/>
      <w:kern w:val="0"/>
      <w:sz w:val="22"/>
      <w:szCs w:val="22"/>
      <w14:ligatures w14:val="none"/>
      <w:rPrChange w:id="20" w:author="Comparison" w:date="2026-08-03T22:17: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7"/>
      </w:numPr>
      <w:spacing w:after="200" w:line="276" w:lineRule="auto"/>
      <w:contextualSpacing/>
      <w:pPrChange w:id="21" w:author="Comparison" w:date="2026-08-03T22:17:00Z">
        <w:pPr>
          <w:numPr>
            <w:numId w:val="7"/>
          </w:numPr>
          <w:tabs>
            <w:tab w:val="num" w:pos="1080"/>
          </w:tabs>
          <w:spacing w:after="200" w:line="276" w:lineRule="auto"/>
          <w:ind w:left="1080" w:hanging="360"/>
          <w:contextualSpacing/>
        </w:pPr>
      </w:pPrChange>
    </w:pPr>
    <w:rPr>
      <w:rFonts w:eastAsiaTheme="minorEastAsia"/>
      <w:kern w:val="0"/>
      <w:sz w:val="22"/>
      <w:szCs w:val="22"/>
      <w14:ligatures w14:val="none"/>
      <w:rPrChange w:id="21" w:author="Comparison" w:date="2026-08-03T22:17: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8"/>
      </w:numPr>
      <w:spacing w:after="200" w:line="276" w:lineRule="auto"/>
      <w:contextualSpacing/>
      <w:pPrChange w:id="22" w:author="Comparison" w:date="2026-08-03T22:17:00Z">
        <w:pPr>
          <w:numPr>
            <w:numId w:val="8"/>
          </w:numPr>
          <w:tabs>
            <w:tab w:val="num" w:pos="720"/>
          </w:tabs>
          <w:spacing w:after="200" w:line="276" w:lineRule="auto"/>
          <w:ind w:left="720" w:hanging="360"/>
          <w:contextualSpacing/>
        </w:pPr>
      </w:pPrChange>
    </w:pPr>
    <w:rPr>
      <w:rFonts w:eastAsiaTheme="minorEastAsia"/>
      <w:kern w:val="0"/>
      <w:sz w:val="22"/>
      <w:szCs w:val="22"/>
      <w14:ligatures w14:val="none"/>
      <w:rPrChange w:id="22" w:author="Comparison" w:date="2026-08-03T22:17: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9"/>
      </w:numPr>
      <w:spacing w:after="200" w:line="276" w:lineRule="auto"/>
      <w:contextualSpacing/>
      <w:pPrChange w:id="23" w:author="Comparison" w:date="2026-08-03T22:17:00Z">
        <w:pPr>
          <w:numPr>
            <w:numId w:val="9"/>
          </w:numPr>
          <w:tabs>
            <w:tab w:val="num" w:pos="1080"/>
          </w:tabs>
          <w:spacing w:after="200" w:line="276" w:lineRule="auto"/>
          <w:ind w:left="1080" w:hanging="360"/>
          <w:contextualSpacing/>
        </w:pPr>
      </w:pPrChange>
    </w:pPr>
    <w:rPr>
      <w:rFonts w:eastAsiaTheme="minorEastAsia"/>
      <w:kern w:val="0"/>
      <w:sz w:val="22"/>
      <w:szCs w:val="22"/>
      <w14:ligatures w14:val="none"/>
      <w:rPrChange w:id="23" w:author="Comparison" w:date="2026-08-03T22:17: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11"/>
      </w:numPr>
      <w:spacing w:after="200" w:line="276" w:lineRule="auto"/>
      <w:contextualSpacing/>
      <w:pPrChange w:id="24" w:author="Comparison" w:date="2026-08-03T22:17:00Z">
        <w:pPr>
          <w:numPr>
            <w:numId w:val="11"/>
          </w:numPr>
          <w:tabs>
            <w:tab w:val="num" w:pos="360"/>
          </w:tabs>
          <w:spacing w:after="200" w:line="276" w:lineRule="auto"/>
          <w:ind w:left="360" w:hanging="360"/>
          <w:contextualSpacing/>
        </w:pPr>
      </w:pPrChange>
    </w:pPr>
    <w:rPr>
      <w:rFonts w:eastAsiaTheme="minorEastAsia"/>
      <w:kern w:val="0"/>
      <w:sz w:val="22"/>
      <w:szCs w:val="22"/>
      <w14:ligatures w14:val="none"/>
      <w:rPrChange w:id="24" w:author="Comparison" w:date="2026-08-03T22:17: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12"/>
      </w:numPr>
      <w:spacing w:after="200" w:line="276" w:lineRule="auto"/>
      <w:contextualSpacing/>
      <w:pPrChange w:id="25" w:author="Comparison" w:date="2026-08-03T22:17:00Z">
        <w:pPr>
          <w:numPr>
            <w:numId w:val="12"/>
          </w:numPr>
          <w:tabs>
            <w:tab w:val="num" w:pos="720"/>
          </w:tabs>
          <w:spacing w:after="200" w:line="276" w:lineRule="auto"/>
          <w:ind w:left="720" w:hanging="360"/>
          <w:contextualSpacing/>
        </w:pPr>
      </w:pPrChange>
    </w:pPr>
    <w:rPr>
      <w:rFonts w:eastAsiaTheme="minorEastAsia"/>
      <w:kern w:val="0"/>
      <w:sz w:val="22"/>
      <w:szCs w:val="22"/>
      <w14:ligatures w14:val="none"/>
      <w:rPrChange w:id="25" w:author="Comparison" w:date="2026-08-03T22:17: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13"/>
      </w:numPr>
      <w:spacing w:after="200" w:line="276" w:lineRule="auto"/>
      <w:contextualSpacing/>
      <w:pPrChange w:id="26" w:author="Comparison" w:date="2026-08-03T22:17:00Z">
        <w:pPr>
          <w:numPr>
            <w:numId w:val="13"/>
          </w:numPr>
          <w:tabs>
            <w:tab w:val="num" w:pos="1080"/>
          </w:tabs>
          <w:spacing w:after="200" w:line="276" w:lineRule="auto"/>
          <w:ind w:left="1080" w:hanging="360"/>
          <w:contextualSpacing/>
        </w:pPr>
      </w:pPrChange>
    </w:pPr>
    <w:rPr>
      <w:rFonts w:eastAsiaTheme="minorEastAsia"/>
      <w:kern w:val="0"/>
      <w:sz w:val="22"/>
      <w:szCs w:val="22"/>
      <w14:ligatures w14:val="none"/>
      <w:rPrChange w:id="26" w:author="Comparison" w:date="2026-08-03T22:17: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line="276" w:lineRule="auto"/>
      <w:ind w:left="360"/>
      <w:contextualSpacing/>
      <w:pPrChange w:id="27" w:author="Comparison" w:date="2026-08-03T22:17:00Z">
        <w:pPr>
          <w:spacing w:after="120" w:line="276" w:lineRule="auto"/>
          <w:ind w:left="360"/>
          <w:contextualSpacing/>
        </w:pPr>
      </w:pPrChange>
    </w:pPr>
    <w:rPr>
      <w:rFonts w:eastAsiaTheme="minorEastAsia"/>
      <w:kern w:val="0"/>
      <w:sz w:val="22"/>
      <w:szCs w:val="22"/>
      <w14:ligatures w14:val="none"/>
      <w:rPrChange w:id="27" w:author="Comparison" w:date="2026-08-03T22:17: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line="276" w:lineRule="auto"/>
      <w:ind w:left="720"/>
      <w:contextualSpacing/>
      <w:pPrChange w:id="28" w:author="Comparison" w:date="2026-08-03T22:17:00Z">
        <w:pPr>
          <w:spacing w:after="120" w:line="276" w:lineRule="auto"/>
          <w:ind w:left="720"/>
          <w:contextualSpacing/>
        </w:pPr>
      </w:pPrChange>
    </w:pPr>
    <w:rPr>
      <w:rFonts w:eastAsiaTheme="minorEastAsia"/>
      <w:kern w:val="0"/>
      <w:sz w:val="22"/>
      <w:szCs w:val="22"/>
      <w14:ligatures w14:val="none"/>
      <w:rPrChange w:id="28" w:author="Comparison" w:date="2026-08-03T22:17: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line="276" w:lineRule="auto"/>
      <w:ind w:left="1080"/>
      <w:contextualSpacing/>
      <w:pPrChange w:id="29" w:author="Comparison" w:date="2026-08-03T22:17:00Z">
        <w:pPr>
          <w:spacing w:after="120" w:line="276" w:lineRule="auto"/>
          <w:ind w:left="1080"/>
          <w:contextualSpacing/>
        </w:pPr>
      </w:pPrChange>
    </w:pPr>
    <w:rPr>
      <w:rFonts w:eastAsiaTheme="minorEastAsia"/>
      <w:kern w:val="0"/>
      <w:sz w:val="22"/>
      <w:szCs w:val="22"/>
      <w14:ligatures w14:val="none"/>
      <w:rPrChange w:id="29" w:author="Comparison" w:date="2026-08-03T22:17: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0" w:author="Comparison" w:date="2026-08-03T22:17: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kern w:val="0"/>
      <w:sz w:val="20"/>
      <w:szCs w:val="20"/>
      <w14:ligatures w14:val="none"/>
      <w:rPrChange w:id="30" w:author="Comparison" w:date="2026-08-03T22:17: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CA0EA3"/>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FC693F"/>
    <w:pPr>
      <w:spacing w:after="200" w:line="276" w:lineRule="auto"/>
      <w:pPrChange w:id="31" w:author="Comparison" w:date="2026-08-03T22:17:00Z">
        <w:pPr>
          <w:spacing w:after="200" w:line="276" w:lineRule="auto"/>
        </w:pPr>
      </w:pPrChange>
    </w:pPr>
    <w:rPr>
      <w:rFonts w:eastAsiaTheme="minorEastAsia"/>
      <w:i/>
      <w:iCs/>
      <w:color w:val="000000" w:themeColor="text1"/>
      <w:kern w:val="0"/>
      <w:sz w:val="22"/>
      <w:szCs w:val="22"/>
      <w14:ligatures w14:val="none"/>
      <w:rPrChange w:id="31" w:author="Comparison" w:date="2026-08-03T22:17: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CA0EA3"/>
    <w:rPr>
      <w:rFonts w:eastAsiaTheme="minorEastAsia"/>
      <w:i/>
      <w:iCs/>
      <w:color w:val="000000" w:themeColor="text1"/>
      <w:kern w:val="0"/>
      <w:sz w:val="22"/>
      <w:szCs w:val="22"/>
      <w14:ligatures w14:val="none"/>
    </w:rPr>
  </w:style>
  <w:style w:type="paragraph" w:styleId="Caption">
    <w:name w:val="caption"/>
    <w:basedOn w:val="Normal"/>
    <w:next w:val="Normal"/>
    <w:uiPriority w:val="35"/>
    <w:semiHidden/>
    <w:unhideWhenUsed/>
    <w:qFormat/>
    <w:rsid w:val="00FC693F"/>
    <w:pPr>
      <w:spacing w:after="200"/>
      <w:pPrChange w:id="32" w:author="Comparison" w:date="2026-08-03T22:17:00Z">
        <w:pPr>
          <w:spacing w:after="200"/>
        </w:pPr>
      </w:pPrChange>
    </w:pPr>
    <w:rPr>
      <w:rFonts w:eastAsiaTheme="minorEastAsia"/>
      <w:b/>
      <w:bCs/>
      <w:color w:val="4472C4" w:themeColor="accent1"/>
      <w:kern w:val="0"/>
      <w:sz w:val="18"/>
      <w:szCs w:val="18"/>
      <w14:ligatures w14:val="none"/>
      <w:rPrChange w:id="32" w:author="Comparison" w:date="2026-08-03T22:17:00Z">
        <w:rPr>
          <w:rFonts w:asciiTheme="minorHAnsi" w:eastAsiaTheme="minorEastAsia" w:hAnsiTheme="minorHAnsi" w:cstheme="minorBidi"/>
          <w:b/>
          <w:bCs/>
          <w:color w:val="4472C4" w:themeColor="accent1"/>
          <w:sz w:val="18"/>
          <w:szCs w:val="18"/>
          <w:lang w:val="en-US" w:eastAsia="en-US" w:bidi="ar-SA"/>
        </w:rPr>
      </w:rPrChange>
    </w:rPr>
  </w:style>
  <w:style w:type="character" w:styleId="Strong">
    <w:name w:val="Strong"/>
    <w:basedOn w:val="DefaultParagraphFont"/>
    <w:uiPriority w:val="22"/>
    <w:qFormat/>
    <w:rsid w:val="00CA0EA3"/>
    <w:rPr>
      <w:b/>
      <w:bCs/>
    </w:rPr>
  </w:style>
  <w:style w:type="character" w:styleId="Emphasis">
    <w:name w:val="Emphasis"/>
    <w:basedOn w:val="DefaultParagraphFont"/>
    <w:uiPriority w:val="20"/>
    <w:qFormat/>
    <w:rsid w:val="00CA0EA3"/>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line="276" w:lineRule="auto"/>
      <w:ind w:left="936" w:right="936"/>
      <w:pPrChange w:id="33" w:author="Comparison" w:date="2026-08-03T22:17:00Z">
        <w:pPr>
          <w:pBdr>
            <w:bottom w:val="single" w:sz="4" w:space="4" w:color="4472C4" w:themeColor="accent1"/>
          </w:pBdr>
          <w:spacing w:before="200" w:after="280" w:line="276" w:lineRule="auto"/>
          <w:ind w:left="936" w:right="936"/>
        </w:pPr>
      </w:pPrChange>
    </w:pPr>
    <w:rPr>
      <w:rFonts w:eastAsiaTheme="minorEastAsia"/>
      <w:b/>
      <w:bCs/>
      <w:i/>
      <w:iCs/>
      <w:color w:val="4472C4" w:themeColor="accent1"/>
      <w:kern w:val="0"/>
      <w:sz w:val="22"/>
      <w:szCs w:val="22"/>
      <w14:ligatures w14:val="none"/>
      <w:rPrChange w:id="33" w:author="Comparison" w:date="2026-08-03T22:17:00Z">
        <w:rPr>
          <w:rFonts w:asciiTheme="minorHAnsi" w:eastAsiaTheme="minorEastAsia" w:hAnsiTheme="minorHAnsi" w:cstheme="minorBidi"/>
          <w:b/>
          <w:bCs/>
          <w:i/>
          <w:iCs/>
          <w:color w:val="4472C4"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CA0EA3"/>
    <w:rPr>
      <w:rFonts w:eastAsiaTheme="minorEastAsia"/>
      <w:b/>
      <w:bCs/>
      <w:i/>
      <w:iCs/>
      <w:color w:val="4472C4" w:themeColor="accent1"/>
      <w:kern w:val="0"/>
      <w:sz w:val="22"/>
      <w:szCs w:val="22"/>
      <w14:ligatures w14:val="none"/>
    </w:rPr>
  </w:style>
  <w:style w:type="character" w:styleId="SubtleEmphasis">
    <w:name w:val="Subtle Emphasis"/>
    <w:basedOn w:val="DefaultParagraphFont"/>
    <w:uiPriority w:val="19"/>
    <w:qFormat/>
    <w:rsid w:val="00CA0EA3"/>
    <w:rPr>
      <w:i/>
      <w:iCs/>
      <w:color w:val="808080" w:themeColor="text1" w:themeTint="7F"/>
    </w:rPr>
  </w:style>
  <w:style w:type="character" w:styleId="IntenseEmphasis">
    <w:name w:val="Intense Emphasis"/>
    <w:basedOn w:val="DefaultParagraphFont"/>
    <w:uiPriority w:val="21"/>
    <w:qFormat/>
    <w:rsid w:val="00CA0EA3"/>
    <w:rPr>
      <w:b/>
      <w:bCs/>
      <w:i/>
      <w:iCs/>
      <w:color w:val="4472C4" w:themeColor="accent1"/>
    </w:rPr>
  </w:style>
  <w:style w:type="character" w:styleId="SubtleReference">
    <w:name w:val="Subtle Reference"/>
    <w:basedOn w:val="DefaultParagraphFont"/>
    <w:uiPriority w:val="31"/>
    <w:qFormat/>
    <w:rsid w:val="00CA0EA3"/>
    <w:rPr>
      <w:smallCaps/>
      <w:color w:val="ED7D31" w:themeColor="accent2"/>
      <w:u w:val="single"/>
    </w:rPr>
  </w:style>
  <w:style w:type="character" w:styleId="IntenseReference">
    <w:name w:val="Intense Reference"/>
    <w:basedOn w:val="DefaultParagraphFont"/>
    <w:uiPriority w:val="32"/>
    <w:qFormat/>
    <w:rsid w:val="00CA0EA3"/>
    <w:rPr>
      <w:b/>
      <w:bCs/>
      <w:smallCaps/>
      <w:color w:val="ED7D31" w:themeColor="accent2"/>
      <w:spacing w:val="5"/>
      <w:u w:val="single"/>
    </w:rPr>
  </w:style>
  <w:style w:type="character" w:styleId="BookTitle">
    <w:name w:val="Book Title"/>
    <w:basedOn w:val="DefaultParagraphFont"/>
    <w:uiPriority w:val="33"/>
    <w:qFormat/>
    <w:rsid w:val="00CA0EA3"/>
    <w:rPr>
      <w:b/>
      <w:bCs/>
      <w:smallCaps/>
      <w:spacing w:val="5"/>
    </w:rPr>
  </w:style>
  <w:style w:type="paragraph" w:styleId="TOCHeading">
    <w:name w:val="TOC Heading"/>
    <w:basedOn w:val="Heading1"/>
    <w:next w:val="Normal"/>
    <w:uiPriority w:val="39"/>
    <w:semiHidden/>
    <w:unhideWhenUsed/>
    <w:qFormat/>
    <w:rsid w:val="00FC693F"/>
    <w:pPr>
      <w:outlineLvl w:val="9"/>
      <w:pPrChange w:id="34" w:author="Comparison" w:date="2026-08-03T22:17:00Z">
        <w:pPr>
          <w:keepNext/>
          <w:keepLines/>
          <w:spacing w:before="480" w:line="276" w:lineRule="auto"/>
        </w:pPr>
      </w:pPrChange>
    </w:pPr>
    <w:rPr>
      <w:rPrChange w:id="34" w:author="Comparison" w:date="2026-08-03T22:17:00Z">
        <w:rPr>
          <w:rFonts w:asciiTheme="majorHAnsi" w:eastAsiaTheme="majorEastAsia" w:hAnsiTheme="majorHAnsi" w:cstheme="majorBidi"/>
          <w:color w:val="2F5496" w:themeColor="accent1" w:themeShade="BF"/>
          <w:sz w:val="28"/>
          <w:szCs w:val="28"/>
          <w:lang w:val="en-US" w:eastAsia="en-US" w:bidi="ar-SA"/>
        </w:rPr>
      </w:rPrChange>
    </w:rPr>
  </w:style>
  <w:style w:type="table" w:styleId="TableGrid">
    <w:name w:val="Table Grid"/>
    <w:basedOn w:val="TableNormal"/>
    <w:uiPriority w:val="59"/>
    <w:rsid w:val="00CA0EA3"/>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A0EA3"/>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A0EA3"/>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CA0EA3"/>
    <w:rPr>
      <w:rFonts w:eastAsiaTheme="minorEastAsia"/>
      <w:color w:val="C45911" w:themeColor="accent2" w:themeShade="BF"/>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CA0EA3"/>
    <w:rPr>
      <w:rFonts w:eastAsiaTheme="minorEastAsia"/>
      <w:color w:val="7B7B7B" w:themeColor="accent3" w:themeShade="BF"/>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CA0EA3"/>
    <w:rPr>
      <w:rFonts w:eastAsiaTheme="minorEastAsia"/>
      <w:color w:val="BF8F00" w:themeColor="accent4" w:themeShade="BF"/>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CA0EA3"/>
    <w:rPr>
      <w:rFonts w:eastAsiaTheme="minorEastAsia"/>
      <w:color w:val="2E74B5" w:themeColor="accent5" w:themeShade="BF"/>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CA0EA3"/>
    <w:rPr>
      <w:rFonts w:eastAsiaTheme="minorEastAsia"/>
      <w:color w:val="538135" w:themeColor="accent6" w:themeShade="BF"/>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CA0EA3"/>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A0EA3"/>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A0EA3"/>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A0EA3"/>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A0EA3"/>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A0EA3"/>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A0EA3"/>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A0EA3"/>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A0EA3"/>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A0EA3"/>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A0EA3"/>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A0EA3"/>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A0EA3"/>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A0EA3"/>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A0EA3"/>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A0EA3"/>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A0EA3"/>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A0EA3"/>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A0EA3"/>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A0EA3"/>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A0EA3"/>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A0EA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A0EA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A0EA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A0EA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A0EA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A0EA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A0EA3"/>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A0EA3"/>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A0EA3"/>
    <w:rPr>
      <w:rFonts w:eastAsiaTheme="minorEastAsia"/>
      <w:color w:val="000000" w:themeColor="text1"/>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A0EA3"/>
    <w:rPr>
      <w:rFonts w:eastAsiaTheme="minorEastAsia"/>
      <w:color w:val="000000" w:themeColor="text1"/>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A0EA3"/>
    <w:rPr>
      <w:rFonts w:eastAsiaTheme="minorEastAsia"/>
      <w:color w:val="000000" w:themeColor="text1"/>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A0EA3"/>
    <w:rPr>
      <w:rFonts w:eastAsiaTheme="minorEastAsia"/>
      <w:color w:val="000000" w:themeColor="text1"/>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A0EA3"/>
    <w:rPr>
      <w:rFonts w:eastAsiaTheme="minorEastAsia"/>
      <w:color w:val="000000" w:themeColor="text1"/>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A0EA3"/>
    <w:rPr>
      <w:rFonts w:eastAsiaTheme="minorEastAsia"/>
      <w:color w:val="000000" w:themeColor="text1"/>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A0EA3"/>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A0EA3"/>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A0EA3"/>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A0EA3"/>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A0EA3"/>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A0EA3"/>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A0EA3"/>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A0EA3"/>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A0EA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A0EA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A0EA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A0EA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A0EA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A0EA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A0EA3"/>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A0EA3"/>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A0EA3"/>
    <w:rPr>
      <w:rFonts w:eastAsiaTheme="minorEastAsia"/>
      <w:color w:val="FFFFFF" w:themeColor="background1"/>
      <w:kern w:val="0"/>
      <w:sz w:val="22"/>
      <w:szCs w:val="22"/>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A0EA3"/>
    <w:rPr>
      <w:rFonts w:eastAsiaTheme="minorEastAsia"/>
      <w:color w:val="FFFFFF" w:themeColor="background1"/>
      <w:kern w:val="0"/>
      <w:sz w:val="22"/>
      <w:szCs w:val="22"/>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A0EA3"/>
    <w:rPr>
      <w:rFonts w:eastAsiaTheme="minorEastAsia"/>
      <w:color w:val="FFFFFF" w:themeColor="background1"/>
      <w:kern w:val="0"/>
      <w:sz w:val="22"/>
      <w:szCs w:val="22"/>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A0EA3"/>
    <w:rPr>
      <w:rFonts w:eastAsiaTheme="minorEastAsia"/>
      <w:color w:val="FFFFFF" w:themeColor="background1"/>
      <w:kern w:val="0"/>
      <w:sz w:val="22"/>
      <w:szCs w:val="22"/>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A0EA3"/>
    <w:rPr>
      <w:rFonts w:eastAsiaTheme="minorEastAsia"/>
      <w:color w:val="FFFFFF" w:themeColor="background1"/>
      <w:kern w:val="0"/>
      <w:sz w:val="22"/>
      <w:szCs w:val="22"/>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A0EA3"/>
    <w:rPr>
      <w:rFonts w:eastAsiaTheme="minorEastAsia"/>
      <w:color w:val="FFFFFF" w:themeColor="background1"/>
      <w:kern w:val="0"/>
      <w:sz w:val="22"/>
      <w:szCs w:val="22"/>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A0EA3"/>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A0EA3"/>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A0EA3"/>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A0EA3"/>
    <w:rPr>
      <w:rFonts w:eastAsiaTheme="minorEastAsia"/>
      <w:color w:val="000000" w:themeColor="text1"/>
      <w:kern w:val="0"/>
      <w:sz w:val="22"/>
      <w:szCs w:val="22"/>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A0EA3"/>
    <w:rPr>
      <w:rFonts w:eastAsiaTheme="minorEastAsia"/>
      <w:color w:val="000000" w:themeColor="text1"/>
      <w:kern w:val="0"/>
      <w:sz w:val="22"/>
      <w:szCs w:val="22"/>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A0EA3"/>
    <w:rPr>
      <w:rFonts w:eastAsiaTheme="minorEastAsia"/>
      <w:color w:val="000000" w:themeColor="text1"/>
      <w:kern w:val="0"/>
      <w:sz w:val="22"/>
      <w:szCs w:val="22"/>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A0EA3"/>
    <w:rPr>
      <w:rFonts w:eastAsiaTheme="minorEastAsia"/>
      <w:color w:val="000000" w:themeColor="text1"/>
      <w:kern w:val="0"/>
      <w:sz w:val="22"/>
      <w:szCs w:val="22"/>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A0EA3"/>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A0EA3"/>
    <w:rPr>
      <w:rFonts w:eastAsiaTheme="minorEastAsia"/>
      <w:color w:val="000000" w:themeColor="text1"/>
      <w:kern w:val="0"/>
      <w:sz w:val="22"/>
      <w:szCs w:val="22"/>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A0EA3"/>
    <w:rPr>
      <w:rFonts w:eastAsiaTheme="minorEastAsia"/>
      <w:color w:val="000000" w:themeColor="text1"/>
      <w:kern w:val="0"/>
      <w:sz w:val="22"/>
      <w:szCs w:val="22"/>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A0EA3"/>
    <w:rPr>
      <w:rFonts w:eastAsiaTheme="minorEastAsia"/>
      <w:color w:val="000000" w:themeColor="text1"/>
      <w:kern w:val="0"/>
      <w:sz w:val="22"/>
      <w:szCs w:val="22"/>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A0EA3"/>
    <w:rPr>
      <w:rFonts w:eastAsiaTheme="minorEastAsia"/>
      <w:color w:val="000000" w:themeColor="text1"/>
      <w:kern w:val="0"/>
      <w:sz w:val="22"/>
      <w:szCs w:val="22"/>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A0EA3"/>
    <w:rPr>
      <w:rFonts w:eastAsiaTheme="minorEastAsia"/>
      <w:color w:val="000000" w:themeColor="text1"/>
      <w:kern w:val="0"/>
      <w:sz w:val="22"/>
      <w:szCs w:val="22"/>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A0EA3"/>
    <w:rPr>
      <w:rFonts w:eastAsiaTheme="minorEastAsia"/>
      <w:color w:val="000000" w:themeColor="text1"/>
      <w:kern w:val="0"/>
      <w:sz w:val="22"/>
      <w:szCs w:val="22"/>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A0EA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A0EA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A0EA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A0EA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A0EA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A0EA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A0EA3"/>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2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C2EC3-0BA5-2E45-8897-A8F937060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318</Words>
  <Characters>1813</Characters>
  <Application>Microsoft Office Word</Application>
  <DocSecurity>0</DocSecurity>
  <Lines>15</Lines>
  <Paragraphs>4</Paragraphs>
  <ScaleCrop>false</ScaleCrop>
  <Company>SuperDoc</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Legal Team</dc:creator>
  <cp:keywords/>
  <dc:description/>
  <cp:lastModifiedBy>Arthur Souza Rodrigues</cp:lastModifiedBy>
  <cp:revision>1</cp:revision>
  <dcterms:created xsi:type="dcterms:W3CDTF">2025-07-08T13:38:00Z</dcterms:created>
  <dcterms:modified xsi:type="dcterms:W3CDTF">2026-08-04T02:17:00Z</dcterms:modified>
</cp:coreProperties>
</file>